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commentsIds.xml" ContentType="application/vnd.openxmlformats-officedocument.wordprocessingml.commentsIds+xml"/>
  <Override PartName="/word/documenttasks/documenttasks1.xml" ContentType="application/vnd.ms-office.documenttask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16du="http://schemas.microsoft.com/office/word/2023/wordml/word16du" mc:Ignorable="w14 w15 w16se wp14">
  <w:body>
    <w:p w:rsidR="00F7732B" w:rsidP="7FC68D28" w:rsidRDefault="3D69F696" w14:paraId="6A052431" w14:textId="49CE858A">
      <w:pPr>
        <w:pStyle w:val="JRCText"/>
        <w:rPr>
          <w:b/>
          <w:bCs/>
          <w:color w:val="A8D08D" w:themeColor="accent6" w:themeTint="99"/>
          <w:sz w:val="56"/>
          <w:szCs w:val="56"/>
        </w:rPr>
      </w:pPr>
      <w:r w:rsidRPr="15EA60C0">
        <w:rPr>
          <w:b/>
          <w:bCs/>
          <w:color w:val="6CA644"/>
          <w:sz w:val="56"/>
          <w:szCs w:val="56"/>
        </w:rPr>
        <w:t>Contents</w:t>
      </w:r>
      <w:r w:rsidRPr="15EA60C0" w:rsidR="33E04EDD">
        <w:rPr>
          <w:b/>
          <w:bCs/>
          <w:color w:val="6CA644"/>
          <w:sz w:val="56"/>
          <w:szCs w:val="56"/>
        </w:rPr>
        <w:t xml:space="preserve"> </w:t>
      </w:r>
    </w:p>
    <w:p w:rsidR="007F3792" w:rsidP="0025269E" w:rsidRDefault="007F3792" w14:paraId="354DE62E" w14:textId="77777777">
      <w:pPr>
        <w:rPr>
          <w:lang w:eastAsia="en-US"/>
        </w:rPr>
      </w:pPr>
    </w:p>
    <w:p w:rsidR="00E81E8E" w:rsidRDefault="008D6E5C" w14:paraId="60965461" w14:textId="4C92F9E5">
      <w:pPr>
        <w:pStyle w:val="TOC1"/>
        <w:rPr>
          <w:rFonts w:asciiTheme="minorHAnsi" w:hAnsiTheme="minorHAnsi" w:eastAsiaTheme="minorEastAsia" w:cstheme="minorBidi"/>
          <w:sz w:val="22"/>
          <w:szCs w:val="22"/>
          <w:lang w:eastAsia="en-GB"/>
        </w:rPr>
      </w:pPr>
      <w:r w:rsidRPr="005122BF">
        <w:rPr>
          <w:rFonts w:ascii="EC Square Sans Pro" w:hAnsi="EC Square Sans Pro"/>
          <w:color w:val="2B579A"/>
          <w:sz w:val="22"/>
          <w:szCs w:val="22"/>
        </w:rPr>
        <w:fldChar w:fldCharType="begin"/>
      </w:r>
      <w:r w:rsidRPr="005122BF">
        <w:rPr>
          <w:rFonts w:ascii="EC Square Sans Pro" w:hAnsi="EC Square Sans Pro"/>
          <w:noProof w:val="0"/>
          <w:sz w:val="22"/>
          <w:szCs w:val="22"/>
        </w:rPr>
        <w:instrText xml:space="preserve"> TOC \h \z \t "JRC_Level-1_Front_title,1,JRC_Level-2_Back_title,2,JRC_Level-2_title,2,JRC_Level-1_title,1,JRC_Level-4_title,4,JRC_Level-3_title,3,JRC_Level-5_title,5,JRC_Level-1_Back_title,1" </w:instrText>
      </w:r>
      <w:r w:rsidRPr="005122BF">
        <w:rPr>
          <w:rFonts w:ascii="EC Square Sans Pro" w:hAnsi="EC Square Sans Pro"/>
          <w:color w:val="2B579A"/>
          <w:sz w:val="22"/>
          <w:szCs w:val="22"/>
        </w:rPr>
        <w:fldChar w:fldCharType="separate"/>
      </w:r>
      <w:hyperlink w:history="1" w:anchor="_Toc193207500">
        <w:r w:rsidRPr="00897130" w:rsidR="00E81E8E">
          <w:rPr>
            <w:rStyle w:val="Hyperlink"/>
          </w:rPr>
          <w:t>3.</w:t>
        </w:r>
        <w:r w:rsidR="00E81E8E">
          <w:rPr>
            <w:rFonts w:asciiTheme="minorHAnsi" w:hAnsiTheme="minorHAnsi" w:eastAsiaTheme="minorEastAsia" w:cstheme="minorBidi"/>
            <w:sz w:val="22"/>
            <w:szCs w:val="22"/>
            <w:lang w:eastAsia="en-GB"/>
          </w:rPr>
          <w:tab/>
        </w:r>
        <w:r w:rsidRPr="00897130" w:rsidR="00E81E8E">
          <w:rPr>
            <w:rStyle w:val="Hyperlink"/>
          </w:rPr>
          <w:t>Environmental impacts of future scenarios</w:t>
        </w:r>
        <w:r w:rsidR="00E81E8E">
          <w:rPr>
            <w:webHidden/>
          </w:rPr>
          <w:tab/>
        </w:r>
        <w:r w:rsidR="00E81E8E">
          <w:rPr>
            <w:webHidden/>
          </w:rPr>
          <w:fldChar w:fldCharType="begin"/>
        </w:r>
        <w:r w:rsidR="00E81E8E">
          <w:rPr>
            <w:webHidden/>
          </w:rPr>
          <w:instrText xml:space="preserve"> PAGEREF _Toc193207500 \h </w:instrText>
        </w:r>
        <w:r w:rsidR="00E81E8E">
          <w:rPr>
            <w:webHidden/>
          </w:rPr>
        </w:r>
        <w:r w:rsidR="00E81E8E">
          <w:rPr>
            <w:webHidden/>
          </w:rPr>
          <w:fldChar w:fldCharType="separate"/>
        </w:r>
        <w:r w:rsidR="00E81E8E">
          <w:rPr>
            <w:webHidden/>
          </w:rPr>
          <w:t>1</w:t>
        </w:r>
        <w:r w:rsidR="00E81E8E">
          <w:rPr>
            <w:webHidden/>
          </w:rPr>
          <w:fldChar w:fldCharType="end"/>
        </w:r>
      </w:hyperlink>
    </w:p>
    <w:p w:rsidR="00E81E8E" w:rsidRDefault="00EF3A84" w14:paraId="022FF8EA" w14:textId="3C1B86F7">
      <w:pPr>
        <w:pStyle w:val="TOC2"/>
        <w:rPr>
          <w:rFonts w:asciiTheme="minorHAnsi" w:hAnsiTheme="minorHAnsi" w:eastAsiaTheme="minorEastAsia" w:cstheme="minorBidi"/>
          <w:sz w:val="22"/>
          <w:szCs w:val="22"/>
          <w:lang w:eastAsia="en-GB"/>
        </w:rPr>
      </w:pPr>
      <w:hyperlink w:history="1" w:anchor="_Toc193207501">
        <w:r w:rsidRPr="00897130" w:rsidR="00E81E8E">
          <w:rPr>
            <w:rStyle w:val="Hyperlink"/>
          </w:rPr>
          <w:t>3.1</w:t>
        </w:r>
        <w:r w:rsidR="00E81E8E">
          <w:rPr>
            <w:rFonts w:asciiTheme="minorHAnsi" w:hAnsiTheme="minorHAnsi" w:eastAsiaTheme="minorEastAsia" w:cstheme="minorBidi"/>
            <w:sz w:val="22"/>
            <w:szCs w:val="22"/>
            <w:lang w:eastAsia="en-GB"/>
          </w:rPr>
          <w:tab/>
        </w:r>
        <w:r w:rsidRPr="00897130" w:rsidR="00E81E8E">
          <w:rPr>
            <w:rStyle w:val="Hyperlink"/>
          </w:rPr>
          <w:t>Integrated environmental assessment based on the Consumption Footprint</w:t>
        </w:r>
        <w:r w:rsidR="00E81E8E">
          <w:rPr>
            <w:webHidden/>
          </w:rPr>
          <w:tab/>
        </w:r>
        <w:r w:rsidR="00E81E8E">
          <w:rPr>
            <w:webHidden/>
          </w:rPr>
          <w:fldChar w:fldCharType="begin"/>
        </w:r>
        <w:r w:rsidR="00E81E8E">
          <w:rPr>
            <w:webHidden/>
          </w:rPr>
          <w:instrText xml:space="preserve"> PAGEREF _Toc193207501 \h </w:instrText>
        </w:r>
        <w:r w:rsidR="00E81E8E">
          <w:rPr>
            <w:webHidden/>
          </w:rPr>
        </w:r>
        <w:r w:rsidR="00E81E8E">
          <w:rPr>
            <w:webHidden/>
          </w:rPr>
          <w:fldChar w:fldCharType="separate"/>
        </w:r>
        <w:r w:rsidR="00E81E8E">
          <w:rPr>
            <w:webHidden/>
          </w:rPr>
          <w:t>1</w:t>
        </w:r>
        <w:r w:rsidR="00E81E8E">
          <w:rPr>
            <w:webHidden/>
          </w:rPr>
          <w:fldChar w:fldCharType="end"/>
        </w:r>
      </w:hyperlink>
    </w:p>
    <w:p w:rsidR="00E81E8E" w:rsidRDefault="00EF3A84" w14:paraId="056CDD29" w14:textId="3225C0D6">
      <w:pPr>
        <w:pStyle w:val="TOC3"/>
        <w:rPr>
          <w:rFonts w:asciiTheme="minorHAnsi" w:hAnsiTheme="minorHAnsi" w:eastAsiaTheme="minorEastAsia" w:cstheme="minorBidi"/>
          <w:sz w:val="22"/>
          <w:szCs w:val="22"/>
          <w:lang w:eastAsia="en-GB"/>
        </w:rPr>
      </w:pPr>
      <w:hyperlink w:history="1" w:anchor="_Toc193207502">
        <w:r w:rsidRPr="00897130" w:rsidR="00E81E8E">
          <w:rPr>
            <w:rStyle w:val="Hyperlink"/>
          </w:rPr>
          <w:t>Consumption perspective and effects in global supply chains: the need for a holistic approach</w:t>
        </w:r>
        <w:r w:rsidR="00E81E8E">
          <w:rPr>
            <w:webHidden/>
          </w:rPr>
          <w:tab/>
        </w:r>
        <w:r w:rsidR="00E81E8E">
          <w:rPr>
            <w:webHidden/>
          </w:rPr>
          <w:fldChar w:fldCharType="begin"/>
        </w:r>
        <w:r w:rsidR="00E81E8E">
          <w:rPr>
            <w:webHidden/>
          </w:rPr>
          <w:instrText xml:space="preserve"> PAGEREF _Toc193207502 \h </w:instrText>
        </w:r>
        <w:r w:rsidR="00E81E8E">
          <w:rPr>
            <w:webHidden/>
          </w:rPr>
        </w:r>
        <w:r w:rsidR="00E81E8E">
          <w:rPr>
            <w:webHidden/>
          </w:rPr>
          <w:fldChar w:fldCharType="separate"/>
        </w:r>
        <w:r w:rsidR="00E81E8E">
          <w:rPr>
            <w:webHidden/>
          </w:rPr>
          <w:t>1</w:t>
        </w:r>
        <w:r w:rsidR="00E81E8E">
          <w:rPr>
            <w:webHidden/>
          </w:rPr>
          <w:fldChar w:fldCharType="end"/>
        </w:r>
      </w:hyperlink>
    </w:p>
    <w:p w:rsidR="00E81E8E" w:rsidRDefault="00EF3A84" w14:paraId="3C6D318F" w14:textId="0B6F56CB">
      <w:pPr>
        <w:pStyle w:val="TOC3"/>
        <w:rPr>
          <w:rFonts w:asciiTheme="minorHAnsi" w:hAnsiTheme="minorHAnsi" w:eastAsiaTheme="minorEastAsia" w:cstheme="minorBidi"/>
          <w:sz w:val="22"/>
          <w:szCs w:val="22"/>
          <w:lang w:eastAsia="en-GB"/>
        </w:rPr>
      </w:pPr>
      <w:hyperlink w:history="1" w:anchor="_Toc193207503">
        <w:r w:rsidRPr="00897130" w:rsidR="00E81E8E">
          <w:rPr>
            <w:rStyle w:val="Hyperlink"/>
          </w:rPr>
          <w:t>Methodology of the integrated environmental assessment of future EGD scenarios</w:t>
        </w:r>
        <w:r w:rsidR="00E81E8E">
          <w:rPr>
            <w:webHidden/>
          </w:rPr>
          <w:tab/>
        </w:r>
        <w:r w:rsidR="00E81E8E">
          <w:rPr>
            <w:webHidden/>
          </w:rPr>
          <w:fldChar w:fldCharType="begin"/>
        </w:r>
        <w:r w:rsidR="00E81E8E">
          <w:rPr>
            <w:webHidden/>
          </w:rPr>
          <w:instrText xml:space="preserve"> PAGEREF _Toc193207503 \h </w:instrText>
        </w:r>
        <w:r w:rsidR="00E81E8E">
          <w:rPr>
            <w:webHidden/>
          </w:rPr>
        </w:r>
        <w:r w:rsidR="00E81E8E">
          <w:rPr>
            <w:webHidden/>
          </w:rPr>
          <w:fldChar w:fldCharType="separate"/>
        </w:r>
        <w:r w:rsidR="00E81E8E">
          <w:rPr>
            <w:webHidden/>
          </w:rPr>
          <w:t>4</w:t>
        </w:r>
        <w:r w:rsidR="00E81E8E">
          <w:rPr>
            <w:webHidden/>
          </w:rPr>
          <w:fldChar w:fldCharType="end"/>
        </w:r>
      </w:hyperlink>
    </w:p>
    <w:p w:rsidR="00E81E8E" w:rsidRDefault="00EF3A84" w14:paraId="4413063E" w14:textId="40026E12">
      <w:pPr>
        <w:pStyle w:val="TOC3"/>
        <w:rPr>
          <w:rFonts w:asciiTheme="minorHAnsi" w:hAnsiTheme="minorHAnsi" w:eastAsiaTheme="minorEastAsia" w:cstheme="minorBidi"/>
          <w:sz w:val="22"/>
          <w:szCs w:val="22"/>
          <w:lang w:eastAsia="en-GB"/>
        </w:rPr>
      </w:pPr>
      <w:hyperlink w:history="1" w:anchor="_Toc193207504">
        <w:r w:rsidRPr="00897130" w:rsidR="00E81E8E">
          <w:rPr>
            <w:rStyle w:val="Hyperlink"/>
            <w:rFonts w:eastAsia="EC Square Sans Pro" w:cs="EC Square Sans Pro"/>
          </w:rPr>
          <w:t>Consumption Footprint in 2030</w:t>
        </w:r>
        <w:r w:rsidR="00E81E8E">
          <w:rPr>
            <w:webHidden/>
          </w:rPr>
          <w:tab/>
        </w:r>
        <w:r w:rsidR="00E81E8E">
          <w:rPr>
            <w:webHidden/>
          </w:rPr>
          <w:fldChar w:fldCharType="begin"/>
        </w:r>
        <w:r w:rsidR="00E81E8E">
          <w:rPr>
            <w:webHidden/>
          </w:rPr>
          <w:instrText xml:space="preserve"> PAGEREF _Toc193207504 \h </w:instrText>
        </w:r>
        <w:r w:rsidR="00E81E8E">
          <w:rPr>
            <w:webHidden/>
          </w:rPr>
        </w:r>
        <w:r w:rsidR="00E81E8E">
          <w:rPr>
            <w:webHidden/>
          </w:rPr>
          <w:fldChar w:fldCharType="separate"/>
        </w:r>
        <w:r w:rsidR="00E81E8E">
          <w:rPr>
            <w:webHidden/>
          </w:rPr>
          <w:t>7</w:t>
        </w:r>
        <w:r w:rsidR="00E81E8E">
          <w:rPr>
            <w:webHidden/>
          </w:rPr>
          <w:fldChar w:fldCharType="end"/>
        </w:r>
      </w:hyperlink>
    </w:p>
    <w:p w:rsidR="00E81E8E" w:rsidRDefault="00EF3A84" w14:paraId="28E35822" w14:textId="2AB74C03">
      <w:pPr>
        <w:pStyle w:val="TOC3"/>
        <w:rPr>
          <w:rFonts w:asciiTheme="minorHAnsi" w:hAnsiTheme="minorHAnsi" w:eastAsiaTheme="minorEastAsia" w:cstheme="minorBidi"/>
          <w:sz w:val="22"/>
          <w:szCs w:val="22"/>
          <w:lang w:eastAsia="en-GB"/>
        </w:rPr>
      </w:pPr>
      <w:hyperlink w:history="1" w:anchor="_Toc193207505">
        <w:r w:rsidRPr="00897130" w:rsidR="00E81E8E">
          <w:rPr>
            <w:rStyle w:val="Hyperlink"/>
            <w:rFonts w:eastAsia="EC Square Sans Pro" w:cs="EC Square Sans Pro"/>
          </w:rPr>
          <w:t>Why is this important in driving EU competitiveness and innovation</w:t>
        </w:r>
        <w:r w:rsidR="00E81E8E">
          <w:rPr>
            <w:webHidden/>
          </w:rPr>
          <w:tab/>
        </w:r>
        <w:r w:rsidR="00E81E8E">
          <w:rPr>
            <w:webHidden/>
          </w:rPr>
          <w:fldChar w:fldCharType="begin"/>
        </w:r>
        <w:r w:rsidR="00E81E8E">
          <w:rPr>
            <w:webHidden/>
          </w:rPr>
          <w:instrText xml:space="preserve"> PAGEREF _Toc193207505 \h </w:instrText>
        </w:r>
        <w:r w:rsidR="00E81E8E">
          <w:rPr>
            <w:webHidden/>
          </w:rPr>
        </w:r>
        <w:r w:rsidR="00E81E8E">
          <w:rPr>
            <w:webHidden/>
          </w:rPr>
          <w:fldChar w:fldCharType="separate"/>
        </w:r>
        <w:r w:rsidR="00E81E8E">
          <w:rPr>
            <w:webHidden/>
          </w:rPr>
          <w:t>10</w:t>
        </w:r>
        <w:r w:rsidR="00E81E8E">
          <w:rPr>
            <w:webHidden/>
          </w:rPr>
          <w:fldChar w:fldCharType="end"/>
        </w:r>
      </w:hyperlink>
    </w:p>
    <w:p w:rsidR="00E81E8E" w:rsidRDefault="00EF3A84" w14:paraId="34B8E180" w14:textId="089C9389">
      <w:pPr>
        <w:pStyle w:val="TOC3"/>
        <w:rPr>
          <w:rFonts w:asciiTheme="minorHAnsi" w:hAnsiTheme="minorHAnsi" w:eastAsiaTheme="minorEastAsia" w:cstheme="minorBidi"/>
          <w:sz w:val="22"/>
          <w:szCs w:val="22"/>
          <w:lang w:eastAsia="en-GB"/>
        </w:rPr>
      </w:pPr>
      <w:hyperlink w:history="1" w:anchor="_Toc193207506">
        <w:r w:rsidRPr="00897130" w:rsidR="00E81E8E">
          <w:rPr>
            <w:rStyle w:val="Hyperlink"/>
            <w:rFonts w:eastAsia="EC Square Sans Pro" w:cs="EC Square Sans Pro"/>
          </w:rPr>
          <w:t>Key messages</w:t>
        </w:r>
        <w:r w:rsidR="00E81E8E">
          <w:rPr>
            <w:webHidden/>
          </w:rPr>
          <w:tab/>
        </w:r>
        <w:r w:rsidR="00E81E8E">
          <w:rPr>
            <w:webHidden/>
          </w:rPr>
          <w:fldChar w:fldCharType="begin"/>
        </w:r>
        <w:r w:rsidR="00E81E8E">
          <w:rPr>
            <w:webHidden/>
          </w:rPr>
          <w:instrText xml:space="preserve"> PAGEREF _Toc193207506 \h </w:instrText>
        </w:r>
        <w:r w:rsidR="00E81E8E">
          <w:rPr>
            <w:webHidden/>
          </w:rPr>
        </w:r>
        <w:r w:rsidR="00E81E8E">
          <w:rPr>
            <w:webHidden/>
          </w:rPr>
          <w:fldChar w:fldCharType="separate"/>
        </w:r>
        <w:r w:rsidR="00E81E8E">
          <w:rPr>
            <w:webHidden/>
          </w:rPr>
          <w:t>11</w:t>
        </w:r>
        <w:r w:rsidR="00E81E8E">
          <w:rPr>
            <w:webHidden/>
          </w:rPr>
          <w:fldChar w:fldCharType="end"/>
        </w:r>
      </w:hyperlink>
    </w:p>
    <w:p w:rsidR="00E81E8E" w:rsidRDefault="00EF3A84" w14:paraId="33AFBA7A" w14:textId="5A6601CE">
      <w:pPr>
        <w:pStyle w:val="TOC2"/>
        <w:rPr>
          <w:rFonts w:asciiTheme="minorHAnsi" w:hAnsiTheme="minorHAnsi" w:eastAsiaTheme="minorEastAsia" w:cstheme="minorBidi"/>
          <w:sz w:val="22"/>
          <w:szCs w:val="22"/>
          <w:lang w:eastAsia="en-GB"/>
        </w:rPr>
      </w:pPr>
      <w:hyperlink w:history="1" w:anchor="_Toc193207507">
        <w:r w:rsidRPr="00897130" w:rsidR="00E81E8E">
          <w:rPr>
            <w:rStyle w:val="Hyperlink"/>
          </w:rPr>
          <w:t>3.2</w:t>
        </w:r>
        <w:r w:rsidR="00E81E8E">
          <w:rPr>
            <w:rFonts w:asciiTheme="minorHAnsi" w:hAnsiTheme="minorHAnsi" w:eastAsiaTheme="minorEastAsia" w:cstheme="minorBidi"/>
            <w:sz w:val="22"/>
            <w:szCs w:val="22"/>
            <w:lang w:eastAsia="en-GB"/>
          </w:rPr>
          <w:tab/>
        </w:r>
        <w:r w:rsidRPr="00897130" w:rsidR="00E81E8E">
          <w:rPr>
            <w:rStyle w:val="Hyperlink"/>
          </w:rPr>
          <w:t>Synergies and trade-offs of environmental impacts across EGD thematic areas: key examples</w:t>
        </w:r>
        <w:r w:rsidR="00E81E8E">
          <w:rPr>
            <w:webHidden/>
          </w:rPr>
          <w:tab/>
        </w:r>
        <w:r w:rsidR="00E81E8E">
          <w:rPr>
            <w:webHidden/>
          </w:rPr>
          <w:fldChar w:fldCharType="begin"/>
        </w:r>
        <w:r w:rsidR="00E81E8E">
          <w:rPr>
            <w:webHidden/>
          </w:rPr>
          <w:instrText xml:space="preserve"> PAGEREF _Toc193207507 \h </w:instrText>
        </w:r>
        <w:r w:rsidR="00E81E8E">
          <w:rPr>
            <w:webHidden/>
          </w:rPr>
        </w:r>
        <w:r w:rsidR="00E81E8E">
          <w:rPr>
            <w:webHidden/>
          </w:rPr>
          <w:fldChar w:fldCharType="separate"/>
        </w:r>
        <w:r w:rsidR="00E81E8E">
          <w:rPr>
            <w:webHidden/>
          </w:rPr>
          <w:t>11</w:t>
        </w:r>
        <w:r w:rsidR="00E81E8E">
          <w:rPr>
            <w:webHidden/>
          </w:rPr>
          <w:fldChar w:fldCharType="end"/>
        </w:r>
      </w:hyperlink>
    </w:p>
    <w:p w:rsidR="00E81E8E" w:rsidRDefault="00EF3A84" w14:paraId="77919F07" w14:textId="2DACCCD2">
      <w:pPr>
        <w:pStyle w:val="TOC3"/>
        <w:rPr>
          <w:rFonts w:asciiTheme="minorHAnsi" w:hAnsiTheme="minorHAnsi" w:eastAsiaTheme="minorEastAsia" w:cstheme="minorBidi"/>
          <w:sz w:val="22"/>
          <w:szCs w:val="22"/>
          <w:lang w:eastAsia="en-GB"/>
        </w:rPr>
      </w:pPr>
      <w:hyperlink w:history="1" w:anchor="_Toc193207508">
        <w:r w:rsidRPr="00897130" w:rsidR="00E81E8E">
          <w:rPr>
            <w:rStyle w:val="Hyperlink"/>
          </w:rPr>
          <w:t>Raw Materials</w:t>
        </w:r>
        <w:r w:rsidR="00E81E8E">
          <w:rPr>
            <w:webHidden/>
          </w:rPr>
          <w:tab/>
        </w:r>
        <w:r w:rsidR="00E81E8E">
          <w:rPr>
            <w:webHidden/>
          </w:rPr>
          <w:fldChar w:fldCharType="begin"/>
        </w:r>
        <w:r w:rsidR="00E81E8E">
          <w:rPr>
            <w:webHidden/>
          </w:rPr>
          <w:instrText xml:space="preserve"> PAGEREF _Toc193207508 \h </w:instrText>
        </w:r>
        <w:r w:rsidR="00E81E8E">
          <w:rPr>
            <w:webHidden/>
          </w:rPr>
        </w:r>
        <w:r w:rsidR="00E81E8E">
          <w:rPr>
            <w:webHidden/>
          </w:rPr>
          <w:fldChar w:fldCharType="separate"/>
        </w:r>
        <w:r w:rsidR="00E81E8E">
          <w:rPr>
            <w:webHidden/>
          </w:rPr>
          <w:t>11</w:t>
        </w:r>
        <w:r w:rsidR="00E81E8E">
          <w:rPr>
            <w:webHidden/>
          </w:rPr>
          <w:fldChar w:fldCharType="end"/>
        </w:r>
      </w:hyperlink>
    </w:p>
    <w:p w:rsidR="00E81E8E" w:rsidRDefault="00EF3A84" w14:paraId="288EBF0A" w14:textId="48728262">
      <w:pPr>
        <w:pStyle w:val="TOC3"/>
        <w:rPr>
          <w:rFonts w:asciiTheme="minorHAnsi" w:hAnsiTheme="minorHAnsi" w:eastAsiaTheme="minorEastAsia" w:cstheme="minorBidi"/>
          <w:sz w:val="22"/>
          <w:szCs w:val="22"/>
          <w:lang w:eastAsia="en-GB"/>
        </w:rPr>
      </w:pPr>
      <w:hyperlink w:history="1" w:anchor="_Toc193207509">
        <w:r w:rsidRPr="00897130" w:rsidR="00E81E8E">
          <w:rPr>
            <w:rStyle w:val="Hyperlink"/>
          </w:rPr>
          <w:t>Land use</w:t>
        </w:r>
        <w:r w:rsidR="00E81E8E">
          <w:rPr>
            <w:webHidden/>
          </w:rPr>
          <w:tab/>
        </w:r>
        <w:r w:rsidR="00E81E8E">
          <w:rPr>
            <w:webHidden/>
          </w:rPr>
          <w:fldChar w:fldCharType="begin"/>
        </w:r>
        <w:r w:rsidR="00E81E8E">
          <w:rPr>
            <w:webHidden/>
          </w:rPr>
          <w:instrText xml:space="preserve"> PAGEREF _Toc193207509 \h </w:instrText>
        </w:r>
        <w:r w:rsidR="00E81E8E">
          <w:rPr>
            <w:webHidden/>
          </w:rPr>
        </w:r>
        <w:r w:rsidR="00E81E8E">
          <w:rPr>
            <w:webHidden/>
          </w:rPr>
          <w:fldChar w:fldCharType="separate"/>
        </w:r>
        <w:r w:rsidR="00E81E8E">
          <w:rPr>
            <w:webHidden/>
          </w:rPr>
          <w:t>14</w:t>
        </w:r>
        <w:r w:rsidR="00E81E8E">
          <w:rPr>
            <w:webHidden/>
          </w:rPr>
          <w:fldChar w:fldCharType="end"/>
        </w:r>
      </w:hyperlink>
    </w:p>
    <w:p w:rsidR="00E81E8E" w:rsidRDefault="00EF3A84" w14:paraId="0743A0E7" w14:textId="6F3EB01A">
      <w:pPr>
        <w:pStyle w:val="TOC3"/>
        <w:rPr>
          <w:rStyle w:val="Hyperlink"/>
        </w:rPr>
      </w:pPr>
      <w:hyperlink w:history="1" w:anchor="_Toc193207510">
        <w:r w:rsidRPr="00897130" w:rsidR="00E81E8E">
          <w:rPr>
            <w:rStyle w:val="Hyperlink"/>
          </w:rPr>
          <w:t>Circular economy and climate mitigation</w:t>
        </w:r>
        <w:r w:rsidR="00E81E8E">
          <w:rPr>
            <w:webHidden/>
          </w:rPr>
          <w:tab/>
        </w:r>
        <w:r w:rsidR="00E81E8E">
          <w:rPr>
            <w:webHidden/>
          </w:rPr>
          <w:fldChar w:fldCharType="begin"/>
        </w:r>
        <w:r w:rsidR="00E81E8E">
          <w:rPr>
            <w:webHidden/>
          </w:rPr>
          <w:instrText xml:space="preserve"> PAGEREF _Toc193207510 \h </w:instrText>
        </w:r>
        <w:r w:rsidR="00E81E8E">
          <w:rPr>
            <w:webHidden/>
          </w:rPr>
        </w:r>
        <w:r w:rsidR="00E81E8E">
          <w:rPr>
            <w:webHidden/>
          </w:rPr>
          <w:fldChar w:fldCharType="separate"/>
        </w:r>
        <w:r w:rsidR="00E81E8E">
          <w:rPr>
            <w:webHidden/>
          </w:rPr>
          <w:t>15</w:t>
        </w:r>
        <w:r w:rsidR="00E81E8E">
          <w:rPr>
            <w:webHidden/>
          </w:rPr>
          <w:fldChar w:fldCharType="end"/>
        </w:r>
      </w:hyperlink>
    </w:p>
    <w:p w:rsidRPr="00E81E8E" w:rsidR="00E81E8E" w:rsidP="00E81E8E" w:rsidRDefault="00E81E8E" w14:paraId="52F6BC2C" w14:textId="77777777">
      <w:pPr>
        <w:rPr>
          <w:rFonts w:eastAsiaTheme="minorEastAsia"/>
          <w:lang w:eastAsia="en-US"/>
        </w:rPr>
      </w:pPr>
    </w:p>
    <w:p w:rsidR="00E81E8E" w:rsidRDefault="00EF3A84" w14:paraId="2BC62759" w14:textId="3CA511E9">
      <w:pPr>
        <w:pStyle w:val="TOC2"/>
        <w:rPr>
          <w:rFonts w:asciiTheme="minorHAnsi" w:hAnsiTheme="minorHAnsi" w:eastAsiaTheme="minorEastAsia" w:cstheme="minorBidi"/>
          <w:sz w:val="22"/>
          <w:szCs w:val="22"/>
          <w:lang w:eastAsia="en-GB"/>
        </w:rPr>
      </w:pPr>
      <w:hyperlink w:history="1" w:anchor="_Toc193207513">
        <w:r w:rsidRPr="00897130" w:rsidR="00E81E8E">
          <w:rPr>
            <w:rStyle w:val="Hyperlink"/>
          </w:rPr>
          <w:t>Annex</w:t>
        </w:r>
        <w:r w:rsidR="00E81E8E">
          <w:rPr>
            <w:webHidden/>
          </w:rPr>
          <w:tab/>
        </w:r>
        <w:r w:rsidR="00E81E8E">
          <w:rPr>
            <w:webHidden/>
          </w:rPr>
          <w:fldChar w:fldCharType="begin"/>
        </w:r>
        <w:r w:rsidR="00E81E8E">
          <w:rPr>
            <w:webHidden/>
          </w:rPr>
          <w:instrText xml:space="preserve"> PAGEREF _Toc193207513 \h </w:instrText>
        </w:r>
        <w:r w:rsidR="00E81E8E">
          <w:rPr>
            <w:webHidden/>
          </w:rPr>
        </w:r>
        <w:r w:rsidR="00E81E8E">
          <w:rPr>
            <w:webHidden/>
          </w:rPr>
          <w:fldChar w:fldCharType="separate"/>
        </w:r>
        <w:r w:rsidR="00E81E8E">
          <w:rPr>
            <w:webHidden/>
          </w:rPr>
          <w:t>25</w:t>
        </w:r>
        <w:r w:rsidR="00E81E8E">
          <w:rPr>
            <w:webHidden/>
          </w:rPr>
          <w:fldChar w:fldCharType="end"/>
        </w:r>
      </w:hyperlink>
    </w:p>
    <w:p w:rsidR="00E81E8E" w:rsidRDefault="00EF3A84" w14:paraId="6BE044B1" w14:textId="7920E306">
      <w:pPr>
        <w:pStyle w:val="TOC3"/>
        <w:rPr>
          <w:rFonts w:asciiTheme="minorHAnsi" w:hAnsiTheme="minorHAnsi" w:eastAsiaTheme="minorEastAsia" w:cstheme="minorBidi"/>
          <w:sz w:val="22"/>
          <w:szCs w:val="22"/>
          <w:lang w:eastAsia="en-GB"/>
        </w:rPr>
      </w:pPr>
      <w:hyperlink w:history="1" w:anchor="_Toc193207514">
        <w:r w:rsidRPr="00897130" w:rsidR="00E81E8E">
          <w:rPr>
            <w:rStyle w:val="Hyperlink"/>
            <w:rFonts w:eastAsia="EC Square Sans Pro"/>
          </w:rPr>
          <w:t>Overview of the targets modelled in the Domestic Footprint Outlook</w:t>
        </w:r>
        <w:r w:rsidR="00E81E8E">
          <w:rPr>
            <w:webHidden/>
          </w:rPr>
          <w:tab/>
        </w:r>
        <w:r w:rsidR="00E81E8E">
          <w:rPr>
            <w:webHidden/>
          </w:rPr>
          <w:fldChar w:fldCharType="begin"/>
        </w:r>
        <w:r w:rsidR="00E81E8E">
          <w:rPr>
            <w:webHidden/>
          </w:rPr>
          <w:instrText xml:space="preserve"> PAGEREF _Toc193207514 \h </w:instrText>
        </w:r>
        <w:r w:rsidR="00E81E8E">
          <w:rPr>
            <w:webHidden/>
          </w:rPr>
        </w:r>
        <w:r w:rsidR="00E81E8E">
          <w:rPr>
            <w:webHidden/>
          </w:rPr>
          <w:fldChar w:fldCharType="separate"/>
        </w:r>
        <w:r w:rsidR="00E81E8E">
          <w:rPr>
            <w:webHidden/>
          </w:rPr>
          <w:t>25</w:t>
        </w:r>
        <w:r w:rsidR="00E81E8E">
          <w:rPr>
            <w:webHidden/>
          </w:rPr>
          <w:fldChar w:fldCharType="end"/>
        </w:r>
      </w:hyperlink>
    </w:p>
    <w:p w:rsidR="00E81E8E" w:rsidRDefault="00EF3A84" w14:paraId="15B83676" w14:textId="196820EA">
      <w:pPr>
        <w:pStyle w:val="TOC3"/>
        <w:rPr>
          <w:rFonts w:asciiTheme="minorHAnsi" w:hAnsiTheme="minorHAnsi" w:eastAsiaTheme="minorEastAsia" w:cstheme="minorBidi"/>
          <w:sz w:val="22"/>
          <w:szCs w:val="22"/>
          <w:lang w:eastAsia="en-GB"/>
        </w:rPr>
      </w:pPr>
      <w:hyperlink w:history="1" w:anchor="_Toc193207515">
        <w:r w:rsidRPr="00897130" w:rsidR="00E81E8E">
          <w:rPr>
            <w:rStyle w:val="Hyperlink"/>
            <w:rFonts w:eastAsia="EC Square Sans Pro"/>
          </w:rPr>
          <w:t>Overview of the targets modelled in the Consumption Footprint areas of Consumption</w:t>
        </w:r>
        <w:r w:rsidR="00E81E8E">
          <w:rPr>
            <w:webHidden/>
          </w:rPr>
          <w:tab/>
        </w:r>
        <w:r w:rsidR="00E81E8E">
          <w:rPr>
            <w:webHidden/>
          </w:rPr>
          <w:fldChar w:fldCharType="begin"/>
        </w:r>
        <w:r w:rsidR="00E81E8E">
          <w:rPr>
            <w:webHidden/>
          </w:rPr>
          <w:instrText xml:space="preserve"> PAGEREF _Toc193207515 \h </w:instrText>
        </w:r>
        <w:r w:rsidR="00E81E8E">
          <w:rPr>
            <w:webHidden/>
          </w:rPr>
        </w:r>
        <w:r w:rsidR="00E81E8E">
          <w:rPr>
            <w:webHidden/>
          </w:rPr>
          <w:fldChar w:fldCharType="separate"/>
        </w:r>
        <w:r w:rsidR="00E81E8E">
          <w:rPr>
            <w:webHidden/>
          </w:rPr>
          <w:t>25</w:t>
        </w:r>
        <w:r w:rsidR="00E81E8E">
          <w:rPr>
            <w:webHidden/>
          </w:rPr>
          <w:fldChar w:fldCharType="end"/>
        </w:r>
      </w:hyperlink>
    </w:p>
    <w:p w:rsidR="00E81E8E" w:rsidRDefault="00EF3A84" w14:paraId="570DFF98" w14:textId="7B53A29E">
      <w:pPr>
        <w:pStyle w:val="TOC3"/>
        <w:rPr>
          <w:rFonts w:asciiTheme="minorHAnsi" w:hAnsiTheme="minorHAnsi" w:eastAsiaTheme="minorEastAsia" w:cstheme="minorBidi"/>
          <w:sz w:val="22"/>
          <w:szCs w:val="22"/>
          <w:lang w:eastAsia="en-GB"/>
        </w:rPr>
      </w:pPr>
      <w:hyperlink w:history="1" w:anchor="_Toc193207516">
        <w:r w:rsidRPr="00897130" w:rsidR="00E81E8E">
          <w:rPr>
            <w:rStyle w:val="Hyperlink"/>
            <w:rFonts w:eastAsia="EC Square Sans Pro"/>
          </w:rPr>
          <w:t>Mobility</w:t>
        </w:r>
        <w:r w:rsidR="00E81E8E">
          <w:rPr>
            <w:webHidden/>
          </w:rPr>
          <w:tab/>
        </w:r>
        <w:r w:rsidR="00E81E8E">
          <w:rPr>
            <w:webHidden/>
          </w:rPr>
          <w:fldChar w:fldCharType="begin"/>
        </w:r>
        <w:r w:rsidR="00E81E8E">
          <w:rPr>
            <w:webHidden/>
          </w:rPr>
          <w:instrText xml:space="preserve"> PAGEREF _Toc193207516 \h </w:instrText>
        </w:r>
        <w:r w:rsidR="00E81E8E">
          <w:rPr>
            <w:webHidden/>
          </w:rPr>
        </w:r>
        <w:r w:rsidR="00E81E8E">
          <w:rPr>
            <w:webHidden/>
          </w:rPr>
          <w:fldChar w:fldCharType="separate"/>
        </w:r>
        <w:r w:rsidR="00E81E8E">
          <w:rPr>
            <w:webHidden/>
          </w:rPr>
          <w:t>26</w:t>
        </w:r>
        <w:r w:rsidR="00E81E8E">
          <w:rPr>
            <w:webHidden/>
          </w:rPr>
          <w:fldChar w:fldCharType="end"/>
        </w:r>
      </w:hyperlink>
    </w:p>
    <w:p w:rsidR="00E81E8E" w:rsidRDefault="00EF3A84" w14:paraId="4F1342EF" w14:textId="5D13C704">
      <w:pPr>
        <w:pStyle w:val="TOC3"/>
        <w:rPr>
          <w:rFonts w:asciiTheme="minorHAnsi" w:hAnsiTheme="minorHAnsi" w:eastAsiaTheme="minorEastAsia" w:cstheme="minorBidi"/>
          <w:sz w:val="22"/>
          <w:szCs w:val="22"/>
          <w:lang w:eastAsia="en-GB"/>
        </w:rPr>
      </w:pPr>
      <w:hyperlink w:history="1" w:anchor="_Toc193207517">
        <w:r w:rsidRPr="00897130" w:rsidR="00E81E8E">
          <w:rPr>
            <w:rStyle w:val="Hyperlink"/>
            <w:rFonts w:eastAsia="EC Square Sans Pro"/>
          </w:rPr>
          <w:t>Food</w:t>
        </w:r>
        <w:r w:rsidR="00E81E8E">
          <w:rPr>
            <w:webHidden/>
          </w:rPr>
          <w:tab/>
        </w:r>
        <w:r w:rsidR="00E81E8E">
          <w:rPr>
            <w:webHidden/>
          </w:rPr>
          <w:fldChar w:fldCharType="begin"/>
        </w:r>
        <w:r w:rsidR="00E81E8E">
          <w:rPr>
            <w:webHidden/>
          </w:rPr>
          <w:instrText xml:space="preserve"> PAGEREF _Toc193207517 \h </w:instrText>
        </w:r>
        <w:r w:rsidR="00E81E8E">
          <w:rPr>
            <w:webHidden/>
          </w:rPr>
        </w:r>
        <w:r w:rsidR="00E81E8E">
          <w:rPr>
            <w:webHidden/>
          </w:rPr>
          <w:fldChar w:fldCharType="separate"/>
        </w:r>
        <w:r w:rsidR="00E81E8E">
          <w:rPr>
            <w:webHidden/>
          </w:rPr>
          <w:t>26</w:t>
        </w:r>
        <w:r w:rsidR="00E81E8E">
          <w:rPr>
            <w:webHidden/>
          </w:rPr>
          <w:fldChar w:fldCharType="end"/>
        </w:r>
      </w:hyperlink>
    </w:p>
    <w:p w:rsidR="00E81E8E" w:rsidRDefault="00EF3A84" w14:paraId="30FBA710" w14:textId="2E96AA4F">
      <w:pPr>
        <w:pStyle w:val="TOC3"/>
        <w:rPr>
          <w:rFonts w:asciiTheme="minorHAnsi" w:hAnsiTheme="minorHAnsi" w:eastAsiaTheme="minorEastAsia" w:cstheme="minorBidi"/>
          <w:sz w:val="22"/>
          <w:szCs w:val="22"/>
          <w:lang w:eastAsia="en-GB"/>
        </w:rPr>
      </w:pPr>
      <w:hyperlink w:history="1" w:anchor="_Toc193207518">
        <w:r w:rsidRPr="00897130" w:rsidR="00E81E8E">
          <w:rPr>
            <w:rStyle w:val="Hyperlink"/>
            <w:rFonts w:eastAsia="EC Square Sans Pro"/>
          </w:rPr>
          <w:t>Housing</w:t>
        </w:r>
        <w:r w:rsidR="00E81E8E">
          <w:rPr>
            <w:webHidden/>
          </w:rPr>
          <w:tab/>
        </w:r>
        <w:r w:rsidR="00E81E8E">
          <w:rPr>
            <w:webHidden/>
          </w:rPr>
          <w:fldChar w:fldCharType="begin"/>
        </w:r>
        <w:r w:rsidR="00E81E8E">
          <w:rPr>
            <w:webHidden/>
          </w:rPr>
          <w:instrText xml:space="preserve"> PAGEREF _Toc193207518 \h </w:instrText>
        </w:r>
        <w:r w:rsidR="00E81E8E">
          <w:rPr>
            <w:webHidden/>
          </w:rPr>
        </w:r>
        <w:r w:rsidR="00E81E8E">
          <w:rPr>
            <w:webHidden/>
          </w:rPr>
          <w:fldChar w:fldCharType="separate"/>
        </w:r>
        <w:r w:rsidR="00E81E8E">
          <w:rPr>
            <w:webHidden/>
          </w:rPr>
          <w:t>27</w:t>
        </w:r>
        <w:r w:rsidR="00E81E8E">
          <w:rPr>
            <w:webHidden/>
          </w:rPr>
          <w:fldChar w:fldCharType="end"/>
        </w:r>
      </w:hyperlink>
    </w:p>
    <w:p w:rsidR="00E81E8E" w:rsidRDefault="00EF3A84" w14:paraId="4144DB4B" w14:textId="6E6B982C">
      <w:pPr>
        <w:pStyle w:val="TOC3"/>
        <w:rPr>
          <w:rFonts w:asciiTheme="minorHAnsi" w:hAnsiTheme="minorHAnsi" w:eastAsiaTheme="minorEastAsia" w:cstheme="minorBidi"/>
          <w:sz w:val="22"/>
          <w:szCs w:val="22"/>
          <w:lang w:eastAsia="en-GB"/>
        </w:rPr>
      </w:pPr>
      <w:hyperlink w:history="1" w:anchor="_Toc193207519">
        <w:r w:rsidRPr="00897130" w:rsidR="00E81E8E">
          <w:rPr>
            <w:rStyle w:val="Hyperlink"/>
            <w:rFonts w:eastAsia="EC Square Sans Pro"/>
          </w:rPr>
          <w:t>Cross cutting: energy, transport, waste treatment, recycling and packaging</w:t>
        </w:r>
        <w:r w:rsidR="00E81E8E">
          <w:rPr>
            <w:webHidden/>
          </w:rPr>
          <w:tab/>
        </w:r>
        <w:r w:rsidR="00E81E8E">
          <w:rPr>
            <w:webHidden/>
          </w:rPr>
          <w:fldChar w:fldCharType="begin"/>
        </w:r>
        <w:r w:rsidR="00E81E8E">
          <w:rPr>
            <w:webHidden/>
          </w:rPr>
          <w:instrText xml:space="preserve"> PAGEREF _Toc193207519 \h </w:instrText>
        </w:r>
        <w:r w:rsidR="00E81E8E">
          <w:rPr>
            <w:webHidden/>
          </w:rPr>
        </w:r>
        <w:r w:rsidR="00E81E8E">
          <w:rPr>
            <w:webHidden/>
          </w:rPr>
          <w:fldChar w:fldCharType="separate"/>
        </w:r>
        <w:r w:rsidR="00E81E8E">
          <w:rPr>
            <w:webHidden/>
          </w:rPr>
          <w:t>27</w:t>
        </w:r>
        <w:r w:rsidR="00E81E8E">
          <w:rPr>
            <w:webHidden/>
          </w:rPr>
          <w:fldChar w:fldCharType="end"/>
        </w:r>
      </w:hyperlink>
    </w:p>
    <w:p w:rsidR="00F7732B" w:rsidP="00F77A37" w:rsidRDefault="008D6E5C" w14:paraId="328FB461" w14:textId="567EFBFF">
      <w:pPr>
        <w:pStyle w:val="JRCText"/>
      </w:pPr>
      <w:r w:rsidRPr="005122BF">
        <w:rPr>
          <w:color w:val="2B579A"/>
          <w:sz w:val="22"/>
          <w:szCs w:val="22"/>
          <w:shd w:val="clear" w:color="auto" w:fill="E6E6E6"/>
        </w:rPr>
        <w:fldChar w:fldCharType="end"/>
      </w:r>
    </w:p>
    <w:p w:rsidRPr="003D3626" w:rsidR="00B124F0" w:rsidP="00F7732B" w:rsidRDefault="00B124F0" w14:paraId="2267954D" w14:textId="77777777">
      <w:pPr>
        <w:rPr>
          <w:lang w:eastAsia="en-US"/>
        </w:rPr>
        <w:sectPr w:rsidRPr="003D3626" w:rsidR="00B124F0" w:rsidSect="00977AF4">
          <w:headerReference w:type="even" r:id="rId11"/>
          <w:headerReference w:type="default" r:id="rId12"/>
          <w:footerReference w:type="even" r:id="rId13"/>
          <w:footerReference w:type="default" r:id="rId14"/>
          <w:headerReference w:type="first" r:id="rId15"/>
          <w:footerReference w:type="first" r:id="rId16"/>
          <w:pgSz w:w="11906" w:h="16838" w:orient="portrait"/>
          <w:pgMar w:top="1417" w:right="1417" w:bottom="1417" w:left="1417" w:header="708" w:footer="708" w:gutter="0"/>
          <w:pgNumType w:fmt="lowerRoman" w:start="1"/>
          <w:cols w:space="708"/>
          <w:docGrid w:linePitch="360"/>
        </w:sectPr>
      </w:pPr>
    </w:p>
    <w:p w:rsidRPr="003D3626" w:rsidR="00BB6B49" w:rsidP="0077204F" w:rsidRDefault="50FCAAA5" w14:paraId="39214862" w14:textId="622C12A1">
      <w:pPr>
        <w:pStyle w:val="JRCLevel-1title"/>
        <w:rPr/>
      </w:pPr>
      <w:bookmarkStart w:name="_Toc160095561" w:id="0"/>
      <w:bookmarkStart w:name="_Toc161311977" w:id="1"/>
      <w:r w:rsidR="50FCAAA5">
        <w:rPr/>
        <w:t xml:space="preserve"> </w:t>
      </w:r>
      <w:bookmarkStart w:name="_Toc182346010" w:id="2"/>
      <w:bookmarkStart w:name="_Toc193207500" w:id="3"/>
      <w:commentRangeStart w:id="4"/>
      <w:commentRangeStart w:id="5"/>
      <w:r w:rsidR="50FCAAA5">
        <w:rPr/>
        <w:t xml:space="preserve">Environmental impacts of future </w:t>
      </w:r>
      <w:del w:author="BARBERO VIGNOLA Giulia (JRC-ISPRA)" w:date="2025-03-18T16:21:00Z" w:id="884677667">
        <w:r w:rsidDel="50FCAAA5">
          <w:delText xml:space="preserve">EGD </w:delText>
        </w:r>
      </w:del>
      <w:r w:rsidR="50FCAAA5">
        <w:rPr/>
        <w:t>scenarios</w:t>
      </w:r>
      <w:bookmarkEnd w:id="0"/>
      <w:bookmarkEnd w:id="1"/>
      <w:bookmarkEnd w:id="2"/>
      <w:commentRangeEnd w:id="4"/>
      <w:r>
        <w:rPr>
          <w:rStyle w:val="CommentReference"/>
        </w:rPr>
        <w:commentReference w:id="4"/>
      </w:r>
      <w:commentRangeEnd w:id="5"/>
      <w:r>
        <w:rPr>
          <w:rStyle w:val="CommentReference"/>
        </w:rPr>
        <w:commentReference w:id="5"/>
      </w:r>
      <w:bookmarkEnd w:id="3"/>
    </w:p>
    <w:p w:rsidR="56FE285A" w:rsidP="667DC181" w:rsidRDefault="56FE285A" w14:paraId="5E87057F" w14:textId="03FB7E19">
      <w:pPr>
        <w:pStyle w:val="JRCTextbulletedlist1"/>
        <w:numPr>
          <w:ilvl w:val="0"/>
          <w:numId w:val="0"/>
        </w:numPr>
        <w:suppressLineNumbers w:val="0"/>
        <w:bidi w:val="0"/>
        <w:spacing w:before="120" w:beforeAutospacing="off" w:after="120" w:afterAutospacing="off" w:line="259" w:lineRule="auto"/>
        <w:ind w:right="0"/>
        <w:jc w:val="both"/>
        <w:rPr>
          <w:ins w:author="SANYE MENGUAL Esther (JRC-ISPRA)" w:date="2025-03-20T13:46:39.519Z" w16du:dateUtc="2025-03-20T13:46:39.519Z" w:id="614853895"/>
          <w:rFonts w:eastAsia="EC Square Sans Pro"/>
          <w:rPrChange w:author="SANYE MENGUAL Esther (JRC-ISPRA)" w:date="2025-03-20T13:48:45.766Z" w:id="1267136522">
            <w:rPr>
              <w:ins w:author="SANYE MENGUAL Esther (JRC-ISPRA)" w:date="2025-03-20T13:46:39.519Z" w16du:dateUtc="2025-03-20T13:46:39.519Z" w:id="477569645"/>
              <w:rFonts w:ascii="Calibri" w:hAnsi="Calibri" w:eastAsia="游明朝" w:cs="Arial" w:asciiTheme="minorAscii" w:hAnsiTheme="minorAscii" w:eastAsiaTheme="minorEastAsia" w:cstheme="minorBidi"/>
              <w:sz w:val="20"/>
              <w:szCs w:val="20"/>
            </w:rPr>
          </w:rPrChange>
        </w:rPr>
        <w:pPrChange w:author="SANYE MENGUAL Esther (JRC-ISPRA)" w:date="2025-03-20T13:48:45.765Z">
          <w:pPr>
            <w:pStyle w:val="JRCTextbulletedlist1"/>
            <w:numPr>
              <w:ilvl w:val="0"/>
              <w:numId w:val="0"/>
            </w:numPr>
            <w:ind w:left="0"/>
          </w:pPr>
        </w:pPrChange>
      </w:pPr>
      <w:ins w:author="SANYE MENGUAL Esther (JRC-ISPRA)" w:date="2025-03-20T13:47:53.804Z" w:id="853723255">
        <w:r w:rsidRPr="667DC181" w:rsidR="56FE285A">
          <w:rPr>
            <w:rFonts w:eastAsia="EC Square Sans Pro"/>
          </w:rPr>
          <w:t>Achieving EGD targets and ambitions can contribute to a</w:t>
        </w:r>
      </w:ins>
      <w:ins w:author="SANYE MENGUAL Esther (JRC-ISPRA)" w:date="2025-03-20T13:46:39.519Z" w:id="1329388797">
        <w:r w:rsidRPr="667DC181" w:rsidR="266EA850">
          <w:rPr>
            <w:rFonts w:eastAsia="EC Square Sans Pro"/>
          </w:rPr>
          <w:t xml:space="preserve">n overall reduction of the environmental impacts of EU production and consumption </w:t>
        </w:r>
      </w:ins>
      <w:ins w:author="SANYE MENGUAL Esther (JRC-ISPRA)" w:date="2025-03-20T13:48:03.021Z" w:id="1208138316">
        <w:r w:rsidRPr="667DC181" w:rsidR="37F715C7">
          <w:rPr>
            <w:rFonts w:eastAsia="EC Square Sans Pro"/>
          </w:rPr>
          <w:t>thereby</w:t>
        </w:r>
      </w:ins>
      <w:ins w:author="SANYE MENGUAL Esther (JRC-ISPRA)" w:date="2025-03-20T13:46:39.519Z" w:id="10088172">
        <w:r w:rsidRPr="667DC181" w:rsidR="266EA850">
          <w:rPr>
            <w:rFonts w:eastAsia="EC Square Sans Pro"/>
          </w:rPr>
          <w:t xml:space="preserve"> support</w:t>
        </w:r>
      </w:ins>
      <w:ins w:author="SANYE MENGUAL Esther (JRC-ISPRA)" w:date="2025-03-20T13:48:05.74Z" w:id="514845694">
        <w:r w:rsidRPr="667DC181" w:rsidR="00D57600">
          <w:rPr>
            <w:rFonts w:eastAsia="EC Square Sans Pro"/>
          </w:rPr>
          <w:t>ing</w:t>
        </w:r>
      </w:ins>
      <w:ins w:author="SANYE MENGUAL Esther (JRC-ISPRA)" w:date="2025-03-20T13:46:39.519Z" w:id="2104486598">
        <w:r w:rsidRPr="667DC181" w:rsidR="266EA850">
          <w:rPr>
            <w:rFonts w:eastAsia="EC Square Sans Pro"/>
          </w:rPr>
          <w:t xml:space="preserve"> innovation and competitiveness. Reducing the</w:t>
        </w:r>
      </w:ins>
      <w:ins w:author="SANYE MENGUAL Esther (JRC-ISPRA)" w:date="2025-03-20T13:48:13.526Z" w:id="429126272">
        <w:r w:rsidRPr="667DC181" w:rsidR="626E8846">
          <w:rPr>
            <w:rFonts w:eastAsia="EC Square Sans Pro"/>
          </w:rPr>
          <w:t>se</w:t>
        </w:r>
      </w:ins>
      <w:ins w:author="SANYE MENGUAL Esther (JRC-ISPRA)" w:date="2025-03-20T13:46:39.519Z" w:id="667472289">
        <w:r w:rsidRPr="667DC181" w:rsidR="266EA850">
          <w:rPr>
            <w:rFonts w:eastAsia="EC Square Sans Pro"/>
          </w:rPr>
          <w:t xml:space="preserve"> environmental impacts </w:t>
        </w:r>
        <w:r w:rsidRPr="667DC181" w:rsidR="266EA850">
          <w:rPr>
            <w:rFonts w:eastAsia="EC Square Sans Pro"/>
          </w:rPr>
          <w:t xml:space="preserve">can mitigate the negative effects of </w:t>
        </w:r>
      </w:ins>
      <w:commentRangeStart w:id="1025247039"/>
      <w:ins w:author="SANYE MENGUAL Esther (JRC-ISPRA)" w:date="2025-03-20T13:46:39.519Z" w:id="2004244658">
        <w:r w:rsidRPr="667DC181" w:rsidR="266EA850">
          <w:rPr>
            <w:rFonts w:eastAsia="EC Square Sans Pro"/>
          </w:rPr>
          <w:t>consumption growth on competitiveness in two main ways</w:t>
        </w:r>
      </w:ins>
      <w:commentRangeEnd w:id="1025247039"/>
      <w:r>
        <w:rPr>
          <w:rStyle w:val="CommentReference"/>
        </w:rPr>
        <w:commentReference w:id="1025247039"/>
      </w:r>
      <w:ins w:author="SANYE MENGUAL Esther (JRC-ISPRA)" w:date="2025-03-20T13:46:39.519Z" w:id="1617949804">
        <w:r w:rsidRPr="667DC181" w:rsidR="266EA850">
          <w:rPr>
            <w:rFonts w:eastAsia="EC Square Sans Pro"/>
          </w:rPr>
          <w:t xml:space="preserve">. On the one hand, it can </w:t>
        </w:r>
        <w:r w:rsidRPr="667DC181" w:rsidR="266EA850">
          <w:rPr>
            <w:rFonts w:eastAsia="EC Square Sans Pro"/>
            <w:b w:val="1"/>
            <w:bCs w:val="1"/>
          </w:rPr>
          <w:t>reduce environmental externalities</w:t>
        </w:r>
        <w:r w:rsidRPr="667DC181" w:rsidR="266EA850">
          <w:rPr>
            <w:rFonts w:eastAsia="EC Square Sans Pro"/>
          </w:rPr>
          <w:t>, in terms of investment required to mitigate (or adapt to) the negative consequences of environmental impacts (e.g., response to extreme weather events due to climate change) as well as costs of public health due to human health-related diseases (e.g., respiratory diseases due to air poll</w:t>
        </w:r>
        <w:r w:rsidRPr="667DC181" w:rsidR="266EA850">
          <w:rPr>
            <w:rFonts w:ascii="EC Square Sans Pro" w:hAnsi="EC Square Sans Pro" w:eastAsia="EC Square Sans Pro" w:cs="Times New Roman" w:asciiTheme="minorAscii" w:hAnsiTheme="minorAscii" w:eastAsiaTheme="minorAscii" w:cstheme="minorBidi"/>
            <w:color w:val="auto"/>
            <w:sz w:val="20"/>
            <w:szCs w:val="20"/>
            <w:lang w:eastAsia="en-GB" w:bidi="ar-SA"/>
            <w:rPrChange w:author="SANYE MENGUAL Esther (JRC-ISPRA)" w:date="2025-03-20T13:48:45.756Z" w:id="1995306116">
              <w:rPr>
                <w:rFonts w:eastAsia="EC Square Sans Pro"/>
              </w:rPr>
            </w:rPrChange>
          </w:rPr>
          <w:t xml:space="preserve">ution). </w:t>
        </w:r>
        <w:r w:rsidRPr="667DC181" w:rsidR="266EA850">
          <w:rPr>
            <w:rFonts w:ascii="EC Square Sans Pro" w:hAnsi="EC Square Sans Pro" w:eastAsia="EC Square Sans Pro" w:cs="Times New Roman" w:asciiTheme="minorAscii" w:hAnsiTheme="minorAscii" w:eastAsiaTheme="minorAscii" w:cstheme="minorBidi"/>
            <w:color w:val="auto"/>
            <w:sz w:val="20"/>
            <w:szCs w:val="20"/>
            <w:lang w:eastAsia="en-GB" w:bidi="ar-SA"/>
            <w:rPrChange w:author="SANYE MENGUAL Esther (JRC-ISPRA)" w:date="2025-03-20T13:48:45.757Z" w:id="266122517">
              <w:rPr>
                <w:rFonts w:ascii="Calibri" w:hAnsi="Calibri" w:eastAsia="游明朝" w:cs="Arial" w:asciiTheme="minorAscii" w:hAnsiTheme="minorAscii" w:eastAsiaTheme="minorEastAsia" w:cstheme="minorBidi"/>
              </w:rPr>
            </w:rPrChange>
          </w:rPr>
          <w:t xml:space="preserve">When focusing on decarbonizing the EU system, the implementation of some policy initiatives will have a positive contribution in the short-term, such as the Industrial Decarbonisation Accelerator Act (IDAA) under the Clean Industrial Deal </w:t>
        </w:r>
      </w:ins>
      <w:r w:rsidRPr="667DC181">
        <w:rPr>
          <w:rFonts w:ascii="Calibri" w:hAnsi="Calibri" w:eastAsia="游明朝" w:cs="Arial" w:asciiTheme="minorAscii" w:hAnsiTheme="minorAscii" w:eastAsiaTheme="minorEastAsia" w:cstheme="minorBidi"/>
          <w:color w:val="FF0000"/>
          <w:highlight w:val="green"/>
        </w:rPr>
        <w:fldChar w:fldCharType="begin"/>
      </w:r>
      <w:r w:rsidRPr="667DC181">
        <w:rPr>
          <w:rFonts w:ascii="Calibri" w:hAnsi="Calibri" w:eastAsia="游明朝" w:cs="Arial" w:asciiTheme="minorAscii" w:hAnsiTheme="minorAscii" w:eastAsiaTheme="minorEastAsia" w:cstheme="minorBidi"/>
          <w:color w:val="FF0000"/>
          <w:highlight w:val="green"/>
        </w:rPr>
        <w:instrText xml:space="preserve"> ADDIN ZOTERO_ITEM CSL_CITATION {"citationID":"yFhmfyzV","properties":{"formattedCitation":"[17]","plainCitation":"[17]","noteIndex":0},"citationItems":[{"id":1318,"uris":["http://zotero.org/groups/5272309/items/E73TK3ZJ"],"itemData":{"id":1318,"type":"webpage","abstract":"Based on six pillars, the Clean Industrial Deal outlines concrete actions to turn decarbonisation into a driver of growth for European industries.","language":"en","title":"Clean Industrial Deal - European Commission","URL":"https://commission.europa.eu/topics/eu-competitiveness/clean-industrial-deal_en","author":[{"literal":"EUROPEAN COMMISSION"}],"accessed":{"date-parts":[["2025",3,4]]},"issued":{"date-parts":[["2025"]]}}}],"schema":"https://github.com/citation-style-language/schema/raw/master/csl-citation.json"} </w:instrText>
      </w:r>
      <w:r w:rsidRPr="667DC181">
        <w:rPr>
          <w:rFonts w:ascii="Calibri" w:hAnsi="Calibri" w:eastAsia="游明朝" w:cs="Arial" w:asciiTheme="minorAscii" w:hAnsiTheme="minorAscii" w:eastAsiaTheme="minorEastAsia" w:cstheme="minorBidi"/>
          <w:color w:val="FF0000"/>
          <w:highlight w:val="green"/>
        </w:rPr>
        <w:fldChar w:fldCharType="separate"/>
      </w:r>
      <w:ins w:author="SANYE MENGUAL Esther (JRC-ISPRA)" w:date="2025-03-20T13:46:39.519Z" w:id="134745088">
        <w:r w:rsidRPr="667DC181" w:rsidR="266EA850">
          <w:rPr>
            <w:rFonts w:ascii="EC Square Sans Pro" w:hAnsi="EC Square Sans Pro" w:eastAsia="EC Square Sans Pro" w:cs="Times New Roman" w:asciiTheme="minorAscii" w:hAnsiTheme="minorAscii" w:eastAsiaTheme="minorAscii" w:cstheme="minorBidi"/>
            <w:color w:val="auto"/>
            <w:sz w:val="20"/>
            <w:szCs w:val="20"/>
            <w:lang w:eastAsia="en-GB" w:bidi="ar-SA"/>
            <w:rPrChange w:author="SANYE MENGUAL Esther (JRC-ISPRA)" w:date="2025-03-20T13:48:45.758Z" w:id="1959397009">
              <w:rPr>
                <w:rFonts w:ascii="Calibri" w:hAnsi="Calibri" w:eastAsia="游明朝" w:cs="Calibri" w:eastAsiaTheme="minorEastAsia"/>
                <w:highlight w:val="green"/>
              </w:rPr>
            </w:rPrChange>
          </w:rPr>
          <w:t>[17]</w:t>
        </w:r>
      </w:ins>
      <w:r w:rsidRPr="667DC181">
        <w:rPr>
          <w:rFonts w:ascii="Calibri" w:hAnsi="Calibri" w:eastAsia="游明朝" w:cs="Arial" w:asciiTheme="minorAscii" w:hAnsiTheme="minorAscii" w:eastAsiaTheme="minorEastAsia" w:cstheme="minorBidi"/>
          <w:color w:val="FF0000"/>
          <w:highlight w:val="green"/>
        </w:rPr>
        <w:fldChar w:fldCharType="end"/>
      </w:r>
      <w:ins w:author="SANYE MENGUAL Esther (JRC-ISPRA)" w:date="2025-03-20T13:46:39.519Z" w:id="251809775">
        <w:r w:rsidRPr="667DC181" w:rsidR="266EA850">
          <w:rPr>
            <w:rFonts w:ascii="EC Square Sans Pro" w:hAnsi="EC Square Sans Pro" w:eastAsia="EC Square Sans Pro" w:cs="Times New Roman" w:asciiTheme="minorAscii" w:hAnsiTheme="minorAscii" w:eastAsiaTheme="minorAscii" w:cstheme="minorBidi"/>
            <w:color w:val="auto"/>
            <w:sz w:val="20"/>
            <w:szCs w:val="20"/>
            <w:lang w:eastAsia="en-GB" w:bidi="ar-SA"/>
            <w:rPrChange w:author="SANYE MENGUAL Esther (JRC-ISPRA)" w:date="2025-03-20T13:48:45.759Z" w:id="1125602114">
              <w:rPr>
                <w:rFonts w:ascii="Calibri" w:hAnsi="Calibri" w:eastAsia="游明朝" w:cs="Arial" w:asciiTheme="minorAscii" w:hAnsiTheme="minorAscii" w:eastAsiaTheme="minorEastAsia" w:cstheme="minorBidi"/>
              </w:rPr>
            </w:rPrChange>
          </w:rPr>
          <w:t xml:space="preserve"> and the Carbon Border Adjustment Mechanism (CBAM) </w:t>
        </w:r>
      </w:ins>
      <w:r w:rsidRPr="667DC181">
        <w:rPr>
          <w:rFonts w:ascii="Calibri" w:hAnsi="Calibri" w:eastAsia="游明朝" w:cs="Arial" w:asciiTheme="minorAscii" w:hAnsiTheme="minorAscii" w:eastAsiaTheme="minorEastAsia" w:cstheme="minorBidi"/>
          <w:color w:val="FF0000"/>
          <w:highlight w:val="green"/>
        </w:rPr>
        <w:fldChar w:fldCharType="begin"/>
      </w:r>
      <w:r w:rsidRPr="667DC181">
        <w:rPr>
          <w:rFonts w:ascii="Calibri" w:hAnsi="Calibri" w:eastAsia="游明朝" w:cs="Arial" w:asciiTheme="minorAscii" w:hAnsiTheme="minorAscii" w:eastAsiaTheme="minorEastAsia" w:cstheme="minorBidi"/>
          <w:color w:val="FF0000"/>
          <w:highlight w:val="green"/>
        </w:rPr>
        <w:instrText xml:space="preserve"> ADDIN ZOTERO_ITEM CSL_CITATION {"citationID":"jwfy807z","properties":{"formattedCitation":"[18]","plainCitation":"[18]","noteIndex":0},"citationItems":[{"id":1319,"uris":["http://zotero.org/groups/5272309/items/M8S53BQK"],"itemData":{"id":1319,"type":"webpage","abstract":"The CBAM will initially apply to imports of certain goods and selected precursors whose production is carbon intensive and at most significant risk of carbon leakage: cement, iron and steel, aluminium, fertilisers, electricity and hydrogen.","language":"en","title":"Carbon Border Adjustment Mechanism","URL":"https://taxation-customs.ec.europa.eu/carbon-border-adjustment-mechanism_en","author":[{"literal":"EUROPEAN COMMISSION"}],"accessed":{"date-parts":[["2025",3,4]]},"issued":{"date-parts":[["2025"]]}}}],"schema":"https://github.com/citation-style-language/schema/raw/master/csl-citation.json"} </w:instrText>
      </w:r>
      <w:r w:rsidRPr="667DC181">
        <w:rPr>
          <w:rFonts w:ascii="Calibri" w:hAnsi="Calibri" w:eastAsia="游明朝" w:cs="Arial" w:asciiTheme="minorAscii" w:hAnsiTheme="minorAscii" w:eastAsiaTheme="minorEastAsia" w:cstheme="minorBidi"/>
          <w:color w:val="FF0000"/>
          <w:highlight w:val="green"/>
        </w:rPr>
        <w:fldChar w:fldCharType="separate"/>
      </w:r>
      <w:ins w:author="SANYE MENGUAL Esther (JRC-ISPRA)" w:date="2025-03-20T13:46:39.519Z" w:id="1424486999">
        <w:r w:rsidRPr="667DC181" w:rsidR="266EA850">
          <w:rPr>
            <w:rFonts w:ascii="EC Square Sans Pro" w:hAnsi="EC Square Sans Pro" w:eastAsia="EC Square Sans Pro" w:cs="Times New Roman" w:asciiTheme="minorAscii" w:hAnsiTheme="minorAscii" w:eastAsiaTheme="minorAscii" w:cstheme="minorBidi"/>
            <w:color w:val="auto"/>
            <w:sz w:val="20"/>
            <w:szCs w:val="20"/>
            <w:lang w:eastAsia="en-GB" w:bidi="ar-SA"/>
            <w:rPrChange w:author="SANYE MENGUAL Esther (JRC-ISPRA)" w:date="2025-03-20T13:48:45.761Z" w:id="1883623551">
              <w:rPr>
                <w:rFonts w:ascii="Calibri" w:hAnsi="Calibri" w:eastAsia="游明朝" w:cs="Calibri" w:eastAsiaTheme="minorEastAsia"/>
                <w:highlight w:val="green"/>
              </w:rPr>
            </w:rPrChange>
          </w:rPr>
          <w:t>[18]</w:t>
        </w:r>
      </w:ins>
      <w:r w:rsidRPr="667DC181">
        <w:rPr>
          <w:rFonts w:ascii="Calibri" w:hAnsi="Calibri" w:eastAsia="游明朝" w:cs="Arial" w:asciiTheme="minorAscii" w:hAnsiTheme="minorAscii" w:eastAsiaTheme="minorEastAsia" w:cstheme="minorBidi"/>
          <w:color w:val="FF0000"/>
          <w:highlight w:val="green"/>
        </w:rPr>
        <w:fldChar w:fldCharType="end"/>
      </w:r>
      <w:ins w:author="SANYE MENGUAL Esther (JRC-ISPRA)" w:date="2025-03-20T13:46:39.519Z" w:id="643549934">
        <w:r w:rsidRPr="667DC181" w:rsidR="266EA850">
          <w:rPr>
            <w:rFonts w:ascii="EC Square Sans Pro" w:hAnsi="EC Square Sans Pro" w:eastAsia="EC Square Sans Pro" w:cs="Times New Roman" w:asciiTheme="minorAscii" w:hAnsiTheme="minorAscii" w:eastAsiaTheme="minorAscii" w:cstheme="minorBidi"/>
            <w:color w:val="auto"/>
            <w:sz w:val="20"/>
            <w:szCs w:val="20"/>
            <w:lang w:eastAsia="en-GB" w:bidi="ar-SA"/>
            <w:rPrChange w:author="SANYE MENGUAL Esther (JRC-ISPRA)" w:date="2025-03-20T13:48:45.762Z" w:id="137882002">
              <w:rPr>
                <w:rFonts w:ascii="Calibri" w:hAnsi="Calibri" w:eastAsia="游明朝" w:cs="Arial" w:asciiTheme="minorAscii" w:hAnsiTheme="minorAscii" w:eastAsiaTheme="minorEastAsia" w:cstheme="minorBidi"/>
              </w:rPr>
            </w:rPrChange>
          </w:rPr>
          <w:t>, by focusing on product and industry specific situations, such as those of sustainable transport and steel.</w:t>
        </w:r>
      </w:ins>
    </w:p>
    <w:p w:rsidR="266EA850" w:rsidP="667DC181" w:rsidRDefault="266EA850" w14:paraId="0C2CDF7C" w14:textId="0F282222">
      <w:pPr>
        <w:pStyle w:val="JRCTextbulletedlist1"/>
        <w:rPr>
          <w:ins w:author="SANYE MENGUAL Esther (JRC-ISPRA)" w:date="2025-03-20T13:46:39.52Z" w16du:dateUtc="2025-03-20T13:46:39.52Z" w:id="1473743296"/>
          <w:rFonts w:eastAsia="EC Square Sans Pro"/>
        </w:rPr>
      </w:pPr>
      <w:ins w:author="SANYE MENGUAL Esther (JRC-ISPRA)" w:date="2025-03-20T13:46:39.519Z" w:id="1218019668">
        <w:r w:rsidRPr="667DC181" w:rsidR="266EA850">
          <w:rPr>
            <w:rFonts w:ascii="EC Square Sans Pro" w:hAnsi="EC Square Sans Pro" w:eastAsia="EC Square Sans Pro" w:cs="Times New Roman" w:asciiTheme="minorAscii" w:hAnsiTheme="minorAscii" w:eastAsiaTheme="minorAscii" w:cstheme="minorBidi"/>
            <w:color w:val="auto"/>
            <w:sz w:val="20"/>
            <w:szCs w:val="20"/>
            <w:lang w:eastAsia="en-GB" w:bidi="ar-SA"/>
            <w:rPrChange w:author="SANYE MENGUAL Esther (JRC-ISPRA)" w:date="2025-03-20T13:49:07.507Z" w:id="1932799944">
              <w:rPr>
                <w:rFonts w:ascii="Calibri" w:hAnsi="Calibri" w:eastAsia="游明朝" w:cs="Arial" w:asciiTheme="minorAscii" w:hAnsiTheme="minorAscii" w:eastAsiaTheme="minorEastAsia" w:cstheme="minorBidi"/>
              </w:rPr>
            </w:rPrChange>
          </w:rPr>
          <w:t xml:space="preserve">On the other hand, </w:t>
        </w:r>
        <w:r w:rsidRPr="667DC181" w:rsidR="266EA850">
          <w:rPr>
            <w:rFonts w:ascii="EC Square Sans Pro" w:hAnsi="EC Square Sans Pro" w:eastAsia="EC Square Sans Pro" w:cs="Times New Roman" w:asciiTheme="minorAscii" w:hAnsiTheme="minorAscii" w:eastAsiaTheme="minorAscii" w:cstheme="minorBidi"/>
            <w:b w:val="1"/>
            <w:bCs w:val="1"/>
            <w:color w:val="auto"/>
            <w:sz w:val="20"/>
            <w:szCs w:val="20"/>
            <w:lang w:eastAsia="en-GB" w:bidi="ar-SA"/>
            <w:rPrChange w:author="SANYE MENGUAL Esther (JRC-ISPRA)" w:date="2025-03-20T13:49:07.508Z" w:id="1488533023">
              <w:rPr>
                <w:rFonts w:ascii="Calibri" w:hAnsi="Calibri" w:eastAsia="游明朝" w:cs="Arial" w:asciiTheme="minorAscii" w:hAnsiTheme="minorAscii" w:eastAsiaTheme="minorEastAsia" w:cstheme="minorBidi"/>
                <w:b w:val="1"/>
                <w:bCs w:val="1"/>
              </w:rPr>
            </w:rPrChange>
          </w:rPr>
          <w:t>improving the sustainability of the EU production and consumption system can reduce dependencies to natural resources</w:t>
        </w:r>
        <w:r w:rsidRPr="667DC181" w:rsidR="266EA850">
          <w:rPr>
            <w:rFonts w:ascii="EC Square Sans Pro" w:hAnsi="EC Square Sans Pro" w:eastAsia="EC Square Sans Pro" w:cs="Times New Roman" w:asciiTheme="minorAscii" w:hAnsiTheme="minorAscii" w:eastAsiaTheme="minorAscii" w:cstheme="minorBidi"/>
            <w:color w:val="auto"/>
            <w:sz w:val="20"/>
            <w:szCs w:val="20"/>
            <w:lang w:eastAsia="en-GB" w:bidi="ar-SA"/>
            <w:rPrChange w:author="SANYE MENGUAL Esther (JRC-ISPRA)" w:date="2025-03-20T13:49:07.509Z" w:id="140067044">
              <w:rPr>
                <w:rFonts w:ascii="Calibri" w:hAnsi="Calibri" w:eastAsia="游明朝" w:cs="Arial" w:asciiTheme="minorAscii" w:hAnsiTheme="minorAscii" w:eastAsiaTheme="minorEastAsia" w:cstheme="minorBidi"/>
              </w:rPr>
            </w:rPrChange>
          </w:rPr>
          <w:t xml:space="preserve"> in two main ways. Firstly, making the EU system more resource efficient directly lower the demand of natural resources (e.g., water, critical raw materials, </w:t>
        </w:r>
        <w:r w:rsidRPr="667DC181" w:rsidR="266EA850">
          <w:rPr>
            <w:rFonts w:ascii="EC Square Sans Pro" w:hAnsi="EC Square Sans Pro" w:eastAsia="EC Square Sans Pro" w:cs="Times New Roman" w:asciiTheme="minorAscii" w:hAnsiTheme="minorAscii" w:eastAsiaTheme="minorAscii" w:cstheme="minorBidi"/>
            <w:color w:val="auto"/>
            <w:sz w:val="20"/>
            <w:szCs w:val="20"/>
            <w:lang w:eastAsia="en-GB" w:bidi="ar-SA"/>
            <w:rPrChange w:author="SANYE MENGUAL Esther (JRC-ISPRA)" w:date="2025-03-20T13:49:07.51Z" w:id="943882757">
              <w:rPr>
                <w:rFonts w:eastAsia="EC Square Sans Pro"/>
              </w:rPr>
            </w:rPrChange>
          </w:rPr>
          <w:t>energy</w:t>
        </w:r>
        <w:r w:rsidRPr="667DC181" w:rsidR="266EA850">
          <w:rPr>
            <w:rFonts w:ascii="EC Square Sans Pro" w:hAnsi="EC Square Sans Pro" w:eastAsia="EC Square Sans Pro" w:cs="Times New Roman" w:asciiTheme="minorAscii" w:hAnsiTheme="minorAscii" w:eastAsiaTheme="minorAscii" w:cstheme="minorBidi"/>
            <w:color w:val="auto"/>
            <w:sz w:val="20"/>
            <w:szCs w:val="20"/>
            <w:lang w:eastAsia="en-GB" w:bidi="ar-SA"/>
            <w:rPrChange w:author="SANYE MENGUAL Esther (JRC-ISPRA)" w:date="2025-03-20T13:49:07.51Z" w:id="726180202">
              <w:rPr>
                <w:rFonts w:eastAsia="EC Square Sans Pro"/>
              </w:rPr>
            </w:rPrChange>
          </w:rPr>
          <w:t xml:space="preserve"> and land resources) and associated dependencies from natural resources. Secondly, re</w:t>
        </w:r>
        <w:r w:rsidRPr="667DC181" w:rsidR="266EA850">
          <w:rPr>
            <w:rFonts w:eastAsia="EC Square Sans Pro"/>
          </w:rPr>
          <w:t xml:space="preserve">ducing the impacts of EU production and consumption can decrease current pressure level of environmental burdens on available natural resources, e.g. negative impacts on soil quality reducing the availability of land resources. Overall reductions of dependencies would support stability of the socio-economic system, thus supporting EU towards growth and competitiveness in a digitally driven EU market </w:t>
        </w:r>
      </w:ins>
      <w:r w:rsidRPr="667DC181">
        <w:rPr>
          <w:rFonts w:eastAsia="EC Square Sans Pro"/>
          <w:highlight w:val="green"/>
        </w:rPr>
        <w:fldChar w:fldCharType="begin"/>
      </w:r>
      <w:r w:rsidRPr="667DC181">
        <w:rPr>
          <w:rFonts w:eastAsia="EC Square Sans Pro"/>
          <w:highlight w:val="green"/>
        </w:rPr>
        <w:instrText xml:space="preserve"> ADDIN ZOTERO_ITEM CSL_CITATION {"citationID":"36IdnTU7","properties":{"formattedCitation":"[19]","plainCitation":"[19]","noteIndex":0},"citationItems":[{"id":1320,"uris":["http://zotero.org/groups/5272309/items/4S5P8PB6"],"itemData":{"id":1320,"type":"bill","language":"en","title":"COMMUNICATION FROM THE COMMISSION TO THE EUROPEAN PARLIAMENT, THE EUROPEAN COUNCIL, THE COUNCIL, THE EUROPEAN ECONOMIC AND SOCIAL COMMITTEE AND THE COMMITTEE OF THE REGIONS A Competitiveness Compass for the EU","URL":"https://eur-lex.europa.eu/legal-content/EN/TXT/?uri=CELEX%3A52025DC0030","author":[{"literal":"EUROPEAN COMMISSION"}],"accessed":{"date-parts":[["2025",3,4]]},"issued":{"date-parts":[["2025"]]}}}],"schema":"https://github.com/citation-style-language/schema/raw/master/csl-citation.json"} </w:instrText>
      </w:r>
      <w:r w:rsidRPr="667DC181">
        <w:rPr>
          <w:rFonts w:eastAsia="EC Square Sans Pro"/>
          <w:highlight w:val="green"/>
        </w:rPr>
        <w:fldChar w:fldCharType="separate"/>
      </w:r>
      <w:ins w:author="SANYE MENGUAL Esther (JRC-ISPRA)" w:date="2025-03-20T13:46:39.519Z" w:id="105532268">
        <w:r w:rsidRPr="667DC181" w:rsidR="266EA850">
          <w:rPr>
            <w:rFonts w:eastAsia="EC Square Sans Pro"/>
            <w:highlight w:val="green"/>
          </w:rPr>
          <w:t>[19]</w:t>
        </w:r>
      </w:ins>
      <w:r w:rsidRPr="667DC181">
        <w:rPr>
          <w:rFonts w:eastAsia="EC Square Sans Pro"/>
          <w:highlight w:val="green"/>
        </w:rPr>
        <w:fldChar w:fldCharType="end"/>
      </w:r>
      <w:ins w:author="SANYE MENGUAL Esther (JRC-ISPRA)" w:date="2025-03-20T13:46:39.519Z" w:id="552759278">
        <w:r w:rsidRPr="667DC181" w:rsidR="266EA850">
          <w:rPr>
            <w:rFonts w:eastAsia="EC Square Sans Pro"/>
          </w:rPr>
          <w:t xml:space="preserve">. </w:t>
        </w:r>
      </w:ins>
      <w:ins w:author="SANYE MENGUAL Esther (JRC-ISPRA)" w:date="2025-03-20T13:50:01.991Z" w:id="304224567">
        <w:r w:rsidRPr="667DC181" w:rsidR="27F5AAFE">
          <w:rPr>
            <w:rFonts w:ascii="EC Square Sans Pro" w:hAnsi="EC Square Sans Pro" w:eastAsia="EC Square Sans Pro" w:cs="Times New Roman" w:asciiTheme="minorAscii" w:hAnsiTheme="minorAscii" w:eastAsiaTheme="minorAscii" w:cstheme="minorBidi"/>
            <w:b w:val="1"/>
            <w:bCs w:val="1"/>
            <w:color w:val="auto"/>
            <w:sz w:val="20"/>
            <w:szCs w:val="20"/>
            <w:lang w:eastAsia="en-GB" w:bidi="ar-SA"/>
            <w:rPrChange w:author="SANYE MENGUAL Esther (JRC-ISPRA)" w:date="2025-03-20T13:50:06.923Z" w:id="491577380">
              <w:rPr>
                <w:rFonts w:eastAsia="EC Square Sans Pro"/>
              </w:rPr>
            </w:rPrChange>
          </w:rPr>
          <w:t>R</w:t>
        </w:r>
      </w:ins>
      <w:ins w:author="SANYE MENGUAL Esther (JRC-ISPRA)" w:date="2025-03-20T13:46:39.519Z" w:id="525806790">
        <w:r w:rsidRPr="667DC181" w:rsidR="266EA850">
          <w:rPr>
            <w:rFonts w:ascii="EC Square Sans Pro" w:hAnsi="EC Square Sans Pro" w:eastAsia="EC Square Sans Pro" w:cs="Times New Roman" w:asciiTheme="minorAscii" w:hAnsiTheme="minorAscii" w:eastAsiaTheme="minorAscii" w:cstheme="minorBidi"/>
            <w:b w:val="1"/>
            <w:bCs w:val="1"/>
            <w:color w:val="auto"/>
            <w:sz w:val="20"/>
            <w:szCs w:val="20"/>
            <w:lang w:eastAsia="en-GB" w:bidi="ar-SA"/>
            <w:rPrChange w:author="SANYE MENGUAL Esther (JRC-ISPRA)" w:date="2025-03-20T13:50:06.924Z" w:id="1138089442">
              <w:rPr>
                <w:rFonts w:eastAsia="EC Square Sans Pro"/>
                <w:b w:val="1"/>
                <w:bCs w:val="1"/>
              </w:rPr>
            </w:rPrChange>
          </w:rPr>
          <w:t>e</w:t>
        </w:r>
        <w:r w:rsidRPr="667DC181" w:rsidR="266EA850">
          <w:rPr>
            <w:rFonts w:eastAsia="EC Square Sans Pro"/>
            <w:b w:val="1"/>
            <w:bCs w:val="1"/>
          </w:rPr>
          <w:t>ducing dependencies on natural resources increases security and strategic autonomy</w:t>
        </w:r>
        <w:r w:rsidRPr="667DC181" w:rsidR="266EA850">
          <w:rPr>
            <w:rFonts w:eastAsia="EC Square Sans Pro"/>
          </w:rPr>
          <w:t xml:space="preserve">, which is supported by specific policy initiatives such as the Critical Raw Materials Act </w:t>
        </w:r>
      </w:ins>
      <w:r w:rsidRPr="667DC181">
        <w:rPr>
          <w:rFonts w:ascii="Calibri" w:hAnsi="Calibri" w:eastAsia="游明朝" w:cs="Arial" w:asciiTheme="minorAscii" w:hAnsiTheme="minorAscii" w:eastAsiaTheme="minorEastAsia" w:cstheme="minorBidi"/>
          <w:color w:val="FF0000"/>
          <w:highlight w:val="green"/>
        </w:rPr>
        <w:fldChar w:fldCharType="begin"/>
      </w:r>
      <w:r w:rsidRPr="667DC181">
        <w:rPr>
          <w:rFonts w:ascii="Calibri" w:hAnsi="Calibri" w:eastAsia="游明朝" w:cs="Arial" w:asciiTheme="minorAscii" w:hAnsiTheme="minorAscii" w:eastAsiaTheme="minorEastAsia" w:cstheme="minorBidi"/>
          <w:color w:val="FF0000"/>
          <w:highlight w:val="green"/>
        </w:rPr>
        <w:instrText xml:space="preserve"> ADDIN ZOTERO_ITEM CSL_CITATION {"citationID":"MPIwWBap","properties":{"formattedCitation":"[20]","plainCitation":"[20]","noteIndex":0},"citationItems":[{"id":1321,"uris":["http://zotero.org/groups/5272309/items/KHFMNX8E"],"itemData":{"id":1321,"type":"bill","language":"en","note":"Doc ID: 32024R1252\nDoc Sector: 3\nDoc Title: Regulation (EU) 2024/1252 of the European Parliament and of the Council of 11 April 2024 establishing a framework for ensuring a secure and sustainable supply of critical raw materials and amending Regulations (EU) No 168/2013, (EU) 2018/858, (EU) 2018/1724 and (EU) 2019/1020 (Text with EEA relevance)\nDoc Type: R\nUsr_lan: en","title":"Regulation (EU) 2024/1252 of the European Parliament and of the Council of 11 April 2024 establishing a framework for ensuring a secure and sustainable supply of critical raw materials and amending Regulations (EU) No 168/2013, (EU) 2018/858, (EU) 2018/1724 and (EU) 2019/1020 (Text with EEA relevance)","URL":"https://eur-lex.europa.eu/eli/reg/2024/1252/oj/eng","author":[{"literal":"EUROPEAN COMMISSION"}],"accessed":{"date-parts":[["2025",3,4]]},"issued":{"date-parts":[["2024"]]}}}],"schema":"https://github.com/citation-style-language/schema/raw/master/csl-citation.json"} </w:instrText>
      </w:r>
      <w:r w:rsidRPr="667DC181">
        <w:rPr>
          <w:rFonts w:ascii="Calibri" w:hAnsi="Calibri" w:eastAsia="游明朝" w:cs="Arial" w:asciiTheme="minorAscii" w:hAnsiTheme="minorAscii" w:eastAsiaTheme="minorEastAsia" w:cstheme="minorBidi"/>
          <w:color w:val="FF0000"/>
          <w:highlight w:val="green"/>
        </w:rPr>
        <w:fldChar w:fldCharType="separate"/>
      </w:r>
      <w:ins w:author="SANYE MENGUAL Esther (JRC-ISPRA)" w:date="2025-03-20T13:46:39.519Z" w:id="1816145191">
        <w:r w:rsidRPr="667DC181" w:rsidR="266EA850">
          <w:rPr>
            <w:rFonts w:ascii="Calibri" w:hAnsi="Calibri" w:eastAsia="游明朝" w:cs="Calibri" w:eastAsiaTheme="minorEastAsia"/>
            <w:highlight w:val="green"/>
          </w:rPr>
          <w:t>[20]</w:t>
        </w:r>
      </w:ins>
      <w:r w:rsidRPr="667DC181">
        <w:rPr>
          <w:rFonts w:ascii="Calibri" w:hAnsi="Calibri" w:eastAsia="游明朝" w:cs="Arial" w:asciiTheme="minorAscii" w:hAnsiTheme="minorAscii" w:eastAsiaTheme="minorEastAsia" w:cstheme="minorBidi"/>
          <w:color w:val="FF0000"/>
          <w:highlight w:val="green"/>
        </w:rPr>
        <w:fldChar w:fldCharType="end"/>
      </w:r>
      <w:ins w:author="SANYE MENGUAL Esther (JRC-ISPRA)" w:date="2025-03-20T13:46:39.519Z" w:id="1024539780">
        <w:r w:rsidRPr="667DC181" w:rsidR="266EA850">
          <w:rPr>
            <w:rFonts w:eastAsia="EC Square Sans Pro"/>
          </w:rPr>
          <w:t xml:space="preserve">. </w:t>
        </w:r>
      </w:ins>
    </w:p>
    <w:p w:rsidR="00476B98" w:rsidP="00A70447" w:rsidRDefault="00107B93" w14:paraId="3EC76C69" w14:textId="3D96098C">
      <w:pPr>
        <w:pStyle w:val="JRCText"/>
      </w:pPr>
      <w:r w:rsidR="00107B93">
        <w:rPr/>
        <w:t>To assess the expected impacts of the EGD</w:t>
      </w:r>
      <w:ins w:author="SANYE MENGUAL Esther (JRC-ISPRA)" w:date="2025-03-20T13:52:11.624Z" w:id="1699284157">
        <w:r w:rsidR="3A706C51">
          <w:t xml:space="preserve"> on the environmental impacts of EU consumption and production</w:t>
        </w:r>
      </w:ins>
      <w:r w:rsidR="00B54CE2">
        <w:rPr/>
        <w:t xml:space="preserve">, </w:t>
      </w:r>
      <w:r w:rsidR="00107B93">
        <w:rPr/>
        <w:t>an integrated</w:t>
      </w:r>
      <w:r w:rsidR="00161A22">
        <w:rPr/>
        <w:t xml:space="preserve"> approach </w:t>
      </w:r>
      <w:r w:rsidR="00161A22">
        <w:rPr/>
        <w:t>accounting for</w:t>
      </w:r>
      <w:r w:rsidR="00161A22">
        <w:rPr/>
        <w:t xml:space="preserve"> multiple environmental impact categories</w:t>
      </w:r>
      <w:r w:rsidR="00161A22">
        <w:rPr/>
        <w:t xml:space="preserve"> </w:t>
      </w:r>
      <w:r w:rsidR="00107B93">
        <w:rPr/>
        <w:t xml:space="preserve">and by </w:t>
      </w:r>
      <w:r w:rsidR="00161A22">
        <w:rPr/>
        <w:t>adopting</w:t>
      </w:r>
      <w:r w:rsidR="00161A22">
        <w:rPr/>
        <w:t xml:space="preserve"> a</w:t>
      </w:r>
      <w:r w:rsidR="00107B93">
        <w:rPr/>
        <w:t xml:space="preserve"> full</w:t>
      </w:r>
      <w:r w:rsidR="00161A22">
        <w:rPr/>
        <w:t xml:space="preserve"> supply chain perspective is needed. </w:t>
      </w:r>
      <w:r w:rsidR="00B54CE2">
        <w:rPr/>
        <w:t>To this end, an</w:t>
      </w:r>
      <w:r w:rsidR="00B54CE2">
        <w:rPr/>
        <w:t xml:space="preserve"> </w:t>
      </w:r>
      <w:r w:rsidR="00161A22">
        <w:rPr/>
        <w:t xml:space="preserve">integrated environmental assessment based on the </w:t>
      </w:r>
      <w:r w:rsidR="00107B93">
        <w:rPr/>
        <w:t>l</w:t>
      </w:r>
      <w:r w:rsidR="00161A22">
        <w:rPr/>
        <w:t xml:space="preserve">ife cycle assessment Consumption Footprint </w:t>
      </w:r>
      <w:r w:rsidR="007D41B8">
        <w:rPr/>
        <w:t xml:space="preserve">and Domestic Footprint </w:t>
      </w:r>
      <w:r w:rsidR="00161A22">
        <w:rPr/>
        <w:t>model</w:t>
      </w:r>
      <w:r w:rsidR="007D41B8">
        <w:rPr/>
        <w:t>s</w:t>
      </w:r>
      <w:r w:rsidR="00161A22">
        <w:rPr/>
        <w:t xml:space="preserve"> allows to get first insights of the expected environmental impacts of possible</w:t>
      </w:r>
      <w:r w:rsidR="00161A22">
        <w:rPr/>
        <w:t xml:space="preserve"> </w:t>
      </w:r>
      <w:r w:rsidR="007D41B8">
        <w:rPr/>
        <w:t>green transitions</w:t>
      </w:r>
      <w:r w:rsidR="007D41B8">
        <w:rPr/>
        <w:t xml:space="preserve"> </w:t>
      </w:r>
      <w:r w:rsidR="00DB2933">
        <w:rPr/>
        <w:t>scenarios</w:t>
      </w:r>
      <w:r w:rsidR="00DB2933">
        <w:rPr/>
        <w:t xml:space="preserve"> by 2030</w:t>
      </w:r>
      <w:r w:rsidR="001D3A70">
        <w:rPr/>
        <w:t xml:space="preserve">. </w:t>
      </w:r>
    </w:p>
    <w:p w:rsidR="00161A22" w:rsidDel="00161A22" w:rsidP="00A70447" w:rsidRDefault="001D3A70" w14:paraId="3E9F0B89" w14:textId="6D4D050B">
      <w:pPr>
        <w:pStyle w:val="JRCText"/>
        <w:rPr>
          <w:ins w:author="SANYE MENGUAL Esther (JRC-ISPRA)" w:date="2025-03-20T13:51:52.123Z" w16du:dateUtc="2025-03-20T13:51:52.123Z" w:id="517589169"/>
        </w:rPr>
      </w:pPr>
      <w:r w:rsidR="001D3A70">
        <w:rPr/>
        <w:t>The exercise considers</w:t>
      </w:r>
      <w:r w:rsidR="00DB2933">
        <w:rPr/>
        <w:t xml:space="preserve"> </w:t>
      </w:r>
      <w:r w:rsidRPr="667DC181" w:rsidR="007D41B8">
        <w:rPr>
          <w:b w:val="1"/>
          <w:bCs w:val="1"/>
        </w:rPr>
        <w:t>selected EGD targets and ambitions</w:t>
      </w:r>
      <w:r w:rsidR="001D3A70">
        <w:rPr/>
        <w:t>,</w:t>
      </w:r>
      <w:r w:rsidR="007D41B8">
        <w:rPr/>
        <w:t xml:space="preserve"> with focus on physical environmental indicators</w:t>
      </w:r>
      <w:r w:rsidR="00DB2933">
        <w:rPr/>
        <w:t xml:space="preserve"> (section 3.1;</w:t>
      </w:r>
      <w:r w:rsidR="001D3A70">
        <w:rPr/>
        <w:t xml:space="preserve"> </w:t>
      </w:r>
      <w:r w:rsidRPr="667DC181" w:rsidR="00B26BFB">
        <w:rPr>
          <w:color w:val="FF0000"/>
        </w:rPr>
        <w:t>see Annex of this chapter for details</w:t>
      </w:r>
      <w:r w:rsidR="007D41B8">
        <w:rPr/>
        <w:t>)</w:t>
      </w:r>
      <w:r w:rsidR="00DB2933">
        <w:rPr/>
        <w:t>. The analysis is instrumental to</w:t>
      </w:r>
      <w:r w:rsidR="00A70447">
        <w:rPr/>
        <w:t xml:space="preserve"> </w:t>
      </w:r>
      <w:r w:rsidR="00107B93">
        <w:rPr/>
        <w:t>show</w:t>
      </w:r>
      <w:r w:rsidR="00A70447">
        <w:rPr/>
        <w:t xml:space="preserve"> the importance of considering synergies and </w:t>
      </w:r>
      <w:r w:rsidR="00E7647F">
        <w:rPr/>
        <w:t>trade-</w:t>
      </w:r>
      <w:r w:rsidR="00A70447">
        <w:rPr/>
        <w:t>offs</w:t>
      </w:r>
      <w:r w:rsidR="00DB2933">
        <w:rPr/>
        <w:t xml:space="preserve"> across areas of consumption</w:t>
      </w:r>
      <w:r w:rsidR="00DB2933">
        <w:rPr/>
        <w:t xml:space="preserve"> </w:t>
      </w:r>
      <w:r w:rsidR="00DB2933">
        <w:rPr/>
        <w:t>and environmental impacts</w:t>
      </w:r>
      <w:r w:rsidR="00A70447">
        <w:rPr/>
        <w:t xml:space="preserve">. </w:t>
      </w:r>
      <w:r w:rsidR="00161A22">
        <w:rPr/>
        <w:t xml:space="preserve">This </w:t>
      </w:r>
      <w:r w:rsidR="00107B93">
        <w:rPr/>
        <w:t xml:space="preserve">exercise </w:t>
      </w:r>
      <w:r w:rsidR="00161A22">
        <w:rPr/>
        <w:t xml:space="preserve">is complemented by </w:t>
      </w:r>
      <w:r w:rsidR="00107B93">
        <w:rPr/>
        <w:t xml:space="preserve">zooming in on </w:t>
      </w:r>
      <w:r w:rsidR="00161A22">
        <w:rPr/>
        <w:t>selected key examples</w:t>
      </w:r>
      <w:r w:rsidR="00107B93">
        <w:rPr/>
        <w:t xml:space="preserve"> </w:t>
      </w:r>
      <w:r w:rsidR="00DB2933">
        <w:rPr/>
        <w:t xml:space="preserve">concerning </w:t>
      </w:r>
      <w:r w:rsidR="00107B93">
        <w:rPr/>
        <w:t>raw materials, land use and circular economy</w:t>
      </w:r>
      <w:r w:rsidR="00161A22">
        <w:rPr/>
        <w:t xml:space="preserve"> (section 3.2)</w:t>
      </w:r>
      <w:r w:rsidR="00B54CE2">
        <w:rPr/>
        <w:t>.</w:t>
      </w:r>
    </w:p>
    <w:p w:rsidR="667DC181" w:rsidP="667DC181" w:rsidRDefault="667DC181" w14:paraId="7C3EDA1B" w14:textId="2DCC5C37">
      <w:pPr>
        <w:pStyle w:val="JRCTextbulletedlist1"/>
        <w:rPr>
          <w:rFonts w:eastAsia="EC Square Sans Pro"/>
        </w:rPr>
      </w:pPr>
    </w:p>
    <w:p w:rsidRPr="0054422F" w:rsidR="00BB6B49" w:rsidP="008D6E5C" w:rsidRDefault="00161A22" w14:paraId="700404BE" w14:textId="51E05FA9">
      <w:pPr>
        <w:pStyle w:val="JRCLevel-2title"/>
        <w:ind w:left="426" w:hanging="426"/>
        <w:jc w:val="left"/>
      </w:pPr>
      <w:bookmarkStart w:name="_Toc193207501" w:id="7"/>
      <w:r>
        <w:t>Integrated environmental assessment based on the Consumption Footprint</w:t>
      </w:r>
      <w:bookmarkEnd w:id="7"/>
    </w:p>
    <w:p w:rsidRPr="00161A22" w:rsidR="00161A22" w:rsidP="00161A22" w:rsidRDefault="006507E9" w14:paraId="556FFC8A" w14:textId="2B562CEC">
      <w:pPr>
        <w:pStyle w:val="JRCLevel-3title"/>
      </w:pPr>
      <w:bookmarkStart w:name="_Toc182346012" w:id="8"/>
      <w:bookmarkStart w:name="_Toc182346013" w:id="9"/>
      <w:bookmarkStart w:name="_Toc182346015" w:id="10"/>
      <w:bookmarkStart w:name="_Toc193207502" w:id="11"/>
      <w:bookmarkEnd w:id="8"/>
      <w:bookmarkEnd w:id="9"/>
      <w:r>
        <w:t>Consumption perspective and effects in global supply chains</w:t>
      </w:r>
      <w:bookmarkEnd w:id="10"/>
      <w:r w:rsidR="00161A22">
        <w:t>: the need for a holistic approach</w:t>
      </w:r>
      <w:bookmarkEnd w:id="11"/>
    </w:p>
    <w:p w:rsidRPr="00D81B69" w:rsidR="003041DB" w:rsidP="0054422F" w:rsidRDefault="00161A22" w14:paraId="61CDF21D" w14:textId="68353E1D">
      <w:pPr>
        <w:pStyle w:val="JRCText"/>
        <w:rPr>
          <w:rFonts w:cs="Calibri"/>
          <w:sz w:val="22"/>
          <w:szCs w:val="22"/>
        </w:rPr>
      </w:pPr>
      <w:r>
        <w:t>E</w:t>
      </w:r>
      <w:r w:rsidR="00C97091">
        <w:t>nvironmental</w:t>
      </w:r>
      <w:r w:rsidR="003041DB">
        <w:t xml:space="preserve"> impacts </w:t>
      </w:r>
      <w:r w:rsidR="00C97091">
        <w:t xml:space="preserve">of products </w:t>
      </w:r>
      <w:r>
        <w:t xml:space="preserve">need to be evaluated </w:t>
      </w:r>
      <w:r w:rsidR="00D320F6">
        <w:t xml:space="preserve">in an integrated manner </w:t>
      </w:r>
      <w:r w:rsidR="003041DB">
        <w:t>along the</w:t>
      </w:r>
      <w:r w:rsidR="00C97091">
        <w:t>ir</w:t>
      </w:r>
      <w:r>
        <w:t xml:space="preserve"> whole</w:t>
      </w:r>
      <w:r w:rsidR="00C97091">
        <w:t xml:space="preserve"> supply chains</w:t>
      </w:r>
      <w:r>
        <w:t xml:space="preserve"> and</w:t>
      </w:r>
      <w:r w:rsidR="00C97091">
        <w:t xml:space="preserve"> including the</w:t>
      </w:r>
      <w:r w:rsidR="003041DB">
        <w:t xml:space="preserve"> </w:t>
      </w:r>
      <w:r w:rsidRPr="02AE6C4B" w:rsidR="003041DB">
        <w:rPr>
          <w:b/>
          <w:bCs/>
        </w:rPr>
        <w:t>entire life cycles</w:t>
      </w:r>
      <w:r w:rsidR="003041DB">
        <w:t xml:space="preserve"> of products</w:t>
      </w:r>
      <w:r>
        <w:t xml:space="preserve">, from </w:t>
      </w:r>
      <w:r w:rsidR="00C97091">
        <w:t>resource extraction, manufacturing, use, and waste generation</w:t>
      </w:r>
      <w:r>
        <w:t>. This can be done with</w:t>
      </w:r>
      <w:r w:rsidR="003041DB">
        <w:t xml:space="preserve"> </w:t>
      </w:r>
      <w:r>
        <w:t>quantitative systemic impact assessment methodo</w:t>
      </w:r>
      <w:r w:rsidR="002A501C">
        <w:t>logies</w:t>
      </w:r>
      <w:r>
        <w:t xml:space="preserve"> such as </w:t>
      </w:r>
      <w:r w:rsidRPr="02AE6C4B">
        <w:rPr>
          <w:b/>
          <w:bCs/>
        </w:rPr>
        <w:t>Life Cycle A</w:t>
      </w:r>
      <w:r w:rsidRPr="02AE6C4B" w:rsidR="037445DA">
        <w:rPr>
          <w:b/>
          <w:bCs/>
        </w:rPr>
        <w:t xml:space="preserve">ssessment </w:t>
      </w:r>
      <w:r>
        <w:t>(LCA</w:t>
      </w:r>
      <w:r w:rsidRPr="00B76E37">
        <w:rPr>
          <w:highlight w:val="green"/>
        </w:rPr>
        <w:t xml:space="preserve">) </w:t>
      </w:r>
      <w:r w:rsidR="00F77A37">
        <w:rPr>
          <w:highlight w:val="green"/>
        </w:rPr>
        <w:fldChar w:fldCharType="begin"/>
      </w:r>
      <w:r w:rsidR="00F77A37">
        <w:rPr>
          <w:highlight w:val="green"/>
        </w:rPr>
        <w:instrText xml:space="preserve"> ADDIN ZOTERO_ITEM CSL_CITATION {"citationID":"iOHAr9IA","properties":{"formattedCitation":"[1]","plainCitation":"[1]","noteIndex":0},"citationItems":[{"id":14,"uris":["http://zotero.org/users/16575521/items/F7348V7V"],"itemData":{"id":14,"type":"article-journal","abstract":"The European Green Deal and the Sustainable Development Goals (SDGs) ask for a more holistic approach to production and consumption along value chains. The role of Life Cycle Assessment (LCA) in supporting policy design and monitoring is then pivotal to achieving policy ambitions. This paper explores the potential support of LCA to EU (European Union) policies and the SDGs, considering also the Planetary Boundaries (PBs) framework. The assessment focuses on (a) the relationship between LCA, the SDGs, and the European Green Deal; (b) the potential use of LCA in support of the monitoring of SDG12 and the environmental impacts of production and consumption; and (c) the relevance of an absolute sustainability dimension, including the integration of the PBs framework in EU policy and the SDGs. Results highlight that the interlinkages between LCA, EU policy, SDGs, and the PBs can be classified as existing, missing, or existing depending on the LCA framework. In general, LCA was identified to strengthen and further enable EU policies toward achieving the SDGs while remaining within the physical limits of the planet. This is because LCA can be a pivotal method to quantify and assess environmental impacts of value chains and consumption patterns, enabling the evaluation of their implication on environment-related SDGs and assessing them against the PBs. The example of the Consumption Footprint highlights that the concept and Life Cycle Impact Assessment method of an LCA framework can determine the linkage among EU policy, SDGs, and the PBs.</w:instrText>
      </w:r>
      <w:r w:rsidR="00F77A37">
        <w:rPr>
          <w:rFonts w:ascii="Calibri" w:hAnsi="Calibri" w:cs="Calibri"/>
          <w:highlight w:val="green"/>
        </w:rPr>
        <w:instrText> </w:instrText>
      </w:r>
      <w:r w:rsidR="00F77A37">
        <w:rPr>
          <w:highlight w:val="green"/>
        </w:rPr>
        <w:instrText xml:space="preserve">Integr Environ Assess Manag 2022;18:1221-1232. </w:instrText>
      </w:r>
      <w:r w:rsidR="00F77A37">
        <w:rPr>
          <w:rFonts w:cs="EC Square Sans Pro"/>
          <w:highlight w:val="green"/>
        </w:rPr>
        <w:instrText>©</w:instrText>
      </w:r>
      <w:r w:rsidR="00F77A37">
        <w:rPr>
          <w:highlight w:val="green"/>
        </w:rPr>
        <w:instrText xml:space="preserve"> 2022 The Authors. Integrated Environmental Assessment and Management published by Wiley Periodicals LLC on behalf of Society of Environmental Toxicology &amp; Chemistry (SETAC).","container-title":"Integrated Environmental Assessment and Management","DOI":"10.1002/ieam.4586","ISSN":"1551-3793","issue":"5","journalAbbreviation":"Integr Environ Assess Manag","language":"eng","note":"PMID: 35112502\nPMCID: PMC9790245","page":"1221-1232","source":"PubMed","title":"Life Cycle Assessment support to environmental ambitions of EU policies and the Sustainable Development Goals","volume":"18","author":[{"family":"Sanyé-Mengual","given":"Esther"},{"family":"Sala","given":"Serenella"}],"issued":{"date-parts":[["2022",9]]}}}],"schema":"https://github.com/citation-style-language/schema/raw/master/csl-citation.json"} </w:instrText>
      </w:r>
      <w:r w:rsidR="00F77A37">
        <w:rPr>
          <w:highlight w:val="green"/>
        </w:rPr>
        <w:fldChar w:fldCharType="separate"/>
      </w:r>
      <w:r w:rsidRPr="00F77A37" w:rsidR="00F77A37">
        <w:rPr>
          <w:highlight w:val="green"/>
        </w:rPr>
        <w:t>[1]</w:t>
      </w:r>
      <w:r w:rsidR="00F77A37">
        <w:rPr>
          <w:highlight w:val="green"/>
        </w:rPr>
        <w:fldChar w:fldCharType="end"/>
      </w:r>
      <w:r w:rsidRPr="00B76E37" w:rsidR="003041DB">
        <w:rPr>
          <w:highlight w:val="green"/>
        </w:rPr>
        <w:t>.</w:t>
      </w:r>
      <w:r w:rsidR="003041DB">
        <w:t xml:space="preserve"> Through this approach, potential </w:t>
      </w:r>
      <w:r w:rsidRPr="02AE6C4B" w:rsidR="003041DB">
        <w:rPr>
          <w:b/>
          <w:bCs/>
        </w:rPr>
        <w:t>trade-offs among</w:t>
      </w:r>
      <w:r w:rsidRPr="02AE6C4B" w:rsidR="006017F5">
        <w:rPr>
          <w:b/>
          <w:bCs/>
        </w:rPr>
        <w:t xml:space="preserve"> environmental impacts,</w:t>
      </w:r>
      <w:r w:rsidRPr="02AE6C4B" w:rsidR="003041DB">
        <w:rPr>
          <w:b/>
          <w:bCs/>
        </w:rPr>
        <w:t xml:space="preserve"> life cycle stages</w:t>
      </w:r>
      <w:r w:rsidR="00D320F6">
        <w:rPr>
          <w:b/>
          <w:bCs/>
        </w:rPr>
        <w:t xml:space="preserve"> of products</w:t>
      </w:r>
      <w:r w:rsidRPr="02AE6C4B" w:rsidR="00C97091">
        <w:rPr>
          <w:b/>
          <w:bCs/>
        </w:rPr>
        <w:t xml:space="preserve">, </w:t>
      </w:r>
      <w:r w:rsidR="00D320F6">
        <w:rPr>
          <w:b/>
          <w:bCs/>
        </w:rPr>
        <w:t xml:space="preserve">economic </w:t>
      </w:r>
      <w:r w:rsidRPr="02AE6C4B" w:rsidR="00C97091">
        <w:rPr>
          <w:b/>
          <w:bCs/>
        </w:rPr>
        <w:t>sectors or</w:t>
      </w:r>
      <w:r w:rsidRPr="02AE6C4B" w:rsidR="003041DB">
        <w:rPr>
          <w:b/>
          <w:bCs/>
        </w:rPr>
        <w:t xml:space="preserve"> geographical regions </w:t>
      </w:r>
      <w:r w:rsidRPr="00B76E37" w:rsidR="003041DB">
        <w:rPr>
          <w:bCs/>
        </w:rPr>
        <w:t>can be identified,</w:t>
      </w:r>
      <w:r w:rsidRPr="02AE6C4B" w:rsidR="003041DB">
        <w:rPr>
          <w:b/>
          <w:bCs/>
        </w:rPr>
        <w:t xml:space="preserve"> thus enabling prevention strategies to avoid burden shifting</w:t>
      </w:r>
      <w:r w:rsidR="0083361E">
        <w:rPr>
          <w:b/>
          <w:bCs/>
        </w:rPr>
        <w:t xml:space="preserve"> of impacts</w:t>
      </w:r>
      <w:r w:rsidR="003041DB">
        <w:t xml:space="preserve">. For instance, an improvement in energy efficiency in the use phase </w:t>
      </w:r>
      <w:r w:rsidR="00C97091">
        <w:t>of a product may</w:t>
      </w:r>
      <w:r w:rsidR="003041DB">
        <w:t xml:space="preserve"> </w:t>
      </w:r>
      <w:r w:rsidR="00C97091">
        <w:t>require more</w:t>
      </w:r>
      <w:r w:rsidR="003041DB">
        <w:t xml:space="preserve"> raw materials extracted </w:t>
      </w:r>
      <w:r w:rsidR="00C97091">
        <w:t xml:space="preserve">elsewhere in the value chain </w:t>
      </w:r>
      <w:r w:rsidR="00F77A37">
        <w:rPr>
          <w:highlight w:val="green"/>
        </w:rPr>
        <w:fldChar w:fldCharType="begin"/>
      </w:r>
      <w:r w:rsidR="00F77A37">
        <w:rPr>
          <w:highlight w:val="green"/>
        </w:rPr>
        <w:instrText xml:space="preserve"> ADDIN ZOTERO_ITEM CSL_CITATION {"citationID":"vYkFArSU","properties":{"formattedCitation":"[2]","plainCitation":"[2]","noteIndex":0},"citationItems":[{"id":24,"uris":["http://zotero.org/users/16575521/items/NHE48QM5"],"itemData":{"id":24,"type":"report","abstract":"This report provides an overview of the LCA applied to assessing environmental impacts of production and consumption at the EU and Member State levels as a basis to support several policies and the assessment of their impacts and benefits. The content builds from the results of the “Application of the consumption footprint indicators in policy analysis” (AA Consumption Footprint) project , aimed at further develop and apply the set of indicators defined and calculated in the context of the LC-IND2 project , namely the Consumption Footprint and the Domestic Footprint.\nThe EU-27 can be considered a “net importer of environmental impacts”. This implies that the Consumption Footprint (overall impacts related to consumption of good and services) is higher than the Domestic Footprint (impacts generated in the EU-27 area).\nBetween 2010 and 2018, domestic environmental impacts in EU-27 have decreased (-12% as weighted score) while GDP has increased of 23%, showing an absolute decoupling. Yet accounting for trade, a more limited relative decoupling is observed for the Consumption Footprint (increase by 5%, relative decoupling). Moreover, a number of impacts cannot be fully captured so far, indicating the need of including in future more aspects to depict comprehensively the decoupling. \nResults show that the environmental impact of the consumption of an average EU citizen is outside the safe operating space for humanity for several impacts, namely climate change, particulate matter, freshwater ecotoxicity.","language":"en","note":"ISBN: 9789276617549 9789276997818\nISSN: 1831-9424, 1018-5593\nDOI: 10.2760/218540","title":"Consumption Footprint and Domestic Footprint: Assessing the environmental impacts of EU consumption and production","title-short":"Consumption Footprint and Domestic Footprint","URL":"https://publications.jrc.ec.europa.eu/repository/handle/JRC128571","author":[{"family":"Sanyé-Mengual","given":"Esther"},{"family":"Sala","given":"Serenella"}],"accessed":{"date-parts":[["2024",3,26]]},"issued":{"date-parts":[["2023",2,23]]}}}],"schema":"https://github.com/citation-style-language/schema/raw/master/csl-citation.json"} </w:instrText>
      </w:r>
      <w:r w:rsidR="00F77A37">
        <w:rPr>
          <w:highlight w:val="green"/>
        </w:rPr>
        <w:fldChar w:fldCharType="separate"/>
      </w:r>
      <w:r w:rsidRPr="00F77A37" w:rsidR="00F77A37">
        <w:rPr>
          <w:highlight w:val="green"/>
        </w:rPr>
        <w:t>[2]</w:t>
      </w:r>
      <w:r w:rsidR="00F77A37">
        <w:rPr>
          <w:highlight w:val="green"/>
        </w:rPr>
        <w:fldChar w:fldCharType="end"/>
      </w:r>
      <w:r w:rsidRPr="02AE6C4B" w:rsidR="003041DB">
        <w:rPr>
          <w:highlight w:val="lightGray"/>
        </w:rPr>
        <w:t>.</w:t>
      </w:r>
      <w:r w:rsidR="003041DB">
        <w:t xml:space="preserve"> </w:t>
      </w:r>
    </w:p>
    <w:p w:rsidRPr="004A428B" w:rsidR="003041DB" w:rsidP="003041DB" w:rsidRDefault="003041DB" w14:paraId="3DA70AA8" w14:textId="4DD72997">
      <w:pPr>
        <w:pStyle w:val="JRCFigurecaption"/>
        <w:jc w:val="left"/>
        <w:rPr>
          <w:sz w:val="20"/>
          <w:szCs w:val="20"/>
        </w:rPr>
      </w:pPr>
      <w:r w:rsidRPr="15EA60C0">
        <w:rPr>
          <w:b/>
          <w:bCs/>
          <w:sz w:val="20"/>
          <w:szCs w:val="20"/>
        </w:rPr>
        <w:t xml:space="preserve">Figure </w:t>
      </w:r>
      <w:r w:rsidRPr="002A501C">
        <w:rPr>
          <w:b/>
          <w:bCs/>
          <w:sz w:val="20"/>
          <w:szCs w:val="20"/>
        </w:rPr>
        <w:t>1</w:t>
      </w:r>
      <w:r w:rsidRPr="15EA60C0">
        <w:rPr>
          <w:b/>
          <w:bCs/>
          <w:sz w:val="20"/>
          <w:szCs w:val="20"/>
        </w:rPr>
        <w:t>.</w:t>
      </w:r>
      <w:r w:rsidRPr="15EA60C0">
        <w:rPr>
          <w:sz w:val="20"/>
          <w:szCs w:val="20"/>
        </w:rPr>
        <w:t xml:space="preserve"> Overview of </w:t>
      </w:r>
      <w:r w:rsidR="006017F5">
        <w:rPr>
          <w:sz w:val="20"/>
          <w:szCs w:val="20"/>
        </w:rPr>
        <w:t>l</w:t>
      </w:r>
      <w:r w:rsidRPr="15EA60C0" w:rsidR="006017F5">
        <w:rPr>
          <w:sz w:val="20"/>
          <w:szCs w:val="20"/>
        </w:rPr>
        <w:t xml:space="preserve">ife </w:t>
      </w:r>
      <w:r w:rsidR="006017F5">
        <w:rPr>
          <w:sz w:val="20"/>
          <w:szCs w:val="20"/>
        </w:rPr>
        <w:t>c</w:t>
      </w:r>
      <w:r w:rsidRPr="15EA60C0" w:rsidR="006017F5">
        <w:rPr>
          <w:sz w:val="20"/>
          <w:szCs w:val="20"/>
        </w:rPr>
        <w:t xml:space="preserve">ycle </w:t>
      </w:r>
      <w:r w:rsidR="006017F5">
        <w:rPr>
          <w:sz w:val="20"/>
          <w:szCs w:val="20"/>
        </w:rPr>
        <w:t>s</w:t>
      </w:r>
      <w:r w:rsidRPr="15EA60C0" w:rsidR="006017F5">
        <w:rPr>
          <w:sz w:val="20"/>
          <w:szCs w:val="20"/>
        </w:rPr>
        <w:t xml:space="preserve">tages </w:t>
      </w:r>
      <w:r w:rsidRPr="15EA60C0">
        <w:rPr>
          <w:sz w:val="20"/>
          <w:szCs w:val="20"/>
        </w:rPr>
        <w:t xml:space="preserve">from </w:t>
      </w:r>
      <w:r w:rsidR="006017F5">
        <w:rPr>
          <w:sz w:val="20"/>
          <w:szCs w:val="20"/>
        </w:rPr>
        <w:t>r</w:t>
      </w:r>
      <w:r w:rsidRPr="15EA60C0" w:rsidR="006017F5">
        <w:rPr>
          <w:sz w:val="20"/>
          <w:szCs w:val="20"/>
        </w:rPr>
        <w:t xml:space="preserve">aw </w:t>
      </w:r>
      <w:r w:rsidRPr="15EA60C0">
        <w:rPr>
          <w:sz w:val="20"/>
          <w:szCs w:val="20"/>
        </w:rPr>
        <w:t xml:space="preserve">materials to </w:t>
      </w:r>
      <w:r w:rsidR="006017F5">
        <w:rPr>
          <w:sz w:val="20"/>
          <w:szCs w:val="20"/>
        </w:rPr>
        <w:t>e</w:t>
      </w:r>
      <w:r w:rsidRPr="15EA60C0" w:rsidR="006017F5">
        <w:rPr>
          <w:sz w:val="20"/>
          <w:szCs w:val="20"/>
        </w:rPr>
        <w:t xml:space="preserve">nd </w:t>
      </w:r>
      <w:r w:rsidRPr="15EA60C0">
        <w:rPr>
          <w:sz w:val="20"/>
          <w:szCs w:val="20"/>
        </w:rPr>
        <w:t xml:space="preserve">of </w:t>
      </w:r>
      <w:r w:rsidR="006017F5">
        <w:rPr>
          <w:sz w:val="20"/>
          <w:szCs w:val="20"/>
        </w:rPr>
        <w:t>l</w:t>
      </w:r>
      <w:r w:rsidRPr="15EA60C0">
        <w:rPr>
          <w:sz w:val="20"/>
          <w:szCs w:val="20"/>
        </w:rPr>
        <w:t xml:space="preserve">ife, including alternative </w:t>
      </w:r>
      <w:r w:rsidR="006017F5">
        <w:rPr>
          <w:sz w:val="20"/>
          <w:szCs w:val="20"/>
        </w:rPr>
        <w:t>e</w:t>
      </w:r>
      <w:r w:rsidRPr="15EA60C0" w:rsidR="006017F5">
        <w:rPr>
          <w:sz w:val="20"/>
          <w:szCs w:val="20"/>
        </w:rPr>
        <w:t xml:space="preserve">nd </w:t>
      </w:r>
      <w:r w:rsidRPr="15EA60C0">
        <w:rPr>
          <w:sz w:val="20"/>
          <w:szCs w:val="20"/>
        </w:rPr>
        <w:t xml:space="preserve">of </w:t>
      </w:r>
      <w:r w:rsidR="006017F5">
        <w:rPr>
          <w:sz w:val="20"/>
          <w:szCs w:val="20"/>
        </w:rPr>
        <w:t>l</w:t>
      </w:r>
      <w:r w:rsidRPr="15EA60C0" w:rsidR="006017F5">
        <w:rPr>
          <w:sz w:val="20"/>
          <w:szCs w:val="20"/>
        </w:rPr>
        <w:t xml:space="preserve">ife </w:t>
      </w:r>
      <w:r w:rsidRPr="15EA60C0">
        <w:rPr>
          <w:sz w:val="20"/>
          <w:szCs w:val="20"/>
        </w:rPr>
        <w:t>pathways according to Circular Economy strategies.</w:t>
      </w:r>
    </w:p>
    <w:p w:rsidR="003041DB" w:rsidP="0054422F" w:rsidRDefault="003041DB" w14:paraId="4C509DC8" w14:textId="77777777">
      <w:pPr>
        <w:pStyle w:val="JRCText"/>
        <w:jc w:val="center"/>
      </w:pPr>
      <w:r>
        <w:rPr>
          <w:noProof/>
          <w:lang w:val="en-US"/>
        </w:rPr>
        <w:drawing>
          <wp:inline distT="0" distB="0" distL="0" distR="0" wp14:anchorId="66818F25" wp14:editId="36F8A977">
            <wp:extent cx="4170491" cy="1578583"/>
            <wp:effectExtent l="0" t="0" r="190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48257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80709" cy="1582450"/>
                    </a:xfrm>
                    <a:prstGeom prst="rect">
                      <a:avLst/>
                    </a:prstGeom>
                  </pic:spPr>
                </pic:pic>
              </a:graphicData>
            </a:graphic>
          </wp:inline>
        </w:drawing>
      </w:r>
    </w:p>
    <w:p w:rsidR="003041DB" w:rsidP="003041DB" w:rsidRDefault="003041DB" w14:paraId="4BC1D7D3" w14:textId="60B1ADED">
      <w:pPr>
        <w:pStyle w:val="JRCFiguresource"/>
      </w:pPr>
      <w:r>
        <w:t xml:space="preserve">Source: </w:t>
      </w:r>
      <w:r w:rsidR="00F77A37">
        <w:rPr>
          <w:highlight w:val="green"/>
        </w:rPr>
        <w:fldChar w:fldCharType="begin"/>
      </w:r>
      <w:r w:rsidR="00F77A37">
        <w:rPr>
          <w:highlight w:val="green"/>
        </w:rPr>
        <w:instrText xml:space="preserve"> ADDIN ZOTERO_ITEM CSL_CITATION {"citationID":"m2rfxhBH","properties":{"formattedCitation":"[3]","plainCitation":"[3]","noteIndex":0},"citationItems":[{"id":1027,"uris":["http://zotero.org/groups/5272309/items/SZHAHM6E"],"itemData":{"id":1027,"type":"webpage","abstract":"The European Commission - Joint Research Centre has developed and kept updating since 2016 a modelling framework that includes the Consumption Footprint (CF) and the Domestic Footprint (CF) models, which have become established as a means for monitoring the progress of the EU’s environmental performance. The models are based on Life Cycle Assessment, and use the Environmental Footprint (EF) impact assessment method to produce a set of 16 indicators (also available as a single weighted score) to assess the environmental impacts of EU production and consumption, and compare to the planetary boundaries. This report describes how these models can be applied to generate an outlook in the framework of the Zero Pollution Action Plan (ZPAP) for 2030. This is performed via: (i) calculating the ZPAP official targets in the context of the models, (ii) integrating selected relevant and illustrative green transition measures from the targets and ambitions of the European Green Deal (iii) comparing three progressively more ambitious scenarios simulating the achievement of these measures. The results indicate that the gap is widening between the environmental impacts occurring within the EU’s borders and those linked to consumption via supply chains, that is, those that result from imports into the EU. The selected green transition measures should make progress in terms of reducing environmental impact within the EU. However, via integrating additional ambitions the EU could accelerate actions for almost all EF environmental indicators, and reduce the EU’s environmental impact of consumption even below the ZPAP 2030 targets.","container-title":"JRC Publications Repository","language":"en","note":"ISBN: 9789268238967\nISSN: 1831-9424\nDOI: 10.2760/6552881","title":"Consumption Footprint and Domestic Footprint Outlook Report 2025","URL":"https://publications.jrc.ec.europa.eu/repository/handle/JRC139655","author":[{"family":"Pasqualino","given":"Roberto"},{"family":"Valenzano","given":"Annarita"},{"family":"Chiorrini","given":"Andrea"},{"family":"Wierzgala","given":"Piotr"},{"family":"Frankowska","given":"Angelina"},{"family":"Sanye","given":"MENGUAL Esther"},{"family":"Bennett","given":"Michael John"},{"family":"Listorti","given":"Giulia"},{"family":"Sala","given":"Serenella"}],"accessed":{"date-parts":[["2025",3,4]]},"issued":{"date-parts":[["2025"]]}}}],"schema":"https://github.com/citation-style-language/schema/raw/master/csl-citation.json"} </w:instrText>
      </w:r>
      <w:r w:rsidR="00F77A37">
        <w:rPr>
          <w:highlight w:val="green"/>
        </w:rPr>
        <w:fldChar w:fldCharType="separate"/>
      </w:r>
      <w:r w:rsidRPr="00F77A37" w:rsidR="00F77A37">
        <w:rPr>
          <w:highlight w:val="green"/>
        </w:rPr>
        <w:t>[3]</w:t>
      </w:r>
      <w:r w:rsidR="00F77A37">
        <w:rPr>
          <w:highlight w:val="green"/>
        </w:rPr>
        <w:fldChar w:fldCharType="end"/>
      </w:r>
      <w:r>
        <w:t>.</w:t>
      </w:r>
    </w:p>
    <w:p w:rsidR="006017F5" w:rsidP="006017F5" w:rsidRDefault="006017F5" w14:paraId="1FA355B3" w14:textId="45B39617">
      <w:pPr>
        <w:pStyle w:val="JRCText"/>
        <w:rPr>
          <w:lang w:eastAsia="en-GB"/>
        </w:rPr>
      </w:pPr>
      <w:r w:rsidR="006017F5">
        <w:rPr>
          <w:lang w:eastAsia="en-GB"/>
        </w:rPr>
        <w:t>To perform</w:t>
      </w:r>
      <w:r w:rsidR="003041DB">
        <w:rPr>
          <w:lang w:eastAsia="en-GB"/>
        </w:rPr>
        <w:t xml:space="preserve"> environmental integrated impact assessments, specific models </w:t>
      </w:r>
      <w:r w:rsidR="006017F5">
        <w:rPr>
          <w:lang w:eastAsia="en-GB"/>
        </w:rPr>
        <w:t>can be designed to</w:t>
      </w:r>
      <w:r w:rsidR="003041DB">
        <w:rPr>
          <w:lang w:eastAsia="en-GB"/>
        </w:rPr>
        <w:t xml:space="preserve"> exploit the power of data at the EU level </w:t>
      </w:r>
      <w:r w:rsidR="006017F5">
        <w:rPr>
          <w:lang w:eastAsia="en-GB"/>
        </w:rPr>
        <w:t>and provide sound</w:t>
      </w:r>
      <w:r w:rsidR="003041DB">
        <w:rPr>
          <w:lang w:eastAsia="en-GB"/>
        </w:rPr>
        <w:t xml:space="preserve"> evidence</w:t>
      </w:r>
      <w:r w:rsidR="006017F5">
        <w:rPr>
          <w:lang w:eastAsia="en-GB"/>
        </w:rPr>
        <w:t xml:space="preserve"> support</w:t>
      </w:r>
      <w:r w:rsidR="003041DB">
        <w:rPr>
          <w:lang w:eastAsia="en-GB"/>
        </w:rPr>
        <w:t xml:space="preserve"> to policy. </w:t>
      </w:r>
      <w:r w:rsidR="006017F5">
        <w:rPr>
          <w:lang w:eastAsia="en-GB"/>
        </w:rPr>
        <w:t xml:space="preserve">The </w:t>
      </w:r>
      <w:r w:rsidRPr="7A518423" w:rsidR="006017F5">
        <w:rPr>
          <w:b w:val="1"/>
          <w:bCs w:val="1"/>
          <w:lang w:eastAsia="en-GB"/>
        </w:rPr>
        <w:t>Environmental Footprint</w:t>
      </w:r>
      <w:r w:rsidRPr="7A518423" w:rsidR="006017F5">
        <w:rPr>
          <w:b w:val="1"/>
          <w:bCs w:val="1"/>
          <w:lang w:eastAsia="en-GB"/>
        </w:rPr>
        <w:t xml:space="preserve"> </w:t>
      </w:r>
      <w:r w:rsidRPr="7A518423" w:rsidR="00366A1E">
        <w:rPr>
          <w:b w:val="1"/>
          <w:bCs w:val="1"/>
          <w:lang w:eastAsia="en-GB"/>
        </w:rPr>
        <w:t xml:space="preserve">(EF) </w:t>
      </w:r>
      <w:r w:rsidRPr="00A70447" w:rsidR="006017F5">
        <w:rPr>
          <w:lang w:eastAsia="en-GB"/>
        </w:rPr>
        <w:t xml:space="preserve">is </w:t>
      </w:r>
      <w:r w:rsidRPr="00A70447" w:rsidR="006017F5">
        <w:rPr>
          <w:lang w:eastAsia="en-GB"/>
        </w:rPr>
        <w:t>the LCA</w:t>
      </w:r>
      <w:r w:rsidRPr="7A518423" w:rsidR="006017F5">
        <w:rPr>
          <w:b w:val="1"/>
          <w:bCs w:val="1"/>
          <w:lang w:eastAsia="en-GB"/>
        </w:rPr>
        <w:t xml:space="preserve"> </w:t>
      </w:r>
      <w:r w:rsidRPr="00A70447" w:rsidR="006017F5">
        <w:rPr>
          <w:lang w:eastAsia="en-GB"/>
        </w:rPr>
        <w:t xml:space="preserve">method recommended by the European </w:t>
      </w:r>
      <w:r w:rsidRPr="006017F5" w:rsidR="006017F5">
        <w:rPr>
          <w:lang w:eastAsia="en-GB"/>
        </w:rPr>
        <w:t>Commission</w:t>
      </w:r>
      <w:r w:rsidRPr="7A518423">
        <w:rPr>
          <w:rStyle w:val="FootnoteReference"/>
          <w:lang w:eastAsia="en-GB"/>
        </w:rPr>
        <w:footnoteReference w:id="14957"/>
      </w:r>
      <w:r w:rsidR="006017F5">
        <w:rPr>
          <w:lang w:eastAsia="en-GB"/>
        </w:rPr>
        <w:t xml:space="preserve">. It </w:t>
      </w:r>
      <w:r w:rsidR="006017F5">
        <w:rPr>
          <w:lang w:eastAsia="en-GB"/>
        </w:rPr>
        <w:t xml:space="preserve">takes into account</w:t>
      </w:r>
      <w:r w:rsidR="006017F5">
        <w:rPr>
          <w:lang w:eastAsia="en-GB"/>
        </w:rPr>
        <w:t xml:space="preserve"> </w:t>
      </w:r>
      <w:r w:rsidR="003041DB">
        <w:rPr>
          <w:lang w:eastAsia="en-GB"/>
        </w:rPr>
        <w:t>16 environmental impact categories</w:t>
      </w:r>
      <w:r w:rsidR="006017F5">
        <w:rPr>
          <w:lang w:eastAsia="en-GB"/>
        </w:rPr>
        <w:t xml:space="preserve"> on air, water, land, </w:t>
      </w:r>
      <w:r w:rsidR="006017F5">
        <w:rPr>
          <w:lang w:eastAsia="en-GB"/>
        </w:rPr>
        <w:t xml:space="preserve">resources</w:t>
      </w:r>
      <w:r w:rsidR="006017F5">
        <w:rPr>
          <w:lang w:eastAsia="en-GB"/>
        </w:rPr>
        <w:t xml:space="preserve"> and toxicity</w:t>
      </w:r>
      <w:r>
        <w:rPr>
          <w:rStyle w:val="FootnoteReference"/>
          <w:lang w:eastAsia="en-GB"/>
        </w:rPr>
        <w:footnoteReference w:id="2"/>
      </w:r>
      <w:r w:rsidR="002A501C">
        <w:rPr>
          <w:lang w:eastAsia="en-GB"/>
        </w:rPr>
        <w:t>.</w:t>
      </w:r>
    </w:p>
    <w:p w:rsidR="00366A1E" w:rsidP="0054422F" w:rsidRDefault="00530C80" w14:paraId="59FBBB7D" w14:textId="7B915131">
      <w:pPr>
        <w:pStyle w:val="JRCText"/>
        <w:rPr>
          <w:lang w:eastAsia="en-GB"/>
        </w:rPr>
      </w:pPr>
      <w:r>
        <w:rPr>
          <w:lang w:eastAsia="en-GB"/>
        </w:rPr>
        <w:t xml:space="preserve">Relying </w:t>
      </w:r>
      <w:r w:rsidR="006017F5">
        <w:rPr>
          <w:lang w:eastAsia="en-GB"/>
        </w:rPr>
        <w:t xml:space="preserve">on this </w:t>
      </w:r>
      <w:r>
        <w:rPr>
          <w:lang w:eastAsia="en-GB"/>
        </w:rPr>
        <w:t>method</w:t>
      </w:r>
      <w:r w:rsidR="006017F5">
        <w:rPr>
          <w:lang w:eastAsia="en-GB"/>
        </w:rPr>
        <w:t xml:space="preserve">, </w:t>
      </w:r>
      <w:r>
        <w:rPr>
          <w:lang w:eastAsia="en-GB"/>
        </w:rPr>
        <w:t xml:space="preserve">the JRC developed a modelling framework composed of two </w:t>
      </w:r>
      <w:r w:rsidR="00DB2933">
        <w:rPr>
          <w:lang w:eastAsia="en-GB"/>
        </w:rPr>
        <w:t xml:space="preserve">simulation </w:t>
      </w:r>
      <w:r>
        <w:rPr>
          <w:lang w:eastAsia="en-GB"/>
        </w:rPr>
        <w:t>models</w:t>
      </w:r>
      <w:r w:rsidR="00DB2933">
        <w:rPr>
          <w:lang w:eastAsia="en-GB"/>
        </w:rPr>
        <w:t xml:space="preserve"> analysing EU environmental impacts by adopting complementary perspectives</w:t>
      </w:r>
      <w:r>
        <w:rPr>
          <w:lang w:eastAsia="en-GB"/>
        </w:rPr>
        <w:t>. The</w:t>
      </w:r>
      <w:r w:rsidRPr="0032042A">
        <w:rPr>
          <w:b/>
          <w:lang w:eastAsia="en-GB"/>
        </w:rPr>
        <w:t xml:space="preserve"> </w:t>
      </w:r>
      <w:r w:rsidRPr="0054422F" w:rsidR="006017F5">
        <w:rPr>
          <w:b/>
          <w:lang w:eastAsia="en-GB"/>
        </w:rPr>
        <w:t>EU Consumption Footprint (CF) model</w:t>
      </w:r>
      <w:r w:rsidR="006017F5">
        <w:rPr>
          <w:b/>
          <w:lang w:eastAsia="en-GB"/>
        </w:rPr>
        <w:t xml:space="preserve"> </w:t>
      </w:r>
      <w:r w:rsidR="006017F5">
        <w:rPr>
          <w:lang w:eastAsia="en-GB"/>
        </w:rPr>
        <w:t>considers</w:t>
      </w:r>
      <w:r w:rsidRPr="0054422F" w:rsidR="006017F5">
        <w:rPr>
          <w:lang w:eastAsia="en-GB"/>
        </w:rPr>
        <w:t xml:space="preserve"> 164 representative products</w:t>
      </w:r>
      <w:r w:rsidR="00E7647F">
        <w:rPr>
          <w:lang w:eastAsia="en-GB"/>
        </w:rPr>
        <w:t xml:space="preserve"> </w:t>
      </w:r>
      <w:r w:rsidR="00366A1E">
        <w:rPr>
          <w:lang w:eastAsia="en-GB"/>
        </w:rPr>
        <w:t xml:space="preserve">across their </w:t>
      </w:r>
      <w:r w:rsidRPr="002A501C" w:rsidR="006017F5">
        <w:rPr>
          <w:b/>
          <w:lang w:eastAsia="en-GB"/>
        </w:rPr>
        <w:t>international supply chains</w:t>
      </w:r>
      <w:r w:rsidR="00366A1E">
        <w:rPr>
          <w:lang w:eastAsia="en-GB"/>
        </w:rPr>
        <w:t xml:space="preserve"> to calculate</w:t>
      </w:r>
      <w:r w:rsidRPr="0054422F" w:rsidR="006017F5">
        <w:rPr>
          <w:lang w:eastAsia="en-GB"/>
        </w:rPr>
        <w:t xml:space="preserve"> the environmental impacts associate</w:t>
      </w:r>
      <w:r w:rsidR="002A501C">
        <w:rPr>
          <w:lang w:eastAsia="en-GB"/>
        </w:rPr>
        <w:t xml:space="preserve">d </w:t>
      </w:r>
      <w:r w:rsidR="00DB2933">
        <w:rPr>
          <w:lang w:eastAsia="en-GB"/>
        </w:rPr>
        <w:t>EU</w:t>
      </w:r>
      <w:r w:rsidR="002A501C">
        <w:rPr>
          <w:lang w:eastAsia="en-GB"/>
        </w:rPr>
        <w:t xml:space="preserve"> consumption</w:t>
      </w:r>
      <w:r w:rsidR="00DB2933">
        <w:rPr>
          <w:lang w:eastAsia="en-GB"/>
        </w:rPr>
        <w:t xml:space="preserve"> for five main areas</w:t>
      </w:r>
      <w:r w:rsidR="002A501C">
        <w:rPr>
          <w:lang w:eastAsia="en-GB"/>
        </w:rPr>
        <w:t xml:space="preserve">, namely </w:t>
      </w:r>
      <w:r w:rsidRPr="0054422F" w:rsidR="006017F5">
        <w:rPr>
          <w:lang w:eastAsia="en-GB"/>
        </w:rPr>
        <w:t>food, mobility, housing,</w:t>
      </w:r>
      <w:r w:rsidR="002A501C">
        <w:rPr>
          <w:lang w:eastAsia="en-GB"/>
        </w:rPr>
        <w:t xml:space="preserve"> household goods and appliances</w:t>
      </w:r>
      <w:r w:rsidRPr="0054422F" w:rsidR="006017F5">
        <w:rPr>
          <w:lang w:eastAsia="en-GB"/>
        </w:rPr>
        <w:t>.</w:t>
      </w:r>
      <w:r w:rsidR="006017F5">
        <w:rPr>
          <w:lang w:eastAsia="en-GB"/>
        </w:rPr>
        <w:t xml:space="preserve"> In addition, the </w:t>
      </w:r>
      <w:r w:rsidRPr="0054422F" w:rsidR="006017F5">
        <w:rPr>
          <w:b/>
          <w:lang w:eastAsia="en-GB"/>
        </w:rPr>
        <w:t>EU Domestic Footprint (DF) model</w:t>
      </w:r>
      <w:r w:rsidR="006017F5">
        <w:rPr>
          <w:b/>
          <w:lang w:eastAsia="en-GB"/>
        </w:rPr>
        <w:t xml:space="preserve"> </w:t>
      </w:r>
      <w:r w:rsidR="006017F5">
        <w:rPr>
          <w:lang w:eastAsia="en-GB"/>
        </w:rPr>
        <w:t>adopts</w:t>
      </w:r>
      <w:r w:rsidRPr="0032042A" w:rsidR="006017F5">
        <w:rPr>
          <w:lang w:eastAsia="en-GB"/>
        </w:rPr>
        <w:t xml:space="preserve"> a </w:t>
      </w:r>
      <w:r w:rsidRPr="001D3A70" w:rsidR="006017F5">
        <w:rPr>
          <w:b/>
          <w:lang w:eastAsia="en-GB"/>
        </w:rPr>
        <w:t>production</w:t>
      </w:r>
      <w:r w:rsidRPr="0032042A" w:rsidR="006017F5">
        <w:rPr>
          <w:lang w:eastAsia="en-GB"/>
        </w:rPr>
        <w:t xml:space="preserve"> </w:t>
      </w:r>
      <w:r w:rsidRPr="002A501C" w:rsidR="006017F5">
        <w:rPr>
          <w:b/>
          <w:lang w:eastAsia="en-GB"/>
        </w:rPr>
        <w:t>and territorial-based perspective</w:t>
      </w:r>
      <w:r w:rsidRPr="0054422F" w:rsidDel="0032042A" w:rsidR="006017F5">
        <w:rPr>
          <w:lang w:eastAsia="en-GB"/>
        </w:rPr>
        <w:t xml:space="preserve"> </w:t>
      </w:r>
      <w:r w:rsidR="006017F5">
        <w:rPr>
          <w:lang w:eastAsia="en-GB"/>
        </w:rPr>
        <w:t>to assess</w:t>
      </w:r>
      <w:r w:rsidRPr="0032042A" w:rsidR="006017F5">
        <w:rPr>
          <w:lang w:eastAsia="en-GB"/>
        </w:rPr>
        <w:t xml:space="preserve"> the environmental impacts associated to emissions and resource extraction occurring within a Member State boundary</w:t>
      </w:r>
      <w:r w:rsidR="006017F5">
        <w:rPr>
          <w:lang w:eastAsia="en-GB"/>
        </w:rPr>
        <w:t xml:space="preserve">, up to </w:t>
      </w:r>
      <w:r w:rsidRPr="0032042A" w:rsidR="006017F5">
        <w:rPr>
          <w:lang w:eastAsia="en-GB"/>
        </w:rPr>
        <w:t>the whole EU.</w:t>
      </w:r>
      <w:r w:rsidR="00D66C61">
        <w:rPr>
          <w:lang w:eastAsia="en-GB"/>
        </w:rPr>
        <w:t xml:space="preserve"> </w:t>
      </w:r>
      <w:r>
        <w:rPr>
          <w:lang w:eastAsia="en-GB"/>
        </w:rPr>
        <w:t>For both models, t</w:t>
      </w:r>
      <w:r w:rsidRPr="00D66C61">
        <w:rPr>
          <w:lang w:eastAsia="en-GB"/>
        </w:rPr>
        <w:t xml:space="preserve">he resulting </w:t>
      </w:r>
      <w:r w:rsidR="00DB2933">
        <w:rPr>
          <w:lang w:eastAsia="en-GB"/>
        </w:rPr>
        <w:t xml:space="preserve">environmental </w:t>
      </w:r>
      <w:r>
        <w:rPr>
          <w:lang w:eastAsia="en-GB"/>
        </w:rPr>
        <w:t>impacts</w:t>
      </w:r>
      <w:r w:rsidR="00DB2933">
        <w:rPr>
          <w:lang w:eastAsia="en-GB"/>
        </w:rPr>
        <w:t xml:space="preserve"> are</w:t>
      </w:r>
      <w:r>
        <w:rPr>
          <w:lang w:eastAsia="en-GB"/>
        </w:rPr>
        <w:t xml:space="preserve"> derived according to </w:t>
      </w:r>
      <w:r w:rsidRPr="00D66C61">
        <w:rPr>
          <w:lang w:eastAsia="en-GB"/>
        </w:rPr>
        <w:t>the 16 impact categories</w:t>
      </w:r>
      <w:r w:rsidRPr="00DB2933" w:rsidR="00DB2933">
        <w:rPr>
          <w:lang w:eastAsia="en-GB"/>
        </w:rPr>
        <w:t xml:space="preserve"> </w:t>
      </w:r>
      <w:r w:rsidR="00DB2933">
        <w:rPr>
          <w:lang w:eastAsia="en-GB"/>
        </w:rPr>
        <w:t>of the EF method. These</w:t>
      </w:r>
      <w:r>
        <w:rPr>
          <w:lang w:eastAsia="en-GB"/>
        </w:rPr>
        <w:t xml:space="preserve"> can also be </w:t>
      </w:r>
      <w:r w:rsidR="00DB2933">
        <w:rPr>
          <w:lang w:eastAsia="en-GB"/>
        </w:rPr>
        <w:t>aggregated</w:t>
      </w:r>
      <w:r>
        <w:rPr>
          <w:lang w:eastAsia="en-GB"/>
        </w:rPr>
        <w:t xml:space="preserve"> as</w:t>
      </w:r>
      <w:r w:rsidRPr="00D66C61">
        <w:rPr>
          <w:lang w:eastAsia="en-GB"/>
        </w:rPr>
        <w:t xml:space="preserve"> a single weighted score</w:t>
      </w:r>
      <w:r>
        <w:rPr>
          <w:lang w:eastAsia="en-GB"/>
        </w:rPr>
        <w:t xml:space="preserve"> indicator, which is </w:t>
      </w:r>
      <w:r w:rsidR="001D3A70">
        <w:rPr>
          <w:lang w:eastAsia="en-GB"/>
        </w:rPr>
        <w:t>currently used</w:t>
      </w:r>
      <w:r w:rsidR="007D41B8">
        <w:rPr>
          <w:lang w:eastAsia="en-GB"/>
        </w:rPr>
        <w:t xml:space="preserve"> </w:t>
      </w:r>
      <w:r w:rsidR="001D3A70">
        <w:rPr>
          <w:lang w:eastAsia="en-GB"/>
        </w:rPr>
        <w:t>for monitoring in different</w:t>
      </w:r>
      <w:r w:rsidR="007D41B8">
        <w:rPr>
          <w:lang w:eastAsia="en-GB"/>
        </w:rPr>
        <w:t xml:space="preserve"> </w:t>
      </w:r>
      <w:r w:rsidR="00DB2933">
        <w:rPr>
          <w:lang w:eastAsia="en-GB"/>
        </w:rPr>
        <w:t xml:space="preserve">EU </w:t>
      </w:r>
      <w:r w:rsidR="007D41B8">
        <w:rPr>
          <w:lang w:eastAsia="en-GB"/>
        </w:rPr>
        <w:t>policy frameworks</w:t>
      </w:r>
      <w:r w:rsidR="00DB2933">
        <w:rPr>
          <w:lang w:eastAsia="en-GB"/>
        </w:rPr>
        <w:t xml:space="preserve">. </w:t>
      </w:r>
      <w:r w:rsidR="00642DAC">
        <w:rPr>
          <w:lang w:eastAsia="en-GB"/>
        </w:rPr>
        <w:t>These include the</w:t>
      </w:r>
      <w:r w:rsidR="007D41B8">
        <w:rPr>
          <w:lang w:eastAsia="en-GB"/>
        </w:rPr>
        <w:t xml:space="preserve"> 8</w:t>
      </w:r>
      <w:r w:rsidRPr="001D3A70" w:rsidR="007D41B8">
        <w:rPr>
          <w:vertAlign w:val="superscript"/>
          <w:lang w:eastAsia="en-GB"/>
        </w:rPr>
        <w:t>th</w:t>
      </w:r>
      <w:r w:rsidR="007D41B8">
        <w:rPr>
          <w:lang w:eastAsia="en-GB"/>
        </w:rPr>
        <w:t xml:space="preserve"> Environmental Action Programme</w:t>
      </w:r>
      <w:r w:rsidR="00BC121B">
        <w:rPr>
          <w:lang w:eastAsia="en-GB"/>
        </w:rPr>
        <w:t xml:space="preserve"> </w:t>
      </w:r>
      <w:r w:rsidR="00A4235C">
        <w:rPr>
          <w:highlight w:val="green"/>
          <w:lang w:eastAsia="en-GB"/>
        </w:rPr>
        <w:fldChar w:fldCharType="begin"/>
      </w:r>
      <w:r w:rsidR="00A4235C">
        <w:rPr>
          <w:highlight w:val="green"/>
          <w:lang w:eastAsia="en-GB"/>
        </w:rPr>
        <w:instrText xml:space="preserve"> ADDIN ZOTERO_ITEM CSL_CITATION {"citationID":"Q2eHBU6D","properties":{"formattedCitation":"[4]","plainCitation":"[4]","noteIndex":0},"citationItems":[{"id":20,"uris":["http://zotero.org/users/16575521/items/SGJRPYNX"],"itemData":{"id":20,"type":"bill","language":"en","title":"COMMUNICATION FROM THE COMMISSION TO THE EUROPEAN PARLIAMENT, THE COUNCIL, THE EUROPEAN ECONOMIC AND SOCIAL COMMITTEE AND THE COMMITTEE OF THE REGIONS On making sustainable products the norm","URL":"https://eur-lex.europa.eu/legal-content/EN/TXT/?uri=CELEX%3A52022DC0140","author":[{"literal":"European Commission"}],"accessed":{"date-parts":[["2024",3,26]]},"issued":{"date-parts":[["2022"]]}}}],"schema":"https://github.com/citation-style-language/schema/raw/master/csl-citation.json"} </w:instrText>
      </w:r>
      <w:r w:rsidR="00A4235C">
        <w:rPr>
          <w:highlight w:val="green"/>
          <w:lang w:eastAsia="en-GB"/>
        </w:rPr>
        <w:fldChar w:fldCharType="separate"/>
      </w:r>
      <w:r w:rsidRPr="00A4235C" w:rsidR="00A4235C">
        <w:rPr>
          <w:highlight w:val="green"/>
        </w:rPr>
        <w:t>[4]</w:t>
      </w:r>
      <w:r w:rsidR="00A4235C">
        <w:rPr>
          <w:highlight w:val="green"/>
          <w:lang w:eastAsia="en-GB"/>
        </w:rPr>
        <w:fldChar w:fldCharType="end"/>
      </w:r>
      <w:r w:rsidR="007D41B8">
        <w:rPr>
          <w:lang w:eastAsia="en-GB"/>
        </w:rPr>
        <w:t xml:space="preserve">, </w:t>
      </w:r>
      <w:r w:rsidR="00642DAC">
        <w:rPr>
          <w:lang w:eastAsia="en-GB"/>
        </w:rPr>
        <w:t xml:space="preserve">the </w:t>
      </w:r>
      <w:r w:rsidR="007D41B8">
        <w:rPr>
          <w:lang w:eastAsia="en-GB"/>
        </w:rPr>
        <w:t>Zero Pollution Action Plan</w:t>
      </w:r>
      <w:r w:rsidR="0092766E">
        <w:rPr>
          <w:lang w:eastAsia="en-GB"/>
        </w:rPr>
        <w:t xml:space="preserve"> </w:t>
      </w:r>
      <w:r w:rsidR="00A4235C">
        <w:rPr>
          <w:highlight w:val="green"/>
          <w:lang w:eastAsia="en-GB"/>
        </w:rPr>
        <w:fldChar w:fldCharType="begin"/>
      </w:r>
      <w:r w:rsidR="00A4235C">
        <w:rPr>
          <w:highlight w:val="green"/>
          <w:lang w:eastAsia="en-GB"/>
        </w:rPr>
        <w:instrText xml:space="preserve"> ADDIN ZOTERO_ITEM CSL_CITATION {"citationID":"XW6GMjsn","properties":{"formattedCitation":"[5]","plainCitation":"[5]","noteIndex":0},"citationItems":[{"id":19,"uris":["http://zotero.org/users/16575521/items/GCPMNNFX"],"itemData":{"id":19,"type":"bill","language":"en","title":"COMMUNICATION FROM THE COMMISSION TO THE EUROPEAN PARLIAMENT, THE COUNCIL, THE EUROPEAN ECONOMIC AND SOCIAL COMMITTEE AND THE COMMITTEE OF THE REGIONS Pathway to a Healthy Planet for All EU Action Plan: 'Towards Zero Pollution for Air, Water and Soil'","title-short":"COMMUNICATION FROM THE COMMISSION TO THE EUROPEAN PARLIAMENT, THE COUNCIL, THE EUROPEAN ECONOMIC AND SOCIAL COMMITTEE AND THE COMMITTEE OF THE REGIONS Pathway to a Healthy Planet for All EU Action Plan","URL":"https://eur-lex.europa.eu/legal-content/EN/TXT/?uri=CELEX%3A52021DC0400","author":[{"literal":"European Commission"}],"accessed":{"date-parts":[["2024",3,26]]},"issued":{"date-parts":[["2021"]]}}}],"schema":"https://github.com/citation-style-language/schema/raw/master/csl-citation.json"} </w:instrText>
      </w:r>
      <w:r w:rsidR="00A4235C">
        <w:rPr>
          <w:highlight w:val="green"/>
          <w:lang w:eastAsia="en-GB"/>
        </w:rPr>
        <w:fldChar w:fldCharType="separate"/>
      </w:r>
      <w:r w:rsidRPr="00A4235C" w:rsidR="00A4235C">
        <w:rPr>
          <w:highlight w:val="green"/>
        </w:rPr>
        <w:t>[5]</w:t>
      </w:r>
      <w:r w:rsidR="00A4235C">
        <w:rPr>
          <w:highlight w:val="green"/>
          <w:lang w:eastAsia="en-GB"/>
        </w:rPr>
        <w:fldChar w:fldCharType="end"/>
      </w:r>
      <w:r w:rsidR="00642DAC">
        <w:rPr>
          <w:lang w:eastAsia="en-GB"/>
        </w:rPr>
        <w:t>,</w:t>
      </w:r>
      <w:r w:rsidR="002D2B18">
        <w:rPr>
          <w:lang w:eastAsia="en-GB"/>
        </w:rPr>
        <w:t xml:space="preserve"> </w:t>
      </w:r>
      <w:r w:rsidR="00E911E7">
        <w:rPr>
          <w:lang w:eastAsia="en-GB"/>
        </w:rPr>
        <w:t xml:space="preserve">the </w:t>
      </w:r>
      <w:r w:rsidR="00BC121B">
        <w:rPr>
          <w:lang w:eastAsia="en-GB"/>
        </w:rPr>
        <w:t xml:space="preserve">EU </w:t>
      </w:r>
      <w:r w:rsidR="002D2B18">
        <w:rPr>
          <w:lang w:eastAsia="en-GB"/>
        </w:rPr>
        <w:t>Sustainable Development Goals</w:t>
      </w:r>
      <w:r w:rsidR="00BC121B">
        <w:rPr>
          <w:lang w:eastAsia="en-GB"/>
        </w:rPr>
        <w:t xml:space="preserve"> monitoring framework </w:t>
      </w:r>
      <w:r w:rsidR="00F936A7">
        <w:rPr>
          <w:highlight w:val="green"/>
          <w:lang w:eastAsia="en-GB"/>
        </w:rPr>
        <w:fldChar w:fldCharType="begin"/>
      </w:r>
      <w:r w:rsidR="00F936A7">
        <w:rPr>
          <w:highlight w:val="green"/>
          <w:lang w:eastAsia="en-GB"/>
        </w:rPr>
        <w:instrText xml:space="preserve"> ADDIN ZOTERO_ITEM CSL_CITATION {"citationID":"54F1lf73","properties":{"formattedCitation":"[6]","plainCitation":"[6]","noteIndex":0},"citationItems":[{"id":145,"uris":["http://zotero.org/users/16575521/items/CINJ6BMU"],"itemData":{"id":145,"type":"report","language":"en","source":"Zotero","title":"EU SDG Indicator set 2024: result of hte review in preparation of the 2024 edition of the EU SDG monitoring report.","URL":"https://ec.europa.eu/eurostat/documents/276524/18322024/EU-SDG-indicator-review-report-2024.pdf/5b307664-876a-202c-60b5-aeb5b08424f3?t=1706279846855","author":[{"literal":"Eurostat"}],"accessed":{"date-parts":[["2024",4,8]]},"issued":{"date-parts":[["2024"]]}}}],"schema":"https://github.com/citation-style-language/schema/raw/master/csl-citation.json"} </w:instrText>
      </w:r>
      <w:r w:rsidR="00F936A7">
        <w:rPr>
          <w:highlight w:val="green"/>
          <w:lang w:eastAsia="en-GB"/>
        </w:rPr>
        <w:fldChar w:fldCharType="separate"/>
      </w:r>
      <w:r w:rsidRPr="00F936A7" w:rsidR="00F936A7">
        <w:rPr>
          <w:highlight w:val="green"/>
        </w:rPr>
        <w:t>[6]</w:t>
      </w:r>
      <w:r w:rsidR="00F936A7">
        <w:rPr>
          <w:highlight w:val="green"/>
          <w:lang w:eastAsia="en-GB"/>
        </w:rPr>
        <w:fldChar w:fldCharType="end"/>
      </w:r>
      <w:r w:rsidR="002D2B18">
        <w:rPr>
          <w:lang w:eastAsia="en-GB"/>
        </w:rPr>
        <w:t xml:space="preserve">, </w:t>
      </w:r>
      <w:r w:rsidR="00E911E7">
        <w:rPr>
          <w:lang w:eastAsia="en-GB"/>
        </w:rPr>
        <w:t xml:space="preserve">the </w:t>
      </w:r>
      <w:r w:rsidR="00BC121B">
        <w:rPr>
          <w:lang w:eastAsia="en-GB"/>
        </w:rPr>
        <w:t xml:space="preserve">EU </w:t>
      </w:r>
      <w:r w:rsidRPr="00BC121B" w:rsidR="00BC121B">
        <w:rPr>
          <w:lang w:eastAsia="en-GB"/>
        </w:rPr>
        <w:t xml:space="preserve">Circular </w:t>
      </w:r>
      <w:r w:rsidR="00E911E7">
        <w:rPr>
          <w:lang w:eastAsia="en-GB"/>
        </w:rPr>
        <w:t>E</w:t>
      </w:r>
      <w:r w:rsidRPr="00BC121B" w:rsidR="00E911E7">
        <w:rPr>
          <w:lang w:eastAsia="en-GB"/>
        </w:rPr>
        <w:t xml:space="preserve">conomy </w:t>
      </w:r>
      <w:r w:rsidRPr="00BC121B" w:rsidR="00BC121B">
        <w:rPr>
          <w:lang w:eastAsia="en-GB"/>
        </w:rPr>
        <w:t xml:space="preserve">monitoring framework </w:t>
      </w:r>
      <w:r w:rsidR="00A4235C">
        <w:rPr>
          <w:highlight w:val="green"/>
          <w:lang w:eastAsia="en-GB"/>
        </w:rPr>
        <w:fldChar w:fldCharType="begin"/>
      </w:r>
      <w:r w:rsidR="00F936A7">
        <w:rPr>
          <w:highlight w:val="green"/>
          <w:lang w:eastAsia="en-GB"/>
        </w:rPr>
        <w:instrText xml:space="preserve"> ADDIN ZOTERO_ITEM CSL_CITATION {"citationID":"tugOkLZv","properties":{"formattedCitation":"[7]","plainCitation":"[7]","noteIndex":0},"citationItems":[{"id":136,"uris":["http://zotero.org/users/16575521/items/MMSFS6BE"],"itemData":{"id":136,"type":"webpage","abstract":"Explore our monitoring framework which helps you to easily evaluate your country's situation towards a circular economy by displaying an overview of relevant indicators.","language":"en","title":"Circular economy monitoring framework","URL":"https://ec.europa.eu/eurostat/cache/scoreboards/circular-economy/","author":[{"literal":"Eurostat"}],"accessed":{"date-parts":[["2024",4,8]]},"issued":{"date-parts":[["2024"]]}}}],"schema":"https://github.com/citation-style-language/schema/raw/master/csl-citation.json"} </w:instrText>
      </w:r>
      <w:r w:rsidR="00A4235C">
        <w:rPr>
          <w:highlight w:val="green"/>
          <w:lang w:eastAsia="en-GB"/>
        </w:rPr>
        <w:fldChar w:fldCharType="separate"/>
      </w:r>
      <w:r w:rsidRPr="00F936A7" w:rsidR="00F936A7">
        <w:rPr>
          <w:highlight w:val="green"/>
        </w:rPr>
        <w:t>[7]</w:t>
      </w:r>
      <w:r w:rsidR="00A4235C">
        <w:rPr>
          <w:highlight w:val="green"/>
          <w:lang w:eastAsia="en-GB"/>
        </w:rPr>
        <w:fldChar w:fldCharType="end"/>
      </w:r>
      <w:r w:rsidR="00E911E7">
        <w:rPr>
          <w:lang w:eastAsia="en-GB"/>
        </w:rPr>
        <w:t>, the</w:t>
      </w:r>
      <w:r w:rsidR="00BC121B">
        <w:rPr>
          <w:lang w:eastAsia="en-GB"/>
        </w:rPr>
        <w:t xml:space="preserve"> </w:t>
      </w:r>
      <w:r w:rsidR="002D2B18">
        <w:rPr>
          <w:lang w:eastAsia="en-GB"/>
        </w:rPr>
        <w:t>Resilience Dashboard</w:t>
      </w:r>
      <w:r w:rsidR="00086FF8">
        <w:rPr>
          <w:lang w:eastAsia="en-GB"/>
        </w:rPr>
        <w:t xml:space="preserve"> </w:t>
      </w:r>
      <w:r w:rsidR="00A4235C">
        <w:rPr>
          <w:highlight w:val="green"/>
          <w:lang w:eastAsia="en-GB"/>
        </w:rPr>
        <w:fldChar w:fldCharType="begin"/>
      </w:r>
      <w:r w:rsidR="00F936A7">
        <w:rPr>
          <w:highlight w:val="green"/>
          <w:lang w:eastAsia="en-GB"/>
        </w:rPr>
        <w:instrText xml:space="preserve"> ADDIN ZOTERO_ITEM CSL_CITATION {"citationID":"iXO3e7WB","properties":{"formattedCitation":"[8]","plainCitation":"[8]","noteIndex":0},"citationItems":[{"id":125,"uris":["http://zotero.org/users/16575521/items/QYBSKNG9"],"itemData":{"id":125,"type":"webpage","abstract":"Resilience Dashboards","language":"en","title":"Resilience Dashboards","URL":"https://commission.europa.eu/strategy-and-policy/strategic-planning/strategic-foresight/2020-strategic-foresight-report/resilience-dashboards_en","author":[{"literal":"European Commission"}],"accessed":{"date-parts":[["2024",4,8]]},"issued":{"date-parts":[["2023"]]}}}],"schema":"https://github.com/citation-style-language/schema/raw/master/csl-citation.json"} </w:instrText>
      </w:r>
      <w:r w:rsidR="00A4235C">
        <w:rPr>
          <w:highlight w:val="green"/>
          <w:lang w:eastAsia="en-GB"/>
        </w:rPr>
        <w:fldChar w:fldCharType="separate"/>
      </w:r>
      <w:r w:rsidRPr="00F936A7" w:rsidR="00F936A7">
        <w:rPr>
          <w:highlight w:val="green"/>
        </w:rPr>
        <w:t>[8]</w:t>
      </w:r>
      <w:r w:rsidR="00A4235C">
        <w:rPr>
          <w:highlight w:val="green"/>
          <w:lang w:eastAsia="en-GB"/>
        </w:rPr>
        <w:fldChar w:fldCharType="end"/>
      </w:r>
      <w:r w:rsidR="00E911E7">
        <w:rPr>
          <w:lang w:eastAsia="en-GB"/>
        </w:rPr>
        <w:t xml:space="preserve">, and the EU Food System Monitoring Dashboard </w:t>
      </w:r>
      <w:r w:rsidR="00A4235C">
        <w:rPr>
          <w:highlight w:val="green"/>
          <w:lang w:eastAsia="en-GB"/>
        </w:rPr>
        <w:fldChar w:fldCharType="begin"/>
      </w:r>
      <w:r w:rsidR="00F936A7">
        <w:rPr>
          <w:highlight w:val="green"/>
          <w:lang w:eastAsia="en-GB"/>
        </w:rPr>
        <w:instrText xml:space="preserve"> ADDIN ZOTERO_ITEM CSL_CITATION {"citationID":"WPswkJUb","properties":{"formattedCitation":"[9]","plainCitation":"[9]","noteIndex":0},"citationItems":[{"id":1281,"uris":["http://zotero.org/groups/5272309/items/MV8C549K"],"itemData":{"id":1281,"type":"webpage","abstract":"The Joint Research Centre (JRC) the European Commission service providing evidence-based science and knowledge to support EU policies has set up its first monitoring framework to provide information on progress towards a fair, healthy and environmentally friendly food system, built on a set of environmental, economic and social (including health) indicators. More than 350 indicators on underpinning policies were screened and their suitability assessed for the intended objective. The selected indicators have been visualised in a monitoring dashboard, an information system and a communication tool created by the JRC. This report summarises the main steps taken to develop the system, the principles governing the selection of the indicators and plans for further work. This EU monitoring framework does not constitute a final product. The various Commission services acknowledge data gaps and intend to address them to ensure a more comprehensive approach and reflect new policy priorities. The monitoring framework will provide policymakers, stakeholders and citizens with relevant information about the sustainability of the EU food system. Considering the significant impact of the food system on the EU economy and citizens, the monitoring tool intends to assess the cumulative impact of all actions related to competitiveness, the environment and health in the EU.","container-title":"JRC Publications Repository","language":"en","note":"ISBN: 9789268189108\nISSN: 1831-9424\nDOI: 10.2760/94456","title":"EU food system monitoring framework. From concepts to indicators","URL":"https://publications.jrc.ec.europa.eu/repository/handle/JRC137971","author":[{"family":"Tóth","given":"Katalin"},{"family":"Acs","given":"Szvetlana"},{"family":"Aschberger","given":"Karin"},{"family":"Barbero","given":"VIGNOLA Giulia"},{"family":"Bopp","given":"Stephanie"},{"family":"Caivano","given":"Arnaldo"},{"family":"Catarino","given":"Rui"},{"family":"Dominguez","given":"TORREIRO Marcos"},{"family":"Druon","given":"Jean-Noel"},{"family":"De","given":"LAURENTIIS Valeria"},{"family":"Di","given":"MARCANTONIO Federica"},{"family":"De","given":"JONG Beyhan"},{"family":"Ermolli","given":"Monica"},{"family":"Guerrero","given":"Irene"},{"family":"Gurria","given":"Patricia"},{"family":"Leite","given":"Joao"},{"family":"Liquete","given":"Camino"},{"family":"Maffettone","given":"Roberta"},{"family":"M'barek","given":"Robert"},{"family":"Olvedy","given":"Michael"},{"family":"Panagos","given":"Panos"},{"family":"Puerta","given":"PINERO Carolina"},{"family":"Robuchon","given":"Marine"},{"family":"Sanye","given":"MENGUAL Esther"},{"family":"Smallenbroek","given":"Oscar"},{"family":"Tamosiunas","given":"Saulius"},{"family":"Wollgast","given":"Jan"},{"family":"Proietti","given":"Ilaria"}],"accessed":{"date-parts":[["2025",3,4]]},"issued":{"date-parts":[["2024"]]}}}],"schema":"https://github.com/citation-style-language/schema/raw/master/csl-citation.json"} </w:instrText>
      </w:r>
      <w:r w:rsidR="00A4235C">
        <w:rPr>
          <w:highlight w:val="green"/>
          <w:lang w:eastAsia="en-GB"/>
        </w:rPr>
        <w:fldChar w:fldCharType="separate"/>
      </w:r>
      <w:r w:rsidRPr="00F936A7" w:rsidR="00F936A7">
        <w:rPr>
          <w:highlight w:val="green"/>
        </w:rPr>
        <w:t>[9]</w:t>
      </w:r>
      <w:r w:rsidR="00A4235C">
        <w:rPr>
          <w:highlight w:val="green"/>
          <w:lang w:eastAsia="en-GB"/>
        </w:rPr>
        <w:fldChar w:fldCharType="end"/>
      </w:r>
      <w:r w:rsidR="00086FF8">
        <w:rPr>
          <w:lang w:eastAsia="en-GB"/>
        </w:rPr>
        <w:t>. Data are available in the European Platform for Life Cycle Assessment (EPLCA)</w:t>
      </w:r>
      <w:r w:rsidR="002D2B18">
        <w:rPr>
          <w:lang w:eastAsia="en-GB"/>
        </w:rPr>
        <w:t xml:space="preserve"> </w:t>
      </w:r>
      <w:r w:rsidR="00A4235C">
        <w:rPr>
          <w:highlight w:val="green"/>
          <w:lang w:eastAsia="en-GB"/>
        </w:rPr>
        <w:fldChar w:fldCharType="begin"/>
      </w:r>
      <w:r w:rsidR="00F936A7">
        <w:rPr>
          <w:highlight w:val="green"/>
          <w:lang w:eastAsia="en-GB"/>
        </w:rPr>
        <w:instrText xml:space="preserve"> ADDIN ZOTERO_ITEM CSL_CITATION {"citationID":"jpF1eswg","properties":{"formattedCitation":"[10]","plainCitation":"[10]","noteIndex":0},"citationItems":[{"id":1272,"uris":["http://zotero.org/groups/5272309/items/TB8QFNKM"],"itemData":{"id":1272,"type":"webpage","title":"Consumption Footprint Platform | EPLCA","URL":"https://eplca.jrc.ec.europa.eu/ConsumptionFootprintPlatform.html","author":[{"literal":"EUROPEAN COMMISSION Joint Research Centre"}],"accessed":{"date-parts":[["2025",3,4]]},"issued":{"date-parts":[["2025"]]}}}],"schema":"https://github.com/citation-style-language/schema/raw/master/csl-citation.json"} </w:instrText>
      </w:r>
      <w:r w:rsidR="00A4235C">
        <w:rPr>
          <w:highlight w:val="green"/>
          <w:lang w:eastAsia="en-GB"/>
        </w:rPr>
        <w:fldChar w:fldCharType="separate"/>
      </w:r>
      <w:r w:rsidRPr="00F936A7" w:rsidR="00F936A7">
        <w:rPr>
          <w:highlight w:val="green"/>
        </w:rPr>
        <w:t>[10]</w:t>
      </w:r>
      <w:r w:rsidR="00A4235C">
        <w:rPr>
          <w:highlight w:val="green"/>
          <w:lang w:eastAsia="en-GB"/>
        </w:rPr>
        <w:fldChar w:fldCharType="end"/>
      </w:r>
      <w:r w:rsidRPr="3C268C33" w:rsidR="007D41B8">
        <w:rPr>
          <w:lang w:eastAsia="en-GB"/>
        </w:rPr>
        <w:t>.</w:t>
      </w:r>
      <w:r>
        <w:rPr>
          <w:lang w:eastAsia="en-GB"/>
        </w:rPr>
        <w:t xml:space="preserve"> </w:t>
      </w:r>
    </w:p>
    <w:p w:rsidR="00F14012" w:rsidP="0054422F" w:rsidRDefault="3367164D" w14:paraId="09B81AA8" w14:textId="62AE2856">
      <w:pPr>
        <w:pStyle w:val="JRCText"/>
        <w:rPr>
          <w:lang w:eastAsia="en-GB"/>
        </w:rPr>
      </w:pPr>
      <w:r w:rsidRPr="6F5F1520" w:rsidR="3367164D">
        <w:rPr>
          <w:lang w:eastAsia="en-GB"/>
        </w:rPr>
        <w:t xml:space="preserve">One important strength of </w:t>
      </w:r>
      <w:r w:rsidRPr="6F5F1520" w:rsidR="1628F21E">
        <w:rPr>
          <w:lang w:eastAsia="en-GB"/>
        </w:rPr>
        <w:t>the CF and DF</w:t>
      </w:r>
      <w:r w:rsidRPr="6F5F1520" w:rsidR="3367164D">
        <w:rPr>
          <w:lang w:eastAsia="en-GB"/>
        </w:rPr>
        <w:t xml:space="preserve"> indicators is that they can be compared with the planetary boundaries framework.</w:t>
      </w:r>
      <w:r w:rsidRPr="6F5F1520" w:rsidR="532D1431">
        <w:rPr>
          <w:lang w:eastAsia="en-GB"/>
        </w:rPr>
        <w:t xml:space="preserve"> </w:t>
      </w:r>
      <w:r w:rsidRPr="7A518423" w:rsidR="532D1431">
        <w:rPr>
          <w:b w:val="1"/>
          <w:bCs w:val="1"/>
          <w:lang w:eastAsia="en-GB"/>
        </w:rPr>
        <w:t>Planetary boundaries</w:t>
      </w:r>
      <w:r w:rsidRPr="6F5F1520" w:rsidR="532D1431">
        <w:rPr>
          <w:lang w:eastAsia="en-GB"/>
        </w:rPr>
        <w:t xml:space="preserve"> are the safe </w:t>
      </w:r>
      <w:r w:rsidR="00600CC6">
        <w:rPr>
          <w:lang w:eastAsia="en-GB"/>
        </w:rPr>
        <w:t xml:space="preserve">self-regulating environmental </w:t>
      </w:r>
      <w:r w:rsidRPr="6F5F1520" w:rsidR="532D1431">
        <w:rPr>
          <w:lang w:eastAsia="en-GB"/>
        </w:rPr>
        <w:t>limits</w:t>
      </w:r>
      <w:r w:rsidR="00600CC6">
        <w:rPr>
          <w:rStyle w:val="FootnoteReference"/>
          <w:lang w:eastAsia="en-GB"/>
        </w:rPr>
        <w:footnoteReference w:id="3"/>
      </w:r>
      <w:r w:rsidRPr="6F5F1520" w:rsidR="532D1431">
        <w:rPr>
          <w:lang w:eastAsia="en-GB"/>
        </w:rPr>
        <w:t xml:space="preserve"> for human pressure</w:t>
      </w:r>
      <w:r w:rsidR="00600CC6">
        <w:rPr>
          <w:lang w:eastAsia="en-GB"/>
        </w:rPr>
        <w:t>s</w:t>
      </w:r>
      <w:r w:rsidRPr="6F5F1520" w:rsidR="532D1431">
        <w:rPr>
          <w:lang w:eastAsia="en-GB"/>
        </w:rPr>
        <w:t xml:space="preserve"> which together maintain a stable and resilient Earth.</w:t>
      </w:r>
      <w:r w:rsidRPr="6F5F1520" w:rsidR="02AEBD16">
        <w:rPr>
          <w:lang w:eastAsia="en-GB"/>
        </w:rPr>
        <w:t xml:space="preserve"> </w:t>
      </w:r>
      <w:r w:rsidRPr="6F5F1520" w:rsidR="3367164D">
        <w:rPr>
          <w:lang w:eastAsia="en-GB"/>
        </w:rPr>
        <w:t xml:space="preserve">The EU’s </w:t>
      </w:r>
      <w:r w:rsidRPr="6F5F1520" w:rsidR="3367164D">
        <w:rPr>
          <w:b w:val="1"/>
          <w:bCs w:val="1"/>
          <w:lang w:eastAsia="en-GB"/>
        </w:rPr>
        <w:t>Eighth Environment Action Programme</w:t>
      </w:r>
      <w:r w:rsidRPr="6F5F1520" w:rsidR="3367164D">
        <w:rPr>
          <w:lang w:eastAsia="en-GB"/>
        </w:rPr>
        <w:t xml:space="preserve"> (8th EAP) calls for the EU to significantly reduce by 2030 its consumption footprint, and to </w:t>
      </w:r>
      <w:r w:rsidRPr="6F5F1520" w:rsidR="3367164D">
        <w:rPr>
          <w:b w:val="1"/>
          <w:bCs w:val="1"/>
          <w:lang w:eastAsia="en-GB"/>
        </w:rPr>
        <w:t>bring it within planetary boundaries</w:t>
      </w:r>
      <w:r w:rsidRPr="6F5F1520" w:rsidR="3367164D">
        <w:rPr>
          <w:lang w:eastAsia="en-GB"/>
        </w:rPr>
        <w:t xml:space="preserve"> as soon as possible.</w:t>
      </w:r>
      <w:r w:rsidR="001D3A70">
        <w:rPr>
          <w:lang w:eastAsia="en-GB"/>
        </w:rPr>
        <w:t xml:space="preserve"> In the CF, t</w:t>
      </w:r>
      <w:r w:rsidR="00B53825">
        <w:rPr>
          <w:lang w:eastAsia="en-GB"/>
        </w:rPr>
        <w:t>he 16 EF impact categories have been mapped to the planetary boundaries.</w:t>
      </w:r>
      <w:r w:rsidRPr="6F5F1520" w:rsidR="3367164D">
        <w:rPr>
          <w:lang w:eastAsia="en-GB"/>
        </w:rPr>
        <w:t xml:space="preserve"> </w:t>
      </w:r>
      <w:r w:rsidRPr="6F5F1520" w:rsidR="1628F21E">
        <w:rPr>
          <w:lang w:eastAsia="en-GB"/>
        </w:rPr>
        <w:t>Currently, t</w:t>
      </w:r>
      <w:r w:rsidRPr="6F5F1520" w:rsidR="3367164D">
        <w:rPr>
          <w:lang w:eastAsia="en-GB"/>
        </w:rPr>
        <w:t>he EU consumption</w:t>
      </w:r>
      <w:r w:rsidRPr="6F5F1520" w:rsidR="045639B6">
        <w:rPr>
          <w:lang w:eastAsia="en-GB"/>
        </w:rPr>
        <w:t xml:space="preserve"> footprint</w:t>
      </w:r>
      <w:r w:rsidRPr="6F5F1520" w:rsidR="3367164D">
        <w:rPr>
          <w:lang w:eastAsia="en-GB"/>
        </w:rPr>
        <w:t xml:space="preserve"> crosses the planetary boundaries for 5 out of 16 EF impact categories</w:t>
      </w:r>
      <w:r w:rsidRPr="6F5F1520" w:rsidR="1628F21E">
        <w:rPr>
          <w:lang w:eastAsia="en-GB"/>
        </w:rPr>
        <w:t xml:space="preserve"> (Figure 2)</w:t>
      </w:r>
      <w:r w:rsidRPr="6F5F1520" w:rsidR="1909161F">
        <w:rPr>
          <w:lang w:eastAsia="en-GB"/>
        </w:rPr>
        <w:t>:</w:t>
      </w:r>
      <w:r w:rsidRPr="6F5F1520" w:rsidR="3367164D">
        <w:rPr>
          <w:lang w:eastAsia="en-GB"/>
        </w:rPr>
        <w:t xml:space="preserve"> e</w:t>
      </w:r>
      <w:r w:rsidRPr="6F5F1520" w:rsidR="3FBB70A3">
        <w:rPr>
          <w:lang w:eastAsia="en-GB"/>
        </w:rPr>
        <w:t>c</w:t>
      </w:r>
      <w:r w:rsidRPr="6F5F1520" w:rsidR="3367164D">
        <w:rPr>
          <w:lang w:eastAsia="en-GB"/>
        </w:rPr>
        <w:t xml:space="preserve">otoxicity freshwater </w:t>
      </w:r>
      <w:r w:rsidRPr="6F5F1520" w:rsidR="1909161F">
        <w:rPr>
          <w:lang w:eastAsia="en-GB"/>
        </w:rPr>
        <w:t xml:space="preserve">is exceeded </w:t>
      </w:r>
      <w:r w:rsidRPr="6F5F1520" w:rsidR="3367164D">
        <w:rPr>
          <w:lang w:eastAsia="en-GB"/>
        </w:rPr>
        <w:t>by 10 times, particulate matter by 9 times, climate change by 8 times, resources use in fossil fuels by 3 times</w:t>
      </w:r>
      <w:r w:rsidRPr="6F5F1520" w:rsidR="1909161F">
        <w:rPr>
          <w:lang w:eastAsia="en-GB"/>
        </w:rPr>
        <w:t>,</w:t>
      </w:r>
      <w:r w:rsidRPr="6F5F1520" w:rsidR="3367164D">
        <w:rPr>
          <w:lang w:eastAsia="en-GB"/>
        </w:rPr>
        <w:t xml:space="preserve"> and minerals and metals by 2 times.</w:t>
      </w:r>
      <w:r w:rsidRPr="6F5F1520" w:rsidR="728BA25D">
        <w:rPr>
          <w:lang w:eastAsia="en-GB"/>
        </w:rPr>
        <w:t xml:space="preserve"> </w:t>
      </w:r>
    </w:p>
    <w:p w:rsidR="001F397A" w:rsidP="002C6B10" w:rsidRDefault="00725AD6" w14:paraId="0771322E" w14:textId="76BF4A86">
      <w:pPr>
        <w:pStyle w:val="JRCFigurecaption"/>
      </w:pPr>
      <w:r w:rsidRPr="002C6B10">
        <w:t xml:space="preserve">Figure </w:t>
      </w:r>
      <w:r w:rsidR="002A501C">
        <w:t>2</w:t>
      </w:r>
      <w:r w:rsidRPr="002C6B10">
        <w:t xml:space="preserve">: </w:t>
      </w:r>
      <w:r w:rsidRPr="002C6B10" w:rsidR="00366A1E">
        <w:t xml:space="preserve">Consumption Footprint </w:t>
      </w:r>
      <w:r w:rsidRPr="002C6B10" w:rsidR="00A70447">
        <w:t xml:space="preserve">impacts and </w:t>
      </w:r>
      <w:r w:rsidRPr="002C6B10" w:rsidR="00366A1E">
        <w:t xml:space="preserve">the </w:t>
      </w:r>
      <w:r w:rsidRPr="002C6B10" w:rsidR="00A70447">
        <w:t>planetary boundaries</w:t>
      </w:r>
    </w:p>
    <w:p w:rsidR="001F6572" w:rsidP="00B5411D" w:rsidRDefault="001F6572" w14:paraId="76FA5549" w14:textId="221212D1">
      <w:pPr>
        <w:pStyle w:val="JRCText"/>
        <w:jc w:val="center"/>
        <w:rPr>
          <w:lang w:eastAsia="en-GB"/>
        </w:rPr>
      </w:pPr>
      <w:r>
        <w:rPr>
          <w:noProof/>
          <w:lang w:val="en-US"/>
        </w:rPr>
        <w:drawing>
          <wp:inline distT="0" distB="0" distL="0" distR="0" wp14:anchorId="6B54B646" wp14:editId="0D0282FF">
            <wp:extent cx="4571104" cy="2120601"/>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03505" cy="2135632"/>
                    </a:xfrm>
                    <a:prstGeom prst="rect">
                      <a:avLst/>
                    </a:prstGeom>
                    <a:noFill/>
                  </pic:spPr>
                </pic:pic>
              </a:graphicData>
            </a:graphic>
          </wp:inline>
        </w:drawing>
      </w:r>
    </w:p>
    <w:p w:rsidRPr="00E7647F" w:rsidR="00B96406" w:rsidP="002C6B10" w:rsidRDefault="00B96406" w14:paraId="2FBE9068" w14:textId="54AC1618">
      <w:pPr>
        <w:pStyle w:val="JRCFiguresource"/>
        <w:rPr>
          <w:rFonts w:eastAsia="EC Square Sans Pro"/>
        </w:rPr>
      </w:pPr>
      <w:r w:rsidRPr="0077204F" w:rsidR="00B96406">
        <w:rPr>
          <w:rFonts w:eastAsia="EC Square Sans Pro"/>
          <w:rPrChange w:author="BARBERO VIGNOLA Giulia (JRC-ISPRA)" w:date="2025-03-18T16:20:00Z" w:id="1562676832">
            <w:rPr>
              <w:rFonts w:eastAsia="EC Square Sans Pro"/>
              <w:lang w:val="fr-BE"/>
            </w:rPr>
          </w:rPrChange>
        </w:rPr>
        <w:t xml:space="preserve">Source: </w:t>
      </w:r>
      <w:r w:rsidRPr="0077204F" w:rsidR="00600CC6">
        <w:rPr>
          <w:rFonts w:eastAsia="EC Square Sans Pro"/>
          <w:rPrChange w:author="BARBERO VIGNOLA Giulia (JRC-ISPRA)" w:date="2025-03-18T16:20:00Z" w:id="886601567">
            <w:rPr>
              <w:rFonts w:eastAsia="EC Square Sans Pro"/>
              <w:lang w:val="fr-BE"/>
            </w:rPr>
          </w:rPrChange>
        </w:rPr>
        <w:t>EPLCA</w:t>
      </w:r>
      <w:r w:rsidRPr="0077204F" w:rsidR="0092766E">
        <w:rPr>
          <w:rFonts w:eastAsia="EC Square Sans Pro"/>
          <w:rPrChange w:author="BARBERO VIGNOLA Giulia (JRC-ISPRA)" w:date="2025-03-18T16:20:00Z" w:id="312969597">
            <w:rPr>
              <w:rFonts w:eastAsia="EC Square Sans Pro"/>
              <w:lang w:val="fr-BE"/>
            </w:rPr>
          </w:rPrChange>
        </w:rPr>
        <w:t xml:space="preserve"> </w:t>
      </w:r>
      <w:r w:rsidR="00F936A7">
        <w:rPr>
          <w:highlight w:val="green"/>
          <w:lang w:val="fr-BE"/>
        </w:rPr>
        <w:fldChar w:fldCharType="begin"/>
      </w:r>
      <w:r w:rsidRPr="0077204F" w:rsidR="00F936A7">
        <w:rPr>
          <w:highlight w:val="green"/>
        </w:rPr>
        <w:instrText xml:space="preserve"> ADDIN ZOTERO_ITEM CSL_CITATION {"citationID":"8rgTRlm7","properties":{"formattedCitation":"[10]","plainCitation":"[10]","noteIndex":0},"citationItems":[{"id":1272,"uris":["http://zotero.org/groups/5272309/items/TB8QFNKM"],"itemData":{"id":1272,"type":"webpage","title":"Consumption Footprint Platform | EPLCA","URL":"https://eplca.jrc.ec.europa.eu/ConsumptionFootprintPlatform.html","author":[{"literal":"EUROPEAN COMMISSION Joint Research Centre"}],"accessed":{"date-parts":[["2025",3,4]]},"issued":{"date-parts":[["2025"]]}}}],"schema":"https://github.com/citation-style-language/schema/raw/master/csl-citation.json"} </w:instrText>
      </w:r>
      <w:r w:rsidR="00F936A7">
        <w:rPr>
          <w:highlight w:val="green"/>
          <w:lang w:val="fr-BE"/>
        </w:rPr>
        <w:fldChar w:fldCharType="separate"/>
      </w:r>
      <w:r w:rsidRPr="00F936A7" w:rsidR="00F936A7">
        <w:rPr>
          <w:highlight w:val="green"/>
        </w:rPr>
        <w:t>[10]</w:t>
      </w:r>
      <w:r w:rsidR="00F936A7">
        <w:rPr>
          <w:highlight w:val="green"/>
          <w:lang w:val="fr-BE"/>
        </w:rPr>
        <w:fldChar w:fldCharType="end"/>
      </w:r>
      <w:r w:rsidRPr="0077204F" w:rsidR="001F6572">
        <w:rPr>
          <w:rFonts w:eastAsia="EC Square Sans Pro"/>
          <w:rPrChange w:author="BARBERO VIGNOLA Giulia (JRC-ISPRA)" w:date="2025-03-18T16:20:00Z" w:id="1715098931">
            <w:rPr>
              <w:rFonts w:eastAsia="EC Square Sans Pro"/>
              <w:lang w:val="fr-BE"/>
            </w:rPr>
          </w:rPrChange>
        </w:rPr>
        <w:t xml:space="preserve">. </w:t>
      </w:r>
      <w:r w:rsidR="001F6572">
        <w:rPr>
          <w:rFonts w:eastAsia="EC Square Sans Pro"/>
        </w:rPr>
        <w:t xml:space="preserve">Model robustness between ‘I’ (or high confidence) and ‘III’ (or low confidence) of the impact assessment model used to assess each indicator is taken from </w:t>
      </w:r>
      <w:r w:rsidR="00F936A7">
        <w:rPr>
          <w:rFonts w:eastAsia="EC Square Sans Pro"/>
          <w:highlight w:val="green"/>
        </w:rPr>
        <w:fldChar w:fldCharType="begin"/>
      </w:r>
      <w:r w:rsidR="00F936A7">
        <w:rPr>
          <w:rFonts w:eastAsia="EC Square Sans Pro"/>
          <w:highlight w:val="green"/>
        </w:rPr>
        <w:instrText xml:space="preserve"> ADDIN ZOTERO_ITEM CSL_CITATION {"citationID":"buWIxmf0","properties":{"formattedCitation":"[5]","plainCitation":"[5]","noteIndex":0},"citationItems":[{"id":19,"uris":["http://zotero.org/users/16575521/items/GCPMNNFX"],"itemData":{"id":19,"type":"bill","language":"en","title":"COMMUNICATION FROM THE COMMISSION TO THE EUROPEAN PARLIAMENT, THE COUNCIL, THE EUROPEAN ECONOMIC AND SOCIAL COMMITTEE AND THE COMMITTEE OF THE REGIONS Pathway to a Healthy Planet for All EU Action Plan: 'Towards Zero Pollution for Air, Water and Soil'","title-short":"COMMUNICATION FROM THE COMMISSION TO THE EUROPEAN PARLIAMENT, THE COUNCIL, THE EUROPEAN ECONOMIC AND SOCIAL COMMITTEE AND THE COMMITTEE OF THE REGIONS Pathway to a Healthy Planet for All EU Action Plan","URL":"https://eur-lex.europa.eu/legal-content/EN/TXT/?uri=CELEX%3A52021DC0400","author":[{"literal":"European Commission"}],"accessed":{"date-parts":[["2024",3,26]]},"issued":{"date-parts":[["2021"]]}}}],"schema":"https://github.com/citation-style-language/schema/raw/master/csl-citation.json"} </w:instrText>
      </w:r>
      <w:r w:rsidR="00F936A7">
        <w:rPr>
          <w:rFonts w:eastAsia="EC Square Sans Pro"/>
          <w:highlight w:val="green"/>
        </w:rPr>
        <w:fldChar w:fldCharType="separate"/>
      </w:r>
      <w:r w:rsidRPr="00F936A7" w:rsidR="00F936A7">
        <w:rPr>
          <w:rFonts w:eastAsia="EC Square Sans Pro"/>
          <w:highlight w:val="green"/>
        </w:rPr>
        <w:t>[5]</w:t>
      </w:r>
      <w:r w:rsidR="00F936A7">
        <w:rPr>
          <w:rFonts w:eastAsia="EC Square Sans Pro"/>
          <w:highlight w:val="green"/>
        </w:rPr>
        <w:fldChar w:fldCharType="end"/>
      </w:r>
      <w:r w:rsidR="001F6572">
        <w:rPr>
          <w:rStyle w:val="FootnoteReference"/>
          <w:rFonts w:eastAsia="EC Square Sans Pro"/>
        </w:rPr>
        <w:footnoteReference w:id="4"/>
      </w:r>
      <w:r w:rsidR="001F6572">
        <w:rPr>
          <w:rFonts w:eastAsia="EC Square Sans Pro"/>
        </w:rPr>
        <w:t>.</w:t>
      </w:r>
    </w:p>
    <w:p w:rsidR="00C43487" w:rsidP="0054422F" w:rsidRDefault="00D66C61" w14:paraId="5F0FA301" w14:textId="49B8C37F">
      <w:pPr>
        <w:spacing w:line="257" w:lineRule="auto"/>
        <w:rPr>
          <w:rFonts w:eastAsia="EC Square Sans Pro" w:cs="EC Square Sans Pro"/>
        </w:rPr>
      </w:pPr>
      <w:r>
        <w:rPr>
          <w:rFonts w:eastAsia="EC Square Sans Pro" w:cs="EC Square Sans Pro"/>
        </w:rPr>
        <w:t xml:space="preserve">Comparing the evolution of the </w:t>
      </w:r>
      <w:r w:rsidR="001F397A">
        <w:rPr>
          <w:rFonts w:eastAsia="EC Square Sans Pro" w:cs="EC Square Sans Pro"/>
        </w:rPr>
        <w:t xml:space="preserve">Consumption Footprint </w:t>
      </w:r>
      <w:r>
        <w:rPr>
          <w:rFonts w:eastAsia="EC Square Sans Pro" w:cs="EC Square Sans Pro"/>
        </w:rPr>
        <w:t xml:space="preserve">(CF) </w:t>
      </w:r>
      <w:r w:rsidR="001F397A">
        <w:rPr>
          <w:rFonts w:eastAsia="EC Square Sans Pro" w:cs="EC Square Sans Pro"/>
        </w:rPr>
        <w:t xml:space="preserve">and the Domestic Footprint </w:t>
      </w:r>
      <w:r>
        <w:rPr>
          <w:rFonts w:eastAsia="EC Square Sans Pro" w:cs="EC Square Sans Pro"/>
        </w:rPr>
        <w:t xml:space="preserve">(DF) </w:t>
      </w:r>
      <w:r w:rsidR="001F397A">
        <w:rPr>
          <w:rFonts w:eastAsia="EC Square Sans Pro" w:cs="EC Square Sans Pro"/>
        </w:rPr>
        <w:t xml:space="preserve">in relation to the </w:t>
      </w:r>
      <w:r w:rsidR="007D41B8">
        <w:rPr>
          <w:rFonts w:eastAsia="EC Square Sans Pro" w:cs="EC Square Sans Pro"/>
        </w:rPr>
        <w:t xml:space="preserve">Real </w:t>
      </w:r>
      <w:r w:rsidR="001F397A">
        <w:rPr>
          <w:rFonts w:eastAsia="EC Square Sans Pro" w:cs="EC Square Sans Pro"/>
        </w:rPr>
        <w:t>Gross Domestic Product (GDP)</w:t>
      </w:r>
      <w:r w:rsidR="004B2BBC">
        <w:rPr>
          <w:rFonts w:eastAsia="EC Square Sans Pro" w:cs="EC Square Sans Pro"/>
        </w:rPr>
        <w:t xml:space="preserve"> per capita</w:t>
      </w:r>
      <w:r w:rsidR="001F397A">
        <w:rPr>
          <w:rFonts w:eastAsia="EC Square Sans Pro" w:cs="EC Square Sans Pro"/>
        </w:rPr>
        <w:t xml:space="preserve"> of the EU-27 for the period between 2010 and 2022 </w:t>
      </w:r>
      <w:r w:rsidR="00366A1E">
        <w:rPr>
          <w:rFonts w:eastAsia="EC Square Sans Pro" w:cs="EC Square Sans Pro"/>
        </w:rPr>
        <w:t xml:space="preserve">highlights </w:t>
      </w:r>
      <w:r w:rsidR="00366A1E">
        <w:rPr>
          <w:rFonts w:eastAsia="EC Square Sans Pro" w:cs="EC Square Sans Pro"/>
        </w:rPr>
        <w:t>the increasing role of imports in determining the environmental impact of EU consumption</w:t>
      </w:r>
      <w:r w:rsidR="002A501C">
        <w:rPr>
          <w:rFonts w:eastAsia="EC Square Sans Pro" w:cs="EC Square Sans Pro"/>
        </w:rPr>
        <w:t xml:space="preserve"> (Figure 3;</w:t>
      </w:r>
      <w:r w:rsidRPr="004B2BBC" w:rsidR="002A501C">
        <w:rPr>
          <w:rFonts w:eastAsia="EC Square Sans Pro" w:cs="EC Square Sans Pro"/>
        </w:rPr>
        <w:t xml:space="preserve"> </w:t>
      </w:r>
      <w:r w:rsidR="00F936A7">
        <w:rPr>
          <w:rFonts w:eastAsia="EC Square Sans Pro" w:cs="EC Square Sans Pro"/>
          <w:highlight w:val="green"/>
          <w:lang w:eastAsia="en-US"/>
        </w:rPr>
        <w:fldChar w:fldCharType="begin"/>
      </w:r>
      <w:r w:rsidR="00F936A7">
        <w:rPr>
          <w:rFonts w:eastAsia="EC Square Sans Pro" w:cs="EC Square Sans Pro"/>
          <w:highlight w:val="green"/>
          <w:lang w:eastAsia="en-US"/>
        </w:rPr>
        <w:instrText xml:space="preserve"> ADDIN ZOTERO_ITEM CSL_CITATION {"citationID":"xcHUViZY","properties":{"formattedCitation":"[11]","plainCitation":"[11]","noteIndex":0},"citationItems":[{"id":836,"uris":["http://zotero.org/groups/5272309/items/72RNKXKI"],"itemData":{"id":836,"type":"webpage","abstract":"The European Commission - Joint Research Centre developed a framework including the Consumption Footprint (CF) and the Domestic Footprint (DF) models, which have become established as a means for monitoring progress of EU environmental performance. These models are based on life cycle assessment (LCA) principles, and employ the Environmental Footprint (EF) method to produce a set of 16 indicators (available also as single weighted score) to assess the environmental impacts of EU production and consumption, and can be compared with the planetary boundaries. This report presents the latest methodological updates and results of these models in the context of monitoring EU performance. The DF combines official statistics and modelled data regarding resource extraction and emissions to the environment within the EU territory from the year 2000 to 2022. The CF is a full bottom-up LCA model making use of 164 representative products and official statistics for 2010-2022 to assess the environmental impacts (including biodiversity footprint) of five areas of consumption (food, mobility, housing, household goods, appliances), thus accounting for both production and trade. The EU CF has increased by 9% from 2010 to 2022 (as a single score), with food consumption being the primary driver of environmental impacts, followed by housing (especially for space heating) and mobility (mainly due to the use of private cars), while the EU DF decreased (-29% as a single score). These two opposite trends highlight the role of the EU-27 as a net importer of environmental impacts that occur in third countries.","container-title":"JRC Publications Repository","language":"en","note":"ISBN: 9789268238745\nISSN: 1831-9424\nDOI: 10.2760/4133548","title":"Consumption Footprint and Domestic Footprint Monitoring Report 2024","URL":"https://publications.jrc.ec.europa.eu/repository/handle/JRC138470","author":[{"family":"Sanye","given":"MENGUAL Esther"},{"family":"Pasqualino","given":"Roberto"},{"family":"Omodara","given":"Linda"},{"family":"Frankowska","given":"Angelina"},{"family":"Wierzgala","given":"Piotr"},{"family":"Chiorrini","given":"Andrea"},{"family":"Bennett","given":"Michael John"},{"family":"Listorti","given":"Giulia"},{"family":"Sala","given":"Serenella"}],"accessed":{"date-parts":[["2025",3,4]]},"issued":{"date-parts":[["2025"]]}}}],"schema":"https://github.com/citation-style-language/schema/raw/master/csl-citation.json"} </w:instrText>
      </w:r>
      <w:r w:rsidR="00F936A7">
        <w:rPr>
          <w:rFonts w:eastAsia="EC Square Sans Pro" w:cs="EC Square Sans Pro"/>
          <w:highlight w:val="green"/>
          <w:lang w:eastAsia="en-US"/>
        </w:rPr>
        <w:fldChar w:fldCharType="separate"/>
      </w:r>
      <w:r w:rsidRPr="00F936A7" w:rsidR="00F936A7">
        <w:rPr>
          <w:rFonts w:eastAsia="EC Square Sans Pro"/>
          <w:highlight w:val="green"/>
        </w:rPr>
        <w:t>[11]</w:t>
      </w:r>
      <w:r w:rsidR="00F936A7">
        <w:rPr>
          <w:rFonts w:eastAsia="EC Square Sans Pro" w:cs="EC Square Sans Pro"/>
          <w:highlight w:val="green"/>
          <w:lang w:eastAsia="en-US"/>
        </w:rPr>
        <w:fldChar w:fldCharType="end"/>
      </w:r>
      <w:r w:rsidR="00366A1E">
        <w:rPr>
          <w:rFonts w:eastAsia="EC Square Sans Pro" w:cs="EC Square Sans Pro"/>
        </w:rPr>
        <w:t>.</w:t>
      </w:r>
      <w:r>
        <w:rPr>
          <w:rFonts w:eastAsia="EC Square Sans Pro" w:cs="EC Square Sans Pro"/>
        </w:rPr>
        <w:t xml:space="preserve"> </w:t>
      </w:r>
      <w:r w:rsidR="00B53825">
        <w:rPr>
          <w:rFonts w:eastAsia="EC Square Sans Pro" w:cs="EC Square Sans Pro"/>
        </w:rPr>
        <w:t>Indeed, w</w:t>
      </w:r>
      <w:r w:rsidR="00366A1E">
        <w:rPr>
          <w:rFonts w:eastAsia="EC Square Sans Pro" w:cs="EC Square Sans Pro"/>
        </w:rPr>
        <w:t>hile</w:t>
      </w:r>
      <w:r w:rsidR="004B24F2">
        <w:rPr>
          <w:rFonts w:eastAsia="EC Square Sans Pro" w:cs="EC Square Sans Pro"/>
        </w:rPr>
        <w:t xml:space="preserve"> the</w:t>
      </w:r>
      <w:r w:rsidR="004B2BBC">
        <w:rPr>
          <w:rFonts w:eastAsia="EC Square Sans Pro" w:cs="EC Square Sans Pro"/>
        </w:rPr>
        <w:t xml:space="preserve"> </w:t>
      </w:r>
      <w:r>
        <w:rPr>
          <w:rFonts w:eastAsia="EC Square Sans Pro" w:cs="EC Square Sans Pro"/>
        </w:rPr>
        <w:t>DF</w:t>
      </w:r>
      <w:r w:rsidR="004B2BBC">
        <w:rPr>
          <w:rFonts w:eastAsia="EC Square Sans Pro" w:cs="EC Square Sans Pro"/>
        </w:rPr>
        <w:t xml:space="preserve"> show</w:t>
      </w:r>
      <w:r w:rsidR="004B24F2">
        <w:rPr>
          <w:rFonts w:eastAsia="EC Square Sans Pro" w:cs="EC Square Sans Pro"/>
        </w:rPr>
        <w:t>s</w:t>
      </w:r>
      <w:r w:rsidR="004B2BBC">
        <w:rPr>
          <w:rFonts w:eastAsia="EC Square Sans Pro" w:cs="EC Square Sans Pro"/>
        </w:rPr>
        <w:t xml:space="preserve"> a continuous decrease </w:t>
      </w:r>
      <w:r w:rsidR="00366A1E">
        <w:rPr>
          <w:rFonts w:eastAsia="EC Square Sans Pro" w:cs="EC Square Sans Pro"/>
        </w:rPr>
        <w:t>(-19%) between 2010 and 2022</w:t>
      </w:r>
      <w:r w:rsidRPr="00D66C61" w:rsidR="00366A1E">
        <w:rPr>
          <w:rFonts w:eastAsia="EC Square Sans Pro" w:cs="EC Square Sans Pro"/>
        </w:rPr>
        <w:t xml:space="preserve"> </w:t>
      </w:r>
      <w:r>
        <w:rPr>
          <w:rFonts w:eastAsia="EC Square Sans Pro" w:cs="EC Square Sans Pro"/>
        </w:rPr>
        <w:t xml:space="preserve">across all impact categories, thus indicating an </w:t>
      </w:r>
      <w:r w:rsidR="008764E7">
        <w:rPr>
          <w:rFonts w:eastAsia="EC Square Sans Pro" w:cs="EC Square Sans Pro"/>
        </w:rPr>
        <w:t xml:space="preserve">absolute decoupling from </w:t>
      </w:r>
      <w:r w:rsidR="00B53825">
        <w:rPr>
          <w:rFonts w:eastAsia="EC Square Sans Pro" w:cs="EC Square Sans Pro"/>
        </w:rPr>
        <w:t xml:space="preserve">economic </w:t>
      </w:r>
      <w:r w:rsidR="008764E7">
        <w:rPr>
          <w:rFonts w:eastAsia="EC Square Sans Pro" w:cs="EC Square Sans Pro"/>
        </w:rPr>
        <w:t>growth</w:t>
      </w:r>
      <w:r w:rsidR="00366A1E">
        <w:rPr>
          <w:rFonts w:eastAsia="EC Square Sans Pro" w:cs="EC Square Sans Pro"/>
        </w:rPr>
        <w:t>,</w:t>
      </w:r>
      <w:r w:rsidR="004B24F2">
        <w:rPr>
          <w:rFonts w:eastAsia="EC Square Sans Pro" w:cs="EC Square Sans Pro"/>
        </w:rPr>
        <w:t xml:space="preserve"> the CF</w:t>
      </w:r>
      <w:r w:rsidR="00366A1E">
        <w:rPr>
          <w:rFonts w:eastAsia="EC Square Sans Pro" w:cs="EC Square Sans Pro"/>
        </w:rPr>
        <w:t xml:space="preserve"> i</w:t>
      </w:r>
      <w:r w:rsidR="002A501C">
        <w:rPr>
          <w:rFonts w:eastAsia="EC Square Sans Pro" w:cs="EC Square Sans Pro"/>
        </w:rPr>
        <w:t>s</w:t>
      </w:r>
      <w:r w:rsidR="00B53825">
        <w:rPr>
          <w:rFonts w:eastAsia="EC Square Sans Pro" w:cs="EC Square Sans Pro"/>
        </w:rPr>
        <w:t xml:space="preserve"> instead</w:t>
      </w:r>
      <w:r w:rsidR="00366A1E">
        <w:rPr>
          <w:rFonts w:eastAsia="EC Square Sans Pro" w:cs="EC Square Sans Pro"/>
        </w:rPr>
        <w:t xml:space="preserve"> increasing (+8%)</w:t>
      </w:r>
      <w:r w:rsidR="001F6572">
        <w:rPr>
          <w:rFonts w:eastAsia="EC Square Sans Pro" w:cs="EC Square Sans Pro"/>
        </w:rPr>
        <w:t xml:space="preserve">. This demonstrates </w:t>
      </w:r>
      <w:r w:rsidR="00B53825">
        <w:rPr>
          <w:rFonts w:eastAsia="EC Square Sans Pro" w:cs="EC Square Sans Pro"/>
        </w:rPr>
        <w:t xml:space="preserve">only </w:t>
      </w:r>
      <w:r w:rsidR="001F6572">
        <w:rPr>
          <w:rFonts w:eastAsia="EC Square Sans Pro" w:cs="EC Square Sans Pro"/>
        </w:rPr>
        <w:t>a relative decoupling of consumption impacts from growth</w:t>
      </w:r>
      <w:r w:rsidR="00B53825">
        <w:rPr>
          <w:rFonts w:eastAsia="EC Square Sans Pro" w:cs="EC Square Sans Pro"/>
        </w:rPr>
        <w:t>,</w:t>
      </w:r>
      <w:r w:rsidR="001F6572">
        <w:rPr>
          <w:rFonts w:eastAsia="EC Square Sans Pro" w:cs="EC Square Sans Pro"/>
        </w:rPr>
        <w:t xml:space="preserve"> as CF grows less quickly </w:t>
      </w:r>
      <w:r w:rsidR="008764E7">
        <w:rPr>
          <w:rFonts w:eastAsia="EC Square Sans Pro" w:cs="EC Square Sans Pro"/>
        </w:rPr>
        <w:t xml:space="preserve">than GDP per capita (+16% in 12 years, </w:t>
      </w:r>
      <w:r w:rsidR="00F936A7">
        <w:rPr>
          <w:rFonts w:eastAsia="EC Square Sans Pro" w:cs="EC Square Sans Pro"/>
          <w:highlight w:val="green"/>
        </w:rPr>
        <w:fldChar w:fldCharType="begin"/>
      </w:r>
      <w:r w:rsidR="00F936A7">
        <w:rPr>
          <w:rFonts w:eastAsia="EC Square Sans Pro" w:cs="EC Square Sans Pro"/>
          <w:highlight w:val="green"/>
        </w:rPr>
        <w:instrText xml:space="preserve"> ADDIN ZOTERO_ITEM CSL_CITATION {"citationID":"DM6CQ35D","properties":{"formattedCitation":"[12]","plainCitation":"[12]","noteIndex":0},"citationItems":[{"id":1283,"uris":["http://zotero.org/groups/5272309/items/HJ66K3NI"],"itemData":{"id":1283,"type":"webpage","title":"GDP and main components (output, expenditure and income): Chain linked volumes (2010), index 2010=100.Statistics | Eurostat","URL":"https://ec.europa.eu/eurostat/databrowser/view/nama_10_gdp/default/table?lang=en&amp;category=euroind.ei_qna","author":[{"literal":"Eurostat"}],"accessed":{"date-parts":[["2025",3,4]]},"issued":{"date-parts":[["2025"]]}}}],"schema":"https://github.com/citation-style-language/schema/raw/master/csl-citation.json"} </w:instrText>
      </w:r>
      <w:r w:rsidR="00F936A7">
        <w:rPr>
          <w:rFonts w:eastAsia="EC Square Sans Pro" w:cs="EC Square Sans Pro"/>
          <w:highlight w:val="green"/>
        </w:rPr>
        <w:fldChar w:fldCharType="separate"/>
      </w:r>
      <w:r w:rsidRPr="00F936A7" w:rsidR="00F936A7">
        <w:rPr>
          <w:rFonts w:eastAsia="EC Square Sans Pro"/>
          <w:highlight w:val="green"/>
        </w:rPr>
        <w:t>[12]</w:t>
      </w:r>
      <w:r w:rsidR="00F936A7">
        <w:rPr>
          <w:rFonts w:eastAsia="EC Square Sans Pro" w:cs="EC Square Sans Pro"/>
          <w:highlight w:val="green"/>
        </w:rPr>
        <w:fldChar w:fldCharType="end"/>
      </w:r>
      <w:r w:rsidR="008764E7">
        <w:rPr>
          <w:rFonts w:eastAsia="EC Square Sans Pro" w:cs="EC Square Sans Pro"/>
        </w:rPr>
        <w:t>)</w:t>
      </w:r>
      <w:r w:rsidR="00C97091">
        <w:rPr>
          <w:rFonts w:eastAsia="EC Square Sans Pro" w:cs="EC Square Sans Pro"/>
        </w:rPr>
        <w:t xml:space="preserve">. </w:t>
      </w:r>
      <w:r w:rsidR="004B24F2">
        <w:rPr>
          <w:rFonts w:eastAsia="EC Square Sans Pro" w:cs="EC Square Sans Pro"/>
        </w:rPr>
        <w:t xml:space="preserve">From this comparison, it clearly emerges to which extent </w:t>
      </w:r>
      <w:r w:rsidRPr="000704CF" w:rsidR="004B24F2">
        <w:rPr>
          <w:rFonts w:eastAsia="EC Square Sans Pro" w:cs="EC Square Sans Pro"/>
          <w:b/>
        </w:rPr>
        <w:t>environmental impact</w:t>
      </w:r>
      <w:r w:rsidR="004B24F2">
        <w:rPr>
          <w:rFonts w:eastAsia="EC Square Sans Pro" w:cs="EC Square Sans Pro"/>
          <w:b/>
        </w:rPr>
        <w:t>s</w:t>
      </w:r>
      <w:r w:rsidRPr="000704CF" w:rsidR="004B24F2">
        <w:rPr>
          <w:rFonts w:eastAsia="EC Square Sans Pro" w:cs="EC Square Sans Pro"/>
          <w:b/>
        </w:rPr>
        <w:t xml:space="preserve"> </w:t>
      </w:r>
      <w:r w:rsidR="004B24F2">
        <w:rPr>
          <w:rFonts w:eastAsia="EC Square Sans Pro" w:cs="EC Square Sans Pro"/>
          <w:b/>
        </w:rPr>
        <w:t xml:space="preserve">of EU consumption </w:t>
      </w:r>
      <w:r w:rsidR="00F14012">
        <w:rPr>
          <w:rFonts w:eastAsia="EC Square Sans Pro" w:cs="EC Square Sans Pro"/>
          <w:b/>
        </w:rPr>
        <w:t xml:space="preserve">also </w:t>
      </w:r>
      <w:r w:rsidRPr="000704CF" w:rsidR="004B24F2">
        <w:rPr>
          <w:rFonts w:eastAsia="EC Square Sans Pro" w:cs="EC Square Sans Pro"/>
          <w:b/>
        </w:rPr>
        <w:t xml:space="preserve">occur </w:t>
      </w:r>
      <w:r w:rsidR="004B24F2">
        <w:rPr>
          <w:rFonts w:eastAsia="EC Square Sans Pro" w:cs="EC Square Sans Pro"/>
          <w:b/>
        </w:rPr>
        <w:t>in third countries</w:t>
      </w:r>
      <w:r w:rsidRPr="000704CF" w:rsidR="004B24F2">
        <w:rPr>
          <w:rFonts w:eastAsia="EC Square Sans Pro" w:cs="EC Square Sans Pro"/>
          <w:b/>
        </w:rPr>
        <w:t>.</w:t>
      </w:r>
      <w:r w:rsidR="004B24F2">
        <w:rPr>
          <w:rFonts w:eastAsia="EC Square Sans Pro" w:cs="EC Square Sans Pro"/>
        </w:rPr>
        <w:t xml:space="preserve"> </w:t>
      </w:r>
    </w:p>
    <w:p w:rsidR="00B864CC" w:rsidP="00B864CC" w:rsidRDefault="002A501C" w14:paraId="486BCB3C" w14:textId="33EEFEE9">
      <w:pPr>
        <w:pStyle w:val="JRCText"/>
      </w:pPr>
      <w:r w:rsidR="002A501C">
        <w:rPr>
          <w:rFonts w:eastAsia="EC Square Sans Pro" w:cs="EC Square Sans Pro"/>
        </w:rPr>
        <w:t>In other words, t</w:t>
      </w:r>
      <w:r w:rsidR="00B864CC">
        <w:rPr/>
        <w:t xml:space="preserve">he </w:t>
      </w:r>
      <w:r w:rsidRPr="7A518423" w:rsidR="00B864CC">
        <w:rPr>
          <w:b w:val="1"/>
          <w:bCs w:val="1"/>
        </w:rPr>
        <w:t>reduction of environmental impacts on EU territory is being offset by the delocalized impacts to other world regions</w:t>
      </w:r>
      <w:r w:rsidRPr="00593CD6" w:rsidR="00B864CC">
        <w:rPr/>
        <w:t xml:space="preserve"> through the supply chain of imported raw materials, intermediary and final products. </w:t>
      </w:r>
      <w:r w:rsidR="002A501C">
        <w:rPr/>
        <w:t>In this respect, r</w:t>
      </w:r>
      <w:r w:rsidRPr="00593CD6" w:rsidR="00B864CC">
        <w:rPr/>
        <w:t>ecent pieces of EU environmental legislation</w:t>
      </w:r>
      <w:r w:rsidRPr="73AB4001" w:rsidR="00B864CC">
        <w:rPr/>
        <w:t xml:space="preserve"> have shifted their focus to the EU market rather than to the EU producers</w:t>
      </w:r>
      <w:r w:rsidR="00B864CC">
        <w:rPr/>
        <w:t xml:space="preserve">, switching from a </w:t>
      </w:r>
      <w:r w:rsidRPr="73AB4001" w:rsidR="00B864CC">
        <w:rPr/>
        <w:t xml:space="preserve">territorial </w:t>
      </w:r>
      <w:r w:rsidR="00B864CC">
        <w:rPr/>
        <w:t xml:space="preserve">to a consumption </w:t>
      </w:r>
      <w:r w:rsidRPr="73AB4001" w:rsidR="00B864CC">
        <w:rPr/>
        <w:t>approach</w:t>
      </w:r>
      <w:r w:rsidR="00B864CC">
        <w:rPr/>
        <w:t>, namely</w:t>
      </w:r>
      <w:r w:rsidRPr="73AB4001" w:rsidR="00B864CC">
        <w:rPr/>
        <w:t xml:space="preserve"> </w:t>
      </w:r>
      <w:r w:rsidR="00B864CC">
        <w:rPr/>
        <w:t>by</w:t>
      </w:r>
      <w:r w:rsidRPr="73AB4001" w:rsidR="00B864CC">
        <w:rPr/>
        <w:t xml:space="preserve"> setting product requirements to enter the EU market regardless the origin </w:t>
      </w:r>
      <w:r w:rsidR="00B864CC">
        <w:rPr/>
        <w:t xml:space="preserve">of </w:t>
      </w:r>
      <w:r w:rsidRPr="73AB4001" w:rsidR="00B864CC">
        <w:rPr/>
        <w:t xml:space="preserve">production </w:t>
      </w:r>
      <w:r w:rsidR="00B864CC">
        <w:rPr/>
        <w:t>such as the</w:t>
      </w:r>
      <w:r w:rsidRPr="73AB4001" w:rsidR="00B864CC">
        <w:rPr/>
        <w:t xml:space="preserve"> Ecodesign for Sustainable Products Regulation</w:t>
      </w:r>
      <w:r w:rsidR="00002B8B">
        <w:rPr>
          <w:rStyle w:val="FootnoteReference"/>
        </w:rPr>
        <w:footnoteReference w:id="5"/>
      </w:r>
      <w:r w:rsidRPr="73AB4001" w:rsidR="00B864CC">
        <w:rPr/>
        <w:t xml:space="preserve"> or the Regulation on Deforestation-free products</w:t>
      </w:r>
      <w:r w:rsidR="00002B8B">
        <w:rPr>
          <w:rStyle w:val="FootnoteReference"/>
        </w:rPr>
        <w:footnoteReference w:id="6"/>
      </w:r>
      <w:r w:rsidRPr="15EA60C0" w:rsidR="00B864CC">
        <w:rPr/>
        <w:t>.</w:t>
      </w:r>
    </w:p>
    <w:p w:rsidR="006507E9" w:rsidP="002C6B10" w:rsidRDefault="00725AD6" w14:paraId="1FFB268E" w14:textId="4907077E">
      <w:pPr>
        <w:pStyle w:val="JRCFigurecaption"/>
      </w:pPr>
      <w:r w:rsidRPr="002C6B10">
        <w:t xml:space="preserve">Figure </w:t>
      </w:r>
      <w:r w:rsidR="002A501C">
        <w:t>3</w:t>
      </w:r>
      <w:r w:rsidRPr="002C6B10">
        <w:t>:</w:t>
      </w:r>
      <w:r w:rsidRPr="002C6B10" w:rsidR="00A70447">
        <w:t xml:space="preserve"> </w:t>
      </w:r>
      <w:r w:rsidRPr="002C6B10" w:rsidR="006507E9">
        <w:t>Evolution of the EU Domestic Footprint and EU Consumption Footprint compared with Gross Domestic Product</w:t>
      </w:r>
      <w:r w:rsidR="001F6572">
        <w:t xml:space="preserve"> per capita</w:t>
      </w:r>
      <w:r w:rsidRPr="002C6B10" w:rsidR="006507E9">
        <w:t xml:space="preserve"> index (2010=100%), for the period 2010-2022</w:t>
      </w:r>
    </w:p>
    <w:p w:rsidRPr="00BE15AE" w:rsidR="001F6572" w:rsidP="002C6B10" w:rsidRDefault="001F6572" w14:paraId="345452DA" w14:textId="530F7C18">
      <w:pPr>
        <w:pStyle w:val="JRCText"/>
      </w:pPr>
      <w:r>
        <w:rPr>
          <w:noProof/>
          <w:lang w:val="en-US"/>
        </w:rPr>
        <w:drawing>
          <wp:inline distT="0" distB="0" distL="0" distR="0" wp14:anchorId="31FAF61D" wp14:editId="4BAE3BCF">
            <wp:extent cx="5487530" cy="253538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46291" cy="2562531"/>
                    </a:xfrm>
                    <a:prstGeom prst="rect">
                      <a:avLst/>
                    </a:prstGeom>
                    <a:noFill/>
                  </pic:spPr>
                </pic:pic>
              </a:graphicData>
            </a:graphic>
          </wp:inline>
        </w:drawing>
      </w:r>
    </w:p>
    <w:p w:rsidR="00B864CC" w:rsidP="002C6B10" w:rsidRDefault="001F6572" w14:paraId="5F7BD62A" w14:textId="4BF92A8B">
      <w:pPr>
        <w:pStyle w:val="JRCFiguresource"/>
        <w:rPr>
          <w:rFonts w:eastAsia="EC Square Sans Pro" w:cs="EC Square Sans Pro"/>
        </w:rPr>
      </w:pPr>
      <w:r w:rsidRPr="0077204F">
        <w:rPr>
          <w:rFonts w:eastAsia="EC Square Sans Pro"/>
          <w:rPrChange w:author="BARBERO VIGNOLA Giulia (JRC-ISPRA)" w:date="2025-03-18T16:20:00Z" w:id="17">
            <w:rPr>
              <w:rFonts w:eastAsia="EC Square Sans Pro"/>
              <w:lang w:val="fr-BE"/>
            </w:rPr>
          </w:rPrChange>
        </w:rPr>
        <w:t xml:space="preserve">Source: </w:t>
      </w:r>
      <w:r w:rsidR="00FA31E9">
        <w:rPr>
          <w:highlight w:val="green"/>
          <w:lang w:val="fr-BE"/>
        </w:rPr>
        <w:fldChar w:fldCharType="begin"/>
      </w:r>
      <w:r w:rsidRPr="0077204F" w:rsidR="00FA31E9">
        <w:rPr>
          <w:highlight w:val="green"/>
          <w:rPrChange w:author="BARBERO VIGNOLA Giulia (JRC-ISPRA)" w:date="2025-03-18T16:20:00Z" w:id="18">
            <w:rPr>
              <w:highlight w:val="green"/>
              <w:lang w:val="fr-BE"/>
            </w:rPr>
          </w:rPrChange>
        </w:rPr>
        <w:instrText xml:space="preserve"> ADDIN ZOTERO_ITEM CSL_CITATION {"citationID":"OmdRFXVI","properties":{"formattedCitation":"[11]","plainCitation":"[11]","noteIndex":0},"citationItems":[{"id":836,"uris":["http://zotero.org/groups/5272309/items/72RNKXKI"],"itemData":{"id":836,"type":"webpage","abstract":"The European Commission - Joint Research Centre developed a framework including the Consumption Footprint (CF) and the Domestic Footprint (DF) models, which have become established as a means for monitoring progress of EU environmental performance. These models are based on life cycle assessment (LCA) principles, and employ the Environmental Footprint (EF) method to produce a set of 16 indicators (available also as single weighted score) to assess the environmental impacts of EU production and consumption, and can be compared with the planetary boundaries. This report presents the latest methodological updates and results of these models in the context of monitoring EU performance. The DF combines official statistics and modelled data regarding resource extraction and emissions to the environment within the EU territory from the year 2000 to 2022. The CF is a full bottom-up LCA model making use of 164 representative products and official statistics for 2010-2022 to assess the environmental impacts (including biodiversity footprint) of five areas of consumption (food, mobility, housing, household goods, appliances), thus accounting for both production and trade. The EU CF has increased by 9% from 2010 to 2022 (as a single score), with food consumption being the primary driver of environmental impacts, followed by housing (especially for space heating) and mobility (mainly due to the use of private cars), while the EU DF decreased (-29% as a single score). These two opposite trends highlight the role of the EU-27 as a net importer of environmental impacts that occur in third countries.","container-title":"JRC Publications Repository","language":"en","note":"ISBN: 9789268238745\nISSN: 1831-9424\nDOI: 10.2760/4133548","title":"Consumption Footprint and Domestic Footprint Monitoring Report 2024","URL":"https://publications.jrc.ec.europa.eu/repository/handle/JRC138470","author":[{"family":"Sanye","given":"MENGUAL Esther"},{"family":"Pasqualino","given":"Roberto"},{"family":"Omodara","given":"Linda"},{"family":"Frankowska","given":"Angelina"},{"family":"Wierzgala","given":"Piotr"},{"family":"Chiorrini","given":"Andrea"},{"family":"Bennett","given":"Michael John"},{"family":"Listorti","given":"Giulia"},{"family":"Sala","given":"Serenella"}],"accessed":{"date-parts":[["2025",3,4]]},"issued":{"date-parts":[["2025"]]}}}],"schema":"https://github.com/citation-style-language/schema/raw/master/csl-citation.json"} </w:instrText>
      </w:r>
      <w:r w:rsidR="00FA31E9">
        <w:rPr>
          <w:highlight w:val="green"/>
          <w:lang w:val="fr-BE"/>
        </w:rPr>
        <w:fldChar w:fldCharType="separate"/>
      </w:r>
      <w:r w:rsidRPr="00FA31E9" w:rsidR="00FA31E9">
        <w:rPr>
          <w:highlight w:val="green"/>
        </w:rPr>
        <w:t>[11]</w:t>
      </w:r>
      <w:r w:rsidR="00FA31E9">
        <w:rPr>
          <w:highlight w:val="green"/>
          <w:lang w:val="fr-BE"/>
        </w:rPr>
        <w:fldChar w:fldCharType="end"/>
      </w:r>
      <w:r w:rsidRPr="00F77A37">
        <w:rPr>
          <w:rFonts w:eastAsia="EC Square Sans Pro"/>
          <w:highlight w:val="green"/>
        </w:rPr>
        <w:t>.</w:t>
      </w:r>
      <w:r>
        <w:rPr>
          <w:rFonts w:eastAsia="EC Square Sans Pro"/>
        </w:rPr>
        <w:t xml:space="preserve"> </w:t>
      </w:r>
    </w:p>
    <w:p w:rsidRPr="0054422F" w:rsidR="00C43487" w:rsidP="0054422F" w:rsidRDefault="00BE15AE" w14:paraId="4B1B0D6E" w14:textId="04D8A7B5">
      <w:pPr>
        <w:pStyle w:val="JRCText"/>
      </w:pPr>
      <w:r>
        <w:rPr>
          <w:lang w:eastAsia="en-GB"/>
        </w:rPr>
        <w:t>When disaggregating the Consumption Footprint based on the</w:t>
      </w:r>
      <w:r w:rsidR="00B54CE2">
        <w:rPr>
          <w:lang w:eastAsia="en-GB"/>
        </w:rPr>
        <w:t xml:space="preserve"> different</w:t>
      </w:r>
      <w:r>
        <w:rPr>
          <w:lang w:eastAsia="en-GB"/>
        </w:rPr>
        <w:t xml:space="preserve"> areas of consumption, </w:t>
      </w:r>
      <w:r w:rsidR="00B54CE2">
        <w:rPr>
          <w:lang w:eastAsia="en-GB"/>
        </w:rPr>
        <w:t xml:space="preserve">it turns out that </w:t>
      </w:r>
      <w:r w:rsidR="00C43487">
        <w:rPr>
          <w:lang w:eastAsia="en-GB"/>
        </w:rPr>
        <w:t xml:space="preserve">most of the </w:t>
      </w:r>
      <w:r w:rsidR="00F14012">
        <w:rPr>
          <w:lang w:eastAsia="en-GB"/>
        </w:rPr>
        <w:t xml:space="preserve">environmental </w:t>
      </w:r>
      <w:r w:rsidR="00C43487">
        <w:rPr>
          <w:lang w:eastAsia="en-GB"/>
        </w:rPr>
        <w:t>impact</w:t>
      </w:r>
      <w:r w:rsidR="0075555A">
        <w:rPr>
          <w:lang w:eastAsia="en-GB"/>
        </w:rPr>
        <w:t>s</w:t>
      </w:r>
      <w:r w:rsidR="00C43487">
        <w:rPr>
          <w:lang w:eastAsia="en-GB"/>
        </w:rPr>
        <w:t xml:space="preserve"> of consumption </w:t>
      </w:r>
      <w:r w:rsidR="0075555A">
        <w:rPr>
          <w:lang w:eastAsia="en-GB"/>
        </w:rPr>
        <w:t>are</w:t>
      </w:r>
      <w:r w:rsidR="00F14012">
        <w:rPr>
          <w:lang w:eastAsia="en-GB"/>
        </w:rPr>
        <w:t xml:space="preserve"> associated to</w:t>
      </w:r>
      <w:r w:rsidR="00C43487">
        <w:rPr>
          <w:lang w:eastAsia="en-GB"/>
        </w:rPr>
        <w:t xml:space="preserve"> </w:t>
      </w:r>
      <w:r w:rsidRPr="002A501C" w:rsidR="00C43487">
        <w:rPr>
          <w:b/>
          <w:lang w:eastAsia="en-GB"/>
        </w:rPr>
        <w:t>food</w:t>
      </w:r>
      <w:r w:rsidR="002A501C">
        <w:rPr>
          <w:lang w:eastAsia="en-GB"/>
        </w:rPr>
        <w:t xml:space="preserve"> (Figure 4</w:t>
      </w:r>
      <w:r w:rsidR="00B54CE2">
        <w:rPr>
          <w:lang w:eastAsia="en-GB"/>
        </w:rPr>
        <w:t>)</w:t>
      </w:r>
      <w:r w:rsidR="00F14012">
        <w:rPr>
          <w:lang w:eastAsia="en-GB"/>
        </w:rPr>
        <w:t>, which</w:t>
      </w:r>
      <w:r w:rsidR="00C43487">
        <w:rPr>
          <w:lang w:eastAsia="en-GB"/>
        </w:rPr>
        <w:t xml:space="preserve"> appears to represent 49% of the environmental burden in 2022, followed by housing (17%), mobility (16%), household goods (11%), and appliances (7%)</w:t>
      </w:r>
      <w:r>
        <w:rPr>
          <w:lang w:eastAsia="en-GB"/>
        </w:rPr>
        <w:t xml:space="preserve">. The effects of the COVID-19 pandemic are visible between 2019 and 2020, mainly due to the lower use </w:t>
      </w:r>
      <w:r w:rsidR="002A501C">
        <w:rPr>
          <w:lang w:eastAsia="en-GB"/>
        </w:rPr>
        <w:t>of transport</w:t>
      </w:r>
      <w:r>
        <w:rPr>
          <w:lang w:eastAsia="en-GB"/>
        </w:rPr>
        <w:t xml:space="preserve">, which has fully recovered by 2022 </w:t>
      </w:r>
      <w:r w:rsidRPr="003D7518">
        <w:rPr>
          <w:b/>
          <w:lang w:eastAsia="en-GB"/>
        </w:rPr>
        <w:t xml:space="preserve">with </w:t>
      </w:r>
      <w:r w:rsidR="002A501C">
        <w:rPr>
          <w:b/>
          <w:lang w:eastAsia="en-GB"/>
        </w:rPr>
        <w:t xml:space="preserve">total </w:t>
      </w:r>
      <w:r w:rsidRPr="003D7518">
        <w:rPr>
          <w:b/>
          <w:lang w:eastAsia="en-GB"/>
        </w:rPr>
        <w:t>environmental impacts having surpassed pre-pandemic levels</w:t>
      </w:r>
      <w:r>
        <w:rPr>
          <w:lang w:eastAsia="en-GB"/>
        </w:rPr>
        <w:t xml:space="preserve">. </w:t>
      </w:r>
    </w:p>
    <w:p w:rsidR="00725AD6" w:rsidP="006507E9" w:rsidRDefault="00725AD6" w14:paraId="3CE574BB" w14:textId="310535E5">
      <w:pPr>
        <w:pStyle w:val="JRCFigurecaption"/>
        <w:jc w:val="left"/>
        <w:rPr>
          <w:sz w:val="20"/>
          <w:szCs w:val="20"/>
        </w:rPr>
      </w:pPr>
      <w:r w:rsidRPr="002C6B10">
        <w:rPr>
          <w:lang w:eastAsia="en-GB"/>
        </w:rPr>
        <w:t xml:space="preserve">Figure </w:t>
      </w:r>
      <w:r w:rsidR="002A501C">
        <w:rPr>
          <w:lang w:eastAsia="en-GB"/>
        </w:rPr>
        <w:t>4</w:t>
      </w:r>
      <w:r w:rsidRPr="002C6B10">
        <w:rPr>
          <w:lang w:eastAsia="en-GB"/>
        </w:rPr>
        <w:t xml:space="preserve">: </w:t>
      </w:r>
      <w:r w:rsidRPr="002C6B10" w:rsidR="002250ED">
        <w:rPr>
          <w:sz w:val="20"/>
          <w:szCs w:val="20"/>
        </w:rPr>
        <w:t>Contribution of the areas of consumption to the EU Consumption Footprint from 2010 to 2022</w:t>
      </w:r>
    </w:p>
    <w:p w:rsidRPr="002C6B10" w:rsidR="00BE15AE" w:rsidP="002C6B10" w:rsidRDefault="00BE15AE" w14:paraId="5B45C30F" w14:textId="6BE52D9D">
      <w:pPr>
        <w:pStyle w:val="JRCText"/>
      </w:pPr>
      <w:r>
        <w:rPr>
          <w:noProof/>
          <w:lang w:val="en-US"/>
        </w:rPr>
        <w:drawing>
          <wp:inline distT="0" distB="0" distL="0" distR="0" wp14:anchorId="32BDBA47" wp14:editId="47CE4F89">
            <wp:extent cx="5918313" cy="19093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1903" cy="1913758"/>
                    </a:xfrm>
                    <a:prstGeom prst="rect">
                      <a:avLst/>
                    </a:prstGeom>
                    <a:noFill/>
                  </pic:spPr>
                </pic:pic>
              </a:graphicData>
            </a:graphic>
          </wp:inline>
        </w:drawing>
      </w:r>
    </w:p>
    <w:p w:rsidRPr="002250ED" w:rsidR="002F050E" w:rsidP="002C6B10" w:rsidRDefault="006507E9" w14:paraId="35AB29FF" w14:textId="589ED725">
      <w:pPr>
        <w:spacing w:before="0" w:after="160" w:line="257" w:lineRule="auto"/>
        <w:contextualSpacing/>
        <w:jc w:val="center"/>
        <w:rPr>
          <w:lang w:val="fr-BE"/>
        </w:rPr>
      </w:pPr>
      <w:r w:rsidRPr="002250ED">
        <w:rPr>
          <w:lang w:val="fr-BE"/>
        </w:rPr>
        <w:t xml:space="preserve"> Source: </w:t>
      </w:r>
      <w:r w:rsidR="00B23797">
        <w:rPr>
          <w:highlight w:val="green"/>
          <w:lang w:val="fr-BE"/>
        </w:rPr>
        <w:fldChar w:fldCharType="begin"/>
      </w:r>
      <w:r w:rsidR="00B23797">
        <w:rPr>
          <w:highlight w:val="green"/>
          <w:lang w:val="fr-BE"/>
        </w:rPr>
        <w:instrText xml:space="preserve"> ADDIN ZOTERO_ITEM CSL_CITATION {"citationID":"QThg6N2l","properties":{"formattedCitation":"[11]","plainCitation":"[11]","noteIndex":0},"citationItems":[{"id":836,"uris":["http://zotero.org/groups/5272309/items/72RNKXKI"],"itemData":{"id":836,"type":"webpage","abstract":"The European Commission - Joint Research Centre developed a framework including the Consumption Footprint (CF) and the Domestic Footprint (DF) models, which have become established as a means for monitoring progress of EU environmental performance. These models are based on life cycle assessment (LCA) principles, and employ the Environmental Footprint (EF) method to produce a set of 16 indicators (available also as single weighted score) to assess the environmental impacts of EU production and consumption, and can be compared with the planetary boundaries. This report presents the latest methodological updates and results of these models in the context of monitoring EU performance. The DF combines official statistics and modelled data regarding resource extraction and emissions to the environment within the EU territory from the year 2000 to 2022. The CF is a full bottom-up LCA model making use of 164 representative products and official statistics for 2010-2022 to assess the environmental impacts (including biodiversity footprint) of five areas of consumption (food, mobility, housing, household goods, appliances), thus accounting for both production and trade. The EU CF has increased by 9% from 2010 to 2022 (as a single score), with food consumption being the primary driver of environmental impacts, followed by housing (especially for space heating) and mobility (mainly due to the use of private cars), while the EU DF decreased (-29% as a single score). These two opposite trends highlight the role of the EU-27 as a net importer of environmental impacts that occur in third countries.","container-title":"JRC Publications Repository","language":"en","note":"ISBN: 9789268238745\nISSN: 1831-9424\nDOI: 10.2760/4133548","title":"Consumption Footprint and Domestic Footprint Monitoring Report 2024","URL":"https://publications.jrc.ec.europa.eu/repository/handle/JRC138470","author":[{"family":"Sanye","given":"MENGUAL Esther"},{"family":"Pasqualino","given":"Roberto"},{"family":"Omodara","given":"Linda"},{"family":"Frankowska","given":"Angelina"},{"family":"Wierzgala","given":"Piotr"},{"family":"Chiorrini","given":"Andrea"},{"family":"Bennett","given":"Michael John"},{"family":"Listorti","given":"Giulia"},{"family":"Sala","given":"Serenella"}],"accessed":{"date-parts":[["2025",3,4]]},"issued":{"date-parts":[["2025"]]}}}],"schema":"https://github.com/citation-style-language/schema/raw/master/csl-citation.json"} </w:instrText>
      </w:r>
      <w:r w:rsidR="00B23797">
        <w:rPr>
          <w:highlight w:val="green"/>
          <w:lang w:val="fr-BE"/>
        </w:rPr>
        <w:fldChar w:fldCharType="separate"/>
      </w:r>
      <w:r w:rsidRPr="00B23797" w:rsidR="00B23797">
        <w:rPr>
          <w:highlight w:val="green"/>
        </w:rPr>
        <w:t>[11]</w:t>
      </w:r>
      <w:r w:rsidR="00B23797">
        <w:rPr>
          <w:highlight w:val="green"/>
          <w:lang w:val="fr-BE"/>
        </w:rPr>
        <w:fldChar w:fldCharType="end"/>
      </w:r>
      <w:r w:rsidRPr="002250ED" w:rsidR="00E02235">
        <w:rPr>
          <w:lang w:val="fr-BE"/>
        </w:rPr>
        <w:t>.</w:t>
      </w:r>
    </w:p>
    <w:p w:rsidR="008D6E5C" w:rsidRDefault="008D6E5C" w14:paraId="54A2BC88" w14:textId="77777777">
      <w:pPr>
        <w:spacing w:before="0" w:after="160"/>
        <w:jc w:val="left"/>
        <w:rPr>
          <w:lang w:val="fr-BE"/>
        </w:rPr>
      </w:pPr>
      <w:bookmarkStart w:name="_Toc182346017" w:id="19"/>
      <w:bookmarkStart w:name="_Toc182346018" w:id="20"/>
      <w:bookmarkStart w:name="_Toc182346019" w:id="21"/>
      <w:bookmarkStart w:name="_Toc182346020" w:id="22"/>
      <w:bookmarkStart w:name="_Toc182346021" w:id="23"/>
      <w:bookmarkStart w:name="_Toc182346022" w:id="24"/>
      <w:bookmarkStart w:name="_Toc182346023" w:id="25"/>
      <w:bookmarkStart w:name="_Toc182346024" w:id="26"/>
      <w:bookmarkStart w:name="_Toc182346025" w:id="27"/>
      <w:bookmarkStart w:name="_Toc182346026" w:id="28"/>
      <w:bookmarkStart w:name="_Toc182346027" w:id="29"/>
      <w:bookmarkStart w:name="_Toc182346028" w:id="30"/>
      <w:bookmarkStart w:name="_Toc182346029" w:id="31"/>
      <w:bookmarkStart w:name="_Toc182346030" w:id="32"/>
      <w:bookmarkStart w:name="_Toc182346031" w:id="33"/>
      <w:bookmarkStart w:name="_Toc182346032" w:id="34"/>
      <w:bookmarkStart w:name="_Toc182346033" w:id="35"/>
      <w:bookmarkStart w:name="_Toc182346034" w:id="36"/>
      <w:bookmarkStart w:name="_Toc182346035" w:id="37"/>
      <w:bookmarkStart w:name="_Toc182346036" w:id="38"/>
      <w:bookmarkStart w:name="_Toc182346037" w:id="39"/>
      <w:bookmarkStart w:name="_Toc182346038" w:id="40"/>
      <w:bookmarkStart w:name="_Toc182346039" w:id="41"/>
      <w:bookmarkStart w:name="_Toc182346040" w:id="42"/>
      <w:bookmarkStart w:name="_Toc182346041" w:id="43"/>
      <w:bookmarkStart w:name="_Toc182346042" w:id="44"/>
      <w:bookmarkStart w:name="_Toc182346043" w:id="45"/>
      <w:bookmarkStart w:name="_Toc182346044" w:id="46"/>
      <w:bookmarkStart w:name="_Toc182346045" w:id="47"/>
      <w:bookmarkStart w:name="_Toc182346046" w:id="48"/>
      <w:bookmarkStart w:name="_Toc182346047" w:id="49"/>
      <w:bookmarkStart w:name="_Toc182346048" w:id="50"/>
      <w:bookmarkStart w:name="_Toc182346049" w:id="51"/>
      <w:bookmarkStart w:name="_Toc182346050" w:id="52"/>
      <w:bookmarkStart w:name="_Toc182346051" w:id="53"/>
      <w:bookmarkStart w:name="_Toc182346052" w:id="54"/>
      <w:bookmarkStart w:name="_Toc182346053" w:id="55"/>
      <w:bookmarkStart w:name="_Toc182346054" w:id="56"/>
      <w:bookmarkStart w:name="_Toc182346055" w:id="57"/>
      <w:bookmarkStart w:name="_Toc182346056" w:id="58"/>
      <w:bookmarkStart w:name="_Toc182346057" w:id="59"/>
      <w:bookmarkStart w:name="_Toc182346058" w:id="60"/>
      <w:bookmarkStart w:name="_Toc182346059" w:id="61"/>
      <w:bookmarkStart w:name="_Toc182346060" w:id="62"/>
      <w:bookmarkStart w:name="_Toc182346061" w:id="63"/>
      <w:bookmarkStart w:name="_Toc182346062" w:id="64"/>
      <w:bookmarkStart w:name="_Toc182346063" w:id="65"/>
      <w:bookmarkStart w:name="_Toc182346064" w:id="66"/>
      <w:bookmarkStart w:name="_Toc182346065" w:id="67"/>
      <w:bookmarkStart w:name="_Toc182346066" w:id="68"/>
      <w:bookmarkStart w:name="_Toc182346067" w:id="69"/>
      <w:bookmarkStart w:name="_Toc182346068" w:id="70"/>
      <w:bookmarkStart w:name="_Toc182346069" w:id="71"/>
      <w:bookmarkStart w:name="_Toc182346070" w:id="72"/>
      <w:bookmarkStart w:name="_Toc182346071" w:id="73"/>
      <w:bookmarkStart w:name="_Toc182346076" w:id="74"/>
      <w:bookmarkStart w:name="_Toc182346077" w:id="75"/>
      <w:bookmarkStart w:name="_Toc182346078" w:id="76"/>
      <w:bookmarkStart w:name="_Toc182346079" w:id="77"/>
      <w:bookmarkStart w:name="_Toc160095567" w:id="78"/>
      <w:bookmarkStart w:name="_Toc161311985" w:id="79"/>
      <w:bookmarkStart w:name="_Toc182346080" w:id="80"/>
      <w:bookmarkStart w:name="_Toc182346081" w:id="81"/>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p>
    <w:p w:rsidR="008D6E5C" w:rsidRDefault="008D6E5C" w14:paraId="2473182B" w14:textId="77777777">
      <w:pPr>
        <w:spacing w:before="0" w:after="160"/>
        <w:jc w:val="left"/>
        <w:rPr>
          <w:lang w:val="fr-BE"/>
        </w:rPr>
      </w:pPr>
    </w:p>
    <w:p w:rsidRPr="00B54CE2" w:rsidR="00BE15AE" w:rsidRDefault="00BE15AE" w14:paraId="659329B2" w14:textId="53DA402A">
      <w:pPr>
        <w:spacing w:before="0" w:after="160"/>
        <w:jc w:val="left"/>
        <w:rPr>
          <w:rFonts w:eastAsia="Calibri"/>
          <w:lang w:val="fr-BE" w:eastAsia="en-US"/>
        </w:rPr>
      </w:pPr>
    </w:p>
    <w:p w:rsidR="00107520" w:rsidP="00B864CC" w:rsidRDefault="51147F38" w14:paraId="4AA69412" w14:textId="3C14340B">
      <w:pPr>
        <w:pStyle w:val="JRCLevel-3title"/>
      </w:pPr>
      <w:bookmarkStart w:name="_Toc193207503" w:id="82"/>
      <w:bookmarkEnd w:id="81"/>
      <w:r>
        <w:t>Methodology of the integrated environmental assessment</w:t>
      </w:r>
      <w:r w:rsidR="7B75F99C">
        <w:t xml:space="preserve"> </w:t>
      </w:r>
      <w:r w:rsidR="001C0B7A">
        <w:t xml:space="preserve">of future </w:t>
      </w:r>
      <w:del w:author="BARBERO VIGNOLA Giulia (JRC-ISPRA)" w:date="2025-03-18T16:36:00Z" w:id="83">
        <w:r w:rsidDel="001C0B7A">
          <w:delText xml:space="preserve">EGD </w:delText>
        </w:r>
      </w:del>
      <w:r w:rsidR="001C0B7A">
        <w:t>scenarios</w:t>
      </w:r>
      <w:bookmarkEnd w:id="82"/>
    </w:p>
    <w:p w:rsidR="003D1C9F" w:rsidP="00D528BF" w:rsidRDefault="00B23797" w14:paraId="1080E3F0" w14:textId="2DEBAE1E">
      <w:pPr>
        <w:pStyle w:val="JRCText"/>
      </w:pPr>
      <w:r w:rsidRPr="34C01C3F">
        <w:rPr>
          <w:color w:val="FF0000"/>
          <w:highlight w:val="green"/>
        </w:rPr>
        <w:fldChar w:fldCharType="begin"/>
      </w:r>
      <w:r w:rsidRPr="34C01C3F">
        <w:rPr>
          <w:color w:val="FF0000"/>
          <w:highlight w:val="green"/>
        </w:rPr>
        <w:instrText xml:space="preserve"> ADDIN ZOTERO_ITEM CSL_CITATION {"citationID":"WZQjuAN9","properties":{"formattedCitation":"[13]","plainCitation":"[13]","noteIndex":0},"citationItems":[{"id":322,"uris":["http://zotero.org/groups/5272309/items/SVPQQ2LE"],"itemData":{"id":322,"type":"report","abstract":"This report provides a comprehensive assessment of progress towards the European Green Deal (EGD), the European Union’s transformative agenda for achieving climate neutrality by 2050. The analysis encompasses 154 quantifiable targets from 44 policy documents between 2019 and 2024 across key sectors such as climate, energy, circular economy, transport, agriculture and food, ecosystems and biodiversity, water, soil and air pollution. The study shows that significant achievement has been delivered so far but progress needs to accelerate in many areas. As of mid-2024, 32 of the 154 targets are currently “on track” and 64 are identified as “acceleration needed” meaning that more progress is needed to meet the targets on time. Furthermore, 15 of the targets are found to be “not progressing” or “regressing”, and for 43 of the targets no data is currently available. The timing of the binding policies, most of which have been recently agreed and are expected to deliver results in the coming years, is a significant factor influencing these assessments. This report integrates all EGD actions and related policies, offering an assessment of the EU’s green transition based on robust data and science. It identifies priority areas for intensified efforts to meet short-term implementation goals and contribute to the long-term ambition of a sustainable, fair, just, and climate-neutral Europe by 2050. This collective work serves as a benchmarking tool, providing scientifically grounded guidance for future EU policies and programmes.","language":"en","note":"ISBN: 9789268231807 9789268231814\nISSN: 1831-9424, 1018-5593\nDOI: 10.2760/3105205","title":"Delivering the EU Green Deal - Progress towards targets","URL":"https://publications.jrc.ec.europa.eu/repository/handle/JRC140372","author":[{"family":"Marelli","given":"Luisa"},{"family":"Trane","given":"Matteo"},{"family":"Barbero","given":"VIGNOLA Giulia"},{"family":"Gastaldi","given":"Chiara"},{"family":"Guerreiro","given":"MIGUEL Mecia"},{"family":"Delgado","given":"CALLICÓ Laia"},{"family":"Borchardt","given":"Steve"},{"family":"Mancini","given":"Lucia"},{"family":"Sanye","given":"MENGUAL Esther"},{"family":"Gourdon","given":"Thomas"},{"family":"Maroni","given":"Michele"},{"family":"Georgakaki","given":"Aliki"},{"family":"Seigneur","given":"Isabelle"},{"family":"M'barek","given":"Robert"},{"family":"Acs","given":"Szvetlana"},{"family":"Listorti","given":"Giulia"},{"family":"Bosco","given":"Simona"},{"family":"Contipelli","given":"Louisa"},{"family":"Dentener","given":"Frank"},{"family":"Dowling","given":"Paul"},{"family":"Grassi","given":"Giacomo"},{"family":"Korosuo","given":"Anu"},{"family":"Manca","given":"Giovanni"},{"family":"Migliavacca","given":"Mirco"},{"family":"Sikora","given":"Przemyslaw"},{"family":"Weitzel","given":"Matthias"},{"family":"Acosta","given":"IBORRA Beatriz"},{"family":"Arrigoni","given":"Alessandro"},{"family":"Bavetta","given":"Maurizio"},{"family":"Bertoldi","given":"Paolo"},{"family":"Bolard","given":"Julien"},{"family":"Bravo","given":"DIAZ Laura"},{"family":"Carlsson","given":"Johan"},{"family":"Castellazzi","given":"Luca"},{"family":"Dagostino","given":"Delia"},{"family":"Della","given":"VALLE Nives"},{"family":"Dolci","given":"Francesco"},{"family":"Dunlop","given":"Ewan Duncan"},{"family":"Hidalgo","given":"GONZALEZ Ignacio"},{"family":"Jaeger","given":"Waldau A."},{"family":"Maduta","given":"Carmen"},{"family":"Mc","given":"GOVERN Lucie"},{"family":"Meletiou","given":"Alexis"},{"family":"Szabo","given":"Sandor"},{"family":"Tapoglou","given":"Evdokia"},{"family":"Taylor","given":"Nigel"},{"family":"Tsemekidi","given":"TZEIRANAK Sofia"},{"family":"Amadei","given":"Andrea"},{"family":"Ardente","given":"Fulvio"},{"family":"Bobba","given":"Silvia"},{"family":"Bruchhausen","given":"Matthias"},{"family":"Coelho","given":"Fernando"},{"family":"De","given":"LAURENTIIS Valeria"},{"family":"Delre","given":"Antonio"},{"family":"Eder","given":"Peter"},{"family":"Egle","given":"Lukas"},{"family":"Foster","given":"Gillian"},{"family":"Cristobal","given":"GARCIA Jorge"},{"family":"Gaudillat","given":"Pierre"},{"family":"Georgitzikis","given":"Konstantinos"},{"family":"Huygens","given":"Dries"},{"family":"Lebedeva","given":"Natalia"},{"family":"Manfredi","given":"Simone"},{"family":"Mathieux","given":"Fabrice"},{"family":"Maury","given":"Thibaut"},{"family":"Orefice","given":"Martina"},{"family":"Pennington","given":"David"},{"family":"Pfrang","given":"Andreas"},{"family":"Pierri","given":"Erika"},{"family":"Saveyn","given":"Hans"},{"family":"Sala","given":"Serenella"},{"family":"Spiliotopoulos","given":"Christoforos"},{"family":"Tonini","given":"Davide"},{"family":"Ciuffo","given":"Biagio"},{"family":"Fontaras","given":"Georgios"},{"family":"Grosso","given":"Monica"},{"family":"Krause","given":"Jette"},{"family":"Lodi","given":"Chiara"},{"family":"Marotta","given":"Alessandro"},{"family":"Martini","given":"Giorgio"},{"family":"Scarlat","given":"Nicolae"},{"family":"Caivano","given":"Arnaldo"},{"family":"Catarino","given":"Rui"},{"family":"De","given":"JONG Beyhan"},{"family":"Druon","given":"Jean-Noel"},{"family":"Guerrero","given":"Irene"},{"family":"Gurria","given":"Patricia"},{"family":"Leite","given":"Joao"},{"family":"Olvedy","given":"Michael"},{"family":"Puerta","given":"PINERO Carolina"},{"family":"Tóth","given":"Katalin"},{"family":"Wollgast","given":"Jan"},{"family":"Addamo","given":"Anna"},{"family":"Barredo","given":"Jose I."},{"family":"Bopp","given":"Stephanie"},{"family":"Cardoso","given":"Ana Cristina"},{"family":"Dubois","given":"Gregoire"},{"family":"La","given":"NOTTE Alessandra"},{"family":"Marando","given":"Federica"},{"family":"Neuville","given":"Aude"},{"family":"Robuchon","given":"Marine"},{"family":"Paracchini","given":"Maria Luisa"},{"family":"Jones","given":"Arwyn"},{"family":"Panagos","given":"Panos"},{"family":"Tamborra","given":"Marialuisa"},{"family":"Vallecillo","given":"Sara"},{"family":"Van","given":"DER VELDE Marijn"},{"family":"Aschberger","given":"Karin"},{"family":"Astorga-Llorens","given":"Covadonga"},{"family":"Belz","given":"Susanne"},{"family":"Gawlik","given":"Bernd Manfred"},{"family":"Held","given":"Andrea"},{"family":"Lettieri","given":"Teresa"},{"family":"Pisoni","given":"Enrico"},{"family":"Pistocchi","given":"Alberto"},{"family":"Rauscher","given":"Hubert"},{"family":"Thunis","given":"Philippe"},{"family":"Wojda","given":"Piotr"},{"family":"Worth","given":"Andrew"},{"family":"Neuwahl","given":"Frederik"}],"accessed":{"date-parts":[["2025",2,5]]},"issued":{"date-parts":[["2025"]]}}}],"schema":"https://github.com/citation-style-language/schema/raw/master/csl-citation.json"} </w:instrText>
      </w:r>
      <w:r w:rsidRPr="34C01C3F">
        <w:rPr>
          <w:color w:val="FF0000"/>
          <w:highlight w:val="green"/>
        </w:rPr>
        <w:fldChar w:fldCharType="separate"/>
      </w:r>
      <w:r w:rsidRPr="34C01C3F" w:rsidR="00B23797">
        <w:rPr>
          <w:highlight w:val="green"/>
        </w:rPr>
        <w:t>[13]</w:t>
      </w:r>
      <w:r w:rsidRPr="34C01C3F">
        <w:rPr>
          <w:color w:val="FF0000"/>
          <w:highlight w:val="green"/>
        </w:rPr>
        <w:fldChar w:fldCharType="end"/>
      </w:r>
      <w:r w:rsidR="4C9C9760">
        <w:rPr/>
        <w:t xml:space="preserve"> </w:t>
      </w:r>
      <w:r w:rsidR="61659CF8">
        <w:rPr/>
        <w:t xml:space="preserve">provided </w:t>
      </w:r>
      <w:r w:rsidR="4C9C9760">
        <w:rPr/>
        <w:t xml:space="preserve">an early assessment of </w:t>
      </w:r>
      <w:r w:rsidR="4C9C9760">
        <w:rPr/>
        <w:t>possible progress</w:t>
      </w:r>
      <w:r w:rsidR="4C9C9760">
        <w:rPr/>
        <w:t xml:space="preserve"> </w:t>
      </w:r>
      <w:r w:rsidR="61659CF8">
        <w:rPr/>
        <w:t>to</w:t>
      </w:r>
      <w:r w:rsidR="4C9C9760">
        <w:rPr/>
        <w:t xml:space="preserve"> achieve</w:t>
      </w:r>
      <w:r w:rsidR="61659CF8">
        <w:rPr/>
        <w:t xml:space="preserve"> </w:t>
      </w:r>
      <w:r w:rsidR="4C9C9760">
        <w:rPr/>
        <w:t xml:space="preserve">EGD targets by 2030. </w:t>
      </w:r>
      <w:commentRangeStart w:id="84"/>
      <w:r w:rsidRPr="34C01C3F" w:rsidR="4C9C9760">
        <w:rPr>
          <w:b w:val="1"/>
          <w:bCs w:val="1"/>
        </w:rPr>
        <w:t>15</w:t>
      </w:r>
      <w:ins w:author="SANYE MENGUAL Esther (JRC-ISPRA)" w:date="2025-03-20T13:33:35.295Z" w:id="956691772">
        <w:r w:rsidRPr="34C01C3F" w:rsidR="1946C1A8">
          <w:rPr>
            <w:b w:val="1"/>
            <w:bCs w:val="1"/>
          </w:rPr>
          <w:t>4</w:t>
        </w:r>
      </w:ins>
      <w:del w:author="SANYE MENGUAL Esther (JRC-ISPRA)" w:date="2025-03-20T13:33:35.866Z" w:id="2038806767">
        <w:r w:rsidRPr="34C01C3F" w:rsidDel="4C9C9760">
          <w:rPr>
            <w:b w:val="1"/>
            <w:bCs w:val="1"/>
          </w:rPr>
          <w:delText>5</w:delText>
        </w:r>
      </w:del>
      <w:commentRangeEnd w:id="84"/>
      <w:r>
        <w:rPr>
          <w:rStyle w:val="CommentReference"/>
        </w:rPr>
        <w:commentReference w:id="84"/>
      </w:r>
      <w:r w:rsidRPr="34C01C3F" w:rsidR="4C9C9760">
        <w:rPr>
          <w:b w:val="1"/>
          <w:bCs w:val="1"/>
        </w:rPr>
        <w:t xml:space="preserve"> EGD</w:t>
      </w:r>
      <w:r w:rsidR="4C9C9760">
        <w:rPr/>
        <w:t xml:space="preserve"> targets </w:t>
      </w:r>
      <w:r w:rsidR="61659CF8">
        <w:rPr/>
        <w:t>retrieved in</w:t>
      </w:r>
      <w:r w:rsidR="4C9C9760">
        <w:rPr/>
        <w:t xml:space="preserve"> both legally binding and non-legally binding policy documents </w:t>
      </w:r>
      <w:r w:rsidR="4CFE9716">
        <w:rPr/>
        <w:t>have been</w:t>
      </w:r>
      <w:r w:rsidR="4C9C9760">
        <w:rPr/>
        <w:t xml:space="preserve"> classified depending on their progress </w:t>
      </w:r>
      <w:r w:rsidR="61659CF8">
        <w:rPr/>
        <w:t>in three categories</w:t>
      </w:r>
      <w:r w:rsidR="1628F21E">
        <w:rPr/>
        <w:t>:</w:t>
      </w:r>
      <w:r w:rsidR="61659CF8">
        <w:rPr/>
        <w:t xml:space="preserve"> </w:t>
      </w:r>
    </w:p>
    <w:p w:rsidR="003D1C9F" w:rsidP="003D1C9F" w:rsidRDefault="00107520" w14:paraId="7795DA28" w14:textId="263F282B">
      <w:pPr>
        <w:pStyle w:val="JRCText"/>
        <w:ind w:left="720"/>
      </w:pPr>
      <w:r>
        <w:t xml:space="preserve">(1) </w:t>
      </w:r>
      <w:r w:rsidRPr="00F84120">
        <w:rPr>
          <w:b/>
        </w:rPr>
        <w:t>on track to be achieved</w:t>
      </w:r>
      <w:r w:rsidR="0075555A">
        <w:t xml:space="preserve">, if </w:t>
      </w:r>
      <w:r>
        <w:t xml:space="preserve">the observed progress follows a positive trend and is expected to be achieved by 2030, </w:t>
      </w:r>
    </w:p>
    <w:p w:rsidR="003D1C9F" w:rsidP="003D1C9F" w:rsidRDefault="00107520" w14:paraId="6C1636FD" w14:textId="0CF93DC2">
      <w:pPr>
        <w:pStyle w:val="JRCText"/>
        <w:ind w:left="720"/>
      </w:pPr>
      <w:r>
        <w:t xml:space="preserve">(2) </w:t>
      </w:r>
      <w:r w:rsidRPr="00F84120">
        <w:rPr>
          <w:b/>
        </w:rPr>
        <w:t>acceleration needed</w:t>
      </w:r>
      <w:r w:rsidR="0075555A">
        <w:t>, when</w:t>
      </w:r>
      <w:r>
        <w:t xml:space="preserve"> progress </w:t>
      </w:r>
      <w:r w:rsidR="003D1C9F">
        <w:t>is observed</w:t>
      </w:r>
      <w:r>
        <w:t xml:space="preserve">, but </w:t>
      </w:r>
      <w:r w:rsidR="003D1C9F">
        <w:t>this</w:t>
      </w:r>
      <w:r>
        <w:t xml:space="preserve"> is not sufficient to reach the target by 2030, </w:t>
      </w:r>
    </w:p>
    <w:p w:rsidR="003D1C9F" w:rsidP="003D1C9F" w:rsidRDefault="00107520" w14:paraId="19DF9CF9" w14:textId="17E30A9F">
      <w:pPr>
        <w:pStyle w:val="JRCText"/>
        <w:ind w:left="720"/>
      </w:pPr>
      <w:r>
        <w:t xml:space="preserve">(2) </w:t>
      </w:r>
      <w:r w:rsidRPr="00F84120">
        <w:rPr>
          <w:b/>
        </w:rPr>
        <w:t>no progress</w:t>
      </w:r>
      <w:r w:rsidRPr="002250ED" w:rsidR="0075555A">
        <w:t>,</w:t>
      </w:r>
      <w:r w:rsidR="0075555A">
        <w:rPr>
          <w:b/>
        </w:rPr>
        <w:t xml:space="preserve"> </w:t>
      </w:r>
      <w:r>
        <w:t xml:space="preserve">i.e. the target is not expected to be achieved, and no positive progress is expected by 2030. </w:t>
      </w:r>
    </w:p>
    <w:p w:rsidR="00D528BF" w:rsidP="00D528BF" w:rsidRDefault="00D528BF" w14:paraId="58FBFB1C" w14:textId="3EB231A8">
      <w:pPr>
        <w:pStyle w:val="JRCText"/>
      </w:pPr>
      <w:r w:rsidR="00D528BF">
        <w:rPr/>
        <w:t>Out of these targets,</w:t>
      </w:r>
      <w:r w:rsidR="00041FBF">
        <w:rPr/>
        <w:t xml:space="preserve"> </w:t>
      </w:r>
      <w:ins w:author="SANYE MENGUAL Esther (JRC-ISPRA)" w:date="2025-03-20T13:34:10.299Z" w:id="1149772030">
        <w:r w:rsidR="610B8B00">
          <w:t xml:space="preserve">a total of </w:t>
        </w:r>
        <w:r w:rsidRPr="7A518423" w:rsidR="610B8B00">
          <w:rPr>
            <w:b w:val="1"/>
            <w:bCs w:val="1"/>
            <w:rPrChange w:author="SANYE MENGUAL Esther (JRC-ISPRA)" w:date="2025-03-20T13:34:21.428Z" w:id="1049687885"/>
          </w:rPr>
          <w:t>49 targets and ambitions</w:t>
        </w:r>
        <w:r w:rsidR="610B8B00">
          <w:t xml:space="preserve"> were modelled</w:t>
        </w:r>
      </w:ins>
      <w:r w:rsidRPr="667DC181">
        <w:rPr>
          <w:rStyle w:val="FootnoteReference"/>
        </w:rPr>
        <w:footnoteReference w:id="2718"/>
      </w:r>
      <w:ins w:author="SANYE MENGUAL Esther (JRC-ISPRA)" w:date="2025-03-20T13:34:10.299Z" w:id="339865982">
        <w:r w:rsidR="610B8B00">
          <w:t xml:space="preserve">. First, </w:t>
        </w:r>
      </w:ins>
      <w:r w:rsidRPr="667DC181" w:rsidR="00041FBF">
        <w:rPr>
          <w:b w:val="1"/>
          <w:bCs w:val="1"/>
        </w:rPr>
        <w:t xml:space="preserve">a </w:t>
      </w:r>
      <w:r w:rsidRPr="667DC181" w:rsidR="00041FBF">
        <w:rPr>
          <w:b w:val="1"/>
          <w:bCs w:val="1"/>
        </w:rPr>
        <w:t xml:space="preserve">selection</w:t>
      </w:r>
      <w:r w:rsidRPr="667DC181" w:rsidR="00041FBF">
        <w:rPr>
          <w:b w:val="1"/>
          <w:bCs w:val="1"/>
        </w:rPr>
        <w:t xml:space="preserve"> of </w:t>
      </w:r>
      <w:r w:rsidRPr="00476B98" w:rsidR="00041FBF">
        <w:rPr>
          <w:rFonts w:eastAsia="EC Square Sans Pro" w:cs="EC Square Sans Pro"/>
          <w:b w:val="1"/>
          <w:bCs w:val="1"/>
          <w:color w:val="000000" w:themeColor="text1"/>
        </w:rPr>
        <w:t>46</w:t>
      </w:r>
      <w:r w:rsidRPr="667DC181" w:rsidR="00041FBF">
        <w:rPr>
          <w:rFonts w:eastAsia="EC Square Sans Pro" w:cs="EC Square Sans Pro"/>
          <w:b w:val="1"/>
          <w:bCs w:val="1"/>
          <w:color w:val="000000" w:themeColor="text1"/>
        </w:rPr>
        <w:t xml:space="preserve"> </w:t>
      </w:r>
      <w:r w:rsidRPr="667DC181" w:rsidR="00B53825">
        <w:rPr>
          <w:rFonts w:eastAsia="EC Square Sans Pro" w:cs="EC Square Sans Pro"/>
          <w:b w:val="1"/>
          <w:bCs w:val="1"/>
          <w:color w:val="000000" w:themeColor="text1"/>
        </w:rPr>
        <w:t>targets</w:t>
      </w:r>
      <w:r w:rsidR="00B53825">
        <w:rPr>
          <w:rFonts w:eastAsia="EC Square Sans Pro" w:cs="EC Square Sans Pro"/>
          <w:color w:val="000000" w:themeColor="text1"/>
        </w:rPr>
        <w:t xml:space="preserve"> </w:t>
      </w:r>
      <w:r w:rsidRPr="1A677C9A" w:rsidR="00041FBF">
        <w:rPr>
          <w:rFonts w:eastAsia="EC Square Sans Pro" w:cs="EC Square Sans Pro"/>
          <w:color w:val="000000" w:themeColor="text1"/>
        </w:rPr>
        <w:t>(</w:t>
      </w:r>
      <w:r w:rsidR="007C28B7">
        <w:rPr>
          <w:rFonts w:eastAsia="EC Square Sans Pro" w:cs="EC Square Sans Pro"/>
          <w:color w:val="000000" w:themeColor="text1"/>
        </w:rPr>
        <w:t xml:space="preserve">which </w:t>
      </w:r>
      <w:r w:rsidRPr="1A677C9A" w:rsidR="00041FBF">
        <w:rPr>
          <w:rFonts w:eastAsia="EC Square Sans Pro" w:cs="EC Square Sans Pro"/>
          <w:color w:val="000000" w:themeColor="text1"/>
        </w:rPr>
        <w:t xml:space="preserve">named green transition targets GTT </w:t>
      </w:r>
      <w:r w:rsidR="007C28B7">
        <w:rPr>
          <w:rFonts w:eastAsia="EC Square Sans Pro" w:cs="EC Square Sans Pro"/>
          <w:color w:val="000000" w:themeColor="text1"/>
        </w:rPr>
        <w:t>from here onwards</w:t>
      </w:r>
      <w:r w:rsidRPr="1A677C9A" w:rsidR="00041FBF">
        <w:rPr>
          <w:rFonts w:eastAsia="EC Square Sans Pro" w:cs="EC Square Sans Pro"/>
          <w:color w:val="000000" w:themeColor="text1"/>
        </w:rPr>
        <w:t xml:space="preserve">) </w:t>
      </w:r>
      <w:r w:rsidR="00D528BF">
        <w:rPr>
          <w:rFonts w:eastAsia="EC Square Sans Pro" w:cs="EC Square Sans Pro"/>
          <w:color w:val="000000" w:themeColor="text1"/>
        </w:rPr>
        <w:t>were taken into consideration for the present quantitative exercise</w:t>
      </w:r>
      <w:r w:rsidR="007C28B7">
        <w:rPr>
          <w:rFonts w:eastAsia="EC Square Sans Pro" w:cs="EC Square Sans Pro"/>
          <w:color w:val="000000" w:themeColor="text1"/>
        </w:rPr>
        <w:t xml:space="preserve">. These include </w:t>
      </w:r>
      <w:r w:rsidRPr="001D3A70" w:rsidR="00041FBF">
        <w:rPr>
          <w:rFonts w:eastAsia="EC Square Sans Pro" w:cs="EC Square Sans Pro"/>
          <w:b w:val="1"/>
          <w:bCs w:val="1"/>
          <w:color w:val="000000" w:themeColor="text1"/>
        </w:rPr>
        <w:t>33</w:t>
      </w:r>
      <w:r w:rsidRPr="1A677C9A" w:rsidR="00041FBF">
        <w:rPr>
          <w:rFonts w:eastAsia="EC Square Sans Pro" w:cs="EC Square Sans Pro"/>
          <w:color w:val="000000" w:themeColor="text1"/>
        </w:rPr>
        <w:t xml:space="preserve"> </w:t>
      </w:r>
      <w:r w:rsidR="007C28B7">
        <w:rPr>
          <w:rFonts w:eastAsia="EC Square Sans Pro" w:cs="EC Square Sans Pro"/>
          <w:color w:val="000000" w:themeColor="text1"/>
        </w:rPr>
        <w:t>modelled in</w:t>
      </w:r>
      <w:r w:rsidRPr="1A677C9A" w:rsidR="00530C80">
        <w:rPr>
          <w:rFonts w:eastAsia="EC Square Sans Pro" w:cs="EC Square Sans Pro"/>
          <w:color w:val="000000" w:themeColor="text1"/>
        </w:rPr>
        <w:t xml:space="preserve"> the Consumption Footprin</w:t>
      </w:r>
      <w:r w:rsidR="007C28B7">
        <w:rPr>
          <w:rFonts w:eastAsia="EC Square Sans Pro" w:cs="EC Square Sans Pro"/>
          <w:color w:val="000000" w:themeColor="text1"/>
        </w:rPr>
        <w:t xml:space="preserve">t model, </w:t>
      </w:r>
      <w:r w:rsidRPr="001D3A70" w:rsidR="00396590">
        <w:rPr>
          <w:rFonts w:eastAsia="EC Square Sans Pro" w:cs="EC Square Sans Pro"/>
          <w:b w:val="1"/>
          <w:bCs w:val="1"/>
          <w:color w:val="000000" w:themeColor="text1"/>
        </w:rPr>
        <w:t>1</w:t>
      </w:r>
      <w:r w:rsidR="00396590">
        <w:rPr>
          <w:rFonts w:eastAsia="EC Square Sans Pro" w:cs="EC Square Sans Pro"/>
          <w:b w:val="1"/>
          <w:bCs w:val="1"/>
          <w:color w:val="000000" w:themeColor="text1"/>
        </w:rPr>
        <w:t>8</w:t>
      </w:r>
      <w:r w:rsidRPr="1A677C9A" w:rsidR="00396590">
        <w:rPr>
          <w:rFonts w:eastAsia="EC Square Sans Pro" w:cs="EC Square Sans Pro"/>
          <w:color w:val="000000" w:themeColor="text1"/>
        </w:rPr>
        <w:t xml:space="preserve"> </w:t>
      </w:r>
      <w:r w:rsidR="007C28B7">
        <w:rPr>
          <w:rFonts w:eastAsia="EC Square Sans Pro" w:cs="EC Square Sans Pro"/>
          <w:color w:val="000000" w:themeColor="text1"/>
        </w:rPr>
        <w:t>in</w:t>
      </w:r>
      <w:r w:rsidRPr="1A677C9A" w:rsidR="00530C80">
        <w:rPr>
          <w:rFonts w:eastAsia="EC Square Sans Pro" w:cs="EC Square Sans Pro"/>
          <w:color w:val="000000" w:themeColor="text1"/>
        </w:rPr>
        <w:t xml:space="preserve"> the Domestic Footprint models</w:t>
      </w:r>
      <w:r w:rsidRPr="1A677C9A" w:rsidR="00041FBF">
        <w:rPr>
          <w:rFonts w:eastAsia="EC Square Sans Pro" w:cs="EC Square Sans Pro"/>
          <w:color w:val="000000" w:themeColor="text1"/>
        </w:rPr>
        <w:t xml:space="preserve">, </w:t>
      </w:r>
      <w:r w:rsidR="007C28B7">
        <w:rPr>
          <w:rFonts w:eastAsia="EC Square Sans Pro" w:cs="EC Square Sans Pro"/>
          <w:color w:val="000000" w:themeColor="text1"/>
        </w:rPr>
        <w:t>and</w:t>
      </w:r>
      <w:r w:rsidRPr="1A677C9A" w:rsidR="00530C80">
        <w:rPr>
          <w:rFonts w:eastAsia="EC Square Sans Pro" w:cs="EC Square Sans Pro"/>
          <w:color w:val="000000" w:themeColor="text1"/>
        </w:rPr>
        <w:t xml:space="preserve"> </w:t>
      </w:r>
      <w:del w:author="PASQUALINO Roberto (JRC-ISPRA) [2]" w:date="2025-03-18T16:50:00Z" w:id="298451454">
        <w:r w:rsidRPr="7A518423" w:rsidDel="00D528BF">
          <w:rPr>
            <w:rFonts w:eastAsia="EC Square Sans Pro" w:cs="EC Square Sans Pro"/>
            <w:b w:val="1"/>
            <w:bCs w:val="1"/>
            <w:color w:val="000000" w:themeColor="text1" w:themeTint="FF" w:themeShade="FF"/>
          </w:rPr>
          <w:delText>5</w:delText>
        </w:r>
        <w:r w:rsidRPr="7A518423" w:rsidDel="00D528BF">
          <w:rPr>
            <w:rFonts w:eastAsia="EC Square Sans Pro" w:cs="EC Square Sans Pro"/>
            <w:color w:val="000000" w:themeColor="text1" w:themeTint="FF" w:themeShade="FF"/>
          </w:rPr>
          <w:delText xml:space="preserve"> </w:delText>
        </w:r>
      </w:del>
      <w:ins w:author="PASQUALINO Roberto (JRC-ISPRA) [2]" w:date="2025-03-18T16:50:00Z" w:id="1460396319">
        <w:r w:rsidRPr="7A518423" w:rsidR="005F2EE7">
          <w:rPr>
            <w:rFonts w:eastAsia="EC Square Sans Pro" w:cs="EC Square Sans Pro"/>
            <w:b w:val="1"/>
            <w:bCs w:val="1"/>
            <w:color w:val="000000" w:themeColor="text1" w:themeTint="FF" w:themeShade="FF"/>
          </w:rPr>
          <w:t>five</w:t>
        </w:r>
        <w:r w:rsidRPr="7A518423" w:rsidR="005F2EE7">
          <w:rPr>
            <w:rFonts w:eastAsia="EC Square Sans Pro" w:cs="EC Square Sans Pro"/>
            <w:color w:val="000000" w:themeColor="text1" w:themeTint="FF" w:themeShade="FF"/>
          </w:rPr>
          <w:t xml:space="preserve"> </w:t>
        </w:r>
      </w:ins>
      <w:r w:rsidRPr="1A677C9A" w:rsidR="00530C80">
        <w:rPr>
          <w:rFonts w:eastAsia="EC Square Sans Pro" w:cs="EC Square Sans Pro"/>
          <w:color w:val="000000" w:themeColor="text1"/>
        </w:rPr>
        <w:t>targets considered in both models)</w:t>
      </w:r>
      <w:r w:rsidRPr="1A677C9A">
        <w:rPr>
          <w:rStyle w:val="FootnoteReference"/>
          <w:rFonts w:eastAsia="EC Square Sans Pro" w:cs="EC Square Sans Pro"/>
          <w:color w:val="000000" w:themeColor="text1"/>
        </w:rPr>
        <w:footnoteReference w:id="7"/>
      </w:r>
      <w:r w:rsidRPr="1A677C9A" w:rsidR="00530C80">
        <w:rPr>
          <w:rFonts w:eastAsia="EC Square Sans Pro" w:cs="EC Square Sans Pro"/>
          <w:color w:val="000000" w:themeColor="text1"/>
        </w:rPr>
        <w:t>. In addition</w:t>
      </w:r>
      <w:r w:rsidR="00D528BF">
        <w:rPr>
          <w:rFonts w:eastAsia="EC Square Sans Pro" w:cs="EC Square Sans Pro"/>
          <w:color w:val="000000" w:themeColor="text1"/>
        </w:rPr>
        <w:t xml:space="preserve">, </w:t>
      </w:r>
      <w:del w:author="PASQUALINO Roberto (JRC-ISPRA) [2]" w:date="2025-03-18T16:51:00Z" w:id="1719192199">
        <w:r w:rsidRPr="7A518423" w:rsidDel="00D528BF">
          <w:rPr>
            <w:rFonts w:eastAsia="EC Square Sans Pro" w:cs="EC Square Sans Pro"/>
            <w:b w:val="1"/>
            <w:bCs w:val="1"/>
            <w:color w:val="000000" w:themeColor="text1" w:themeTint="FF" w:themeShade="FF"/>
          </w:rPr>
          <w:delText>4</w:delText>
        </w:r>
        <w:r w:rsidRPr="7A518423" w:rsidDel="00D528BF">
          <w:rPr>
            <w:rFonts w:eastAsia="EC Square Sans Pro" w:cs="EC Square Sans Pro"/>
            <w:b w:val="1"/>
            <w:bCs w:val="1"/>
            <w:color w:val="000000" w:themeColor="text1" w:themeTint="FF" w:themeShade="FF"/>
          </w:rPr>
          <w:delText xml:space="preserve"> </w:delText>
        </w:r>
      </w:del>
      <w:ins w:author="PASQUALINO Roberto (JRC-ISPRA) [2]" w:date="2025-03-18T16:51:00Z" w:id="855431340">
        <w:r w:rsidRPr="7A518423" w:rsidR="005F2EE7">
          <w:rPr>
            <w:rFonts w:eastAsia="EC Square Sans Pro" w:cs="EC Square Sans Pro"/>
            <w:b w:val="1"/>
            <w:bCs w:val="1"/>
            <w:color w:val="000000" w:themeColor="text1" w:themeTint="FF" w:themeShade="FF"/>
          </w:rPr>
          <w:t>three</w:t>
        </w:r>
        <w:r w:rsidRPr="7A518423" w:rsidR="005F2EE7">
          <w:rPr>
            <w:rFonts w:eastAsia="EC Square Sans Pro" w:cs="EC Square Sans Pro"/>
            <w:b w:val="1"/>
            <w:bCs w:val="1"/>
            <w:color w:val="000000" w:themeColor="text1" w:themeTint="FF" w:themeShade="FF"/>
          </w:rPr>
          <w:t xml:space="preserve"> </w:t>
        </w:r>
      </w:ins>
      <w:r w:rsidRPr="1A677C9A" w:rsidR="00D528BF">
        <w:rPr>
          <w:rFonts w:eastAsia="EC Square Sans Pro" w:cs="EC Square Sans Pro"/>
          <w:b w:val="1"/>
          <w:bCs w:val="1"/>
          <w:color w:val="000000" w:themeColor="text1"/>
        </w:rPr>
        <w:t>additional</w:t>
      </w:r>
      <w:r w:rsidRPr="1A677C9A" w:rsidR="00D528BF">
        <w:rPr>
          <w:rFonts w:eastAsia="EC Square Sans Pro" w:cs="EC Square Sans Pro"/>
          <w:b w:val="1"/>
          <w:bCs w:val="1"/>
          <w:color w:val="000000" w:themeColor="text1"/>
        </w:rPr>
        <w:t xml:space="preserve"> ambitions</w:t>
      </w:r>
      <w:r w:rsidR="00D528BF">
        <w:rPr>
          <w:rFonts w:eastAsia="EC Square Sans Pro" w:cs="EC Square Sans Pro"/>
          <w:color w:val="000000" w:themeColor="text1"/>
        </w:rPr>
        <w:t xml:space="preserve"> </w:t>
      </w:r>
      <w:r w:rsidRPr="1A677C9A" w:rsidR="00041FBF">
        <w:rPr>
          <w:rFonts w:eastAsia="EC Square Sans Pro" w:cs="EC Square Sans Pro"/>
          <w:color w:val="000000" w:themeColor="text1"/>
        </w:rPr>
        <w:t xml:space="preserve">were included in the CF model assessment </w:t>
      </w:r>
      <w:r w:rsidR="00D528BF">
        <w:rPr>
          <w:rFonts w:eastAsia="EC Square Sans Pro" w:cs="EC Square Sans Pro"/>
          <w:color w:val="000000" w:themeColor="text1"/>
        </w:rPr>
        <w:t xml:space="preserve">as shown in </w:t>
      </w:r>
      <w:r w:rsidR="00002B8B">
        <w:rPr>
          <w:rFonts w:eastAsia="EC Square Sans Pro" w:cs="EC Square Sans Pro"/>
          <w:color w:val="000000" w:themeColor="text1"/>
        </w:rPr>
        <w:t xml:space="preserve">Figure 5 and in </w:t>
      </w:r>
      <w:r w:rsidR="00D528BF">
        <w:rPr>
          <w:rFonts w:eastAsia="EC Square Sans Pro" w:cs="EC Square Sans Pro"/>
          <w:color w:val="000000" w:themeColor="text1"/>
        </w:rPr>
        <w:t>Table 1</w:t>
      </w:r>
      <w:r>
        <w:rPr>
          <w:rStyle w:val="FootnoteReference"/>
          <w:rFonts w:eastAsia="EC Square Sans Pro" w:cs="EC Square Sans Pro"/>
          <w:color w:val="000000" w:themeColor="text1"/>
        </w:rPr>
        <w:footnoteReference w:id="8"/>
      </w:r>
      <w:r w:rsidR="00D528BF">
        <w:rPr/>
        <w:t>.</w:t>
      </w:r>
      <w:r w:rsidR="006548A8">
        <w:rPr/>
        <w:t xml:space="preserve"> While some targets could be modelled in the sub-components of the different areas of consumption of food, mobility, and housing, </w:t>
      </w:r>
      <w:ins w:author="PASQUALINO Roberto (JRC-ISPRA) [2]" w:date="2025-03-18T16:54:00Z" w:id="433948852">
        <w:r w:rsidRPr="7A518423" w:rsidR="005F2EE7">
          <w:rPr>
            <w:b w:val="1"/>
            <w:bCs w:val="1"/>
          </w:rPr>
          <w:t>19</w:t>
        </w:r>
      </w:ins>
      <w:del w:author="PASQUALINO Roberto (JRC-ISPRA) [2]" w:date="2025-03-18T16:54:00Z" w:id="963213618">
        <w:r w:rsidRPr="7A518423" w:rsidDel="00D528BF">
          <w:rPr>
            <w:b w:val="1"/>
            <w:bCs w:val="1"/>
          </w:rPr>
          <w:delText>20</w:delText>
        </w:r>
      </w:del>
      <w:r w:rsidR="00BA5FBD">
        <w:rPr/>
        <w:t xml:space="preserve"> </w:t>
      </w:r>
      <w:r w:rsidR="006548A8">
        <w:rPr/>
        <w:t>targets were considered as cross cutting, thus covering more than one area of consumption</w:t>
      </w:r>
      <w:r w:rsidR="003D1C9F">
        <w:rPr/>
        <w:t>.</w:t>
      </w:r>
      <w:r w:rsidR="00041FBF">
        <w:rPr/>
        <w:t xml:space="preserve"> </w:t>
      </w:r>
      <w:r w:rsidR="0076519B">
        <w:rPr/>
        <w:t xml:space="preserve">The Annex of this chapter provides a </w:t>
      </w:r>
      <w:r w:rsidR="0076519B">
        <w:rPr/>
        <w:t>selection</w:t>
      </w:r>
      <w:r w:rsidR="0076519B">
        <w:rPr/>
        <w:t xml:space="preserve"> of the targets and ambitions considered</w:t>
      </w:r>
      <w:r w:rsidR="00CF6331">
        <w:rPr/>
        <w:t>.</w:t>
      </w:r>
    </w:p>
    <w:p w:rsidR="00002B8B" w:rsidP="00002B8B" w:rsidRDefault="00002B8B" w14:paraId="02ABADDA" w14:textId="0A6B539A">
      <w:pPr>
        <w:pStyle w:val="JRCFigurecaption"/>
        <w:jc w:val="left"/>
        <w:rPr>
          <w:sz w:val="20"/>
          <w:szCs w:val="20"/>
        </w:rPr>
      </w:pPr>
      <w:r w:rsidRPr="002C6B10">
        <w:rPr>
          <w:lang w:eastAsia="en-GB"/>
        </w:rPr>
        <w:t xml:space="preserve">Figure </w:t>
      </w:r>
      <w:r>
        <w:rPr>
          <w:lang w:eastAsia="en-GB"/>
        </w:rPr>
        <w:t>5</w:t>
      </w:r>
      <w:r w:rsidRPr="002C6B10">
        <w:rPr>
          <w:lang w:eastAsia="en-GB"/>
        </w:rPr>
        <w:t xml:space="preserve">: </w:t>
      </w:r>
      <w:r>
        <w:rPr>
          <w:sz w:val="20"/>
          <w:szCs w:val="20"/>
        </w:rPr>
        <w:t xml:space="preserve">Overview of the 46 selected green transition targets and </w:t>
      </w:r>
      <w:del w:author="PASQUALINO Roberto (JRC-ISPRA) [2]" w:date="2025-03-18T16:54:00Z" w:id="91">
        <w:r w:rsidDel="005F2EE7">
          <w:rPr>
            <w:sz w:val="20"/>
            <w:szCs w:val="20"/>
          </w:rPr>
          <w:delText xml:space="preserve">5 </w:delText>
        </w:r>
      </w:del>
      <w:ins w:author="PASQUALINO Roberto (JRC-ISPRA) [2]" w:date="2025-03-18T16:54:00Z" w:id="92">
        <w:r w:rsidR="005F2EE7">
          <w:rPr>
            <w:sz w:val="20"/>
            <w:szCs w:val="20"/>
          </w:rPr>
          <w:t xml:space="preserve">three </w:t>
        </w:r>
      </w:ins>
      <w:r>
        <w:rPr>
          <w:sz w:val="20"/>
          <w:szCs w:val="20"/>
        </w:rPr>
        <w:t>additional ambitions modelled in the Consumption and Domestic Footprint models for this integrated environmental assessment</w:t>
      </w:r>
    </w:p>
    <w:p w:rsidRPr="00E911E7" w:rsidR="00E911E7" w:rsidP="00E911E7" w:rsidRDefault="00E911E7" w14:paraId="00641C59" w14:textId="5BFBB7CC">
      <w:pPr>
        <w:pStyle w:val="JRCText"/>
      </w:pPr>
      <w:r>
        <w:rPr>
          <w:noProof/>
          <w:lang w:val="en-US"/>
        </w:rPr>
        <w:drawing>
          <wp:inline distT="0" distB="0" distL="0" distR="0" wp14:anchorId="30F2F135" wp14:editId="4C6FFA52">
            <wp:extent cx="4806950" cy="23291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13463" cy="2332332"/>
                    </a:xfrm>
                    <a:prstGeom prst="rect">
                      <a:avLst/>
                    </a:prstGeom>
                    <a:noFill/>
                  </pic:spPr>
                </pic:pic>
              </a:graphicData>
            </a:graphic>
          </wp:inline>
        </w:drawing>
      </w:r>
    </w:p>
    <w:p w:rsidRPr="0077204F" w:rsidR="00002B8B" w:rsidP="00002B8B" w:rsidRDefault="00002B8B" w14:paraId="4C8A0BF2" w14:textId="386F2EB3">
      <w:pPr>
        <w:spacing w:before="0" w:after="160" w:line="257" w:lineRule="auto"/>
        <w:contextualSpacing/>
        <w:jc w:val="center"/>
        <w:rPr>
          <w:rPrChange w:author="BARBERO VIGNOLA Giulia (JRC-ISPRA)" w:date="2025-03-18T16:20:00Z" w:id="93">
            <w:rPr>
              <w:lang w:val="fr-BE"/>
            </w:rPr>
          </w:rPrChange>
        </w:rPr>
      </w:pPr>
      <w:r w:rsidRPr="0077204F">
        <w:rPr>
          <w:rPrChange w:author="BARBERO VIGNOLA Giulia (JRC-ISPRA)" w:date="2025-03-18T16:20:00Z" w:id="94">
            <w:rPr>
              <w:lang w:val="fr-BE"/>
            </w:rPr>
          </w:rPrChange>
        </w:rPr>
        <w:t xml:space="preserve">Source: </w:t>
      </w:r>
      <w:r w:rsidR="00715261">
        <w:rPr>
          <w:highlight w:val="green"/>
          <w:lang w:val="fr-BE"/>
        </w:rPr>
        <w:fldChar w:fldCharType="begin"/>
      </w:r>
      <w:r w:rsidRPr="0077204F" w:rsidR="00715261">
        <w:rPr>
          <w:highlight w:val="green"/>
          <w:rPrChange w:author="BARBERO VIGNOLA Giulia (JRC-ISPRA)" w:date="2025-03-18T16:20:00Z" w:id="95">
            <w:rPr>
              <w:highlight w:val="green"/>
              <w:lang w:val="fr-BE"/>
            </w:rPr>
          </w:rPrChange>
        </w:rPr>
        <w:instrText xml:space="preserve"> ADDIN ZOTERO_ITEM CSL_CITATION {"citationID":"Tg5fV3cV","properties":{"formattedCitation":"[3]","plainCitation":"[3]","noteIndex":0},"citationItems":[{"id":1027,"uris":["http://zotero.org/groups/5272309/items/SZHAHM6E"],"itemData":{"id":1027,"type":"webpage","abstract":"The European Commission - Joint Research Centre has developed and kept updating since 2016 a modelling framework that includes the Consumption Footprint (CF) and the Domestic Footprint (CF) models, which have become established as a means for monitoring the progress of the EU’s environmental performance. The models are based on Life Cycle Assessment, and use the Environmental Footprint (EF) impact assessment method to produce a set of 16 indicators (also available as a single weighted score) to assess the environmental impacts of EU production and consumption, and compare to the planetary boundaries. This report describes how these models can be applied to generate an outlook in the framework of the Zero Pollution Action Plan (ZPAP) for 2030. This is performed via: (i) calculating the ZPAP official targets in the context of the models, (ii) integrating selected relevant and illustrative green transition measures from the targets and ambitions of the European Green Deal (iii) comparing three progressively more ambitious scenarios simulating the achievement of these measures. The results indicate that the gap is widening between the environmental impacts occurring within the EU’s borders and those linked to consumption via supply chains, that is, those that result from imports into the EU. The selected green transition measures should make progress in terms of reducing environmental impact within the EU. However, via integrating additional ambitions the EU could accelerate actions for almost all EF environmental indicators, and reduce the EU’s environmental impact of consumption even below the ZPAP 2030 targets.","container-title":"JRC Publications Repository","language":"en","note":"ISBN: 9789268238967\nISSN: 1831-9424\nDOI: 10.2760/6552881","title":"Consumption Footprint and Domestic Footprint Outlook Report 2025","URL":"https://publications.jrc.ec.europa.eu/repository/handle/JRC139655","author":[{"family":"Pasqualino","given":"Roberto"},{"family":"Valenzano","given":"Annarita"},{"family":"Chiorrini","given":"Andrea"},{"family":"Wierzgala","given":"Piotr"},{"family":"Frankowska","given":"Angelina"},{"family":"Sanye","given":"MENGUAL Esther"},{"family":"Bennett","given":"Michael John"},{"family":"Listorti","given":"Giulia"},{"family":"Sala","given":"Serenella"}],"accessed":{"date-parts":[["2025",3,4]]},"issued":{"date-parts":[["2025"]]}}}],"schema":"https://github.com/citation-style-language/schema/raw/master/csl-citation.json"} </w:instrText>
      </w:r>
      <w:r w:rsidR="00715261">
        <w:rPr>
          <w:highlight w:val="green"/>
          <w:lang w:val="fr-BE"/>
        </w:rPr>
        <w:fldChar w:fldCharType="separate"/>
      </w:r>
      <w:r w:rsidRPr="00715261" w:rsidR="00715261">
        <w:rPr>
          <w:highlight w:val="green"/>
        </w:rPr>
        <w:t>[3]</w:t>
      </w:r>
      <w:r w:rsidR="00715261">
        <w:rPr>
          <w:highlight w:val="green"/>
          <w:lang w:val="fr-BE"/>
        </w:rPr>
        <w:fldChar w:fldCharType="end"/>
      </w:r>
      <w:r w:rsidRPr="0077204F">
        <w:rPr>
          <w:rPrChange w:author="BARBERO VIGNOLA Giulia (JRC-ISPRA)" w:date="2025-03-18T16:20:00Z" w:id="96">
            <w:rPr>
              <w:lang w:val="fr-BE"/>
            </w:rPr>
          </w:rPrChange>
        </w:rPr>
        <w:t>.</w:t>
      </w:r>
    </w:p>
    <w:p w:rsidRPr="00F84120" w:rsidR="00002B8B" w:rsidP="00D528BF" w:rsidRDefault="00CF6331" w14:paraId="3C41E2FE" w14:textId="1DFEBC6D">
      <w:pPr>
        <w:pStyle w:val="JRCText"/>
        <w:rPr>
          <w:rFonts w:eastAsia="EC Square Sans Pro" w:cs="EC Square Sans Pro"/>
          <w:color w:val="000000" w:themeColor="text1"/>
        </w:rPr>
      </w:pPr>
      <w:commentRangeStart w:id="97"/>
      <w:commentRangeStart w:id="1535272785"/>
      <w:r w:rsidR="00CF6331">
        <w:rPr/>
        <w:t>It is worth noting that, the Consumption Footprint and Domestic Footprint models produce complementary indicators. Specifically, the DF is based on a collection of environmental statistics on EU territory. Instead, the CF model is based on</w:t>
      </w:r>
      <w:r w:rsidR="00BA5FBD">
        <w:rPr/>
        <w:t xml:space="preserve"> </w:t>
      </w:r>
      <w:r w:rsidR="00CF6331">
        <w:rPr/>
        <w:t>164 representative products with associated environmental impacts of their whole supply chains. In so doing, some targets can be covered in one model and not in the other, with greater granularity for product oriented targets in the CF model (e.g. housing consumption reduction, but without capturing the climate target as a whole), and with more aggregated targets (e.g. model total GHG reduction without giving conclusion on specific sectors such as housing) using the DF model.</w:t>
      </w:r>
      <w:commentRangeEnd w:id="97"/>
      <w:r>
        <w:rPr>
          <w:rStyle w:val="CommentReference"/>
        </w:rPr>
        <w:commentReference w:id="97"/>
      </w:r>
      <w:commentRangeEnd w:id="1535272785"/>
      <w:r>
        <w:rPr>
          <w:rStyle w:val="CommentReference"/>
        </w:rPr>
        <w:commentReference w:id="1535272785"/>
      </w:r>
    </w:p>
    <w:p w:rsidRPr="0083485C" w:rsidR="00D528BF" w:rsidP="00D528BF" w:rsidRDefault="006548A8" w14:paraId="58E4326D" w14:textId="17750813">
      <w:pPr>
        <w:spacing w:before="0" w:after="0"/>
        <w:rPr>
          <w:rFonts w:ascii="Calibri" w:hAnsi="Calibri" w:eastAsia="Calibri" w:cs="Calibri"/>
          <w:color w:val="000000" w:themeColor="text1"/>
        </w:rPr>
      </w:pPr>
      <w:r w:rsidR="006548A8">
        <w:rPr>
          <w:rFonts w:eastAsia="EC Square Sans Pro" w:cs="EC Square Sans Pro"/>
          <w:color w:val="000000" w:themeColor="text1"/>
        </w:rPr>
        <w:t xml:space="preserve">Based on the </w:t>
      </w:r>
      <w:r w:rsidR="00715261">
        <w:rPr>
          <w:color w:val="FF0000"/>
          <w:highlight w:val="green"/>
        </w:rPr>
        <w:fldChar w:fldCharType="begin"/>
      </w:r>
      <w:r w:rsidR="00386364">
        <w:rPr>
          <w:color w:val="FF0000"/>
          <w:highlight w:val="green"/>
        </w:rPr>
        <w:instrText xml:space="preserve"> ADDIN ZOTERO_ITEM CSL_CITATION {"citationID":"Wje5UD1S","properties":{"formattedCitation":"[13]","plainCitation":"[13]","noteIndex":0},"citationItems":[{"id":322,"uris":["http://zotero.org/groups/5272309/items/SVPQQ2LE"],"itemData":{"id":322,"type":"report","abstract":"This report provides a comprehensive assessment of progress towards the European Green Deal (EGD), the European Union’s transformative agenda for achieving climate neutrality by 2050. The analysis encompasses 154 quantifiable targets from 44 policy documents between 2019 and 2024 across key sectors such as climate, energy, circular economy, transport, agriculture and food, ecosystems and biodiversity, water, soil and air pollution. The study shows that significant achievement has been delivered so far but progress needs to accelerate in many areas. As of mid-2024, 32 of the 154 targets are currently “on track” and 64 are identified as “acceleration needed” meaning that more progress is needed to meet the targets on time. Furthermore, 15 of the targets are found to be “not progressing” or “regressing”, and for 43 of the targets no data is currently available. The timing of the binding policies, most of which have been recently agreed and are expected to deliver results in the coming years, is a significant factor influencing these assessments. This report integrates all EGD actions and related policies, offering an assessment of the EU’s green transition based on robust data and science. It identifies priority areas for intensified efforts to meet short-term implementation goals and contribute to the long-term ambition of a sustainable, fair, just, and climate-neutral Europe by 2050. This collective work serves as a benchmarking tool, providing scientifically grounded guidance for future EU policies and programmes.","language":"en","note":"ISBN: 9789268231807 9789268231814\nISSN: 1831-9424, 1018-5593\nDOI: 10.2760/3105205","title":"Delivering the EU Green Deal - Progress towards targets","URL":"https://publications.jrc.ec.europa.eu/repository/handle/JRC140372","author":[{"family":"Marelli","given":"Luisa"},{"family":"Trane","given":"Matteo"},{"family":"Barbero","given":"VIGNOLA Giulia"},{"family":"Gastaldi","given":"Chiara"},{"family":"Guerreiro","given":"MIGUEL Mecia"},{"family":"Delgado","given":"CALLICÓ Laia"},{"family":"Borchardt","given":"Steve"},{"family":"Mancini","given":"Lucia"},{"family":"Sanye","given":"MENGUAL Esther"},{"family":"Gourdon","given":"Thomas"},{"family":"Maroni","given":"Michele"},{"family":"Georgakaki","given":"Aliki"},{"family":"Seigneur","given":"Isabelle"},{"family":"M'barek","given":"Robert"},{"family":"Acs","given":"Szvetlana"},{"family":"Listorti","given":"Giulia"},{"family":"Bosco","given":"Simona"},{"family":"Contipelli","given":"Louisa"},{"family":"Dentener","given":"Frank"},{"family":"Dowling","given":"Paul"},{"family":"Grassi","given":"Giacomo"},{"family":"Korosuo","given":"Anu"},{"family":"Manca","given":"Giovanni"},{"family":"Migliavacca","given":"Mirco"},{"family":"Sikora","given":"Przemyslaw"},{"family":"Weitzel","given":"Matthias"},{"family":"Acosta","given":"IBORRA Beatriz"},{"family":"Arrigoni","given":"Alessandro"},{"family":"Bavetta","given":"Maurizio"},{"family":"Bertoldi","given":"Paolo"},{"family":"Bolard","given":"Julien"},{"family":"Bravo","given":"DIAZ Laura"},{"family":"Carlsson","given":"Johan"},{"family":"Castellazzi","given":"Luca"},{"family":"Dagostino","given":"Delia"},{"family":"Della","given":"VALLE Nives"},{"family":"Dolci","given":"Francesco"},{"family":"Dunlop","given":"Ewan Duncan"},{"family":"Hidalgo","given":"GONZALEZ Ignacio"},{"family":"Jaeger","given":"Waldau A."},{"family":"Maduta","given":"Carmen"},{"family":"Mc","given":"GOVERN Lucie"},{"family":"Meletiou","given":"Alexis"},{"family":"Szabo","given":"Sandor"},{"family":"Tapoglou","given":"Evdokia"},{"family":"Taylor","given":"Nigel"},{"family":"Tsemekidi","given":"TZEIRANAK Sofia"},{"family":"Amadei","given":"Andrea"},{"family":"Ardente","given":"Fulvio"},{"family":"Bobba","given":"Silvia"},{"family":"Bruchhausen","given":"Matthias"},{"family":"Coelho","given":"Fernando"},{"family":"De","given":"LAURENTIIS Valeria"},{"family":"Delre","given":"Antonio"},{"family":"Eder","given":"Peter"},{"family":"Egle","given":"Lukas"},{"family":"Foster","given":"Gillian"},{"family":"Cristobal","given":"GARCIA Jorge"},{"family":"Gaudillat","given":"Pierre"},{"family":"Georgitzikis","given":"Konstantinos"},{"family":"Huygens","given":"Dries"},{"family":"Lebedeva","given":"Natalia"},{"family":"Manfredi","given":"Simone"},{"family":"Mathieux","given":"Fabrice"},{"family":"Maury","given":"Thibaut"},{"family":"Orefice","given":"Martina"},{"family":"Pennington","given":"David"},{"family":"Pfrang","given":"Andreas"},{"family":"Pierri","given":"Erika"},{"family":"Saveyn","given":"Hans"},{"family":"Sala","given":"Serenella"},{"family":"Spiliotopoulos","given":"Christoforos"},{"family":"Tonini","given":"Davide"},{"family":"Ciuffo","given":"Biagio"},{"family":"Fontaras","given":"Georgios"},{"family":"Grosso","given":"Monica"},{"family":"Krause","given":"Jette"},{"family":"Lodi","given":"Chiara"},{"family":"Marotta","given":"Alessandro"},{"family":"Martini","given":"Giorgio"},{"family":"Scarlat","given":"Nicolae"},{"family":"Caivano","given":"Arnaldo"},{"family":"Catarino","given":"Rui"},{"family":"De","given":"JONG Beyhan"},{"family":"Druon","given":"Jean-Noel"},{"family":"Guerrero","given":"Irene"},{"family":"Gurria","given":"Patricia"},{"family":"Leite","given":"Joao"},{"family":"Olvedy","given":"Michael"},{"family":"Puerta","given":"PINERO Carolina"},{"family":"Tóth","given":"Katalin"},{"family":"Wollgast","given":"Jan"},{"family":"Addamo","given":"Anna"},{"family":"Barredo","given":"Jose I."},{"family":"Bopp","given":"Stephanie"},{"family":"Cardoso","given":"Ana Cristina"},{"family":"Dubois","given":"Gregoire"},{"family":"La","given":"NOTTE Alessandra"},{"family":"Marando","given":"Federica"},{"family":"Neuville","given":"Aude"},{"family":"Robuchon","given":"Marine"},{"family":"Paracchini","given":"Maria Luisa"},{"family":"Jones","given":"Arwyn"},{"family":"Panagos","given":"Panos"},{"family":"Tamborra","given":"Marialuisa"},{"family":"Vallecillo","given":"Sara"},{"family":"Van","given":"DER VELDE Marijn"},{"family":"Aschberger","given":"Karin"},{"family":"Astorga-Llorens","given":"Covadonga"},{"family":"Belz","given":"Susanne"},{"family":"Gawlik","given":"Bernd Manfred"},{"family":"Held","given":"Andrea"},{"family":"Lettieri","given":"Teresa"},{"family":"Pisoni","given":"Enrico"},{"family":"Pistocchi","given":"Alberto"},{"family":"Rauscher","given":"Hubert"},{"family":"Thunis","given":"Philippe"},{"family":"Wojda","given":"Piotr"},{"family":"Worth","given":"Andrew"},{"family":"Neuwahl","given":"Frederik"}],"accessed":{"date-parts":[["2025",2,5]]},"issued":{"date-parts":[["2025"]]}}}],"schema":"https://github.com/citation-style-language/schema/raw/master/csl-citation.json"} </w:instrText>
      </w:r>
      <w:r w:rsidR="00715261">
        <w:rPr>
          <w:color w:val="FF0000"/>
          <w:highlight w:val="green"/>
        </w:rPr>
        <w:fldChar w:fldCharType="separate"/>
      </w:r>
      <w:r w:rsidRPr="00715261" w:rsidR="00715261">
        <w:rPr>
          <w:highlight w:val="green"/>
        </w:rPr>
        <w:t>[13]</w:t>
      </w:r>
      <w:r w:rsidR="00715261">
        <w:rPr>
          <w:color w:val="FF0000"/>
          <w:highlight w:val="green"/>
        </w:rPr>
        <w:fldChar w:fldCharType="end"/>
      </w:r>
      <w:r w:rsidRPr="00F84120" w:rsidR="006548A8">
        <w:rPr/>
        <w:t xml:space="preserve"> </w:t>
      </w:r>
      <w:r w:rsidR="006548A8">
        <w:rPr/>
        <w:t xml:space="preserve">classification, </w:t>
      </w:r>
      <w:r w:rsidR="006548A8">
        <w:rPr>
          <w:rFonts w:eastAsia="EC Square Sans Pro" w:cs="EC Square Sans Pro"/>
          <w:color w:val="000000" w:themeColor="text1"/>
        </w:rPr>
        <w:t>t</w:t>
      </w:r>
      <w:r w:rsidR="00D528BF">
        <w:rPr>
          <w:rFonts w:eastAsia="EC Square Sans Pro" w:cs="EC Square Sans Pro"/>
          <w:color w:val="000000" w:themeColor="text1"/>
        </w:rPr>
        <w:t xml:space="preserve">hese targets were progressively </w:t>
      </w:r>
      <w:r w:rsidR="003D1C9F">
        <w:rPr>
          <w:rFonts w:eastAsia="EC Square Sans Pro" w:cs="EC Square Sans Pro"/>
          <w:color w:val="000000" w:themeColor="text1"/>
        </w:rPr>
        <w:t>included</w:t>
      </w:r>
      <w:r w:rsidR="00D528BF">
        <w:rPr>
          <w:rFonts w:eastAsia="EC Square Sans Pro" w:cs="EC Square Sans Pro"/>
          <w:color w:val="000000" w:themeColor="text1"/>
        </w:rPr>
        <w:t xml:space="preserve"> in </w:t>
      </w:r>
      <w:r w:rsidRPr="1A677C9A" w:rsidR="00041FBF">
        <w:rPr>
          <w:rFonts w:eastAsia="EC Square Sans Pro" w:cs="EC Square Sans Pro"/>
          <w:b w:val="1"/>
          <w:bCs w:val="1"/>
          <w:color w:val="000000" w:themeColor="text1"/>
        </w:rPr>
        <w:t xml:space="preserve">three </w:t>
      </w:r>
      <w:r w:rsidRPr="1A677C9A" w:rsidR="00D528BF">
        <w:rPr>
          <w:rFonts w:eastAsia="EC Square Sans Pro" w:cs="EC Square Sans Pro"/>
          <w:b w:val="1"/>
          <w:bCs w:val="1"/>
          <w:color w:val="000000" w:themeColor="text1"/>
        </w:rPr>
        <w:t>scenarios</w:t>
      </w:r>
      <w:r w:rsidRPr="0083485C" w:rsidR="00D528BF">
        <w:rPr>
          <w:rFonts w:eastAsia="EC Square Sans Pro" w:cs="EC Square Sans Pro"/>
          <w:color w:val="000000" w:themeColor="text1"/>
        </w:rPr>
        <w:t xml:space="preserve"> </w:t>
      </w:r>
      <w:r w:rsidR="006548A8">
        <w:rPr>
          <w:rFonts w:eastAsia="EC Square Sans Pro" w:cs="EC Square Sans Pro"/>
          <w:color w:val="000000" w:themeColor="text1"/>
        </w:rPr>
        <w:t>that describe increased ambition</w:t>
      </w:r>
      <w:r w:rsidR="003D1C9F">
        <w:rPr>
          <w:rFonts w:eastAsia="EC Square Sans Pro" w:cs="EC Square Sans Pro"/>
          <w:color w:val="000000" w:themeColor="text1"/>
        </w:rPr>
        <w:t>s in the</w:t>
      </w:r>
      <w:r w:rsidR="006548A8">
        <w:rPr>
          <w:rFonts w:eastAsia="EC Square Sans Pro" w:cs="EC Square Sans Pro"/>
          <w:color w:val="000000" w:themeColor="text1"/>
        </w:rPr>
        <w:t xml:space="preserve"> achievement of </w:t>
      </w:r>
      <w:r w:rsidRPr="1A677C9A" w:rsidR="00041FBF">
        <w:rPr>
          <w:rFonts w:eastAsia="EC Square Sans Pro" w:cs="EC Square Sans Pro"/>
          <w:color w:val="000000" w:themeColor="text1"/>
        </w:rPr>
        <w:t xml:space="preserve">GTT </w:t>
      </w:r>
      <w:r w:rsidR="006548A8">
        <w:rPr>
          <w:rFonts w:eastAsia="EC Square Sans Pro" w:cs="EC Square Sans Pro"/>
          <w:color w:val="000000" w:themeColor="text1"/>
        </w:rPr>
        <w:t>objectives. The scenarios are modelled as follows</w:t>
      </w:r>
      <w:r w:rsidR="002410BC">
        <w:rPr>
          <w:rStyle w:val="FootnoteReference"/>
          <w:rFonts w:eastAsia="EC Square Sans Pro" w:cs="EC Square Sans Pro"/>
          <w:color w:val="000000" w:themeColor="text1"/>
        </w:rPr>
        <w:footnoteReference w:id="9"/>
      </w:r>
      <w:r w:rsidR="00D528BF">
        <w:rPr>
          <w:rFonts w:eastAsia="EC Square Sans Pro" w:cs="EC Square Sans Pro"/>
          <w:color w:val="000000" w:themeColor="text1"/>
        </w:rPr>
        <w:t>:</w:t>
      </w:r>
    </w:p>
    <w:p w:rsidRPr="0083485C" w:rsidR="00D528BF" w:rsidP="001D3A70" w:rsidRDefault="00D528BF" w14:paraId="456F73D0" w14:textId="45C82774">
      <w:pPr>
        <w:pStyle w:val="JRCBoxbulletlist"/>
        <w:rPr>
          <w:rFonts w:eastAsia="Calibri"/>
        </w:rPr>
      </w:pPr>
      <w:r w:rsidRPr="0083485C">
        <w:rPr>
          <w:rFonts w:eastAsia="Calibri"/>
          <w:b/>
        </w:rPr>
        <w:t xml:space="preserve">NO </w:t>
      </w:r>
      <w:r w:rsidR="00041FBF">
        <w:rPr>
          <w:rFonts w:eastAsia="Calibri"/>
          <w:b/>
        </w:rPr>
        <w:t>GTT</w:t>
      </w:r>
      <w:r w:rsidRPr="0083485C">
        <w:rPr>
          <w:rFonts w:eastAsia="Calibri"/>
        </w:rPr>
        <w:t xml:space="preserve">: this scenario assumes </w:t>
      </w:r>
      <w:r>
        <w:rPr>
          <w:rFonts w:eastAsia="Calibri"/>
        </w:rPr>
        <w:t xml:space="preserve">the continuation of existing policy trends before the implementation of the </w:t>
      </w:r>
      <w:r w:rsidRPr="0083485C">
        <w:rPr>
          <w:rFonts w:eastAsia="Calibri"/>
        </w:rPr>
        <w:t xml:space="preserve">EGD. This scenario provides a reference for the analysis, thus helping to measure the potential environmental benefits that can be achieved </w:t>
      </w:r>
      <w:r>
        <w:rPr>
          <w:rFonts w:eastAsia="Calibri"/>
        </w:rPr>
        <w:t>by</w:t>
      </w:r>
      <w:r w:rsidRPr="0083485C">
        <w:rPr>
          <w:rFonts w:eastAsia="Calibri"/>
        </w:rPr>
        <w:t xml:space="preserve"> </w:t>
      </w:r>
      <w:r w:rsidR="00041FBF">
        <w:rPr>
          <w:rFonts w:eastAsia="Calibri"/>
        </w:rPr>
        <w:t>GTT</w:t>
      </w:r>
      <w:r w:rsidRPr="0083485C" w:rsidR="00041FBF">
        <w:rPr>
          <w:rFonts w:eastAsia="Calibri"/>
        </w:rPr>
        <w:t xml:space="preserve"> </w:t>
      </w:r>
      <w:r w:rsidRPr="0083485C">
        <w:rPr>
          <w:rFonts w:eastAsia="Calibri"/>
        </w:rPr>
        <w:t>policies.</w:t>
      </w:r>
      <w:r>
        <w:rPr>
          <w:rFonts w:eastAsia="Calibri"/>
        </w:rPr>
        <w:t xml:space="preserve"> </w:t>
      </w:r>
    </w:p>
    <w:p w:rsidRPr="0083485C" w:rsidR="00D528BF" w:rsidP="001D3A70" w:rsidRDefault="00041FBF" w14:paraId="5FBAC1D6" w14:textId="2B59CFCB">
      <w:pPr>
        <w:pStyle w:val="JRCBoxbulletlist"/>
        <w:rPr>
          <w:rFonts w:ascii="Calibri" w:hAnsi="Calibri" w:eastAsia="Calibri"/>
          <w:color w:val="000000" w:themeColor="text1"/>
        </w:rPr>
      </w:pPr>
      <w:r>
        <w:rPr>
          <w:rFonts w:eastAsia="EC Square Sans Pro" w:cs="EC Square Sans Pro"/>
          <w:b/>
          <w:bCs/>
          <w:color w:val="000000" w:themeColor="text1"/>
          <w:lang w:val="en-US"/>
        </w:rPr>
        <w:t>GTT</w:t>
      </w:r>
      <w:r w:rsidRPr="0083485C" w:rsidR="00D528BF">
        <w:rPr>
          <w:rFonts w:eastAsia="EC Square Sans Pro" w:cs="EC Square Sans Pro"/>
          <w:b/>
          <w:bCs/>
          <w:color w:val="000000" w:themeColor="text1"/>
          <w:lang w:val="en-US"/>
        </w:rPr>
        <w:t xml:space="preserve"> on </w:t>
      </w:r>
      <w:r>
        <w:rPr>
          <w:rFonts w:eastAsia="EC Square Sans Pro" w:cs="EC Square Sans Pro"/>
          <w:b/>
          <w:bCs/>
          <w:color w:val="000000" w:themeColor="text1"/>
          <w:lang w:val="en-US"/>
        </w:rPr>
        <w:t>T</w:t>
      </w:r>
      <w:r w:rsidRPr="0083485C">
        <w:rPr>
          <w:rFonts w:eastAsia="EC Square Sans Pro" w:cs="EC Square Sans Pro"/>
          <w:b/>
          <w:bCs/>
          <w:color w:val="000000" w:themeColor="text1"/>
          <w:lang w:val="en-US"/>
        </w:rPr>
        <w:t>rack</w:t>
      </w:r>
      <w:r w:rsidRPr="0083485C" w:rsidR="00D528BF">
        <w:rPr>
          <w:rFonts w:eastAsia="EC Square Sans Pro" w:cs="EC Square Sans Pro"/>
          <w:color w:val="000000" w:themeColor="text1"/>
          <w:lang w:val="en-US"/>
        </w:rPr>
        <w:t xml:space="preserve">: </w:t>
      </w:r>
      <w:r w:rsidR="00D528BF">
        <w:rPr>
          <w:rFonts w:eastAsia="EC Square Sans Pro" w:cs="EC Square Sans Pro"/>
          <w:color w:val="000000" w:themeColor="text1"/>
          <w:lang w:val="en-US"/>
        </w:rPr>
        <w:t>this scenario</w:t>
      </w:r>
      <w:r w:rsidRPr="0083485C" w:rsidR="00D528BF">
        <w:rPr>
          <w:rFonts w:eastAsia="EC Square Sans Pro" w:cs="EC Square Sans Pro"/>
          <w:color w:val="000000" w:themeColor="text1"/>
          <w:lang w:val="en-US"/>
        </w:rPr>
        <w:t xml:space="preserve"> </w:t>
      </w:r>
      <w:r w:rsidR="00D528BF">
        <w:rPr>
          <w:rFonts w:eastAsia="EC Square Sans Pro" w:cs="EC Square Sans Pro"/>
          <w:color w:val="000000" w:themeColor="text1"/>
          <w:lang w:val="en-US"/>
        </w:rPr>
        <w:t>is</w:t>
      </w:r>
      <w:r w:rsidRPr="0083485C" w:rsidR="00D528BF">
        <w:rPr>
          <w:rFonts w:eastAsia="EC Square Sans Pro" w:cs="EC Square Sans Pro"/>
          <w:color w:val="000000" w:themeColor="text1"/>
          <w:lang w:val="en-US"/>
        </w:rPr>
        <w:t xml:space="preserve"> based on the production and consumption expected trends and </w:t>
      </w:r>
      <w:r w:rsidR="00D528BF">
        <w:rPr>
          <w:rFonts w:eastAsia="EC Square Sans Pro" w:cs="EC Square Sans Pro"/>
          <w:color w:val="000000" w:themeColor="text1"/>
          <w:lang w:val="en-US"/>
        </w:rPr>
        <w:t>considers</w:t>
      </w:r>
      <w:r w:rsidRPr="0083485C" w:rsidR="00D528BF">
        <w:rPr>
          <w:rFonts w:eastAsia="EC Square Sans Pro" w:cs="EC Square Sans Pro"/>
          <w:color w:val="000000" w:themeColor="text1"/>
          <w:lang w:val="en-US"/>
        </w:rPr>
        <w:t xml:space="preserve"> all the targets assesse</w:t>
      </w:r>
      <w:r w:rsidR="00D528BF">
        <w:rPr>
          <w:rFonts w:eastAsia="EC Square Sans Pro" w:cs="EC Square Sans Pro"/>
          <w:color w:val="000000" w:themeColor="text1"/>
          <w:lang w:val="en-US"/>
        </w:rPr>
        <w:t>d</w:t>
      </w:r>
      <w:r w:rsidRPr="0083485C" w:rsidR="00D528BF">
        <w:rPr>
          <w:rFonts w:eastAsia="EC Square Sans Pro" w:cs="EC Square Sans Pro"/>
          <w:color w:val="000000" w:themeColor="text1"/>
          <w:lang w:val="en-US"/>
        </w:rPr>
        <w:t xml:space="preserve"> as </w:t>
      </w:r>
      <w:r w:rsidRPr="0083485C" w:rsidR="00D528BF">
        <w:rPr>
          <w:rFonts w:eastAsia="EC Square Sans Pro" w:cs="EC Square Sans Pro"/>
          <w:b/>
          <w:color w:val="000000" w:themeColor="text1"/>
          <w:lang w:val="en-US"/>
        </w:rPr>
        <w:t>“on track to be achieved”</w:t>
      </w:r>
      <w:r w:rsidRPr="0083485C" w:rsidR="00D528BF">
        <w:rPr>
          <w:rFonts w:eastAsia="EC Square Sans Pro" w:cs="EC Square Sans Pro"/>
          <w:color w:val="000000" w:themeColor="text1"/>
          <w:lang w:val="en-US"/>
        </w:rPr>
        <w:t xml:space="preserve"> by 2030 in the </w:t>
      </w:r>
      <w:r w:rsidR="00715261">
        <w:rPr>
          <w:rFonts w:eastAsia="EC Square Sans Pro" w:cs="EC Square Sans Pro"/>
          <w:color w:val="FF0000"/>
          <w:highlight w:val="green"/>
          <w:lang w:val="en-US"/>
        </w:rPr>
        <w:fldChar w:fldCharType="begin"/>
      </w:r>
      <w:r w:rsidR="00386364">
        <w:rPr>
          <w:rFonts w:eastAsia="EC Square Sans Pro" w:cs="EC Square Sans Pro"/>
          <w:color w:val="FF0000"/>
          <w:highlight w:val="green"/>
          <w:lang w:val="en-US"/>
        </w:rPr>
        <w:instrText xml:space="preserve"> ADDIN ZOTERO_ITEM CSL_CITATION {"citationID":"XpkKy8tB","properties":{"formattedCitation":"[13]","plainCitation":"[13]","noteIndex":0},"citationItems":[{"id":322,"uris":["http://zotero.org/groups/5272309/items/SVPQQ2LE"],"itemData":{"id":322,"type":"report","abstract":"This report provides a comprehensive assessment of progress towards the European Green Deal (EGD), the European Union’s transformative agenda for achieving climate neutrality by 2050. The analysis encompasses 154 quantifiable targets from 44 policy documents between 2019 and 2024 across key sectors such as climate, energy, circular economy, transport, agriculture and food, ecosystems and biodiversity, water, soil and air pollution. The study shows that significant achievement has been delivered so far but progress needs to accelerate in many areas. As of mid-2024, 32 of the 154 targets are currently “on track” and 64 are identified as “acceleration needed” meaning that more progress is needed to meet the targets on time. Furthermore, 15 of the targets are found to be “not progressing” or “regressing”, and for 43 of the targets no data is currently available. The timing of the binding policies, most of which have been recently agreed and are expected to deliver results in the coming years, is a significant factor influencing these assessments. This report integrates all EGD actions and related policies, offering an assessment of the EU’s green transition based on robust data and science. It identifies priority areas for intensified efforts to meet short-term implementation goals and contribute to the long-term ambition of a sustainable, fair, just, and climate-neutral Europe by 2050. This collective work serves as a benchmarking tool, providing scientifically grounded guidance for future EU policies and programmes.","language":"en","note":"ISBN: 9789268231807 9789268231814\nISSN: 1831-9424, 1018-5593\nDOI: 10.2760/3105205","title":"Delivering the EU Green Deal - Progress towards targets","URL":"https://publications.jrc.ec.europa.eu/repository/handle/JRC140372","author":[{"family":"Marelli","given":"Luisa"},{"family":"Trane","given":"Matteo"},{"family":"Barbero","given":"VIGNOLA Giulia"},{"family":"Gastaldi","given":"Chiara"},{"family":"Guerreiro","given":"MIGUEL Mecia"},{"family":"Delgado","given":"CALLICÓ Laia"},{"family":"Borchardt","given":"Steve"},{"family":"Mancini","given":"Lucia"},{"family":"Sanye","given":"MENGUAL Esther"},{"family":"Gourdon","given":"Thomas"},{"family":"Maroni","given":"Michele"},{"family":"Georgakaki","given":"Aliki"},{"family":"Seigneur","given":"Isabelle"},{"family":"M'barek","given":"Robert"},{"family":"Acs","given":"Szvetlana"},{"family":"Listorti","given":"Giulia"},{"family":"Bosco","given":"Simona"},{"family":"Contipelli","given":"Louisa"},{"family":"Dentener","given":"Frank"},{"family":"Dowling","given":"Paul"},{"family":"Grassi","given":"Giacomo"},{"family":"Korosuo","given":"Anu"},{"family":"Manca","given":"Giovanni"},{"family":"Migliavacca","given":"Mirco"},{"family":"Sikora","given":"Przemyslaw"},{"family":"Weitzel","given":"Matthias"},{"family":"Acosta","given":"IBORRA Beatriz"},{"family":"Arrigoni","given":"Alessandro"},{"family":"Bavetta","given":"Maurizio"},{"family":"Bertoldi","given":"Paolo"},{"family":"Bolard","given":"Julien"},{"family":"Bravo","given":"DIAZ Laura"},{"family":"Carlsson","given":"Johan"},{"family":"Castellazzi","given":"Luca"},{"family":"Dagostino","given":"Delia"},{"family":"Della","given":"VALLE Nives"},{"family":"Dolci","given":"Francesco"},{"family":"Dunlop","given":"Ewan Duncan"},{"family":"Hidalgo","given":"GONZALEZ Ignacio"},{"family":"Jaeger","given":"Waldau A."},{"family":"Maduta","given":"Carmen"},{"family":"Mc","given":"GOVERN Lucie"},{"family":"Meletiou","given":"Alexis"},{"family":"Szabo","given":"Sandor"},{"family":"Tapoglou","given":"Evdokia"},{"family":"Taylor","given":"Nigel"},{"family":"Tsemekidi","given":"TZEIRANAK Sofia"},{"family":"Amadei","given":"Andrea"},{"family":"Ardente","given":"Fulvio"},{"family":"Bobba","given":"Silvia"},{"family":"Bruchhausen","given":"Matthias"},{"family":"Coelho","given":"Fernando"},{"family":"De","given":"LAURENTIIS Valeria"},{"family":"Delre","given":"Antonio"},{"family":"Eder","given":"Peter"},{"family":"Egle","given":"Lukas"},{"family":"Foster","given":"Gillian"},{"family":"Cristobal","given":"GARCIA Jorge"},{"family":"Gaudillat","given":"Pierre"},{"family":"Georgitzikis","given":"Konstantinos"},{"family":"Huygens","given":"Dries"},{"family":"Lebedeva","given":"Natalia"},{"family":"Manfredi","given":"Simone"},{"family":"Mathieux","given":"Fabrice"},{"family":"Maury","given":"Thibaut"},{"family":"Orefice","given":"Martina"},{"family":"Pennington","given":"David"},{"family":"Pfrang","given":"Andreas"},{"family":"Pierri","given":"Erika"},{"family":"Saveyn","given":"Hans"},{"family":"Sala","given":"Serenella"},{"family":"Spiliotopoulos","given":"Christoforos"},{"family":"Tonini","given":"Davide"},{"family":"Ciuffo","given":"Biagio"},{"family":"Fontaras","given":"Georgios"},{"family":"Grosso","given":"Monica"},{"family":"Krause","given":"Jette"},{"family":"Lodi","given":"Chiara"},{"family":"Marotta","given":"Alessandro"},{"family":"Martini","given":"Giorgio"},{"family":"Scarlat","given":"Nicolae"},{"family":"Caivano","given":"Arnaldo"},{"family":"Catarino","given":"Rui"},{"family":"De","given":"JONG Beyhan"},{"family":"Druon","given":"Jean-Noel"},{"family":"Guerrero","given":"Irene"},{"family":"Gurria","given":"Patricia"},{"family":"Leite","given":"Joao"},{"family":"Olvedy","given":"Michael"},{"family":"Puerta","given":"PINERO Carolina"},{"family":"Tóth","given":"Katalin"},{"family":"Wollgast","given":"Jan"},{"family":"Addamo","given":"Anna"},{"family":"Barredo","given":"Jose I."},{"family":"Bopp","given":"Stephanie"},{"family":"Cardoso","given":"Ana Cristina"},{"family":"Dubois","given":"Gregoire"},{"family":"La","given":"NOTTE Alessandra"},{"family":"Marando","given":"Federica"},{"family":"Neuville","given":"Aude"},{"family":"Robuchon","given":"Marine"},{"family":"Paracchini","given":"Maria Luisa"},{"family":"Jones","given":"Arwyn"},{"family":"Panagos","given":"Panos"},{"family":"Tamborra","given":"Marialuisa"},{"family":"Vallecillo","given":"Sara"},{"family":"Van","given":"DER VELDE Marijn"},{"family":"Aschberger","given":"Karin"},{"family":"Astorga-Llorens","given":"Covadonga"},{"family":"Belz","given":"Susanne"},{"family":"Gawlik","given":"Bernd Manfred"},{"family":"Held","given":"Andrea"},{"family":"Lettieri","given":"Teresa"},{"family":"Pisoni","given":"Enrico"},{"family":"Pistocchi","given":"Alberto"},{"family":"Rauscher","given":"Hubert"},{"family":"Thunis","given":"Philippe"},{"family":"Wojda","given":"Piotr"},{"family":"Worth","given":"Andrew"},{"family":"Neuwahl","given":"Frederik"}],"accessed":{"date-parts":[["2025",2,5]]},"issued":{"date-parts":[["2025"]]}}}],"schema":"https://github.com/citation-style-language/schema/raw/master/csl-citation.json"} </w:instrText>
      </w:r>
      <w:r w:rsidR="00715261">
        <w:rPr>
          <w:rFonts w:eastAsia="EC Square Sans Pro" w:cs="EC Square Sans Pro"/>
          <w:color w:val="FF0000"/>
          <w:highlight w:val="green"/>
          <w:lang w:val="en-US"/>
        </w:rPr>
        <w:fldChar w:fldCharType="separate"/>
      </w:r>
      <w:r w:rsidRPr="00715261" w:rsidR="00715261">
        <w:rPr>
          <w:rFonts w:eastAsia="EC Square Sans Pro"/>
          <w:highlight w:val="green"/>
        </w:rPr>
        <w:t>[13]</w:t>
      </w:r>
      <w:r w:rsidR="00715261">
        <w:rPr>
          <w:rFonts w:eastAsia="EC Square Sans Pro" w:cs="EC Square Sans Pro"/>
          <w:color w:val="FF0000"/>
          <w:highlight w:val="green"/>
          <w:lang w:val="en-US"/>
        </w:rPr>
        <w:fldChar w:fldCharType="end"/>
      </w:r>
      <w:r w:rsidRPr="0054422F" w:rsidR="00D528BF">
        <w:rPr>
          <w:rFonts w:eastAsia="EC Square Sans Pro" w:cs="EC Square Sans Pro"/>
          <w:color w:val="FF0000"/>
          <w:lang w:val="en-US"/>
        </w:rPr>
        <w:t xml:space="preserve"> </w:t>
      </w:r>
      <w:r w:rsidR="00D528BF">
        <w:rPr>
          <w:rFonts w:eastAsia="EC Square Sans Pro" w:cs="EC Square Sans Pro"/>
          <w:color w:val="000000" w:themeColor="text1"/>
          <w:lang w:val="en-US"/>
        </w:rPr>
        <w:t>assessment.</w:t>
      </w:r>
    </w:p>
    <w:p w:rsidRPr="0083485C" w:rsidR="00D528BF" w:rsidP="001D3A70" w:rsidRDefault="00AE0C9D" w14:paraId="2F77C22A" w14:textId="1798ED33">
      <w:pPr>
        <w:pStyle w:val="JRCBoxbulletlist"/>
        <w:rPr>
          <w:rFonts w:ascii="Calibri" w:hAnsi="Calibri" w:eastAsia="Calibri"/>
        </w:rPr>
      </w:pPr>
      <w:r>
        <w:rPr>
          <w:rFonts w:eastAsia="EC Square Sans Pro"/>
          <w:b/>
          <w:bCs/>
          <w:lang w:val="en-US"/>
        </w:rPr>
        <w:t>GTT</w:t>
      </w:r>
      <w:r w:rsidRPr="0083485C" w:rsidR="00D528BF">
        <w:rPr>
          <w:rFonts w:eastAsia="EC Square Sans Pro"/>
          <w:b/>
          <w:bCs/>
          <w:lang w:val="en-US"/>
        </w:rPr>
        <w:t xml:space="preserve"> ambitions</w:t>
      </w:r>
      <w:r w:rsidRPr="0083485C" w:rsidR="00D528BF">
        <w:rPr>
          <w:rFonts w:eastAsia="EC Square Sans Pro"/>
          <w:lang w:val="en-US"/>
        </w:rPr>
        <w:t xml:space="preserve">: </w:t>
      </w:r>
      <w:r w:rsidR="00D528BF">
        <w:rPr>
          <w:rFonts w:eastAsia="EC Square Sans Pro"/>
          <w:lang w:val="en-US"/>
        </w:rPr>
        <w:t>this scenario</w:t>
      </w:r>
      <w:r w:rsidRPr="0083485C" w:rsidR="00D528BF">
        <w:rPr>
          <w:rFonts w:eastAsia="EC Square Sans Pro"/>
          <w:lang w:val="en-US"/>
        </w:rPr>
        <w:t xml:space="preserve"> expands the scope of the </w:t>
      </w:r>
      <w:r w:rsidR="00041FBF">
        <w:rPr>
          <w:rFonts w:eastAsia="EC Square Sans Pro"/>
          <w:lang w:val="en-US"/>
        </w:rPr>
        <w:t>GTT on Track</w:t>
      </w:r>
      <w:r w:rsidRPr="0083485C" w:rsidR="00D528BF">
        <w:rPr>
          <w:rFonts w:eastAsia="EC Square Sans Pro"/>
          <w:lang w:val="en-US"/>
        </w:rPr>
        <w:t xml:space="preserve"> scenario </w:t>
      </w:r>
      <w:r w:rsidR="00D528BF">
        <w:rPr>
          <w:rFonts w:eastAsia="EC Square Sans Pro"/>
          <w:lang w:val="en-US"/>
        </w:rPr>
        <w:t>by</w:t>
      </w:r>
      <w:r w:rsidRPr="0083485C" w:rsidR="00D528BF">
        <w:rPr>
          <w:rFonts w:eastAsia="EC Square Sans Pro"/>
          <w:lang w:val="en-US"/>
        </w:rPr>
        <w:t xml:space="preserve"> assuming the full achievement of </w:t>
      </w:r>
      <w:r w:rsidRPr="00FC44E4" w:rsidR="00D528BF">
        <w:rPr>
          <w:rFonts w:eastAsia="EC Square Sans Pro"/>
          <w:b/>
          <w:lang w:val="en-US"/>
        </w:rPr>
        <w:t xml:space="preserve">all </w:t>
      </w:r>
      <w:r w:rsidR="00041FBF">
        <w:rPr>
          <w:rFonts w:eastAsia="EC Square Sans Pro"/>
          <w:b/>
          <w:lang w:val="en-US"/>
        </w:rPr>
        <w:t>GTT</w:t>
      </w:r>
      <w:r w:rsidRPr="00FC44E4" w:rsidR="00041FBF">
        <w:rPr>
          <w:rFonts w:eastAsia="EC Square Sans Pro"/>
          <w:b/>
          <w:lang w:val="en-US"/>
        </w:rPr>
        <w:t xml:space="preserve"> </w:t>
      </w:r>
      <w:r w:rsidR="00041FBF">
        <w:rPr>
          <w:rFonts w:eastAsia="EC Square Sans Pro"/>
          <w:b/>
          <w:lang w:val="en-US"/>
        </w:rPr>
        <w:t xml:space="preserve">legally binding </w:t>
      </w:r>
      <w:r w:rsidRPr="00FC44E4" w:rsidR="00D528BF">
        <w:rPr>
          <w:rFonts w:eastAsia="EC Square Sans Pro"/>
          <w:b/>
          <w:lang w:val="en-US"/>
        </w:rPr>
        <w:t>goals</w:t>
      </w:r>
      <w:r w:rsidR="003D1C9F">
        <w:rPr>
          <w:rFonts w:eastAsia="EC Square Sans Pro"/>
          <w:lang w:val="en-US"/>
        </w:rPr>
        <w:t xml:space="preserve">, including the </w:t>
      </w:r>
      <w:r w:rsidRPr="0083485C" w:rsidR="003D1C9F">
        <w:rPr>
          <w:rFonts w:eastAsia="EC Square Sans Pro"/>
          <w:lang w:val="en-US"/>
        </w:rPr>
        <w:t>non-legally binding</w:t>
      </w:r>
      <w:r w:rsidR="003D1C9F">
        <w:rPr>
          <w:rFonts w:eastAsia="EC Square Sans Pro"/>
          <w:lang w:val="en-US"/>
        </w:rPr>
        <w:t xml:space="preserve"> ones</w:t>
      </w:r>
      <w:r w:rsidRPr="0083485C" w:rsidR="00D528BF">
        <w:rPr>
          <w:rFonts w:eastAsia="EC Square Sans Pro"/>
          <w:lang w:val="en-US"/>
        </w:rPr>
        <w:t xml:space="preserve"> (i.e., from proposals and communications</w:t>
      </w:r>
      <w:r w:rsidR="00CE4447">
        <w:rPr>
          <w:rFonts w:eastAsia="EC Square Sans Pro"/>
          <w:lang w:val="en-US"/>
        </w:rPr>
        <w:t>, such as the Farm to Fork Strategy</w:t>
      </w:r>
      <w:r w:rsidRPr="0083485C" w:rsidR="00D528BF">
        <w:rPr>
          <w:rFonts w:eastAsia="EC Square Sans Pro"/>
          <w:lang w:val="en-US"/>
        </w:rPr>
        <w:t xml:space="preserve">) as well as </w:t>
      </w:r>
      <w:r w:rsidRPr="00FC44E4" w:rsidR="00D528BF">
        <w:rPr>
          <w:rFonts w:eastAsia="EC Square Sans Pro"/>
          <w:b/>
          <w:lang w:val="en-US"/>
        </w:rPr>
        <w:t>further</w:t>
      </w:r>
      <w:r w:rsidRPr="0083485C" w:rsidR="00D528BF">
        <w:rPr>
          <w:rFonts w:eastAsia="EC Square Sans Pro"/>
          <w:lang w:val="en-US"/>
        </w:rPr>
        <w:t xml:space="preserve"> </w:t>
      </w:r>
      <w:r w:rsidR="00D528BF">
        <w:rPr>
          <w:rFonts w:eastAsia="EC Square Sans Pro"/>
          <w:lang w:val="en-US"/>
        </w:rPr>
        <w:t xml:space="preserve">identified </w:t>
      </w:r>
      <w:r w:rsidRPr="00FC44E4" w:rsidR="00D528BF">
        <w:rPr>
          <w:rFonts w:eastAsia="EC Square Sans Pro"/>
          <w:b/>
          <w:lang w:val="en-US"/>
        </w:rPr>
        <w:t>ambitions</w:t>
      </w:r>
      <w:r w:rsidRPr="0083485C" w:rsidR="00D528BF">
        <w:rPr>
          <w:rFonts w:eastAsia="EC Square Sans Pro"/>
          <w:lang w:val="en-US"/>
        </w:rPr>
        <w:t xml:space="preserve"> (</w:t>
      </w:r>
      <w:r w:rsidR="00D528BF">
        <w:rPr>
          <w:rFonts w:eastAsia="EC Square Sans Pro"/>
          <w:lang w:val="en-US"/>
        </w:rPr>
        <w:t>e.g.,</w:t>
      </w:r>
      <w:r w:rsidRPr="0083485C" w:rsidR="00D528BF">
        <w:rPr>
          <w:rFonts w:eastAsia="EC Square Sans Pro"/>
          <w:lang w:val="en-US"/>
        </w:rPr>
        <w:t xml:space="preserve"> a </w:t>
      </w:r>
      <w:r w:rsidR="00D528BF">
        <w:rPr>
          <w:rFonts w:eastAsia="EC Square Sans Pro"/>
          <w:lang w:val="en-US"/>
        </w:rPr>
        <w:t xml:space="preserve">change in </w:t>
      </w:r>
      <w:r w:rsidRPr="0083485C" w:rsidR="00D528BF">
        <w:rPr>
          <w:rFonts w:eastAsia="EC Square Sans Pro"/>
          <w:lang w:val="en-US"/>
        </w:rPr>
        <w:t xml:space="preserve">food diet). </w:t>
      </w:r>
    </w:p>
    <w:p w:rsidR="00D528BF" w:rsidP="00D528BF" w:rsidRDefault="00D528BF" w14:paraId="251ABA6A" w14:textId="77777777">
      <w:pPr>
        <w:spacing w:before="0" w:after="0"/>
        <w:rPr>
          <w:rFonts w:eastAsia="EC Square Sans Pro" w:cs="EC Square Sans Pro"/>
        </w:rPr>
      </w:pPr>
    </w:p>
    <w:p w:rsidR="00D528BF" w:rsidP="00D528BF" w:rsidRDefault="006548A8" w14:paraId="7DFC9A5E" w14:textId="685DFD83">
      <w:pPr>
        <w:spacing w:before="0" w:after="0"/>
        <w:rPr>
          <w:rFonts w:eastAsia="EC Square Sans Pro" w:cs="EC Square Sans Pro"/>
        </w:rPr>
      </w:pPr>
      <w:r>
        <w:rPr>
          <w:rFonts w:eastAsia="EC Square Sans Pro" w:cs="EC Square Sans Pro"/>
        </w:rPr>
        <w:t>The comparison between scenarios allows to answer the following questions</w:t>
      </w:r>
      <w:r w:rsidR="00D528BF">
        <w:rPr>
          <w:rFonts w:eastAsia="EC Square Sans Pro" w:cs="EC Square Sans Pro"/>
        </w:rPr>
        <w:t>:</w:t>
      </w:r>
    </w:p>
    <w:p w:rsidRPr="00D81B69" w:rsidR="00D528BF" w:rsidP="00D528BF" w:rsidRDefault="00D528BF" w14:paraId="5EBB0055" w14:textId="77777777">
      <w:pPr>
        <w:pStyle w:val="JRCTextnumberedlist1"/>
        <w:rPr>
          <w:rFonts w:eastAsia="EC Square Sans Pro"/>
        </w:rPr>
      </w:pPr>
      <w:r w:rsidRPr="15EA60C0">
        <w:rPr>
          <w:rFonts w:eastAsia="EC Square Sans Pro"/>
        </w:rPr>
        <w:t xml:space="preserve">What is the </w:t>
      </w:r>
      <w:r w:rsidRPr="003472BD">
        <w:rPr>
          <w:rFonts w:eastAsia="EC Square Sans Pro"/>
        </w:rPr>
        <w:t>expected evolution</w:t>
      </w:r>
      <w:r w:rsidRPr="15EA60C0">
        <w:rPr>
          <w:rFonts w:eastAsia="EC Square Sans Pro"/>
        </w:rPr>
        <w:t xml:space="preserve"> of the environmental impacts of EU consumption and production by 2030?,</w:t>
      </w:r>
    </w:p>
    <w:p w:rsidRPr="00D81B69" w:rsidR="00D528BF" w:rsidP="00D528BF" w:rsidRDefault="00041FBF" w14:paraId="4708A434" w14:textId="0AC8D1A4">
      <w:pPr>
        <w:pStyle w:val="JRCTextnumberedlist1"/>
        <w:rPr>
          <w:rFonts w:eastAsia="EC Square Sans Pro"/>
        </w:rPr>
      </w:pPr>
      <w:r>
        <w:rPr>
          <w:rFonts w:eastAsia="EC Square Sans Pro"/>
        </w:rPr>
        <w:t>How much w</w:t>
      </w:r>
      <w:r w:rsidRPr="15EA60C0">
        <w:rPr>
          <w:rFonts w:eastAsia="EC Square Sans Pro"/>
        </w:rPr>
        <w:t xml:space="preserve">ill </w:t>
      </w:r>
      <w:r w:rsidRPr="15EA60C0" w:rsidR="00D528BF">
        <w:rPr>
          <w:rFonts w:eastAsia="EC Square Sans Pro"/>
        </w:rPr>
        <w:t xml:space="preserve">the Consumption Footprint </w:t>
      </w:r>
      <w:r>
        <w:rPr>
          <w:rFonts w:eastAsia="EC Square Sans Pro"/>
        </w:rPr>
        <w:t xml:space="preserve">change </w:t>
      </w:r>
      <w:r w:rsidRPr="15EA60C0" w:rsidR="00D528BF">
        <w:rPr>
          <w:rFonts w:eastAsia="EC Square Sans Pro"/>
        </w:rPr>
        <w:t xml:space="preserve">by 2030 if </w:t>
      </w:r>
      <w:r>
        <w:rPr>
          <w:rFonts w:eastAsia="EC Square Sans Pro"/>
        </w:rPr>
        <w:t>all</w:t>
      </w:r>
      <w:r w:rsidRPr="15EA60C0" w:rsidR="00D528BF">
        <w:rPr>
          <w:rFonts w:eastAsia="EC Square Sans Pro"/>
        </w:rPr>
        <w:t xml:space="preserve"> </w:t>
      </w:r>
      <w:r w:rsidR="002C5031">
        <w:rPr>
          <w:rFonts w:eastAsia="EC Square Sans Pro"/>
        </w:rPr>
        <w:t>GTT</w:t>
      </w:r>
      <w:r w:rsidRPr="15EA60C0" w:rsidR="002C5031">
        <w:rPr>
          <w:rFonts w:eastAsia="EC Square Sans Pro"/>
        </w:rPr>
        <w:t xml:space="preserve"> </w:t>
      </w:r>
      <w:r w:rsidRPr="15EA60C0" w:rsidR="00D528BF">
        <w:rPr>
          <w:rFonts w:eastAsia="EC Square Sans Pro"/>
        </w:rPr>
        <w:t xml:space="preserve">targets </w:t>
      </w:r>
      <w:r>
        <w:rPr>
          <w:rFonts w:eastAsia="EC Square Sans Pro"/>
        </w:rPr>
        <w:t>and ambitions are achieved</w:t>
      </w:r>
      <w:r w:rsidRPr="15EA60C0" w:rsidR="00D528BF">
        <w:rPr>
          <w:rFonts w:eastAsia="EC Square Sans Pro"/>
        </w:rPr>
        <w:t xml:space="preserve">? </w:t>
      </w:r>
    </w:p>
    <w:p w:rsidRPr="002033B0" w:rsidR="002C5031" w:rsidP="00D528BF" w:rsidRDefault="002033B0" w14:paraId="6DED54E6" w14:textId="4BE8C809">
      <w:pPr>
        <w:pStyle w:val="JRCTextnumberedlist1"/>
        <w:rPr>
          <w:rFonts w:ascii="Calibri" w:hAnsi="Calibri" w:cs="Calibri"/>
        </w:rPr>
      </w:pPr>
      <w:r>
        <w:rPr>
          <w:rFonts w:eastAsia="EC Square Sans Pro"/>
        </w:rPr>
        <w:t>Which are the most relevant trade-offs across areas of consumption, and environmental impacts, to</w:t>
      </w:r>
      <w:r w:rsidR="00041FBF">
        <w:rPr>
          <w:rFonts w:eastAsia="EC Square Sans Pro"/>
        </w:rPr>
        <w:t xml:space="preserve"> implement </w:t>
      </w:r>
      <w:r w:rsidRPr="00803E49" w:rsidR="002C5031">
        <w:rPr>
          <w:rFonts w:eastAsia="EC Square Sans Pro"/>
        </w:rPr>
        <w:t>GTT</w:t>
      </w:r>
      <w:r w:rsidRPr="003472BD" w:rsidR="00D528BF">
        <w:rPr>
          <w:rFonts w:eastAsia="EC Square Sans Pro"/>
        </w:rPr>
        <w:t xml:space="preserve"> targets and ambitions </w:t>
      </w:r>
      <w:r w:rsidRPr="00803E49" w:rsidR="00041FBF">
        <w:rPr>
          <w:rFonts w:eastAsia="EC Square Sans Pro"/>
        </w:rPr>
        <w:t>to</w:t>
      </w:r>
      <w:r w:rsidRPr="003472BD" w:rsidR="00041FBF">
        <w:rPr>
          <w:rFonts w:eastAsia="EC Square Sans Pro"/>
        </w:rPr>
        <w:t xml:space="preserve"> 2030</w:t>
      </w:r>
      <w:r w:rsidRPr="15EA60C0" w:rsidR="00D528BF">
        <w:rPr>
          <w:rFonts w:eastAsia="EC Square Sans Pro"/>
        </w:rPr>
        <w:t>?</w:t>
      </w:r>
    </w:p>
    <w:p w:rsidR="002033B0" w:rsidP="002C6B10" w:rsidRDefault="009F60E9" w14:paraId="743B8A94" w14:textId="31980B49">
      <w:pPr>
        <w:pStyle w:val="JRCTextnumberedlist1"/>
        <w:numPr>
          <w:ilvl w:val="0"/>
          <w:numId w:val="0"/>
        </w:numPr>
      </w:pPr>
      <w:r>
        <w:t xml:space="preserve">These </w:t>
      </w:r>
      <w:r w:rsidR="002C5031">
        <w:t xml:space="preserve">three </w:t>
      </w:r>
      <w:r>
        <w:t>scenarios have been simulated with the C</w:t>
      </w:r>
      <w:r w:rsidR="002C5031">
        <w:t>F</w:t>
      </w:r>
      <w:r>
        <w:t xml:space="preserve"> </w:t>
      </w:r>
      <w:r w:rsidR="002C5031">
        <w:t xml:space="preserve">and DF </w:t>
      </w:r>
      <w:r>
        <w:t>model</w:t>
      </w:r>
      <w:r w:rsidR="002C5031">
        <w:t>s</w:t>
      </w:r>
      <w:r>
        <w:t>.</w:t>
      </w:r>
      <w:r w:rsidR="002C5031">
        <w:t xml:space="preserve"> </w:t>
      </w:r>
    </w:p>
    <w:p w:rsidR="006548A8" w:rsidP="002C6B10" w:rsidRDefault="002033B0" w14:paraId="19EA9695" w14:textId="13E13364">
      <w:pPr>
        <w:pStyle w:val="JRCTextnumberedlist1"/>
        <w:numPr>
          <w:ilvl w:val="0"/>
          <w:numId w:val="0"/>
        </w:numPr>
        <w:rPr>
          <w:rFonts w:eastAsia="EC Square Sans Pro" w:cs="EC Square Sans Pro"/>
        </w:rPr>
      </w:pPr>
      <w:r>
        <w:t xml:space="preserve">The drivers of the CF model scenarios are (i) the projections in annual consumption of products by 2030, and (ii) the environmental impacts of products which are modelled at the unit level and can be parametrized to model the achievement (or not achievement) of GTT targets. A combination of model adaptations by editing </w:t>
      </w:r>
      <w:r>
        <w:t>these drivers for each target underpins the scenario analysis proposed in this chapter. In other words, i</w:t>
      </w:r>
      <w:r w:rsidR="002C5031">
        <w:t>n the CF, t</w:t>
      </w:r>
      <w:r w:rsidR="009F60E9">
        <w:t xml:space="preserve">he changes in environmental impacts are driven by </w:t>
      </w:r>
      <w:r w:rsidR="00D75DA2">
        <w:t>a combination of</w:t>
      </w:r>
      <w:r w:rsidR="009F60E9">
        <w:t xml:space="preserve"> changes in the </w:t>
      </w:r>
      <w:r w:rsidR="00CC625D">
        <w:t xml:space="preserve">annual </w:t>
      </w:r>
      <w:r w:rsidR="009F60E9">
        <w:t>consumption</w:t>
      </w:r>
      <w:r w:rsidR="00D75DA2">
        <w:t xml:space="preserve"> by 2030</w:t>
      </w:r>
      <w:r w:rsidR="009F60E9">
        <w:t xml:space="preserve">, </w:t>
      </w:r>
      <w:r w:rsidR="003D7518">
        <w:t>and/</w:t>
      </w:r>
      <w:r w:rsidR="009F60E9">
        <w:t>or</w:t>
      </w:r>
      <w:r w:rsidR="00CC625D">
        <w:t xml:space="preserve"> </w:t>
      </w:r>
      <w:r w:rsidR="00D75DA2">
        <w:t xml:space="preserve">changes in the </w:t>
      </w:r>
      <w:r w:rsidR="00CC625D">
        <w:t>parameters that influence the relationships within life cycle inventory of products</w:t>
      </w:r>
      <w:r w:rsidR="00D75DA2">
        <w:t xml:space="preserve">. </w:t>
      </w:r>
    </w:p>
    <w:p w:rsidR="005E7A1A" w:rsidP="0054422F" w:rsidRDefault="00BE15AE" w14:paraId="3C32C36E" w14:textId="0898F3F6">
      <w:pPr>
        <w:pStyle w:val="JRCFigurecaption"/>
      </w:pPr>
      <w:bookmarkStart w:name="_Ref176197638" w:id="98"/>
      <w:commentRangeStart w:id="99"/>
      <w:r w:rsidRPr="6F5F1520">
        <w:rPr>
          <w:lang w:eastAsia="en-GB"/>
        </w:rPr>
        <w:t xml:space="preserve">Table </w:t>
      </w:r>
      <w:commentRangeEnd w:id="99"/>
      <w:r w:rsidR="005D572D">
        <w:rPr>
          <w:rStyle w:val="CommentReference"/>
          <w:rFonts w:eastAsia="Times New Roman"/>
        </w:rPr>
        <w:commentReference w:id="99"/>
      </w:r>
      <w:r w:rsidRPr="6F5F1520">
        <w:rPr>
          <w:lang w:eastAsia="en-GB"/>
        </w:rPr>
        <w:t>1</w:t>
      </w:r>
      <w:r w:rsidRPr="6F5F1520" w:rsidR="00725AD6">
        <w:rPr>
          <w:lang w:eastAsia="en-GB"/>
        </w:rPr>
        <w:t xml:space="preserve">: </w:t>
      </w:r>
      <w:bookmarkEnd w:id="98"/>
      <w:r w:rsidR="005E7A1A">
        <w:t xml:space="preserve">EGD targets and ambitions modelled </w:t>
      </w:r>
      <w:r w:rsidR="002250ED">
        <w:t>in</w:t>
      </w:r>
      <w:r w:rsidR="005E7A1A">
        <w:t xml:space="preserve"> this I</w:t>
      </w:r>
      <w:r w:rsidR="008E0145">
        <w:t xml:space="preserve">ntegrated </w:t>
      </w:r>
      <w:r w:rsidR="005E7A1A">
        <w:t>E</w:t>
      </w:r>
      <w:r w:rsidR="008E0145">
        <w:t xml:space="preserve">nvironmental </w:t>
      </w:r>
      <w:r w:rsidR="005E7A1A">
        <w:t>A</w:t>
      </w:r>
      <w:r w:rsidR="008E0145">
        <w:t>ssessment</w:t>
      </w:r>
      <w:r>
        <w:t xml:space="preserve"> mapped against the Thematic Areas</w:t>
      </w:r>
      <w:r w:rsidR="005E7A1A">
        <w:t xml:space="preserve">. </w:t>
      </w:r>
      <w:r w:rsidRPr="00AE7C85" w:rsidR="363F633D">
        <w:rPr>
          <w:color w:val="FF0000"/>
        </w:rPr>
        <w:t>(draft table)</w:t>
      </w:r>
    </w:p>
    <w:tbl>
      <w:tblPr>
        <w:tblStyle w:val="TableGrid"/>
        <w:tblW w:w="9639" w:type="dxa"/>
        <w:tblLayout w:type="fixed"/>
        <w:tblLook w:val="04A0" w:firstRow="1" w:lastRow="0" w:firstColumn="1" w:lastColumn="0" w:noHBand="0" w:noVBand="1"/>
      </w:tblPr>
      <w:tblGrid>
        <w:gridCol w:w="851"/>
        <w:gridCol w:w="1236"/>
        <w:gridCol w:w="1457"/>
        <w:gridCol w:w="1559"/>
        <w:gridCol w:w="1418"/>
        <w:gridCol w:w="2268"/>
        <w:gridCol w:w="850"/>
      </w:tblGrid>
      <w:tr w:rsidRPr="002C6B10" w:rsidR="00E7647F" w:rsidTr="667DC181" w14:paraId="44442374" w14:textId="77777777">
        <w:trPr>
          <w:trHeight w:val="300"/>
          <w:del w:author="SANYE MENGUAL Esther (JRC-ISPRA)" w:date="2025-03-20T13:44:48.326Z" w16du:dateUtc="2025-03-20T13:44:48.326Z" w:id="428736939"/>
        </w:trPr>
        <w:tc>
          <w:tcPr>
            <w:tcW w:w="851" w:type="dxa"/>
            <w:tcBorders>
              <w:top w:val="nil"/>
              <w:left w:val="nil"/>
              <w:bottom w:val="nil"/>
              <w:right w:val="nil"/>
            </w:tcBorders>
            <w:tcMar/>
          </w:tcPr>
          <w:p w:rsidRPr="002C6B10" w:rsidR="00BF06AB" w:rsidP="00C76EDE" w:rsidRDefault="00BF06AB" w14:paraId="79BE741E" w14:textId="5E7FF221">
            <w:pPr>
              <w:pStyle w:val="JRCText"/>
              <w:rPr>
                <w:sz w:val="16"/>
                <w:szCs w:val="16"/>
              </w:rPr>
            </w:pPr>
          </w:p>
        </w:tc>
        <w:tc>
          <w:tcPr>
            <w:tcW w:w="1236" w:type="dxa"/>
            <w:tcBorders>
              <w:top w:val="nil"/>
              <w:left w:val="nil"/>
              <w:bottom w:val="nil"/>
              <w:right w:val="single" w:color="auto" w:sz="4" w:space="0"/>
            </w:tcBorders>
            <w:tcMar/>
          </w:tcPr>
          <w:p w:rsidRPr="002C6B10" w:rsidR="00BF06AB" w:rsidP="00C76EDE" w:rsidRDefault="00BF06AB" w14:paraId="37BF6F2A" w14:textId="3A661849">
            <w:pPr>
              <w:pStyle w:val="JRCText"/>
              <w:rPr>
                <w:sz w:val="16"/>
                <w:szCs w:val="16"/>
              </w:rPr>
            </w:pPr>
          </w:p>
        </w:tc>
        <w:tc>
          <w:tcPr>
            <w:tcW w:w="6702" w:type="dxa"/>
            <w:gridSpan w:val="4"/>
            <w:tcBorders>
              <w:left w:val="single" w:color="auto" w:sz="4" w:space="0"/>
              <w:right w:val="single" w:color="auto" w:sz="4" w:space="0"/>
            </w:tcBorders>
            <w:tcMar/>
          </w:tcPr>
          <w:p w:rsidRPr="002C6B10" w:rsidR="00BF06AB" w:rsidP="00E7647F" w:rsidRDefault="00BF06AB" w14:paraId="6F5083C1" w14:textId="68C0F27A">
            <w:pPr>
              <w:pStyle w:val="JRCText"/>
              <w:jc w:val="center"/>
              <w:rPr>
                <w:b/>
                <w:sz w:val="16"/>
                <w:szCs w:val="16"/>
              </w:rPr>
            </w:pPr>
            <w:r w:rsidRPr="002C6B10">
              <w:rPr>
                <w:b/>
                <w:sz w:val="16"/>
                <w:szCs w:val="16"/>
              </w:rPr>
              <w:t>Areas of Consumption</w:t>
            </w:r>
            <w:r w:rsidRPr="002C6B10" w:rsidR="00570772">
              <w:rPr>
                <w:b/>
                <w:sz w:val="16"/>
                <w:szCs w:val="16"/>
              </w:rPr>
              <w:t xml:space="preserve"> in Consumption Footprint model</w:t>
            </w:r>
          </w:p>
        </w:tc>
        <w:tc>
          <w:tcPr>
            <w:tcW w:w="850" w:type="dxa"/>
            <w:tcBorders>
              <w:top w:val="nil"/>
              <w:left w:val="single" w:color="auto" w:sz="4" w:space="0"/>
              <w:bottom w:val="single" w:color="auto" w:sz="4" w:space="0"/>
              <w:right w:val="nil"/>
            </w:tcBorders>
            <w:tcMar/>
          </w:tcPr>
          <w:p w:rsidRPr="002C6B10" w:rsidR="00BF06AB" w:rsidP="00C76EDE" w:rsidRDefault="00BF06AB" w14:paraId="7EDB75D3" w14:textId="77777777">
            <w:pPr>
              <w:pStyle w:val="JRCText"/>
              <w:rPr>
                <w:sz w:val="16"/>
                <w:szCs w:val="16"/>
              </w:rPr>
            </w:pPr>
          </w:p>
        </w:tc>
      </w:tr>
      <w:tr w:rsidRPr="002C6B10" w:rsidR="00E7647F" w:rsidTr="667DC181" w14:paraId="5A41C1E8" w14:textId="77777777">
        <w:trPr>
          <w:trHeight w:val="300"/>
          <w:del w:author="SANYE MENGUAL Esther (JRC-ISPRA)" w:date="2025-03-20T13:44:48.326Z" w16du:dateUtc="2025-03-20T13:44:48.326Z" w:id="1932622760"/>
        </w:trPr>
        <w:tc>
          <w:tcPr>
            <w:tcW w:w="851" w:type="dxa"/>
            <w:tcBorders>
              <w:top w:val="nil"/>
              <w:left w:val="nil"/>
              <w:bottom w:val="single" w:color="auto" w:sz="4" w:space="0"/>
              <w:right w:val="nil"/>
            </w:tcBorders>
            <w:tcMar/>
          </w:tcPr>
          <w:p w:rsidRPr="002C6B10" w:rsidR="00BF06AB" w:rsidP="00C76EDE" w:rsidRDefault="00BF06AB" w14:paraId="49083BE2" w14:textId="77777777">
            <w:pPr>
              <w:pStyle w:val="JRCText"/>
              <w:rPr>
                <w:sz w:val="16"/>
                <w:szCs w:val="16"/>
              </w:rPr>
            </w:pPr>
          </w:p>
        </w:tc>
        <w:tc>
          <w:tcPr>
            <w:tcW w:w="1236" w:type="dxa"/>
            <w:tcBorders>
              <w:top w:val="nil"/>
              <w:left w:val="nil"/>
              <w:bottom w:val="single" w:color="auto" w:sz="4" w:space="0"/>
              <w:right w:val="single" w:color="auto" w:sz="4" w:space="0"/>
            </w:tcBorders>
            <w:tcMar/>
          </w:tcPr>
          <w:p w:rsidRPr="002C6B10" w:rsidR="00BF06AB" w:rsidP="00C76EDE" w:rsidRDefault="00BF06AB" w14:paraId="5A899CA7" w14:textId="1A79ADAB">
            <w:pPr>
              <w:pStyle w:val="JRCText"/>
              <w:rPr>
                <w:sz w:val="16"/>
                <w:szCs w:val="16"/>
              </w:rPr>
            </w:pPr>
          </w:p>
        </w:tc>
        <w:tc>
          <w:tcPr>
            <w:tcW w:w="1457" w:type="dxa"/>
            <w:tcBorders>
              <w:left w:val="single" w:color="auto" w:sz="4" w:space="0"/>
            </w:tcBorders>
            <w:tcMar/>
          </w:tcPr>
          <w:p w:rsidRPr="002C6B10" w:rsidR="00BF06AB" w:rsidP="00C76EDE" w:rsidRDefault="00BF06AB" w14:paraId="6C4B8829" w14:textId="19E7EC9D">
            <w:pPr>
              <w:pStyle w:val="JRCText"/>
              <w:rPr>
                <w:b/>
                <w:sz w:val="16"/>
                <w:szCs w:val="16"/>
              </w:rPr>
            </w:pPr>
            <w:r w:rsidRPr="002C6B10">
              <w:rPr>
                <w:b/>
                <w:sz w:val="16"/>
                <w:szCs w:val="16"/>
              </w:rPr>
              <w:t>Food</w:t>
            </w:r>
          </w:p>
        </w:tc>
        <w:tc>
          <w:tcPr>
            <w:tcW w:w="1559" w:type="dxa"/>
            <w:tcMar/>
          </w:tcPr>
          <w:p w:rsidRPr="002C6B10" w:rsidR="00BF06AB" w:rsidP="00C76EDE" w:rsidRDefault="00BF06AB" w14:paraId="28B37067" w14:textId="5F18E579">
            <w:pPr>
              <w:pStyle w:val="JRCText"/>
              <w:rPr>
                <w:b/>
                <w:sz w:val="16"/>
                <w:szCs w:val="16"/>
              </w:rPr>
            </w:pPr>
            <w:r w:rsidRPr="002C6B10">
              <w:rPr>
                <w:b/>
                <w:sz w:val="16"/>
                <w:szCs w:val="16"/>
              </w:rPr>
              <w:t>Housing</w:t>
            </w:r>
          </w:p>
        </w:tc>
        <w:tc>
          <w:tcPr>
            <w:tcW w:w="1418" w:type="dxa"/>
            <w:tcMar/>
          </w:tcPr>
          <w:p w:rsidRPr="002C6B10" w:rsidR="00BF06AB" w:rsidP="00C76EDE" w:rsidRDefault="00BF06AB" w14:paraId="06EBDB4A" w14:textId="4B1CD186">
            <w:pPr>
              <w:pStyle w:val="JRCText"/>
              <w:rPr>
                <w:b/>
                <w:sz w:val="16"/>
                <w:szCs w:val="16"/>
              </w:rPr>
            </w:pPr>
            <w:r w:rsidRPr="002C6B10">
              <w:rPr>
                <w:b/>
                <w:sz w:val="16"/>
                <w:szCs w:val="16"/>
              </w:rPr>
              <w:t>Mobility</w:t>
            </w:r>
          </w:p>
        </w:tc>
        <w:tc>
          <w:tcPr>
            <w:tcW w:w="2268" w:type="dxa"/>
            <w:tcMar/>
          </w:tcPr>
          <w:p w:rsidRPr="002C6B10" w:rsidR="00BF06AB" w:rsidP="00E7647F" w:rsidRDefault="00BF06AB" w14:paraId="21485E62" w14:textId="697831AD">
            <w:pPr>
              <w:pStyle w:val="JRCText"/>
              <w:rPr>
                <w:b/>
                <w:sz w:val="16"/>
                <w:szCs w:val="16"/>
              </w:rPr>
            </w:pPr>
            <w:r w:rsidRPr="002C6B10">
              <w:rPr>
                <w:b/>
                <w:sz w:val="16"/>
                <w:szCs w:val="16"/>
              </w:rPr>
              <w:t xml:space="preserve">Cross cutting (includes </w:t>
            </w:r>
            <w:r w:rsidR="00BA5FBD">
              <w:rPr>
                <w:b/>
                <w:sz w:val="16"/>
                <w:szCs w:val="16"/>
              </w:rPr>
              <w:t xml:space="preserve">also </w:t>
            </w:r>
            <w:r w:rsidRPr="002C6B10">
              <w:rPr>
                <w:b/>
                <w:sz w:val="16"/>
                <w:szCs w:val="16"/>
              </w:rPr>
              <w:t>Household Goods and Appliances)</w:t>
            </w:r>
          </w:p>
        </w:tc>
        <w:tc>
          <w:tcPr>
            <w:tcW w:w="850" w:type="dxa"/>
            <w:tcBorders>
              <w:top w:val="single" w:color="auto" w:sz="4" w:space="0"/>
            </w:tcBorders>
            <w:tcMar/>
          </w:tcPr>
          <w:p w:rsidRPr="002C6B10" w:rsidR="00BF06AB" w:rsidP="00E7647F" w:rsidRDefault="00E7647F" w14:paraId="7059876D" w14:textId="7A3059D2">
            <w:pPr>
              <w:pStyle w:val="JRCText"/>
              <w:rPr>
                <w:b/>
                <w:sz w:val="16"/>
                <w:szCs w:val="16"/>
              </w:rPr>
            </w:pPr>
            <w:r w:rsidRPr="002C6B10">
              <w:rPr>
                <w:b/>
                <w:sz w:val="16"/>
                <w:szCs w:val="16"/>
              </w:rPr>
              <w:t>Total targets by TA</w:t>
            </w:r>
          </w:p>
        </w:tc>
      </w:tr>
      <w:tr w:rsidRPr="002C6B10" w:rsidR="00E7647F" w:rsidTr="667DC181" w14:paraId="6C9DF8CC" w14:textId="77777777">
        <w:trPr>
          <w:trHeight w:val="300"/>
          <w:del w:author="SANYE MENGUAL Esther (JRC-ISPRA)" w:date="2025-03-20T13:44:48.326Z" w16du:dateUtc="2025-03-20T13:44:48.326Z" w:id="687237822"/>
        </w:trPr>
        <w:tc>
          <w:tcPr>
            <w:tcW w:w="851" w:type="dxa"/>
            <w:vMerge w:val="restart"/>
            <w:tcBorders>
              <w:top w:val="single" w:color="auto" w:sz="4" w:space="0"/>
            </w:tcBorders>
            <w:tcMar/>
            <w:textDirection w:val="btLr"/>
          </w:tcPr>
          <w:p w:rsidRPr="002C6B10" w:rsidR="00BF06AB" w:rsidP="00E7647F" w:rsidRDefault="00E7647F" w14:paraId="596FE7B2" w14:textId="4F0B5816">
            <w:pPr>
              <w:pStyle w:val="JRCText"/>
              <w:ind w:left="113" w:right="113"/>
              <w:jc w:val="center"/>
              <w:rPr>
                <w:b/>
                <w:sz w:val="16"/>
                <w:szCs w:val="16"/>
              </w:rPr>
            </w:pPr>
            <w:r w:rsidRPr="002C6B10">
              <w:rPr>
                <w:b/>
                <w:sz w:val="16"/>
                <w:szCs w:val="16"/>
              </w:rPr>
              <w:t>Targets considered in the t</w:t>
            </w:r>
            <w:r w:rsidRPr="002C6B10" w:rsidR="00BF06AB">
              <w:rPr>
                <w:b/>
                <w:sz w:val="16"/>
                <w:szCs w:val="16"/>
              </w:rPr>
              <w:t>hematic Areas</w:t>
            </w:r>
          </w:p>
        </w:tc>
        <w:tc>
          <w:tcPr>
            <w:tcW w:w="1236" w:type="dxa"/>
            <w:tcBorders>
              <w:top w:val="single" w:color="auto" w:sz="4" w:space="0"/>
            </w:tcBorders>
            <w:tcMar/>
          </w:tcPr>
          <w:p w:rsidRPr="002C6B10" w:rsidR="00BF06AB" w:rsidP="00570772" w:rsidRDefault="00BF06AB" w14:paraId="27B8CC95" w14:textId="5BEE20DF">
            <w:pPr>
              <w:pStyle w:val="JRCText"/>
              <w:rPr>
                <w:b/>
                <w:sz w:val="16"/>
                <w:szCs w:val="16"/>
              </w:rPr>
            </w:pPr>
            <w:r w:rsidRPr="002C6B10">
              <w:rPr>
                <w:b/>
                <w:sz w:val="16"/>
                <w:szCs w:val="16"/>
              </w:rPr>
              <w:t>TA2 – Clean and Affordable and Secure Energy</w:t>
            </w:r>
          </w:p>
        </w:tc>
        <w:tc>
          <w:tcPr>
            <w:tcW w:w="1457" w:type="dxa"/>
            <w:tcMar/>
          </w:tcPr>
          <w:p w:rsidRPr="002C6B10" w:rsidR="00BF06AB" w:rsidP="00C76EDE" w:rsidRDefault="00E7647F" w14:paraId="778D27CC" w14:textId="6DAA1DC4">
            <w:pPr>
              <w:pStyle w:val="JRCText"/>
              <w:rPr>
                <w:sz w:val="16"/>
                <w:szCs w:val="16"/>
              </w:rPr>
            </w:pPr>
            <w:r w:rsidRPr="002C6B10">
              <w:rPr>
                <w:sz w:val="16"/>
                <w:szCs w:val="16"/>
              </w:rPr>
              <w:t>-</w:t>
            </w:r>
          </w:p>
        </w:tc>
        <w:tc>
          <w:tcPr>
            <w:tcW w:w="1559" w:type="dxa"/>
            <w:tcMar/>
          </w:tcPr>
          <w:p w:rsidRPr="002C6B10" w:rsidR="00570772" w:rsidP="00C76EDE" w:rsidRDefault="00C254C7" w14:paraId="246FE51A" w14:textId="79361A58">
            <w:pPr>
              <w:pStyle w:val="JRCText"/>
              <w:rPr>
                <w:sz w:val="16"/>
                <w:szCs w:val="16"/>
              </w:rPr>
            </w:pPr>
            <w:r>
              <w:rPr>
                <w:b/>
                <w:sz w:val="16"/>
                <w:szCs w:val="16"/>
              </w:rPr>
              <w:t>4</w:t>
            </w:r>
            <w:r w:rsidRPr="002C6B10">
              <w:rPr>
                <w:b/>
                <w:sz w:val="16"/>
                <w:szCs w:val="16"/>
              </w:rPr>
              <w:t xml:space="preserve"> </w:t>
            </w:r>
            <w:r w:rsidRPr="002C6B10" w:rsidR="00BF06AB">
              <w:rPr>
                <w:b/>
                <w:sz w:val="16"/>
                <w:szCs w:val="16"/>
              </w:rPr>
              <w:t>targets</w:t>
            </w:r>
            <w:r w:rsidRPr="002C6B10" w:rsidR="00BF06AB">
              <w:rPr>
                <w:sz w:val="16"/>
                <w:szCs w:val="16"/>
              </w:rPr>
              <w:t xml:space="preserve"> </w:t>
            </w:r>
          </w:p>
          <w:p w:rsidRPr="002C6B10" w:rsidR="00BF06AB" w:rsidP="000D3BCE" w:rsidRDefault="00BF06AB" w14:paraId="7D3CBBBC" w14:textId="02AB8F91">
            <w:pPr>
              <w:pStyle w:val="JRCText"/>
              <w:rPr>
                <w:sz w:val="16"/>
                <w:szCs w:val="16"/>
              </w:rPr>
            </w:pPr>
            <w:r w:rsidRPr="002C6B10">
              <w:rPr>
                <w:sz w:val="16"/>
                <w:szCs w:val="16"/>
              </w:rPr>
              <w:t>(energy use in buildings, renovation wave)</w:t>
            </w:r>
          </w:p>
        </w:tc>
        <w:tc>
          <w:tcPr>
            <w:tcW w:w="1418" w:type="dxa"/>
            <w:tcMar/>
          </w:tcPr>
          <w:p w:rsidRPr="002C6B10" w:rsidR="00BF06AB" w:rsidP="00C76EDE" w:rsidRDefault="00E7647F" w14:paraId="1DFB1A9A" w14:textId="6F7BF22E">
            <w:pPr>
              <w:pStyle w:val="JRCText"/>
              <w:rPr>
                <w:sz w:val="16"/>
                <w:szCs w:val="16"/>
              </w:rPr>
            </w:pPr>
            <w:r w:rsidRPr="002C6B10">
              <w:rPr>
                <w:sz w:val="16"/>
                <w:szCs w:val="16"/>
              </w:rPr>
              <w:t>-</w:t>
            </w:r>
          </w:p>
        </w:tc>
        <w:tc>
          <w:tcPr>
            <w:tcW w:w="2268" w:type="dxa"/>
            <w:tcMar/>
          </w:tcPr>
          <w:p w:rsidRPr="002C6B10" w:rsidR="00570772" w:rsidP="00C76EDE" w:rsidRDefault="00570772" w14:paraId="0B63D116" w14:textId="77777777">
            <w:pPr>
              <w:pStyle w:val="JRCText"/>
              <w:rPr>
                <w:sz w:val="16"/>
                <w:szCs w:val="16"/>
              </w:rPr>
            </w:pPr>
            <w:r w:rsidRPr="002C6B10">
              <w:rPr>
                <w:b/>
                <w:sz w:val="16"/>
                <w:szCs w:val="16"/>
              </w:rPr>
              <w:t>7 targets</w:t>
            </w:r>
            <w:r w:rsidRPr="002C6B10">
              <w:rPr>
                <w:sz w:val="16"/>
                <w:szCs w:val="16"/>
              </w:rPr>
              <w:t xml:space="preserve"> </w:t>
            </w:r>
          </w:p>
          <w:p w:rsidRPr="002C6B10" w:rsidR="00BF06AB" w:rsidP="000D3BCE" w:rsidRDefault="00570772" w14:paraId="453850CC" w14:textId="5F7AB21B">
            <w:pPr>
              <w:pStyle w:val="JRCText"/>
              <w:rPr>
                <w:sz w:val="16"/>
                <w:szCs w:val="16"/>
              </w:rPr>
            </w:pPr>
            <w:r w:rsidRPr="002C6B10">
              <w:rPr>
                <w:sz w:val="16"/>
                <w:szCs w:val="16"/>
              </w:rPr>
              <w:t>(renewables in the energy mix, wind solar, geothermal energy expansion)</w:t>
            </w:r>
          </w:p>
        </w:tc>
        <w:tc>
          <w:tcPr>
            <w:tcW w:w="850" w:type="dxa"/>
            <w:tcMar/>
          </w:tcPr>
          <w:p w:rsidRPr="002C6B10" w:rsidR="00BF06AB" w:rsidP="00C254C7" w:rsidRDefault="00C254C7" w14:paraId="1C808D8F" w14:textId="4ABCC9C2">
            <w:pPr>
              <w:pStyle w:val="JRCText"/>
              <w:jc w:val="center"/>
              <w:rPr>
                <w:sz w:val="16"/>
                <w:szCs w:val="16"/>
              </w:rPr>
            </w:pPr>
            <w:r w:rsidRPr="002C6B10">
              <w:rPr>
                <w:sz w:val="16"/>
                <w:szCs w:val="16"/>
              </w:rPr>
              <w:t>1</w:t>
            </w:r>
            <w:r>
              <w:rPr>
                <w:sz w:val="16"/>
                <w:szCs w:val="16"/>
              </w:rPr>
              <w:t>1</w:t>
            </w:r>
          </w:p>
        </w:tc>
      </w:tr>
      <w:tr w:rsidRPr="002C6B10" w:rsidR="00E7647F" w:rsidTr="667DC181" w14:paraId="4067DDDD" w14:textId="77777777">
        <w:trPr>
          <w:trHeight w:val="300"/>
          <w:del w:author="SANYE MENGUAL Esther (JRC-ISPRA)" w:date="2025-03-20T13:44:48.327Z" w16du:dateUtc="2025-03-20T13:44:48.327Z" w:id="2105775663"/>
        </w:trPr>
        <w:tc>
          <w:tcPr>
            <w:tcW w:w="851" w:type="dxa"/>
            <w:vMerge/>
            <w:tcMar/>
          </w:tcPr>
          <w:p w:rsidRPr="002C6B10" w:rsidR="00BF06AB" w:rsidP="00C76EDE" w:rsidRDefault="00BF06AB" w14:paraId="09BDE5E3" w14:textId="77777777">
            <w:pPr>
              <w:pStyle w:val="JRCText"/>
              <w:rPr>
                <w:b/>
                <w:sz w:val="16"/>
                <w:szCs w:val="16"/>
              </w:rPr>
            </w:pPr>
          </w:p>
        </w:tc>
        <w:tc>
          <w:tcPr>
            <w:tcW w:w="1236" w:type="dxa"/>
            <w:tcMar/>
          </w:tcPr>
          <w:p w:rsidRPr="002C6B10" w:rsidR="00BF06AB" w:rsidP="00C76EDE" w:rsidRDefault="00BF06AB" w14:paraId="035E93FD" w14:textId="35188BF4">
            <w:pPr>
              <w:pStyle w:val="JRCText"/>
              <w:rPr>
                <w:b/>
                <w:sz w:val="16"/>
                <w:szCs w:val="16"/>
              </w:rPr>
            </w:pPr>
            <w:r w:rsidRPr="002C6B10">
              <w:rPr>
                <w:b/>
                <w:sz w:val="16"/>
                <w:szCs w:val="16"/>
              </w:rPr>
              <w:t>TA3 – Industrial strategy for a clean and circular economy</w:t>
            </w:r>
          </w:p>
        </w:tc>
        <w:tc>
          <w:tcPr>
            <w:tcW w:w="1457" w:type="dxa"/>
            <w:tcMar/>
          </w:tcPr>
          <w:p w:rsidRPr="002C6B10" w:rsidR="00BF06AB" w:rsidP="00C76EDE" w:rsidRDefault="00E7647F" w14:paraId="5E5FF759" w14:textId="6707C75F">
            <w:pPr>
              <w:pStyle w:val="JRCText"/>
              <w:rPr>
                <w:sz w:val="16"/>
                <w:szCs w:val="16"/>
              </w:rPr>
            </w:pPr>
            <w:r w:rsidRPr="002C6B10">
              <w:rPr>
                <w:sz w:val="16"/>
                <w:szCs w:val="16"/>
              </w:rPr>
              <w:t>-</w:t>
            </w:r>
          </w:p>
        </w:tc>
        <w:tc>
          <w:tcPr>
            <w:tcW w:w="1559" w:type="dxa"/>
            <w:tcMar/>
          </w:tcPr>
          <w:p w:rsidRPr="002C6B10" w:rsidR="00BF06AB" w:rsidP="00C76EDE" w:rsidRDefault="00E7647F" w14:paraId="22A0F224" w14:textId="20A30D39">
            <w:pPr>
              <w:pStyle w:val="JRCText"/>
              <w:rPr>
                <w:sz w:val="16"/>
                <w:szCs w:val="16"/>
              </w:rPr>
            </w:pPr>
            <w:r w:rsidRPr="002C6B10">
              <w:rPr>
                <w:sz w:val="16"/>
                <w:szCs w:val="16"/>
              </w:rPr>
              <w:t>-</w:t>
            </w:r>
          </w:p>
        </w:tc>
        <w:tc>
          <w:tcPr>
            <w:tcW w:w="1418" w:type="dxa"/>
            <w:tcMar/>
          </w:tcPr>
          <w:p w:rsidRPr="002C6B10" w:rsidR="00BF06AB" w:rsidP="00C76EDE" w:rsidRDefault="00E7647F" w14:paraId="13761CA2" w14:textId="51DE0E33">
            <w:pPr>
              <w:pStyle w:val="JRCText"/>
              <w:rPr>
                <w:sz w:val="16"/>
                <w:szCs w:val="16"/>
              </w:rPr>
            </w:pPr>
            <w:r w:rsidRPr="002C6B10">
              <w:rPr>
                <w:sz w:val="16"/>
                <w:szCs w:val="16"/>
              </w:rPr>
              <w:t>-</w:t>
            </w:r>
          </w:p>
        </w:tc>
        <w:tc>
          <w:tcPr>
            <w:tcW w:w="2268" w:type="dxa"/>
            <w:tcMar/>
          </w:tcPr>
          <w:p w:rsidRPr="002C6B10" w:rsidR="00570772" w:rsidP="00570772" w:rsidRDefault="00570772" w14:paraId="7BE506F4" w14:textId="77777777">
            <w:pPr>
              <w:pStyle w:val="JRCText"/>
              <w:rPr>
                <w:sz w:val="16"/>
                <w:szCs w:val="16"/>
              </w:rPr>
            </w:pPr>
            <w:r w:rsidRPr="002C6B10">
              <w:rPr>
                <w:b/>
                <w:sz w:val="16"/>
                <w:szCs w:val="16"/>
              </w:rPr>
              <w:t>12 targets</w:t>
            </w:r>
            <w:r w:rsidRPr="002C6B10">
              <w:rPr>
                <w:sz w:val="16"/>
                <w:szCs w:val="16"/>
              </w:rPr>
              <w:t xml:space="preserve"> </w:t>
            </w:r>
          </w:p>
          <w:p w:rsidRPr="002C6B10" w:rsidR="00BF06AB" w:rsidP="00CC625D" w:rsidRDefault="00570772" w14:paraId="35352641" w14:textId="1E92B335">
            <w:pPr>
              <w:pStyle w:val="JRCText"/>
              <w:rPr>
                <w:sz w:val="16"/>
                <w:szCs w:val="16"/>
              </w:rPr>
            </w:pPr>
            <w:r w:rsidRPr="002C6B10">
              <w:rPr>
                <w:sz w:val="16"/>
                <w:szCs w:val="16"/>
              </w:rPr>
              <w:t xml:space="preserve">(recycling material in batteries, recycling of packaging </w:t>
            </w:r>
            <w:r w:rsidR="00CC625D">
              <w:rPr>
                <w:sz w:val="16"/>
                <w:szCs w:val="16"/>
              </w:rPr>
              <w:t>i</w:t>
            </w:r>
            <w:r w:rsidRPr="002C6B10" w:rsidR="00CC625D">
              <w:rPr>
                <w:sz w:val="16"/>
                <w:szCs w:val="16"/>
              </w:rPr>
              <w:t xml:space="preserve">ncluding </w:t>
            </w:r>
            <w:r w:rsidRPr="002C6B10">
              <w:rPr>
                <w:sz w:val="16"/>
                <w:szCs w:val="16"/>
              </w:rPr>
              <w:t>PET bottles)</w:t>
            </w:r>
          </w:p>
        </w:tc>
        <w:tc>
          <w:tcPr>
            <w:tcW w:w="850" w:type="dxa"/>
            <w:tcMar/>
          </w:tcPr>
          <w:p w:rsidRPr="002C6B10" w:rsidR="00BF06AB" w:rsidP="00E7647F" w:rsidRDefault="00570772" w14:paraId="53095651" w14:textId="34F17EA3">
            <w:pPr>
              <w:pStyle w:val="JRCText"/>
              <w:jc w:val="center"/>
              <w:rPr>
                <w:sz w:val="16"/>
                <w:szCs w:val="16"/>
              </w:rPr>
            </w:pPr>
            <w:r w:rsidRPr="002C6B10">
              <w:rPr>
                <w:sz w:val="16"/>
                <w:szCs w:val="16"/>
              </w:rPr>
              <w:t>12</w:t>
            </w:r>
          </w:p>
        </w:tc>
      </w:tr>
      <w:tr w:rsidRPr="002C6B10" w:rsidR="00E7647F" w:rsidTr="667DC181" w14:paraId="4D79238E" w14:textId="77777777">
        <w:trPr>
          <w:trHeight w:val="300"/>
          <w:del w:author="SANYE MENGUAL Esther (JRC-ISPRA)" w:date="2025-03-20T13:44:48.327Z" w16du:dateUtc="2025-03-20T13:44:48.327Z" w:id="1465183064"/>
        </w:trPr>
        <w:tc>
          <w:tcPr>
            <w:tcW w:w="851" w:type="dxa"/>
            <w:vMerge/>
            <w:tcMar/>
          </w:tcPr>
          <w:p w:rsidRPr="002C6B10" w:rsidR="00BF06AB" w:rsidP="00C76EDE" w:rsidRDefault="00BF06AB" w14:paraId="1DE1D2B3" w14:textId="77777777">
            <w:pPr>
              <w:pStyle w:val="JRCText"/>
              <w:rPr>
                <w:b/>
                <w:sz w:val="16"/>
                <w:szCs w:val="16"/>
              </w:rPr>
            </w:pPr>
          </w:p>
        </w:tc>
        <w:tc>
          <w:tcPr>
            <w:tcW w:w="1236" w:type="dxa"/>
            <w:tcMar/>
          </w:tcPr>
          <w:p w:rsidRPr="002C6B10" w:rsidR="00BF06AB" w:rsidP="00C76EDE" w:rsidRDefault="00BF06AB" w14:paraId="6BB7464B" w14:textId="5528EB90">
            <w:pPr>
              <w:pStyle w:val="JRCText"/>
              <w:rPr>
                <w:b/>
                <w:sz w:val="16"/>
                <w:szCs w:val="16"/>
              </w:rPr>
            </w:pPr>
            <w:r w:rsidRPr="002C6B10">
              <w:rPr>
                <w:b/>
                <w:sz w:val="16"/>
                <w:szCs w:val="16"/>
              </w:rPr>
              <w:t>TA4 – Sustainable and Smart mobility</w:t>
            </w:r>
          </w:p>
        </w:tc>
        <w:tc>
          <w:tcPr>
            <w:tcW w:w="1457" w:type="dxa"/>
            <w:tcMar/>
          </w:tcPr>
          <w:p w:rsidRPr="002C6B10" w:rsidR="00BF06AB" w:rsidP="00C76EDE" w:rsidRDefault="00E7647F" w14:paraId="7110915F" w14:textId="3B9E25C4">
            <w:pPr>
              <w:pStyle w:val="JRCText"/>
              <w:rPr>
                <w:sz w:val="16"/>
                <w:szCs w:val="16"/>
              </w:rPr>
            </w:pPr>
            <w:r w:rsidRPr="002C6B10">
              <w:rPr>
                <w:sz w:val="16"/>
                <w:szCs w:val="16"/>
              </w:rPr>
              <w:t>-</w:t>
            </w:r>
          </w:p>
        </w:tc>
        <w:tc>
          <w:tcPr>
            <w:tcW w:w="1559" w:type="dxa"/>
            <w:tcMar/>
          </w:tcPr>
          <w:p w:rsidRPr="002C6B10" w:rsidR="00BF06AB" w:rsidP="00C76EDE" w:rsidRDefault="00E7647F" w14:paraId="23A5D988" w14:textId="158EA992">
            <w:pPr>
              <w:pStyle w:val="JRCText"/>
              <w:rPr>
                <w:sz w:val="16"/>
                <w:szCs w:val="16"/>
              </w:rPr>
            </w:pPr>
            <w:r w:rsidRPr="002C6B10">
              <w:rPr>
                <w:sz w:val="16"/>
                <w:szCs w:val="16"/>
              </w:rPr>
              <w:t>-</w:t>
            </w:r>
          </w:p>
        </w:tc>
        <w:tc>
          <w:tcPr>
            <w:tcW w:w="1418" w:type="dxa"/>
            <w:tcMar/>
          </w:tcPr>
          <w:p w:rsidRPr="002C6B10" w:rsidR="00BF06AB" w:rsidP="00C76EDE" w:rsidRDefault="00570772" w14:paraId="12164566" w14:textId="77777777">
            <w:pPr>
              <w:pStyle w:val="JRCText"/>
              <w:rPr>
                <w:b/>
                <w:sz w:val="16"/>
                <w:szCs w:val="16"/>
              </w:rPr>
            </w:pPr>
            <w:r w:rsidRPr="002C6B10">
              <w:rPr>
                <w:b/>
                <w:sz w:val="16"/>
                <w:szCs w:val="16"/>
              </w:rPr>
              <w:t>2 targets</w:t>
            </w:r>
          </w:p>
          <w:p w:rsidRPr="002C6B10" w:rsidR="00570772" w:rsidP="000D3BCE" w:rsidRDefault="00570772" w14:paraId="2C96FF2A" w14:textId="35AEE05C">
            <w:pPr>
              <w:pStyle w:val="JRCText"/>
              <w:rPr>
                <w:sz w:val="16"/>
                <w:szCs w:val="16"/>
              </w:rPr>
            </w:pPr>
            <w:r w:rsidRPr="002C6B10">
              <w:rPr>
                <w:sz w:val="16"/>
                <w:szCs w:val="16"/>
              </w:rPr>
              <w:t>(sustainable fuel in aviation and road transport)</w:t>
            </w:r>
          </w:p>
        </w:tc>
        <w:tc>
          <w:tcPr>
            <w:tcW w:w="2268" w:type="dxa"/>
            <w:tcMar/>
          </w:tcPr>
          <w:p w:rsidRPr="002C6B10" w:rsidR="00BF06AB" w:rsidP="00C76EDE" w:rsidRDefault="00E7647F" w14:paraId="37C7B00C" w14:textId="222DAF81">
            <w:pPr>
              <w:pStyle w:val="JRCText"/>
              <w:rPr>
                <w:sz w:val="16"/>
                <w:szCs w:val="16"/>
              </w:rPr>
            </w:pPr>
            <w:r w:rsidRPr="002C6B10">
              <w:rPr>
                <w:sz w:val="16"/>
                <w:szCs w:val="16"/>
              </w:rPr>
              <w:t>-</w:t>
            </w:r>
          </w:p>
        </w:tc>
        <w:tc>
          <w:tcPr>
            <w:tcW w:w="850" w:type="dxa"/>
            <w:tcMar/>
          </w:tcPr>
          <w:p w:rsidRPr="002C6B10" w:rsidR="00BF06AB" w:rsidP="00E7647F" w:rsidRDefault="00570772" w14:paraId="02B98246" w14:textId="4E5A0936">
            <w:pPr>
              <w:pStyle w:val="JRCText"/>
              <w:jc w:val="center"/>
              <w:rPr>
                <w:sz w:val="16"/>
                <w:szCs w:val="16"/>
              </w:rPr>
            </w:pPr>
            <w:r w:rsidRPr="002C6B10">
              <w:rPr>
                <w:sz w:val="16"/>
                <w:szCs w:val="16"/>
              </w:rPr>
              <w:t>2</w:t>
            </w:r>
          </w:p>
        </w:tc>
      </w:tr>
      <w:tr w:rsidRPr="002C6B10" w:rsidR="00E7647F" w:rsidTr="667DC181" w14:paraId="6BC25003" w14:textId="77777777">
        <w:trPr>
          <w:trHeight w:val="300"/>
          <w:del w:author="SANYE MENGUAL Esther (JRC-ISPRA)" w:date="2025-03-20T13:44:48.327Z" w16du:dateUtc="2025-03-20T13:44:48.327Z" w:id="232274986"/>
        </w:trPr>
        <w:tc>
          <w:tcPr>
            <w:tcW w:w="851" w:type="dxa"/>
            <w:vMerge/>
            <w:tcMar/>
          </w:tcPr>
          <w:p w:rsidRPr="002C6B10" w:rsidR="00BF06AB" w:rsidP="00C76EDE" w:rsidRDefault="00BF06AB" w14:paraId="34080768" w14:textId="77777777">
            <w:pPr>
              <w:pStyle w:val="JRCText"/>
              <w:rPr>
                <w:b/>
                <w:sz w:val="16"/>
                <w:szCs w:val="16"/>
              </w:rPr>
            </w:pPr>
          </w:p>
        </w:tc>
        <w:tc>
          <w:tcPr>
            <w:tcW w:w="1236" w:type="dxa"/>
            <w:tcMar/>
          </w:tcPr>
          <w:p w:rsidRPr="002C6B10" w:rsidR="00BF06AB" w:rsidP="00C76EDE" w:rsidRDefault="00BF06AB" w14:paraId="3B55CD69" w14:textId="7B5CD944">
            <w:pPr>
              <w:pStyle w:val="JRCText"/>
              <w:rPr>
                <w:b/>
                <w:sz w:val="16"/>
                <w:szCs w:val="16"/>
              </w:rPr>
            </w:pPr>
            <w:r w:rsidRPr="002C6B10">
              <w:rPr>
                <w:b/>
                <w:sz w:val="16"/>
                <w:szCs w:val="16"/>
              </w:rPr>
              <w:t>TA5 – Greening the CAP / Farm to fork Strategy</w:t>
            </w:r>
          </w:p>
        </w:tc>
        <w:tc>
          <w:tcPr>
            <w:tcW w:w="1457" w:type="dxa"/>
            <w:tcMar/>
          </w:tcPr>
          <w:p w:rsidRPr="002C6B10" w:rsidR="00BF06AB" w:rsidP="00C76EDE" w:rsidRDefault="00BA5FBD" w14:paraId="76816D24" w14:textId="572B9C0D">
            <w:pPr>
              <w:pStyle w:val="JRCText"/>
              <w:rPr>
                <w:b/>
                <w:sz w:val="16"/>
                <w:szCs w:val="16"/>
              </w:rPr>
            </w:pPr>
            <w:r>
              <w:rPr>
                <w:b/>
                <w:sz w:val="16"/>
                <w:szCs w:val="16"/>
              </w:rPr>
              <w:t>4</w:t>
            </w:r>
            <w:r w:rsidRPr="002C6B10" w:rsidR="00570772">
              <w:rPr>
                <w:b/>
                <w:sz w:val="16"/>
                <w:szCs w:val="16"/>
              </w:rPr>
              <w:t xml:space="preserve"> targets</w:t>
            </w:r>
          </w:p>
          <w:p w:rsidRPr="002C6B10" w:rsidR="00570772" w:rsidP="000D3BCE" w:rsidRDefault="00570772" w14:paraId="65B61247" w14:textId="278AC811">
            <w:pPr>
              <w:pStyle w:val="JRCText"/>
              <w:rPr>
                <w:sz w:val="16"/>
                <w:szCs w:val="16"/>
              </w:rPr>
            </w:pPr>
            <w:r w:rsidRPr="002C6B10">
              <w:rPr>
                <w:sz w:val="16"/>
                <w:szCs w:val="16"/>
              </w:rPr>
              <w:t>(pesticides reduction, food waste related)</w:t>
            </w:r>
          </w:p>
        </w:tc>
        <w:tc>
          <w:tcPr>
            <w:tcW w:w="1559" w:type="dxa"/>
            <w:tcMar/>
          </w:tcPr>
          <w:p w:rsidRPr="002C6B10" w:rsidR="00BF06AB" w:rsidP="00C76EDE" w:rsidRDefault="00E7647F" w14:paraId="14E82588" w14:textId="7E691302">
            <w:pPr>
              <w:pStyle w:val="JRCText"/>
              <w:rPr>
                <w:sz w:val="16"/>
                <w:szCs w:val="16"/>
              </w:rPr>
            </w:pPr>
            <w:r w:rsidRPr="002C6B10">
              <w:rPr>
                <w:sz w:val="16"/>
                <w:szCs w:val="16"/>
              </w:rPr>
              <w:t>-</w:t>
            </w:r>
          </w:p>
        </w:tc>
        <w:tc>
          <w:tcPr>
            <w:tcW w:w="1418" w:type="dxa"/>
            <w:tcMar/>
          </w:tcPr>
          <w:p w:rsidRPr="002C6B10" w:rsidR="00BF06AB" w:rsidP="00C76EDE" w:rsidRDefault="00E7647F" w14:paraId="28F48FED" w14:textId="7145F772">
            <w:pPr>
              <w:pStyle w:val="JRCText"/>
              <w:rPr>
                <w:sz w:val="16"/>
                <w:szCs w:val="16"/>
              </w:rPr>
            </w:pPr>
            <w:r w:rsidRPr="002C6B10">
              <w:rPr>
                <w:sz w:val="16"/>
                <w:szCs w:val="16"/>
              </w:rPr>
              <w:t>-</w:t>
            </w:r>
          </w:p>
        </w:tc>
        <w:tc>
          <w:tcPr>
            <w:tcW w:w="2268" w:type="dxa"/>
            <w:tcMar/>
          </w:tcPr>
          <w:p w:rsidRPr="002C6B10" w:rsidR="00BF06AB" w:rsidP="00C76EDE" w:rsidRDefault="00E7647F" w14:paraId="49422F72" w14:textId="249F97AA">
            <w:pPr>
              <w:pStyle w:val="JRCText"/>
              <w:rPr>
                <w:sz w:val="16"/>
                <w:szCs w:val="16"/>
              </w:rPr>
            </w:pPr>
            <w:r w:rsidRPr="002C6B10">
              <w:rPr>
                <w:sz w:val="16"/>
                <w:szCs w:val="16"/>
              </w:rPr>
              <w:t>-</w:t>
            </w:r>
          </w:p>
        </w:tc>
        <w:tc>
          <w:tcPr>
            <w:tcW w:w="850" w:type="dxa"/>
            <w:tcMar/>
          </w:tcPr>
          <w:p w:rsidRPr="002C6B10" w:rsidR="00BF06AB" w:rsidP="00E7647F" w:rsidRDefault="00BA5FBD" w14:paraId="0B22F2AC" w14:textId="10CFDE22">
            <w:pPr>
              <w:pStyle w:val="JRCText"/>
              <w:jc w:val="center"/>
              <w:rPr>
                <w:sz w:val="16"/>
                <w:szCs w:val="16"/>
              </w:rPr>
            </w:pPr>
            <w:r>
              <w:rPr>
                <w:sz w:val="16"/>
                <w:szCs w:val="16"/>
              </w:rPr>
              <w:t>4</w:t>
            </w:r>
          </w:p>
        </w:tc>
      </w:tr>
      <w:tr w:rsidRPr="002C6B10" w:rsidR="00E7647F" w:rsidTr="667DC181" w14:paraId="3F7FFB7C" w14:textId="77777777">
        <w:trPr>
          <w:trHeight w:val="300"/>
          <w:del w:author="SANYE MENGUAL Esther (JRC-ISPRA)" w:date="2025-03-20T13:44:48.327Z" w16du:dateUtc="2025-03-20T13:44:48.327Z" w:id="1059939799"/>
        </w:trPr>
        <w:tc>
          <w:tcPr>
            <w:tcW w:w="851" w:type="dxa"/>
            <w:vMerge/>
            <w:tcMar/>
          </w:tcPr>
          <w:p w:rsidRPr="002C6B10" w:rsidR="00BF06AB" w:rsidP="00C76EDE" w:rsidRDefault="00BF06AB" w14:paraId="2A189DB7" w14:textId="77777777">
            <w:pPr>
              <w:pStyle w:val="JRCText"/>
              <w:rPr>
                <w:b/>
                <w:sz w:val="16"/>
                <w:szCs w:val="16"/>
              </w:rPr>
            </w:pPr>
          </w:p>
        </w:tc>
        <w:tc>
          <w:tcPr>
            <w:tcW w:w="1236" w:type="dxa"/>
            <w:tcMar/>
          </w:tcPr>
          <w:p w:rsidRPr="002C6B10" w:rsidR="00BF06AB" w:rsidP="00C76EDE" w:rsidRDefault="00BF06AB" w14:paraId="18846AA5" w14:textId="3310E471">
            <w:pPr>
              <w:pStyle w:val="JRCText"/>
              <w:rPr>
                <w:b/>
                <w:sz w:val="16"/>
                <w:szCs w:val="16"/>
              </w:rPr>
            </w:pPr>
            <w:r w:rsidRPr="002C6B10">
              <w:rPr>
                <w:b/>
                <w:sz w:val="16"/>
                <w:szCs w:val="16"/>
              </w:rPr>
              <w:t>TA6 – Preserving and Protecting Biodiversity</w:t>
            </w:r>
          </w:p>
        </w:tc>
        <w:tc>
          <w:tcPr>
            <w:tcW w:w="1457" w:type="dxa"/>
            <w:tcMar/>
          </w:tcPr>
          <w:p w:rsidRPr="002C6B10" w:rsidR="00BF06AB" w:rsidP="00C76EDE" w:rsidRDefault="00570772" w14:paraId="19149D3C" w14:textId="77777777">
            <w:pPr>
              <w:pStyle w:val="JRCText"/>
              <w:rPr>
                <w:b/>
                <w:sz w:val="16"/>
                <w:szCs w:val="16"/>
              </w:rPr>
            </w:pPr>
            <w:r w:rsidRPr="002C6B10">
              <w:rPr>
                <w:b/>
                <w:sz w:val="16"/>
                <w:szCs w:val="16"/>
              </w:rPr>
              <w:t>3 targets</w:t>
            </w:r>
          </w:p>
          <w:p w:rsidRPr="002C6B10" w:rsidR="00570772" w:rsidP="000D3BCE" w:rsidRDefault="00570772" w14:paraId="2AFBF09E" w14:textId="20A4A90F">
            <w:pPr>
              <w:pStyle w:val="JRCText"/>
              <w:rPr>
                <w:sz w:val="16"/>
                <w:szCs w:val="16"/>
              </w:rPr>
            </w:pPr>
            <w:r w:rsidRPr="002C6B10">
              <w:rPr>
                <w:sz w:val="16"/>
                <w:szCs w:val="16"/>
              </w:rPr>
              <w:t>(organic farming expansion, fertilizers and nutrient losses reduction)</w:t>
            </w:r>
          </w:p>
        </w:tc>
        <w:tc>
          <w:tcPr>
            <w:tcW w:w="1559" w:type="dxa"/>
            <w:tcMar/>
          </w:tcPr>
          <w:p w:rsidRPr="002C6B10" w:rsidR="00BF06AB" w:rsidP="00C76EDE" w:rsidRDefault="00E7647F" w14:paraId="1E4AAB7A" w14:textId="1202373A">
            <w:pPr>
              <w:pStyle w:val="JRCText"/>
              <w:rPr>
                <w:sz w:val="16"/>
                <w:szCs w:val="16"/>
              </w:rPr>
            </w:pPr>
            <w:r w:rsidRPr="002C6B10">
              <w:rPr>
                <w:sz w:val="16"/>
                <w:szCs w:val="16"/>
              </w:rPr>
              <w:t>-</w:t>
            </w:r>
          </w:p>
        </w:tc>
        <w:tc>
          <w:tcPr>
            <w:tcW w:w="1418" w:type="dxa"/>
            <w:tcMar/>
          </w:tcPr>
          <w:p w:rsidRPr="002C6B10" w:rsidR="00BF06AB" w:rsidP="00C76EDE" w:rsidRDefault="00E7647F" w14:paraId="31A12523" w14:textId="78E9176E">
            <w:pPr>
              <w:pStyle w:val="JRCText"/>
              <w:rPr>
                <w:sz w:val="16"/>
                <w:szCs w:val="16"/>
              </w:rPr>
            </w:pPr>
            <w:r w:rsidRPr="002C6B10">
              <w:rPr>
                <w:sz w:val="16"/>
                <w:szCs w:val="16"/>
              </w:rPr>
              <w:t>-</w:t>
            </w:r>
          </w:p>
        </w:tc>
        <w:tc>
          <w:tcPr>
            <w:tcW w:w="2268" w:type="dxa"/>
            <w:tcMar/>
          </w:tcPr>
          <w:p w:rsidRPr="002C6B10" w:rsidR="00BF06AB" w:rsidP="00C76EDE" w:rsidRDefault="00E7647F" w14:paraId="0E1A83F0" w14:textId="42241DFD">
            <w:pPr>
              <w:pStyle w:val="JRCText"/>
              <w:rPr>
                <w:sz w:val="16"/>
                <w:szCs w:val="16"/>
              </w:rPr>
            </w:pPr>
            <w:r w:rsidRPr="002C6B10">
              <w:rPr>
                <w:sz w:val="16"/>
                <w:szCs w:val="16"/>
              </w:rPr>
              <w:t>-</w:t>
            </w:r>
          </w:p>
        </w:tc>
        <w:tc>
          <w:tcPr>
            <w:tcW w:w="850" w:type="dxa"/>
            <w:tcMar/>
          </w:tcPr>
          <w:p w:rsidRPr="002C6B10" w:rsidR="00BF06AB" w:rsidP="00E7647F" w:rsidRDefault="00570772" w14:paraId="2A4447F5" w14:textId="305384A3">
            <w:pPr>
              <w:pStyle w:val="JRCText"/>
              <w:jc w:val="center"/>
              <w:rPr>
                <w:sz w:val="16"/>
                <w:szCs w:val="16"/>
              </w:rPr>
            </w:pPr>
            <w:r w:rsidRPr="002C6B10">
              <w:rPr>
                <w:sz w:val="16"/>
                <w:szCs w:val="16"/>
              </w:rPr>
              <w:t>3</w:t>
            </w:r>
          </w:p>
        </w:tc>
      </w:tr>
      <w:tr w:rsidRPr="002C6B10" w:rsidR="00E7647F" w:rsidTr="667DC181" w14:paraId="41E62B30" w14:textId="77777777">
        <w:trPr>
          <w:trHeight w:val="300"/>
          <w:del w:author="SANYE MENGUAL Esther (JRC-ISPRA)" w:date="2025-03-20T13:44:48.327Z" w16du:dateUtc="2025-03-20T13:44:48.327Z" w:id="2034753037"/>
        </w:trPr>
        <w:tc>
          <w:tcPr>
            <w:tcW w:w="851" w:type="dxa"/>
            <w:vMerge/>
            <w:tcBorders/>
            <w:tcMar/>
          </w:tcPr>
          <w:p w:rsidRPr="002C6B10" w:rsidR="00BF06AB" w:rsidP="00C76EDE" w:rsidRDefault="00BF06AB" w14:paraId="4E1E9CB0" w14:textId="77777777">
            <w:pPr>
              <w:pStyle w:val="JRCText"/>
              <w:rPr>
                <w:b/>
                <w:sz w:val="16"/>
                <w:szCs w:val="16"/>
              </w:rPr>
            </w:pPr>
          </w:p>
        </w:tc>
        <w:tc>
          <w:tcPr>
            <w:tcW w:w="1236" w:type="dxa"/>
            <w:tcBorders>
              <w:bottom w:val="single" w:color="auto" w:sz="4" w:space="0"/>
            </w:tcBorders>
            <w:tcMar/>
          </w:tcPr>
          <w:p w:rsidRPr="002C6B10" w:rsidR="00BF06AB" w:rsidP="00C76EDE" w:rsidRDefault="00BF06AB" w14:paraId="527685A0" w14:textId="0D674715">
            <w:pPr>
              <w:pStyle w:val="JRCText"/>
              <w:rPr>
                <w:b/>
                <w:sz w:val="16"/>
                <w:szCs w:val="16"/>
              </w:rPr>
            </w:pPr>
            <w:r w:rsidRPr="002C6B10">
              <w:rPr>
                <w:b/>
                <w:sz w:val="16"/>
                <w:szCs w:val="16"/>
              </w:rPr>
              <w:t>TA7 – Towards a Zero Pollution for a toxic free environment</w:t>
            </w:r>
          </w:p>
        </w:tc>
        <w:tc>
          <w:tcPr>
            <w:tcW w:w="1457" w:type="dxa"/>
            <w:tcMar/>
          </w:tcPr>
          <w:p w:rsidRPr="002C6B10" w:rsidR="00BF06AB" w:rsidP="00C76EDE" w:rsidRDefault="00570772" w14:paraId="7C963FEF" w14:textId="77777777">
            <w:pPr>
              <w:pStyle w:val="JRCText"/>
              <w:rPr>
                <w:b/>
                <w:sz w:val="16"/>
                <w:szCs w:val="16"/>
              </w:rPr>
            </w:pPr>
            <w:r w:rsidRPr="002C6B10">
              <w:rPr>
                <w:b/>
                <w:sz w:val="16"/>
                <w:szCs w:val="16"/>
              </w:rPr>
              <w:t>1 target</w:t>
            </w:r>
          </w:p>
          <w:p w:rsidRPr="002C6B10" w:rsidR="00570772" w:rsidP="000D3BCE" w:rsidRDefault="00570772" w14:paraId="27F137C6" w14:textId="75A22951">
            <w:pPr>
              <w:pStyle w:val="JRCText"/>
              <w:rPr>
                <w:sz w:val="16"/>
                <w:szCs w:val="16"/>
              </w:rPr>
            </w:pPr>
            <w:r w:rsidRPr="002C6B10">
              <w:rPr>
                <w:sz w:val="16"/>
                <w:szCs w:val="16"/>
              </w:rPr>
              <w:t>(reduction in pesticides)</w:t>
            </w:r>
          </w:p>
        </w:tc>
        <w:tc>
          <w:tcPr>
            <w:tcW w:w="1559" w:type="dxa"/>
            <w:tcMar/>
          </w:tcPr>
          <w:p w:rsidRPr="002C6B10" w:rsidR="00BF06AB" w:rsidP="00C76EDE" w:rsidRDefault="00E7647F" w14:paraId="6BF568F0" w14:textId="3549D81A">
            <w:pPr>
              <w:pStyle w:val="JRCText"/>
              <w:rPr>
                <w:sz w:val="16"/>
                <w:szCs w:val="16"/>
              </w:rPr>
            </w:pPr>
            <w:r w:rsidRPr="002C6B10">
              <w:rPr>
                <w:sz w:val="16"/>
                <w:szCs w:val="16"/>
              </w:rPr>
              <w:t>-</w:t>
            </w:r>
          </w:p>
        </w:tc>
        <w:tc>
          <w:tcPr>
            <w:tcW w:w="1418" w:type="dxa"/>
            <w:tcMar/>
          </w:tcPr>
          <w:p w:rsidRPr="002C6B10" w:rsidR="00BF06AB" w:rsidP="00C76EDE" w:rsidRDefault="00E7647F" w14:paraId="40C7C05D" w14:textId="0F6C923D">
            <w:pPr>
              <w:pStyle w:val="JRCText"/>
              <w:rPr>
                <w:sz w:val="16"/>
                <w:szCs w:val="16"/>
              </w:rPr>
            </w:pPr>
            <w:r w:rsidRPr="002C6B10">
              <w:rPr>
                <w:sz w:val="16"/>
                <w:szCs w:val="16"/>
              </w:rPr>
              <w:t>-</w:t>
            </w:r>
          </w:p>
        </w:tc>
        <w:tc>
          <w:tcPr>
            <w:tcW w:w="2268" w:type="dxa"/>
            <w:tcMar/>
          </w:tcPr>
          <w:p w:rsidRPr="002C6B10" w:rsidR="00BF06AB" w:rsidP="00C76EDE" w:rsidRDefault="00E7647F" w14:paraId="4A2B8F52" w14:textId="728D4EC8">
            <w:pPr>
              <w:pStyle w:val="JRCText"/>
              <w:rPr>
                <w:sz w:val="16"/>
                <w:szCs w:val="16"/>
              </w:rPr>
            </w:pPr>
            <w:r w:rsidRPr="002C6B10">
              <w:rPr>
                <w:sz w:val="16"/>
                <w:szCs w:val="16"/>
              </w:rPr>
              <w:t>-</w:t>
            </w:r>
          </w:p>
        </w:tc>
        <w:tc>
          <w:tcPr>
            <w:tcW w:w="850" w:type="dxa"/>
            <w:tcMar/>
          </w:tcPr>
          <w:p w:rsidRPr="002C6B10" w:rsidR="00BF06AB" w:rsidP="00E7647F" w:rsidRDefault="00570772" w14:paraId="042606F9" w14:textId="25F5BE52">
            <w:pPr>
              <w:pStyle w:val="JRCText"/>
              <w:jc w:val="center"/>
              <w:rPr>
                <w:sz w:val="16"/>
                <w:szCs w:val="16"/>
              </w:rPr>
            </w:pPr>
            <w:r w:rsidRPr="002C6B10">
              <w:rPr>
                <w:sz w:val="16"/>
                <w:szCs w:val="16"/>
              </w:rPr>
              <w:t>1</w:t>
            </w:r>
          </w:p>
        </w:tc>
      </w:tr>
      <w:tr w:rsidRPr="002C6B10" w:rsidR="00E7647F" w:rsidTr="667DC181" w14:paraId="26383BEF" w14:textId="77777777">
        <w:trPr>
          <w:cantSplit/>
          <w:trHeight w:val="1134"/>
          <w:del w:author="SANYE MENGUAL Esther (JRC-ISPRA)" w:date="2025-03-20T13:44:48.327Z" w16du:dateUtc="2025-03-20T13:44:48.327Z" w:id="947345870"/>
        </w:trPr>
        <w:tc>
          <w:tcPr>
            <w:tcW w:w="851" w:type="dxa"/>
            <w:tcBorders>
              <w:bottom w:val="single" w:color="auto" w:sz="4" w:space="0"/>
            </w:tcBorders>
            <w:tcMar/>
            <w:textDirection w:val="btLr"/>
          </w:tcPr>
          <w:p w:rsidRPr="002C6B10" w:rsidR="00BF06AB" w:rsidP="00E7647F" w:rsidRDefault="00E7647F" w14:paraId="1CF561E6" w14:textId="02F8825E">
            <w:pPr>
              <w:pStyle w:val="JRCText"/>
              <w:ind w:left="113" w:right="113"/>
              <w:rPr>
                <w:sz w:val="16"/>
                <w:szCs w:val="16"/>
              </w:rPr>
            </w:pPr>
            <w:r w:rsidRPr="002C6B10">
              <w:rPr>
                <w:b/>
                <w:sz w:val="16"/>
                <w:szCs w:val="16"/>
              </w:rPr>
              <w:t>Additional</w:t>
            </w:r>
          </w:p>
        </w:tc>
        <w:tc>
          <w:tcPr>
            <w:tcW w:w="1236" w:type="dxa"/>
            <w:tcBorders>
              <w:bottom w:val="single" w:color="auto" w:sz="4" w:space="0"/>
            </w:tcBorders>
            <w:tcMar/>
          </w:tcPr>
          <w:p w:rsidRPr="002C6B10" w:rsidR="00BF06AB" w:rsidP="00C76EDE" w:rsidRDefault="00570772" w14:paraId="3613BB23" w14:textId="29434BF7">
            <w:pPr>
              <w:pStyle w:val="JRCText"/>
              <w:rPr>
                <w:b/>
                <w:sz w:val="16"/>
                <w:szCs w:val="16"/>
              </w:rPr>
            </w:pPr>
            <w:r w:rsidRPr="002C6B10">
              <w:rPr>
                <w:b/>
                <w:sz w:val="16"/>
                <w:szCs w:val="16"/>
              </w:rPr>
              <w:t>EGD Ambitions</w:t>
            </w:r>
          </w:p>
        </w:tc>
        <w:tc>
          <w:tcPr>
            <w:tcW w:w="1457" w:type="dxa"/>
            <w:tcBorders>
              <w:bottom w:val="single" w:color="auto" w:sz="4" w:space="0"/>
            </w:tcBorders>
            <w:tcMar/>
          </w:tcPr>
          <w:p w:rsidRPr="002C6B10" w:rsidR="00BF06AB" w:rsidP="00C76EDE" w:rsidRDefault="00570772" w14:paraId="533CC9F4" w14:textId="21F6E46D">
            <w:pPr>
              <w:pStyle w:val="JRCText"/>
              <w:rPr>
                <w:b/>
                <w:sz w:val="16"/>
                <w:szCs w:val="16"/>
              </w:rPr>
            </w:pPr>
            <w:r w:rsidRPr="002C6B10">
              <w:rPr>
                <w:b/>
                <w:sz w:val="16"/>
                <w:szCs w:val="16"/>
              </w:rPr>
              <w:t>1 ambition</w:t>
            </w:r>
          </w:p>
          <w:p w:rsidRPr="002C6B10" w:rsidR="00570772" w:rsidP="000D3BCE" w:rsidRDefault="00570772" w14:paraId="2DFEFA5E" w14:textId="43C51CC1">
            <w:pPr>
              <w:pStyle w:val="JRCText"/>
              <w:rPr>
                <w:sz w:val="16"/>
                <w:szCs w:val="16"/>
              </w:rPr>
            </w:pPr>
            <w:r w:rsidRPr="002C6B10">
              <w:rPr>
                <w:sz w:val="16"/>
                <w:szCs w:val="16"/>
              </w:rPr>
              <w:t>(sustainable and healthy diets)</w:t>
            </w:r>
          </w:p>
        </w:tc>
        <w:tc>
          <w:tcPr>
            <w:tcW w:w="1559" w:type="dxa"/>
            <w:tcMar/>
          </w:tcPr>
          <w:p w:rsidRPr="002C6B10" w:rsidR="00BF06AB" w:rsidP="00570772" w:rsidRDefault="00570772" w14:paraId="2E785772" w14:textId="77777777">
            <w:pPr>
              <w:pStyle w:val="JRCText"/>
              <w:rPr>
                <w:b/>
                <w:sz w:val="16"/>
                <w:szCs w:val="16"/>
              </w:rPr>
            </w:pPr>
            <w:r w:rsidRPr="002C6B10">
              <w:rPr>
                <w:b/>
                <w:sz w:val="16"/>
                <w:szCs w:val="16"/>
              </w:rPr>
              <w:t>1 ambition</w:t>
            </w:r>
          </w:p>
          <w:p w:rsidRPr="002C6B10" w:rsidR="005C2FF0" w:rsidP="000D3BCE" w:rsidRDefault="005C2FF0" w14:paraId="29D7BB05" w14:textId="2A7E3931">
            <w:pPr>
              <w:pStyle w:val="JRCText"/>
              <w:rPr>
                <w:sz w:val="16"/>
                <w:szCs w:val="16"/>
              </w:rPr>
            </w:pPr>
            <w:r w:rsidRPr="002C6B10">
              <w:rPr>
                <w:sz w:val="16"/>
                <w:szCs w:val="16"/>
              </w:rPr>
              <w:t>(achieving deep renovation in buildings)</w:t>
            </w:r>
          </w:p>
        </w:tc>
        <w:tc>
          <w:tcPr>
            <w:tcW w:w="1418" w:type="dxa"/>
            <w:tcMar/>
          </w:tcPr>
          <w:p w:rsidRPr="002C6B10" w:rsidR="00BF06AB" w:rsidP="00C76EDE" w:rsidRDefault="00570772" w14:paraId="31AFC170" w14:textId="77777777">
            <w:pPr>
              <w:pStyle w:val="JRCText"/>
              <w:rPr>
                <w:b/>
                <w:sz w:val="16"/>
                <w:szCs w:val="16"/>
              </w:rPr>
            </w:pPr>
            <w:r w:rsidRPr="002C6B10">
              <w:rPr>
                <w:b/>
                <w:sz w:val="16"/>
                <w:szCs w:val="16"/>
              </w:rPr>
              <w:t>1 ambition</w:t>
            </w:r>
          </w:p>
          <w:p w:rsidR="00570772" w:rsidP="000D3BCE" w:rsidRDefault="00570772" w14:paraId="3339E0D5" w14:textId="0DF16625">
            <w:pPr>
              <w:pStyle w:val="JRCText"/>
              <w:rPr>
                <w:sz w:val="16"/>
                <w:szCs w:val="16"/>
              </w:rPr>
            </w:pPr>
          </w:p>
          <w:p w:rsidR="005C2FF0" w:rsidP="005C2FF0" w:rsidRDefault="005C2FF0" w14:paraId="44BA4951" w14:textId="77777777">
            <w:pPr>
              <w:pStyle w:val="JRCText"/>
              <w:rPr>
                <w:sz w:val="16"/>
                <w:szCs w:val="16"/>
              </w:rPr>
            </w:pPr>
            <w:r w:rsidRPr="002C6B10">
              <w:rPr>
                <w:sz w:val="16"/>
                <w:szCs w:val="16"/>
              </w:rPr>
              <w:t>(expansion of electric cars)</w:t>
            </w:r>
          </w:p>
          <w:p w:rsidRPr="002C6B10" w:rsidR="005C2FF0" w:rsidP="000D3BCE" w:rsidRDefault="005C2FF0" w14:paraId="542E849C" w14:textId="5B67ABE2">
            <w:pPr>
              <w:pStyle w:val="JRCText"/>
              <w:rPr>
                <w:sz w:val="16"/>
                <w:szCs w:val="16"/>
              </w:rPr>
            </w:pPr>
          </w:p>
        </w:tc>
        <w:tc>
          <w:tcPr>
            <w:tcW w:w="2268" w:type="dxa"/>
            <w:tcMar/>
          </w:tcPr>
          <w:p w:rsidRPr="002C6B10" w:rsidR="00570772" w:rsidP="000D3BCE" w:rsidRDefault="00570772" w14:paraId="17A22DB1" w14:textId="67D9CEA8">
            <w:pPr>
              <w:pStyle w:val="JRCText"/>
              <w:rPr>
                <w:sz w:val="16"/>
                <w:szCs w:val="16"/>
              </w:rPr>
            </w:pPr>
          </w:p>
        </w:tc>
        <w:tc>
          <w:tcPr>
            <w:tcW w:w="850" w:type="dxa"/>
            <w:tcMar/>
          </w:tcPr>
          <w:p w:rsidRPr="002C6B10" w:rsidR="00BF06AB" w:rsidP="00E7647F" w:rsidRDefault="00E911E7" w14:paraId="43BF8AAF" w14:textId="12F50BD8">
            <w:pPr>
              <w:pStyle w:val="JRCText"/>
              <w:jc w:val="center"/>
              <w:rPr>
                <w:sz w:val="16"/>
                <w:szCs w:val="16"/>
              </w:rPr>
            </w:pPr>
            <w:r>
              <w:rPr>
                <w:sz w:val="16"/>
                <w:szCs w:val="16"/>
              </w:rPr>
              <w:t>3</w:t>
            </w:r>
          </w:p>
        </w:tc>
      </w:tr>
      <w:tr w:rsidRPr="002C6B10" w:rsidR="00E7647F" w:rsidTr="667DC181" w14:paraId="065C096A" w14:textId="77777777">
        <w:trPr>
          <w:trHeight w:val="300"/>
          <w:del w:author="SANYE MENGUAL Esther (JRC-ISPRA)" w:date="2025-03-20T13:44:48.328Z" w16du:dateUtc="2025-03-20T13:44:48.328Z" w:id="234445057"/>
        </w:trPr>
        <w:tc>
          <w:tcPr>
            <w:tcW w:w="851" w:type="dxa"/>
            <w:tcBorders>
              <w:top w:val="single" w:color="auto" w:sz="4" w:space="0"/>
              <w:left w:val="nil"/>
              <w:bottom w:val="nil"/>
              <w:right w:val="single" w:color="auto" w:sz="4" w:space="0"/>
            </w:tcBorders>
            <w:tcMar/>
          </w:tcPr>
          <w:p w:rsidRPr="002C6B10" w:rsidR="00BF06AB" w:rsidP="00C76EDE" w:rsidRDefault="00BF06AB" w14:paraId="440BDC36" w14:textId="65A1907F">
            <w:pPr>
              <w:pStyle w:val="JRCText"/>
              <w:rPr>
                <w:sz w:val="16"/>
                <w:szCs w:val="16"/>
              </w:rPr>
            </w:pPr>
          </w:p>
        </w:tc>
        <w:tc>
          <w:tcPr>
            <w:tcW w:w="1236" w:type="dxa"/>
            <w:tcBorders>
              <w:top w:val="single" w:color="auto" w:sz="4" w:space="0"/>
              <w:left w:val="single" w:color="auto" w:sz="4" w:space="0"/>
            </w:tcBorders>
            <w:tcMar/>
          </w:tcPr>
          <w:p w:rsidRPr="002C6B10" w:rsidR="00BF06AB" w:rsidP="667DC181" w:rsidRDefault="00E7647F" w14:paraId="566009ED" w14:textId="2DAB4FEF">
            <w:pPr>
              <w:pStyle w:val="JRCText"/>
              <w:rPr>
                <w:b w:val="1"/>
                <w:bCs w:val="1"/>
                <w:sz w:val="16"/>
                <w:szCs w:val="16"/>
              </w:rPr>
            </w:pPr>
            <w:r w:rsidRPr="667DC181" w:rsidR="00E7647F">
              <w:rPr>
                <w:b w:val="1"/>
                <w:bCs w:val="1"/>
                <w:sz w:val="16"/>
                <w:szCs w:val="16"/>
              </w:rPr>
              <w:t xml:space="preserve">Total targets by </w:t>
            </w:r>
            <w:del w:author="SANYE MENGUAL Esther (JRC-ISPRA)" w:date="2025-03-20T13:40:18.095Z" w:id="511837157">
              <w:r w:rsidRPr="667DC181" w:rsidDel="00E7647F">
                <w:rPr>
                  <w:b w:val="1"/>
                  <w:bCs w:val="1"/>
                  <w:sz w:val="16"/>
                  <w:szCs w:val="16"/>
                </w:rPr>
                <w:delText>BOP</w:delText>
              </w:r>
            </w:del>
            <w:ins w:author="SANYE MENGUAL Esther (JRC-ISPRA)" w:date="2025-03-20T13:40:21.029Z" w:id="1490832016">
              <w:r w:rsidRPr="667DC181" w:rsidR="0E5279D4">
                <w:rPr>
                  <w:b w:val="1"/>
                  <w:bCs w:val="1"/>
                  <w:sz w:val="16"/>
                  <w:szCs w:val="16"/>
                </w:rPr>
                <w:t>area of consumption</w:t>
              </w:r>
            </w:ins>
          </w:p>
        </w:tc>
        <w:tc>
          <w:tcPr>
            <w:tcW w:w="1457" w:type="dxa"/>
            <w:tcMar/>
          </w:tcPr>
          <w:p w:rsidRPr="002C6B10" w:rsidR="00BF06AB" w:rsidP="005D572D" w:rsidRDefault="00BA5FBD" w14:paraId="3D69BB97" w14:textId="11FFE965">
            <w:pPr>
              <w:pStyle w:val="JRCText"/>
              <w:jc w:val="center"/>
              <w:rPr>
                <w:sz w:val="16"/>
                <w:szCs w:val="16"/>
              </w:rPr>
            </w:pPr>
            <w:r>
              <w:rPr>
                <w:sz w:val="16"/>
                <w:szCs w:val="16"/>
              </w:rPr>
              <w:t>9</w:t>
            </w:r>
          </w:p>
        </w:tc>
        <w:tc>
          <w:tcPr>
            <w:tcW w:w="1559" w:type="dxa"/>
            <w:tcMar/>
          </w:tcPr>
          <w:p w:rsidRPr="002C6B10" w:rsidR="00BF06AB" w:rsidP="00E7647F" w:rsidRDefault="00C254C7" w14:paraId="1C4E5850" w14:textId="2C97EC70">
            <w:pPr>
              <w:pStyle w:val="JRCText"/>
              <w:jc w:val="center"/>
              <w:rPr>
                <w:sz w:val="16"/>
                <w:szCs w:val="16"/>
              </w:rPr>
            </w:pPr>
            <w:r>
              <w:rPr>
                <w:sz w:val="16"/>
                <w:szCs w:val="16"/>
              </w:rPr>
              <w:t>5</w:t>
            </w:r>
          </w:p>
        </w:tc>
        <w:tc>
          <w:tcPr>
            <w:tcW w:w="1418" w:type="dxa"/>
            <w:tcMar/>
          </w:tcPr>
          <w:p w:rsidRPr="002C6B10" w:rsidR="00BF06AB" w:rsidP="00E7647F" w:rsidRDefault="00E7647F" w14:paraId="049EC158" w14:textId="13EC9B6C">
            <w:pPr>
              <w:pStyle w:val="JRCText"/>
              <w:jc w:val="center"/>
              <w:rPr>
                <w:sz w:val="16"/>
                <w:szCs w:val="16"/>
              </w:rPr>
            </w:pPr>
            <w:r w:rsidRPr="002C6B10">
              <w:rPr>
                <w:sz w:val="16"/>
                <w:szCs w:val="16"/>
              </w:rPr>
              <w:t>3</w:t>
            </w:r>
          </w:p>
        </w:tc>
        <w:tc>
          <w:tcPr>
            <w:tcW w:w="2268" w:type="dxa"/>
            <w:tcMar/>
          </w:tcPr>
          <w:p w:rsidRPr="002C6B10" w:rsidR="00BF06AB" w:rsidP="00E7647F" w:rsidRDefault="00E911E7" w14:paraId="596BFCFF" w14:textId="116DDCF1">
            <w:pPr>
              <w:pStyle w:val="JRCText"/>
              <w:jc w:val="center"/>
              <w:rPr>
                <w:sz w:val="16"/>
                <w:szCs w:val="16"/>
              </w:rPr>
            </w:pPr>
            <w:r>
              <w:rPr>
                <w:sz w:val="16"/>
                <w:szCs w:val="16"/>
              </w:rPr>
              <w:t>19</w:t>
            </w:r>
          </w:p>
        </w:tc>
        <w:tc>
          <w:tcPr>
            <w:tcW w:w="850" w:type="dxa"/>
            <w:tcMar/>
          </w:tcPr>
          <w:p w:rsidRPr="002C6B10" w:rsidR="00BF06AB" w:rsidP="00E911E7" w:rsidRDefault="00E911E7" w14:paraId="1ED5AD0A" w14:textId="53EF1BD1">
            <w:pPr>
              <w:pStyle w:val="JRCText"/>
              <w:jc w:val="center"/>
              <w:rPr>
                <w:b/>
                <w:sz w:val="16"/>
                <w:szCs w:val="16"/>
              </w:rPr>
            </w:pPr>
            <w:r w:rsidRPr="002C6B10">
              <w:rPr>
                <w:b/>
                <w:sz w:val="16"/>
                <w:szCs w:val="16"/>
              </w:rPr>
              <w:t>3</w:t>
            </w:r>
            <w:r>
              <w:rPr>
                <w:b/>
                <w:sz w:val="16"/>
                <w:szCs w:val="16"/>
              </w:rPr>
              <w:t>6</w:t>
            </w:r>
          </w:p>
        </w:tc>
      </w:tr>
    </w:tbl>
    <w:p w:rsidR="006548A8" w:rsidP="00FC44E4" w:rsidRDefault="005E7A1A" w14:paraId="70E0C2E2" w14:textId="37FC9CAF">
      <w:pPr>
        <w:pStyle w:val="JRCFiguresource"/>
        <w:rPr>
          <w:ins w:author="SANYE MENGUAL Esther (JRC-ISPRA)" w:date="2025-03-20T13:44:33.675Z" w16du:dateUtc="2025-03-20T13:44:33.675Z" w:id="462927711"/>
        </w:rPr>
      </w:pPr>
      <w:del w:author="SANYE MENGUAL Esther (JRC-ISPRA)" w:date="2025-03-20T13:45:00.675Z" w:id="1011867011">
        <w:r w:rsidRPr="667DC181" w:rsidDel="005E7A1A">
          <w:rPr>
            <w:rFonts w:eastAsia="EC Square Sans Pro"/>
          </w:rPr>
          <w:delText>Source: own elaboration.</w:delText>
        </w:r>
      </w:del>
      <w:r>
        <w:br w:type="page"/>
      </w:r>
    </w:p>
    <w:p w:rsidR="667DC181" w:rsidP="667DC181" w:rsidRDefault="667DC181" w14:paraId="5E76B780" w14:textId="6CAE3E01">
      <w:pPr>
        <w:pStyle w:val="JRCText"/>
        <w:rPr>
          <w:ins w:author="SANYE MENGUAL Esther (JRC-ISPRA)" w:date="2025-03-20T13:44:33.88Z" w16du:dateUtc="2025-03-20T13:44:33.88Z" w:id="809412822"/>
        </w:rPr>
        <w:pPrChange w:author="SANYE MENGUAL Esther (JRC-ISPRA)" w:date="2025-03-20T13:44:33.677Z">
          <w:pPr>
            <w:pStyle w:val="JRCFiguresource"/>
          </w:pPr>
        </w:pPrChange>
      </w:pPr>
    </w:p>
    <w:tbl>
      <w:tblPr>
        <w:tblStyle w:val="TableNormal"/>
        <w:tblW w:w="8875" w:type="dxa"/>
        <w:tblBorders>
          <w:top w:val="single" w:sz="6"/>
          <w:left w:val="single" w:sz="6"/>
          <w:bottom w:val="single" w:sz="6"/>
          <w:right w:val="single" w:sz="6"/>
        </w:tblBorders>
        <w:tblLayout w:type="fixed"/>
        <w:tblLook w:val="04A0" w:firstRow="1" w:lastRow="0" w:firstColumn="1" w:lastColumn="0" w:noHBand="0" w:noVBand="1"/>
        <w:tblPrChange w:author="PASQUALINO Roberto (JRC-ISPRA)" w:date="2025-03-20T16:33:03.443Z" w16du:dateUtc="2025-03-20T16:33:03.443Z" w:id="1983812416">
          <w:tblPr>
            <w:tblStyle w:val="TableNormal"/>
            <w:tblBorders>
              <w:top w:val="single" w:sz="6"/>
              <w:left w:val="single" w:sz="6"/>
              <w:bottom w:val="single" w:sz="6"/>
              <w:right w:val="single" w:sz="6"/>
            </w:tblBorders>
            <w:tblLook w:val="04A0" w:firstRow="1" w:lastRow="0" w:firstColumn="1" w:lastColumn="0" w:noHBand="0" w:noVBand="1"/>
          </w:tblPr>
        </w:tblPrChange>
      </w:tblPr>
      <w:tblGrid>
        <w:gridCol w:w="1208"/>
        <w:gridCol w:w="1343"/>
        <w:gridCol w:w="1402"/>
        <w:gridCol w:w="1307"/>
        <w:gridCol w:w="1572"/>
        <w:gridCol w:w="1252"/>
        <w:gridCol w:w="791"/>
        <w:tblGridChange w:id="601587606">
          <w:tblGrid>
            <w:gridCol w:w="1208"/>
            <w:gridCol w:w="1343"/>
            <w:gridCol w:w="1402"/>
            <w:gridCol w:w="1307"/>
            <w:gridCol w:w="2036"/>
            <w:gridCol w:w="788"/>
            <w:gridCol w:w="791"/>
          </w:tblGrid>
        </w:tblGridChange>
      </w:tblGrid>
      <w:tr w:rsidR="667DC181" w:rsidTr="4620CC4D" w14:paraId="59733C9E">
        <w:trPr>
          <w:trHeight w:val="300"/>
          <w:trPrChange w:author="SANYE MENGUAL Esther (JRC-ISPRA)" w:date="2025-03-20T13:45:25.342Z" w16du:dateUtc="2025-03-20T13:45:25.342Z" w:id="1492704028">
            <w:trPr>
              <w:trHeight w:val="300"/>
            </w:trPr>
          </w:trPrChange>
        </w:trPr>
        <w:tc>
          <w:tcPr>
            <w:tcW w:w="1208" w:type="dxa"/>
            <w:tcBorders>
              <w:top w:val="nil"/>
              <w:left w:val="nil"/>
              <w:bottom w:val="nil"/>
              <w:right w:val="single" w:sz="8"/>
            </w:tcBorders>
            <w:tcMar/>
            <w:vAlign w:val="top"/>
            <w:tcPrChange w:author="PASQUALINO Roberto (JRC-ISPRA)" w:date="2025-03-20T16:33:03.443Z" w:id="666597065">
              <w:tcPr>
                <w:tcW w:w="1208" w:type="dxa"/>
                <w:tcBorders>
                  <w:top w:val="nil"/>
                  <w:left w:val="nil"/>
                  <w:bottom w:val="nil"/>
                  <w:right w:val="single" w:sz="8"/>
                </w:tcBorders>
                <w:tcMar/>
                <w:vAlign w:val="top"/>
              </w:tcPr>
            </w:tcPrChange>
          </w:tcPr>
          <w:p w:rsidR="667DC181" w:rsidP="667DC181" w:rsidRDefault="667DC181" w14:paraId="4E35DA09" w14:textId="7005C914">
            <w:pPr>
              <w:spacing w:before="0" w:beforeAutospacing="off" w:after="0" w:afterAutospacing="off"/>
              <w:jc w:val="both"/>
              <w:rPr>
                <w:rFonts w:ascii="Calibri" w:hAnsi="Calibri" w:eastAsia="Calibri" w:cs="Calibri"/>
                <w:sz w:val="16"/>
                <w:szCs w:val="16"/>
              </w:rPr>
            </w:pPr>
          </w:p>
        </w:tc>
        <w:tc>
          <w:tcPr>
            <w:tcW w:w="5624" w:type="dxa"/>
            <w:gridSpan w:val="4"/>
            <w:tcBorders>
              <w:top w:val="single" w:sz="8"/>
              <w:left w:val="single" w:sz="8"/>
              <w:bottom w:val="single" w:sz="8"/>
              <w:right w:val="single" w:color="000000" w:themeColor="text1" w:sz="12"/>
            </w:tcBorders>
            <w:tcMar/>
            <w:vAlign w:val="top"/>
            <w:tcPrChange w:author="PASQUALINO Roberto (JRC-ISPRA)" w:date="2025-03-20T16:33:03.443Z" w:id="1275810345">
              <w:tcPr>
                <w:tcW w:w="6088" w:type="dxa"/>
                <w:gridSpan w:val="4"/>
                <w:tcBorders>
                  <w:top w:val="single" w:sz="8"/>
                  <w:left w:val="single" w:sz="8"/>
                  <w:bottom w:val="single" w:sz="8"/>
                  <w:right w:val="single" w:sz="8"/>
                </w:tcBorders>
                <w:tcMar/>
                <w:vAlign w:val="top"/>
              </w:tcPr>
            </w:tcPrChange>
          </w:tcPr>
          <w:p w:rsidR="667DC181" w:rsidP="667DC181" w:rsidRDefault="667DC181" w14:paraId="180D41EC" w14:textId="22D7832B">
            <w:pPr>
              <w:spacing w:before="0" w:beforeAutospacing="off" w:after="0" w:afterAutospacing="off"/>
              <w:jc w:val="center"/>
              <w:rPr>
                <w:rFonts w:ascii="Calibri" w:hAnsi="Calibri" w:eastAsia="Calibri" w:cs="Calibri"/>
                <w:sz w:val="16"/>
                <w:szCs w:val="16"/>
              </w:rPr>
            </w:pPr>
            <w:r w:rsidRPr="667DC181" w:rsidR="667DC181">
              <w:rPr>
                <w:rFonts w:ascii="EC Square Sans Pro" w:hAnsi="EC Square Sans Pro" w:eastAsia="EC Square Sans Pro" w:cs="EC Square Sans Pro"/>
                <w:b w:val="1"/>
                <w:bCs w:val="1"/>
                <w:sz w:val="16"/>
                <w:szCs w:val="16"/>
              </w:rPr>
              <w:t>Areas of Consumption in Consumption Footprint model</w:t>
            </w:r>
            <w:r w:rsidRPr="667DC181" w:rsidR="667DC181">
              <w:rPr>
                <w:rFonts w:ascii="Calibri" w:hAnsi="Calibri" w:eastAsia="Calibri" w:cs="Calibri"/>
                <w:sz w:val="16"/>
                <w:szCs w:val="16"/>
              </w:rPr>
              <w:t xml:space="preserve"> </w:t>
            </w:r>
          </w:p>
        </w:tc>
        <w:tc>
          <w:tcPr>
            <w:tcW w:w="1252" w:type="dxa"/>
            <w:vMerge w:val="restart"/>
            <w:tcBorders>
              <w:top w:val="single" w:color="000000" w:themeColor="text1" w:sz="12"/>
              <w:left w:val="single" w:color="000000" w:themeColor="text1" w:sz="12"/>
              <w:bottom w:val="single" w:color="000000" w:themeColor="text1" w:sz="12"/>
              <w:right w:val="single" w:color="000000" w:themeColor="text1" w:sz="12"/>
            </w:tcBorders>
            <w:tcMar/>
            <w:vAlign w:val="top"/>
            <w:tcPrChange w:author="PASQUALINO Roberto (JRC-ISPRA)" w:date="2025-03-20T16:41:10.145Z" w:id="1485078866">
              <w:tcPr>
                <w:tcW w:w="788" w:type="dxa"/>
                <w:tcBorders>
                  <w:top w:val="single" w:sz="8"/>
                  <w:left w:val="nil"/>
                  <w:bottom w:val="single" w:sz="8"/>
                  <w:right w:val="single" w:sz="8"/>
                </w:tcBorders>
                <w:tcMar/>
                <w:vAlign w:val="top"/>
              </w:tcPr>
            </w:tcPrChange>
          </w:tcPr>
          <w:p w:rsidR="667DC181" w:rsidP="667DC181" w:rsidRDefault="667DC181" w14:paraId="4EDFA577" w14:textId="743C93DD">
            <w:pPr>
              <w:spacing w:before="0" w:beforeAutospacing="off" w:after="0" w:afterAutospacing="off"/>
              <w:jc w:val="center"/>
              <w:rPr>
                <w:rFonts w:ascii="EC Square Sans Pro" w:hAnsi="EC Square Sans Pro" w:eastAsia="EC Square Sans Pro" w:cs="EC Square Sans Pro"/>
                <w:b w:val="1"/>
                <w:bCs w:val="1"/>
                <w:sz w:val="16"/>
                <w:szCs w:val="16"/>
              </w:rPr>
            </w:pPr>
            <w:r w:rsidRPr="4620CC4D" w:rsidR="667DC181">
              <w:rPr>
                <w:rFonts w:ascii="EC Square Sans Pro" w:hAnsi="EC Square Sans Pro" w:eastAsia="EC Square Sans Pro" w:cs="EC Square Sans Pro"/>
                <w:b w:val="1"/>
                <w:bCs w:val="1"/>
                <w:sz w:val="16"/>
                <w:szCs w:val="16"/>
              </w:rPr>
              <w:t>Domestic Footprint</w:t>
            </w:r>
          </w:p>
          <w:p w:rsidR="667DC181" w:rsidP="4620CC4D" w:rsidRDefault="667DC181" w14:paraId="5267B903" w14:textId="7C2F3A84">
            <w:pPr>
              <w:spacing w:before="0" w:beforeAutospacing="off" w:after="0" w:afterAutospacing="off"/>
              <w:jc w:val="center"/>
              <w:rPr>
                <w:rFonts w:ascii="EC Square Sans Pro" w:hAnsi="EC Square Sans Pro" w:eastAsia="EC Square Sans Pro" w:cs="EC Square Sans Pro"/>
                <w:sz w:val="16"/>
                <w:szCs w:val="16"/>
              </w:rPr>
            </w:pPr>
            <w:r w:rsidRPr="4620CC4D" w:rsidR="667DC181">
              <w:rPr>
                <w:rFonts w:ascii="EC Square Sans Pro" w:hAnsi="EC Square Sans Pro" w:eastAsia="EC Square Sans Pro" w:cs="EC Square Sans Pro"/>
                <w:sz w:val="16"/>
                <w:szCs w:val="16"/>
              </w:rPr>
              <w:t xml:space="preserve"> </w:t>
            </w:r>
          </w:p>
        </w:tc>
        <w:tc>
          <w:tcPr>
            <w:tcW w:w="791" w:type="dxa"/>
            <w:vMerge w:val="restart"/>
            <w:tcBorders>
              <w:top w:val="single" w:color="000000" w:themeColor="text1" w:sz="12"/>
              <w:left w:val="single" w:color="000000" w:themeColor="text1" w:sz="12"/>
              <w:bottom w:val="single" w:color="000000" w:themeColor="text1" w:sz="12"/>
              <w:right w:val="single" w:color="000000" w:themeColor="text1" w:sz="12"/>
            </w:tcBorders>
            <w:tcMar/>
            <w:vAlign w:val="top"/>
            <w:tcPrChange w:author="PASQUALINO Roberto (JRC-ISPRA)" w:date="2025-03-20T16:41:10.146Z" w:id="224151102">
              <w:tcPr>
                <w:tcW w:w="791" w:type="dxa"/>
                <w:tcBorders>
                  <w:top w:val="single" w:sz="8"/>
                  <w:left w:val="single" w:sz="8"/>
                  <w:bottom w:val="single" w:sz="8"/>
                  <w:right w:val="single" w:sz="8"/>
                </w:tcBorders>
                <w:tcMar/>
                <w:vAlign w:val="top"/>
              </w:tcPr>
            </w:tcPrChange>
          </w:tcPr>
          <w:p w:rsidR="667DC181" w:rsidP="667DC181" w:rsidRDefault="667DC181" w14:paraId="0FD08CA1" w14:textId="6ABADBAC">
            <w:pPr>
              <w:spacing w:before="0" w:beforeAutospacing="off" w:after="0" w:afterAutospacing="off"/>
              <w:jc w:val="both"/>
              <w:rPr>
                <w:rFonts w:ascii="Calibri" w:hAnsi="Calibri" w:eastAsia="Calibri" w:cs="Calibri"/>
                <w:sz w:val="16"/>
                <w:szCs w:val="16"/>
              </w:rPr>
            </w:pPr>
            <w:r w:rsidRPr="4620CC4D" w:rsidR="667DC181">
              <w:rPr>
                <w:rFonts w:ascii="EC Square Sans Pro" w:hAnsi="EC Square Sans Pro" w:eastAsia="EC Square Sans Pro" w:cs="EC Square Sans Pro"/>
                <w:b w:val="1"/>
                <w:bCs w:val="1"/>
                <w:sz w:val="16"/>
                <w:szCs w:val="16"/>
              </w:rPr>
              <w:t>Total targets by TA</w:t>
            </w:r>
            <w:r w:rsidRPr="4620CC4D" w:rsidR="667DC181">
              <w:rPr>
                <w:rFonts w:ascii="Calibri" w:hAnsi="Calibri" w:eastAsia="Calibri" w:cs="Calibri"/>
                <w:sz w:val="16"/>
                <w:szCs w:val="16"/>
              </w:rPr>
              <w:t xml:space="preserve"> </w:t>
            </w:r>
          </w:p>
          <w:p w:rsidR="667DC181" w:rsidP="4620CC4D" w:rsidRDefault="667DC181" w14:paraId="5C4B2AE4" w14:textId="6A4DB895">
            <w:pPr>
              <w:spacing w:before="0" w:beforeAutospacing="off" w:after="0" w:afterAutospacing="off"/>
              <w:jc w:val="center"/>
              <w:rPr>
                <w:rFonts w:ascii="EC Square Sans Pro" w:hAnsi="EC Square Sans Pro" w:eastAsia="EC Square Sans Pro" w:cs="EC Square Sans Pro"/>
                <w:sz w:val="16"/>
                <w:szCs w:val="16"/>
              </w:rPr>
            </w:pPr>
            <w:r w:rsidRPr="4620CC4D" w:rsidR="667DC181">
              <w:rPr>
                <w:rFonts w:ascii="EC Square Sans Pro" w:hAnsi="EC Square Sans Pro" w:eastAsia="EC Square Sans Pro" w:cs="EC Square Sans Pro"/>
                <w:sz w:val="16"/>
                <w:szCs w:val="16"/>
              </w:rPr>
              <w:t xml:space="preserve"> </w:t>
            </w:r>
          </w:p>
        </w:tc>
      </w:tr>
      <w:tr w:rsidR="667DC181" w:rsidTr="4620CC4D" w14:paraId="6636BE04">
        <w:trPr>
          <w:trHeight w:val="300"/>
          <w:trPrChange w:author="PASQUALINO Roberto (JRC-ISPRA)" w:date="2025-03-20T16:18:23.361Z" w16du:dateUtc="2025-03-20T16:18:23.361Z" w:id="2026076499">
            <w:trPr>
              <w:trHeight w:val="300"/>
            </w:trPr>
          </w:trPrChange>
        </w:trPr>
        <w:tc>
          <w:tcPr>
            <w:tcW w:w="1208" w:type="dxa"/>
            <w:tcBorders>
              <w:top w:val="nil"/>
              <w:left w:val="nil"/>
              <w:bottom w:val="single" w:sz="8"/>
              <w:right w:val="single" w:color="000000" w:themeColor="text1" w:sz="8"/>
            </w:tcBorders>
            <w:tcMar/>
            <w:vAlign w:val="top"/>
            <w:tcPrChange w:author="PASQUALINO Roberto (JRC-ISPRA)" w:date="2025-03-20T16:33:03.444Z" w:id="1785524374">
              <w:tcPr>
                <w:tcW w:w="1208" w:type="dxa"/>
                <w:tcBorders>
                  <w:top w:val="nil"/>
                  <w:left w:val="nil"/>
                  <w:bottom w:val="single" w:sz="8"/>
                  <w:right w:val="single" w:color="000000" w:themeColor="text1" w:sz="8"/>
                </w:tcBorders>
                <w:tcMar/>
                <w:vAlign w:val="top"/>
              </w:tcPr>
            </w:tcPrChange>
          </w:tcPr>
          <w:p w:rsidR="667DC181" w:rsidP="667DC181" w:rsidRDefault="667DC181" w14:paraId="62D4738D" w14:textId="57A41F03">
            <w:pPr>
              <w:spacing w:before="0" w:beforeAutospacing="off" w:after="0" w:afterAutospacing="off"/>
              <w:jc w:val="both"/>
              <w:rPr>
                <w:rFonts w:ascii="Calibri" w:hAnsi="Calibri" w:eastAsia="Calibri" w:cs="Calibri"/>
                <w:sz w:val="16"/>
                <w:szCs w:val="16"/>
              </w:rPr>
            </w:pPr>
            <w:r w:rsidRPr="667DC181" w:rsidR="667DC181">
              <w:rPr>
                <w:rFonts w:ascii="Calibri" w:hAnsi="Calibri" w:eastAsia="Calibri" w:cs="Calibri"/>
                <w:sz w:val="16"/>
                <w:szCs w:val="16"/>
              </w:rPr>
              <w:t xml:space="preserve"> </w:t>
            </w:r>
          </w:p>
        </w:tc>
        <w:tc>
          <w:tcPr>
            <w:tcW w:w="1343" w:type="dxa"/>
            <w:vMerge w:val="restart"/>
            <w:tcBorders>
              <w:top w:val="single" w:sz="8"/>
              <w:left w:val="single" w:color="000000" w:themeColor="text1" w:sz="8"/>
              <w:bottom w:val="single" w:color="000000" w:themeColor="text1" w:sz="8"/>
              <w:right w:val="single" w:color="000000" w:themeColor="text1" w:sz="8"/>
            </w:tcBorders>
            <w:tcMar/>
            <w:vAlign w:val="top"/>
            <w:tcPrChange w:author="PASQUALINO Roberto (JRC-ISPRA)" w:date="2025-03-20T16:33:03.444Z" w:id="732822213">
              <w:tcPr>
                <w:tcW w:w="1343" w:type="dxa"/>
                <w:vMerge w:val="restart"/>
                <w:tcBorders>
                  <w:top w:val="single" w:sz="8"/>
                  <w:left w:val="single" w:color="000000" w:themeColor="text1" w:sz="8"/>
                  <w:bottom w:val="single" w:color="000000" w:themeColor="text1" w:sz="8"/>
                  <w:right w:val="single" w:color="000000" w:themeColor="text1" w:sz="8"/>
                </w:tcBorders>
                <w:tcMar/>
                <w:vAlign w:val="top"/>
              </w:tcPr>
            </w:tcPrChange>
          </w:tcPr>
          <w:p w:rsidR="667DC181" w:rsidP="667DC181" w:rsidRDefault="667DC181" w14:paraId="5C80FC0D" w14:textId="181AC818">
            <w:pPr>
              <w:spacing w:before="0" w:beforeAutospacing="off" w:after="0" w:afterAutospacing="off"/>
              <w:jc w:val="both"/>
              <w:rPr>
                <w:rFonts w:ascii="Calibri" w:hAnsi="Calibri" w:eastAsia="Calibri" w:cs="Calibri"/>
                <w:sz w:val="16"/>
                <w:szCs w:val="16"/>
              </w:rPr>
            </w:pPr>
            <w:r w:rsidRPr="4620CC4D" w:rsidR="667DC181">
              <w:rPr>
                <w:rFonts w:ascii="EC Square Sans Pro" w:hAnsi="EC Square Sans Pro" w:eastAsia="EC Square Sans Pro" w:cs="EC Square Sans Pro"/>
                <w:b w:val="1"/>
                <w:bCs w:val="1"/>
                <w:sz w:val="16"/>
                <w:szCs w:val="16"/>
              </w:rPr>
              <w:t>Food</w:t>
            </w:r>
            <w:r w:rsidRPr="4620CC4D" w:rsidR="667DC181">
              <w:rPr>
                <w:rFonts w:ascii="Calibri" w:hAnsi="Calibri" w:eastAsia="Calibri" w:cs="Calibri"/>
                <w:sz w:val="16"/>
                <w:szCs w:val="16"/>
              </w:rPr>
              <w:t xml:space="preserve"> </w:t>
            </w:r>
          </w:p>
          <w:p w:rsidR="667DC181" w:rsidP="4620CC4D" w:rsidRDefault="667DC181" w14:paraId="5A3CB925" w14:textId="31A8B1AB">
            <w:pPr>
              <w:spacing w:before="0" w:beforeAutospacing="off" w:after="0" w:afterAutospacing="off"/>
              <w:jc w:val="both"/>
              <w:rPr>
                <w:rFonts w:ascii="EC Square Sans Pro" w:hAnsi="EC Square Sans Pro" w:eastAsia="EC Square Sans Pro" w:cs="EC Square Sans Pro"/>
                <w:sz w:val="16"/>
                <w:szCs w:val="16"/>
              </w:rPr>
            </w:pPr>
            <w:r w:rsidRPr="4620CC4D" w:rsidR="667DC181">
              <w:rPr>
                <w:rFonts w:ascii="EC Square Sans Pro" w:hAnsi="EC Square Sans Pro" w:eastAsia="EC Square Sans Pro" w:cs="EC Square Sans Pro"/>
                <w:sz w:val="16"/>
                <w:szCs w:val="16"/>
              </w:rPr>
              <w:t xml:space="preserve"> </w:t>
            </w:r>
          </w:p>
        </w:tc>
        <w:tc>
          <w:tcPr>
            <w:tcW w:w="1402" w:type="dxa"/>
            <w:vMerge w:val="restart"/>
            <w:tcBorders>
              <w:top w:val="single" w:sz="8"/>
              <w:left w:val="single" w:color="000000" w:themeColor="text1" w:sz="8"/>
              <w:bottom w:val="single" w:color="000000" w:themeColor="text1" w:sz="8"/>
              <w:right w:val="single" w:color="000000" w:themeColor="text1" w:sz="8"/>
            </w:tcBorders>
            <w:tcMar/>
            <w:vAlign w:val="top"/>
            <w:tcPrChange w:author="PASQUALINO Roberto (JRC-ISPRA)" w:date="2025-03-20T16:33:03.444Z" w:id="1492790835">
              <w:tcPr>
                <w:tcW w:w="1402" w:type="dxa"/>
                <w:vMerge w:val="restart"/>
                <w:tcBorders>
                  <w:top w:val="single" w:sz="8"/>
                  <w:left w:val="single" w:color="000000" w:themeColor="text1" w:sz="8"/>
                  <w:bottom w:val="single" w:color="000000" w:themeColor="text1" w:sz="8"/>
                  <w:right w:val="single" w:color="000000" w:themeColor="text1" w:sz="8"/>
                </w:tcBorders>
                <w:tcMar/>
                <w:vAlign w:val="top"/>
              </w:tcPr>
            </w:tcPrChange>
          </w:tcPr>
          <w:p w:rsidR="667DC181" w:rsidP="667DC181" w:rsidRDefault="667DC181" w14:paraId="57CBB6D5" w14:textId="35249FC9">
            <w:pPr>
              <w:spacing w:before="0" w:beforeAutospacing="off" w:after="0" w:afterAutospacing="off"/>
              <w:jc w:val="both"/>
              <w:rPr>
                <w:rFonts w:ascii="Calibri" w:hAnsi="Calibri" w:eastAsia="Calibri" w:cs="Calibri"/>
                <w:sz w:val="16"/>
                <w:szCs w:val="16"/>
              </w:rPr>
            </w:pPr>
            <w:r w:rsidRPr="4620CC4D" w:rsidR="667DC181">
              <w:rPr>
                <w:rFonts w:ascii="EC Square Sans Pro" w:hAnsi="EC Square Sans Pro" w:eastAsia="EC Square Sans Pro" w:cs="EC Square Sans Pro"/>
                <w:b w:val="1"/>
                <w:bCs w:val="1"/>
                <w:sz w:val="16"/>
                <w:szCs w:val="16"/>
              </w:rPr>
              <w:t>Housing</w:t>
            </w:r>
            <w:r w:rsidRPr="4620CC4D" w:rsidR="667DC181">
              <w:rPr>
                <w:rFonts w:ascii="Calibri" w:hAnsi="Calibri" w:eastAsia="Calibri" w:cs="Calibri"/>
                <w:sz w:val="16"/>
                <w:szCs w:val="16"/>
              </w:rPr>
              <w:t xml:space="preserve"> </w:t>
            </w:r>
          </w:p>
          <w:p w:rsidR="667DC181" w:rsidP="4620CC4D" w:rsidRDefault="667DC181" w14:paraId="2526A55A" w14:textId="053EC4CF">
            <w:pPr>
              <w:spacing w:before="0" w:beforeAutospacing="off" w:after="0" w:afterAutospacing="off"/>
              <w:jc w:val="both"/>
              <w:rPr>
                <w:rFonts w:ascii="EC Square Sans Pro" w:hAnsi="EC Square Sans Pro" w:eastAsia="EC Square Sans Pro" w:cs="EC Square Sans Pro"/>
                <w:b w:val="1"/>
                <w:bCs w:val="1"/>
                <w:sz w:val="16"/>
                <w:szCs w:val="16"/>
              </w:rPr>
            </w:pPr>
            <w:r w:rsidRPr="4620CC4D" w:rsidR="667DC181">
              <w:rPr>
                <w:rFonts w:ascii="EC Square Sans Pro" w:hAnsi="EC Square Sans Pro" w:eastAsia="EC Square Sans Pro" w:cs="EC Square Sans Pro"/>
                <w:b w:val="1"/>
                <w:bCs w:val="1"/>
                <w:sz w:val="16"/>
                <w:szCs w:val="16"/>
              </w:rPr>
              <w:t xml:space="preserve"> </w:t>
            </w:r>
          </w:p>
        </w:tc>
        <w:tc>
          <w:tcPr>
            <w:tcW w:w="1307" w:type="dxa"/>
            <w:vMerge w:val="restart"/>
            <w:tcBorders>
              <w:top w:val="single" w:sz="8"/>
              <w:left w:val="single" w:color="000000" w:themeColor="text1" w:sz="8"/>
              <w:bottom w:val="single" w:color="000000" w:themeColor="text1" w:sz="8"/>
              <w:right w:val="single" w:color="000000" w:themeColor="text1" w:sz="8"/>
            </w:tcBorders>
            <w:tcMar/>
            <w:vAlign w:val="top"/>
            <w:tcPrChange w:author="PASQUALINO Roberto (JRC-ISPRA)" w:date="2025-03-20T16:33:03.444Z" w:id="173598070">
              <w:tcPr>
                <w:tcW w:w="1307" w:type="dxa"/>
                <w:vMerge w:val="restart"/>
                <w:tcBorders>
                  <w:top w:val="single" w:sz="8"/>
                  <w:left w:val="single" w:color="000000" w:themeColor="text1" w:sz="8"/>
                  <w:bottom w:val="single" w:color="000000" w:themeColor="text1" w:sz="8"/>
                  <w:right w:val="single" w:color="000000" w:themeColor="text1" w:sz="8"/>
                </w:tcBorders>
                <w:tcMar/>
                <w:vAlign w:val="top"/>
              </w:tcPr>
            </w:tcPrChange>
          </w:tcPr>
          <w:p w:rsidR="667DC181" w:rsidP="667DC181" w:rsidRDefault="667DC181" w14:paraId="10A3769F" w14:textId="6F0C6FFA">
            <w:pPr>
              <w:spacing w:before="0" w:beforeAutospacing="off" w:after="0" w:afterAutospacing="off"/>
              <w:jc w:val="both"/>
              <w:rPr>
                <w:rFonts w:ascii="Calibri" w:hAnsi="Calibri" w:eastAsia="Calibri" w:cs="Calibri"/>
                <w:sz w:val="16"/>
                <w:szCs w:val="16"/>
              </w:rPr>
            </w:pPr>
            <w:r w:rsidRPr="4620CC4D" w:rsidR="667DC181">
              <w:rPr>
                <w:rFonts w:ascii="EC Square Sans Pro" w:hAnsi="EC Square Sans Pro" w:eastAsia="EC Square Sans Pro" w:cs="EC Square Sans Pro"/>
                <w:b w:val="1"/>
                <w:bCs w:val="1"/>
                <w:sz w:val="16"/>
                <w:szCs w:val="16"/>
              </w:rPr>
              <w:t>Mobility</w:t>
            </w:r>
            <w:r w:rsidRPr="4620CC4D" w:rsidR="667DC181">
              <w:rPr>
                <w:rFonts w:ascii="Calibri" w:hAnsi="Calibri" w:eastAsia="Calibri" w:cs="Calibri"/>
                <w:sz w:val="16"/>
                <w:szCs w:val="16"/>
              </w:rPr>
              <w:t xml:space="preserve"> </w:t>
            </w:r>
          </w:p>
          <w:p w:rsidR="667DC181" w:rsidP="4620CC4D" w:rsidRDefault="667DC181" w14:paraId="4D3659F3" w14:textId="36A0475F">
            <w:pPr>
              <w:spacing w:before="0" w:beforeAutospacing="off" w:after="0" w:afterAutospacing="off"/>
              <w:jc w:val="both"/>
              <w:rPr>
                <w:rFonts w:ascii="EC Square Sans Pro" w:hAnsi="EC Square Sans Pro" w:eastAsia="EC Square Sans Pro" w:cs="EC Square Sans Pro"/>
                <w:sz w:val="16"/>
                <w:szCs w:val="16"/>
              </w:rPr>
            </w:pPr>
            <w:r w:rsidRPr="4620CC4D" w:rsidR="667DC181">
              <w:rPr>
                <w:rFonts w:ascii="EC Square Sans Pro" w:hAnsi="EC Square Sans Pro" w:eastAsia="EC Square Sans Pro" w:cs="EC Square Sans Pro"/>
                <w:sz w:val="16"/>
                <w:szCs w:val="16"/>
              </w:rPr>
              <w:t xml:space="preserve"> </w:t>
            </w:r>
          </w:p>
        </w:tc>
        <w:tc>
          <w:tcPr>
            <w:tcW w:w="1572" w:type="dxa"/>
            <w:vMerge w:val="restart"/>
            <w:tcBorders>
              <w:top w:val="single" w:sz="8"/>
              <w:left w:val="single" w:color="000000" w:themeColor="text1" w:sz="8"/>
              <w:bottom w:val="single" w:color="000000" w:themeColor="text1" w:sz="8"/>
              <w:right w:val="single" w:color="000000" w:themeColor="text1" w:sz="12"/>
            </w:tcBorders>
            <w:tcMar/>
            <w:vAlign w:val="top"/>
            <w:tcPrChange w:author="PASQUALINO Roberto (JRC-ISPRA)" w:date="2025-03-20T16:33:03.444Z" w:id="638394955">
              <w:tcPr>
                <w:tcW w:w="2036" w:type="dxa"/>
                <w:vMerge w:val="restart"/>
                <w:tcBorders>
                  <w:top w:val="single" w:sz="8"/>
                  <w:left w:val="single" w:color="000000" w:themeColor="text1" w:sz="8"/>
                  <w:bottom w:val="single" w:color="000000" w:themeColor="text1" w:sz="8"/>
                </w:tcBorders>
                <w:tcMar/>
                <w:vAlign w:val="top"/>
              </w:tcPr>
            </w:tcPrChange>
          </w:tcPr>
          <w:p w:rsidR="667DC181" w:rsidP="667DC181" w:rsidRDefault="667DC181" w14:paraId="3601BFDE" w14:textId="2D7217D0">
            <w:pPr>
              <w:spacing w:before="0" w:beforeAutospacing="off" w:after="0" w:afterAutospacing="off"/>
              <w:jc w:val="both"/>
              <w:rPr>
                <w:rFonts w:ascii="EC Square Sans Pro" w:hAnsi="EC Square Sans Pro" w:eastAsia="EC Square Sans Pro" w:cs="EC Square Sans Pro"/>
                <w:b w:val="1"/>
                <w:bCs w:val="1"/>
                <w:sz w:val="16"/>
                <w:szCs w:val="16"/>
              </w:rPr>
            </w:pPr>
            <w:r w:rsidRPr="4620CC4D" w:rsidR="667DC181">
              <w:rPr>
                <w:rFonts w:ascii="EC Square Sans Pro" w:hAnsi="EC Square Sans Pro" w:eastAsia="EC Square Sans Pro" w:cs="EC Square Sans Pro"/>
                <w:b w:val="1"/>
                <w:bCs w:val="1"/>
                <w:sz w:val="16"/>
                <w:szCs w:val="16"/>
              </w:rPr>
              <w:t>Cross cutting</w:t>
            </w:r>
          </w:p>
          <w:p w:rsidR="667DC181" w:rsidP="4620CC4D" w:rsidRDefault="667DC181" w14:paraId="5ACE9199" w14:textId="1DF59858">
            <w:pPr>
              <w:spacing w:before="0" w:beforeAutospacing="off" w:after="0" w:afterAutospacing="off"/>
              <w:jc w:val="both"/>
              <w:rPr>
                <w:rFonts w:ascii="EC Square Sans Pro" w:hAnsi="EC Square Sans Pro" w:eastAsia="EC Square Sans Pro" w:cs="EC Square Sans Pro"/>
                <w:b w:val="1"/>
                <w:bCs w:val="1"/>
                <w:sz w:val="16"/>
                <w:szCs w:val="16"/>
              </w:rPr>
            </w:pPr>
            <w:r w:rsidRPr="4620CC4D" w:rsidR="667DC181">
              <w:rPr>
                <w:rFonts w:ascii="EC Square Sans Pro" w:hAnsi="EC Square Sans Pro" w:eastAsia="EC Square Sans Pro" w:cs="EC Square Sans Pro"/>
                <w:b w:val="1"/>
                <w:bCs w:val="1"/>
                <w:sz w:val="16"/>
                <w:szCs w:val="16"/>
              </w:rPr>
              <w:t xml:space="preserve"> </w:t>
            </w:r>
          </w:p>
        </w:tc>
        <w:tc>
          <w:tcPr>
            <w:tcW w:w="1252" w:type="dxa"/>
            <w:vMerge/>
            <w:tcBorders>
              <w:top w:val="single" w:color="000000" w:themeColor="text1" w:sz="12"/>
              <w:left w:val="single" w:color="000000" w:themeColor="text1" w:sz="12"/>
              <w:bottom w:val="single" w:color="000000" w:themeColor="text1" w:sz="12"/>
              <w:right w:val="single" w:color="000000" w:themeColor="text1" w:sz="12"/>
            </w:tcBorders>
            <w:tcMar/>
            <w:vAlign w:val="center"/>
          </w:tcPr>
          <w:p w14:paraId="4E55FEE1"/>
        </w:tc>
        <w:tc>
          <w:tcPr>
            <w:tcW w:w="791" w:type="dxa"/>
            <w:vMerge/>
            <w:tcBorders>
              <w:top w:val="single" w:color="000000" w:themeColor="text1" w:sz="12"/>
              <w:left w:val="single" w:color="000000" w:themeColor="text1" w:sz="8"/>
              <w:bottom w:val="single" w:color="000000" w:themeColor="text1" w:sz="12"/>
              <w:right w:val="single" w:color="000000" w:themeColor="text1" w:sz="12"/>
            </w:tcBorders>
            <w:tcMar/>
            <w:vAlign w:val="center"/>
          </w:tcPr>
          <w:p w14:paraId="578DB07E"/>
        </w:tc>
      </w:tr>
      <w:tr w:rsidR="667DC181" w:rsidTr="4620CC4D" w14:paraId="564FF8D2">
        <w:trPr>
          <w:trHeight w:val="300"/>
          <w:trPrChange w:author="SANYE MENGUAL Esther (JRC-ISPRA)" w:date="2025-03-20T13:45:25.344Z" w16du:dateUtc="2025-03-20T13:45:25.344Z" w:id="365474404">
            <w:trPr>
              <w:trHeight w:val="300"/>
            </w:trPr>
          </w:trPrChange>
        </w:trPr>
        <w:tc>
          <w:tcPr>
            <w:tcW w:w="1208" w:type="dxa"/>
            <w:tcBorders>
              <w:top w:val="single" w:sz="8"/>
              <w:left w:val="single" w:sz="8"/>
              <w:bottom w:val="single" w:sz="8"/>
              <w:right w:val="single" w:color="000000" w:themeColor="text1" w:sz="8"/>
            </w:tcBorders>
            <w:tcMar/>
            <w:vAlign w:val="top"/>
            <w:tcPrChange w:author="PASQUALINO Roberto (JRC-ISPRA)" w:date="2025-03-20T16:33:03.444Z" w:id="1454127134">
              <w:tcPr>
                <w:tcW w:w="1208" w:type="dxa"/>
                <w:tcBorders>
                  <w:top w:val="single" w:sz="8"/>
                  <w:left w:val="single" w:sz="8"/>
                  <w:bottom w:val="single" w:sz="8"/>
                  <w:right w:val="single" w:sz="8"/>
                </w:tcBorders>
                <w:tcMar/>
                <w:vAlign w:val="top"/>
              </w:tcPr>
            </w:tcPrChange>
          </w:tcPr>
          <w:p w:rsidR="667DC181" w:rsidP="667DC181" w:rsidRDefault="667DC181" w14:paraId="72DC06F6" w14:textId="0917136F">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b w:val="1"/>
                <w:bCs w:val="1"/>
                <w:sz w:val="16"/>
                <w:szCs w:val="16"/>
              </w:rPr>
              <w:t>Targets considered in the thematic Areas</w:t>
            </w:r>
            <w:r w:rsidRPr="667DC181" w:rsidR="667DC181">
              <w:rPr>
                <w:rFonts w:ascii="Calibri" w:hAnsi="Calibri" w:eastAsia="Calibri" w:cs="Calibri"/>
                <w:sz w:val="16"/>
                <w:szCs w:val="16"/>
              </w:rPr>
              <w:t xml:space="preserve"> </w:t>
            </w:r>
          </w:p>
        </w:tc>
        <w:tc>
          <w:tcPr>
            <w:tcW w:w="1343" w:type="dxa"/>
            <w:vMerge/>
            <w:tcBorders>
              <w:left w:val="single" w:color="000000" w:themeColor="text1" w:sz="8"/>
              <w:bottom w:val="single" w:sz="8"/>
              <w:right w:val="single" w:color="000000" w:themeColor="text1" w:sz="8"/>
            </w:tcBorders>
            <w:tcMar/>
            <w:vAlign w:val="top"/>
            <w:tcPrChange w:author="SANYE MENGUAL Esther (JRC-ISPRA)" w:date="2025-03-20T13:45:25.344Z" w:id="876676828">
              <w:tcPr>
                <w:tcW w:w="1343" w:type="dxa"/>
                <w:tcBorders>
                  <w:top w:val="single" w:sz="8"/>
                  <w:left w:val="single" w:sz="8"/>
                  <w:bottom w:val="single" w:sz="8"/>
                  <w:right w:val="single" w:sz="8"/>
                </w:tcBorders>
                <w:tcMar/>
                <w:vAlign w:val="top"/>
              </w:tcPr>
            </w:tcPrChange>
          </w:tcPr>
          <w:p w:rsidR="667DC181" w:rsidP="667DC181" w:rsidRDefault="667DC181" w14:paraId="5B1B3464" w14:textId="31A8B1AB">
            <w:pPr>
              <w:spacing w:before="0" w:beforeAutospacing="off" w:after="0" w:afterAutospacing="off"/>
              <w:jc w:val="both"/>
              <w:rPr>
                <w:rFonts w:ascii="EC Square Sans Pro" w:hAnsi="EC Square Sans Pro" w:eastAsia="EC Square Sans Pro" w:cs="EC Square Sans Pro"/>
                <w:sz w:val="16"/>
                <w:szCs w:val="16"/>
              </w:rPr>
            </w:pPr>
            <w:r w:rsidRPr="667DC181" w:rsidR="667DC181">
              <w:rPr>
                <w:rFonts w:ascii="EC Square Sans Pro" w:hAnsi="EC Square Sans Pro" w:eastAsia="EC Square Sans Pro" w:cs="EC Square Sans Pro"/>
                <w:sz w:val="16"/>
                <w:szCs w:val="16"/>
              </w:rPr>
              <w:t xml:space="preserve"> </w:t>
            </w:r>
          </w:p>
        </w:tc>
        <w:tc>
          <w:tcPr>
            <w:tcW w:w="1402" w:type="dxa"/>
            <w:vMerge/>
            <w:tcBorders>
              <w:left w:val="single" w:color="000000" w:themeColor="text1" w:sz="8"/>
              <w:bottom w:val="single" w:sz="8"/>
              <w:right w:val="single" w:color="000000" w:themeColor="text1" w:sz="8"/>
            </w:tcBorders>
            <w:tcMar/>
            <w:vAlign w:val="top"/>
            <w:tcPrChange w:author="SANYE MENGUAL Esther (JRC-ISPRA)" w:date="2025-03-20T13:45:25.345Z" w:id="1361353206">
              <w:tcPr>
                <w:tcW w:w="1402" w:type="dxa"/>
                <w:tcBorders>
                  <w:top w:val="single" w:sz="8"/>
                  <w:left w:val="single" w:sz="8"/>
                  <w:bottom w:val="single" w:sz="8"/>
                  <w:right w:val="single" w:sz="8"/>
                </w:tcBorders>
                <w:tcMar/>
                <w:vAlign w:val="top"/>
              </w:tcPr>
            </w:tcPrChange>
          </w:tcPr>
          <w:p w:rsidR="667DC181" w:rsidP="667DC181" w:rsidRDefault="667DC181" w14:paraId="170FF296" w14:textId="053EC4CF">
            <w:pPr>
              <w:spacing w:before="0" w:beforeAutospacing="off" w:after="0" w:afterAutospacing="off"/>
              <w:jc w:val="both"/>
              <w:rPr>
                <w:rFonts w:ascii="EC Square Sans Pro" w:hAnsi="EC Square Sans Pro" w:eastAsia="EC Square Sans Pro" w:cs="EC Square Sans Pro"/>
                <w:b w:val="1"/>
                <w:bCs w:val="1"/>
                <w:sz w:val="16"/>
                <w:szCs w:val="16"/>
              </w:rPr>
            </w:pPr>
            <w:r w:rsidRPr="667DC181" w:rsidR="667DC181">
              <w:rPr>
                <w:rFonts w:ascii="EC Square Sans Pro" w:hAnsi="EC Square Sans Pro" w:eastAsia="EC Square Sans Pro" w:cs="EC Square Sans Pro"/>
                <w:b w:val="1"/>
                <w:bCs w:val="1"/>
                <w:sz w:val="16"/>
                <w:szCs w:val="16"/>
              </w:rPr>
              <w:t xml:space="preserve"> </w:t>
            </w:r>
          </w:p>
        </w:tc>
        <w:tc>
          <w:tcPr>
            <w:tcW w:w="1307" w:type="dxa"/>
            <w:vMerge/>
            <w:tcBorders>
              <w:left w:val="single" w:color="000000" w:themeColor="text1" w:sz="8"/>
              <w:bottom w:val="single" w:sz="8"/>
              <w:right w:val="single" w:color="000000" w:themeColor="text1" w:sz="8"/>
            </w:tcBorders>
            <w:tcMar/>
            <w:vAlign w:val="top"/>
            <w:tcPrChange w:author="SANYE MENGUAL Esther (JRC-ISPRA)" w:date="2025-03-20T13:45:25.345Z" w:id="1967853437">
              <w:tcPr>
                <w:tcW w:w="1307" w:type="dxa"/>
                <w:tcBorders>
                  <w:top w:val="single" w:sz="8"/>
                  <w:left w:val="single" w:sz="8"/>
                  <w:bottom w:val="single" w:sz="8"/>
                  <w:right w:val="single" w:sz="8"/>
                </w:tcBorders>
                <w:tcMar/>
                <w:vAlign w:val="top"/>
              </w:tcPr>
            </w:tcPrChange>
          </w:tcPr>
          <w:p w:rsidR="667DC181" w:rsidP="667DC181" w:rsidRDefault="667DC181" w14:paraId="12181187" w14:textId="36A0475F">
            <w:pPr>
              <w:spacing w:before="0" w:beforeAutospacing="off" w:after="0" w:afterAutospacing="off"/>
              <w:jc w:val="both"/>
              <w:rPr>
                <w:rFonts w:ascii="EC Square Sans Pro" w:hAnsi="EC Square Sans Pro" w:eastAsia="EC Square Sans Pro" w:cs="EC Square Sans Pro"/>
                <w:sz w:val="16"/>
                <w:szCs w:val="16"/>
              </w:rPr>
            </w:pPr>
            <w:r w:rsidRPr="667DC181" w:rsidR="667DC181">
              <w:rPr>
                <w:rFonts w:ascii="EC Square Sans Pro" w:hAnsi="EC Square Sans Pro" w:eastAsia="EC Square Sans Pro" w:cs="EC Square Sans Pro"/>
                <w:sz w:val="16"/>
                <w:szCs w:val="16"/>
              </w:rPr>
              <w:t xml:space="preserve"> </w:t>
            </w:r>
          </w:p>
        </w:tc>
        <w:tc>
          <w:tcPr>
            <w:tcW w:w="1572" w:type="dxa"/>
            <w:vMerge/>
            <w:tcBorders>
              <w:left w:val="single" w:color="000000" w:themeColor="text1" w:sz="8"/>
              <w:bottom w:val="single" w:sz="8"/>
              <w:right w:val="single" w:color="000000" w:themeColor="text1" w:sz="8"/>
            </w:tcBorders>
            <w:tcMar/>
            <w:vAlign w:val="top"/>
            <w:tcPrChange w:author="SANYE MENGUAL Esther (JRC-ISPRA)" w:date="2025-03-20T13:45:25.345Z" w:id="1218664452">
              <w:tcPr>
                <w:tcW w:w="2036" w:type="dxa"/>
                <w:tcBorders>
                  <w:top w:val="single" w:sz="8"/>
                  <w:left w:val="single" w:sz="8"/>
                  <w:bottom w:val="single" w:sz="8"/>
                  <w:right w:val="single" w:sz="8"/>
                </w:tcBorders>
                <w:tcMar/>
                <w:vAlign w:val="top"/>
              </w:tcPr>
            </w:tcPrChange>
          </w:tcPr>
          <w:p w:rsidR="667DC181" w:rsidP="667DC181" w:rsidRDefault="667DC181" w14:paraId="775D7387" w14:textId="1DF59858">
            <w:pPr>
              <w:spacing w:before="0" w:beforeAutospacing="off" w:after="0" w:afterAutospacing="off"/>
              <w:jc w:val="both"/>
              <w:rPr>
                <w:rFonts w:ascii="EC Square Sans Pro" w:hAnsi="EC Square Sans Pro" w:eastAsia="EC Square Sans Pro" w:cs="EC Square Sans Pro"/>
                <w:b w:val="1"/>
                <w:bCs w:val="1"/>
                <w:sz w:val="16"/>
                <w:szCs w:val="16"/>
              </w:rPr>
            </w:pPr>
            <w:r w:rsidRPr="667DC181" w:rsidR="667DC181">
              <w:rPr>
                <w:rFonts w:ascii="EC Square Sans Pro" w:hAnsi="EC Square Sans Pro" w:eastAsia="EC Square Sans Pro" w:cs="EC Square Sans Pro"/>
                <w:b w:val="1"/>
                <w:bCs w:val="1"/>
                <w:sz w:val="16"/>
                <w:szCs w:val="16"/>
              </w:rPr>
              <w:t xml:space="preserve"> </w:t>
            </w:r>
          </w:p>
        </w:tc>
        <w:tc>
          <w:tcPr>
            <w:tcW w:w="1252" w:type="dxa"/>
            <w:vMerge/>
            <w:tcBorders>
              <w:top w:val="single" w:color="000000" w:themeColor="text1" w:sz="12"/>
              <w:left w:val="single" w:color="000000" w:themeColor="text1" w:sz="12"/>
              <w:bottom w:val="single" w:color="000000" w:themeColor="text1" w:sz="12"/>
              <w:right w:val="single" w:color="000000" w:themeColor="text1" w:sz="12"/>
            </w:tcBorders>
            <w:shd w:val="clear" w:color="auto" w:fill="FFFF00"/>
            <w:tcMar/>
            <w:vAlign w:val="top"/>
            <w:tcPrChange w:author="SANYE MENGUAL Esther (JRC-ISPRA)" w:date="2025-03-20T13:45:25.345Z" w:id="520915251">
              <w:tcPr>
                <w:tcW w:w="788" w:type="dxa"/>
                <w:tcBorders>
                  <w:top w:val="nil" w:sz="8"/>
                  <w:left w:val="single" w:sz="8"/>
                  <w:bottom w:val="single" w:sz="8"/>
                  <w:right w:val="single" w:sz="8"/>
                </w:tcBorders>
                <w:shd w:val="clear" w:color="auto" w:fill="FFFF00"/>
                <w:tcMar/>
                <w:vAlign w:val="top"/>
              </w:tcPr>
            </w:tcPrChange>
          </w:tcPr>
          <w:p w:rsidR="667DC181" w:rsidP="667DC181" w:rsidRDefault="667DC181" w14:paraId="779D18CB" w14:textId="7C2F3A84">
            <w:pPr>
              <w:spacing w:before="0" w:beforeAutospacing="off" w:after="0" w:afterAutospacing="off"/>
              <w:jc w:val="center"/>
              <w:rPr>
                <w:rFonts w:ascii="EC Square Sans Pro" w:hAnsi="EC Square Sans Pro" w:eastAsia="EC Square Sans Pro" w:cs="EC Square Sans Pro"/>
                <w:sz w:val="16"/>
                <w:szCs w:val="16"/>
              </w:rPr>
            </w:pPr>
            <w:r w:rsidRPr="667DC181" w:rsidR="667DC181">
              <w:rPr>
                <w:rFonts w:ascii="EC Square Sans Pro" w:hAnsi="EC Square Sans Pro" w:eastAsia="EC Square Sans Pro" w:cs="EC Square Sans Pro"/>
                <w:sz w:val="16"/>
                <w:szCs w:val="16"/>
              </w:rPr>
              <w:t xml:space="preserve"> </w:t>
            </w:r>
          </w:p>
        </w:tc>
        <w:tc>
          <w:tcPr>
            <w:tcW w:w="791" w:type="dxa"/>
            <w:vMerge/>
            <w:tcBorders>
              <w:top w:val="single" w:color="000000" w:themeColor="text1" w:sz="12"/>
              <w:left w:val="single" w:color="000000" w:themeColor="text1" w:sz="8"/>
              <w:bottom w:val="single" w:color="000000" w:themeColor="text1" w:sz="12"/>
              <w:right w:val="single" w:color="000000" w:themeColor="text1" w:sz="12"/>
            </w:tcBorders>
            <w:shd w:val="clear" w:color="auto" w:fill="FFFF00"/>
            <w:tcMar/>
            <w:vAlign w:val="top"/>
            <w:tcPrChange w:author="SANYE MENGUAL Esther (JRC-ISPRA)" w:date="2025-03-20T13:45:25.345Z" w:id="1883018513">
              <w:tcPr>
                <w:tcW w:w="791" w:type="dxa"/>
                <w:tcBorders>
                  <w:top w:val="nil" w:sz="8"/>
                  <w:left w:val="single" w:sz="8"/>
                  <w:bottom w:val="single" w:sz="8"/>
                  <w:right w:val="single" w:sz="8"/>
                </w:tcBorders>
                <w:shd w:val="clear" w:color="auto" w:fill="FFFF00"/>
                <w:tcMar/>
                <w:vAlign w:val="top"/>
              </w:tcPr>
            </w:tcPrChange>
          </w:tcPr>
          <w:p w:rsidR="667DC181" w:rsidP="667DC181" w:rsidRDefault="667DC181" w14:paraId="4017BE19" w14:textId="6A4DB895">
            <w:pPr>
              <w:spacing w:before="0" w:beforeAutospacing="off" w:after="0" w:afterAutospacing="off"/>
              <w:jc w:val="center"/>
              <w:rPr>
                <w:rFonts w:ascii="EC Square Sans Pro" w:hAnsi="EC Square Sans Pro" w:eastAsia="EC Square Sans Pro" w:cs="EC Square Sans Pro"/>
                <w:sz w:val="16"/>
                <w:szCs w:val="16"/>
              </w:rPr>
            </w:pPr>
            <w:r w:rsidRPr="667DC181" w:rsidR="667DC181">
              <w:rPr>
                <w:rFonts w:ascii="EC Square Sans Pro" w:hAnsi="EC Square Sans Pro" w:eastAsia="EC Square Sans Pro" w:cs="EC Square Sans Pro"/>
                <w:sz w:val="16"/>
                <w:szCs w:val="16"/>
              </w:rPr>
              <w:t xml:space="preserve"> </w:t>
            </w:r>
          </w:p>
        </w:tc>
      </w:tr>
      <w:tr w:rsidR="667DC181" w:rsidTr="4620CC4D" w14:paraId="53BBFAC7">
        <w:trPr>
          <w:trHeight w:val="300"/>
          <w:trPrChange w:author="SANYE MENGUAL Esther (JRC-ISPRA)" w:date="2025-03-20T13:45:25.346Z" w16du:dateUtc="2025-03-20T13:45:25.346Z" w:id="304134777">
            <w:trPr>
              <w:trHeight w:val="300"/>
            </w:trPr>
          </w:trPrChange>
        </w:trPr>
        <w:tc>
          <w:tcPr>
            <w:tcW w:w="1208" w:type="dxa"/>
            <w:tcBorders>
              <w:top w:val="single" w:sz="8"/>
              <w:left w:val="single" w:sz="8"/>
              <w:bottom w:val="single" w:sz="8"/>
              <w:right w:val="single" w:sz="8"/>
            </w:tcBorders>
            <w:tcMar/>
            <w:vAlign w:val="top"/>
            <w:tcPrChange w:author="PASQUALINO Roberto (JRC-ISPRA)" w:date="2025-03-20T16:33:03.444Z" w:id="2027235137">
              <w:tcPr>
                <w:tcW w:w="1208" w:type="dxa"/>
                <w:tcBorders>
                  <w:top w:val="single" w:sz="8"/>
                  <w:left w:val="single" w:sz="8"/>
                  <w:bottom w:val="single" w:sz="8"/>
                  <w:right w:val="single" w:sz="8"/>
                </w:tcBorders>
                <w:tcMar/>
                <w:vAlign w:val="top"/>
              </w:tcPr>
            </w:tcPrChange>
          </w:tcPr>
          <w:p w:rsidR="667DC181" w:rsidP="667DC181" w:rsidRDefault="667DC181" w14:paraId="42BDE2F6" w14:textId="03294CED">
            <w:pPr>
              <w:spacing w:before="0" w:beforeAutospacing="off" w:after="0" w:afterAutospacing="off"/>
              <w:jc w:val="both"/>
              <w:rPr>
                <w:rFonts w:ascii="EC Square Sans Pro" w:hAnsi="EC Square Sans Pro" w:eastAsia="EC Square Sans Pro" w:cs="EC Square Sans Pro"/>
                <w:b w:val="1"/>
                <w:bCs w:val="1"/>
                <w:sz w:val="16"/>
                <w:szCs w:val="16"/>
              </w:rPr>
            </w:pPr>
            <w:r w:rsidRPr="667DC181" w:rsidR="667DC181">
              <w:rPr>
                <w:rFonts w:ascii="EC Square Sans Pro" w:hAnsi="EC Square Sans Pro" w:eastAsia="EC Square Sans Pro" w:cs="EC Square Sans Pro"/>
                <w:b w:val="1"/>
                <w:bCs w:val="1"/>
                <w:sz w:val="16"/>
                <w:szCs w:val="16"/>
              </w:rPr>
              <w:t>TA1</w:t>
            </w:r>
          </w:p>
        </w:tc>
        <w:tc>
          <w:tcPr>
            <w:tcW w:w="1343" w:type="dxa"/>
            <w:tcBorders>
              <w:top w:val="single" w:sz="8"/>
              <w:left w:val="single" w:sz="8"/>
              <w:bottom w:val="single" w:sz="8"/>
              <w:right w:val="single" w:sz="8"/>
            </w:tcBorders>
            <w:tcMar/>
            <w:vAlign w:val="top"/>
            <w:tcPrChange w:author="PASQUALINO Roberto (JRC-ISPRA)" w:date="2025-03-20T16:33:03.444Z" w:id="76907640">
              <w:tcPr>
                <w:tcW w:w="1343" w:type="dxa"/>
                <w:tcBorders>
                  <w:top w:val="single" w:sz="8"/>
                  <w:left w:val="single" w:sz="8"/>
                  <w:bottom w:val="single" w:sz="8"/>
                  <w:right w:val="single" w:sz="8"/>
                </w:tcBorders>
                <w:tcMar/>
                <w:vAlign w:val="top"/>
              </w:tcPr>
            </w:tcPrChange>
          </w:tcPr>
          <w:p w:rsidR="667DC181" w:rsidP="667DC181" w:rsidRDefault="667DC181" w14:paraId="28550985" w14:textId="2079476C">
            <w:pPr>
              <w:spacing w:before="0" w:beforeAutospacing="off" w:after="0" w:afterAutospacing="off"/>
              <w:jc w:val="both"/>
              <w:rPr>
                <w:rFonts w:ascii="EC Square Sans Pro" w:hAnsi="EC Square Sans Pro" w:eastAsia="EC Square Sans Pro" w:cs="EC Square Sans Pro"/>
                <w:sz w:val="16"/>
                <w:szCs w:val="16"/>
              </w:rPr>
            </w:pPr>
            <w:r w:rsidRPr="667DC181" w:rsidR="667DC181">
              <w:rPr>
                <w:rFonts w:ascii="EC Square Sans Pro" w:hAnsi="EC Square Sans Pro" w:eastAsia="EC Square Sans Pro" w:cs="EC Square Sans Pro"/>
                <w:sz w:val="16"/>
                <w:szCs w:val="16"/>
              </w:rPr>
              <w:t xml:space="preserve"> </w:t>
            </w:r>
          </w:p>
        </w:tc>
        <w:tc>
          <w:tcPr>
            <w:tcW w:w="1402" w:type="dxa"/>
            <w:tcBorders>
              <w:top w:val="single" w:sz="8"/>
              <w:left w:val="single" w:sz="8"/>
              <w:bottom w:val="single" w:sz="8"/>
              <w:right w:val="single" w:sz="8"/>
            </w:tcBorders>
            <w:tcMar/>
            <w:vAlign w:val="top"/>
            <w:tcPrChange w:author="PASQUALINO Roberto (JRC-ISPRA)" w:date="2025-03-20T16:33:03.445Z" w:id="1942563874">
              <w:tcPr>
                <w:tcW w:w="1402" w:type="dxa"/>
                <w:tcBorders>
                  <w:top w:val="single" w:sz="8"/>
                  <w:left w:val="single" w:sz="8"/>
                  <w:bottom w:val="single" w:sz="8"/>
                  <w:right w:val="single" w:sz="8"/>
                </w:tcBorders>
                <w:tcMar/>
                <w:vAlign w:val="top"/>
              </w:tcPr>
            </w:tcPrChange>
          </w:tcPr>
          <w:p w:rsidR="667DC181" w:rsidP="667DC181" w:rsidRDefault="667DC181" w14:paraId="1EA7B1AE" w14:textId="6D3B97DF">
            <w:pPr>
              <w:spacing w:before="0" w:beforeAutospacing="off" w:after="0" w:afterAutospacing="off"/>
              <w:jc w:val="both"/>
              <w:rPr>
                <w:rFonts w:ascii="EC Square Sans Pro" w:hAnsi="EC Square Sans Pro" w:eastAsia="EC Square Sans Pro" w:cs="EC Square Sans Pro"/>
                <w:b w:val="1"/>
                <w:bCs w:val="1"/>
                <w:sz w:val="16"/>
                <w:szCs w:val="16"/>
              </w:rPr>
            </w:pPr>
            <w:r w:rsidRPr="667DC181" w:rsidR="667DC181">
              <w:rPr>
                <w:rFonts w:ascii="EC Square Sans Pro" w:hAnsi="EC Square Sans Pro" w:eastAsia="EC Square Sans Pro" w:cs="EC Square Sans Pro"/>
                <w:b w:val="1"/>
                <w:bCs w:val="1"/>
                <w:sz w:val="16"/>
                <w:szCs w:val="16"/>
              </w:rPr>
              <w:t xml:space="preserve"> </w:t>
            </w:r>
          </w:p>
        </w:tc>
        <w:tc>
          <w:tcPr>
            <w:tcW w:w="1307" w:type="dxa"/>
            <w:tcBorders>
              <w:top w:val="single" w:sz="8"/>
              <w:left w:val="single" w:sz="8"/>
              <w:bottom w:val="single" w:sz="8"/>
              <w:right w:val="single" w:sz="8"/>
            </w:tcBorders>
            <w:tcMar/>
            <w:vAlign w:val="top"/>
            <w:tcPrChange w:author="PASQUALINO Roberto (JRC-ISPRA)" w:date="2025-03-20T16:33:03.445Z" w:id="1091942711">
              <w:tcPr>
                <w:tcW w:w="1307" w:type="dxa"/>
                <w:tcBorders>
                  <w:top w:val="single" w:sz="8"/>
                  <w:left w:val="single" w:sz="8"/>
                  <w:bottom w:val="single" w:sz="8"/>
                  <w:right w:val="single" w:sz="8"/>
                </w:tcBorders>
                <w:tcMar/>
                <w:vAlign w:val="top"/>
              </w:tcPr>
            </w:tcPrChange>
          </w:tcPr>
          <w:p w:rsidR="667DC181" w:rsidP="667DC181" w:rsidRDefault="667DC181" w14:paraId="3AD0D807" w14:textId="604CAA85">
            <w:pPr>
              <w:spacing w:before="0" w:beforeAutospacing="off" w:after="0" w:afterAutospacing="off"/>
              <w:jc w:val="both"/>
              <w:rPr>
                <w:rFonts w:ascii="EC Square Sans Pro" w:hAnsi="EC Square Sans Pro" w:eastAsia="EC Square Sans Pro" w:cs="EC Square Sans Pro"/>
                <w:sz w:val="16"/>
                <w:szCs w:val="16"/>
              </w:rPr>
            </w:pPr>
            <w:r w:rsidRPr="667DC181" w:rsidR="667DC181">
              <w:rPr>
                <w:rFonts w:ascii="EC Square Sans Pro" w:hAnsi="EC Square Sans Pro" w:eastAsia="EC Square Sans Pro" w:cs="EC Square Sans Pro"/>
                <w:sz w:val="16"/>
                <w:szCs w:val="16"/>
              </w:rPr>
              <w:t xml:space="preserve"> </w:t>
            </w:r>
          </w:p>
        </w:tc>
        <w:tc>
          <w:tcPr>
            <w:tcW w:w="1572" w:type="dxa"/>
            <w:tcBorders>
              <w:top w:val="single" w:sz="8"/>
              <w:left w:val="single" w:sz="8"/>
              <w:bottom w:val="single" w:sz="8"/>
              <w:right w:val="single" w:color="000000" w:themeColor="text1" w:sz="12"/>
            </w:tcBorders>
            <w:tcMar/>
            <w:vAlign w:val="top"/>
            <w:tcPrChange w:author="PASQUALINO Roberto (JRC-ISPRA)" w:date="2025-03-20T16:33:03.445Z" w:id="1748676458">
              <w:tcPr>
                <w:tcW w:w="2036" w:type="dxa"/>
                <w:tcBorders>
                  <w:top w:val="single" w:sz="8"/>
                  <w:left w:val="single" w:sz="8"/>
                  <w:bottom w:val="single" w:sz="8"/>
                  <w:right w:val="single" w:sz="8"/>
                </w:tcBorders>
                <w:tcMar/>
                <w:vAlign w:val="top"/>
              </w:tcPr>
            </w:tcPrChange>
          </w:tcPr>
          <w:p w:rsidR="667DC181" w:rsidP="667DC181" w:rsidRDefault="667DC181" w14:paraId="07D22BEB" w14:textId="566D0FD8">
            <w:pPr>
              <w:spacing w:before="0" w:beforeAutospacing="off" w:after="0" w:afterAutospacing="off"/>
              <w:jc w:val="both"/>
              <w:rPr>
                <w:rFonts w:ascii="EC Square Sans Pro" w:hAnsi="EC Square Sans Pro" w:eastAsia="EC Square Sans Pro" w:cs="EC Square Sans Pro"/>
                <w:b w:val="1"/>
                <w:bCs w:val="1"/>
                <w:sz w:val="16"/>
                <w:szCs w:val="16"/>
              </w:rPr>
            </w:pPr>
            <w:r w:rsidRPr="667DC181" w:rsidR="667DC181">
              <w:rPr>
                <w:rFonts w:ascii="EC Square Sans Pro" w:hAnsi="EC Square Sans Pro" w:eastAsia="EC Square Sans Pro" w:cs="EC Square Sans Pro"/>
                <w:b w:val="1"/>
                <w:bCs w:val="1"/>
                <w:sz w:val="16"/>
                <w:szCs w:val="16"/>
              </w:rPr>
              <w:t xml:space="preserve"> </w:t>
            </w:r>
          </w:p>
        </w:tc>
        <w:tc>
          <w:tcPr>
            <w:tcW w:w="1252" w:type="dxa"/>
            <w:tcBorders>
              <w:top w:val="single" w:color="000000" w:themeColor="text1" w:sz="12"/>
              <w:left w:val="single" w:color="000000" w:themeColor="text1" w:sz="12"/>
              <w:bottom w:val="single" w:color="000000" w:themeColor="text1" w:sz="12"/>
              <w:right w:val="single" w:color="000000" w:themeColor="text1" w:sz="12"/>
            </w:tcBorders>
            <w:tcMar/>
            <w:vAlign w:val="top"/>
            <w:tcPrChange w:author="PASQUALINO Roberto (JRC-ISPRA)" w:date="2025-03-20T16:41:10.149Z" w:id="1031227651">
              <w:tcPr>
                <w:tcW w:w="788" w:type="dxa"/>
                <w:tcBorders>
                  <w:top w:val="single" w:sz="8"/>
                  <w:left w:val="single" w:sz="8"/>
                  <w:bottom w:val="single" w:sz="8"/>
                  <w:right w:val="single" w:sz="8"/>
                </w:tcBorders>
                <w:shd w:val="clear" w:color="auto" w:fill="FFFF00"/>
                <w:tcMar/>
                <w:vAlign w:val="top"/>
              </w:tcPr>
            </w:tcPrChange>
          </w:tcPr>
          <w:p w:rsidR="667DC181" w:rsidP="4620CC4D" w:rsidRDefault="667DC181" w14:paraId="58D72D37" w14:textId="4E72A729">
            <w:pPr>
              <w:spacing w:before="0" w:beforeAutospacing="off" w:after="0" w:afterAutospacing="off"/>
              <w:jc w:val="center"/>
              <w:rPr>
                <w:ins w:author="PASQUALINO Roberto (JRC-ISPRA)" w:date="2025-03-20T16:11:57.403Z" w16du:dateUtc="2025-03-20T16:11:57.403Z" w:id="1482669215"/>
                <w:rFonts w:ascii="EC Square Sans Pro" w:hAnsi="EC Square Sans Pro" w:eastAsia="EC Square Sans Pro" w:cs="EC Square Sans Pro"/>
                <w:b w:val="1"/>
                <w:bCs w:val="1"/>
                <w:sz w:val="16"/>
                <w:szCs w:val="16"/>
              </w:rPr>
            </w:pPr>
            <w:ins w:author="PASQUALINO Roberto (JRC-ISPRA)" w:date="2025-03-20T16:35:51.289Z" w:id="917593676">
              <w:r w:rsidRPr="4620CC4D" w:rsidR="1123A6C7">
                <w:rPr>
                  <w:rFonts w:ascii="EC Square Sans Pro" w:hAnsi="EC Square Sans Pro" w:eastAsia="EC Square Sans Pro" w:cs="EC Square Sans Pro"/>
                  <w:b w:val="1"/>
                  <w:bCs w:val="1"/>
                  <w:sz w:val="16"/>
                  <w:szCs w:val="16"/>
                </w:rPr>
                <w:t>7</w:t>
              </w:r>
            </w:ins>
            <w:ins w:author="PASQUALINO Roberto (JRC-ISPRA)" w:date="2025-03-20T16:11:56.911Z" w:id="1352161423">
              <w:r w:rsidRPr="4620CC4D" w:rsidR="257338C0">
                <w:rPr>
                  <w:rFonts w:ascii="EC Square Sans Pro" w:hAnsi="EC Square Sans Pro" w:eastAsia="EC Square Sans Pro" w:cs="EC Square Sans Pro"/>
                  <w:b w:val="1"/>
                  <w:bCs w:val="1"/>
                  <w:sz w:val="16"/>
                  <w:szCs w:val="16"/>
                  <w:rPrChange w:author="PASQUALINO Roberto (JRC-ISPRA)" w:date="2025-03-20T16:20:25.975Z" w:id="1823486868">
                    <w:rPr>
                      <w:rFonts w:ascii="EC Square Sans Pro" w:hAnsi="EC Square Sans Pro" w:eastAsia="EC Square Sans Pro" w:cs="EC Square Sans Pro"/>
                      <w:sz w:val="16"/>
                      <w:szCs w:val="16"/>
                    </w:rPr>
                  </w:rPrChange>
                </w:rPr>
                <w:t xml:space="preserve"> targets</w:t>
              </w:r>
            </w:ins>
          </w:p>
          <w:p w:rsidR="667DC181" w:rsidP="667DC181" w:rsidRDefault="667DC181" w14:paraId="7FEDD469" w14:textId="2191DD11">
            <w:pPr>
              <w:spacing w:before="0" w:beforeAutospacing="off" w:after="0" w:afterAutospacing="off"/>
              <w:jc w:val="center"/>
              <w:rPr>
                <w:rFonts w:ascii="EC Square Sans Pro" w:hAnsi="EC Square Sans Pro" w:eastAsia="EC Square Sans Pro" w:cs="EC Square Sans Pro"/>
                <w:sz w:val="16"/>
                <w:szCs w:val="16"/>
              </w:rPr>
            </w:pPr>
            <w:ins w:author="PASQUALINO Roberto (JRC-ISPRA)" w:date="2025-03-20T16:15:59.979Z" w:id="210973025">
              <w:r w:rsidRPr="4620CC4D" w:rsidR="724ACB5C">
                <w:rPr>
                  <w:rFonts w:ascii="EC Square Sans Pro" w:hAnsi="EC Square Sans Pro" w:eastAsia="EC Square Sans Pro" w:cs="EC Square Sans Pro"/>
                  <w:sz w:val="16"/>
                  <w:szCs w:val="16"/>
                </w:rPr>
                <w:t>(c</w:t>
              </w:r>
            </w:ins>
            <w:ins w:author="PASQUALINO Roberto (JRC-ISPRA)" w:date="2025-03-20T16:36:18.493Z" w:id="1100522983">
              <w:r w:rsidRPr="4620CC4D" w:rsidR="63747880">
                <w:rPr>
                  <w:rFonts w:ascii="EC Square Sans Pro" w:hAnsi="EC Square Sans Pro" w:eastAsia="EC Square Sans Pro" w:cs="EC Square Sans Pro"/>
                  <w:sz w:val="16"/>
                  <w:szCs w:val="16"/>
                </w:rPr>
                <w:t>arbon</w:t>
              </w:r>
            </w:ins>
            <w:ins w:author="PASQUALINO Roberto (JRC-ISPRA)" w:date="2025-03-20T16:15:59.979Z" w:id="1740881932">
              <w:r w:rsidRPr="4620CC4D" w:rsidR="724ACB5C">
                <w:rPr>
                  <w:rFonts w:ascii="EC Square Sans Pro" w:hAnsi="EC Square Sans Pro" w:eastAsia="EC Square Sans Pro" w:cs="EC Square Sans Pro"/>
                  <w:sz w:val="16"/>
                  <w:szCs w:val="16"/>
                </w:rPr>
                <w:t xml:space="preserve"> </w:t>
              </w:r>
            </w:ins>
            <w:ins w:author="PASQUALINO Roberto (JRC-ISPRA)" w:date="2025-03-20T16:16:04.601Z" w:id="1782454007">
              <w:r w:rsidRPr="4620CC4D" w:rsidR="724ACB5C">
                <w:rPr>
                  <w:rFonts w:ascii="EC Square Sans Pro" w:hAnsi="EC Square Sans Pro" w:eastAsia="EC Square Sans Pro" w:cs="EC Square Sans Pro"/>
                  <w:sz w:val="16"/>
                  <w:szCs w:val="16"/>
                </w:rPr>
                <w:t>emission</w:t>
              </w:r>
            </w:ins>
            <w:ins w:author="PASQUALINO Roberto (JRC-ISPRA)" w:date="2025-03-20T16:16:00.85Z" w:id="250581630">
              <w:r w:rsidRPr="4620CC4D" w:rsidR="724ACB5C">
                <w:rPr>
                  <w:rFonts w:ascii="EC Square Sans Pro" w:hAnsi="EC Square Sans Pro" w:eastAsia="EC Square Sans Pro" w:cs="EC Square Sans Pro"/>
                  <w:sz w:val="16"/>
                  <w:szCs w:val="16"/>
                </w:rPr>
                <w:t>)</w:t>
              </w:r>
            </w:ins>
            <w:r w:rsidRPr="4620CC4D" w:rsidR="667DC181">
              <w:rPr>
                <w:rFonts w:ascii="EC Square Sans Pro" w:hAnsi="EC Square Sans Pro" w:eastAsia="EC Square Sans Pro" w:cs="EC Square Sans Pro"/>
                <w:sz w:val="16"/>
                <w:szCs w:val="16"/>
              </w:rPr>
              <w:t xml:space="preserve"> </w:t>
            </w:r>
          </w:p>
        </w:tc>
        <w:tc>
          <w:tcPr>
            <w:tcW w:w="791" w:type="dxa"/>
            <w:tcBorders>
              <w:top w:val="single" w:color="000000" w:themeColor="text1" w:sz="12"/>
              <w:left w:val="single" w:color="000000" w:themeColor="text1" w:sz="12"/>
              <w:bottom w:val="single" w:color="000000" w:themeColor="text1" w:sz="12"/>
              <w:right w:val="single" w:color="000000" w:themeColor="text1" w:sz="12"/>
            </w:tcBorders>
            <w:tcMar/>
            <w:vAlign w:val="top"/>
            <w:tcPrChange w:author="PASQUALINO Roberto (JRC-ISPRA)" w:date="2025-03-20T16:41:10.146Z" w:id="877639243">
              <w:tcPr>
                <w:tcW w:w="791" w:type="dxa"/>
                <w:tcBorders>
                  <w:top w:val="single" w:sz="8"/>
                  <w:left w:val="single" w:sz="8"/>
                  <w:bottom w:val="single" w:sz="8"/>
                  <w:right w:val="single" w:sz="8"/>
                </w:tcBorders>
                <w:shd w:val="clear" w:color="auto" w:fill="FFFF00"/>
                <w:tcMar/>
                <w:vAlign w:val="top"/>
              </w:tcPr>
            </w:tcPrChange>
          </w:tcPr>
          <w:p w:rsidR="667DC181" w:rsidP="667DC181" w:rsidRDefault="667DC181" w14:paraId="119E5683" w14:textId="186215BE">
            <w:pPr>
              <w:spacing w:before="0" w:beforeAutospacing="off" w:after="0" w:afterAutospacing="off"/>
              <w:jc w:val="center"/>
              <w:rPr>
                <w:rFonts w:ascii="EC Square Sans Pro" w:hAnsi="EC Square Sans Pro" w:eastAsia="EC Square Sans Pro" w:cs="EC Square Sans Pro"/>
                <w:sz w:val="16"/>
                <w:szCs w:val="16"/>
              </w:rPr>
            </w:pPr>
            <w:r w:rsidRPr="4620CC4D" w:rsidR="667DC181">
              <w:rPr>
                <w:rFonts w:ascii="EC Square Sans Pro" w:hAnsi="EC Square Sans Pro" w:eastAsia="EC Square Sans Pro" w:cs="EC Square Sans Pro"/>
                <w:sz w:val="16"/>
                <w:szCs w:val="16"/>
              </w:rPr>
              <w:t xml:space="preserve"> </w:t>
            </w:r>
            <w:ins w:author="PASQUALINO Roberto (JRC-ISPRA)" w:date="2025-03-20T16:35:54.242Z" w:id="1814505125">
              <w:r w:rsidRPr="4620CC4D" w:rsidR="64CB602E">
                <w:rPr>
                  <w:rFonts w:ascii="EC Square Sans Pro" w:hAnsi="EC Square Sans Pro" w:eastAsia="EC Square Sans Pro" w:cs="EC Square Sans Pro"/>
                  <w:sz w:val="16"/>
                  <w:szCs w:val="16"/>
                </w:rPr>
                <w:t>7</w:t>
              </w:r>
            </w:ins>
          </w:p>
        </w:tc>
      </w:tr>
      <w:tr w:rsidR="667DC181" w:rsidTr="4620CC4D" w14:paraId="5E0640B8">
        <w:trPr>
          <w:trHeight w:val="300"/>
          <w:trPrChange w:author="SANYE MENGUAL Esther (JRC-ISPRA)" w:date="2025-03-20T13:45:25.347Z" w16du:dateUtc="2025-03-20T13:45:25.347Z" w:id="810254793">
            <w:trPr>
              <w:trHeight w:val="300"/>
            </w:trPr>
          </w:trPrChange>
        </w:trPr>
        <w:tc>
          <w:tcPr>
            <w:tcW w:w="1208" w:type="dxa"/>
            <w:tcBorders>
              <w:top w:val="single" w:sz="8"/>
              <w:left w:val="single" w:sz="8"/>
              <w:bottom w:val="single" w:sz="8"/>
              <w:right w:val="single" w:sz="8"/>
            </w:tcBorders>
            <w:tcMar/>
            <w:vAlign w:val="top"/>
            <w:tcPrChange w:author="PASQUALINO Roberto (JRC-ISPRA)" w:date="2025-03-20T16:33:03.445Z" w:id="1290497492">
              <w:tcPr>
                <w:tcW w:w="1208" w:type="dxa"/>
                <w:tcBorders>
                  <w:top w:val="single" w:sz="8"/>
                  <w:left w:val="single" w:sz="8"/>
                  <w:bottom w:val="single" w:sz="8"/>
                  <w:right w:val="single" w:sz="8"/>
                </w:tcBorders>
                <w:tcMar/>
                <w:vAlign w:val="top"/>
              </w:tcPr>
            </w:tcPrChange>
          </w:tcPr>
          <w:p w:rsidR="667DC181" w:rsidP="667DC181" w:rsidRDefault="667DC181" w14:paraId="2F0A3DBA" w14:textId="00EC4D34">
            <w:pPr>
              <w:spacing w:before="0" w:beforeAutospacing="off" w:after="0" w:afterAutospacing="off"/>
              <w:jc w:val="both"/>
              <w:rPr>
                <w:rFonts w:ascii="EC Square Sans Pro" w:hAnsi="EC Square Sans Pro" w:eastAsia="EC Square Sans Pro" w:cs="EC Square Sans Pro"/>
                <w:b w:val="1"/>
                <w:bCs w:val="1"/>
                <w:sz w:val="16"/>
                <w:szCs w:val="16"/>
              </w:rPr>
            </w:pPr>
            <w:r w:rsidRPr="667DC181" w:rsidR="667DC181">
              <w:rPr>
                <w:rFonts w:ascii="EC Square Sans Pro" w:hAnsi="EC Square Sans Pro" w:eastAsia="EC Square Sans Pro" w:cs="EC Square Sans Pro"/>
                <w:b w:val="1"/>
                <w:bCs w:val="1"/>
                <w:sz w:val="16"/>
                <w:szCs w:val="16"/>
              </w:rPr>
              <w:t>TA2</w:t>
            </w:r>
          </w:p>
        </w:tc>
        <w:tc>
          <w:tcPr>
            <w:tcW w:w="1343" w:type="dxa"/>
            <w:tcBorders>
              <w:top w:val="single" w:sz="8"/>
              <w:left w:val="single" w:sz="8"/>
              <w:bottom w:val="single" w:sz="8"/>
              <w:right w:val="single" w:sz="8"/>
            </w:tcBorders>
            <w:tcMar/>
            <w:vAlign w:val="top"/>
            <w:tcPrChange w:author="PASQUALINO Roberto (JRC-ISPRA)" w:date="2025-03-20T16:33:03.446Z" w:id="1207928649">
              <w:tcPr>
                <w:tcW w:w="1343" w:type="dxa"/>
                <w:tcBorders>
                  <w:top w:val="single" w:sz="8"/>
                  <w:left w:val="single" w:sz="8"/>
                  <w:bottom w:val="single" w:sz="8"/>
                  <w:right w:val="single" w:sz="8"/>
                </w:tcBorders>
                <w:tcMar/>
                <w:vAlign w:val="top"/>
              </w:tcPr>
            </w:tcPrChange>
          </w:tcPr>
          <w:p w:rsidR="667DC181" w:rsidP="667DC181" w:rsidRDefault="667DC181" w14:paraId="75BEAD54" w14:textId="05B02049">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w:t>
            </w:r>
            <w:r w:rsidRPr="667DC181" w:rsidR="667DC181">
              <w:rPr>
                <w:rFonts w:ascii="Calibri" w:hAnsi="Calibri" w:eastAsia="Calibri" w:cs="Calibri"/>
                <w:sz w:val="16"/>
                <w:szCs w:val="16"/>
              </w:rPr>
              <w:t xml:space="preserve"> </w:t>
            </w:r>
          </w:p>
        </w:tc>
        <w:tc>
          <w:tcPr>
            <w:tcW w:w="1402" w:type="dxa"/>
            <w:tcBorders>
              <w:top w:val="single" w:sz="8"/>
              <w:left w:val="single" w:sz="8"/>
              <w:bottom w:val="single" w:sz="8"/>
              <w:right w:val="single" w:sz="8"/>
            </w:tcBorders>
            <w:tcMar/>
            <w:vAlign w:val="top"/>
            <w:tcPrChange w:author="PASQUALINO Roberto (JRC-ISPRA)" w:date="2025-03-20T16:33:03.446Z" w:id="970880675">
              <w:tcPr>
                <w:tcW w:w="1402" w:type="dxa"/>
                <w:tcBorders>
                  <w:top w:val="single" w:sz="8"/>
                  <w:left w:val="single" w:sz="8"/>
                  <w:bottom w:val="single" w:sz="8"/>
                  <w:right w:val="single" w:sz="8"/>
                </w:tcBorders>
                <w:tcMar/>
                <w:vAlign w:val="top"/>
              </w:tcPr>
            </w:tcPrChange>
          </w:tcPr>
          <w:p w:rsidR="667DC181" w:rsidP="667DC181" w:rsidRDefault="667DC181" w14:paraId="008D7559" w14:textId="7115B464">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b w:val="1"/>
                <w:bCs w:val="1"/>
                <w:sz w:val="16"/>
                <w:szCs w:val="16"/>
              </w:rPr>
              <w:t>4 targets</w:t>
            </w:r>
            <w:r w:rsidRPr="667DC181" w:rsidR="667DC181">
              <w:rPr>
                <w:rFonts w:ascii="Calibri" w:hAnsi="Calibri" w:eastAsia="Calibri" w:cs="Calibri"/>
                <w:sz w:val="16"/>
                <w:szCs w:val="16"/>
              </w:rPr>
              <w:t xml:space="preserve">  </w:t>
            </w:r>
          </w:p>
          <w:p w:rsidR="667DC181" w:rsidP="667DC181" w:rsidRDefault="667DC181" w14:paraId="2D6693AF" w14:textId="6A708BD9">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(energy use in buildings, renovation wave)</w:t>
            </w:r>
            <w:r w:rsidRPr="667DC181" w:rsidR="667DC181">
              <w:rPr>
                <w:rFonts w:ascii="Calibri" w:hAnsi="Calibri" w:eastAsia="Calibri" w:cs="Calibri"/>
                <w:sz w:val="16"/>
                <w:szCs w:val="16"/>
              </w:rPr>
              <w:t xml:space="preserve"> </w:t>
            </w:r>
          </w:p>
        </w:tc>
        <w:tc>
          <w:tcPr>
            <w:tcW w:w="1307" w:type="dxa"/>
            <w:tcBorders>
              <w:top w:val="single" w:sz="8"/>
              <w:left w:val="single" w:sz="8"/>
              <w:bottom w:val="single" w:sz="8"/>
              <w:right w:val="single" w:sz="8"/>
            </w:tcBorders>
            <w:tcMar/>
            <w:vAlign w:val="top"/>
            <w:tcPrChange w:author="PASQUALINO Roberto (JRC-ISPRA)" w:date="2025-03-20T16:33:03.447Z" w:id="307103006">
              <w:tcPr>
                <w:tcW w:w="1307" w:type="dxa"/>
                <w:tcBorders>
                  <w:top w:val="single" w:sz="8"/>
                  <w:left w:val="single" w:sz="8"/>
                  <w:bottom w:val="single" w:sz="8"/>
                  <w:right w:val="single" w:sz="8"/>
                </w:tcBorders>
                <w:tcMar/>
                <w:vAlign w:val="top"/>
              </w:tcPr>
            </w:tcPrChange>
          </w:tcPr>
          <w:p w:rsidR="667DC181" w:rsidP="667DC181" w:rsidRDefault="667DC181" w14:paraId="7F9A2A26" w14:textId="26D92E35">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w:t>
            </w:r>
            <w:r w:rsidRPr="667DC181" w:rsidR="667DC181">
              <w:rPr>
                <w:rFonts w:ascii="Calibri" w:hAnsi="Calibri" w:eastAsia="Calibri" w:cs="Calibri"/>
                <w:sz w:val="16"/>
                <w:szCs w:val="16"/>
              </w:rPr>
              <w:t xml:space="preserve"> </w:t>
            </w:r>
          </w:p>
        </w:tc>
        <w:tc>
          <w:tcPr>
            <w:tcW w:w="1572" w:type="dxa"/>
            <w:tcBorders>
              <w:top w:val="single" w:sz="8"/>
              <w:left w:val="single" w:sz="8"/>
              <w:bottom w:val="single" w:sz="8"/>
              <w:right w:val="single" w:color="000000" w:themeColor="text1" w:sz="12"/>
            </w:tcBorders>
            <w:tcMar/>
            <w:vAlign w:val="top"/>
            <w:tcPrChange w:author="PASQUALINO Roberto (JRC-ISPRA)" w:date="2025-03-20T16:33:03.447Z" w:id="663104661">
              <w:tcPr>
                <w:tcW w:w="2036" w:type="dxa"/>
                <w:tcBorders>
                  <w:top w:val="single" w:sz="8"/>
                  <w:left w:val="single" w:sz="8"/>
                  <w:bottom w:val="single" w:sz="8"/>
                  <w:right w:val="single" w:sz="8"/>
                </w:tcBorders>
                <w:tcMar/>
                <w:vAlign w:val="top"/>
              </w:tcPr>
            </w:tcPrChange>
          </w:tcPr>
          <w:p w:rsidR="667DC181" w:rsidP="667DC181" w:rsidRDefault="667DC181" w14:paraId="05FCD219" w14:textId="17338539">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b w:val="1"/>
                <w:bCs w:val="1"/>
                <w:sz w:val="16"/>
                <w:szCs w:val="16"/>
              </w:rPr>
              <w:t>7 targets</w:t>
            </w:r>
            <w:r w:rsidRPr="667DC181" w:rsidR="667DC181">
              <w:rPr>
                <w:rFonts w:ascii="Calibri" w:hAnsi="Calibri" w:eastAsia="Calibri" w:cs="Calibri"/>
                <w:sz w:val="16"/>
                <w:szCs w:val="16"/>
              </w:rPr>
              <w:t xml:space="preserve">  </w:t>
            </w:r>
          </w:p>
          <w:p w:rsidR="667DC181" w:rsidP="667DC181" w:rsidRDefault="667DC181" w14:paraId="569F5A76" w14:textId="5E225212">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(renewables in the energy mix, wind solar, geothermal energy expansion)</w:t>
            </w:r>
            <w:r w:rsidRPr="667DC181" w:rsidR="667DC181">
              <w:rPr>
                <w:rFonts w:ascii="Calibri" w:hAnsi="Calibri" w:eastAsia="Calibri" w:cs="Calibri"/>
                <w:sz w:val="16"/>
                <w:szCs w:val="16"/>
              </w:rPr>
              <w:t xml:space="preserve"> </w:t>
            </w:r>
          </w:p>
        </w:tc>
        <w:tc>
          <w:tcPr>
            <w:tcW w:w="1252" w:type="dxa"/>
            <w:tcBorders>
              <w:top w:val="single" w:color="000000" w:themeColor="text1" w:sz="12"/>
              <w:left w:val="single" w:color="000000" w:themeColor="text1" w:sz="12"/>
              <w:bottom w:val="single" w:color="000000" w:themeColor="text1" w:sz="12"/>
              <w:right w:val="single" w:color="000000" w:themeColor="text1" w:sz="12"/>
            </w:tcBorders>
            <w:tcMar/>
            <w:vAlign w:val="top"/>
            <w:tcPrChange w:author="PASQUALINO Roberto (JRC-ISPRA)" w:date="2025-03-20T16:41:10.149Z" w:id="146391045">
              <w:tcPr>
                <w:tcW w:w="788" w:type="dxa"/>
                <w:tcBorders>
                  <w:top w:val="single" w:sz="8"/>
                  <w:left w:val="single" w:sz="8"/>
                  <w:bottom w:val="single" w:sz="8"/>
                  <w:right w:val="single" w:sz="8"/>
                </w:tcBorders>
                <w:shd w:val="clear" w:color="auto" w:fill="FFFF00"/>
                <w:tcMar/>
                <w:vAlign w:val="top"/>
              </w:tcPr>
            </w:tcPrChange>
          </w:tcPr>
          <w:p w:rsidR="667DC181" w:rsidP="4620CC4D" w:rsidRDefault="667DC181" w14:paraId="07EB1123" w14:textId="4CB8A83A">
            <w:pPr>
              <w:spacing w:before="0" w:beforeAutospacing="off" w:after="0" w:afterAutospacing="off"/>
              <w:jc w:val="center"/>
              <w:rPr>
                <w:ins w:author="PASQUALINO Roberto (JRC-ISPRA)" w:date="2025-03-20T16:31:42.716Z" w16du:dateUtc="2025-03-20T16:31:42.717Z" w:id="328533396"/>
                <w:rFonts w:ascii="EC Square Sans Pro" w:hAnsi="EC Square Sans Pro" w:eastAsia="EC Square Sans Pro" w:cs="EC Square Sans Pro"/>
                <w:b w:val="1"/>
                <w:bCs w:val="1"/>
                <w:sz w:val="16"/>
                <w:szCs w:val="16"/>
              </w:rPr>
            </w:pPr>
            <w:ins w:author="PASQUALINO Roberto (JRC-ISPRA)" w:date="2025-03-20T16:31:41.836Z" w:id="1168820779">
              <w:r w:rsidRPr="4620CC4D" w:rsidR="6D2D47FC">
                <w:rPr>
                  <w:rFonts w:ascii="EC Square Sans Pro" w:hAnsi="EC Square Sans Pro" w:eastAsia="EC Square Sans Pro" w:cs="EC Square Sans Pro"/>
                  <w:b w:val="1"/>
                  <w:bCs w:val="1"/>
                  <w:sz w:val="16"/>
                  <w:szCs w:val="16"/>
                  <w:rPrChange w:author="PASQUALINO Roberto (JRC-ISPRA)" w:date="2025-03-20T16:32:18.961Z" w:id="2101111853">
                    <w:rPr>
                      <w:rFonts w:ascii="EC Square Sans Pro" w:hAnsi="EC Square Sans Pro" w:eastAsia="EC Square Sans Pro" w:cs="EC Square Sans Pro"/>
                      <w:sz w:val="16"/>
                      <w:szCs w:val="16"/>
                    </w:rPr>
                  </w:rPrChange>
                </w:rPr>
                <w:t>1 target</w:t>
              </w:r>
            </w:ins>
          </w:p>
          <w:p w:rsidR="667DC181" w:rsidP="667DC181" w:rsidRDefault="667DC181" w14:paraId="382DE51B" w14:textId="1F0AEE86">
            <w:pPr>
              <w:spacing w:before="0" w:beforeAutospacing="off" w:after="0" w:afterAutospacing="off"/>
              <w:jc w:val="center"/>
              <w:rPr>
                <w:rFonts w:ascii="EC Square Sans Pro" w:hAnsi="EC Square Sans Pro" w:eastAsia="EC Square Sans Pro" w:cs="EC Square Sans Pro"/>
                <w:sz w:val="16"/>
                <w:szCs w:val="16"/>
              </w:rPr>
            </w:pPr>
            <w:ins w:author="PASQUALINO Roberto (JRC-ISPRA)" w:date="2025-03-20T16:31:44.615Z" w:id="531604882">
              <w:r w:rsidRPr="4620CC4D" w:rsidR="6D2D47FC">
                <w:rPr>
                  <w:rFonts w:ascii="EC Square Sans Pro" w:hAnsi="EC Square Sans Pro" w:eastAsia="EC Square Sans Pro" w:cs="EC Square Sans Pro"/>
                  <w:sz w:val="16"/>
                  <w:szCs w:val="16"/>
                </w:rPr>
                <w:t>(</w:t>
              </w:r>
            </w:ins>
            <w:ins w:author="PASQUALINO Roberto (JRC-ISPRA)" w:date="2025-03-20T16:32:15.579Z" w:id="1316639189">
              <w:r w:rsidRPr="4620CC4D" w:rsidR="6D2D47FC">
                <w:rPr>
                  <w:rFonts w:ascii="EC Square Sans Pro" w:hAnsi="EC Square Sans Pro" w:eastAsia="EC Square Sans Pro" w:cs="EC Square Sans Pro"/>
                  <w:sz w:val="16"/>
                  <w:szCs w:val="16"/>
                </w:rPr>
                <w:t>emissions</w:t>
              </w:r>
              <w:r w:rsidRPr="4620CC4D" w:rsidR="6D2D47FC">
                <w:rPr>
                  <w:rFonts w:ascii="EC Square Sans Pro" w:hAnsi="EC Square Sans Pro" w:eastAsia="EC Square Sans Pro" w:cs="EC Square Sans Pro"/>
                  <w:sz w:val="16"/>
                  <w:szCs w:val="16"/>
                </w:rPr>
                <w:t xml:space="preserve"> of buildings)</w:t>
              </w:r>
            </w:ins>
            <w:r w:rsidRPr="4620CC4D" w:rsidR="667DC181">
              <w:rPr>
                <w:rFonts w:ascii="EC Square Sans Pro" w:hAnsi="EC Square Sans Pro" w:eastAsia="EC Square Sans Pro" w:cs="EC Square Sans Pro"/>
                <w:sz w:val="16"/>
                <w:szCs w:val="16"/>
              </w:rPr>
              <w:t xml:space="preserve"> </w:t>
            </w:r>
          </w:p>
        </w:tc>
        <w:tc>
          <w:tcPr>
            <w:tcW w:w="791" w:type="dxa"/>
            <w:tcBorders>
              <w:top w:val="single" w:color="000000" w:themeColor="text1" w:sz="12"/>
              <w:left w:val="single" w:color="000000" w:themeColor="text1" w:sz="12"/>
              <w:bottom w:val="single" w:color="000000" w:themeColor="text1" w:sz="12"/>
              <w:right w:val="single" w:color="000000" w:themeColor="text1" w:sz="12"/>
            </w:tcBorders>
            <w:tcMar/>
            <w:vAlign w:val="top"/>
            <w:tcPrChange w:author="PASQUALINO Roberto (JRC-ISPRA)" w:date="2025-03-20T16:41:10.146Z" w:id="156516315">
              <w:tcPr>
                <w:tcW w:w="791" w:type="dxa"/>
                <w:tcBorders>
                  <w:top w:val="single" w:sz="8"/>
                  <w:left w:val="single" w:sz="8"/>
                  <w:bottom w:val="single" w:sz="8"/>
                  <w:right w:val="single" w:sz="8"/>
                </w:tcBorders>
                <w:shd w:val="clear" w:color="auto" w:fill="FFFF00"/>
                <w:tcMar/>
                <w:vAlign w:val="top"/>
              </w:tcPr>
            </w:tcPrChange>
          </w:tcPr>
          <w:p w:rsidR="667DC181" w:rsidP="667DC181" w:rsidRDefault="667DC181" w14:paraId="5881C27B" w14:textId="407A75B2">
            <w:pPr>
              <w:spacing w:before="0" w:beforeAutospacing="off" w:after="0" w:afterAutospacing="off"/>
              <w:jc w:val="center"/>
              <w:rPr>
                <w:rFonts w:ascii="Calibri" w:hAnsi="Calibri" w:eastAsia="Calibri" w:cs="Calibri"/>
                <w:sz w:val="16"/>
                <w:szCs w:val="16"/>
              </w:rPr>
            </w:pPr>
            <w:r w:rsidRPr="4620CC4D" w:rsidR="667DC181">
              <w:rPr>
                <w:rFonts w:ascii="EC Square Sans Pro" w:hAnsi="EC Square Sans Pro" w:eastAsia="EC Square Sans Pro" w:cs="EC Square Sans Pro"/>
                <w:sz w:val="16"/>
                <w:szCs w:val="16"/>
              </w:rPr>
              <w:t>1</w:t>
            </w:r>
            <w:del w:author="PASQUALINO Roberto (JRC-ISPRA)" w:date="2025-03-20T16:33:12.563Z" w:id="956725985">
              <w:r w:rsidRPr="4620CC4D" w:rsidDel="667DC181">
                <w:rPr>
                  <w:rFonts w:ascii="EC Square Sans Pro" w:hAnsi="EC Square Sans Pro" w:eastAsia="EC Square Sans Pro" w:cs="EC Square Sans Pro"/>
                  <w:sz w:val="16"/>
                  <w:szCs w:val="16"/>
                </w:rPr>
                <w:delText>1</w:delText>
              </w:r>
            </w:del>
            <w:ins w:author="PASQUALINO Roberto (JRC-ISPRA)" w:date="2025-03-20T16:33:12.632Z" w:id="1914234381">
              <w:r w:rsidRPr="4620CC4D" w:rsidR="6415A4CC">
                <w:rPr>
                  <w:rFonts w:ascii="EC Square Sans Pro" w:hAnsi="EC Square Sans Pro" w:eastAsia="EC Square Sans Pro" w:cs="EC Square Sans Pro"/>
                  <w:sz w:val="16"/>
                  <w:szCs w:val="16"/>
                </w:rPr>
                <w:t>2</w:t>
              </w:r>
            </w:ins>
            <w:r w:rsidRPr="4620CC4D" w:rsidR="667DC181">
              <w:rPr>
                <w:rFonts w:ascii="Calibri" w:hAnsi="Calibri" w:eastAsia="Calibri" w:cs="Calibri"/>
                <w:sz w:val="16"/>
                <w:szCs w:val="16"/>
              </w:rPr>
              <w:t xml:space="preserve"> </w:t>
            </w:r>
          </w:p>
        </w:tc>
      </w:tr>
      <w:tr w:rsidR="667DC181" w:rsidTr="4620CC4D" w14:paraId="47C6DE95">
        <w:trPr>
          <w:trHeight w:val="300"/>
          <w:trPrChange w:author="SANYE MENGUAL Esther (JRC-ISPRA)" w:date="2025-03-20T13:45:25.348Z" w16du:dateUtc="2025-03-20T13:45:25.348Z" w:id="461192063">
            <w:trPr>
              <w:trHeight w:val="300"/>
            </w:trPr>
          </w:trPrChange>
        </w:trPr>
        <w:tc>
          <w:tcPr>
            <w:tcW w:w="1208" w:type="dxa"/>
            <w:tcBorders>
              <w:top w:val="single" w:sz="8"/>
              <w:left w:val="single" w:sz="8"/>
              <w:bottom w:val="single" w:sz="8"/>
              <w:right w:val="single" w:sz="8"/>
            </w:tcBorders>
            <w:tcMar/>
            <w:vAlign w:val="top"/>
            <w:tcPrChange w:author="PASQUALINO Roberto (JRC-ISPRA)" w:date="2025-03-20T16:33:03.447Z" w:id="997393734">
              <w:tcPr>
                <w:tcW w:w="1208" w:type="dxa"/>
                <w:tcBorders>
                  <w:top w:val="single" w:sz="8"/>
                  <w:left w:val="single" w:sz="8"/>
                  <w:bottom w:val="single" w:sz="8"/>
                  <w:right w:val="single" w:sz="8"/>
                </w:tcBorders>
                <w:tcMar/>
                <w:vAlign w:val="top"/>
              </w:tcPr>
            </w:tcPrChange>
          </w:tcPr>
          <w:p w:rsidR="667DC181" w:rsidP="667DC181" w:rsidRDefault="667DC181" w14:paraId="1E3CD123" w14:textId="43E5949B">
            <w:pPr>
              <w:spacing w:before="0" w:beforeAutospacing="off" w:after="0" w:afterAutospacing="off"/>
              <w:jc w:val="both"/>
              <w:rPr>
                <w:rFonts w:ascii="EC Square Sans Pro" w:hAnsi="EC Square Sans Pro" w:eastAsia="EC Square Sans Pro" w:cs="EC Square Sans Pro"/>
                <w:b w:val="1"/>
                <w:bCs w:val="1"/>
                <w:sz w:val="16"/>
                <w:szCs w:val="16"/>
              </w:rPr>
            </w:pPr>
            <w:r w:rsidRPr="667DC181" w:rsidR="667DC181">
              <w:rPr>
                <w:rFonts w:ascii="EC Square Sans Pro" w:hAnsi="EC Square Sans Pro" w:eastAsia="EC Square Sans Pro" w:cs="EC Square Sans Pro"/>
                <w:b w:val="1"/>
                <w:bCs w:val="1"/>
                <w:sz w:val="16"/>
                <w:szCs w:val="16"/>
              </w:rPr>
              <w:t>TA3</w:t>
            </w:r>
          </w:p>
        </w:tc>
        <w:tc>
          <w:tcPr>
            <w:tcW w:w="1343" w:type="dxa"/>
            <w:tcBorders>
              <w:top w:val="single" w:sz="8"/>
              <w:left w:val="single" w:sz="8"/>
              <w:bottom w:val="single" w:sz="8"/>
              <w:right w:val="single" w:sz="8"/>
            </w:tcBorders>
            <w:tcMar/>
            <w:vAlign w:val="top"/>
            <w:tcPrChange w:author="PASQUALINO Roberto (JRC-ISPRA)" w:date="2025-03-20T16:33:03.448Z" w:id="1542508355">
              <w:tcPr>
                <w:tcW w:w="1343" w:type="dxa"/>
                <w:tcBorders>
                  <w:top w:val="single" w:sz="8"/>
                  <w:left w:val="single" w:sz="8"/>
                  <w:bottom w:val="single" w:sz="8"/>
                  <w:right w:val="single" w:sz="8"/>
                </w:tcBorders>
                <w:tcMar/>
                <w:vAlign w:val="top"/>
              </w:tcPr>
            </w:tcPrChange>
          </w:tcPr>
          <w:p w:rsidR="667DC181" w:rsidP="667DC181" w:rsidRDefault="667DC181" w14:paraId="3CA4161C" w14:textId="05B51FEE">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w:t>
            </w:r>
            <w:r w:rsidRPr="667DC181" w:rsidR="667DC181">
              <w:rPr>
                <w:rFonts w:ascii="Calibri" w:hAnsi="Calibri" w:eastAsia="Calibri" w:cs="Calibri"/>
                <w:sz w:val="16"/>
                <w:szCs w:val="16"/>
              </w:rPr>
              <w:t xml:space="preserve"> </w:t>
            </w:r>
          </w:p>
        </w:tc>
        <w:tc>
          <w:tcPr>
            <w:tcW w:w="1402" w:type="dxa"/>
            <w:tcBorders>
              <w:top w:val="single" w:sz="8"/>
              <w:left w:val="single" w:sz="8"/>
              <w:bottom w:val="single" w:sz="8"/>
              <w:right w:val="single" w:sz="8"/>
            </w:tcBorders>
            <w:tcMar/>
            <w:vAlign w:val="top"/>
            <w:tcPrChange w:author="PASQUALINO Roberto (JRC-ISPRA)" w:date="2025-03-20T16:33:03.448Z" w:id="491179396">
              <w:tcPr>
                <w:tcW w:w="1402" w:type="dxa"/>
                <w:tcBorders>
                  <w:top w:val="single" w:sz="8"/>
                  <w:left w:val="single" w:sz="8"/>
                  <w:bottom w:val="single" w:sz="8"/>
                  <w:right w:val="single" w:sz="8"/>
                </w:tcBorders>
                <w:tcMar/>
                <w:vAlign w:val="top"/>
              </w:tcPr>
            </w:tcPrChange>
          </w:tcPr>
          <w:p w:rsidR="667DC181" w:rsidP="667DC181" w:rsidRDefault="667DC181" w14:paraId="3B979569" w14:textId="07E6A24A">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w:t>
            </w:r>
            <w:r w:rsidRPr="667DC181" w:rsidR="667DC181">
              <w:rPr>
                <w:rFonts w:ascii="Calibri" w:hAnsi="Calibri" w:eastAsia="Calibri" w:cs="Calibri"/>
                <w:sz w:val="16"/>
                <w:szCs w:val="16"/>
              </w:rPr>
              <w:t xml:space="preserve"> </w:t>
            </w:r>
          </w:p>
        </w:tc>
        <w:tc>
          <w:tcPr>
            <w:tcW w:w="1307" w:type="dxa"/>
            <w:tcBorders>
              <w:top w:val="single" w:sz="8"/>
              <w:left w:val="single" w:sz="8"/>
              <w:bottom w:val="single" w:sz="8"/>
              <w:right w:val="single" w:sz="8"/>
            </w:tcBorders>
            <w:tcMar/>
            <w:vAlign w:val="top"/>
            <w:tcPrChange w:author="PASQUALINO Roberto (JRC-ISPRA)" w:date="2025-03-20T16:33:03.448Z" w:id="1671848787">
              <w:tcPr>
                <w:tcW w:w="1307" w:type="dxa"/>
                <w:tcBorders>
                  <w:top w:val="single" w:sz="8"/>
                  <w:left w:val="single" w:sz="8"/>
                  <w:bottom w:val="single" w:sz="8"/>
                  <w:right w:val="single" w:sz="8"/>
                </w:tcBorders>
                <w:tcMar/>
                <w:vAlign w:val="top"/>
              </w:tcPr>
            </w:tcPrChange>
          </w:tcPr>
          <w:p w:rsidR="667DC181" w:rsidP="667DC181" w:rsidRDefault="667DC181" w14:paraId="7C803E1C" w14:textId="70E7EA93">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w:t>
            </w:r>
            <w:r w:rsidRPr="667DC181" w:rsidR="667DC181">
              <w:rPr>
                <w:rFonts w:ascii="Calibri" w:hAnsi="Calibri" w:eastAsia="Calibri" w:cs="Calibri"/>
                <w:sz w:val="16"/>
                <w:szCs w:val="16"/>
              </w:rPr>
              <w:t xml:space="preserve"> </w:t>
            </w:r>
          </w:p>
        </w:tc>
        <w:tc>
          <w:tcPr>
            <w:tcW w:w="1572" w:type="dxa"/>
            <w:tcBorders>
              <w:top w:val="single" w:sz="8"/>
              <w:left w:val="single" w:sz="8"/>
              <w:bottom w:val="single" w:sz="8"/>
              <w:right w:val="single" w:color="000000" w:themeColor="text1" w:sz="12"/>
            </w:tcBorders>
            <w:tcMar/>
            <w:vAlign w:val="top"/>
            <w:tcPrChange w:author="PASQUALINO Roberto (JRC-ISPRA)" w:date="2025-03-20T16:33:03.449Z" w:id="1407076972">
              <w:tcPr>
                <w:tcW w:w="2036" w:type="dxa"/>
                <w:tcBorders>
                  <w:top w:val="single" w:sz="8"/>
                  <w:left w:val="single" w:sz="8"/>
                  <w:bottom w:val="single" w:sz="8"/>
                  <w:right w:val="single" w:sz="8"/>
                </w:tcBorders>
                <w:tcMar/>
                <w:vAlign w:val="top"/>
              </w:tcPr>
            </w:tcPrChange>
          </w:tcPr>
          <w:p w:rsidR="667DC181" w:rsidP="667DC181" w:rsidRDefault="667DC181" w14:paraId="6FBDD55A" w14:textId="1DE3C78F">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b w:val="1"/>
                <w:bCs w:val="1"/>
                <w:sz w:val="16"/>
                <w:szCs w:val="16"/>
              </w:rPr>
              <w:t>12 targets</w:t>
            </w:r>
            <w:r w:rsidRPr="667DC181" w:rsidR="667DC181">
              <w:rPr>
                <w:rFonts w:ascii="Calibri" w:hAnsi="Calibri" w:eastAsia="Calibri" w:cs="Calibri"/>
                <w:sz w:val="16"/>
                <w:szCs w:val="16"/>
              </w:rPr>
              <w:t xml:space="preserve">  </w:t>
            </w:r>
          </w:p>
          <w:p w:rsidR="667DC181" w:rsidP="667DC181" w:rsidRDefault="667DC181" w14:paraId="68E78F9D" w14:textId="28856BE4">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(recycling material in batteries, recycling of packaging including PET bottles)</w:t>
            </w:r>
            <w:r w:rsidRPr="667DC181" w:rsidR="667DC181">
              <w:rPr>
                <w:rFonts w:ascii="Calibri" w:hAnsi="Calibri" w:eastAsia="Calibri" w:cs="Calibri"/>
                <w:sz w:val="16"/>
                <w:szCs w:val="16"/>
              </w:rPr>
              <w:t xml:space="preserve"> </w:t>
            </w:r>
          </w:p>
        </w:tc>
        <w:tc>
          <w:tcPr>
            <w:tcW w:w="1252" w:type="dxa"/>
            <w:tcBorders>
              <w:top w:val="single" w:color="000000" w:themeColor="text1" w:sz="12"/>
              <w:left w:val="single" w:color="000000" w:themeColor="text1" w:sz="12"/>
              <w:bottom w:val="single" w:color="000000" w:themeColor="text1" w:sz="12"/>
              <w:right w:val="single" w:color="000000" w:themeColor="text1" w:sz="12"/>
            </w:tcBorders>
            <w:tcMar/>
            <w:vAlign w:val="top"/>
            <w:tcPrChange w:author="PASQUALINO Roberto (JRC-ISPRA)" w:date="2025-03-20T16:41:10.149Z" w:id="528155327">
              <w:tcPr>
                <w:tcW w:w="788" w:type="dxa"/>
                <w:tcBorders>
                  <w:top w:val="single" w:sz="8"/>
                  <w:left w:val="single" w:sz="8"/>
                  <w:bottom w:val="single" w:sz="8"/>
                  <w:right w:val="single" w:sz="8"/>
                </w:tcBorders>
                <w:shd w:val="clear" w:color="auto" w:fill="FFFF00"/>
                <w:tcMar/>
                <w:vAlign w:val="top"/>
              </w:tcPr>
            </w:tcPrChange>
          </w:tcPr>
          <w:p w:rsidR="667DC181" w:rsidP="667DC181" w:rsidRDefault="667DC181" w14:paraId="789873EB" w14:textId="445B942C">
            <w:pPr>
              <w:spacing w:before="0" w:beforeAutospacing="off" w:after="0" w:afterAutospacing="off"/>
              <w:jc w:val="center"/>
              <w:rPr>
                <w:rFonts w:ascii="EC Square Sans Pro" w:hAnsi="EC Square Sans Pro" w:eastAsia="EC Square Sans Pro" w:cs="EC Square Sans Pro"/>
                <w:sz w:val="16"/>
                <w:szCs w:val="16"/>
              </w:rPr>
            </w:pPr>
            <w:r w:rsidRPr="667DC181" w:rsidR="667DC181">
              <w:rPr>
                <w:rFonts w:ascii="EC Square Sans Pro" w:hAnsi="EC Square Sans Pro" w:eastAsia="EC Square Sans Pro" w:cs="EC Square Sans Pro"/>
                <w:sz w:val="16"/>
                <w:szCs w:val="16"/>
              </w:rPr>
              <w:t xml:space="preserve"> </w:t>
            </w:r>
          </w:p>
        </w:tc>
        <w:tc>
          <w:tcPr>
            <w:tcW w:w="791" w:type="dxa"/>
            <w:tcBorders>
              <w:top w:val="single" w:color="000000" w:themeColor="text1" w:sz="12"/>
              <w:left w:val="single" w:color="000000" w:themeColor="text1" w:sz="12"/>
              <w:bottom w:val="single" w:color="000000" w:themeColor="text1" w:sz="12"/>
              <w:right w:val="single" w:color="000000" w:themeColor="text1" w:sz="12"/>
            </w:tcBorders>
            <w:tcMar/>
            <w:vAlign w:val="top"/>
            <w:tcPrChange w:author="PASQUALINO Roberto (JRC-ISPRA)" w:date="2025-03-20T16:41:10.147Z" w:id="1718862663">
              <w:tcPr>
                <w:tcW w:w="791" w:type="dxa"/>
                <w:tcBorders>
                  <w:top w:val="single" w:sz="8"/>
                  <w:left w:val="single" w:sz="8"/>
                  <w:bottom w:val="single" w:sz="8"/>
                  <w:right w:val="single" w:sz="8"/>
                </w:tcBorders>
                <w:shd w:val="clear" w:color="auto" w:fill="FFFF00"/>
                <w:tcMar/>
                <w:vAlign w:val="top"/>
              </w:tcPr>
            </w:tcPrChange>
          </w:tcPr>
          <w:p w:rsidR="667DC181" w:rsidP="667DC181" w:rsidRDefault="667DC181" w14:paraId="570EDCC7" w14:textId="0AE9A9A5">
            <w:pPr>
              <w:spacing w:before="0" w:beforeAutospacing="off" w:after="0" w:afterAutospacing="off"/>
              <w:jc w:val="center"/>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12</w:t>
            </w:r>
            <w:r w:rsidRPr="667DC181" w:rsidR="667DC181">
              <w:rPr>
                <w:rFonts w:ascii="Calibri" w:hAnsi="Calibri" w:eastAsia="Calibri" w:cs="Calibri"/>
                <w:sz w:val="16"/>
                <w:szCs w:val="16"/>
              </w:rPr>
              <w:t xml:space="preserve"> </w:t>
            </w:r>
          </w:p>
        </w:tc>
      </w:tr>
      <w:tr w:rsidR="667DC181" w:rsidTr="4620CC4D" w14:paraId="7C205FCB">
        <w:trPr>
          <w:trHeight w:val="300"/>
          <w:trPrChange w:author="SANYE MENGUAL Esther (JRC-ISPRA)" w:date="2025-03-20T13:45:25.35Z" w16du:dateUtc="2025-03-20T13:45:25.35Z" w:id="53586867">
            <w:trPr>
              <w:trHeight w:val="300"/>
            </w:trPr>
          </w:trPrChange>
        </w:trPr>
        <w:tc>
          <w:tcPr>
            <w:tcW w:w="1208" w:type="dxa"/>
            <w:tcBorders>
              <w:top w:val="single" w:sz="8"/>
              <w:left w:val="single" w:sz="8"/>
              <w:bottom w:val="single" w:sz="8"/>
              <w:right w:val="single" w:sz="8"/>
            </w:tcBorders>
            <w:tcMar/>
            <w:vAlign w:val="top"/>
            <w:tcPrChange w:author="PASQUALINO Roberto (JRC-ISPRA)" w:date="2025-03-20T16:33:03.449Z" w:id="1873469057">
              <w:tcPr>
                <w:tcW w:w="1208" w:type="dxa"/>
                <w:tcBorders>
                  <w:top w:val="single" w:sz="8"/>
                  <w:left w:val="single" w:sz="8"/>
                  <w:bottom w:val="single" w:sz="8"/>
                  <w:right w:val="single" w:sz="8"/>
                </w:tcBorders>
                <w:tcMar/>
                <w:vAlign w:val="top"/>
              </w:tcPr>
            </w:tcPrChange>
          </w:tcPr>
          <w:p w:rsidR="667DC181" w:rsidP="667DC181" w:rsidRDefault="667DC181" w14:paraId="612A04F5" w14:textId="631F9154">
            <w:pPr>
              <w:spacing w:before="0" w:beforeAutospacing="off" w:after="0" w:afterAutospacing="off"/>
              <w:jc w:val="both"/>
              <w:rPr>
                <w:rFonts w:ascii="EC Square Sans Pro" w:hAnsi="EC Square Sans Pro" w:eastAsia="EC Square Sans Pro" w:cs="EC Square Sans Pro"/>
                <w:b w:val="1"/>
                <w:bCs w:val="1"/>
                <w:sz w:val="16"/>
                <w:szCs w:val="16"/>
              </w:rPr>
            </w:pPr>
            <w:r w:rsidRPr="667DC181" w:rsidR="667DC181">
              <w:rPr>
                <w:rFonts w:ascii="EC Square Sans Pro" w:hAnsi="EC Square Sans Pro" w:eastAsia="EC Square Sans Pro" w:cs="EC Square Sans Pro"/>
                <w:b w:val="1"/>
                <w:bCs w:val="1"/>
                <w:sz w:val="16"/>
                <w:szCs w:val="16"/>
              </w:rPr>
              <w:t>TA4</w:t>
            </w:r>
          </w:p>
        </w:tc>
        <w:tc>
          <w:tcPr>
            <w:tcW w:w="1343" w:type="dxa"/>
            <w:tcBorders>
              <w:top w:val="single" w:sz="8"/>
              <w:left w:val="single" w:sz="8"/>
              <w:bottom w:val="single" w:sz="8"/>
              <w:right w:val="single" w:sz="8"/>
            </w:tcBorders>
            <w:tcMar/>
            <w:vAlign w:val="top"/>
            <w:tcPrChange w:author="PASQUALINO Roberto (JRC-ISPRA)" w:date="2025-03-20T16:33:03.449Z" w:id="1611905397">
              <w:tcPr>
                <w:tcW w:w="1343" w:type="dxa"/>
                <w:tcBorders>
                  <w:top w:val="single" w:sz="8"/>
                  <w:left w:val="single" w:sz="8"/>
                  <w:bottom w:val="single" w:sz="8"/>
                  <w:right w:val="single" w:sz="8"/>
                </w:tcBorders>
                <w:tcMar/>
                <w:vAlign w:val="top"/>
              </w:tcPr>
            </w:tcPrChange>
          </w:tcPr>
          <w:p w:rsidR="667DC181" w:rsidP="667DC181" w:rsidRDefault="667DC181" w14:paraId="6580083F" w14:textId="07473E9F">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w:t>
            </w:r>
            <w:r w:rsidRPr="667DC181" w:rsidR="667DC181">
              <w:rPr>
                <w:rFonts w:ascii="Calibri" w:hAnsi="Calibri" w:eastAsia="Calibri" w:cs="Calibri"/>
                <w:sz w:val="16"/>
                <w:szCs w:val="16"/>
              </w:rPr>
              <w:t xml:space="preserve"> </w:t>
            </w:r>
          </w:p>
        </w:tc>
        <w:tc>
          <w:tcPr>
            <w:tcW w:w="1402" w:type="dxa"/>
            <w:tcBorders>
              <w:top w:val="single" w:sz="8"/>
              <w:left w:val="single" w:sz="8"/>
              <w:bottom w:val="single" w:sz="8"/>
              <w:right w:val="single" w:sz="8"/>
            </w:tcBorders>
            <w:tcMar/>
            <w:vAlign w:val="top"/>
            <w:tcPrChange w:author="PASQUALINO Roberto (JRC-ISPRA)" w:date="2025-03-20T16:33:03.449Z" w:id="2013069034">
              <w:tcPr>
                <w:tcW w:w="1402" w:type="dxa"/>
                <w:tcBorders>
                  <w:top w:val="single" w:sz="8"/>
                  <w:left w:val="single" w:sz="8"/>
                  <w:bottom w:val="single" w:sz="8"/>
                  <w:right w:val="single" w:sz="8"/>
                </w:tcBorders>
                <w:tcMar/>
                <w:vAlign w:val="top"/>
              </w:tcPr>
            </w:tcPrChange>
          </w:tcPr>
          <w:p w:rsidR="667DC181" w:rsidP="667DC181" w:rsidRDefault="667DC181" w14:paraId="0D68D356" w14:textId="0AD94C31">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w:t>
            </w:r>
            <w:r w:rsidRPr="667DC181" w:rsidR="667DC181">
              <w:rPr>
                <w:rFonts w:ascii="Calibri" w:hAnsi="Calibri" w:eastAsia="Calibri" w:cs="Calibri"/>
                <w:sz w:val="16"/>
                <w:szCs w:val="16"/>
              </w:rPr>
              <w:t xml:space="preserve"> </w:t>
            </w:r>
          </w:p>
        </w:tc>
        <w:tc>
          <w:tcPr>
            <w:tcW w:w="1307" w:type="dxa"/>
            <w:tcBorders>
              <w:top w:val="single" w:sz="8"/>
              <w:left w:val="single" w:sz="8"/>
              <w:bottom w:val="single" w:sz="8"/>
              <w:right w:val="single" w:sz="8"/>
            </w:tcBorders>
            <w:tcMar/>
            <w:vAlign w:val="top"/>
            <w:tcPrChange w:author="PASQUALINO Roberto (JRC-ISPRA)" w:date="2025-03-20T16:33:03.45Z" w:id="965915003">
              <w:tcPr>
                <w:tcW w:w="1307" w:type="dxa"/>
                <w:tcBorders>
                  <w:top w:val="single" w:sz="8"/>
                  <w:left w:val="single" w:sz="8"/>
                  <w:bottom w:val="single" w:sz="8"/>
                  <w:right w:val="single" w:sz="8"/>
                </w:tcBorders>
                <w:tcMar/>
                <w:vAlign w:val="top"/>
              </w:tcPr>
            </w:tcPrChange>
          </w:tcPr>
          <w:p w:rsidR="667DC181" w:rsidP="667DC181" w:rsidRDefault="667DC181" w14:paraId="6628925E" w14:textId="73A711FC">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b w:val="1"/>
                <w:bCs w:val="1"/>
                <w:sz w:val="16"/>
                <w:szCs w:val="16"/>
              </w:rPr>
              <w:t>2 targets</w:t>
            </w:r>
            <w:r w:rsidRPr="667DC181" w:rsidR="667DC181">
              <w:rPr>
                <w:rFonts w:ascii="Calibri" w:hAnsi="Calibri" w:eastAsia="Calibri" w:cs="Calibri"/>
                <w:sz w:val="16"/>
                <w:szCs w:val="16"/>
              </w:rPr>
              <w:t xml:space="preserve"> </w:t>
            </w:r>
          </w:p>
          <w:p w:rsidR="667DC181" w:rsidP="667DC181" w:rsidRDefault="667DC181" w14:paraId="509FB1C0" w14:textId="72BA5A86">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(sustainable fuel in aviation and road transport)</w:t>
            </w:r>
            <w:r w:rsidRPr="667DC181" w:rsidR="667DC181">
              <w:rPr>
                <w:rFonts w:ascii="Calibri" w:hAnsi="Calibri" w:eastAsia="Calibri" w:cs="Calibri"/>
                <w:sz w:val="16"/>
                <w:szCs w:val="16"/>
              </w:rPr>
              <w:t xml:space="preserve"> </w:t>
            </w:r>
          </w:p>
        </w:tc>
        <w:tc>
          <w:tcPr>
            <w:tcW w:w="1572" w:type="dxa"/>
            <w:tcBorders>
              <w:top w:val="single" w:sz="8"/>
              <w:left w:val="single" w:sz="8"/>
              <w:bottom w:val="single" w:sz="8"/>
              <w:right w:val="single" w:color="000000" w:themeColor="text1" w:sz="12"/>
            </w:tcBorders>
            <w:tcMar/>
            <w:vAlign w:val="top"/>
            <w:tcPrChange w:author="PASQUALINO Roberto (JRC-ISPRA)" w:date="2025-03-20T16:33:03.45Z" w:id="417641790">
              <w:tcPr>
                <w:tcW w:w="2036" w:type="dxa"/>
                <w:tcBorders>
                  <w:top w:val="single" w:sz="8"/>
                  <w:left w:val="single" w:sz="8"/>
                  <w:bottom w:val="single" w:sz="8"/>
                  <w:right w:val="single" w:sz="8"/>
                </w:tcBorders>
                <w:tcMar/>
                <w:vAlign w:val="top"/>
              </w:tcPr>
            </w:tcPrChange>
          </w:tcPr>
          <w:p w:rsidR="667DC181" w:rsidP="667DC181" w:rsidRDefault="667DC181" w14:paraId="6E4132DA" w14:textId="419C7409">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w:t>
            </w:r>
            <w:r w:rsidRPr="667DC181" w:rsidR="667DC181">
              <w:rPr>
                <w:rFonts w:ascii="Calibri" w:hAnsi="Calibri" w:eastAsia="Calibri" w:cs="Calibri"/>
                <w:sz w:val="16"/>
                <w:szCs w:val="16"/>
              </w:rPr>
              <w:t xml:space="preserve"> </w:t>
            </w:r>
          </w:p>
        </w:tc>
        <w:tc>
          <w:tcPr>
            <w:tcW w:w="1252" w:type="dxa"/>
            <w:tcBorders>
              <w:top w:val="single" w:color="000000" w:themeColor="text1" w:sz="12"/>
              <w:left w:val="single" w:color="000000" w:themeColor="text1" w:sz="12"/>
              <w:bottom w:val="single" w:color="000000" w:themeColor="text1" w:sz="12"/>
              <w:right w:val="single" w:color="000000" w:themeColor="text1" w:sz="12"/>
            </w:tcBorders>
            <w:tcMar/>
            <w:vAlign w:val="top"/>
            <w:tcPrChange w:author="PASQUALINO Roberto (JRC-ISPRA)" w:date="2025-03-20T16:41:10.15Z" w:id="558371006">
              <w:tcPr>
                <w:tcW w:w="788" w:type="dxa"/>
                <w:tcBorders>
                  <w:top w:val="single" w:sz="8"/>
                  <w:left w:val="single" w:sz="8"/>
                  <w:bottom w:val="single" w:sz="8"/>
                  <w:right w:val="single" w:sz="8"/>
                </w:tcBorders>
                <w:shd w:val="clear" w:color="auto" w:fill="FFFF00"/>
                <w:tcMar/>
                <w:vAlign w:val="top"/>
              </w:tcPr>
            </w:tcPrChange>
          </w:tcPr>
          <w:p w:rsidR="667DC181" w:rsidP="4620CC4D" w:rsidRDefault="667DC181" w14:paraId="0072AEBD" w14:textId="7B8ACC58">
            <w:pPr>
              <w:spacing w:before="0" w:beforeAutospacing="off" w:after="0" w:afterAutospacing="off"/>
              <w:jc w:val="center"/>
              <w:rPr>
                <w:ins w:author="PASQUALINO Roberto (JRC-ISPRA)" w:date="2025-03-20T16:32:31.997Z" w16du:dateUtc="2025-03-20T16:32:31.997Z" w:id="350271996"/>
                <w:rFonts w:ascii="EC Square Sans Pro" w:hAnsi="EC Square Sans Pro" w:eastAsia="EC Square Sans Pro" w:cs="EC Square Sans Pro"/>
                <w:b w:val="1"/>
                <w:bCs w:val="1"/>
                <w:sz w:val="16"/>
                <w:szCs w:val="16"/>
              </w:rPr>
            </w:pPr>
            <w:r w:rsidRPr="4620CC4D" w:rsidR="667DC181">
              <w:rPr>
                <w:rFonts w:ascii="EC Square Sans Pro" w:hAnsi="EC Square Sans Pro" w:eastAsia="EC Square Sans Pro" w:cs="EC Square Sans Pro"/>
                <w:sz w:val="16"/>
                <w:szCs w:val="16"/>
              </w:rPr>
              <w:t xml:space="preserve"> </w:t>
            </w:r>
            <w:ins w:author="PASQUALINO Roberto (JRC-ISPRA)" w:date="2025-03-20T16:32:31.155Z" w:id="853396456">
              <w:r w:rsidRPr="4620CC4D" w:rsidR="7C5ECDFF">
                <w:rPr>
                  <w:rFonts w:ascii="EC Square Sans Pro" w:hAnsi="EC Square Sans Pro" w:eastAsia="EC Square Sans Pro" w:cs="EC Square Sans Pro"/>
                  <w:b w:val="1"/>
                  <w:bCs w:val="1"/>
                  <w:sz w:val="16"/>
                  <w:szCs w:val="16"/>
                  <w:rPrChange w:author="PASQUALINO Roberto (JRC-ISPRA)" w:date="2025-03-20T16:37:39.646Z" w:id="2026046978">
                    <w:rPr>
                      <w:rFonts w:ascii="EC Square Sans Pro" w:hAnsi="EC Square Sans Pro" w:eastAsia="EC Square Sans Pro" w:cs="EC Square Sans Pro"/>
                      <w:sz w:val="16"/>
                      <w:szCs w:val="16"/>
                    </w:rPr>
                  </w:rPrChange>
                </w:rPr>
                <w:t>2 targets</w:t>
              </w:r>
            </w:ins>
          </w:p>
          <w:p w:rsidR="667DC181" w:rsidP="667DC181" w:rsidRDefault="667DC181" w14:paraId="4E10452C" w14:textId="5B0FDF82">
            <w:pPr>
              <w:spacing w:before="0" w:beforeAutospacing="off" w:after="0" w:afterAutospacing="off"/>
              <w:jc w:val="center"/>
              <w:rPr>
                <w:rFonts w:ascii="EC Square Sans Pro" w:hAnsi="EC Square Sans Pro" w:eastAsia="EC Square Sans Pro" w:cs="EC Square Sans Pro"/>
                <w:sz w:val="16"/>
                <w:szCs w:val="16"/>
              </w:rPr>
            </w:pPr>
            <w:ins w:author="PASQUALINO Roberto (JRC-ISPRA)" w:date="2025-03-20T16:32:52.886Z" w:id="1291370390">
              <w:r w:rsidRPr="4620CC4D" w:rsidR="7C5ECDFF">
                <w:rPr>
                  <w:rFonts w:ascii="EC Square Sans Pro" w:hAnsi="EC Square Sans Pro" w:eastAsia="EC Square Sans Pro" w:cs="EC Square Sans Pro"/>
                  <w:sz w:val="16"/>
                  <w:szCs w:val="16"/>
                </w:rPr>
                <w:t xml:space="preserve">(emissions </w:t>
              </w:r>
            </w:ins>
            <w:ins w:author="PASQUALINO Roberto (JRC-ISPRA)" w:date="2025-03-20T16:36:45.606Z" w:id="51067440">
              <w:r w:rsidRPr="4620CC4D" w:rsidR="27090B52">
                <w:rPr>
                  <w:rFonts w:ascii="EC Square Sans Pro" w:hAnsi="EC Square Sans Pro" w:eastAsia="EC Square Sans Pro" w:cs="EC Square Sans Pro"/>
                  <w:sz w:val="16"/>
                  <w:szCs w:val="16"/>
                </w:rPr>
                <w:t>of</w:t>
              </w:r>
            </w:ins>
            <w:ins w:author="PASQUALINO Roberto (JRC-ISPRA)" w:date="2025-03-20T16:32:52.886Z" w:id="35792222">
              <w:r w:rsidRPr="4620CC4D" w:rsidR="7C5ECDFF">
                <w:rPr>
                  <w:rFonts w:ascii="EC Square Sans Pro" w:hAnsi="EC Square Sans Pro" w:eastAsia="EC Square Sans Pro" w:cs="EC Square Sans Pro"/>
                  <w:sz w:val="16"/>
                  <w:szCs w:val="16"/>
                </w:rPr>
                <w:t xml:space="preserve"> transport, and </w:t>
              </w:r>
              <w:r w:rsidRPr="4620CC4D" w:rsidR="7C5ECDFF">
                <w:rPr>
                  <w:rFonts w:ascii="EC Square Sans Pro" w:hAnsi="EC Square Sans Pro" w:eastAsia="EC Square Sans Pro" w:cs="EC Square Sans Pro"/>
                  <w:sz w:val="16"/>
                  <w:szCs w:val="16"/>
                </w:rPr>
                <w:t>heavy duty</w:t>
              </w:r>
              <w:r w:rsidRPr="4620CC4D" w:rsidR="7C5ECDFF">
                <w:rPr>
                  <w:rFonts w:ascii="EC Square Sans Pro" w:hAnsi="EC Square Sans Pro" w:eastAsia="EC Square Sans Pro" w:cs="EC Square Sans Pro"/>
                  <w:sz w:val="16"/>
                  <w:szCs w:val="16"/>
                </w:rPr>
                <w:t xml:space="preserve"> vehicles)</w:t>
              </w:r>
            </w:ins>
          </w:p>
        </w:tc>
        <w:tc>
          <w:tcPr>
            <w:tcW w:w="791" w:type="dxa"/>
            <w:tcBorders>
              <w:top w:val="single" w:color="000000" w:themeColor="text1" w:sz="12"/>
              <w:left w:val="single" w:color="000000" w:themeColor="text1" w:sz="12"/>
              <w:bottom w:val="single" w:color="000000" w:themeColor="text1" w:sz="12"/>
              <w:right w:val="single" w:color="000000" w:themeColor="text1" w:sz="12"/>
            </w:tcBorders>
            <w:tcMar/>
            <w:vAlign w:val="top"/>
            <w:tcPrChange w:author="PASQUALINO Roberto (JRC-ISPRA)" w:date="2025-03-20T16:41:10.147Z" w:id="1283562830">
              <w:tcPr>
                <w:tcW w:w="791" w:type="dxa"/>
                <w:tcBorders>
                  <w:top w:val="single" w:sz="8"/>
                  <w:left w:val="single" w:sz="8"/>
                  <w:bottom w:val="single" w:sz="8"/>
                  <w:right w:val="single" w:sz="8"/>
                </w:tcBorders>
                <w:shd w:val="clear" w:color="auto" w:fill="FFFF00"/>
                <w:tcMar/>
                <w:vAlign w:val="top"/>
              </w:tcPr>
            </w:tcPrChange>
          </w:tcPr>
          <w:p w:rsidR="667DC181" w:rsidP="667DC181" w:rsidRDefault="667DC181" w14:paraId="658C2F82" w14:textId="18040878">
            <w:pPr>
              <w:spacing w:before="0" w:beforeAutospacing="off" w:after="0" w:afterAutospacing="off"/>
              <w:jc w:val="center"/>
              <w:rPr>
                <w:rFonts w:ascii="Calibri" w:hAnsi="Calibri" w:eastAsia="Calibri" w:cs="Calibri"/>
                <w:sz w:val="16"/>
                <w:szCs w:val="16"/>
              </w:rPr>
            </w:pPr>
            <w:del w:author="PASQUALINO Roberto (JRC-ISPRA)" w:date="2025-03-20T16:33:16.465Z" w:id="737176488">
              <w:r w:rsidRPr="4620CC4D" w:rsidDel="667DC181">
                <w:rPr>
                  <w:rFonts w:ascii="EC Square Sans Pro" w:hAnsi="EC Square Sans Pro" w:eastAsia="EC Square Sans Pro" w:cs="EC Square Sans Pro"/>
                  <w:sz w:val="16"/>
                  <w:szCs w:val="16"/>
                </w:rPr>
                <w:delText>2</w:delText>
              </w:r>
            </w:del>
            <w:ins w:author="PASQUALINO Roberto (JRC-ISPRA)" w:date="2025-03-20T16:33:16.527Z" w:id="883848992">
              <w:r w:rsidRPr="4620CC4D" w:rsidR="14736E0C">
                <w:rPr>
                  <w:rFonts w:ascii="EC Square Sans Pro" w:hAnsi="EC Square Sans Pro" w:eastAsia="EC Square Sans Pro" w:cs="EC Square Sans Pro"/>
                  <w:sz w:val="16"/>
                  <w:szCs w:val="16"/>
                </w:rPr>
                <w:t>4</w:t>
              </w:r>
            </w:ins>
            <w:r w:rsidRPr="4620CC4D" w:rsidR="667DC181">
              <w:rPr>
                <w:rFonts w:ascii="Calibri" w:hAnsi="Calibri" w:eastAsia="Calibri" w:cs="Calibri"/>
                <w:sz w:val="16"/>
                <w:szCs w:val="16"/>
              </w:rPr>
              <w:t xml:space="preserve"> </w:t>
            </w:r>
          </w:p>
        </w:tc>
      </w:tr>
      <w:tr w:rsidR="667DC181" w:rsidTr="4620CC4D" w14:paraId="6A91F4A3">
        <w:trPr>
          <w:trHeight w:val="300"/>
          <w:trPrChange w:author="SANYE MENGUAL Esther (JRC-ISPRA)" w:date="2025-03-20T13:45:25.351Z" w16du:dateUtc="2025-03-20T13:45:25.351Z" w:id="2051199382">
            <w:trPr>
              <w:trHeight w:val="300"/>
            </w:trPr>
          </w:trPrChange>
        </w:trPr>
        <w:tc>
          <w:tcPr>
            <w:tcW w:w="1208" w:type="dxa"/>
            <w:tcBorders>
              <w:top w:val="single" w:sz="8"/>
              <w:left w:val="single" w:sz="8"/>
              <w:bottom w:val="single" w:sz="8"/>
              <w:right w:val="single" w:sz="8"/>
            </w:tcBorders>
            <w:tcMar/>
            <w:vAlign w:val="top"/>
            <w:tcPrChange w:author="PASQUALINO Roberto (JRC-ISPRA)" w:date="2025-03-20T16:33:03.45Z" w:id="1635081398">
              <w:tcPr>
                <w:tcW w:w="1208" w:type="dxa"/>
                <w:tcBorders>
                  <w:top w:val="single" w:sz="8"/>
                  <w:left w:val="single" w:sz="8"/>
                  <w:bottom w:val="single" w:sz="8"/>
                  <w:right w:val="single" w:sz="8"/>
                </w:tcBorders>
                <w:tcMar/>
                <w:vAlign w:val="top"/>
              </w:tcPr>
            </w:tcPrChange>
          </w:tcPr>
          <w:p w:rsidR="667DC181" w:rsidP="667DC181" w:rsidRDefault="667DC181" w14:paraId="2DCCB4E8" w14:textId="21F43138">
            <w:pPr>
              <w:spacing w:before="0" w:beforeAutospacing="off" w:after="0" w:afterAutospacing="off"/>
              <w:jc w:val="both"/>
              <w:rPr>
                <w:rFonts w:ascii="EC Square Sans Pro" w:hAnsi="EC Square Sans Pro" w:eastAsia="EC Square Sans Pro" w:cs="EC Square Sans Pro"/>
                <w:b w:val="1"/>
                <w:bCs w:val="1"/>
                <w:sz w:val="16"/>
                <w:szCs w:val="16"/>
              </w:rPr>
            </w:pPr>
            <w:r w:rsidRPr="667DC181" w:rsidR="667DC181">
              <w:rPr>
                <w:rFonts w:ascii="EC Square Sans Pro" w:hAnsi="EC Square Sans Pro" w:eastAsia="EC Square Sans Pro" w:cs="EC Square Sans Pro"/>
                <w:b w:val="1"/>
                <w:bCs w:val="1"/>
                <w:sz w:val="16"/>
                <w:szCs w:val="16"/>
              </w:rPr>
              <w:t>TA5</w:t>
            </w:r>
          </w:p>
        </w:tc>
        <w:tc>
          <w:tcPr>
            <w:tcW w:w="1343" w:type="dxa"/>
            <w:tcBorders>
              <w:top w:val="single" w:sz="8"/>
              <w:left w:val="single" w:sz="8"/>
              <w:bottom w:val="single" w:sz="8"/>
              <w:right w:val="single" w:sz="8"/>
            </w:tcBorders>
            <w:tcMar/>
            <w:vAlign w:val="top"/>
            <w:tcPrChange w:author="PASQUALINO Roberto (JRC-ISPRA)" w:date="2025-03-20T16:33:03.451Z" w:id="1169365188">
              <w:tcPr>
                <w:tcW w:w="1343" w:type="dxa"/>
                <w:tcBorders>
                  <w:top w:val="single" w:sz="8"/>
                  <w:left w:val="single" w:sz="8"/>
                  <w:bottom w:val="single" w:sz="8"/>
                  <w:right w:val="single" w:sz="8"/>
                </w:tcBorders>
                <w:tcMar/>
                <w:vAlign w:val="top"/>
              </w:tcPr>
            </w:tcPrChange>
          </w:tcPr>
          <w:p w:rsidR="667DC181" w:rsidP="667DC181" w:rsidRDefault="667DC181" w14:paraId="0145C092" w14:textId="1A716F74">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b w:val="1"/>
                <w:bCs w:val="1"/>
                <w:sz w:val="16"/>
                <w:szCs w:val="16"/>
              </w:rPr>
              <w:t>4 targets</w:t>
            </w:r>
            <w:r w:rsidRPr="667DC181" w:rsidR="667DC181">
              <w:rPr>
                <w:rFonts w:ascii="Calibri" w:hAnsi="Calibri" w:eastAsia="Calibri" w:cs="Calibri"/>
                <w:sz w:val="16"/>
                <w:szCs w:val="16"/>
              </w:rPr>
              <w:t xml:space="preserve"> </w:t>
            </w:r>
          </w:p>
          <w:p w:rsidR="667DC181" w:rsidP="667DC181" w:rsidRDefault="667DC181" w14:paraId="44894E29" w14:textId="129DDB0E">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(pesticides reduction, food waste related)</w:t>
            </w:r>
            <w:r w:rsidRPr="667DC181" w:rsidR="667DC181">
              <w:rPr>
                <w:rFonts w:ascii="Calibri" w:hAnsi="Calibri" w:eastAsia="Calibri" w:cs="Calibri"/>
                <w:sz w:val="16"/>
                <w:szCs w:val="16"/>
              </w:rPr>
              <w:t xml:space="preserve"> </w:t>
            </w:r>
          </w:p>
        </w:tc>
        <w:tc>
          <w:tcPr>
            <w:tcW w:w="1402" w:type="dxa"/>
            <w:tcBorders>
              <w:top w:val="single" w:sz="8"/>
              <w:left w:val="single" w:sz="8"/>
              <w:bottom w:val="single" w:sz="8"/>
              <w:right w:val="single" w:sz="8"/>
            </w:tcBorders>
            <w:tcMar/>
            <w:vAlign w:val="top"/>
            <w:tcPrChange w:author="PASQUALINO Roberto (JRC-ISPRA)" w:date="2025-03-20T16:33:03.451Z" w:id="40895300">
              <w:tcPr>
                <w:tcW w:w="1402" w:type="dxa"/>
                <w:tcBorders>
                  <w:top w:val="single" w:sz="8"/>
                  <w:left w:val="single" w:sz="8"/>
                  <w:bottom w:val="single" w:sz="8"/>
                  <w:right w:val="single" w:sz="8"/>
                </w:tcBorders>
                <w:tcMar/>
                <w:vAlign w:val="top"/>
              </w:tcPr>
            </w:tcPrChange>
          </w:tcPr>
          <w:p w:rsidR="667DC181" w:rsidP="667DC181" w:rsidRDefault="667DC181" w14:paraId="4BC55E87" w14:textId="157D8950">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w:t>
            </w:r>
            <w:r w:rsidRPr="667DC181" w:rsidR="667DC181">
              <w:rPr>
                <w:rFonts w:ascii="Calibri" w:hAnsi="Calibri" w:eastAsia="Calibri" w:cs="Calibri"/>
                <w:sz w:val="16"/>
                <w:szCs w:val="16"/>
              </w:rPr>
              <w:t xml:space="preserve"> </w:t>
            </w:r>
          </w:p>
        </w:tc>
        <w:tc>
          <w:tcPr>
            <w:tcW w:w="1307" w:type="dxa"/>
            <w:tcBorders>
              <w:top w:val="single" w:sz="8"/>
              <w:left w:val="single" w:sz="8"/>
              <w:bottom w:val="single" w:sz="8"/>
              <w:right w:val="single" w:sz="8"/>
            </w:tcBorders>
            <w:tcMar/>
            <w:vAlign w:val="top"/>
            <w:tcPrChange w:author="PASQUALINO Roberto (JRC-ISPRA)" w:date="2025-03-20T16:33:03.451Z" w:id="1898327306">
              <w:tcPr>
                <w:tcW w:w="1307" w:type="dxa"/>
                <w:tcBorders>
                  <w:top w:val="single" w:sz="8"/>
                  <w:left w:val="single" w:sz="8"/>
                  <w:bottom w:val="single" w:sz="8"/>
                  <w:right w:val="single" w:sz="8"/>
                </w:tcBorders>
                <w:tcMar/>
                <w:vAlign w:val="top"/>
              </w:tcPr>
            </w:tcPrChange>
          </w:tcPr>
          <w:p w:rsidR="667DC181" w:rsidP="667DC181" w:rsidRDefault="667DC181" w14:paraId="1874E026" w14:textId="72CDBFC7">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w:t>
            </w:r>
            <w:r w:rsidRPr="667DC181" w:rsidR="667DC181">
              <w:rPr>
                <w:rFonts w:ascii="Calibri" w:hAnsi="Calibri" w:eastAsia="Calibri" w:cs="Calibri"/>
                <w:sz w:val="16"/>
                <w:szCs w:val="16"/>
              </w:rPr>
              <w:t xml:space="preserve"> </w:t>
            </w:r>
          </w:p>
        </w:tc>
        <w:tc>
          <w:tcPr>
            <w:tcW w:w="1572" w:type="dxa"/>
            <w:tcBorders>
              <w:top w:val="single" w:sz="8"/>
              <w:left w:val="single" w:sz="8"/>
              <w:bottom w:val="single" w:sz="8"/>
              <w:right w:val="single" w:color="000000" w:themeColor="text1" w:sz="12"/>
            </w:tcBorders>
            <w:tcMar/>
            <w:vAlign w:val="top"/>
            <w:tcPrChange w:author="PASQUALINO Roberto (JRC-ISPRA)" w:date="2025-03-20T16:33:03.451Z" w:id="784441866">
              <w:tcPr>
                <w:tcW w:w="2036" w:type="dxa"/>
                <w:tcBorders>
                  <w:top w:val="single" w:sz="8"/>
                  <w:left w:val="single" w:sz="8"/>
                  <w:bottom w:val="single" w:sz="8"/>
                  <w:right w:val="single" w:sz="8"/>
                </w:tcBorders>
                <w:tcMar/>
                <w:vAlign w:val="top"/>
              </w:tcPr>
            </w:tcPrChange>
          </w:tcPr>
          <w:p w:rsidR="667DC181" w:rsidP="667DC181" w:rsidRDefault="667DC181" w14:paraId="325243C7" w14:textId="0DE9D719">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w:t>
            </w:r>
            <w:r w:rsidRPr="667DC181" w:rsidR="667DC181">
              <w:rPr>
                <w:rFonts w:ascii="Calibri" w:hAnsi="Calibri" w:eastAsia="Calibri" w:cs="Calibri"/>
                <w:sz w:val="16"/>
                <w:szCs w:val="16"/>
              </w:rPr>
              <w:t xml:space="preserve"> </w:t>
            </w:r>
          </w:p>
        </w:tc>
        <w:tc>
          <w:tcPr>
            <w:tcW w:w="1252" w:type="dxa"/>
            <w:tcBorders>
              <w:top w:val="single" w:color="000000" w:themeColor="text1" w:sz="12"/>
              <w:left w:val="single" w:color="000000" w:themeColor="text1" w:sz="12"/>
              <w:bottom w:val="single" w:color="000000" w:themeColor="text1" w:sz="12"/>
              <w:right w:val="single" w:color="000000" w:themeColor="text1" w:sz="12"/>
            </w:tcBorders>
            <w:tcMar/>
            <w:vAlign w:val="top"/>
            <w:tcPrChange w:author="PASQUALINO Roberto (JRC-ISPRA)" w:date="2025-03-20T16:41:10.15Z" w:id="1550532810">
              <w:tcPr>
                <w:tcW w:w="788" w:type="dxa"/>
                <w:tcBorders>
                  <w:top w:val="single" w:sz="8"/>
                  <w:left w:val="single" w:sz="8"/>
                  <w:bottom w:val="single" w:sz="8"/>
                  <w:right w:val="single" w:sz="8"/>
                </w:tcBorders>
                <w:shd w:val="clear" w:color="auto" w:fill="FFFF00"/>
                <w:tcMar/>
                <w:vAlign w:val="top"/>
              </w:tcPr>
            </w:tcPrChange>
          </w:tcPr>
          <w:p w:rsidR="667DC181" w:rsidP="4620CC4D" w:rsidRDefault="667DC181" w14:paraId="08529EA8" w14:textId="082E9D17">
            <w:pPr>
              <w:spacing w:before="0" w:beforeAutospacing="off" w:after="0" w:afterAutospacing="off"/>
              <w:jc w:val="center"/>
              <w:rPr>
                <w:ins w:author="PASQUALINO Roberto (JRC-ISPRA)" w:date="2025-03-20T16:33:37.435Z" w16du:dateUtc="2025-03-20T16:33:37.435Z" w:id="1881188973"/>
                <w:rFonts w:ascii="EC Square Sans Pro" w:hAnsi="EC Square Sans Pro" w:eastAsia="EC Square Sans Pro" w:cs="EC Square Sans Pro"/>
                <w:b w:val="1"/>
                <w:bCs w:val="1"/>
                <w:sz w:val="16"/>
                <w:szCs w:val="16"/>
              </w:rPr>
            </w:pPr>
            <w:r w:rsidRPr="4620CC4D" w:rsidR="667DC181">
              <w:rPr>
                <w:rFonts w:ascii="EC Square Sans Pro" w:hAnsi="EC Square Sans Pro" w:eastAsia="EC Square Sans Pro" w:cs="EC Square Sans Pro"/>
                <w:sz w:val="16"/>
                <w:szCs w:val="16"/>
              </w:rPr>
              <w:t xml:space="preserve"> </w:t>
            </w:r>
            <w:ins w:author="PASQUALINO Roberto (JRC-ISPRA)" w:date="2025-03-20T16:38:30.481Z" w:id="868808302">
              <w:r w:rsidRPr="4620CC4D" w:rsidR="51D65118">
                <w:rPr>
                  <w:rFonts w:ascii="EC Square Sans Pro" w:hAnsi="EC Square Sans Pro" w:eastAsia="EC Square Sans Pro" w:cs="EC Square Sans Pro"/>
                  <w:sz w:val="16"/>
                  <w:szCs w:val="16"/>
                </w:rPr>
                <w:t>(+</w:t>
              </w:r>
            </w:ins>
            <w:ins w:author="PASQUALINO Roberto (JRC-ISPRA)" w:date="2025-03-20T16:18:00.819Z" w:id="1700010082">
              <w:r w:rsidRPr="4620CC4D" w:rsidR="16C52FB7">
                <w:rPr>
                  <w:rFonts w:ascii="EC Square Sans Pro" w:hAnsi="EC Square Sans Pro" w:eastAsia="EC Square Sans Pro" w:cs="EC Square Sans Pro"/>
                  <w:b w:val="1"/>
                  <w:bCs w:val="1"/>
                  <w:sz w:val="16"/>
                  <w:szCs w:val="16"/>
                  <w:rPrChange w:author="PASQUALINO Roberto (JRC-ISPRA)" w:date="2025-03-20T16:33:50.173Z" w:id="1187557786">
                    <w:rPr>
                      <w:rFonts w:ascii="EC Square Sans Pro" w:hAnsi="EC Square Sans Pro" w:eastAsia="EC Square Sans Pro" w:cs="EC Square Sans Pro"/>
                      <w:sz w:val="16"/>
                      <w:szCs w:val="16"/>
                    </w:rPr>
                  </w:rPrChange>
                </w:rPr>
                <w:t>2</w:t>
              </w:r>
            </w:ins>
            <w:ins w:author="PASQUALINO Roberto (JRC-ISPRA)" w:date="2025-03-20T16:38:36.03Z" w:id="1072341569">
              <w:r w:rsidRPr="4620CC4D" w:rsidR="233F94DE">
                <w:rPr>
                  <w:rFonts w:ascii="EC Square Sans Pro" w:hAnsi="EC Square Sans Pro" w:eastAsia="EC Square Sans Pro" w:cs="EC Square Sans Pro"/>
                  <w:b w:val="1"/>
                  <w:bCs w:val="1"/>
                  <w:sz w:val="16"/>
                  <w:szCs w:val="16"/>
                </w:rPr>
                <w:t>)</w:t>
              </w:r>
            </w:ins>
            <w:ins w:author="PASQUALINO Roberto (JRC-ISPRA)" w:date="2025-03-20T16:33:35.707Z" w:id="1891654588">
              <w:r w:rsidRPr="4620CC4D" w:rsidR="14E35F8F">
                <w:rPr>
                  <w:rFonts w:ascii="EC Square Sans Pro" w:hAnsi="EC Square Sans Pro" w:eastAsia="EC Square Sans Pro" w:cs="EC Square Sans Pro"/>
                  <w:b w:val="1"/>
                  <w:bCs w:val="1"/>
                  <w:sz w:val="16"/>
                  <w:szCs w:val="16"/>
                  <w:rPrChange w:author="PASQUALINO Roberto (JRC-ISPRA)" w:date="2025-03-20T16:33:50.174Z" w:id="58423160">
                    <w:rPr>
                      <w:rFonts w:ascii="EC Square Sans Pro" w:hAnsi="EC Square Sans Pro" w:eastAsia="EC Square Sans Pro" w:cs="EC Square Sans Pro"/>
                      <w:sz w:val="16"/>
                      <w:szCs w:val="16"/>
                    </w:rPr>
                  </w:rPrChange>
                </w:rPr>
                <w:t xml:space="preserve"> targets</w:t>
              </w:r>
            </w:ins>
          </w:p>
          <w:p w:rsidR="667DC181" w:rsidP="667DC181" w:rsidRDefault="667DC181" w14:paraId="4AADBC94" w14:textId="517A3835">
            <w:pPr>
              <w:spacing w:before="0" w:beforeAutospacing="off" w:after="0" w:afterAutospacing="off"/>
              <w:jc w:val="center"/>
              <w:rPr>
                <w:rFonts w:ascii="EC Square Sans Pro" w:hAnsi="EC Square Sans Pro" w:eastAsia="EC Square Sans Pro" w:cs="EC Square Sans Pro"/>
                <w:sz w:val="16"/>
                <w:szCs w:val="16"/>
              </w:rPr>
            </w:pPr>
            <w:ins w:author="PASQUALINO Roberto (JRC-ISPRA)" w:date="2025-03-20T16:33:43.497Z" w:id="786097136">
              <w:r w:rsidRPr="4620CC4D" w:rsidR="14E35F8F">
                <w:rPr>
                  <w:rFonts w:ascii="EC Square Sans Pro" w:hAnsi="EC Square Sans Pro" w:eastAsia="EC Square Sans Pro" w:cs="EC Square Sans Pro"/>
                  <w:sz w:val="16"/>
                  <w:szCs w:val="16"/>
                </w:rPr>
                <w:t>(</w:t>
              </w:r>
              <w:r w:rsidRPr="4620CC4D" w:rsidR="14E35F8F">
                <w:rPr>
                  <w:rFonts w:ascii="EC Square Sans Pro" w:hAnsi="EC Square Sans Pro" w:eastAsia="EC Square Sans Pro" w:cs="EC Square Sans Pro"/>
                  <w:sz w:val="16"/>
                  <w:szCs w:val="16"/>
                </w:rPr>
                <w:t>pesticides</w:t>
              </w:r>
              <w:r w:rsidRPr="4620CC4D" w:rsidR="14E35F8F">
                <w:rPr>
                  <w:rFonts w:ascii="EC Square Sans Pro" w:hAnsi="EC Square Sans Pro" w:eastAsia="EC Square Sans Pro" w:cs="EC Square Sans Pro"/>
                  <w:sz w:val="16"/>
                  <w:szCs w:val="16"/>
                </w:rPr>
                <w:t xml:space="preserve"> reduction</w:t>
              </w:r>
            </w:ins>
            <w:ins w:author="PASQUALINO Roberto (JRC-ISPRA)" w:date="2025-03-20T16:38:42.205Z" w:id="1990646828">
              <w:r w:rsidRPr="4620CC4D" w:rsidR="4CCE541F">
                <w:rPr>
                  <w:rFonts w:ascii="EC Square Sans Pro" w:hAnsi="EC Square Sans Pro" w:eastAsia="EC Square Sans Pro" w:cs="EC Square Sans Pro"/>
                  <w:sz w:val="16"/>
                  <w:szCs w:val="16"/>
                </w:rPr>
                <w:t>*</w:t>
              </w:r>
            </w:ins>
            <w:ins w:author="PASQUALINO Roberto (JRC-ISPRA)" w:date="2025-03-20T16:33:43.497Z" w:id="1104304316">
              <w:r w:rsidRPr="4620CC4D" w:rsidR="14E35F8F">
                <w:rPr>
                  <w:rFonts w:ascii="EC Square Sans Pro" w:hAnsi="EC Square Sans Pro" w:eastAsia="EC Square Sans Pro" w:cs="EC Square Sans Pro"/>
                  <w:sz w:val="16"/>
                  <w:szCs w:val="16"/>
                </w:rPr>
                <w:t>)</w:t>
              </w:r>
            </w:ins>
          </w:p>
        </w:tc>
        <w:tc>
          <w:tcPr>
            <w:tcW w:w="791" w:type="dxa"/>
            <w:tcBorders>
              <w:top w:val="single" w:color="000000" w:themeColor="text1" w:sz="12"/>
              <w:left w:val="single" w:color="000000" w:themeColor="text1" w:sz="12"/>
              <w:bottom w:val="single" w:color="000000" w:themeColor="text1" w:sz="12"/>
              <w:right w:val="single" w:color="000000" w:themeColor="text1" w:sz="12"/>
            </w:tcBorders>
            <w:tcMar/>
            <w:vAlign w:val="top"/>
            <w:tcPrChange w:author="PASQUALINO Roberto (JRC-ISPRA)" w:date="2025-03-20T16:41:10.147Z" w:id="1037934809">
              <w:tcPr>
                <w:tcW w:w="791" w:type="dxa"/>
                <w:tcBorders>
                  <w:top w:val="single" w:sz="8"/>
                  <w:left w:val="single" w:sz="8"/>
                  <w:bottom w:val="single" w:sz="8"/>
                  <w:right w:val="single" w:sz="8"/>
                </w:tcBorders>
                <w:shd w:val="clear" w:color="auto" w:fill="FFFF00"/>
                <w:tcMar/>
                <w:vAlign w:val="top"/>
              </w:tcPr>
            </w:tcPrChange>
          </w:tcPr>
          <w:p w:rsidR="667DC181" w:rsidP="667DC181" w:rsidRDefault="667DC181" w14:paraId="6ED44D6C" w14:textId="63DB37B0">
            <w:pPr>
              <w:spacing w:before="0" w:beforeAutospacing="off" w:after="0" w:afterAutospacing="off"/>
              <w:jc w:val="center"/>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4</w:t>
            </w:r>
            <w:r w:rsidRPr="667DC181" w:rsidR="667DC181">
              <w:rPr>
                <w:rFonts w:ascii="Calibri" w:hAnsi="Calibri" w:eastAsia="Calibri" w:cs="Calibri"/>
                <w:sz w:val="16"/>
                <w:szCs w:val="16"/>
              </w:rPr>
              <w:t xml:space="preserve"> </w:t>
            </w:r>
          </w:p>
        </w:tc>
      </w:tr>
      <w:tr w:rsidR="667DC181" w:rsidTr="4620CC4D" w14:paraId="262CF161">
        <w:trPr>
          <w:trHeight w:val="300"/>
          <w:trPrChange w:author="SANYE MENGUAL Esther (JRC-ISPRA)" w:date="2025-03-20T13:45:25.352Z" w16du:dateUtc="2025-03-20T13:45:25.352Z" w:id="1267771054">
            <w:trPr>
              <w:trHeight w:val="300"/>
            </w:trPr>
          </w:trPrChange>
        </w:trPr>
        <w:tc>
          <w:tcPr>
            <w:tcW w:w="1208" w:type="dxa"/>
            <w:tcBorders>
              <w:top w:val="single" w:sz="8"/>
              <w:left w:val="single" w:sz="8"/>
              <w:bottom w:val="single" w:sz="8"/>
              <w:right w:val="single" w:sz="8"/>
            </w:tcBorders>
            <w:tcMar/>
            <w:vAlign w:val="top"/>
            <w:tcPrChange w:author="PASQUALINO Roberto (JRC-ISPRA)" w:date="2025-03-20T16:33:03.452Z" w:id="1607051764">
              <w:tcPr>
                <w:tcW w:w="1208" w:type="dxa"/>
                <w:tcBorders>
                  <w:top w:val="single" w:sz="8"/>
                  <w:left w:val="single" w:sz="8"/>
                  <w:bottom w:val="single" w:sz="8"/>
                  <w:right w:val="single" w:sz="8"/>
                </w:tcBorders>
                <w:tcMar/>
                <w:vAlign w:val="top"/>
              </w:tcPr>
            </w:tcPrChange>
          </w:tcPr>
          <w:p w:rsidR="667DC181" w:rsidP="667DC181" w:rsidRDefault="667DC181" w14:paraId="3F53771E" w14:textId="0A54E014">
            <w:pPr>
              <w:spacing w:before="0" w:beforeAutospacing="off" w:after="0" w:afterAutospacing="off"/>
              <w:jc w:val="both"/>
              <w:rPr>
                <w:rFonts w:ascii="EC Square Sans Pro" w:hAnsi="EC Square Sans Pro" w:eastAsia="EC Square Sans Pro" w:cs="EC Square Sans Pro"/>
                <w:b w:val="1"/>
                <w:bCs w:val="1"/>
                <w:sz w:val="16"/>
                <w:szCs w:val="16"/>
              </w:rPr>
            </w:pPr>
            <w:r w:rsidRPr="667DC181" w:rsidR="667DC181">
              <w:rPr>
                <w:rFonts w:ascii="EC Square Sans Pro" w:hAnsi="EC Square Sans Pro" w:eastAsia="EC Square Sans Pro" w:cs="EC Square Sans Pro"/>
                <w:b w:val="1"/>
                <w:bCs w:val="1"/>
                <w:sz w:val="16"/>
                <w:szCs w:val="16"/>
              </w:rPr>
              <w:t>TA6</w:t>
            </w:r>
          </w:p>
        </w:tc>
        <w:tc>
          <w:tcPr>
            <w:tcW w:w="1343" w:type="dxa"/>
            <w:tcBorders>
              <w:top w:val="single" w:sz="8"/>
              <w:left w:val="single" w:sz="8"/>
              <w:bottom w:val="single" w:sz="8"/>
              <w:right w:val="single" w:sz="8"/>
            </w:tcBorders>
            <w:tcMar/>
            <w:vAlign w:val="top"/>
            <w:tcPrChange w:author="PASQUALINO Roberto (JRC-ISPRA)" w:date="2025-03-20T16:33:03.452Z" w:id="1726502364">
              <w:tcPr>
                <w:tcW w:w="1343" w:type="dxa"/>
                <w:tcBorders>
                  <w:top w:val="single" w:sz="8"/>
                  <w:left w:val="single" w:sz="8"/>
                  <w:bottom w:val="single" w:sz="8"/>
                  <w:right w:val="single" w:sz="8"/>
                </w:tcBorders>
                <w:tcMar/>
                <w:vAlign w:val="top"/>
              </w:tcPr>
            </w:tcPrChange>
          </w:tcPr>
          <w:p w:rsidR="667DC181" w:rsidP="667DC181" w:rsidRDefault="667DC181" w14:paraId="001AFBFE" w14:textId="071DDA14">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b w:val="1"/>
                <w:bCs w:val="1"/>
                <w:sz w:val="16"/>
                <w:szCs w:val="16"/>
              </w:rPr>
              <w:t>3 targets</w:t>
            </w:r>
            <w:r w:rsidRPr="667DC181" w:rsidR="667DC181">
              <w:rPr>
                <w:rFonts w:ascii="Calibri" w:hAnsi="Calibri" w:eastAsia="Calibri" w:cs="Calibri"/>
                <w:sz w:val="16"/>
                <w:szCs w:val="16"/>
              </w:rPr>
              <w:t xml:space="preserve"> </w:t>
            </w:r>
          </w:p>
          <w:p w:rsidR="667DC181" w:rsidP="667DC181" w:rsidRDefault="667DC181" w14:paraId="26909E11" w14:textId="70A20BD7">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 xml:space="preserve">(organic farming expansion, </w:t>
            </w:r>
            <w:r w:rsidRPr="667DC181" w:rsidR="667DC181">
              <w:rPr>
                <w:rFonts w:ascii="EC Square Sans Pro" w:hAnsi="EC Square Sans Pro" w:eastAsia="EC Square Sans Pro" w:cs="EC Square Sans Pro"/>
                <w:sz w:val="16"/>
                <w:szCs w:val="16"/>
              </w:rPr>
              <w:t>fertilizers</w:t>
            </w:r>
            <w:r w:rsidRPr="667DC181" w:rsidR="667DC181">
              <w:rPr>
                <w:rFonts w:ascii="EC Square Sans Pro" w:hAnsi="EC Square Sans Pro" w:eastAsia="EC Square Sans Pro" w:cs="EC Square Sans Pro"/>
                <w:sz w:val="16"/>
                <w:szCs w:val="16"/>
              </w:rPr>
              <w:t xml:space="preserve"> and nutrient losses reduction)</w:t>
            </w:r>
            <w:r w:rsidRPr="667DC181" w:rsidR="667DC181">
              <w:rPr>
                <w:rFonts w:ascii="Calibri" w:hAnsi="Calibri" w:eastAsia="Calibri" w:cs="Calibri"/>
                <w:sz w:val="16"/>
                <w:szCs w:val="16"/>
              </w:rPr>
              <w:t xml:space="preserve"> </w:t>
            </w:r>
          </w:p>
        </w:tc>
        <w:tc>
          <w:tcPr>
            <w:tcW w:w="1402" w:type="dxa"/>
            <w:tcBorders>
              <w:top w:val="single" w:sz="8"/>
              <w:left w:val="single" w:sz="8"/>
              <w:bottom w:val="single" w:sz="8"/>
              <w:right w:val="single" w:sz="8"/>
            </w:tcBorders>
            <w:tcMar/>
            <w:vAlign w:val="top"/>
            <w:tcPrChange w:author="PASQUALINO Roberto (JRC-ISPRA)" w:date="2025-03-20T16:33:03.452Z" w:id="1773247569">
              <w:tcPr>
                <w:tcW w:w="1402" w:type="dxa"/>
                <w:tcBorders>
                  <w:top w:val="single" w:sz="8"/>
                  <w:left w:val="single" w:sz="8"/>
                  <w:bottom w:val="single" w:sz="8"/>
                  <w:right w:val="single" w:sz="8"/>
                </w:tcBorders>
                <w:tcMar/>
                <w:vAlign w:val="top"/>
              </w:tcPr>
            </w:tcPrChange>
          </w:tcPr>
          <w:p w:rsidR="667DC181" w:rsidP="667DC181" w:rsidRDefault="667DC181" w14:paraId="3A4230FA" w14:textId="6C33A8C6">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w:t>
            </w:r>
            <w:r w:rsidRPr="667DC181" w:rsidR="667DC181">
              <w:rPr>
                <w:rFonts w:ascii="Calibri" w:hAnsi="Calibri" w:eastAsia="Calibri" w:cs="Calibri"/>
                <w:sz w:val="16"/>
                <w:szCs w:val="16"/>
              </w:rPr>
              <w:t xml:space="preserve"> </w:t>
            </w:r>
          </w:p>
        </w:tc>
        <w:tc>
          <w:tcPr>
            <w:tcW w:w="1307" w:type="dxa"/>
            <w:tcBorders>
              <w:top w:val="single" w:sz="8"/>
              <w:left w:val="single" w:sz="8"/>
              <w:bottom w:val="single" w:sz="8"/>
              <w:right w:val="single" w:sz="8"/>
            </w:tcBorders>
            <w:tcMar/>
            <w:vAlign w:val="top"/>
            <w:tcPrChange w:author="PASQUALINO Roberto (JRC-ISPRA)" w:date="2025-03-20T16:33:03.452Z" w:id="475906048">
              <w:tcPr>
                <w:tcW w:w="1307" w:type="dxa"/>
                <w:tcBorders>
                  <w:top w:val="single" w:sz="8"/>
                  <w:left w:val="single" w:sz="8"/>
                  <w:bottom w:val="single" w:sz="8"/>
                  <w:right w:val="single" w:sz="8"/>
                </w:tcBorders>
                <w:tcMar/>
                <w:vAlign w:val="top"/>
              </w:tcPr>
            </w:tcPrChange>
          </w:tcPr>
          <w:p w:rsidR="667DC181" w:rsidP="667DC181" w:rsidRDefault="667DC181" w14:paraId="5110C3FC" w14:textId="2A0C579B">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w:t>
            </w:r>
            <w:r w:rsidRPr="667DC181" w:rsidR="667DC181">
              <w:rPr>
                <w:rFonts w:ascii="Calibri" w:hAnsi="Calibri" w:eastAsia="Calibri" w:cs="Calibri"/>
                <w:sz w:val="16"/>
                <w:szCs w:val="16"/>
              </w:rPr>
              <w:t xml:space="preserve"> </w:t>
            </w:r>
          </w:p>
        </w:tc>
        <w:tc>
          <w:tcPr>
            <w:tcW w:w="1572" w:type="dxa"/>
            <w:tcBorders>
              <w:top w:val="single" w:sz="8"/>
              <w:left w:val="single" w:sz="8"/>
              <w:bottom w:val="single" w:sz="8"/>
              <w:right w:val="single" w:color="000000" w:themeColor="text1" w:sz="12"/>
            </w:tcBorders>
            <w:tcMar/>
            <w:vAlign w:val="top"/>
            <w:tcPrChange w:author="PASQUALINO Roberto (JRC-ISPRA)" w:date="2025-03-20T16:33:03.452Z" w:id="1012788534">
              <w:tcPr>
                <w:tcW w:w="2036" w:type="dxa"/>
                <w:tcBorders>
                  <w:top w:val="single" w:sz="8"/>
                  <w:left w:val="single" w:sz="8"/>
                  <w:bottom w:val="single" w:sz="8"/>
                  <w:right w:val="single" w:sz="8"/>
                </w:tcBorders>
                <w:tcMar/>
                <w:vAlign w:val="top"/>
              </w:tcPr>
            </w:tcPrChange>
          </w:tcPr>
          <w:p w:rsidR="667DC181" w:rsidP="667DC181" w:rsidRDefault="667DC181" w14:paraId="336CCC93" w14:textId="27D2A74D">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w:t>
            </w:r>
            <w:r w:rsidRPr="667DC181" w:rsidR="667DC181">
              <w:rPr>
                <w:rFonts w:ascii="Calibri" w:hAnsi="Calibri" w:eastAsia="Calibri" w:cs="Calibri"/>
                <w:sz w:val="16"/>
                <w:szCs w:val="16"/>
              </w:rPr>
              <w:t xml:space="preserve"> </w:t>
            </w:r>
          </w:p>
        </w:tc>
        <w:tc>
          <w:tcPr>
            <w:tcW w:w="1252" w:type="dxa"/>
            <w:tcBorders>
              <w:top w:val="single" w:color="000000" w:themeColor="text1" w:sz="12"/>
              <w:left w:val="single" w:color="000000" w:themeColor="text1" w:sz="12"/>
              <w:bottom w:val="single" w:color="000000" w:themeColor="text1" w:sz="12"/>
              <w:right w:val="single" w:color="000000" w:themeColor="text1" w:sz="12"/>
            </w:tcBorders>
            <w:tcMar/>
            <w:vAlign w:val="top"/>
            <w:tcPrChange w:author="PASQUALINO Roberto (JRC-ISPRA)" w:date="2025-03-20T16:41:10.15Z" w:id="1754530777">
              <w:tcPr>
                <w:tcW w:w="788" w:type="dxa"/>
                <w:tcBorders>
                  <w:top w:val="single" w:sz="8"/>
                  <w:left w:val="single" w:sz="8"/>
                  <w:bottom w:val="single" w:sz="8"/>
                  <w:right w:val="single" w:sz="8"/>
                </w:tcBorders>
                <w:shd w:val="clear" w:color="auto" w:fill="FFFF00"/>
                <w:tcMar/>
                <w:vAlign w:val="top"/>
              </w:tcPr>
            </w:tcPrChange>
          </w:tcPr>
          <w:p w:rsidR="667DC181" w:rsidP="4620CC4D" w:rsidRDefault="667DC181" w14:paraId="35288138" w14:textId="6EBF842D">
            <w:pPr>
              <w:spacing w:before="0" w:beforeAutospacing="off" w:after="0" w:afterAutospacing="off"/>
              <w:jc w:val="center"/>
              <w:rPr>
                <w:ins w:author="PASQUALINO Roberto (JRC-ISPRA)" w:date="2025-03-20T16:16:42.373Z" w16du:dateUtc="2025-03-20T16:16:42.373Z" w:id="785776920"/>
                <w:rFonts w:ascii="EC Square Sans Pro" w:hAnsi="EC Square Sans Pro" w:eastAsia="EC Square Sans Pro" w:cs="EC Square Sans Pro"/>
                <w:b w:val="1"/>
                <w:bCs w:val="1"/>
                <w:sz w:val="16"/>
                <w:szCs w:val="16"/>
              </w:rPr>
            </w:pPr>
            <w:ins w:author="PASQUALINO Roberto (JRC-ISPRA)" w:date="2025-03-20T16:16:41.926Z" w:id="1968731084">
              <w:r w:rsidRPr="4620CC4D" w:rsidR="5657E152">
                <w:rPr>
                  <w:rFonts w:ascii="EC Square Sans Pro" w:hAnsi="EC Square Sans Pro" w:eastAsia="EC Square Sans Pro" w:cs="EC Square Sans Pro"/>
                  <w:b w:val="1"/>
                  <w:bCs w:val="1"/>
                  <w:sz w:val="16"/>
                  <w:szCs w:val="16"/>
                  <w:rPrChange w:author="PASQUALINO Roberto (JRC-ISPRA)" w:date="2025-03-20T16:37:36.366Z" w:id="1886360104">
                    <w:rPr>
                      <w:rFonts w:ascii="EC Square Sans Pro" w:hAnsi="EC Square Sans Pro" w:eastAsia="EC Square Sans Pro" w:cs="EC Square Sans Pro"/>
                      <w:sz w:val="16"/>
                      <w:szCs w:val="16"/>
                    </w:rPr>
                  </w:rPrChange>
                </w:rPr>
                <w:t xml:space="preserve">1 </w:t>
              </w:r>
            </w:ins>
            <w:ins w:author="PASQUALINO Roberto (JRC-ISPRA)" w:date="2025-03-20T16:38:48.891Z" w:id="1311043629">
              <w:r w:rsidRPr="4620CC4D" w:rsidR="6B757123">
                <w:rPr>
                  <w:rFonts w:ascii="EC Square Sans Pro" w:hAnsi="EC Square Sans Pro" w:eastAsia="EC Square Sans Pro" w:cs="EC Square Sans Pro"/>
                  <w:b w:val="1"/>
                  <w:bCs w:val="1"/>
                  <w:sz w:val="16"/>
                  <w:szCs w:val="16"/>
                </w:rPr>
                <w:t xml:space="preserve">(+2) </w:t>
              </w:r>
            </w:ins>
            <w:ins w:author="PASQUALINO Roberto (JRC-ISPRA)" w:date="2025-03-20T16:16:41.926Z" w:id="1842684480">
              <w:r w:rsidRPr="4620CC4D" w:rsidR="5657E152">
                <w:rPr>
                  <w:rFonts w:ascii="EC Square Sans Pro" w:hAnsi="EC Square Sans Pro" w:eastAsia="EC Square Sans Pro" w:cs="EC Square Sans Pro"/>
                  <w:b w:val="1"/>
                  <w:bCs w:val="1"/>
                  <w:sz w:val="16"/>
                  <w:szCs w:val="16"/>
                  <w:rPrChange w:author="PASQUALINO Roberto (JRC-ISPRA)" w:date="2025-03-20T16:37:36.366Z" w:id="574240245">
                    <w:rPr>
                      <w:rFonts w:ascii="EC Square Sans Pro" w:hAnsi="EC Square Sans Pro" w:eastAsia="EC Square Sans Pro" w:cs="EC Square Sans Pro"/>
                      <w:sz w:val="16"/>
                      <w:szCs w:val="16"/>
                    </w:rPr>
                  </w:rPrChange>
                </w:rPr>
                <w:t>target</w:t>
              </w:r>
            </w:ins>
            <w:ins w:author="PASQUALINO Roberto (JRC-ISPRA)" w:date="2025-03-20T16:38:51.441Z" w:id="468219211">
              <w:r w:rsidRPr="4620CC4D" w:rsidR="4CFD60DD">
                <w:rPr>
                  <w:rFonts w:ascii="EC Square Sans Pro" w:hAnsi="EC Square Sans Pro" w:eastAsia="EC Square Sans Pro" w:cs="EC Square Sans Pro"/>
                  <w:b w:val="1"/>
                  <w:bCs w:val="1"/>
                  <w:sz w:val="16"/>
                  <w:szCs w:val="16"/>
                </w:rPr>
                <w:t>s</w:t>
              </w:r>
            </w:ins>
          </w:p>
          <w:p w:rsidR="667DC181" w:rsidP="667DC181" w:rsidRDefault="667DC181" w14:paraId="39CB4346" w14:textId="4E660DEF">
            <w:pPr>
              <w:spacing w:before="0" w:beforeAutospacing="off" w:after="0" w:afterAutospacing="off"/>
              <w:jc w:val="center"/>
              <w:rPr>
                <w:rFonts w:ascii="EC Square Sans Pro" w:hAnsi="EC Square Sans Pro" w:eastAsia="EC Square Sans Pro" w:cs="EC Square Sans Pro"/>
                <w:sz w:val="16"/>
                <w:szCs w:val="16"/>
              </w:rPr>
            </w:pPr>
            <w:ins w:author="PASQUALINO Roberto (JRC-ISPRA)" w:date="2025-03-20T16:16:55.631Z" w:id="1982465344">
              <w:r w:rsidRPr="4620CC4D" w:rsidR="5657E152">
                <w:rPr>
                  <w:rFonts w:ascii="EC Square Sans Pro" w:hAnsi="EC Square Sans Pro" w:eastAsia="EC Square Sans Pro" w:cs="EC Square Sans Pro"/>
                  <w:sz w:val="16"/>
                  <w:szCs w:val="16"/>
                </w:rPr>
                <w:t xml:space="preserve">(no </w:t>
              </w:r>
              <w:r w:rsidRPr="4620CC4D" w:rsidR="5657E152">
                <w:rPr>
                  <w:rFonts w:ascii="EC Square Sans Pro" w:hAnsi="EC Square Sans Pro" w:eastAsia="EC Square Sans Pro" w:cs="EC Square Sans Pro"/>
                  <w:sz w:val="16"/>
                  <w:szCs w:val="16"/>
                </w:rPr>
                <w:t>net  land</w:t>
              </w:r>
              <w:r w:rsidRPr="4620CC4D" w:rsidR="5657E152">
                <w:rPr>
                  <w:rFonts w:ascii="EC Square Sans Pro" w:hAnsi="EC Square Sans Pro" w:eastAsia="EC Square Sans Pro" w:cs="EC Square Sans Pro"/>
                  <w:sz w:val="16"/>
                  <w:szCs w:val="16"/>
                </w:rPr>
                <w:t xml:space="preserve"> take</w:t>
              </w:r>
            </w:ins>
            <w:ins w:author="PASQUALINO Roberto (JRC-ISPRA)" w:date="2025-03-20T16:38:59.622Z" w:id="893654330">
              <w:r w:rsidRPr="4620CC4D" w:rsidR="6C44D197">
                <w:rPr>
                  <w:rFonts w:ascii="EC Square Sans Pro" w:hAnsi="EC Square Sans Pro" w:eastAsia="EC Square Sans Pro" w:cs="EC Square Sans Pro"/>
                  <w:sz w:val="16"/>
                  <w:szCs w:val="16"/>
                </w:rPr>
                <w:t>, f</w:t>
              </w:r>
            </w:ins>
            <w:ins w:author="PASQUALINO Roberto (JRC-ISPRA)" w:date="2025-03-20T16:34:20.848Z" w:id="1293013870">
              <w:r w:rsidRPr="4620CC4D" w:rsidR="440CA00E">
                <w:rPr>
                  <w:rFonts w:ascii="EC Square Sans Pro" w:hAnsi="EC Square Sans Pro" w:eastAsia="EC Square Sans Pro" w:cs="EC Square Sans Pro"/>
                  <w:sz w:val="16"/>
                  <w:szCs w:val="16"/>
                </w:rPr>
                <w:t>ertilizers and nutrient losses reduction</w:t>
              </w:r>
            </w:ins>
            <w:ins w:author="PASQUALINO Roberto (JRC-ISPRA)" w:date="2025-03-20T16:39:03.702Z" w:id="1853637590">
              <w:r w:rsidRPr="4620CC4D" w:rsidR="7E6913B7">
                <w:rPr>
                  <w:rFonts w:ascii="EC Square Sans Pro" w:hAnsi="EC Square Sans Pro" w:eastAsia="EC Square Sans Pro" w:cs="EC Square Sans Pro"/>
                  <w:sz w:val="16"/>
                  <w:szCs w:val="16"/>
                </w:rPr>
                <w:t>*</w:t>
              </w:r>
            </w:ins>
            <w:ins w:author="PASQUALINO Roberto (JRC-ISPRA)" w:date="2025-03-20T16:34:20.848Z" w:id="1981972789">
              <w:r w:rsidRPr="4620CC4D" w:rsidR="440CA00E">
                <w:rPr>
                  <w:rFonts w:ascii="EC Square Sans Pro" w:hAnsi="EC Square Sans Pro" w:eastAsia="EC Square Sans Pro" w:cs="EC Square Sans Pro"/>
                  <w:sz w:val="16"/>
                  <w:szCs w:val="16"/>
                </w:rPr>
                <w:t>)</w:t>
              </w:r>
            </w:ins>
            <w:r w:rsidRPr="4620CC4D" w:rsidR="667DC181">
              <w:rPr>
                <w:rFonts w:ascii="EC Square Sans Pro" w:hAnsi="EC Square Sans Pro" w:eastAsia="EC Square Sans Pro" w:cs="EC Square Sans Pro"/>
                <w:sz w:val="16"/>
                <w:szCs w:val="16"/>
              </w:rPr>
              <w:t xml:space="preserve"> </w:t>
            </w:r>
          </w:p>
        </w:tc>
        <w:tc>
          <w:tcPr>
            <w:tcW w:w="791" w:type="dxa"/>
            <w:tcBorders>
              <w:top w:val="single" w:color="000000" w:themeColor="text1" w:sz="12"/>
              <w:left w:val="single" w:color="000000" w:themeColor="text1" w:sz="12"/>
              <w:bottom w:val="single" w:color="000000" w:themeColor="text1" w:sz="12"/>
              <w:right w:val="single" w:color="000000" w:themeColor="text1" w:sz="12"/>
            </w:tcBorders>
            <w:tcMar/>
            <w:vAlign w:val="top"/>
            <w:tcPrChange w:author="PASQUALINO Roberto (JRC-ISPRA)" w:date="2025-03-20T16:41:10.148Z" w:id="2060725244">
              <w:tcPr>
                <w:tcW w:w="791" w:type="dxa"/>
                <w:tcBorders>
                  <w:top w:val="single" w:sz="8"/>
                  <w:left w:val="single" w:sz="8"/>
                  <w:bottom w:val="single" w:sz="8"/>
                  <w:right w:val="single" w:sz="8"/>
                </w:tcBorders>
                <w:shd w:val="clear" w:color="auto" w:fill="FFFF00"/>
                <w:tcMar/>
                <w:vAlign w:val="top"/>
              </w:tcPr>
            </w:tcPrChange>
          </w:tcPr>
          <w:p w:rsidR="667DC181" w:rsidP="4620CC4D" w:rsidRDefault="667DC181" w14:paraId="0CA70D26" w14:textId="71A3BE2E">
            <w:pPr>
              <w:pStyle w:val="Normal"/>
              <w:suppressLineNumbers w:val="0"/>
              <w:bidi w:val="0"/>
              <w:spacing w:before="0" w:beforeAutospacing="off" w:after="0" w:afterAutospacing="off" w:line="259" w:lineRule="auto"/>
              <w:ind w:left="0" w:right="0"/>
              <w:jc w:val="center"/>
              <w:rPr>
                <w:rFonts w:ascii="Calibri" w:hAnsi="Calibri" w:eastAsia="Calibri" w:cs="Calibri"/>
                <w:noProof w:val="0"/>
                <w:sz w:val="16"/>
                <w:szCs w:val="16"/>
                <w:lang w:val="en-GB"/>
              </w:rPr>
            </w:pPr>
            <w:del w:author="PASQUALINO Roberto (JRC-ISPRA)" w:date="2025-03-20T16:19:57.267Z" w:id="1526890064">
              <w:r w:rsidRPr="4620CC4D" w:rsidDel="667DC181">
                <w:rPr>
                  <w:rFonts w:ascii="EC Square Sans Pro" w:hAnsi="EC Square Sans Pro" w:eastAsia="EC Square Sans Pro" w:cs="EC Square Sans Pro"/>
                  <w:sz w:val="16"/>
                  <w:szCs w:val="16"/>
                </w:rPr>
                <w:delText>3</w:delText>
              </w:r>
              <w:r w:rsidRPr="4620CC4D" w:rsidDel="667DC181">
                <w:rPr>
                  <w:rFonts w:ascii="Calibri" w:hAnsi="Calibri" w:eastAsia="Calibri" w:cs="Calibri"/>
                  <w:sz w:val="16"/>
                  <w:szCs w:val="16"/>
                </w:rPr>
                <w:delText xml:space="preserve"> </w:delText>
              </w:r>
            </w:del>
            <w:ins w:author="PASQUALINO Roberto (JRC-ISPRA)" w:date="2025-03-20T16:19:57.337Z" w:id="1784632945">
              <w:r w:rsidRPr="4620CC4D" w:rsidR="23BD5E28">
                <w:rPr>
                  <w:rFonts w:ascii="EC Square Sans Pro" w:hAnsi="EC Square Sans Pro" w:eastAsia="EC Square Sans Pro" w:cs="EC Square Sans Pro"/>
                  <w:sz w:val="16"/>
                  <w:szCs w:val="16"/>
                </w:rPr>
                <w:t>4</w:t>
              </w:r>
            </w:ins>
          </w:p>
        </w:tc>
      </w:tr>
      <w:tr w:rsidR="667DC181" w:rsidTr="4620CC4D" w14:paraId="24E661D1">
        <w:trPr>
          <w:trHeight w:val="300"/>
          <w:trPrChange w:author="SANYE MENGUAL Esther (JRC-ISPRA)" w:date="2025-03-20T13:45:25.353Z" w16du:dateUtc="2025-03-20T13:45:25.353Z" w:id="531337123">
            <w:trPr>
              <w:trHeight w:val="300"/>
            </w:trPr>
          </w:trPrChange>
        </w:trPr>
        <w:tc>
          <w:tcPr>
            <w:tcW w:w="1208" w:type="dxa"/>
            <w:tcBorders>
              <w:top w:val="single" w:sz="8"/>
              <w:left w:val="single" w:sz="8"/>
              <w:bottom w:val="single" w:sz="8"/>
              <w:right w:val="single" w:sz="8"/>
            </w:tcBorders>
            <w:tcMar/>
            <w:vAlign w:val="top"/>
            <w:tcPrChange w:author="PASQUALINO Roberto (JRC-ISPRA)" w:date="2025-03-20T16:33:03.453Z" w:id="911985354">
              <w:tcPr>
                <w:tcW w:w="1208" w:type="dxa"/>
                <w:tcBorders>
                  <w:top w:val="single" w:sz="8"/>
                  <w:left w:val="single" w:sz="8"/>
                  <w:bottom w:val="single" w:sz="8"/>
                  <w:right w:val="single" w:sz="8"/>
                </w:tcBorders>
                <w:tcMar/>
                <w:vAlign w:val="top"/>
              </w:tcPr>
            </w:tcPrChange>
          </w:tcPr>
          <w:p w:rsidR="667DC181" w:rsidP="667DC181" w:rsidRDefault="667DC181" w14:paraId="48ADCF62" w14:textId="60762C70">
            <w:pPr>
              <w:spacing w:before="0" w:beforeAutospacing="off" w:after="0" w:afterAutospacing="off"/>
              <w:jc w:val="both"/>
              <w:rPr>
                <w:rFonts w:ascii="EC Square Sans Pro" w:hAnsi="EC Square Sans Pro" w:eastAsia="EC Square Sans Pro" w:cs="EC Square Sans Pro"/>
                <w:b w:val="1"/>
                <w:bCs w:val="1"/>
                <w:sz w:val="16"/>
                <w:szCs w:val="16"/>
              </w:rPr>
            </w:pPr>
            <w:r w:rsidRPr="667DC181" w:rsidR="667DC181">
              <w:rPr>
                <w:rFonts w:ascii="EC Square Sans Pro" w:hAnsi="EC Square Sans Pro" w:eastAsia="EC Square Sans Pro" w:cs="EC Square Sans Pro"/>
                <w:b w:val="1"/>
                <w:bCs w:val="1"/>
                <w:sz w:val="16"/>
                <w:szCs w:val="16"/>
              </w:rPr>
              <w:t>TA7</w:t>
            </w:r>
          </w:p>
        </w:tc>
        <w:tc>
          <w:tcPr>
            <w:tcW w:w="1343" w:type="dxa"/>
            <w:tcBorders>
              <w:top w:val="single" w:sz="8"/>
              <w:left w:val="single" w:sz="8"/>
              <w:bottom w:val="single" w:sz="8"/>
              <w:right w:val="single" w:sz="8"/>
            </w:tcBorders>
            <w:tcMar/>
            <w:vAlign w:val="top"/>
            <w:tcPrChange w:author="PASQUALINO Roberto (JRC-ISPRA)" w:date="2025-03-20T16:33:03.453Z" w:id="210936413">
              <w:tcPr>
                <w:tcW w:w="1343" w:type="dxa"/>
                <w:tcBorders>
                  <w:top w:val="single" w:sz="8"/>
                  <w:left w:val="single" w:sz="8"/>
                  <w:bottom w:val="single" w:sz="8"/>
                  <w:right w:val="single" w:sz="8"/>
                </w:tcBorders>
                <w:tcMar/>
                <w:vAlign w:val="top"/>
              </w:tcPr>
            </w:tcPrChange>
          </w:tcPr>
          <w:p w:rsidR="667DC181" w:rsidP="667DC181" w:rsidRDefault="667DC181" w14:paraId="4C3FFD14" w14:textId="4678C453">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b w:val="1"/>
                <w:bCs w:val="1"/>
                <w:sz w:val="16"/>
                <w:szCs w:val="16"/>
              </w:rPr>
              <w:t>1 target</w:t>
            </w:r>
            <w:r w:rsidRPr="667DC181" w:rsidR="667DC181">
              <w:rPr>
                <w:rFonts w:ascii="Calibri" w:hAnsi="Calibri" w:eastAsia="Calibri" w:cs="Calibri"/>
                <w:sz w:val="16"/>
                <w:szCs w:val="16"/>
              </w:rPr>
              <w:t xml:space="preserve"> </w:t>
            </w:r>
          </w:p>
          <w:p w:rsidR="667DC181" w:rsidP="667DC181" w:rsidRDefault="667DC181" w14:paraId="2AD1B381" w14:textId="019B414F">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(reduction in pesticides)</w:t>
            </w:r>
            <w:r w:rsidRPr="667DC181" w:rsidR="667DC181">
              <w:rPr>
                <w:rFonts w:ascii="Calibri" w:hAnsi="Calibri" w:eastAsia="Calibri" w:cs="Calibri"/>
                <w:sz w:val="16"/>
                <w:szCs w:val="16"/>
              </w:rPr>
              <w:t xml:space="preserve"> </w:t>
            </w:r>
          </w:p>
        </w:tc>
        <w:tc>
          <w:tcPr>
            <w:tcW w:w="1402" w:type="dxa"/>
            <w:tcBorders>
              <w:top w:val="single" w:sz="8"/>
              <w:left w:val="single" w:sz="8"/>
              <w:bottom w:val="single" w:sz="8"/>
              <w:right w:val="single" w:sz="8"/>
            </w:tcBorders>
            <w:tcMar/>
            <w:vAlign w:val="top"/>
            <w:tcPrChange w:author="PASQUALINO Roberto (JRC-ISPRA)" w:date="2025-03-20T16:33:03.453Z" w:id="1262012285">
              <w:tcPr>
                <w:tcW w:w="1402" w:type="dxa"/>
                <w:tcBorders>
                  <w:top w:val="single" w:sz="8"/>
                  <w:left w:val="single" w:sz="8"/>
                  <w:bottom w:val="single" w:sz="8"/>
                  <w:right w:val="single" w:sz="8"/>
                </w:tcBorders>
                <w:tcMar/>
                <w:vAlign w:val="top"/>
              </w:tcPr>
            </w:tcPrChange>
          </w:tcPr>
          <w:p w:rsidR="667DC181" w:rsidP="667DC181" w:rsidRDefault="667DC181" w14:paraId="0C81C799" w14:textId="769060DF">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w:t>
            </w:r>
            <w:r w:rsidRPr="667DC181" w:rsidR="667DC181">
              <w:rPr>
                <w:rFonts w:ascii="Calibri" w:hAnsi="Calibri" w:eastAsia="Calibri" w:cs="Calibri"/>
                <w:sz w:val="16"/>
                <w:szCs w:val="16"/>
              </w:rPr>
              <w:t xml:space="preserve"> </w:t>
            </w:r>
          </w:p>
        </w:tc>
        <w:tc>
          <w:tcPr>
            <w:tcW w:w="1307" w:type="dxa"/>
            <w:tcBorders>
              <w:top w:val="single" w:sz="8"/>
              <w:left w:val="single" w:sz="8"/>
              <w:bottom w:val="single" w:sz="8"/>
              <w:right w:val="single" w:sz="8"/>
            </w:tcBorders>
            <w:tcMar/>
            <w:vAlign w:val="top"/>
            <w:tcPrChange w:author="PASQUALINO Roberto (JRC-ISPRA)" w:date="2025-03-20T16:33:03.453Z" w:id="17868814">
              <w:tcPr>
                <w:tcW w:w="1307" w:type="dxa"/>
                <w:tcBorders>
                  <w:top w:val="single" w:sz="8"/>
                  <w:left w:val="single" w:sz="8"/>
                  <w:bottom w:val="single" w:sz="8"/>
                  <w:right w:val="single" w:sz="8"/>
                </w:tcBorders>
                <w:tcMar/>
                <w:vAlign w:val="top"/>
              </w:tcPr>
            </w:tcPrChange>
          </w:tcPr>
          <w:p w:rsidR="667DC181" w:rsidP="667DC181" w:rsidRDefault="667DC181" w14:paraId="3C8406F5" w14:textId="732E89C6">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w:t>
            </w:r>
            <w:r w:rsidRPr="667DC181" w:rsidR="667DC181">
              <w:rPr>
                <w:rFonts w:ascii="Calibri" w:hAnsi="Calibri" w:eastAsia="Calibri" w:cs="Calibri"/>
                <w:sz w:val="16"/>
                <w:szCs w:val="16"/>
              </w:rPr>
              <w:t xml:space="preserve"> </w:t>
            </w:r>
          </w:p>
        </w:tc>
        <w:tc>
          <w:tcPr>
            <w:tcW w:w="1572" w:type="dxa"/>
            <w:tcBorders>
              <w:top w:val="single" w:sz="8"/>
              <w:left w:val="single" w:sz="8"/>
              <w:bottom w:val="single" w:sz="8"/>
              <w:right w:val="single" w:color="000000" w:themeColor="text1" w:sz="12"/>
            </w:tcBorders>
            <w:tcMar/>
            <w:vAlign w:val="top"/>
            <w:tcPrChange w:author="PASQUALINO Roberto (JRC-ISPRA)" w:date="2025-03-20T16:33:03.454Z" w:id="287881876">
              <w:tcPr>
                <w:tcW w:w="2036" w:type="dxa"/>
                <w:tcBorders>
                  <w:top w:val="single" w:sz="8"/>
                  <w:left w:val="single" w:sz="8"/>
                  <w:bottom w:val="single" w:sz="8"/>
                  <w:right w:val="single" w:sz="8"/>
                </w:tcBorders>
                <w:tcMar/>
                <w:vAlign w:val="top"/>
              </w:tcPr>
            </w:tcPrChange>
          </w:tcPr>
          <w:p w:rsidR="667DC181" w:rsidP="667DC181" w:rsidRDefault="667DC181" w14:paraId="52C9164C" w14:textId="55FD950A">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w:t>
            </w:r>
            <w:r w:rsidRPr="667DC181" w:rsidR="667DC181">
              <w:rPr>
                <w:rFonts w:ascii="Calibri" w:hAnsi="Calibri" w:eastAsia="Calibri" w:cs="Calibri"/>
                <w:sz w:val="16"/>
                <w:szCs w:val="16"/>
              </w:rPr>
              <w:t xml:space="preserve"> </w:t>
            </w:r>
          </w:p>
        </w:tc>
        <w:tc>
          <w:tcPr>
            <w:tcW w:w="1252" w:type="dxa"/>
            <w:tcBorders>
              <w:top w:val="single" w:color="000000" w:themeColor="text1" w:sz="12"/>
              <w:left w:val="single" w:color="000000" w:themeColor="text1" w:sz="12"/>
              <w:bottom w:val="single" w:color="000000" w:themeColor="text1" w:sz="12"/>
              <w:right w:val="single" w:color="000000" w:themeColor="text1" w:sz="12"/>
            </w:tcBorders>
            <w:tcMar/>
            <w:vAlign w:val="top"/>
            <w:tcPrChange w:author="PASQUALINO Roberto (JRC-ISPRA)" w:date="2025-03-20T16:41:10.15Z" w:id="2015665263">
              <w:tcPr>
                <w:tcW w:w="788" w:type="dxa"/>
                <w:tcBorders>
                  <w:top w:val="single" w:sz="8"/>
                  <w:left w:val="single" w:sz="8"/>
                  <w:bottom w:val="single" w:sz="8"/>
                  <w:right w:val="single" w:sz="8"/>
                </w:tcBorders>
                <w:shd w:val="clear" w:color="auto" w:fill="FFFF00"/>
                <w:tcMar/>
                <w:vAlign w:val="top"/>
              </w:tcPr>
            </w:tcPrChange>
          </w:tcPr>
          <w:p w:rsidR="667DC181" w:rsidP="4620CC4D" w:rsidRDefault="667DC181" w14:paraId="3B8F64B8" w14:textId="3647BD7D">
            <w:pPr>
              <w:spacing w:before="0" w:beforeAutospacing="off" w:after="0" w:afterAutospacing="off"/>
              <w:jc w:val="center"/>
              <w:rPr>
                <w:ins w:author="PASQUALINO Roberto (JRC-ISPRA)" w:date="2025-03-20T16:14:43.282Z" w16du:dateUtc="2025-03-20T16:14:43.282Z" w:id="779406422"/>
                <w:rFonts w:ascii="EC Square Sans Pro" w:hAnsi="EC Square Sans Pro" w:eastAsia="EC Square Sans Pro" w:cs="EC Square Sans Pro"/>
                <w:sz w:val="16"/>
                <w:szCs w:val="16"/>
              </w:rPr>
            </w:pPr>
            <w:ins w:author="PASQUALINO Roberto (JRC-ISPRA)" w:date="2025-03-20T16:15:21.081Z" w:id="1471775840">
              <w:r w:rsidRPr="4620CC4D" w:rsidR="7F018AE6">
                <w:rPr>
                  <w:rFonts w:ascii="EC Square Sans Pro" w:hAnsi="EC Square Sans Pro" w:eastAsia="EC Square Sans Pro" w:cs="EC Square Sans Pro"/>
                  <w:sz w:val="16"/>
                  <w:szCs w:val="16"/>
                </w:rPr>
                <w:t>2</w:t>
              </w:r>
            </w:ins>
            <w:ins w:author="PASQUALINO Roberto (JRC-ISPRA)" w:date="2025-03-20T16:14:43.282Z" w:id="1629947068">
              <w:r w:rsidRPr="4620CC4D" w:rsidR="7F018AE6">
                <w:rPr>
                  <w:rFonts w:ascii="EC Square Sans Pro" w:hAnsi="EC Square Sans Pro" w:eastAsia="EC Square Sans Pro" w:cs="EC Square Sans Pro"/>
                  <w:sz w:val="16"/>
                  <w:szCs w:val="16"/>
                </w:rPr>
                <w:t xml:space="preserve"> </w:t>
              </w:r>
            </w:ins>
            <w:ins w:author="PASQUALINO Roberto (JRC-ISPRA)" w:date="2025-03-20T16:39:09.589Z" w:id="522468871">
              <w:r w:rsidRPr="4620CC4D" w:rsidR="0F31D10F">
                <w:rPr>
                  <w:rFonts w:ascii="EC Square Sans Pro" w:hAnsi="EC Square Sans Pro" w:eastAsia="EC Square Sans Pro" w:cs="EC Square Sans Pro"/>
                  <w:sz w:val="16"/>
                  <w:szCs w:val="16"/>
                </w:rPr>
                <w:t xml:space="preserve">(+1) </w:t>
              </w:r>
            </w:ins>
            <w:ins w:author="PASQUALINO Roberto (JRC-ISPRA)" w:date="2025-03-20T16:14:43.282Z" w:id="1421515907">
              <w:r w:rsidRPr="4620CC4D" w:rsidR="7F018AE6">
                <w:rPr>
                  <w:rFonts w:ascii="EC Square Sans Pro" w:hAnsi="EC Square Sans Pro" w:eastAsia="EC Square Sans Pro" w:cs="EC Square Sans Pro"/>
                  <w:sz w:val="16"/>
                  <w:szCs w:val="16"/>
                </w:rPr>
                <w:t>target</w:t>
              </w:r>
            </w:ins>
          </w:p>
          <w:p w:rsidR="667DC181" w:rsidP="667DC181" w:rsidRDefault="667DC181" w14:paraId="53C3949C" w14:textId="646BB2AB">
            <w:pPr>
              <w:spacing w:before="0" w:beforeAutospacing="off" w:after="0" w:afterAutospacing="off"/>
              <w:jc w:val="center"/>
              <w:rPr>
                <w:rFonts w:ascii="EC Square Sans Pro" w:hAnsi="EC Square Sans Pro" w:eastAsia="EC Square Sans Pro" w:cs="EC Square Sans Pro"/>
                <w:sz w:val="16"/>
                <w:szCs w:val="16"/>
              </w:rPr>
            </w:pPr>
            <w:ins w:author="PASQUALINO Roberto (JRC-ISPRA)" w:date="2025-03-20T16:14:43.283Z" w:id="1405017856">
              <w:r w:rsidRPr="4620CC4D" w:rsidR="7F018AE6">
                <w:rPr>
                  <w:rFonts w:ascii="EC Square Sans Pro" w:hAnsi="EC Square Sans Pro" w:eastAsia="EC Square Sans Pro" w:cs="EC Square Sans Pro"/>
                  <w:sz w:val="16"/>
                  <w:szCs w:val="16"/>
                </w:rPr>
                <w:t>(</w:t>
              </w:r>
              <w:r w:rsidRPr="4620CC4D" w:rsidR="7F018AE6">
                <w:rPr>
                  <w:rFonts w:ascii="EC Square Sans Pro" w:hAnsi="EC Square Sans Pro" w:eastAsia="EC Square Sans Pro" w:cs="EC Square Sans Pro"/>
                  <w:sz w:val="16"/>
                  <w:szCs w:val="16"/>
                </w:rPr>
                <w:t>improve</w:t>
              </w:r>
              <w:r w:rsidRPr="4620CC4D" w:rsidR="7F018AE6">
                <w:rPr>
                  <w:rFonts w:ascii="EC Square Sans Pro" w:hAnsi="EC Square Sans Pro" w:eastAsia="EC Square Sans Pro" w:cs="EC Square Sans Pro"/>
                  <w:sz w:val="16"/>
                  <w:szCs w:val="16"/>
                </w:rPr>
                <w:t xml:space="preserve"> air quality</w:t>
              </w:r>
            </w:ins>
            <w:ins w:author="PASQUALINO Roberto (JRC-ISPRA)" w:date="2025-03-20T16:15:40.072Z" w:id="988732319">
              <w:r w:rsidRPr="4620CC4D" w:rsidR="7F018AE6">
                <w:rPr>
                  <w:rFonts w:ascii="EC Square Sans Pro" w:hAnsi="EC Square Sans Pro" w:eastAsia="EC Square Sans Pro" w:cs="EC Square Sans Pro"/>
                  <w:sz w:val="16"/>
                  <w:szCs w:val="16"/>
                </w:rPr>
                <w:t>, ecosystem services</w:t>
              </w:r>
            </w:ins>
            <w:ins w:author="PASQUALINO Roberto (JRC-ISPRA)" w:date="2025-03-20T16:39:15.647Z" w:id="343977236">
              <w:r w:rsidRPr="4620CC4D" w:rsidR="10BFCE2B">
                <w:rPr>
                  <w:rFonts w:ascii="EC Square Sans Pro" w:hAnsi="EC Square Sans Pro" w:eastAsia="EC Square Sans Pro" w:cs="EC Square Sans Pro"/>
                  <w:sz w:val="16"/>
                  <w:szCs w:val="16"/>
                </w:rPr>
                <w:t xml:space="preserve">, </w:t>
              </w:r>
            </w:ins>
            <w:del w:author="PASQUALINO Roberto (JRC-ISPRA)" w:date="2025-03-20T16:39:18.665Z" w:id="225402950">
              <w:r w:rsidRPr="4620CC4D" w:rsidDel="667DC181">
                <w:rPr>
                  <w:rFonts w:ascii="EC Square Sans Pro" w:hAnsi="EC Square Sans Pro" w:eastAsia="EC Square Sans Pro" w:cs="EC Square Sans Pro"/>
                  <w:sz w:val="16"/>
                  <w:szCs w:val="16"/>
                </w:rPr>
                <w:delText xml:space="preserve"> </w:delText>
              </w:r>
            </w:del>
            <w:ins w:author="PASQUALINO Roberto (JRC-ISPRA)" w:date="2025-03-20T16:34:36.862Z" w:id="1992334997">
              <w:r w:rsidRPr="4620CC4D" w:rsidR="2E8B65E8">
                <w:rPr>
                  <w:rFonts w:ascii="EC Square Sans Pro" w:hAnsi="EC Square Sans Pro" w:eastAsia="EC Square Sans Pro" w:cs="EC Square Sans Pro"/>
                  <w:sz w:val="16"/>
                  <w:szCs w:val="16"/>
                </w:rPr>
                <w:t>reduction</w:t>
              </w:r>
              <w:r w:rsidRPr="4620CC4D" w:rsidR="2E8B65E8">
                <w:rPr>
                  <w:rFonts w:ascii="EC Square Sans Pro" w:hAnsi="EC Square Sans Pro" w:eastAsia="EC Square Sans Pro" w:cs="EC Square Sans Pro"/>
                  <w:sz w:val="16"/>
                  <w:szCs w:val="16"/>
                </w:rPr>
                <w:t xml:space="preserve"> in pesticides</w:t>
              </w:r>
            </w:ins>
            <w:ins w:author="PASQUALINO Roberto (JRC-ISPRA)" w:date="2025-03-20T16:39:21.913Z" w:id="771408734">
              <w:r w:rsidRPr="4620CC4D" w:rsidR="1018F7BA">
                <w:rPr>
                  <w:rFonts w:ascii="EC Square Sans Pro" w:hAnsi="EC Square Sans Pro" w:eastAsia="EC Square Sans Pro" w:cs="EC Square Sans Pro"/>
                  <w:sz w:val="16"/>
                  <w:szCs w:val="16"/>
                </w:rPr>
                <w:t>*)</w:t>
              </w:r>
            </w:ins>
          </w:p>
        </w:tc>
        <w:tc>
          <w:tcPr>
            <w:tcW w:w="791" w:type="dxa"/>
            <w:tcBorders>
              <w:top w:val="single" w:color="000000" w:themeColor="text1" w:sz="12"/>
              <w:left w:val="single" w:color="000000" w:themeColor="text1" w:sz="12"/>
              <w:bottom w:val="single" w:color="000000" w:themeColor="text1" w:sz="12"/>
              <w:right w:val="single" w:color="000000" w:themeColor="text1" w:sz="12"/>
            </w:tcBorders>
            <w:tcMar/>
            <w:vAlign w:val="top"/>
            <w:tcPrChange w:author="PASQUALINO Roberto (JRC-ISPRA)" w:date="2025-03-20T16:41:10.148Z" w:id="1870678604">
              <w:tcPr>
                <w:tcW w:w="791" w:type="dxa"/>
                <w:tcBorders>
                  <w:top w:val="single" w:sz="8"/>
                  <w:left w:val="single" w:sz="8"/>
                  <w:bottom w:val="single" w:sz="8"/>
                  <w:right w:val="single" w:sz="8"/>
                </w:tcBorders>
                <w:shd w:val="clear" w:color="auto" w:fill="FFFF00"/>
                <w:tcMar/>
                <w:vAlign w:val="top"/>
              </w:tcPr>
            </w:tcPrChange>
          </w:tcPr>
          <w:p w:rsidR="667DC181" w:rsidP="4620CC4D" w:rsidRDefault="667DC181" w14:paraId="34D65DBB" w14:textId="2148861A">
            <w:pPr>
              <w:pStyle w:val="Normal"/>
              <w:suppressLineNumbers w:val="0"/>
              <w:bidi w:val="0"/>
              <w:spacing w:before="0" w:beforeAutospacing="off" w:after="0" w:afterAutospacing="off" w:line="259" w:lineRule="auto"/>
              <w:ind w:left="0" w:right="0"/>
              <w:jc w:val="center"/>
              <w:rPr>
                <w:rFonts w:ascii="Calibri" w:hAnsi="Calibri" w:eastAsia="Calibri" w:cs="Calibri"/>
                <w:noProof w:val="0"/>
                <w:sz w:val="16"/>
                <w:szCs w:val="16"/>
                <w:lang w:val="en-GB"/>
              </w:rPr>
            </w:pPr>
            <w:del w:author="PASQUALINO Roberto (JRC-ISPRA)" w:date="2025-03-20T16:19:46.021Z" w:id="1996243887">
              <w:r w:rsidRPr="4620CC4D" w:rsidDel="667DC181">
                <w:rPr>
                  <w:rFonts w:ascii="EC Square Sans Pro" w:hAnsi="EC Square Sans Pro" w:eastAsia="EC Square Sans Pro" w:cs="EC Square Sans Pro"/>
                  <w:sz w:val="16"/>
                  <w:szCs w:val="16"/>
                </w:rPr>
                <w:delText>1</w:delText>
              </w:r>
              <w:r w:rsidRPr="4620CC4D" w:rsidDel="667DC181">
                <w:rPr>
                  <w:rFonts w:ascii="Calibri" w:hAnsi="Calibri" w:eastAsia="Calibri" w:cs="Calibri"/>
                  <w:sz w:val="16"/>
                  <w:szCs w:val="16"/>
                </w:rPr>
                <w:delText xml:space="preserve"> </w:delText>
              </w:r>
            </w:del>
            <w:ins w:author="PASQUALINO Roberto (JRC-ISPRA)" w:date="2025-03-20T16:19:46.092Z" w:id="1898293912">
              <w:r w:rsidRPr="4620CC4D" w:rsidR="2E30C5E8">
                <w:rPr>
                  <w:rFonts w:ascii="EC Square Sans Pro" w:hAnsi="EC Square Sans Pro" w:eastAsia="EC Square Sans Pro" w:cs="EC Square Sans Pro"/>
                  <w:sz w:val="16"/>
                  <w:szCs w:val="16"/>
                </w:rPr>
                <w:t>3</w:t>
              </w:r>
            </w:ins>
          </w:p>
        </w:tc>
      </w:tr>
      <w:tr w:rsidR="667DC181" w:rsidTr="4620CC4D" w14:paraId="49999997">
        <w:trPr>
          <w:trHeight w:val="1125"/>
          <w:trPrChange w:author="SANYE MENGUAL Esther (JRC-ISPRA)" w:date="2025-03-20T13:45:25.354Z" w16du:dateUtc="2025-03-20T13:45:25.354Z" w:id="1489386926">
            <w:trPr>
              <w:trHeight w:val="1125"/>
            </w:trPr>
          </w:trPrChange>
        </w:trPr>
        <w:tc>
          <w:tcPr>
            <w:tcW w:w="1208" w:type="dxa"/>
            <w:tcBorders>
              <w:top w:val="single" w:sz="8"/>
              <w:left w:val="single" w:sz="8"/>
              <w:bottom w:val="single" w:sz="8"/>
              <w:right w:val="single" w:sz="8"/>
            </w:tcBorders>
            <w:tcMar/>
            <w:vAlign w:val="top"/>
            <w:tcPrChange w:author="PASQUALINO Roberto (JRC-ISPRA)" w:date="2025-03-20T16:33:03.455Z" w:id="814791903">
              <w:tcPr>
                <w:tcW w:w="1208" w:type="dxa"/>
                <w:tcBorders>
                  <w:top w:val="single" w:sz="8"/>
                  <w:left w:val="single" w:sz="8"/>
                  <w:bottom w:val="single" w:sz="8"/>
                  <w:right w:val="single" w:sz="8"/>
                </w:tcBorders>
                <w:tcMar/>
                <w:vAlign w:val="top"/>
              </w:tcPr>
            </w:tcPrChange>
          </w:tcPr>
          <w:p w:rsidR="667DC181" w:rsidP="667DC181" w:rsidRDefault="667DC181" w14:paraId="3BEB05FE" w14:textId="0CB30CFA">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b w:val="1"/>
                <w:bCs w:val="1"/>
                <w:sz w:val="16"/>
                <w:szCs w:val="16"/>
              </w:rPr>
              <w:t>Additional</w:t>
            </w:r>
            <w:r w:rsidRPr="667DC181" w:rsidR="667DC181">
              <w:rPr>
                <w:rFonts w:ascii="Calibri" w:hAnsi="Calibri" w:eastAsia="Calibri" w:cs="Calibri"/>
                <w:sz w:val="16"/>
                <w:szCs w:val="16"/>
              </w:rPr>
              <w:t xml:space="preserve"> </w:t>
            </w:r>
            <w:r w:rsidRPr="667DC181" w:rsidR="667DC181">
              <w:rPr>
                <w:rFonts w:ascii="EC Square Sans Pro" w:hAnsi="EC Square Sans Pro" w:eastAsia="EC Square Sans Pro" w:cs="EC Square Sans Pro"/>
                <w:b w:val="1"/>
                <w:bCs w:val="1"/>
                <w:sz w:val="16"/>
                <w:szCs w:val="16"/>
              </w:rPr>
              <w:t xml:space="preserve"> EGD</w:t>
            </w:r>
            <w:r w:rsidRPr="667DC181" w:rsidR="667DC181">
              <w:rPr>
                <w:rFonts w:ascii="EC Square Sans Pro" w:hAnsi="EC Square Sans Pro" w:eastAsia="EC Square Sans Pro" w:cs="EC Square Sans Pro"/>
                <w:b w:val="1"/>
                <w:bCs w:val="1"/>
                <w:sz w:val="16"/>
                <w:szCs w:val="16"/>
              </w:rPr>
              <w:t xml:space="preserve"> Ambitions</w:t>
            </w:r>
            <w:r w:rsidRPr="667DC181" w:rsidR="667DC181">
              <w:rPr>
                <w:rFonts w:ascii="Calibri" w:hAnsi="Calibri" w:eastAsia="Calibri" w:cs="Calibri"/>
                <w:sz w:val="16"/>
                <w:szCs w:val="16"/>
              </w:rPr>
              <w:t xml:space="preserve"> </w:t>
            </w:r>
          </w:p>
        </w:tc>
        <w:tc>
          <w:tcPr>
            <w:tcW w:w="1343" w:type="dxa"/>
            <w:tcBorders>
              <w:top w:val="single" w:sz="8"/>
              <w:left w:val="single" w:sz="8"/>
              <w:bottom w:val="single" w:sz="8"/>
              <w:right w:val="single" w:sz="8"/>
            </w:tcBorders>
            <w:tcMar/>
            <w:vAlign w:val="top"/>
            <w:tcPrChange w:author="PASQUALINO Roberto (JRC-ISPRA)" w:date="2025-03-20T16:33:03.455Z" w:id="553162220">
              <w:tcPr>
                <w:tcW w:w="1343" w:type="dxa"/>
                <w:tcBorders>
                  <w:top w:val="single" w:sz="8"/>
                  <w:left w:val="single" w:sz="8"/>
                  <w:bottom w:val="single" w:sz="8"/>
                  <w:right w:val="single" w:sz="8"/>
                </w:tcBorders>
                <w:tcMar/>
                <w:vAlign w:val="top"/>
              </w:tcPr>
            </w:tcPrChange>
          </w:tcPr>
          <w:p w:rsidR="667DC181" w:rsidP="667DC181" w:rsidRDefault="667DC181" w14:paraId="7779F195" w14:textId="4513BF03">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b w:val="1"/>
                <w:bCs w:val="1"/>
                <w:sz w:val="16"/>
                <w:szCs w:val="16"/>
              </w:rPr>
              <w:t>1 ambition</w:t>
            </w:r>
            <w:r w:rsidRPr="667DC181" w:rsidR="667DC181">
              <w:rPr>
                <w:rFonts w:ascii="Calibri" w:hAnsi="Calibri" w:eastAsia="Calibri" w:cs="Calibri"/>
                <w:sz w:val="16"/>
                <w:szCs w:val="16"/>
              </w:rPr>
              <w:t xml:space="preserve"> </w:t>
            </w:r>
          </w:p>
          <w:p w:rsidR="667DC181" w:rsidP="667DC181" w:rsidRDefault="667DC181" w14:paraId="76CC6DC2" w14:textId="77892D66">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(sustainable and healthy diets)</w:t>
            </w:r>
            <w:r w:rsidRPr="667DC181" w:rsidR="667DC181">
              <w:rPr>
                <w:rFonts w:ascii="Calibri" w:hAnsi="Calibri" w:eastAsia="Calibri" w:cs="Calibri"/>
                <w:sz w:val="16"/>
                <w:szCs w:val="16"/>
              </w:rPr>
              <w:t xml:space="preserve"> </w:t>
            </w:r>
          </w:p>
        </w:tc>
        <w:tc>
          <w:tcPr>
            <w:tcW w:w="1402" w:type="dxa"/>
            <w:tcBorders>
              <w:top w:val="single" w:sz="8"/>
              <w:left w:val="single" w:sz="8"/>
              <w:bottom w:val="single" w:sz="8"/>
              <w:right w:val="single" w:sz="8"/>
            </w:tcBorders>
            <w:tcMar/>
            <w:vAlign w:val="top"/>
            <w:tcPrChange w:author="PASQUALINO Roberto (JRC-ISPRA)" w:date="2025-03-20T16:33:03.455Z" w:id="776579983">
              <w:tcPr>
                <w:tcW w:w="1402" w:type="dxa"/>
                <w:tcBorders>
                  <w:top w:val="single" w:sz="8"/>
                  <w:left w:val="single" w:sz="8"/>
                  <w:bottom w:val="single" w:sz="8"/>
                  <w:right w:val="single" w:sz="8"/>
                </w:tcBorders>
                <w:tcMar/>
                <w:vAlign w:val="top"/>
              </w:tcPr>
            </w:tcPrChange>
          </w:tcPr>
          <w:p w:rsidR="667DC181" w:rsidP="667DC181" w:rsidRDefault="667DC181" w14:paraId="51D6C094" w14:textId="630950D4">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b w:val="1"/>
                <w:bCs w:val="1"/>
                <w:sz w:val="16"/>
                <w:szCs w:val="16"/>
              </w:rPr>
              <w:t>1 ambition</w:t>
            </w:r>
            <w:r w:rsidRPr="667DC181" w:rsidR="667DC181">
              <w:rPr>
                <w:rFonts w:ascii="Calibri" w:hAnsi="Calibri" w:eastAsia="Calibri" w:cs="Calibri"/>
                <w:sz w:val="16"/>
                <w:szCs w:val="16"/>
              </w:rPr>
              <w:t xml:space="preserve"> </w:t>
            </w:r>
          </w:p>
          <w:p w:rsidR="667DC181" w:rsidP="667DC181" w:rsidRDefault="667DC181" w14:paraId="25ACA318" w14:textId="655405D2">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(achieving deep renovation in buildings)</w:t>
            </w:r>
            <w:r w:rsidRPr="667DC181" w:rsidR="667DC181">
              <w:rPr>
                <w:rFonts w:ascii="Calibri" w:hAnsi="Calibri" w:eastAsia="Calibri" w:cs="Calibri"/>
                <w:sz w:val="16"/>
                <w:szCs w:val="16"/>
              </w:rPr>
              <w:t xml:space="preserve"> </w:t>
            </w:r>
          </w:p>
        </w:tc>
        <w:tc>
          <w:tcPr>
            <w:tcW w:w="1307" w:type="dxa"/>
            <w:tcBorders>
              <w:top w:val="single" w:sz="8"/>
              <w:left w:val="single" w:sz="8"/>
              <w:bottom w:val="single" w:sz="8"/>
              <w:right w:val="single" w:sz="8"/>
            </w:tcBorders>
            <w:tcMar/>
            <w:vAlign w:val="top"/>
            <w:tcPrChange w:author="PASQUALINO Roberto (JRC-ISPRA)" w:date="2025-03-20T16:33:03.455Z" w:id="1572962102">
              <w:tcPr>
                <w:tcW w:w="1307" w:type="dxa"/>
                <w:tcBorders>
                  <w:top w:val="single" w:sz="8"/>
                  <w:left w:val="single" w:sz="8"/>
                  <w:bottom w:val="single" w:sz="8"/>
                  <w:right w:val="single" w:sz="8"/>
                </w:tcBorders>
                <w:tcMar/>
                <w:vAlign w:val="top"/>
              </w:tcPr>
            </w:tcPrChange>
          </w:tcPr>
          <w:p w:rsidR="667DC181" w:rsidP="667DC181" w:rsidRDefault="667DC181" w14:paraId="7F688698" w14:textId="0F641333">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b w:val="1"/>
                <w:bCs w:val="1"/>
                <w:sz w:val="16"/>
                <w:szCs w:val="16"/>
              </w:rPr>
              <w:t>1 ambition</w:t>
            </w:r>
            <w:r w:rsidRPr="667DC181" w:rsidR="667DC181">
              <w:rPr>
                <w:rFonts w:ascii="Calibri" w:hAnsi="Calibri" w:eastAsia="Calibri" w:cs="Calibri"/>
                <w:sz w:val="16"/>
                <w:szCs w:val="16"/>
              </w:rPr>
              <w:t xml:space="preserve"> </w:t>
            </w:r>
          </w:p>
          <w:p w:rsidR="667DC181" w:rsidP="667DC181" w:rsidRDefault="667DC181" w14:paraId="49269A19" w14:textId="5E8D9FDE">
            <w:pPr>
              <w:spacing w:before="0" w:beforeAutospacing="off" w:after="0" w:afterAutospacing="off"/>
              <w:jc w:val="both"/>
              <w:rPr>
                <w:rFonts w:ascii="Calibri" w:hAnsi="Calibri" w:eastAsia="Calibri" w:cs="Calibri"/>
                <w:sz w:val="16"/>
                <w:szCs w:val="16"/>
              </w:rPr>
            </w:pPr>
            <w:r w:rsidRPr="667DC181" w:rsidR="667DC181">
              <w:rPr>
                <w:rFonts w:ascii="Calibri" w:hAnsi="Calibri" w:eastAsia="Calibri" w:cs="Calibri"/>
                <w:sz w:val="16"/>
                <w:szCs w:val="16"/>
              </w:rPr>
              <w:t xml:space="preserve"> </w:t>
            </w:r>
          </w:p>
          <w:p w:rsidR="667DC181" w:rsidP="667DC181" w:rsidRDefault="667DC181" w14:paraId="7B869BBE" w14:textId="57660F52">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(expansion of electric cars)</w:t>
            </w:r>
            <w:r w:rsidRPr="667DC181" w:rsidR="667DC181">
              <w:rPr>
                <w:rFonts w:ascii="Calibri" w:hAnsi="Calibri" w:eastAsia="Calibri" w:cs="Calibri"/>
                <w:sz w:val="16"/>
                <w:szCs w:val="16"/>
              </w:rPr>
              <w:t xml:space="preserve"> </w:t>
            </w:r>
          </w:p>
          <w:p w:rsidR="667DC181" w:rsidP="667DC181" w:rsidRDefault="667DC181" w14:paraId="7240F89E" w14:textId="6F9ED675">
            <w:pPr>
              <w:spacing w:before="0" w:beforeAutospacing="off" w:after="0" w:afterAutospacing="off"/>
              <w:jc w:val="both"/>
              <w:rPr>
                <w:rFonts w:ascii="Calibri" w:hAnsi="Calibri" w:eastAsia="Calibri" w:cs="Calibri"/>
                <w:sz w:val="16"/>
                <w:szCs w:val="16"/>
              </w:rPr>
            </w:pPr>
            <w:r w:rsidRPr="667DC181" w:rsidR="667DC181">
              <w:rPr>
                <w:rFonts w:ascii="Calibri" w:hAnsi="Calibri" w:eastAsia="Calibri" w:cs="Calibri"/>
                <w:sz w:val="16"/>
                <w:szCs w:val="16"/>
              </w:rPr>
              <w:t xml:space="preserve"> </w:t>
            </w:r>
          </w:p>
        </w:tc>
        <w:tc>
          <w:tcPr>
            <w:tcW w:w="1572" w:type="dxa"/>
            <w:tcBorders>
              <w:top w:val="single" w:sz="8"/>
              <w:left w:val="single" w:sz="8"/>
              <w:bottom w:val="single" w:sz="8"/>
              <w:right w:val="single" w:color="000000" w:themeColor="text1" w:sz="12"/>
            </w:tcBorders>
            <w:tcMar/>
            <w:vAlign w:val="top"/>
            <w:tcPrChange w:author="PASQUALINO Roberto (JRC-ISPRA)" w:date="2025-03-20T16:33:03.455Z" w:id="1196296500">
              <w:tcPr>
                <w:tcW w:w="2036" w:type="dxa"/>
                <w:tcBorders>
                  <w:top w:val="single" w:sz="8"/>
                  <w:left w:val="single" w:sz="8"/>
                  <w:bottom w:val="single" w:sz="8"/>
                  <w:right w:val="single" w:sz="8"/>
                </w:tcBorders>
                <w:tcMar/>
                <w:vAlign w:val="top"/>
              </w:tcPr>
            </w:tcPrChange>
          </w:tcPr>
          <w:p w:rsidR="667DC181" w:rsidP="667DC181" w:rsidRDefault="667DC181" w14:paraId="3473A3A2" w14:textId="68CF1A8F">
            <w:pPr>
              <w:spacing w:before="0" w:beforeAutospacing="off" w:after="0" w:afterAutospacing="off"/>
              <w:jc w:val="both"/>
              <w:rPr>
                <w:rFonts w:ascii="Calibri" w:hAnsi="Calibri" w:eastAsia="Calibri" w:cs="Calibri"/>
                <w:sz w:val="16"/>
                <w:szCs w:val="16"/>
              </w:rPr>
            </w:pPr>
            <w:r w:rsidRPr="667DC181" w:rsidR="667DC181">
              <w:rPr>
                <w:rFonts w:ascii="Calibri" w:hAnsi="Calibri" w:eastAsia="Calibri" w:cs="Calibri"/>
                <w:sz w:val="16"/>
                <w:szCs w:val="16"/>
              </w:rPr>
              <w:t xml:space="preserve"> </w:t>
            </w:r>
          </w:p>
        </w:tc>
        <w:tc>
          <w:tcPr>
            <w:tcW w:w="1252" w:type="dxa"/>
            <w:tcBorders>
              <w:top w:val="single" w:color="000000" w:themeColor="text1" w:sz="12"/>
              <w:left w:val="single" w:color="000000" w:themeColor="text1" w:sz="12"/>
              <w:bottom w:val="single" w:color="000000" w:themeColor="text1" w:sz="12"/>
              <w:right w:val="single" w:color="000000" w:themeColor="text1" w:sz="12"/>
            </w:tcBorders>
            <w:tcMar/>
            <w:vAlign w:val="top"/>
            <w:tcPrChange w:author="PASQUALINO Roberto (JRC-ISPRA)" w:date="2025-03-20T16:41:10.151Z" w:id="1860948976">
              <w:tcPr>
                <w:tcW w:w="788" w:type="dxa"/>
                <w:tcBorders>
                  <w:top w:val="single" w:sz="8"/>
                  <w:left w:val="single" w:sz="8"/>
                  <w:bottom w:val="single" w:sz="8"/>
                  <w:right w:val="single" w:sz="8"/>
                </w:tcBorders>
                <w:shd w:val="clear" w:color="auto" w:fill="FFFF00"/>
                <w:tcMar/>
                <w:vAlign w:val="top"/>
              </w:tcPr>
            </w:tcPrChange>
          </w:tcPr>
          <w:p w:rsidR="667DC181" w:rsidP="667DC181" w:rsidRDefault="667DC181" w14:paraId="628FA7F2" w14:textId="2ECC584E">
            <w:pPr>
              <w:spacing w:before="0" w:beforeAutospacing="off" w:after="0" w:afterAutospacing="off"/>
              <w:jc w:val="center"/>
              <w:rPr>
                <w:rFonts w:ascii="EC Square Sans Pro" w:hAnsi="EC Square Sans Pro" w:eastAsia="EC Square Sans Pro" w:cs="EC Square Sans Pro"/>
                <w:sz w:val="16"/>
                <w:szCs w:val="16"/>
              </w:rPr>
            </w:pPr>
            <w:r w:rsidRPr="4620CC4D" w:rsidR="667DC181">
              <w:rPr>
                <w:rFonts w:ascii="EC Square Sans Pro" w:hAnsi="EC Square Sans Pro" w:eastAsia="EC Square Sans Pro" w:cs="EC Square Sans Pro"/>
                <w:sz w:val="16"/>
                <w:szCs w:val="16"/>
              </w:rPr>
              <w:t xml:space="preserve"> </w:t>
            </w:r>
          </w:p>
        </w:tc>
        <w:tc>
          <w:tcPr>
            <w:tcW w:w="791" w:type="dxa"/>
            <w:tcBorders>
              <w:top w:val="single" w:color="000000" w:themeColor="text1" w:sz="12"/>
              <w:left w:val="single" w:color="000000" w:themeColor="text1" w:sz="12"/>
              <w:bottom w:val="single" w:color="000000" w:themeColor="text1" w:sz="12"/>
              <w:right w:val="single" w:color="000000" w:themeColor="text1" w:sz="12"/>
            </w:tcBorders>
            <w:tcMar/>
            <w:vAlign w:val="top"/>
            <w:tcPrChange w:author="PASQUALINO Roberto (JRC-ISPRA)" w:date="2025-03-20T16:41:10.148Z" w:id="1101073015">
              <w:tcPr>
                <w:tcW w:w="791" w:type="dxa"/>
                <w:tcBorders>
                  <w:top w:val="single" w:sz="8"/>
                  <w:left w:val="single" w:sz="8"/>
                  <w:bottom w:val="single" w:sz="8"/>
                  <w:right w:val="single" w:sz="8"/>
                </w:tcBorders>
                <w:shd w:val="clear" w:color="auto" w:fill="FFFF00"/>
                <w:tcMar/>
                <w:vAlign w:val="top"/>
              </w:tcPr>
            </w:tcPrChange>
          </w:tcPr>
          <w:p w:rsidR="667DC181" w:rsidP="667DC181" w:rsidRDefault="667DC181" w14:paraId="3E26F050" w14:textId="1D002F33">
            <w:pPr>
              <w:spacing w:before="0" w:beforeAutospacing="off" w:after="0" w:afterAutospacing="off"/>
              <w:jc w:val="center"/>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3</w:t>
            </w:r>
            <w:r w:rsidRPr="667DC181" w:rsidR="667DC181">
              <w:rPr>
                <w:rFonts w:ascii="Calibri" w:hAnsi="Calibri" w:eastAsia="Calibri" w:cs="Calibri"/>
                <w:sz w:val="16"/>
                <w:szCs w:val="16"/>
              </w:rPr>
              <w:t xml:space="preserve"> </w:t>
            </w:r>
          </w:p>
        </w:tc>
      </w:tr>
      <w:tr w:rsidR="667DC181" w:rsidTr="4620CC4D" w14:paraId="747C2D32">
        <w:trPr>
          <w:trHeight w:val="300"/>
          <w:trPrChange w:author="PASQUALINO Roberto (JRC-ISPRA)" w:date="2025-03-20T16:18:23.397Z" w16du:dateUtc="2025-03-20T16:18:23.397Z" w:id="94560135">
            <w:trPr>
              <w:trHeight w:val="300"/>
            </w:trPr>
          </w:trPrChange>
        </w:trPr>
        <w:tc>
          <w:tcPr>
            <w:tcW w:w="1208" w:type="dxa"/>
            <w:tcBorders>
              <w:top w:val="single" w:sz="8"/>
              <w:left w:val="single" w:sz="8"/>
              <w:bottom w:val="single" w:sz="8"/>
              <w:right w:val="single" w:sz="8"/>
            </w:tcBorders>
            <w:tcMar/>
            <w:vAlign w:val="top"/>
            <w:tcPrChange w:author="PASQUALINO Roberto (JRC-ISPRA)" w:date="2025-03-20T16:33:03.455Z" w:id="1565637462">
              <w:tcPr>
                <w:tcW w:w="1208" w:type="dxa"/>
                <w:tcBorders>
                  <w:top w:val="single" w:sz="8"/>
                  <w:left w:val="single" w:sz="8"/>
                  <w:bottom w:val="single" w:sz="8"/>
                  <w:right w:val="single" w:sz="8"/>
                </w:tcBorders>
                <w:tcMar/>
                <w:vAlign w:val="top"/>
              </w:tcPr>
            </w:tcPrChange>
          </w:tcPr>
          <w:p w:rsidR="667DC181" w:rsidP="667DC181" w:rsidRDefault="667DC181" w14:paraId="48D4C931" w14:textId="7DE743EA">
            <w:pPr>
              <w:spacing w:before="0" w:beforeAutospacing="off" w:after="0" w:afterAutospacing="off"/>
              <w:jc w:val="both"/>
              <w:rPr>
                <w:rFonts w:ascii="Calibri" w:hAnsi="Calibri" w:eastAsia="Calibri" w:cs="Calibri"/>
                <w:sz w:val="16"/>
                <w:szCs w:val="16"/>
              </w:rPr>
            </w:pPr>
            <w:r w:rsidRPr="667DC181" w:rsidR="667DC181">
              <w:rPr>
                <w:rFonts w:ascii="EC Square Sans Pro" w:hAnsi="EC Square Sans Pro" w:eastAsia="EC Square Sans Pro" w:cs="EC Square Sans Pro"/>
                <w:b w:val="1"/>
                <w:bCs w:val="1"/>
                <w:sz w:val="16"/>
                <w:szCs w:val="16"/>
              </w:rPr>
              <w:t xml:space="preserve">Total targets by </w:t>
            </w:r>
            <w:r w:rsidRPr="667DC181" w:rsidR="667DC181">
              <w:rPr>
                <w:rFonts w:ascii="EC Square Sans Pro" w:hAnsi="EC Square Sans Pro" w:eastAsia="EC Square Sans Pro" w:cs="EC Square Sans Pro"/>
                <w:b w:val="1"/>
                <w:bCs w:val="1"/>
                <w:strike w:val="1"/>
                <w:color w:val="0078D4"/>
                <w:sz w:val="16"/>
                <w:szCs w:val="16"/>
              </w:rPr>
              <w:t>BOP</w:t>
            </w:r>
            <w:r w:rsidRPr="667DC181" w:rsidR="667DC181">
              <w:rPr>
                <w:rFonts w:ascii="EC Square Sans Pro" w:hAnsi="EC Square Sans Pro" w:eastAsia="EC Square Sans Pro" w:cs="EC Square Sans Pro"/>
                <w:b w:val="1"/>
                <w:bCs w:val="1"/>
                <w:color w:val="0078D4"/>
                <w:sz w:val="16"/>
                <w:szCs w:val="16"/>
                <w:u w:val="single"/>
              </w:rPr>
              <w:t>area</w:t>
            </w:r>
            <w:r w:rsidRPr="667DC181" w:rsidR="667DC181">
              <w:rPr>
                <w:rFonts w:ascii="EC Square Sans Pro" w:hAnsi="EC Square Sans Pro" w:eastAsia="EC Square Sans Pro" w:cs="EC Square Sans Pro"/>
                <w:b w:val="1"/>
                <w:bCs w:val="1"/>
                <w:color w:val="0078D4"/>
                <w:sz w:val="16"/>
                <w:szCs w:val="16"/>
                <w:u w:val="single"/>
              </w:rPr>
              <w:t xml:space="preserve"> of consumption</w:t>
            </w:r>
            <w:r w:rsidRPr="667DC181" w:rsidR="667DC181">
              <w:rPr>
                <w:rFonts w:ascii="Calibri" w:hAnsi="Calibri" w:eastAsia="Calibri" w:cs="Calibri"/>
                <w:sz w:val="16"/>
                <w:szCs w:val="16"/>
              </w:rPr>
              <w:t xml:space="preserve"> </w:t>
            </w:r>
          </w:p>
        </w:tc>
        <w:tc>
          <w:tcPr>
            <w:tcW w:w="1343" w:type="dxa"/>
            <w:tcBorders>
              <w:top w:val="single" w:sz="8"/>
              <w:left w:val="single" w:sz="8"/>
              <w:bottom w:val="single" w:sz="8"/>
              <w:right w:val="single" w:sz="8"/>
            </w:tcBorders>
            <w:tcMar/>
            <w:vAlign w:val="top"/>
            <w:tcPrChange w:author="PASQUALINO Roberto (JRC-ISPRA)" w:date="2025-03-20T16:33:03.455Z" w:id="645092566">
              <w:tcPr>
                <w:tcW w:w="1343" w:type="dxa"/>
                <w:tcBorders>
                  <w:top w:val="single" w:sz="8"/>
                  <w:left w:val="single" w:sz="8"/>
                  <w:bottom w:val="single" w:sz="8"/>
                  <w:right w:val="single" w:sz="8"/>
                </w:tcBorders>
                <w:tcMar/>
                <w:vAlign w:val="top"/>
              </w:tcPr>
            </w:tcPrChange>
          </w:tcPr>
          <w:p w:rsidR="667DC181" w:rsidP="667DC181" w:rsidRDefault="667DC181" w14:paraId="09B2D6B8" w14:textId="7411C47C">
            <w:pPr>
              <w:spacing w:before="0" w:beforeAutospacing="off" w:after="0" w:afterAutospacing="off"/>
              <w:jc w:val="center"/>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9</w:t>
            </w:r>
            <w:r w:rsidRPr="667DC181" w:rsidR="667DC181">
              <w:rPr>
                <w:rFonts w:ascii="Calibri" w:hAnsi="Calibri" w:eastAsia="Calibri" w:cs="Calibri"/>
                <w:sz w:val="16"/>
                <w:szCs w:val="16"/>
              </w:rPr>
              <w:t xml:space="preserve"> </w:t>
            </w:r>
          </w:p>
        </w:tc>
        <w:tc>
          <w:tcPr>
            <w:tcW w:w="1402" w:type="dxa"/>
            <w:tcBorders>
              <w:top w:val="single" w:sz="8"/>
              <w:left w:val="single" w:sz="8"/>
              <w:bottom w:val="single" w:sz="8"/>
              <w:right w:val="single" w:sz="8"/>
            </w:tcBorders>
            <w:tcMar/>
            <w:vAlign w:val="top"/>
            <w:tcPrChange w:author="PASQUALINO Roberto (JRC-ISPRA)" w:date="2025-03-20T16:33:03.455Z" w:id="1651120028">
              <w:tcPr>
                <w:tcW w:w="1402" w:type="dxa"/>
                <w:tcBorders>
                  <w:top w:val="single" w:sz="8"/>
                  <w:left w:val="single" w:sz="8"/>
                  <w:bottom w:val="single" w:sz="8"/>
                  <w:right w:val="single" w:sz="8"/>
                </w:tcBorders>
                <w:tcMar/>
                <w:vAlign w:val="top"/>
              </w:tcPr>
            </w:tcPrChange>
          </w:tcPr>
          <w:p w:rsidR="667DC181" w:rsidP="667DC181" w:rsidRDefault="667DC181" w14:paraId="01A23E12" w14:textId="2EA9E0C2">
            <w:pPr>
              <w:spacing w:before="0" w:beforeAutospacing="off" w:after="0" w:afterAutospacing="off"/>
              <w:jc w:val="center"/>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5</w:t>
            </w:r>
            <w:r w:rsidRPr="667DC181" w:rsidR="667DC181">
              <w:rPr>
                <w:rFonts w:ascii="Calibri" w:hAnsi="Calibri" w:eastAsia="Calibri" w:cs="Calibri"/>
                <w:sz w:val="16"/>
                <w:szCs w:val="16"/>
              </w:rPr>
              <w:t xml:space="preserve"> </w:t>
            </w:r>
          </w:p>
        </w:tc>
        <w:tc>
          <w:tcPr>
            <w:tcW w:w="1307" w:type="dxa"/>
            <w:tcBorders>
              <w:top w:val="single" w:sz="8"/>
              <w:left w:val="single" w:sz="8"/>
              <w:bottom w:val="single" w:sz="8"/>
              <w:right w:val="single" w:sz="8"/>
            </w:tcBorders>
            <w:tcMar/>
            <w:vAlign w:val="top"/>
            <w:tcPrChange w:author="PASQUALINO Roberto (JRC-ISPRA)" w:date="2025-03-20T16:33:03.456Z" w:id="214303748">
              <w:tcPr>
                <w:tcW w:w="1307" w:type="dxa"/>
                <w:tcBorders>
                  <w:top w:val="single" w:sz="8"/>
                  <w:left w:val="single" w:sz="8"/>
                  <w:bottom w:val="single" w:sz="8"/>
                  <w:right w:val="single" w:sz="8"/>
                </w:tcBorders>
                <w:tcMar/>
                <w:vAlign w:val="top"/>
              </w:tcPr>
            </w:tcPrChange>
          </w:tcPr>
          <w:p w:rsidR="667DC181" w:rsidP="667DC181" w:rsidRDefault="667DC181" w14:paraId="4BBAFDC1" w14:textId="0807AD01">
            <w:pPr>
              <w:spacing w:before="0" w:beforeAutospacing="off" w:after="0" w:afterAutospacing="off"/>
              <w:jc w:val="center"/>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3</w:t>
            </w:r>
            <w:r w:rsidRPr="667DC181" w:rsidR="667DC181">
              <w:rPr>
                <w:rFonts w:ascii="Calibri" w:hAnsi="Calibri" w:eastAsia="Calibri" w:cs="Calibri"/>
                <w:sz w:val="16"/>
                <w:szCs w:val="16"/>
              </w:rPr>
              <w:t xml:space="preserve"> </w:t>
            </w:r>
          </w:p>
        </w:tc>
        <w:tc>
          <w:tcPr>
            <w:tcW w:w="1572" w:type="dxa"/>
            <w:tcBorders>
              <w:top w:val="single" w:sz="8"/>
              <w:left w:val="single" w:sz="8"/>
              <w:bottom w:val="single" w:sz="8"/>
              <w:right w:val="single" w:color="000000" w:themeColor="text1" w:sz="12"/>
            </w:tcBorders>
            <w:tcMar/>
            <w:vAlign w:val="top"/>
            <w:tcPrChange w:author="PASQUALINO Roberto (JRC-ISPRA)" w:date="2025-03-20T16:33:03.456Z" w:id="522568062">
              <w:tcPr>
                <w:tcW w:w="2036" w:type="dxa"/>
                <w:tcBorders>
                  <w:top w:val="single" w:sz="8"/>
                  <w:left w:val="single" w:sz="8"/>
                  <w:bottom w:val="single" w:sz="8"/>
                  <w:right w:val="single" w:sz="8"/>
                </w:tcBorders>
                <w:tcMar/>
                <w:vAlign w:val="top"/>
              </w:tcPr>
            </w:tcPrChange>
          </w:tcPr>
          <w:p w:rsidR="667DC181" w:rsidP="667DC181" w:rsidRDefault="667DC181" w14:paraId="38A4269E" w14:textId="116E26CD">
            <w:pPr>
              <w:spacing w:before="0" w:beforeAutospacing="off" w:after="0" w:afterAutospacing="off"/>
              <w:jc w:val="center"/>
              <w:rPr>
                <w:rFonts w:ascii="Calibri" w:hAnsi="Calibri" w:eastAsia="Calibri" w:cs="Calibri"/>
                <w:sz w:val="16"/>
                <w:szCs w:val="16"/>
              </w:rPr>
            </w:pPr>
            <w:r w:rsidRPr="667DC181" w:rsidR="667DC181">
              <w:rPr>
                <w:rFonts w:ascii="EC Square Sans Pro" w:hAnsi="EC Square Sans Pro" w:eastAsia="EC Square Sans Pro" w:cs="EC Square Sans Pro"/>
                <w:sz w:val="16"/>
                <w:szCs w:val="16"/>
              </w:rPr>
              <w:t>19</w:t>
            </w:r>
            <w:r w:rsidRPr="667DC181" w:rsidR="667DC181">
              <w:rPr>
                <w:rFonts w:ascii="Calibri" w:hAnsi="Calibri" w:eastAsia="Calibri" w:cs="Calibri"/>
                <w:sz w:val="16"/>
                <w:szCs w:val="16"/>
              </w:rPr>
              <w:t xml:space="preserve"> </w:t>
            </w:r>
          </w:p>
        </w:tc>
        <w:tc>
          <w:tcPr>
            <w:tcW w:w="1252" w:type="dxa"/>
            <w:tcBorders>
              <w:top w:val="single" w:color="000000" w:themeColor="text1" w:sz="12"/>
              <w:left w:val="single" w:color="000000" w:themeColor="text1" w:sz="12"/>
              <w:bottom w:val="single" w:color="000000" w:themeColor="text1" w:sz="12"/>
              <w:right w:val="single" w:color="000000" w:themeColor="text1" w:sz="12"/>
            </w:tcBorders>
            <w:tcMar/>
            <w:vAlign w:val="top"/>
            <w:tcPrChange w:author="PASQUALINO Roberto (JRC-ISPRA)" w:date="2025-03-20T16:41:10.149Z" w:id="480673445">
              <w:tcPr>
                <w:tcW w:w="788" w:type="dxa"/>
                <w:tcBorders>
                  <w:top w:val="single" w:sz="8"/>
                  <w:left w:val="single" w:sz="8"/>
                  <w:bottom w:val="single" w:sz="8"/>
                  <w:right w:val="single" w:sz="8"/>
                </w:tcBorders>
                <w:shd w:val="clear" w:color="auto" w:fill="FFFF00"/>
                <w:tcMar/>
                <w:vAlign w:val="top"/>
              </w:tcPr>
            </w:tcPrChange>
          </w:tcPr>
          <w:p w:rsidR="667DC181" w:rsidP="667DC181" w:rsidRDefault="667DC181" w14:paraId="6A229E06" w14:textId="7CEBB191">
            <w:pPr>
              <w:spacing w:before="0" w:beforeAutospacing="off" w:after="0" w:afterAutospacing="off"/>
              <w:jc w:val="center"/>
              <w:rPr>
                <w:rFonts w:ascii="EC Square Sans Pro" w:hAnsi="EC Square Sans Pro" w:eastAsia="EC Square Sans Pro" w:cs="EC Square Sans Pro"/>
                <w:b w:val="1"/>
                <w:bCs w:val="1"/>
                <w:sz w:val="16"/>
                <w:szCs w:val="16"/>
              </w:rPr>
            </w:pPr>
            <w:ins w:author="PASQUALINO Roberto (JRC-ISPRA)" w:date="2025-03-20T16:19:34.584Z" w:id="61621906">
              <w:r w:rsidRPr="4620CC4D" w:rsidR="59172D30">
                <w:rPr>
                  <w:rFonts w:ascii="EC Square Sans Pro" w:hAnsi="EC Square Sans Pro" w:eastAsia="EC Square Sans Pro" w:cs="EC Square Sans Pro"/>
                  <w:b w:val="1"/>
                  <w:bCs w:val="1"/>
                  <w:sz w:val="16"/>
                  <w:szCs w:val="16"/>
                </w:rPr>
                <w:t>13 (+5)</w:t>
              </w:r>
            </w:ins>
            <w:r w:rsidRPr="4620CC4D" w:rsidR="667DC181">
              <w:rPr>
                <w:rFonts w:ascii="EC Square Sans Pro" w:hAnsi="EC Square Sans Pro" w:eastAsia="EC Square Sans Pro" w:cs="EC Square Sans Pro"/>
                <w:b w:val="1"/>
                <w:bCs w:val="1"/>
                <w:sz w:val="16"/>
                <w:szCs w:val="16"/>
              </w:rPr>
              <w:t xml:space="preserve"> </w:t>
            </w:r>
          </w:p>
        </w:tc>
        <w:tc>
          <w:tcPr>
            <w:tcW w:w="791" w:type="dxa"/>
            <w:tcBorders>
              <w:top w:val="single" w:color="000000" w:themeColor="text1" w:sz="12"/>
              <w:left w:val="single" w:color="000000" w:themeColor="text1" w:sz="12"/>
              <w:bottom w:val="single" w:color="000000" w:themeColor="text1" w:sz="12"/>
              <w:right w:val="single" w:color="000000" w:themeColor="text1" w:sz="12"/>
            </w:tcBorders>
            <w:tcMar/>
            <w:vAlign w:val="top"/>
            <w:tcPrChange w:author="PASQUALINO Roberto (JRC-ISPRA)" w:date="2025-03-20T16:41:10.148Z" w:id="1236847445">
              <w:tcPr>
                <w:tcW w:w="791" w:type="dxa"/>
                <w:tcBorders>
                  <w:top w:val="single" w:sz="8"/>
                  <w:left w:val="single" w:sz="8"/>
                  <w:bottom w:val="single" w:sz="8"/>
                  <w:right w:val="single" w:sz="8"/>
                </w:tcBorders>
                <w:shd w:val="clear" w:color="auto" w:fill="FFFF00"/>
                <w:tcMar/>
                <w:vAlign w:val="top"/>
              </w:tcPr>
            </w:tcPrChange>
          </w:tcPr>
          <w:p w:rsidR="667DC181" w:rsidP="4620CC4D" w:rsidRDefault="667DC181" w14:paraId="2223E015" w14:textId="4B083D6B">
            <w:pPr>
              <w:pStyle w:val="Normal"/>
              <w:suppressLineNumbers w:val="0"/>
              <w:bidi w:val="0"/>
              <w:spacing w:before="0" w:beforeAutospacing="off" w:after="0" w:afterAutospacing="off" w:line="259" w:lineRule="auto"/>
              <w:ind w:left="0" w:right="0"/>
              <w:jc w:val="center"/>
              <w:rPr>
                <w:rFonts w:ascii="EC Square Sans Pro" w:hAnsi="EC Square Sans Pro" w:eastAsia="EC Square Sans Pro" w:cs="EC Square Sans Pro"/>
                <w:noProof w:val="0"/>
                <w:sz w:val="16"/>
                <w:szCs w:val="16"/>
                <w:lang w:val="en-GB"/>
              </w:rPr>
            </w:pPr>
            <w:del w:author="PASQUALINO Roberto (JRC-ISPRA)" w:date="2025-03-20T16:19:38.036Z" w:id="1065122973">
              <w:r w:rsidRPr="4620CC4D" w:rsidDel="667DC181">
                <w:rPr>
                  <w:rFonts w:ascii="EC Square Sans Pro" w:hAnsi="EC Square Sans Pro" w:eastAsia="EC Square Sans Pro" w:cs="EC Square Sans Pro"/>
                  <w:b w:val="1"/>
                  <w:bCs w:val="1"/>
                  <w:sz w:val="16"/>
                  <w:szCs w:val="16"/>
                </w:rPr>
                <w:delText>36</w:delText>
              </w:r>
            </w:del>
            <w:ins w:author="PASQUALINO Roberto (JRC-ISPRA)" w:date="2025-03-20T16:19:38.256Z" w:id="987156439">
              <w:r w:rsidRPr="4620CC4D" w:rsidR="7026F890">
                <w:rPr>
                  <w:rFonts w:ascii="EC Square Sans Pro" w:hAnsi="EC Square Sans Pro" w:eastAsia="EC Square Sans Pro" w:cs="EC Square Sans Pro"/>
                  <w:b w:val="1"/>
                  <w:bCs w:val="1"/>
                  <w:sz w:val="16"/>
                  <w:szCs w:val="16"/>
                </w:rPr>
                <w:t>49</w:t>
              </w:r>
            </w:ins>
          </w:p>
        </w:tc>
      </w:tr>
    </w:tbl>
    <w:p w:rsidR="3C0C811A" w:rsidP="667DC181" w:rsidRDefault="3C0C811A" w14:paraId="4CFC54B4" w14:textId="5FE0F7E4">
      <w:pPr>
        <w:pStyle w:val="JRCFiguresource"/>
        <w:rPr>
          <w:rFonts w:eastAsia="EC Square Sans Pro"/>
        </w:rPr>
      </w:pPr>
      <w:ins w:author="SANYE MENGUAL Esther (JRC-ISPRA)" w:date="2025-03-20T13:45:03.836Z" w:id="1654033432">
        <w:r w:rsidRPr="4620CC4D" w:rsidR="3C0C811A">
          <w:rPr>
            <w:rFonts w:eastAsia="EC Square Sans Pro"/>
          </w:rPr>
          <w:t>Source: own elaboration.</w:t>
        </w:r>
      </w:ins>
      <w:ins w:author="PASQUALINO Roberto (JRC-ISPRA)" w:date="2025-03-20T16:39:59.343Z" w:id="616827426">
        <w:r w:rsidRPr="4620CC4D" w:rsidR="77A55C71">
          <w:rPr>
            <w:rFonts w:eastAsia="EC Square Sans Pro"/>
          </w:rPr>
          <w:t xml:space="preserve"> Note: targets highlighted in brackets</w:t>
        </w:r>
      </w:ins>
      <w:ins w:author="PASQUALINO Roberto (JRC-ISPRA)" w:date="2025-03-20T16:40:16.211Z" w:id="898918018">
        <w:r w:rsidRPr="4620CC4D" w:rsidR="77A55C71">
          <w:rPr>
            <w:rFonts w:eastAsia="EC Square Sans Pro"/>
          </w:rPr>
          <w:t xml:space="preserve"> in t</w:t>
        </w:r>
      </w:ins>
      <w:ins w:author="PASQUALINO Roberto (JRC-ISPRA)" w:date="2025-03-20T16:40:49.256Z" w:id="88710019">
        <w:r w:rsidRPr="4620CC4D" w:rsidR="77A55C71">
          <w:rPr>
            <w:rFonts w:eastAsia="EC Square Sans Pro"/>
          </w:rPr>
          <w:t xml:space="preserve">he Domestic Footprint model are also represented in the Consumption footprint model, and should be counted only </w:t>
        </w:r>
        <w:r w:rsidRPr="4620CC4D" w:rsidR="35F3B1A3">
          <w:rPr>
            <w:rFonts w:eastAsia="EC Square Sans Pro"/>
          </w:rPr>
          <w:t xml:space="preserve">once. </w:t>
        </w:r>
      </w:ins>
    </w:p>
    <w:p w:rsidR="00BB6B49" w:rsidP="5DD3215A" w:rsidRDefault="7B9A85DB" w14:paraId="3F430F7D" w14:textId="6D6B7F3E">
      <w:pPr>
        <w:pStyle w:val="JRCLevel-3title"/>
        <w:rPr>
          <w:rFonts w:eastAsia="EC Square Sans Pro" w:cs="EC Square Sans Pro"/>
        </w:rPr>
      </w:pPr>
      <w:bookmarkStart w:name="_Toc182346082" w:id="100"/>
      <w:bookmarkStart w:name="_Toc182346085" w:id="101"/>
      <w:bookmarkStart w:name="_Toc182346086" w:id="102"/>
      <w:bookmarkStart w:name="_Toc193207504" w:id="103"/>
      <w:bookmarkEnd w:id="100"/>
      <w:bookmarkEnd w:id="101"/>
      <w:r w:rsidRPr="15EA60C0">
        <w:rPr>
          <w:rFonts w:eastAsia="EC Square Sans Pro" w:cs="EC Square Sans Pro"/>
        </w:rPr>
        <w:t xml:space="preserve">Consumption Footprint </w:t>
      </w:r>
      <w:r w:rsidR="00B92647">
        <w:rPr>
          <w:rFonts w:eastAsia="EC Square Sans Pro" w:cs="EC Square Sans Pro"/>
        </w:rPr>
        <w:t>in</w:t>
      </w:r>
      <w:r w:rsidRPr="15EA60C0" w:rsidR="00B92647">
        <w:rPr>
          <w:rFonts w:eastAsia="EC Square Sans Pro" w:cs="EC Square Sans Pro"/>
        </w:rPr>
        <w:t xml:space="preserve"> </w:t>
      </w:r>
      <w:r w:rsidRPr="15EA60C0">
        <w:rPr>
          <w:rFonts w:eastAsia="EC Square Sans Pro" w:cs="EC Square Sans Pro"/>
        </w:rPr>
        <w:t>2030</w:t>
      </w:r>
      <w:bookmarkEnd w:id="102"/>
      <w:bookmarkEnd w:id="103"/>
    </w:p>
    <w:p w:rsidRPr="00FC6824" w:rsidR="003A4E5E" w:rsidP="00135317" w:rsidRDefault="00A82A07" w14:paraId="6710E713" w14:textId="272F2A8D">
      <w:pPr>
        <w:pStyle w:val="JRCText"/>
        <w:pBdr>
          <w:top w:val="single" w:color="auto" w:sz="4" w:space="1"/>
          <w:left w:val="single" w:color="auto" w:sz="4" w:space="4"/>
          <w:bottom w:val="single" w:color="auto" w:sz="4" w:space="1"/>
          <w:right w:val="single" w:color="auto" w:sz="4" w:space="4"/>
        </w:pBdr>
      </w:pPr>
      <w:r w:rsidRPr="002C6B10">
        <w:t>T</w:t>
      </w:r>
      <w:r w:rsidRPr="002C6B10" w:rsidR="00667C87">
        <w:t xml:space="preserve">he </w:t>
      </w:r>
      <w:r w:rsidRPr="002C6B10" w:rsidR="00667C87">
        <w:rPr>
          <w:b/>
        </w:rPr>
        <w:t>Consumption Footprint is far above the planetary boundaries for 5 out of 16</w:t>
      </w:r>
      <w:r w:rsidR="004C7350">
        <w:rPr>
          <w:b/>
        </w:rPr>
        <w:t xml:space="preserve"> considered</w:t>
      </w:r>
      <w:r w:rsidRPr="002C6B10" w:rsidR="00667C87">
        <w:rPr>
          <w:b/>
        </w:rPr>
        <w:t xml:space="preserve"> environmental impact categories</w:t>
      </w:r>
      <w:r w:rsidRPr="002C6B10">
        <w:t xml:space="preserve">. </w:t>
      </w:r>
      <w:r w:rsidR="00A61F4D">
        <w:t xml:space="preserve">However, </w:t>
      </w:r>
      <w:r w:rsidR="002C5031">
        <w:rPr>
          <w:b/>
        </w:rPr>
        <w:t xml:space="preserve">GTT </w:t>
      </w:r>
      <w:r w:rsidRPr="002C6B10" w:rsidR="003A4E5E">
        <w:rPr>
          <w:b/>
        </w:rPr>
        <w:t>policies</w:t>
      </w:r>
      <w:r w:rsidRPr="002C6B10" w:rsidR="000B34CC">
        <w:rPr>
          <w:b/>
        </w:rPr>
        <w:t xml:space="preserve"> </w:t>
      </w:r>
      <w:r w:rsidR="002C5031">
        <w:rPr>
          <w:b/>
        </w:rPr>
        <w:t xml:space="preserve">that are on track </w:t>
      </w:r>
      <w:r w:rsidRPr="002C6B10" w:rsidR="000B34CC">
        <w:rPr>
          <w:b/>
        </w:rPr>
        <w:t>have significant positive impacts</w:t>
      </w:r>
      <w:r w:rsidRPr="002C6B10" w:rsidR="007254F5">
        <w:t xml:space="preserve"> to reduce and mitigate additional increases in the other categories despite economic growth</w:t>
      </w:r>
      <w:r w:rsidR="00A911FF">
        <w:t>, and the achievement of ambitions could support additional benefit to 2030 assessment</w:t>
      </w:r>
      <w:r w:rsidRPr="002C6B10" w:rsidR="007254F5">
        <w:t xml:space="preserve">. </w:t>
      </w:r>
      <w:r w:rsidRPr="002C6B10" w:rsidR="007254F5">
        <w:rPr>
          <w:b/>
        </w:rPr>
        <w:t xml:space="preserve">The areas where the greatest opportunity lies appear to be </w:t>
      </w:r>
      <w:r w:rsidRPr="002C6B10" w:rsidR="003A4E5E">
        <w:rPr>
          <w:b/>
        </w:rPr>
        <w:t>housing</w:t>
      </w:r>
      <w:r w:rsidRPr="002C6B10" w:rsidR="007254F5">
        <w:rPr>
          <w:b/>
        </w:rPr>
        <w:t xml:space="preserve"> and </w:t>
      </w:r>
      <w:r w:rsidRPr="002C6B10" w:rsidR="003A4E5E">
        <w:rPr>
          <w:b/>
        </w:rPr>
        <w:t xml:space="preserve">food </w:t>
      </w:r>
      <w:r w:rsidRPr="002C6B10" w:rsidR="007254F5">
        <w:t xml:space="preserve">while mobility, household goods and appliances are expected to increase their impacts even </w:t>
      </w:r>
      <w:r w:rsidR="6184A77E">
        <w:t xml:space="preserve">if </w:t>
      </w:r>
      <w:r w:rsidR="00A911FF">
        <w:t>GTT</w:t>
      </w:r>
      <w:r w:rsidRPr="002C6B10" w:rsidR="00A911FF">
        <w:t xml:space="preserve"> </w:t>
      </w:r>
      <w:r w:rsidRPr="002C6B10" w:rsidR="007254F5">
        <w:t>ambitions are reached</w:t>
      </w:r>
      <w:r w:rsidR="00FC6824">
        <w:t xml:space="preserve"> due to increased consumption trends</w:t>
      </w:r>
      <w:r w:rsidRPr="002C6B10" w:rsidR="007254F5">
        <w:t xml:space="preserve">. </w:t>
      </w:r>
    </w:p>
    <w:p w:rsidRPr="00CC2519" w:rsidR="009D39C3" w:rsidP="00B864CC" w:rsidRDefault="009D39C3" w14:paraId="4A69FB63" w14:textId="7F5A7967">
      <w:pPr>
        <w:pStyle w:val="JRCText"/>
        <w:rPr>
          <w:b/>
          <w:i/>
          <w:u w:val="single"/>
        </w:rPr>
      </w:pPr>
      <w:r w:rsidRPr="00CC2519">
        <w:rPr>
          <w:b/>
          <w:i/>
          <w:u w:val="single"/>
        </w:rPr>
        <w:t xml:space="preserve">How are trends expected to evolve over time? </w:t>
      </w:r>
    </w:p>
    <w:p w:rsidR="00CF6331" w:rsidP="00B864CC" w:rsidRDefault="00311E56" w14:paraId="6A5A8BB2" w14:textId="5F3545A4">
      <w:pPr>
        <w:pStyle w:val="JRCText"/>
      </w:pPr>
      <w:r>
        <w:t>When adopting a</w:t>
      </w:r>
      <w:r w:rsidR="00CF6331">
        <w:t>n</w:t>
      </w:r>
      <w:r>
        <w:t xml:space="preserve"> EU territorial perspective, t</w:t>
      </w:r>
      <w:r w:rsidR="0076519B">
        <w:t xml:space="preserve">he </w:t>
      </w:r>
      <w:r w:rsidRPr="00311E56" w:rsidR="0076519B">
        <w:rPr>
          <w:b/>
        </w:rPr>
        <w:t>Domestic Footprint</w:t>
      </w:r>
      <w:r w:rsidR="0076519B">
        <w:t xml:space="preserve"> shows that environmental impacts are decreasing on EU territory for the period 2010 to 2022, and further reduction are expected even in the </w:t>
      </w:r>
      <w:r w:rsidRPr="00575B0D" w:rsidR="0076519B">
        <w:rPr>
          <w:b/>
        </w:rPr>
        <w:t xml:space="preserve">NO </w:t>
      </w:r>
      <w:r w:rsidR="0076519B">
        <w:rPr>
          <w:b/>
        </w:rPr>
        <w:t>GTT</w:t>
      </w:r>
      <w:r w:rsidR="0076519B">
        <w:t xml:space="preserve"> scenario thanks to the effects of current macro-economic and political trends </w:t>
      </w:r>
      <w:r w:rsidR="00523548">
        <w:t>including the</w:t>
      </w:r>
      <w:r w:rsidR="0076519B">
        <w:t xml:space="preserve"> relocation of industrial plants outside of the EU.</w:t>
      </w:r>
      <w:r w:rsidR="00B4494D">
        <w:t xml:space="preserve"> These effects are further reduced in the various considered scenarios</w:t>
      </w:r>
      <w:r w:rsidR="00CF6331">
        <w:t xml:space="preserve"> (see </w:t>
      </w:r>
      <w:r w:rsidR="00485FBF">
        <w:rPr>
          <w:highlight w:val="green"/>
        </w:rPr>
        <w:fldChar w:fldCharType="begin"/>
      </w:r>
      <w:r w:rsidR="00485FBF">
        <w:rPr>
          <w:highlight w:val="green"/>
        </w:rPr>
        <w:instrText xml:space="preserve"> ADDIN ZOTERO_ITEM CSL_CITATION {"citationID":"qPyMg5CG","properties":{"formattedCitation":"[3]","plainCitation":"[3]","noteIndex":0},"citationItems":[{"id":1027,"uris":["http://zotero.org/groups/5272309/items/SZHAHM6E"],"itemData":{"id":1027,"type":"webpage","abstract":"The European Commission - Joint Research Centre has developed and kept updating since 2016 a modelling framework that includes the Consumption Footprint (CF) and the Domestic Footprint (CF) models, which have become established as a means for monitoring the progress of the EU’s environmental performance. The models are based on Life Cycle Assessment, and use the Environmental Footprint (EF) impact assessment method to produce a set of 16 indicators (also available as a single weighted score) to assess the environmental impacts of EU production and consumption, and compare to the planetary boundaries. This report describes how these models can be applied to generate an outlook in the framework of the Zero Pollution Action Plan (ZPAP) for 2030. This is performed via: (i) calculating the ZPAP official targets in the context of the models, (ii) integrating selected relevant and illustrative green transition measures from the targets and ambitions of the European Green Deal (iii) comparing three progressively more ambitious scenarios simulating the achievement of these measures. The results indicate that the gap is widening between the environmental impacts occurring within the EU’s borders and those linked to consumption via supply chains, that is, those that result from imports into the EU. The selected green transition measures should make progress in terms of reducing environmental impact within the EU. However, via integrating additional ambitions the EU could accelerate actions for almost all EF environmental indicators, and reduce the EU’s environmental impact of consumption even below the ZPAP 2030 targets.","container-title":"JRC Publications Repository","language":"en","note":"ISBN: 9789268238967\nISSN: 1831-9424\nDOI: 10.2760/6552881","title":"Consumption Footprint and Domestic Footprint Outlook Report 2025","URL":"https://publications.jrc.ec.europa.eu/repository/handle/JRC139655","author":[{"family":"Pasqualino","given":"Roberto"},{"family":"Valenzano","given":"Annarita"},{"family":"Chiorrini","given":"Andrea"},{"family":"Wierzgala","given":"Piotr"},{"family":"Frankowska","given":"Angelina"},{"family":"Sanye","given":"MENGUAL Esther"},{"family":"Bennett","given":"Michael John"},{"family":"Listorti","given":"Giulia"},{"family":"Sala","given":"Serenella"}],"accessed":{"date-parts":[["2025",3,4]]},"issued":{"date-parts":[["2025"]]}}}],"schema":"https://github.com/citation-style-language/schema/raw/master/csl-citation.json"} </w:instrText>
      </w:r>
      <w:r w:rsidR="00485FBF">
        <w:rPr>
          <w:highlight w:val="green"/>
        </w:rPr>
        <w:fldChar w:fldCharType="separate"/>
      </w:r>
      <w:r w:rsidRPr="00485FBF" w:rsidR="00485FBF">
        <w:rPr>
          <w:highlight w:val="green"/>
        </w:rPr>
        <w:t>[3]</w:t>
      </w:r>
      <w:r w:rsidR="00485FBF">
        <w:rPr>
          <w:highlight w:val="green"/>
        </w:rPr>
        <w:fldChar w:fldCharType="end"/>
      </w:r>
      <w:r w:rsidR="00CF6331">
        <w:t xml:space="preserve"> for details)</w:t>
      </w:r>
      <w:r w:rsidR="00B4494D">
        <w:t>.</w:t>
      </w:r>
      <w:r w:rsidR="0076519B">
        <w:t xml:space="preserve"> </w:t>
      </w:r>
    </w:p>
    <w:p w:rsidR="0076519B" w:rsidP="00B864CC" w:rsidRDefault="00CF6331" w14:paraId="1A02FE39" w14:textId="50624408">
      <w:pPr>
        <w:pStyle w:val="JRCText"/>
      </w:pPr>
      <w:r>
        <w:t xml:space="preserve">A different perspective emerges with the Consumption Footprint (Figure 6), which considers the full value chain of products by adopting a consumption perspective. As a result the analysis of this environmental integrated assessment </w:t>
      </w:r>
      <w:r w:rsidR="0076519B">
        <w:t>focus</w:t>
      </w:r>
      <w:r>
        <w:t>es</w:t>
      </w:r>
      <w:r w:rsidR="0076519B">
        <w:t xml:space="preserve"> of this </w:t>
      </w:r>
      <w:r>
        <w:t>area</w:t>
      </w:r>
      <w:r w:rsidR="0076519B">
        <w:t>.</w:t>
      </w:r>
    </w:p>
    <w:p w:rsidRPr="002C6B10" w:rsidR="007254F5" w:rsidP="00B864CC" w:rsidRDefault="008C2028" w14:paraId="183F0172" w14:textId="6676430B">
      <w:pPr>
        <w:pStyle w:val="JRCText"/>
      </w:pPr>
      <w:r>
        <w:t>Comparing</w:t>
      </w:r>
      <w:r w:rsidRPr="002C6B10" w:rsidR="007254F5">
        <w:t xml:space="preserve"> historical and outlook </w:t>
      </w:r>
      <w:r>
        <w:t xml:space="preserve">data </w:t>
      </w:r>
      <w:r w:rsidR="00A911FF">
        <w:t>up to 2030</w:t>
      </w:r>
      <w:r w:rsidRPr="002C6B10" w:rsidR="007254F5">
        <w:t xml:space="preserve"> </w:t>
      </w:r>
      <w:r>
        <w:t>of the various</w:t>
      </w:r>
      <w:r w:rsidRPr="002C6B10" w:rsidR="007254F5">
        <w:t xml:space="preserve"> impact </w:t>
      </w:r>
      <w:r w:rsidRPr="002C6B10">
        <w:t>categor</w:t>
      </w:r>
      <w:r>
        <w:t>ies</w:t>
      </w:r>
      <w:r w:rsidRPr="008C2028">
        <w:t xml:space="preserve"> </w:t>
      </w:r>
      <w:r>
        <w:t xml:space="preserve">of the </w:t>
      </w:r>
      <w:r w:rsidRPr="00311E56">
        <w:rPr>
          <w:b/>
        </w:rPr>
        <w:t>Consumption Footprint</w:t>
      </w:r>
      <w:r w:rsidRPr="002C6B10" w:rsidR="007254F5">
        <w:t xml:space="preserve">, an upward trend </w:t>
      </w:r>
      <w:r>
        <w:t>is found</w:t>
      </w:r>
      <w:r w:rsidRPr="008C2028">
        <w:t xml:space="preserve"> </w:t>
      </w:r>
      <w:r>
        <w:t>(</w:t>
      </w:r>
      <w:r w:rsidRPr="002C6B10">
        <w:t xml:space="preserve">Figure </w:t>
      </w:r>
      <w:r w:rsidR="007278F2">
        <w:t>5</w:t>
      </w:r>
      <w:r>
        <w:t xml:space="preserve">). </w:t>
      </w:r>
      <w:r w:rsidR="005A1BC3">
        <w:t xml:space="preserve">In </w:t>
      </w:r>
      <w:r w:rsidR="005A1BC3">
        <w:rPr>
          <w:b/>
        </w:rPr>
        <w:t>GTT on track,</w:t>
      </w:r>
      <w:r w:rsidDel="005A1BC3">
        <w:rPr>
          <w:b/>
        </w:rPr>
        <w:t xml:space="preserve"> </w:t>
      </w:r>
      <w:r w:rsidR="005A1BC3">
        <w:t xml:space="preserve">a </w:t>
      </w:r>
      <w:r w:rsidRPr="002C6B10" w:rsidR="00A61F4D">
        <w:t xml:space="preserve">significant </w:t>
      </w:r>
      <w:r w:rsidR="00A911FF">
        <w:t>de</w:t>
      </w:r>
      <w:r w:rsidRPr="002C6B10" w:rsidR="00A911FF">
        <w:t xml:space="preserve">crease </w:t>
      </w:r>
      <w:r w:rsidR="00A911FF">
        <w:t xml:space="preserve">is found </w:t>
      </w:r>
      <w:r w:rsidR="005A1BC3">
        <w:t>in</w:t>
      </w:r>
      <w:r w:rsidR="00A911FF">
        <w:t xml:space="preserve"> 15 out of 16 impact categories, thus demonstrating the clear need of GTT effort was not vane. </w:t>
      </w:r>
      <w:r>
        <w:t>T</w:t>
      </w:r>
      <w:r w:rsidRPr="002C6B10" w:rsidR="00A61F4D">
        <w:t xml:space="preserve">he effects of achieving </w:t>
      </w:r>
      <w:r w:rsidRPr="005A1BC3" w:rsidR="00A911FF">
        <w:rPr>
          <w:b/>
        </w:rPr>
        <w:t xml:space="preserve">GTT </w:t>
      </w:r>
      <w:r w:rsidRPr="005A1BC3" w:rsidR="00A61F4D">
        <w:rPr>
          <w:b/>
        </w:rPr>
        <w:t>targets and ambitions</w:t>
      </w:r>
      <w:r w:rsidRPr="002C6B10" w:rsidR="00A61F4D">
        <w:t xml:space="preserve"> provide significant </w:t>
      </w:r>
      <w:r w:rsidR="00A911FF">
        <w:t xml:space="preserve">additional </w:t>
      </w:r>
      <w:r w:rsidRPr="002C6B10" w:rsidR="00A61F4D">
        <w:t>contribution to the reduction in environmental impact</w:t>
      </w:r>
      <w:r>
        <w:t>s. However,</w:t>
      </w:r>
      <w:r w:rsidRPr="002C6B10" w:rsidR="00A61F4D">
        <w:t xml:space="preserve"> the category of mineral and metals resource use </w:t>
      </w:r>
      <w:r>
        <w:t xml:space="preserve">would still </w:t>
      </w:r>
      <w:r w:rsidRPr="002C6B10" w:rsidR="00A61F4D">
        <w:t>show a significant increase</w:t>
      </w:r>
      <w:r w:rsidR="00A911FF">
        <w:t>, with limited impact of GTT efforts in the three</w:t>
      </w:r>
      <w:r w:rsidR="005A1BC3">
        <w:t xml:space="preserve"> considered</w:t>
      </w:r>
      <w:r w:rsidR="00A911FF">
        <w:t xml:space="preserve"> scenarios</w:t>
      </w:r>
      <w:r w:rsidRPr="002C6B10" w:rsidR="00A61F4D">
        <w:t xml:space="preserve">. </w:t>
      </w:r>
    </w:p>
    <w:p w:rsidR="003044B3" w:rsidP="00B864CC" w:rsidRDefault="00C32D81" w14:paraId="2332DBAE" w14:textId="1A2D0E5B">
      <w:pPr>
        <w:pStyle w:val="JRCText"/>
      </w:pPr>
      <w:r w:rsidRPr="002C6B10">
        <w:rPr>
          <w:lang w:eastAsia="en-GB"/>
        </w:rPr>
        <w:t xml:space="preserve">Figure </w:t>
      </w:r>
      <w:r w:rsidR="00CF6331">
        <w:rPr>
          <w:lang w:eastAsia="en-GB"/>
        </w:rPr>
        <w:t>6</w:t>
      </w:r>
      <w:r w:rsidRPr="002C6B10">
        <w:rPr>
          <w:lang w:eastAsia="en-GB"/>
        </w:rPr>
        <w:t>:</w:t>
      </w:r>
      <w:r w:rsidRPr="002C6B10" w:rsidR="00B864CC">
        <w:rPr>
          <w:lang w:eastAsia="en-GB"/>
        </w:rPr>
        <w:t xml:space="preserve"> </w:t>
      </w:r>
      <w:r w:rsidRPr="002C6B10" w:rsidR="003044B3">
        <w:t xml:space="preserve">Consumption Footprint </w:t>
      </w:r>
      <w:r w:rsidRPr="002C6B10" w:rsidR="007254F5">
        <w:t xml:space="preserve">historical data and 2030 </w:t>
      </w:r>
      <w:r w:rsidRPr="002C6B10" w:rsidR="003044B3">
        <w:t xml:space="preserve">outlook </w:t>
      </w:r>
      <w:r w:rsidRPr="002C6B10" w:rsidR="007254F5">
        <w:t xml:space="preserve">in the selected scenarios </w:t>
      </w:r>
      <w:r w:rsidRPr="002C6B10" w:rsidR="003044B3">
        <w:t>compared to Planetary Boundaries.</w:t>
      </w:r>
    </w:p>
    <w:p w:rsidR="007D41B8" w:rsidP="00B864CC" w:rsidRDefault="007D41B8" w14:paraId="19500B1A" w14:textId="2851B17A">
      <w:pPr>
        <w:pStyle w:val="JRCText"/>
      </w:pPr>
      <w:r>
        <w:rPr>
          <w:noProof/>
          <w:lang w:val="en-US"/>
        </w:rPr>
        <w:drawing>
          <wp:inline distT="0" distB="0" distL="0" distR="0" wp14:anchorId="23212F56" wp14:editId="2E84DD1D">
            <wp:extent cx="5794745" cy="34137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09317" cy="3422319"/>
                    </a:xfrm>
                    <a:prstGeom prst="rect">
                      <a:avLst/>
                    </a:prstGeom>
                    <a:noFill/>
                  </pic:spPr>
                </pic:pic>
              </a:graphicData>
            </a:graphic>
          </wp:inline>
        </w:drawing>
      </w:r>
    </w:p>
    <w:p w:rsidR="003044B3" w:rsidP="005A1BC3" w:rsidRDefault="003044B3" w14:paraId="4F4C1AF1" w14:textId="2D3E84FE">
      <w:pPr>
        <w:pStyle w:val="JRCText"/>
        <w:jc w:val="center"/>
        <w:rPr>
          <w:rFonts w:eastAsia="EC Square Sans Pro"/>
        </w:rPr>
      </w:pPr>
      <w:r w:rsidRPr="0077204F">
        <w:rPr>
          <w:rFonts w:eastAsia="EC Square Sans Pro"/>
          <w:rPrChange w:author="BARBERO VIGNOLA Giulia (JRC-ISPRA)" w:date="2025-03-18T16:20:00Z" w:id="104">
            <w:rPr>
              <w:rFonts w:eastAsia="EC Square Sans Pro"/>
              <w:lang w:val="fr-BE"/>
            </w:rPr>
          </w:rPrChange>
        </w:rPr>
        <w:t xml:space="preserve">Source: </w:t>
      </w:r>
      <w:r w:rsidRPr="0077204F" w:rsidR="008C2028">
        <w:rPr>
          <w:rFonts w:eastAsia="EC Square Sans Pro"/>
          <w:rPrChange w:author="BARBERO VIGNOLA Giulia (JRC-ISPRA)" w:date="2025-03-18T16:20:00Z" w:id="105">
            <w:rPr>
              <w:rFonts w:eastAsia="EC Square Sans Pro"/>
              <w:lang w:val="fr-BE"/>
            </w:rPr>
          </w:rPrChange>
        </w:rPr>
        <w:t>Based on</w:t>
      </w:r>
      <w:r w:rsidRPr="0077204F" w:rsidR="00B96406">
        <w:rPr>
          <w:rFonts w:eastAsia="EC Square Sans Pro"/>
          <w:rPrChange w:author="BARBERO VIGNOLA Giulia (JRC-ISPRA)" w:date="2025-03-18T16:20:00Z" w:id="106">
            <w:rPr>
              <w:rFonts w:eastAsia="EC Square Sans Pro"/>
              <w:lang w:val="fr-BE"/>
            </w:rPr>
          </w:rPrChange>
        </w:rPr>
        <w:t xml:space="preserve"> </w:t>
      </w:r>
      <w:r w:rsidR="00485FBF">
        <w:rPr>
          <w:rFonts w:eastAsia="EC Square Sans Pro"/>
          <w:highlight w:val="green"/>
          <w:lang w:val="fr-BE"/>
        </w:rPr>
        <w:fldChar w:fldCharType="begin"/>
      </w:r>
      <w:r w:rsidRPr="0077204F" w:rsidR="00485FBF">
        <w:rPr>
          <w:rFonts w:eastAsia="EC Square Sans Pro"/>
          <w:highlight w:val="green"/>
          <w:rPrChange w:author="BARBERO VIGNOLA Giulia (JRC-ISPRA)" w:date="2025-03-18T16:20:00Z" w:id="107">
            <w:rPr>
              <w:rFonts w:eastAsia="EC Square Sans Pro"/>
              <w:highlight w:val="green"/>
              <w:lang w:val="fr-BE"/>
            </w:rPr>
          </w:rPrChange>
        </w:rPr>
        <w:instrText xml:space="preserve"> ADDIN ZOTERO_ITEM CSL_CITATION {"citationID":"uv3wgKTs","properties":{"formattedCitation":"[3]","plainCitation":"[3]","noteIndex":0},"citationItems":[{"id":1027,"uris":["http://zotero.org/groups/5272309/items/SZHAHM6E"],"itemData":{"id":1027,"type":"webpage","abstract":"The European Commission - Joint Research Centre has developed and kept updating since 2016 a modelling framework that includes the Consumption Footprint (CF) and the Domestic Footprint (CF) models, which have become established as a means for monitoring the progress of the EU’s environmental performance. The models are based on Life Cycle Assessment, and use the Environmental Footprint (EF) impact assessment method to produce a set of 16 indicators (also available as a single weighted score) to assess the environmental impacts of EU production and consumption, and compare to the planetary boundaries. This report describes how these models can be applied to generate an outlook in the framework of the Zero Pollution Action Plan (ZPAP) for 2030. This is performed via: (i) calculating the ZPAP official targets in the context of the models, (ii) integrating selected relevant and illustrative green transition measures from the targets and ambitions of the European Green Deal (iii) comparing three progressively more ambitious scenarios simulating the achievement of these measures. The results indicate that the gap is widening between the environmental impacts occurring within the EU’s borders and those linked to consumption via supply chains, that is, those that result from imports into the EU. The selected green transition measures should make progress in terms of reducing environmental impact within the EU. However, via integrating additional ambitions the EU could accelerate actions for almost all EF environmental indicators, and reduce the EU’s environmental impact of consumption even below the ZPAP 2030 targets.","container-title":"JRC Publications Repository","language":"en","note":"ISBN: 9789268238967\nISSN: 1831-9424\nDOI: 10.2760/6552881","title":"Consumption Footprint and Domestic Footprint Outlook Report 2025","URL":"https://publications.jrc.ec.europa.eu/repository/handle/JRC139655","author":[{"family":"Pasqualino","given":"Roberto"},{"family":"Valenzano","given":"Annarita"},{"family":"Chiorrini","given":"Andrea"},{"family":"Wierzgala","given":"Piotr"},{"family":"Frankowska","given":"Angelina"},{"family":"Sanye","given":"MENGUAL Esther"},{"family":"Bennett","given":"Michael John"},{"family":"Listorti","given":"Giulia"},{"family":"Sala","given":"Serenella"}],"accessed":{"date-parts":[["2025",3,4]]},"issued":{"date-parts":[["2025"]]}}}],"schema":"https://github.com/citation-style-language/schema/raw/master/csl-citation.json"} </w:instrText>
      </w:r>
      <w:r w:rsidR="00485FBF">
        <w:rPr>
          <w:rFonts w:eastAsia="EC Square Sans Pro"/>
          <w:highlight w:val="green"/>
          <w:lang w:val="fr-BE"/>
        </w:rPr>
        <w:fldChar w:fldCharType="separate"/>
      </w:r>
      <w:r w:rsidRPr="00485FBF" w:rsidR="00485FBF">
        <w:rPr>
          <w:highlight w:val="green"/>
        </w:rPr>
        <w:t>[3]</w:t>
      </w:r>
      <w:r w:rsidR="00485FBF">
        <w:rPr>
          <w:rFonts w:eastAsia="EC Square Sans Pro"/>
          <w:highlight w:val="green"/>
          <w:lang w:val="fr-BE"/>
        </w:rPr>
        <w:fldChar w:fldCharType="end"/>
      </w:r>
      <w:r w:rsidRPr="646B8052">
        <w:rPr>
          <w:rFonts w:eastAsia="EC Square Sans Pro"/>
        </w:rPr>
        <w:t>.</w:t>
      </w:r>
      <w:r w:rsidR="007254F5">
        <w:rPr>
          <w:rFonts w:eastAsia="EC Square Sans Pro"/>
        </w:rPr>
        <w:t xml:space="preserve"> </w:t>
      </w:r>
    </w:p>
    <w:p w:rsidRPr="002C5EDE" w:rsidR="009D39C3" w:rsidP="009D39C3" w:rsidRDefault="009D39C3" w14:paraId="1109B7D6" w14:textId="35F68345">
      <w:pPr>
        <w:pStyle w:val="JRCText"/>
        <w:rPr>
          <w:b/>
          <w:i/>
          <w:u w:val="single"/>
        </w:rPr>
      </w:pPr>
      <w:r>
        <w:rPr>
          <w:b/>
          <w:i/>
          <w:u w:val="single"/>
        </w:rPr>
        <w:t xml:space="preserve">How </w:t>
      </w:r>
      <w:r w:rsidR="00830396">
        <w:rPr>
          <w:b/>
          <w:i/>
          <w:u w:val="single"/>
        </w:rPr>
        <w:t>are</w:t>
      </w:r>
      <w:r>
        <w:rPr>
          <w:b/>
          <w:i/>
          <w:u w:val="single"/>
        </w:rPr>
        <w:t xml:space="preserve"> scenarios expected to perform in 2030?</w:t>
      </w:r>
    </w:p>
    <w:p w:rsidR="00004516" w:rsidP="007254F5" w:rsidRDefault="1D1ED80E" w14:paraId="470CD5CE" w14:textId="5C48A49A">
      <w:pPr>
        <w:pStyle w:val="JRCText"/>
      </w:pPr>
      <w:r>
        <w:t>If we</w:t>
      </w:r>
      <w:r w:rsidR="0FE19A86">
        <w:t xml:space="preserve"> </w:t>
      </w:r>
      <w:r w:rsidR="49B587AC">
        <w:t xml:space="preserve">zoom </w:t>
      </w:r>
      <w:ins w:author="PASQUALINO Roberto (JRC-ISPRA) [2]" w:date="2025-03-18T16:57:00Z" w:id="108">
        <w:r w:rsidR="005F2EE7">
          <w:t xml:space="preserve">in </w:t>
        </w:r>
      </w:ins>
      <w:r w:rsidR="49B587AC">
        <w:t>in</w:t>
      </w:r>
      <w:r>
        <w:t xml:space="preserve"> the situation in </w:t>
      </w:r>
      <w:r w:rsidRPr="33C842ED">
        <w:rPr>
          <w:b/>
          <w:bCs/>
          <w:u w:val="single"/>
        </w:rPr>
        <w:t>2030</w:t>
      </w:r>
      <w:r>
        <w:t xml:space="preserve"> </w:t>
      </w:r>
      <w:r w:rsidR="49B587AC">
        <w:t>and compare to</w:t>
      </w:r>
      <w:r w:rsidR="46E63FF8">
        <w:t xml:space="preserve"> the</w:t>
      </w:r>
      <w:r>
        <w:t xml:space="preserve"> 2022 value</w:t>
      </w:r>
      <w:r w:rsidR="00CF6331">
        <w:t xml:space="preserve"> (Figure 7)</w:t>
      </w:r>
      <w:r>
        <w:t xml:space="preserve">, we find that </w:t>
      </w:r>
      <w:r w:rsidRPr="33C842ED">
        <w:rPr>
          <w:b/>
          <w:bCs/>
        </w:rPr>
        <w:t>w</w:t>
      </w:r>
      <w:r w:rsidRPr="33C842ED" w:rsidR="583E30DB">
        <w:rPr>
          <w:b/>
          <w:bCs/>
        </w:rPr>
        <w:t xml:space="preserve">ithout </w:t>
      </w:r>
      <w:r w:rsidR="00A911FF">
        <w:rPr>
          <w:b/>
          <w:bCs/>
        </w:rPr>
        <w:t>GTT</w:t>
      </w:r>
      <w:r w:rsidRPr="33C842ED" w:rsidR="00A911FF">
        <w:rPr>
          <w:b/>
          <w:bCs/>
        </w:rPr>
        <w:t xml:space="preserve"> </w:t>
      </w:r>
      <w:r w:rsidRPr="33C842ED" w:rsidR="583E30DB">
        <w:rPr>
          <w:b/>
          <w:bCs/>
        </w:rPr>
        <w:t>efforts</w:t>
      </w:r>
      <w:r w:rsidR="32A820C3">
        <w:t xml:space="preserve"> environmental impact tend to increase mainly due to the growth in consumption. This is true</w:t>
      </w:r>
      <w:r w:rsidR="583E30DB">
        <w:t xml:space="preserve"> </w:t>
      </w:r>
      <w:r w:rsidR="32A820C3">
        <w:t xml:space="preserve">for </w:t>
      </w:r>
      <w:r w:rsidR="583E30DB">
        <w:t>all areas of consumption</w:t>
      </w:r>
      <w:r w:rsidR="32A820C3">
        <w:t xml:space="preserve"> taken individually</w:t>
      </w:r>
      <w:r w:rsidR="583E30DB">
        <w:t xml:space="preserve"> </w:t>
      </w:r>
      <w:r w:rsidR="32A820C3">
        <w:t>and for all</w:t>
      </w:r>
      <w:r w:rsidR="583E30DB">
        <w:t xml:space="preserve"> environmental impact across all 16 EF impact categories</w:t>
      </w:r>
      <w:r w:rsidR="46E63FF8">
        <w:t xml:space="preserve"> (</w:t>
      </w:r>
      <w:r w:rsidR="72548094">
        <w:t xml:space="preserve">Figure </w:t>
      </w:r>
      <w:r w:rsidR="12704732">
        <w:t>6</w:t>
      </w:r>
      <w:r w:rsidR="72548094">
        <w:t xml:space="preserve">, </w:t>
      </w:r>
      <w:r w:rsidR="46E63FF8">
        <w:t>top left quadrant)</w:t>
      </w:r>
      <w:r w:rsidR="583E30DB">
        <w:t xml:space="preserve">. </w:t>
      </w:r>
      <w:r>
        <w:t>The g</w:t>
      </w:r>
      <w:r w:rsidR="583E30DB">
        <w:t xml:space="preserve">reater concern </w:t>
      </w:r>
      <w:r>
        <w:t xml:space="preserve">is </w:t>
      </w:r>
      <w:r w:rsidR="583E30DB">
        <w:t xml:space="preserve">in the area of mineral resources use which is expected to rise by +35% in comparison to 2022. </w:t>
      </w:r>
    </w:p>
    <w:p w:rsidR="007254F5" w:rsidP="007254F5" w:rsidRDefault="00A911FF" w14:paraId="647D4F3D" w14:textId="4D7D9636">
      <w:pPr>
        <w:pStyle w:val="JRCText"/>
      </w:pPr>
      <w:r>
        <w:rPr>
          <w:b/>
        </w:rPr>
        <w:t>GTT</w:t>
      </w:r>
      <w:r w:rsidRPr="00C8547E">
        <w:rPr>
          <w:b/>
        </w:rPr>
        <w:t xml:space="preserve"> </w:t>
      </w:r>
      <w:r w:rsidR="009A5FFE">
        <w:rPr>
          <w:b/>
        </w:rPr>
        <w:t>targets on track</w:t>
      </w:r>
      <w:r w:rsidRPr="00C8547E" w:rsidR="007254F5">
        <w:t xml:space="preserve"> </w:t>
      </w:r>
      <w:r w:rsidR="00FE0966">
        <w:t xml:space="preserve">(based </w:t>
      </w:r>
      <w:r w:rsidRPr="002C6B10" w:rsidR="00FE0966">
        <w:t>on</w:t>
      </w:r>
      <w:r w:rsidRPr="00341DEA" w:rsidR="00FE0966">
        <w:rPr>
          <w:rFonts w:eastAsia="EC Square Sans Pro" w:cs="EC Square Sans Pro"/>
          <w:color w:val="FF0000"/>
        </w:rPr>
        <w:t xml:space="preserve"> </w:t>
      </w:r>
      <w:r w:rsidR="00485FBF">
        <w:rPr>
          <w:rFonts w:eastAsia="EC Square Sans Pro" w:cs="EC Square Sans Pro"/>
          <w:color w:val="FF0000"/>
          <w:highlight w:val="green"/>
        </w:rPr>
        <w:fldChar w:fldCharType="begin"/>
      </w:r>
      <w:r w:rsidR="00386364">
        <w:rPr>
          <w:rFonts w:eastAsia="EC Square Sans Pro" w:cs="EC Square Sans Pro"/>
          <w:color w:val="FF0000"/>
          <w:highlight w:val="green"/>
        </w:rPr>
        <w:instrText xml:space="preserve"> ADDIN ZOTERO_ITEM CSL_CITATION {"citationID":"SQ6hwOLd","properties":{"formattedCitation":"[13]","plainCitation":"[13]","noteIndex":0},"citationItems":[{"id":322,"uris":["http://zotero.org/groups/5272309/items/SVPQQ2LE"],"itemData":{"id":322,"type":"report","abstract":"This report provides a comprehensive assessment of progress towards the European Green Deal (EGD), the European Union’s transformative agenda for achieving climate neutrality by 2050. The analysis encompasses 154 quantifiable targets from 44 policy documents between 2019 and 2024 across key sectors such as climate, energy, circular economy, transport, agriculture and food, ecosystems and biodiversity, water, soil and air pollution. The study shows that significant achievement has been delivered so far but progress needs to accelerate in many areas. As of mid-2024, 32 of the 154 targets are currently “on track” and 64 are identified as “acceleration needed” meaning that more progress is needed to meet the targets on time. Furthermore, 15 of the targets are found to be “not progressing” or “regressing”, and for 43 of the targets no data is currently available. The timing of the binding policies, most of which have been recently agreed and are expected to deliver results in the coming years, is a significant factor influencing these assessments. This report integrates all EGD actions and related policies, offering an assessment of the EU’s green transition based on robust data and science. It identifies priority areas for intensified efforts to meet short-term implementation goals and contribute to the long-term ambition of a sustainable, fair, just, and climate-neutral Europe by 2050. This collective work serves as a benchmarking tool, providing scientifically grounded guidance for future EU policies and programmes.","language":"en","note":"ISBN: 9789268231807 9789268231814\nISSN: 1831-9424, 1018-5593\nDOI: 10.2760/3105205","title":"Delivering the EU Green Deal - Progress towards targets","URL":"https://publications.jrc.ec.europa.eu/repository/handle/JRC140372","author":[{"family":"Marelli","given":"Luisa"},{"family":"Trane","given":"Matteo"},{"family":"Barbero","given":"VIGNOLA Giulia"},{"family":"Gastaldi","given":"Chiara"},{"family":"Guerreiro","given":"MIGUEL Mecia"},{"family":"Delgado","given":"CALLICÓ Laia"},{"family":"Borchardt","given":"Steve"},{"family":"Mancini","given":"Lucia"},{"family":"Sanye","given":"MENGUAL Esther"},{"family":"Gourdon","given":"Thomas"},{"family":"Maroni","given":"Michele"},{"family":"Georgakaki","given":"Aliki"},{"family":"Seigneur","given":"Isabelle"},{"family":"M'barek","given":"Robert"},{"family":"Acs","given":"Szvetlana"},{"family":"Listorti","given":"Giulia"},{"family":"Bosco","given":"Simona"},{"family":"Contipelli","given":"Louisa"},{"family":"Dentener","given":"Frank"},{"family":"Dowling","given":"Paul"},{"family":"Grassi","given":"Giacomo"},{"family":"Korosuo","given":"Anu"},{"family":"Manca","given":"Giovanni"},{"family":"Migliavacca","given":"Mirco"},{"family":"Sikora","given":"Przemyslaw"},{"family":"Weitzel","given":"Matthias"},{"family":"Acosta","given":"IBORRA Beatriz"},{"family":"Arrigoni","given":"Alessandro"},{"family":"Bavetta","given":"Maurizio"},{"family":"Bertoldi","given":"Paolo"},{"family":"Bolard","given":"Julien"},{"family":"Bravo","given":"DIAZ Laura"},{"family":"Carlsson","given":"Johan"},{"family":"Castellazzi","given":"Luca"},{"family":"Dagostino","given":"Delia"},{"family":"Della","given":"VALLE Nives"},{"family":"Dolci","given":"Francesco"},{"family":"Dunlop","given":"Ewan Duncan"},{"family":"Hidalgo","given":"GONZALEZ Ignacio"},{"family":"Jaeger","given":"Waldau A."},{"family":"Maduta","given":"Carmen"},{"family":"Mc","given":"GOVERN Lucie"},{"family":"Meletiou","given":"Alexis"},{"family":"Szabo","given":"Sandor"},{"family":"Tapoglou","given":"Evdokia"},{"family":"Taylor","given":"Nigel"},{"family":"Tsemekidi","given":"TZEIRANAK Sofia"},{"family":"Amadei","given":"Andrea"},{"family":"Ardente","given":"Fulvio"},{"family":"Bobba","given":"Silvia"},{"family":"Bruchhausen","given":"Matthias"},{"family":"Coelho","given":"Fernando"},{"family":"De","given":"LAURENTIIS Valeria"},{"family":"Delre","given":"Antonio"},{"family":"Eder","given":"Peter"},{"family":"Egle","given":"Lukas"},{"family":"Foster","given":"Gillian"},{"family":"Cristobal","given":"GARCIA Jorge"},{"family":"Gaudillat","given":"Pierre"},{"family":"Georgitzikis","given":"Konstantinos"},{"family":"Huygens","given":"Dries"},{"family":"Lebedeva","given":"Natalia"},{"family":"Manfredi","given":"Simone"},{"family":"Mathieux","given":"Fabrice"},{"family":"Maury","given":"Thibaut"},{"family":"Orefice","given":"Martina"},{"family":"Pennington","given":"David"},{"family":"Pfrang","given":"Andreas"},{"family":"Pierri","given":"Erika"},{"family":"Saveyn","given":"Hans"},{"family":"Sala","given":"Serenella"},{"family":"Spiliotopoulos","given":"Christoforos"},{"family":"Tonini","given":"Davide"},{"family":"Ciuffo","given":"Biagio"},{"family":"Fontaras","given":"Georgios"},{"family":"Grosso","given":"Monica"},{"family":"Krause","given":"Jette"},{"family":"Lodi","given":"Chiara"},{"family":"Marotta","given":"Alessandro"},{"family":"Martini","given":"Giorgio"},{"family":"Scarlat","given":"Nicolae"},{"family":"Caivano","given":"Arnaldo"},{"family":"Catarino","given":"Rui"},{"family":"De","given":"JONG Beyhan"},{"family":"Druon","given":"Jean-Noel"},{"family":"Guerrero","given":"Irene"},{"family":"Gurria","given":"Patricia"},{"family":"Leite","given":"Joao"},{"family":"Olvedy","given":"Michael"},{"family":"Puerta","given":"PINERO Carolina"},{"family":"Tóth","given":"Katalin"},{"family":"Wollgast","given":"Jan"},{"family":"Addamo","given":"Anna"},{"family":"Barredo","given":"Jose I."},{"family":"Bopp","given":"Stephanie"},{"family":"Cardoso","given":"Ana Cristina"},{"family":"Dubois","given":"Gregoire"},{"family":"La","given":"NOTTE Alessandra"},{"family":"Marando","given":"Federica"},{"family":"Neuville","given":"Aude"},{"family":"Robuchon","given":"Marine"},{"family":"Paracchini","given":"Maria Luisa"},{"family":"Jones","given":"Arwyn"},{"family":"Panagos","given":"Panos"},{"family":"Tamborra","given":"Marialuisa"},{"family":"Vallecillo","given":"Sara"},{"family":"Van","given":"DER VELDE Marijn"},{"family":"Aschberger","given":"Karin"},{"family":"Astorga-Llorens","given":"Covadonga"},{"family":"Belz","given":"Susanne"},{"family":"Gawlik","given":"Bernd Manfred"},{"family":"Held","given":"Andrea"},{"family":"Lettieri","given":"Teresa"},{"family":"Pisoni","given":"Enrico"},{"family":"Pistocchi","given":"Alberto"},{"family":"Rauscher","given":"Hubert"},{"family":"Thunis","given":"Philippe"},{"family":"Wojda","given":"Piotr"},{"family":"Worth","given":"Andrew"},{"family":"Neuwahl","given":"Frederik"}],"accessed":{"date-parts":[["2025",2,5]]},"issued":{"date-parts":[["2025"]]}}}],"schema":"https://github.com/citation-style-language/schema/raw/master/csl-citation.json"} </w:instrText>
      </w:r>
      <w:r w:rsidR="00485FBF">
        <w:rPr>
          <w:rFonts w:eastAsia="EC Square Sans Pro" w:cs="EC Square Sans Pro"/>
          <w:color w:val="FF0000"/>
          <w:highlight w:val="green"/>
        </w:rPr>
        <w:fldChar w:fldCharType="separate"/>
      </w:r>
      <w:r w:rsidRPr="00485FBF" w:rsidR="00485FBF">
        <w:rPr>
          <w:highlight w:val="green"/>
        </w:rPr>
        <w:t>[13]</w:t>
      </w:r>
      <w:r w:rsidR="00485FBF">
        <w:rPr>
          <w:rFonts w:eastAsia="EC Square Sans Pro" w:cs="EC Square Sans Pro"/>
          <w:color w:val="FF0000"/>
          <w:highlight w:val="green"/>
        </w:rPr>
        <w:fldChar w:fldCharType="end"/>
      </w:r>
      <w:r w:rsidR="00FE0966">
        <w:t xml:space="preserve">) are expected to reduce impacts in particular for </w:t>
      </w:r>
      <w:r w:rsidRPr="00C8547E" w:rsidR="007254F5">
        <w:t xml:space="preserve">toxicity </w:t>
      </w:r>
      <w:r w:rsidR="00341DEA">
        <w:t xml:space="preserve">and eutrophication </w:t>
      </w:r>
      <w:r w:rsidRPr="00C8547E" w:rsidR="007254F5">
        <w:t xml:space="preserve">(i.e., </w:t>
      </w:r>
      <w:r w:rsidR="00341DEA">
        <w:t xml:space="preserve">from -8% to </w:t>
      </w:r>
      <w:r w:rsidRPr="0054422F" w:rsidR="007254F5">
        <w:t>-30%</w:t>
      </w:r>
      <w:r w:rsidR="00FE0966">
        <w:t xml:space="preserve"> w</w:t>
      </w:r>
      <w:r>
        <w:t xml:space="preserve">ith </w:t>
      </w:r>
      <w:r w:rsidR="00FE0966">
        <w:t>r</w:t>
      </w:r>
      <w:r>
        <w:t>egards</w:t>
      </w:r>
      <w:r w:rsidR="00FE0966">
        <w:t xml:space="preserve"> to </w:t>
      </w:r>
      <w:r w:rsidRPr="00C8547E" w:rsidR="00FE0966">
        <w:rPr>
          <w:b/>
        </w:rPr>
        <w:t xml:space="preserve">No </w:t>
      </w:r>
      <w:r w:rsidR="009A5FFE">
        <w:rPr>
          <w:b/>
        </w:rPr>
        <w:t>GTT</w:t>
      </w:r>
      <w:r w:rsidR="009E160C">
        <w:t>;</w:t>
      </w:r>
      <w:r w:rsidRPr="0054422F" w:rsidR="007254F5">
        <w:t xml:space="preserve"> </w:t>
      </w:r>
      <w:r w:rsidR="009E160C">
        <w:t xml:space="preserve">Figure </w:t>
      </w:r>
      <w:r>
        <w:t>6</w:t>
      </w:r>
      <w:r w:rsidR="009E160C">
        <w:t xml:space="preserve">, </w:t>
      </w:r>
      <w:r w:rsidR="00004516">
        <w:t>top right quadrant</w:t>
      </w:r>
      <w:r w:rsidRPr="00C8547E" w:rsidR="007254F5">
        <w:t xml:space="preserve">). Trade-offs are </w:t>
      </w:r>
      <w:r w:rsidR="00341DEA">
        <w:t>visible</w:t>
      </w:r>
      <w:r w:rsidRPr="00C8547E" w:rsidR="007254F5">
        <w:t xml:space="preserve"> for land use and mineral resource use due to </w:t>
      </w:r>
      <w:r w:rsidR="007254F5">
        <w:t xml:space="preserve">the strong </w:t>
      </w:r>
      <w:r w:rsidR="00341DEA">
        <w:t>influence</w:t>
      </w:r>
      <w:r w:rsidR="007254F5">
        <w:t xml:space="preserve"> </w:t>
      </w:r>
      <w:r w:rsidR="00341DEA">
        <w:t>of</w:t>
      </w:r>
      <w:r w:rsidR="007254F5">
        <w:t xml:space="preserve"> the energy transition</w:t>
      </w:r>
      <w:r w:rsidRPr="627F5847" w:rsidR="007254F5">
        <w:t xml:space="preserve"> to renewable energy </w:t>
      </w:r>
      <w:r w:rsidR="007254F5">
        <w:t xml:space="preserve">that </w:t>
      </w:r>
      <w:r w:rsidRPr="627F5847" w:rsidR="007254F5">
        <w:t xml:space="preserve">would require more land for solar and wind power plants, and increased consumption of motor vehicles </w:t>
      </w:r>
      <w:r w:rsidR="00341DEA">
        <w:t xml:space="preserve">and appliances </w:t>
      </w:r>
      <w:r w:rsidRPr="627F5847" w:rsidR="007254F5">
        <w:t xml:space="preserve">which still require </w:t>
      </w:r>
      <w:r w:rsidR="005C2F26">
        <w:t>greater</w:t>
      </w:r>
      <w:r w:rsidR="00135317">
        <w:t xml:space="preserve"> </w:t>
      </w:r>
      <w:r w:rsidRPr="627F5847" w:rsidR="007254F5">
        <w:t>consumption</w:t>
      </w:r>
      <w:r w:rsidR="005C2F26">
        <w:t xml:space="preserve"> in mineral and metal resources</w:t>
      </w:r>
      <w:r w:rsidRPr="627F5847" w:rsidR="007254F5">
        <w:t>.</w:t>
      </w:r>
      <w:r w:rsidRPr="00DF1EAB" w:rsidR="007254F5">
        <w:rPr>
          <w:rFonts w:eastAsia="EC Square Sans Pro" w:cs="EC Square Sans Pro"/>
          <w:color w:val="000000" w:themeColor="text1"/>
        </w:rPr>
        <w:t xml:space="preserve"> </w:t>
      </w:r>
      <w:r w:rsidR="00341DEA">
        <w:t>On a positive note</w:t>
      </w:r>
      <w:r w:rsidR="007254F5">
        <w:t xml:space="preserve">, </w:t>
      </w:r>
      <w:r>
        <w:t xml:space="preserve">GTT </w:t>
      </w:r>
      <w:r w:rsidR="007278F2">
        <w:t>efforts appear</w:t>
      </w:r>
      <w:r w:rsidR="007254F5">
        <w:t xml:space="preserve"> to offset the effects of consumption growth of the No </w:t>
      </w:r>
      <w:r w:rsidR="009A5FFE">
        <w:t xml:space="preserve">GTT </w:t>
      </w:r>
      <w:r w:rsidR="007254F5">
        <w:t xml:space="preserve">scenario, </w:t>
      </w:r>
      <w:r w:rsidR="00341DEA">
        <w:t>thus supporting decoupling of</w:t>
      </w:r>
      <w:r w:rsidR="007254F5">
        <w:t xml:space="preserve"> environmental impact </w:t>
      </w:r>
      <w:r w:rsidR="00341DEA">
        <w:t xml:space="preserve">from consumption growth and keep impacts </w:t>
      </w:r>
      <w:r w:rsidR="007254F5">
        <w:t>at a similar level to that of 2022</w:t>
      </w:r>
      <w:r w:rsidRPr="627F5847" w:rsidR="007254F5">
        <w:t xml:space="preserve">. </w:t>
      </w:r>
    </w:p>
    <w:p w:rsidR="00C8547E" w:rsidP="00C8547E" w:rsidRDefault="00C8547E" w14:paraId="688018AC" w14:textId="3E0C90ED">
      <w:pPr>
        <w:pStyle w:val="JRCText"/>
      </w:pPr>
      <w:r>
        <w:rPr>
          <w:bCs/>
        </w:rPr>
        <w:t>On the other hand, the</w:t>
      </w:r>
      <w:r w:rsidR="008F1621">
        <w:rPr>
          <w:bCs/>
        </w:rPr>
        <w:t>re is a large</w:t>
      </w:r>
      <w:r>
        <w:rPr>
          <w:bCs/>
        </w:rPr>
        <w:t xml:space="preserve"> additional opportunity in terms of reduction in environmental impact</w:t>
      </w:r>
      <w:r w:rsidR="008F1621">
        <w:rPr>
          <w:bCs/>
        </w:rPr>
        <w:t>s</w:t>
      </w:r>
      <w:r>
        <w:rPr>
          <w:bCs/>
        </w:rPr>
        <w:t xml:space="preserve"> that could be generated by </w:t>
      </w:r>
      <w:r w:rsidRPr="00B32541">
        <w:rPr>
          <w:b/>
          <w:bCs/>
        </w:rPr>
        <w:t xml:space="preserve">achieving all </w:t>
      </w:r>
      <w:r w:rsidR="009A5FFE">
        <w:rPr>
          <w:b/>
          <w:bCs/>
        </w:rPr>
        <w:t>GTT</w:t>
      </w:r>
      <w:r w:rsidRPr="00B32541" w:rsidR="009A5FFE">
        <w:rPr>
          <w:b/>
          <w:bCs/>
        </w:rPr>
        <w:t xml:space="preserve"> </w:t>
      </w:r>
      <w:r w:rsidRPr="00B32541">
        <w:rPr>
          <w:b/>
          <w:bCs/>
        </w:rPr>
        <w:t>targets</w:t>
      </w:r>
      <w:r w:rsidR="008F1621">
        <w:rPr>
          <w:bCs/>
        </w:rPr>
        <w:t xml:space="preserve"> </w:t>
      </w:r>
      <w:r w:rsidRPr="00135317" w:rsidR="008F1621">
        <w:rPr>
          <w:b/>
          <w:bCs/>
        </w:rPr>
        <w:t>and ambitions</w:t>
      </w:r>
      <w:r w:rsidRPr="00135317" w:rsidR="008F1621">
        <w:rPr>
          <w:rStyle w:val="CommentReference"/>
          <w:rFonts w:eastAsia="Times New Roman"/>
          <w:b/>
        </w:rPr>
        <w:t>.</w:t>
      </w:r>
      <w:r w:rsidR="008F1621">
        <w:rPr>
          <w:rStyle w:val="CommentReference"/>
          <w:rFonts w:eastAsia="Times New Roman"/>
        </w:rPr>
        <w:t xml:space="preserve"> </w:t>
      </w:r>
      <w:r w:rsidR="007278F2">
        <w:t>This can</w:t>
      </w:r>
      <w:r w:rsidR="00E159AD">
        <w:t xml:space="preserve"> result in an additional gain up to -</w:t>
      </w:r>
      <w:r w:rsidRPr="0054422F">
        <w:t>50% (</w:t>
      </w:r>
      <w:r w:rsidR="008F1621">
        <w:t>as in the case of</w:t>
      </w:r>
      <w:r w:rsidRPr="0054422F" w:rsidR="008F1621">
        <w:t xml:space="preserve"> </w:t>
      </w:r>
      <w:r w:rsidRPr="0054422F">
        <w:t>eutrophication marine)</w:t>
      </w:r>
      <w:r w:rsidRPr="00C8547E">
        <w:t xml:space="preserve">, and generally improve from about </w:t>
      </w:r>
      <w:r w:rsidRPr="0054422F">
        <w:t xml:space="preserve">5 to 20% for </w:t>
      </w:r>
      <w:r w:rsidR="008F1621">
        <w:t xml:space="preserve">all </w:t>
      </w:r>
      <w:r w:rsidRPr="0054422F">
        <w:t>the other impact categorie</w:t>
      </w:r>
      <w:r w:rsidRPr="00C8547E">
        <w:t xml:space="preserve">s. The only impact category which remains of concern is </w:t>
      </w:r>
      <w:r w:rsidRPr="00135317">
        <w:rPr>
          <w:b/>
        </w:rPr>
        <w:t>mineral and metal resource consumption</w:t>
      </w:r>
      <w:r w:rsidRPr="0054422F">
        <w:t xml:space="preserve"> which remains at a similar level in all scenarios (i.e., around +35% against 2022</w:t>
      </w:r>
      <w:r w:rsidRPr="00C8547E">
        <w:t>). This indicates that the shift in the energy transition does not reduce the absolute impact that EU consumption may have on minerals consumption</w:t>
      </w:r>
      <w:r w:rsidRPr="627F5847">
        <w:t>.</w:t>
      </w:r>
    </w:p>
    <w:p w:rsidR="00C32D81" w:rsidP="00B864CC" w:rsidRDefault="00C32D81" w14:paraId="65FF5E68" w14:textId="4B0AF585">
      <w:pPr>
        <w:pStyle w:val="JRCText"/>
        <w:rPr>
          <w:lang w:eastAsia="en-GB"/>
        </w:rPr>
      </w:pPr>
      <w:r w:rsidRPr="002C6B10">
        <w:rPr>
          <w:lang w:eastAsia="en-GB"/>
        </w:rPr>
        <w:t xml:space="preserve">Figure </w:t>
      </w:r>
      <w:r w:rsidR="00CF6331">
        <w:rPr>
          <w:lang w:eastAsia="en-GB"/>
        </w:rPr>
        <w:t>7</w:t>
      </w:r>
      <w:r w:rsidRPr="002C6B10">
        <w:rPr>
          <w:lang w:eastAsia="en-GB"/>
        </w:rPr>
        <w:t>:</w:t>
      </w:r>
      <w:r w:rsidRPr="002C6B10" w:rsidR="00B864CC">
        <w:rPr>
          <w:lang w:eastAsia="en-GB"/>
        </w:rPr>
        <w:t xml:space="preserve"> </w:t>
      </w:r>
      <w:r w:rsidRPr="002C6B10" w:rsidR="00A61F4D">
        <w:rPr>
          <w:lang w:eastAsia="en-GB"/>
        </w:rPr>
        <w:t xml:space="preserve">Comparison of the </w:t>
      </w:r>
      <w:r w:rsidR="009A5FFE">
        <w:rPr>
          <w:lang w:eastAsia="en-GB"/>
        </w:rPr>
        <w:t>three</w:t>
      </w:r>
      <w:r w:rsidRPr="002C6B10" w:rsidR="009A5FFE">
        <w:rPr>
          <w:lang w:eastAsia="en-GB"/>
        </w:rPr>
        <w:t xml:space="preserve"> </w:t>
      </w:r>
      <w:r w:rsidRPr="002C6B10" w:rsidR="00A61F4D">
        <w:rPr>
          <w:lang w:eastAsia="en-GB"/>
        </w:rPr>
        <w:t xml:space="preserve">scenarios </w:t>
      </w:r>
      <w:r w:rsidR="00004516">
        <w:rPr>
          <w:lang w:eastAsia="en-GB"/>
        </w:rPr>
        <w:t>in 2030 with respect to</w:t>
      </w:r>
      <w:r w:rsidR="00FE0966">
        <w:rPr>
          <w:lang w:eastAsia="en-GB"/>
        </w:rPr>
        <w:t xml:space="preserve"> historical values in</w:t>
      </w:r>
      <w:r w:rsidR="00004516">
        <w:rPr>
          <w:lang w:eastAsia="en-GB"/>
        </w:rPr>
        <w:t xml:space="preserve"> 2022*</w:t>
      </w:r>
      <w:r w:rsidRPr="002C6B10" w:rsidR="00A61F4D">
        <w:rPr>
          <w:lang w:eastAsia="en-GB"/>
        </w:rPr>
        <w:t xml:space="preserve">. </w:t>
      </w:r>
    </w:p>
    <w:p w:rsidR="00CF6331" w:rsidP="00B864CC" w:rsidRDefault="00CF6331" w14:paraId="7336B94F" w14:textId="48DE6A45">
      <w:pPr>
        <w:pStyle w:val="JRCText"/>
        <w:rPr>
          <w:lang w:eastAsia="en-GB"/>
        </w:rPr>
      </w:pPr>
      <w:r>
        <w:rPr>
          <w:noProof/>
          <w:lang w:val="en-US"/>
        </w:rPr>
        <w:drawing>
          <wp:inline distT="0" distB="0" distL="0" distR="0" wp14:anchorId="4755F0EB" wp14:editId="3C6AE351">
            <wp:extent cx="4898289" cy="36795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04637" cy="3684319"/>
                    </a:xfrm>
                    <a:prstGeom prst="rect">
                      <a:avLst/>
                    </a:prstGeom>
                    <a:noFill/>
                  </pic:spPr>
                </pic:pic>
              </a:graphicData>
            </a:graphic>
          </wp:inline>
        </w:drawing>
      </w:r>
    </w:p>
    <w:p w:rsidRPr="00667C87" w:rsidR="006849DA" w:rsidP="00B864CC" w:rsidRDefault="006849DA" w14:paraId="28416647" w14:textId="1F283A84">
      <w:pPr>
        <w:pStyle w:val="JRCText"/>
      </w:pPr>
    </w:p>
    <w:p w:rsidRPr="002C6B10" w:rsidR="002C6B10" w:rsidP="00830396" w:rsidRDefault="00EC53CA" w14:paraId="216C4B19" w14:textId="0F85954D">
      <w:pPr>
        <w:pStyle w:val="JRCText"/>
        <w:rPr>
          <w:rFonts w:eastAsia="EC Square Sans Pro"/>
        </w:rPr>
      </w:pPr>
      <w:r w:rsidRPr="0077204F">
        <w:rPr>
          <w:rFonts w:eastAsia="EC Square Sans Pro"/>
          <w:rPrChange w:author="BARBERO VIGNOLA Giulia (JRC-ISPRA)" w:date="2025-03-18T16:20:00Z" w:id="109">
            <w:rPr>
              <w:rFonts w:eastAsia="EC Square Sans Pro"/>
              <w:lang w:val="fr-BE"/>
            </w:rPr>
          </w:rPrChange>
        </w:rPr>
        <w:t xml:space="preserve">Source: </w:t>
      </w:r>
      <w:r w:rsidRPr="0077204F" w:rsidR="00D17B16">
        <w:rPr>
          <w:rFonts w:eastAsia="EC Square Sans Pro"/>
          <w:rPrChange w:author="BARBERO VIGNOLA Giulia (JRC-ISPRA)" w:date="2025-03-18T16:20:00Z" w:id="110">
            <w:rPr>
              <w:rFonts w:eastAsia="EC Square Sans Pro"/>
              <w:lang w:val="fr-BE"/>
            </w:rPr>
          </w:rPrChange>
        </w:rPr>
        <w:t xml:space="preserve">Based on </w:t>
      </w:r>
      <w:r w:rsidR="00E82E55">
        <w:rPr>
          <w:rFonts w:eastAsia="EC Square Sans Pro"/>
          <w:highlight w:val="green"/>
          <w:lang w:val="fr-BE"/>
        </w:rPr>
        <w:fldChar w:fldCharType="begin"/>
      </w:r>
      <w:r w:rsidRPr="0077204F" w:rsidR="00E82E55">
        <w:rPr>
          <w:rFonts w:eastAsia="EC Square Sans Pro"/>
          <w:highlight w:val="green"/>
          <w:rPrChange w:author="BARBERO VIGNOLA Giulia (JRC-ISPRA)" w:date="2025-03-18T16:20:00Z" w:id="111">
            <w:rPr>
              <w:rFonts w:eastAsia="EC Square Sans Pro"/>
              <w:highlight w:val="green"/>
              <w:lang w:val="fr-BE"/>
            </w:rPr>
          </w:rPrChange>
        </w:rPr>
        <w:instrText xml:space="preserve"> ADDIN ZOTERO_ITEM CSL_CITATION {"citationID":"sGGjkix5","properties":{"formattedCitation":"[3]","plainCitation":"[3]","noteIndex":0},"citationItems":[{"id":1027,"uris":["http://zotero.org/groups/5272309/items/SZHAHM6E"],"itemData":{"id":1027,"type":"webpage","abstract":"The European Commission - Joint Research Centre has developed and kept updating since 2016 a modelling framework that includes the Consumption Footprint (CF) and the Domestic Footprint (CF) models, which have become established as a means for monitoring the progress of the EU’s environmental performance. The models are based on Life Cycle Assessment, and use the Environmental Footprint (EF) impact assessment method to produce a set of 16 indicators (also available as a single weighted score) to assess the environmental impacts of EU production and consumption, and compare to the planetary boundaries. This report describes how these models can be applied to generate an outlook in the framework of the Zero Pollution Action Plan (ZPAP) for 2030. This is performed via: (i) calculating the ZPAP official targets in the context of the models, (ii) integrating selected relevant and illustrative green transition measures from the targets and ambitions of the European Green Deal (iii) comparing three progressively more ambitious scenarios simulating the achievement of these measures. The results indicate that the gap is widening between the environmental impacts occurring within the EU’s borders and those linked to consumption via supply chains, that is, those that result from imports into the EU. The selected green transition measures should make progress in terms of reducing environmental impact within the EU. However, via integrating additional ambitions the EU could accelerate actions for almost all EF environmental indicators, and reduce the EU’s environmental impact of consumption even below the ZPAP 2030 targets.","container-title":"JRC Publications Repository","language":"en","note":"ISBN: 9789268238967\nISSN: 1831-9424\nDOI: 10.2760/6552881","title":"Consumption Footprint and Domestic Footprint Outlook Report 2025","URL":"https://publications.jrc.ec.europa.eu/repository/handle/JRC139655","author":[{"family":"Pasqualino","given":"Roberto"},{"family":"Valenzano","given":"Annarita"},{"family":"Chiorrini","given":"Andrea"},{"family":"Wierzgala","given":"Piotr"},{"family":"Frankowska","given":"Angelina"},{"family":"Sanye","given":"MENGUAL Esther"},{"family":"Bennett","given":"Michael John"},{"family":"Listorti","given":"Giulia"},{"family":"Sala","given":"Serenella"}],"accessed":{"date-parts":[["2025",3,4]]},"issued":{"date-parts":[["2025"]]}}}],"schema":"https://github.com/citation-style-language/schema/raw/master/csl-citation.json"} </w:instrText>
      </w:r>
      <w:r w:rsidR="00E82E55">
        <w:rPr>
          <w:rFonts w:eastAsia="EC Square Sans Pro"/>
          <w:highlight w:val="green"/>
          <w:lang w:val="fr-BE"/>
        </w:rPr>
        <w:fldChar w:fldCharType="separate"/>
      </w:r>
      <w:r w:rsidRPr="00E82E55" w:rsidR="00E82E55">
        <w:rPr>
          <w:highlight w:val="green"/>
        </w:rPr>
        <w:t>[3]</w:t>
      </w:r>
      <w:r w:rsidR="00E82E55">
        <w:rPr>
          <w:rFonts w:eastAsia="EC Square Sans Pro"/>
          <w:highlight w:val="green"/>
          <w:lang w:val="fr-BE"/>
        </w:rPr>
        <w:fldChar w:fldCharType="end"/>
      </w:r>
      <w:r w:rsidRPr="646B8052">
        <w:rPr>
          <w:rFonts w:eastAsia="EC Square Sans Pro"/>
        </w:rPr>
        <w:t>.</w:t>
      </w:r>
      <w:r w:rsidR="00004516">
        <w:rPr>
          <w:rFonts w:eastAsia="EC Square Sans Pro"/>
        </w:rPr>
        <w:t xml:space="preserve"> *</w:t>
      </w:r>
      <w:r w:rsidRPr="00004516" w:rsidR="00004516">
        <w:t xml:space="preserve"> </w:t>
      </w:r>
      <w:r w:rsidR="00004516">
        <w:t>E</w:t>
      </w:r>
      <w:r w:rsidRPr="002C6B10" w:rsidR="00004516">
        <w:t xml:space="preserve">nvironmental impact in 2022 =100% </w:t>
      </w:r>
    </w:p>
    <w:p w:rsidRPr="002C5EDE" w:rsidR="009D39C3" w:rsidP="009D39C3" w:rsidRDefault="009D39C3" w14:paraId="5DB4E12B" w14:textId="6DDCB13A">
      <w:pPr>
        <w:pStyle w:val="JRCText"/>
        <w:rPr>
          <w:b/>
          <w:i/>
          <w:u w:val="single"/>
        </w:rPr>
      </w:pPr>
      <w:r>
        <w:rPr>
          <w:b/>
          <w:i/>
          <w:u w:val="single"/>
        </w:rPr>
        <w:t>Which are the differences between the key areas of consumption?</w:t>
      </w:r>
    </w:p>
    <w:p w:rsidR="002C6B10" w:rsidP="002C6B10" w:rsidRDefault="258171F3" w14:paraId="4EDF5BBA" w14:textId="0A4DA1BA">
      <w:pPr>
        <w:pStyle w:val="JRCText"/>
      </w:pPr>
      <w:r>
        <w:t>When looking at the</w:t>
      </w:r>
      <w:r w:rsidR="51B6FF64">
        <w:t xml:space="preserve"> different areas of consumption</w:t>
      </w:r>
      <w:r w:rsidR="740212C5">
        <w:t xml:space="preserve"> (</w:t>
      </w:r>
      <w:r w:rsidR="51B6FF64">
        <w:t xml:space="preserve">Figure </w:t>
      </w:r>
      <w:r w:rsidR="00CF6331">
        <w:t>8</w:t>
      </w:r>
      <w:r w:rsidR="740212C5">
        <w:t>)</w:t>
      </w:r>
      <w:r>
        <w:t>, it turns out that</w:t>
      </w:r>
      <w:r w:rsidR="51B6FF64">
        <w:t xml:space="preserve"> </w:t>
      </w:r>
      <w:r>
        <w:t xml:space="preserve">food and housing are </w:t>
      </w:r>
      <w:r w:rsidR="51B6FF64">
        <w:t>the areas where the most of opportunity lies to bring environmental impact towards planetary boundaries</w:t>
      </w:r>
      <w:r w:rsidR="3C7A4DA0">
        <w:t xml:space="preserve">, while mobility, appliances and </w:t>
      </w:r>
      <w:r w:rsidR="4A85D768">
        <w:t xml:space="preserve">household </w:t>
      </w:r>
      <w:r w:rsidR="3C7A4DA0">
        <w:t>goods are rather expected to bring their environmental impact up further</w:t>
      </w:r>
      <w:r w:rsidR="51B6FF64">
        <w:t>.</w:t>
      </w:r>
      <w:r w:rsidR="3C7A4DA0">
        <w:t xml:space="preserve"> </w:t>
      </w:r>
      <w:r w:rsidR="00CF6331">
        <w:t xml:space="preserve">Figure 8 </w:t>
      </w:r>
      <w:r w:rsidR="00CF6331">
        <w:t xml:space="preserve">proposes these results by area of consumption compared to their relative value in 2022, and in relation to their planetary boundary thresholds. When the contribution to the environmental impact of an area of consumption </w:t>
      </w:r>
      <w:r w:rsidR="004B2ADE">
        <w:t>demands higher impacts</w:t>
      </w:r>
      <w:r w:rsidR="00CF6331">
        <w:t xml:space="preserve">, this goes towards the right in the figure. When it </w:t>
      </w:r>
      <w:r w:rsidR="004B2ADE">
        <w:t xml:space="preserve">the contribution of an area </w:t>
      </w:r>
      <w:r w:rsidR="00E02BCD">
        <w:t>corresponds to</w:t>
      </w:r>
      <w:r w:rsidR="004B2ADE">
        <w:t xml:space="preserve"> lower impacts</w:t>
      </w:r>
      <w:r w:rsidR="00E02BCD">
        <w:t>,</w:t>
      </w:r>
      <w:r w:rsidR="00CF6331">
        <w:t xml:space="preserve"> </w:t>
      </w:r>
      <w:r w:rsidR="004B2ADE">
        <w:t>it is provided</w:t>
      </w:r>
      <w:r w:rsidR="00CF6331">
        <w:t xml:space="preserve"> on the left</w:t>
      </w:r>
      <w:r w:rsidR="004B2ADE">
        <w:t xml:space="preserve"> of Figure 7</w:t>
      </w:r>
      <w:r w:rsidR="00CF6331">
        <w:t>.</w:t>
      </w:r>
    </w:p>
    <w:p w:rsidR="002C6B10" w:rsidP="002C6B10" w:rsidRDefault="009A5FFE" w14:paraId="6901E451" w14:textId="733A56FE">
      <w:pPr>
        <w:pStyle w:val="JRCText"/>
      </w:pPr>
      <w:r>
        <w:t xml:space="preserve">In the </w:t>
      </w:r>
      <w:r w:rsidRPr="00830396">
        <w:rPr>
          <w:b/>
        </w:rPr>
        <w:t>NO GTT</w:t>
      </w:r>
      <w:r>
        <w:t xml:space="preserve"> scenario</w:t>
      </w:r>
      <w:r w:rsidR="004B2ADE">
        <w:t xml:space="preserve"> (i.e., if no progress was made thanks to green transition policy)</w:t>
      </w:r>
      <w:r>
        <w:t xml:space="preserve">, </w:t>
      </w:r>
      <w:r w:rsidR="004B2ADE">
        <w:t>the sum of impacts across the CF areas of consumption is expected to demand between</w:t>
      </w:r>
      <w:r>
        <w:t xml:space="preserve"> 0.5 to 0.8 additional equivalent planets by 2030</w:t>
      </w:r>
      <w:r w:rsidR="004B2ADE">
        <w:t xml:space="preserve"> in the context of the </w:t>
      </w:r>
      <w:del w:author="PASQUALINO Roberto (JRC-ISPRA) [2]" w:date="2025-03-18T16:59:00Z" w:id="112">
        <w:r w:rsidDel="00386364" w:rsidR="004B2ADE">
          <w:delText xml:space="preserve">5 </w:delText>
        </w:r>
      </w:del>
      <w:ins w:author="PASQUALINO Roberto (JRC-ISPRA) [2]" w:date="2025-03-18T16:59:00Z" w:id="113">
        <w:r w:rsidR="00386364">
          <w:t xml:space="preserve">five </w:t>
        </w:r>
      </w:ins>
      <w:r w:rsidR="004B2ADE">
        <w:t>impact categories that are above planetary boundary thresholds in 2022 (see Figure 2)</w:t>
      </w:r>
      <w:r>
        <w:t xml:space="preserve">. </w:t>
      </w:r>
      <w:r w:rsidRPr="00135317" w:rsidR="00916D2C">
        <w:t>In the</w:t>
      </w:r>
      <w:r w:rsidR="00916D2C">
        <w:rPr>
          <w:b/>
        </w:rPr>
        <w:t xml:space="preserve"> </w:t>
      </w:r>
      <w:r>
        <w:rPr>
          <w:b/>
        </w:rPr>
        <w:t>GTT</w:t>
      </w:r>
      <w:r w:rsidRPr="00C8547E">
        <w:rPr>
          <w:b/>
        </w:rPr>
        <w:t xml:space="preserve"> </w:t>
      </w:r>
      <w:r w:rsidR="00916D2C">
        <w:rPr>
          <w:b/>
        </w:rPr>
        <w:t>targets on track</w:t>
      </w:r>
      <w:r w:rsidRPr="00C8547E" w:rsidR="00916D2C">
        <w:t xml:space="preserve"> </w:t>
      </w:r>
      <w:r w:rsidR="00916D2C">
        <w:t xml:space="preserve">scenario (based </w:t>
      </w:r>
      <w:r w:rsidRPr="002C6B10" w:rsidR="00916D2C">
        <w:t>on</w:t>
      </w:r>
      <w:r w:rsidRPr="00341DEA" w:rsidR="00916D2C">
        <w:rPr>
          <w:rFonts w:eastAsia="EC Square Sans Pro" w:cs="EC Square Sans Pro"/>
          <w:color w:val="FF0000"/>
        </w:rPr>
        <w:t xml:space="preserve"> </w:t>
      </w:r>
      <w:r w:rsidR="00E82E55">
        <w:rPr>
          <w:rFonts w:eastAsia="EC Square Sans Pro" w:cs="EC Square Sans Pro"/>
          <w:color w:val="FF0000"/>
          <w:highlight w:val="green"/>
        </w:rPr>
        <w:fldChar w:fldCharType="begin"/>
      </w:r>
      <w:r w:rsidR="00386364">
        <w:rPr>
          <w:rFonts w:eastAsia="EC Square Sans Pro" w:cs="EC Square Sans Pro"/>
          <w:color w:val="FF0000"/>
          <w:highlight w:val="green"/>
        </w:rPr>
        <w:instrText xml:space="preserve"> ADDIN ZOTERO_ITEM CSL_CITATION {"citationID":"Bxyxxgsq","properties":{"formattedCitation":"[13]","plainCitation":"[13]","noteIndex":0},"citationItems":[{"id":322,"uris":["http://zotero.org/groups/5272309/items/SVPQQ2LE"],"itemData":{"id":322,"type":"report","abstract":"This report provides a comprehensive assessment of progress towards the European Green Deal (EGD), the European Union’s transformative agenda for achieving climate neutrality by 2050. The analysis encompasses 154 quantifiable targets from 44 policy documents between 2019 and 2024 across key sectors such as climate, energy, circular economy, transport, agriculture and food, ecosystems and biodiversity, water, soil and air pollution. The study shows that significant achievement has been delivered so far but progress needs to accelerate in many areas. As of mid-2024, 32 of the 154 targets are currently “on track” and 64 are identified as “acceleration needed” meaning that more progress is needed to meet the targets on time. Furthermore, 15 of the targets are found to be “not progressing” or “regressing”, and for 43 of the targets no data is currently available. The timing of the binding policies, most of which have been recently agreed and are expected to deliver results in the coming years, is a significant factor influencing these assessments. This report integrates all EGD actions and related policies, offering an assessment of the EU’s green transition based on robust data and science. It identifies priority areas for intensified efforts to meet short-term implementation goals and contribute to the long-term ambition of a sustainable, fair, just, and climate-neutral Europe by 2050. This collective work serves as a benchmarking tool, providing scientifically grounded guidance for future EU policies and programmes.","language":"en","note":"ISBN: 9789268231807 9789268231814\nISSN: 1831-9424, 1018-5593\nDOI: 10.2760/3105205","title":"Delivering the EU Green Deal - Progress towards targets","URL":"https://publications.jrc.ec.europa.eu/repository/handle/JRC140372","author":[{"family":"Marelli","given":"Luisa"},{"family":"Trane","given":"Matteo"},{"family":"Barbero","given":"VIGNOLA Giulia"},{"family":"Gastaldi","given":"Chiara"},{"family":"Guerreiro","given":"MIGUEL Mecia"},{"family":"Delgado","given":"CALLICÓ Laia"},{"family":"Borchardt","given":"Steve"},{"family":"Mancini","given":"Lucia"},{"family":"Sanye","given":"MENGUAL Esther"},{"family":"Gourdon","given":"Thomas"},{"family":"Maroni","given":"Michele"},{"family":"Georgakaki","given":"Aliki"},{"family":"Seigneur","given":"Isabelle"},{"family":"M'barek","given":"Robert"},{"family":"Acs","given":"Szvetlana"},{"family":"Listorti","given":"Giulia"},{"family":"Bosco","given":"Simona"},{"family":"Contipelli","given":"Louisa"},{"family":"Dentener","given":"Frank"},{"family":"Dowling","given":"Paul"},{"family":"Grassi","given":"Giacomo"},{"family":"Korosuo","given":"Anu"},{"family":"Manca","given":"Giovanni"},{"family":"Migliavacca","given":"Mirco"},{"family":"Sikora","given":"Przemyslaw"},{"family":"Weitzel","given":"Matthias"},{"family":"Acosta","given":"IBORRA Beatriz"},{"family":"Arrigoni","given":"Alessandro"},{"family":"Bavetta","given":"Maurizio"},{"family":"Bertoldi","given":"Paolo"},{"family":"Bolard","given":"Julien"},{"family":"Bravo","given":"DIAZ Laura"},{"family":"Carlsson","given":"Johan"},{"family":"Castellazzi","given":"Luca"},{"family":"Dagostino","given":"Delia"},{"family":"Della","given":"VALLE Nives"},{"family":"Dolci","given":"Francesco"},{"family":"Dunlop","given":"Ewan Duncan"},{"family":"Hidalgo","given":"GONZALEZ Ignacio"},{"family":"Jaeger","given":"Waldau A."},{"family":"Maduta","given":"Carmen"},{"family":"Mc","given":"GOVERN Lucie"},{"family":"Meletiou","given":"Alexis"},{"family":"Szabo","given":"Sandor"},{"family":"Tapoglou","given":"Evdokia"},{"family":"Taylor","given":"Nigel"},{"family":"Tsemekidi","given":"TZEIRANAK Sofia"},{"family":"Amadei","given":"Andrea"},{"family":"Ardente","given":"Fulvio"},{"family":"Bobba","given":"Silvia"},{"family":"Bruchhausen","given":"Matthias"},{"family":"Coelho","given":"Fernando"},{"family":"De","given":"LAURENTIIS Valeria"},{"family":"Delre","given":"Antonio"},{"family":"Eder","given":"Peter"},{"family":"Egle","given":"Lukas"},{"family":"Foster","given":"Gillian"},{"family":"Cristobal","given":"GARCIA Jorge"},{"family":"Gaudillat","given":"Pierre"},{"family":"Georgitzikis","given":"Konstantinos"},{"family":"Huygens","given":"Dries"},{"family":"Lebedeva","given":"Natalia"},{"family":"Manfredi","given":"Simone"},{"family":"Mathieux","given":"Fabrice"},{"family":"Maury","given":"Thibaut"},{"family":"Orefice","given":"Martina"},{"family":"Pennington","given":"David"},{"family":"Pfrang","given":"Andreas"},{"family":"Pierri","given":"Erika"},{"family":"Saveyn","given":"Hans"},{"family":"Sala","given":"Serenella"},{"family":"Spiliotopoulos","given":"Christoforos"},{"family":"Tonini","given":"Davide"},{"family":"Ciuffo","given":"Biagio"},{"family":"Fontaras","given":"Georgios"},{"family":"Grosso","given":"Monica"},{"family":"Krause","given":"Jette"},{"family":"Lodi","given":"Chiara"},{"family":"Marotta","given":"Alessandro"},{"family":"Martini","given":"Giorgio"},{"family":"Scarlat","given":"Nicolae"},{"family":"Caivano","given":"Arnaldo"},{"family":"Catarino","given":"Rui"},{"family":"De","given":"JONG Beyhan"},{"family":"Druon","given":"Jean-Noel"},{"family":"Guerrero","given":"Irene"},{"family":"Gurria","given":"Patricia"},{"family":"Leite","given":"Joao"},{"family":"Olvedy","given":"Michael"},{"family":"Puerta","given":"PINERO Carolina"},{"family":"Tóth","given":"Katalin"},{"family":"Wollgast","given":"Jan"},{"family":"Addamo","given":"Anna"},{"family":"Barredo","given":"Jose I."},{"family":"Bopp","given":"Stephanie"},{"family":"Cardoso","given":"Ana Cristina"},{"family":"Dubois","given":"Gregoire"},{"family":"La","given":"NOTTE Alessandra"},{"family":"Marando","given":"Federica"},{"family":"Neuville","given":"Aude"},{"family":"Robuchon","given":"Marine"},{"family":"Paracchini","given":"Maria Luisa"},{"family":"Jones","given":"Arwyn"},{"family":"Panagos","given":"Panos"},{"family":"Tamborra","given":"Marialuisa"},{"family":"Vallecillo","given":"Sara"},{"family":"Van","given":"DER VELDE Marijn"},{"family":"Aschberger","given":"Karin"},{"family":"Astorga-Llorens","given":"Covadonga"},{"family":"Belz","given":"Susanne"},{"family":"Gawlik","given":"Bernd Manfred"},{"family":"Held","given":"Andrea"},{"family":"Lettieri","given":"Teresa"},{"family":"Pisoni","given":"Enrico"},{"family":"Pistocchi","given":"Alberto"},{"family":"Rauscher","given":"Hubert"},{"family":"Thunis","given":"Philippe"},{"family":"Wojda","given":"Piotr"},{"family":"Worth","given":"Andrew"},{"family":"Neuwahl","given":"Frederik"}],"accessed":{"date-parts":[["2025",2,5]]},"issued":{"date-parts":[["2025"]]}}}],"schema":"https://github.com/citation-style-language/schema/raw/master/csl-citation.json"} </w:instrText>
      </w:r>
      <w:r w:rsidR="00E82E55">
        <w:rPr>
          <w:rFonts w:eastAsia="EC Square Sans Pro" w:cs="EC Square Sans Pro"/>
          <w:color w:val="FF0000"/>
          <w:highlight w:val="green"/>
        </w:rPr>
        <w:fldChar w:fldCharType="separate"/>
      </w:r>
      <w:r w:rsidRPr="00E82E55" w:rsidR="00E82E55">
        <w:rPr>
          <w:highlight w:val="green"/>
        </w:rPr>
        <w:t>[13]</w:t>
      </w:r>
      <w:r w:rsidR="00E82E55">
        <w:rPr>
          <w:rFonts w:eastAsia="EC Square Sans Pro" w:cs="EC Square Sans Pro"/>
          <w:color w:val="FF0000"/>
          <w:highlight w:val="green"/>
        </w:rPr>
        <w:fldChar w:fldCharType="end"/>
      </w:r>
      <w:r w:rsidR="00916D2C">
        <w:t xml:space="preserve">), </w:t>
      </w:r>
      <w:r w:rsidR="00916D2C">
        <w:rPr>
          <w:rFonts w:eastAsia="EC Square Sans Pro" w:cs="EC Square Sans Pro"/>
          <w:color w:val="000000" w:themeColor="text1"/>
        </w:rPr>
        <w:t>t</w:t>
      </w:r>
      <w:r w:rsidRPr="459DDDB6" w:rsidR="00760B16">
        <w:rPr>
          <w:rFonts w:eastAsia="EC Square Sans Pro" w:cs="EC Square Sans Pro"/>
          <w:color w:val="000000" w:themeColor="text1"/>
        </w:rPr>
        <w:t xml:space="preserve">he achievement of the targets of reduction in pesticides, alone, </w:t>
      </w:r>
      <w:r w:rsidR="009D39C3">
        <w:rPr>
          <w:rFonts w:eastAsia="EC Square Sans Pro" w:cs="EC Square Sans Pro"/>
          <w:color w:val="000000" w:themeColor="text1"/>
        </w:rPr>
        <w:t xml:space="preserve">could be </w:t>
      </w:r>
      <w:r w:rsidRPr="459DDDB6" w:rsidR="00760B16">
        <w:rPr>
          <w:rFonts w:eastAsia="EC Square Sans Pro" w:cs="EC Square Sans Pro"/>
          <w:color w:val="000000" w:themeColor="text1"/>
        </w:rPr>
        <w:t xml:space="preserve">responsible </w:t>
      </w:r>
      <w:r w:rsidR="009D39C3">
        <w:rPr>
          <w:rFonts w:eastAsia="EC Square Sans Pro" w:cs="EC Square Sans Pro"/>
          <w:color w:val="000000" w:themeColor="text1"/>
        </w:rPr>
        <w:t>f</w:t>
      </w:r>
      <w:r w:rsidR="00916D2C">
        <w:rPr>
          <w:rFonts w:eastAsia="EC Square Sans Pro" w:cs="EC Square Sans Pro"/>
          <w:color w:val="000000" w:themeColor="text1"/>
        </w:rPr>
        <w:t>or su</w:t>
      </w:r>
      <w:r w:rsidR="009D39C3">
        <w:rPr>
          <w:rFonts w:eastAsia="EC Square Sans Pro" w:cs="EC Square Sans Pro"/>
          <w:color w:val="000000" w:themeColor="text1"/>
        </w:rPr>
        <w:t>bstantial reduction of</w:t>
      </w:r>
      <w:r w:rsidRPr="459DDDB6" w:rsidR="00760B16">
        <w:rPr>
          <w:rFonts w:eastAsia="EC Square Sans Pro" w:cs="EC Square Sans Pro"/>
          <w:color w:val="000000" w:themeColor="text1"/>
        </w:rPr>
        <w:t xml:space="preserve"> the impact in freshwater ecotoxicity. In addition to this, </w:t>
      </w:r>
      <w:r w:rsidR="00D17B16">
        <w:rPr>
          <w:rFonts w:eastAsia="EC Square Sans Pro" w:cs="EC Square Sans Pro"/>
          <w:color w:val="000000" w:themeColor="text1"/>
        </w:rPr>
        <w:t>achieving</w:t>
      </w:r>
      <w:r w:rsidRPr="459DDDB6" w:rsidR="00D17B16">
        <w:rPr>
          <w:rFonts w:eastAsia="EC Square Sans Pro" w:cs="EC Square Sans Pro"/>
          <w:color w:val="000000" w:themeColor="text1"/>
        </w:rPr>
        <w:t xml:space="preserve"> </w:t>
      </w:r>
      <w:r w:rsidR="00D17B16">
        <w:rPr>
          <w:rFonts w:eastAsia="EC Square Sans Pro" w:cs="EC Square Sans Pro"/>
          <w:color w:val="000000" w:themeColor="text1"/>
        </w:rPr>
        <w:t xml:space="preserve">the targets linked to </w:t>
      </w:r>
      <w:r w:rsidRPr="459DDDB6" w:rsidR="00760B16">
        <w:rPr>
          <w:rFonts w:eastAsia="EC Square Sans Pro" w:cs="EC Square Sans Pro"/>
          <w:color w:val="000000" w:themeColor="text1"/>
        </w:rPr>
        <w:t xml:space="preserve">the expansion of solar and renewables in the energy mix </w:t>
      </w:r>
      <w:r w:rsidRPr="459DDDB6" w:rsidR="00D17B16">
        <w:rPr>
          <w:rFonts w:eastAsia="EC Square Sans Pro" w:cs="EC Square Sans Pro"/>
          <w:color w:val="000000" w:themeColor="text1"/>
        </w:rPr>
        <w:t>in the housing sector</w:t>
      </w:r>
      <w:r w:rsidR="00200C9F">
        <w:rPr>
          <w:rFonts w:eastAsia="EC Square Sans Pro" w:cs="EC Square Sans Pro"/>
          <w:color w:val="000000" w:themeColor="text1"/>
        </w:rPr>
        <w:t xml:space="preserve"> can significantly</w:t>
      </w:r>
      <w:r w:rsidR="00D17B16">
        <w:rPr>
          <w:rFonts w:eastAsia="EC Square Sans Pro" w:cs="EC Square Sans Pro"/>
          <w:color w:val="000000" w:themeColor="text1"/>
        </w:rPr>
        <w:t xml:space="preserve"> reduce the impact </w:t>
      </w:r>
      <w:r w:rsidR="005C2FF0">
        <w:rPr>
          <w:rFonts w:eastAsia="EC Square Sans Pro" w:cs="EC Square Sans Pro"/>
          <w:color w:val="000000" w:themeColor="text1"/>
        </w:rPr>
        <w:t xml:space="preserve">(mainly climate change, fossil fuel resource use and freshwater eutrophication) </w:t>
      </w:r>
      <w:r w:rsidR="00D17B16">
        <w:rPr>
          <w:rFonts w:eastAsia="EC Square Sans Pro" w:cs="EC Square Sans Pro"/>
          <w:color w:val="000000" w:themeColor="text1"/>
        </w:rPr>
        <w:t xml:space="preserve">in </w:t>
      </w:r>
      <w:r w:rsidRPr="459DDDB6" w:rsidR="00760B16">
        <w:rPr>
          <w:rFonts w:eastAsia="EC Square Sans Pro" w:cs="EC Square Sans Pro"/>
          <w:color w:val="000000" w:themeColor="text1"/>
        </w:rPr>
        <w:t>the use phase (warming or cooling</w:t>
      </w:r>
      <w:r w:rsidR="00D17B16">
        <w:rPr>
          <w:rFonts w:eastAsia="EC Square Sans Pro" w:cs="EC Square Sans Pro"/>
          <w:color w:val="000000" w:themeColor="text1"/>
        </w:rPr>
        <w:t>) of</w:t>
      </w:r>
      <w:r w:rsidRPr="459DDDB6" w:rsidR="00760B16">
        <w:rPr>
          <w:rFonts w:eastAsia="EC Square Sans Pro" w:cs="EC Square Sans Pro"/>
          <w:color w:val="000000" w:themeColor="text1"/>
        </w:rPr>
        <w:t xml:space="preserve"> houses. Unfortunately, the final results at the CF aggregated level would result in an increase in the total CF</w:t>
      </w:r>
      <w:r w:rsidR="00D17B16">
        <w:rPr>
          <w:rFonts w:eastAsia="EC Square Sans Pro" w:cs="EC Square Sans Pro"/>
          <w:color w:val="000000" w:themeColor="text1"/>
        </w:rPr>
        <w:t xml:space="preserve"> (see both Figure </w:t>
      </w:r>
      <w:r>
        <w:rPr>
          <w:rFonts w:eastAsia="EC Square Sans Pro" w:cs="EC Square Sans Pro"/>
          <w:color w:val="000000" w:themeColor="text1"/>
        </w:rPr>
        <w:t xml:space="preserve">5 </w:t>
      </w:r>
      <w:r w:rsidR="00D17B16">
        <w:rPr>
          <w:rFonts w:eastAsia="EC Square Sans Pro" w:cs="EC Square Sans Pro"/>
          <w:color w:val="000000" w:themeColor="text1"/>
        </w:rPr>
        <w:t xml:space="preserve">and Figure </w:t>
      </w:r>
      <w:r>
        <w:rPr>
          <w:rFonts w:eastAsia="EC Square Sans Pro" w:cs="EC Square Sans Pro"/>
          <w:color w:val="000000" w:themeColor="text1"/>
        </w:rPr>
        <w:t>6</w:t>
      </w:r>
      <w:r w:rsidR="00D17B16">
        <w:rPr>
          <w:rFonts w:eastAsia="EC Square Sans Pro" w:cs="EC Square Sans Pro"/>
          <w:color w:val="000000" w:themeColor="text1"/>
        </w:rPr>
        <w:t>)</w:t>
      </w:r>
      <w:r w:rsidRPr="459DDDB6" w:rsidR="00760B16">
        <w:rPr>
          <w:rFonts w:eastAsia="EC Square Sans Pro" w:cs="EC Square Sans Pro"/>
          <w:color w:val="000000" w:themeColor="text1"/>
        </w:rPr>
        <w:t>, as the increases in the environmental impact in mobility, appliances and goods would be greater than the reduction obtained by housing.</w:t>
      </w:r>
      <w:r w:rsidR="00916D2C">
        <w:rPr>
          <w:rFonts w:eastAsia="EC Square Sans Pro" w:cs="EC Square Sans Pro"/>
          <w:color w:val="000000" w:themeColor="text1"/>
        </w:rPr>
        <w:t xml:space="preserve"> </w:t>
      </w:r>
    </w:p>
    <w:p w:rsidR="00760B16" w:rsidP="283B3FE1" w:rsidRDefault="00760B16" w14:paraId="613F4980" w14:textId="54E3DE08">
      <w:pPr>
        <w:pStyle w:val="JRCText"/>
        <w:rPr>
          <w:rFonts w:eastAsia="EC Square Sans Pro" w:cs="EC Square Sans Pro"/>
          <w:color w:val="000000" w:themeColor="text1"/>
        </w:rPr>
      </w:pPr>
      <w:r w:rsidR="00760B16">
        <w:rPr>
          <w:rFonts w:eastAsia="EC Square Sans Pro" w:cs="EC Square Sans Pro"/>
          <w:color w:val="000000" w:themeColor="text1"/>
        </w:rPr>
        <w:t xml:space="preserve">If we look at the </w:t>
      </w:r>
      <w:r w:rsidRPr="1A677C9A" w:rsidR="009A5FFE">
        <w:rPr>
          <w:rFonts w:eastAsia="EC Square Sans Pro" w:cs="EC Square Sans Pro"/>
          <w:b w:val="1"/>
          <w:bCs w:val="1"/>
          <w:color w:val="000000" w:themeColor="text1"/>
        </w:rPr>
        <w:t xml:space="preserve">GTT </w:t>
      </w:r>
      <w:r w:rsidRPr="15126DBE" w:rsidR="00760B16">
        <w:rPr>
          <w:rFonts w:eastAsia="EC Square Sans Pro" w:cs="EC Square Sans Pro"/>
          <w:b w:val="1"/>
          <w:bCs w:val="1"/>
          <w:color w:val="000000" w:themeColor="text1"/>
        </w:rPr>
        <w:t>ambition</w:t>
      </w:r>
      <w:r w:rsidR="00760B16">
        <w:rPr>
          <w:rFonts w:eastAsia="EC Square Sans Pro" w:cs="EC Square Sans Pro"/>
          <w:color w:val="000000" w:themeColor="text1"/>
        </w:rPr>
        <w:t xml:space="preserve"> scenario, we see the greatest impact of achieving ambitions in </w:t>
      </w:r>
      <w:r w:rsidRPr="15126DBE" w:rsidR="00760B16">
        <w:rPr>
          <w:rFonts w:eastAsia="EC Square Sans Pro" w:cs="EC Square Sans Pro"/>
          <w:b w:val="1"/>
          <w:bCs w:val="1"/>
          <w:color w:val="000000" w:themeColor="text1"/>
        </w:rPr>
        <w:t>housing</w:t>
      </w:r>
      <w:r w:rsidR="00760B16">
        <w:rPr>
          <w:rFonts w:eastAsia="EC Square Sans Pro" w:cs="EC Square Sans Pro"/>
          <w:color w:val="000000" w:themeColor="text1"/>
        </w:rPr>
        <w:t xml:space="preserve"> via achieving deep renovation (i.e., reduction in energy consumption in buildings), and</w:t>
      </w:r>
      <w:r w:rsidR="00916D2C">
        <w:rPr>
          <w:rFonts w:eastAsia="EC Square Sans Pro" w:cs="EC Square Sans Pro"/>
          <w:color w:val="000000" w:themeColor="text1"/>
        </w:rPr>
        <w:t>,</w:t>
      </w:r>
      <w:r w:rsidR="00760B16">
        <w:rPr>
          <w:rFonts w:eastAsia="EC Square Sans Pro" w:cs="EC Square Sans Pro"/>
          <w:color w:val="000000" w:themeColor="text1"/>
        </w:rPr>
        <w:t xml:space="preserve"> most importantly</w:t>
      </w:r>
      <w:r w:rsidR="00916D2C">
        <w:rPr>
          <w:rFonts w:eastAsia="EC Square Sans Pro" w:cs="EC Square Sans Pro"/>
          <w:color w:val="000000" w:themeColor="text1"/>
        </w:rPr>
        <w:t>,</w:t>
      </w:r>
      <w:r w:rsidR="00760B16">
        <w:rPr>
          <w:rFonts w:eastAsia="EC Square Sans Pro" w:cs="EC Square Sans Pro"/>
          <w:color w:val="000000" w:themeColor="text1"/>
        </w:rPr>
        <w:t xml:space="preserve"> </w:t>
      </w:r>
      <w:r w:rsidR="00916D2C">
        <w:rPr>
          <w:rFonts w:eastAsia="EC Square Sans Pro" w:cs="EC Square Sans Pro"/>
          <w:color w:val="000000" w:themeColor="text1"/>
        </w:rPr>
        <w:t xml:space="preserve">in </w:t>
      </w:r>
      <w:r w:rsidRPr="15126DBE" w:rsidR="00916D2C">
        <w:rPr>
          <w:rFonts w:eastAsia="EC Square Sans Pro" w:cs="EC Square Sans Pro"/>
          <w:b w:val="1"/>
          <w:bCs w:val="1"/>
          <w:color w:val="000000" w:themeColor="text1"/>
        </w:rPr>
        <w:t>food</w:t>
      </w:r>
      <w:r w:rsidR="00916D2C">
        <w:rPr>
          <w:rFonts w:eastAsia="EC Square Sans Pro" w:cs="EC Square Sans Pro"/>
          <w:color w:val="000000" w:themeColor="text1"/>
        </w:rPr>
        <w:t xml:space="preserve"> via </w:t>
      </w:r>
      <w:r w:rsidR="00760B16">
        <w:rPr>
          <w:rFonts w:eastAsia="EC Square Sans Pro" w:cs="EC Square Sans Pro"/>
          <w:color w:val="000000" w:themeColor="text1"/>
        </w:rPr>
        <w:t>the change towards a more sustainable and healthy diet</w:t>
      </w:r>
      <w:r>
        <w:rPr>
          <w:rStyle w:val="FootnoteReference"/>
          <w:rFonts w:eastAsia="EC Square Sans Pro" w:cs="EC Square Sans Pro"/>
          <w:color w:val="000000" w:themeColor="text1"/>
        </w:rPr>
        <w:footnoteReference w:id="10"/>
      </w:r>
      <w:r w:rsidR="00760B16">
        <w:rPr>
          <w:rFonts w:eastAsia="EC Square Sans Pro" w:cs="EC Square Sans Pro"/>
          <w:color w:val="000000" w:themeColor="text1"/>
        </w:rPr>
        <w:t>, alongside achieving the target of expansion of organic farming, and reduction in nutrients loss</w:t>
      </w:r>
      <w:r w:rsidR="005407A8">
        <w:rPr>
          <w:rStyle w:val="FootnoteReference"/>
          <w:rFonts w:eastAsia="EC Square Sans Pro" w:cs="EC Square Sans Pro"/>
          <w:color w:val="000000" w:themeColor="text1"/>
        </w:rPr>
        <w:footnoteReference w:id="11"/>
      </w:r>
      <w:r w:rsidR="00F12A98">
        <w:rPr>
          <w:rFonts w:eastAsia="EC Square Sans Pro" w:cs="EC Square Sans Pro"/>
          <w:color w:val="000000" w:themeColor="text1"/>
        </w:rPr>
        <w:t xml:space="preserve">. The sum of these reductions </w:t>
      </w:r>
      <w:r w:rsidR="005407A8">
        <w:rPr>
          <w:rFonts w:eastAsia="EC Square Sans Pro" w:cs="EC Square Sans Pro"/>
          <w:color w:val="000000" w:themeColor="text1"/>
        </w:rPr>
        <w:t xml:space="preserve">in food and housing areas </w:t>
      </w:r>
      <w:r w:rsidR="00F12A98">
        <w:rPr>
          <w:rFonts w:eastAsia="EC Square Sans Pro" w:cs="EC Square Sans Pro"/>
          <w:color w:val="000000" w:themeColor="text1"/>
        </w:rPr>
        <w:t xml:space="preserve">could reduce </w:t>
      </w:r>
      <w:r w:rsidR="00CC2519">
        <w:rPr>
          <w:rFonts w:eastAsia="EC Square Sans Pro" w:cs="EC Square Sans Pro"/>
          <w:color w:val="000000" w:themeColor="text1"/>
        </w:rPr>
        <w:t xml:space="preserve">significantly </w:t>
      </w:r>
      <w:r w:rsidR="00F12A98">
        <w:rPr>
          <w:rFonts w:eastAsia="EC Square Sans Pro" w:cs="EC Square Sans Pro"/>
          <w:color w:val="000000" w:themeColor="text1"/>
        </w:rPr>
        <w:t>the</w:t>
      </w:r>
      <w:r w:rsidR="00CC2519">
        <w:rPr>
          <w:rFonts w:eastAsia="EC Square Sans Pro" w:cs="EC Square Sans Pro"/>
          <w:color w:val="000000" w:themeColor="text1"/>
        </w:rPr>
        <w:t xml:space="preserve"> number of times the</w:t>
      </w:r>
      <w:r w:rsidR="00F12A98">
        <w:rPr>
          <w:rFonts w:eastAsia="EC Square Sans Pro" w:cs="EC Square Sans Pro"/>
          <w:color w:val="000000" w:themeColor="text1"/>
        </w:rPr>
        <w:t xml:space="preserve"> planetary boundaries </w:t>
      </w:r>
      <w:r w:rsidR="00CC2519">
        <w:rPr>
          <w:rFonts w:eastAsia="EC Square Sans Pro" w:cs="EC Square Sans Pro"/>
          <w:color w:val="000000" w:themeColor="text1"/>
        </w:rPr>
        <w:t xml:space="preserve">are exceeded </w:t>
      </w:r>
      <w:r w:rsidR="00F12A98">
        <w:rPr>
          <w:rFonts w:eastAsia="EC Square Sans Pro" w:cs="EC Square Sans Pro"/>
          <w:color w:val="000000" w:themeColor="text1"/>
        </w:rPr>
        <w:t xml:space="preserve">for climate change, particulate matter and freshwater ecotoxicity, and also reduce the impact generated by fossil fuel. The only criticality remains on the side of minerals and metals resource use, which is expected to increase by a factor of about 0.8 </w:t>
      </w:r>
      <w:r w:rsidRPr="1A677C9A" w:rsidR="009A5FFE">
        <w:rPr>
          <w:rFonts w:eastAsia="EC Square Sans Pro" w:cs="EC Square Sans Pro"/>
          <w:color w:val="000000" w:themeColor="text1"/>
        </w:rPr>
        <w:t xml:space="preserve">equivalent </w:t>
      </w:r>
      <w:r w:rsidR="00F12A98">
        <w:rPr>
          <w:rFonts w:eastAsia="EC Square Sans Pro" w:cs="EC Square Sans Pro"/>
          <w:color w:val="000000" w:themeColor="text1"/>
        </w:rPr>
        <w:t xml:space="preserve">planets by 2030, even of all </w:t>
      </w:r>
      <w:r w:rsidRPr="1A677C9A" w:rsidR="009A5FFE">
        <w:rPr>
          <w:rFonts w:eastAsia="EC Square Sans Pro" w:cs="EC Square Sans Pro"/>
          <w:color w:val="000000" w:themeColor="text1"/>
        </w:rPr>
        <w:t xml:space="preserve">GTT </w:t>
      </w:r>
      <w:r w:rsidR="00F12A98">
        <w:rPr>
          <w:rFonts w:eastAsia="EC Square Sans Pro" w:cs="EC Square Sans Pro"/>
          <w:color w:val="000000" w:themeColor="text1"/>
        </w:rPr>
        <w:t>ambitions were to be achieved.</w:t>
      </w:r>
      <w:r w:rsidRPr="06AA78B2" w:rsidR="150CD00E">
        <w:rPr>
          <w:rFonts w:eastAsia="EC Square Sans Pro" w:cs="EC Square Sans Pro"/>
          <w:color w:val="000000" w:themeColor="text1"/>
        </w:rPr>
        <w:t xml:space="preserve"> Notably, the impact assessment method used for minerals and metals does not take into account material</w:t>
      </w:r>
      <w:r w:rsidRPr="06AA78B2" w:rsidR="2ECFC412">
        <w:rPr>
          <w:rFonts w:eastAsia="EC Square Sans Pro" w:cs="EC Square Sans Pro"/>
          <w:color w:val="000000" w:themeColor="text1"/>
        </w:rPr>
        <w:t xml:space="preserve"> criticality (i.e. considerations related to supply risk or economic importance of the materials) but is based on </w:t>
      </w:r>
      <w:r w:rsidRPr="06AA78B2" w:rsidR="4D38B3C1">
        <w:rPr>
          <w:rFonts w:eastAsia="EC Square Sans Pro" w:cs="EC Square Sans Pro"/>
          <w:color w:val="000000" w:themeColor="text1"/>
        </w:rPr>
        <w:t>biophysical resource depletion and potential reduced availability for future generations</w:t>
      </w:r>
      <w:r w:rsidRPr="283B3FE1">
        <w:rPr>
          <w:rStyle w:val="FootnoteReference"/>
          <w:rFonts w:eastAsia="EC Square Sans Pro" w:cs="EC Square Sans Pro"/>
          <w:color w:val="000000" w:themeColor="text1"/>
        </w:rPr>
        <w:footnoteReference w:id="12"/>
      </w:r>
      <w:r w:rsidRPr="06AA78B2" w:rsidR="4D38B3C1">
        <w:rPr>
          <w:rFonts w:eastAsia="EC Square Sans Pro" w:cs="EC Square Sans Pro"/>
          <w:color w:val="000000" w:themeColor="text1"/>
        </w:rPr>
        <w:t>.</w:t>
      </w:r>
      <w:r w:rsidRPr="1A677C9A" w:rsidR="4D38B3C1">
        <w:rPr>
          <w:rFonts w:eastAsia="EC Square Sans Pro" w:cs="EC Square Sans Pro"/>
          <w:color w:val="000000" w:themeColor="text1"/>
        </w:rPr>
        <w:t xml:space="preserve"> </w:t>
      </w:r>
    </w:p>
    <w:p w:rsidR="00830396" w:rsidP="283B3FE1" w:rsidRDefault="00830396" w14:paraId="4D5422A1" w14:textId="45367629">
      <w:pPr>
        <w:pStyle w:val="JRCText"/>
        <w:rPr>
          <w:ins w:author="PASQUALINO Roberto (JRC-ISPRA) [2]" w:date="2025-03-18T17:01:00Z" w:id="114"/>
        </w:rPr>
      </w:pPr>
      <w:r w:rsidRPr="00F12A98">
        <w:t xml:space="preserve">It is </w:t>
      </w:r>
      <w:r>
        <w:t>worth noting</w:t>
      </w:r>
      <w:r w:rsidRPr="00F12A98">
        <w:t xml:space="preserve"> that the limited results </w:t>
      </w:r>
      <w:r>
        <w:t>on the sides of a</w:t>
      </w:r>
      <w:r w:rsidRPr="00F12A98">
        <w:t xml:space="preserve">ppliances, and </w:t>
      </w:r>
      <w:r>
        <w:t>h</w:t>
      </w:r>
      <w:r w:rsidRPr="00F12A98">
        <w:t xml:space="preserve">ousehold </w:t>
      </w:r>
      <w:r>
        <w:t>g</w:t>
      </w:r>
      <w:r w:rsidRPr="00F12A98">
        <w:t xml:space="preserve">oods, are </w:t>
      </w:r>
      <w:r>
        <w:t xml:space="preserve">partially due to </w:t>
      </w:r>
      <w:r w:rsidRPr="00F12A98">
        <w:t xml:space="preserve">the </w:t>
      </w:r>
      <w:r w:rsidR="00F91A3B">
        <w:t xml:space="preserve">fact that </w:t>
      </w:r>
      <w:r w:rsidRPr="00F12A98">
        <w:t xml:space="preserve">product specific EGD targets </w:t>
      </w:r>
      <w:r w:rsidR="00F91A3B">
        <w:t>are not considered</w:t>
      </w:r>
      <w:r>
        <w:t xml:space="preserve"> </w:t>
      </w:r>
      <w:del w:author="PASQUALINO Roberto (JRC-ISPRA) [2]" w:date="2025-03-18T17:00:00Z" w:id="115">
        <w:r w:rsidDel="00386364">
          <w:delText xml:space="preserve">are </w:delText>
        </w:r>
      </w:del>
      <w:r w:rsidR="00F91A3B">
        <w:t>in</w:t>
      </w:r>
      <w:r>
        <w:t xml:space="preserve"> </w:t>
      </w:r>
      <w:r w:rsidR="00E82E55">
        <w:rPr>
          <w:color w:val="FF0000"/>
          <w:highlight w:val="green"/>
        </w:rPr>
        <w:fldChar w:fldCharType="begin"/>
      </w:r>
      <w:r w:rsidR="00386364">
        <w:rPr>
          <w:color w:val="FF0000"/>
          <w:highlight w:val="green"/>
        </w:rPr>
        <w:instrText xml:space="preserve"> ADDIN ZOTERO_ITEM CSL_CITATION {"citationID":"n4axzOg7","properties":{"formattedCitation":"[13]","plainCitation":"[13]","noteIndex":0},"citationItems":[{"id":322,"uris":["http://zotero.org/groups/5272309/items/SVPQQ2LE"],"itemData":{"id":322,"type":"report","abstract":"This report provides a comprehensive assessment of progress towards the European Green Deal (EGD), the European Union’s transformative agenda for achieving climate neutrality by 2050. The analysis encompasses 154 quantifiable targets from 44 policy documents between 2019 and 2024 across key sectors such as climate, energy, circular economy, transport, agriculture and food, ecosystems and biodiversity, water, soil and air pollution. The study shows that significant achievement has been delivered so far but progress needs to accelerate in many areas. As of mid-2024, 32 of the 154 targets are currently “on track” and 64 are identified as “acceleration needed” meaning that more progress is needed to meet the targets on time. Furthermore, 15 of the targets are found to be “not progressing” or “regressing”, and for 43 of the targets no data is currently available. The timing of the binding policies, most of which have been recently agreed and are expected to deliver results in the coming years, is a significant factor influencing these assessments. This report integrates all EGD actions and related policies, offering an assessment of the EU’s green transition based on robust data and science. It identifies priority areas for intensified efforts to meet short-term implementation goals and contribute to the long-term ambition of a sustainable, fair, just, and climate-neutral Europe by 2050. This collective work serves as a benchmarking tool, providing scientifically grounded guidance for future EU policies and programmes.","language":"en","note":"ISBN: 9789268231807 9789268231814\nISSN: 1831-9424, 1018-5593\nDOI: 10.2760/3105205","title":"Delivering the EU Green Deal - Progress towards targets","URL":"https://publications.jrc.ec.europa.eu/repository/handle/JRC140372","author":[{"family":"Marelli","given":"Luisa"},{"family":"Trane","given":"Matteo"},{"family":"Barbero","given":"VIGNOLA Giulia"},{"family":"Gastaldi","given":"Chiara"},{"family":"Guerreiro","given":"MIGUEL Mecia"},{"family":"Delgado","given":"CALLICÓ Laia"},{"family":"Borchardt","given":"Steve"},{"family":"Mancini","given":"Lucia"},{"family":"Sanye","given":"MENGUAL Esther"},{"family":"Gourdon","given":"Thomas"},{"family":"Maroni","given":"Michele"},{"family":"Georgakaki","given":"Aliki"},{"family":"Seigneur","given":"Isabelle"},{"family":"M'barek","given":"Robert"},{"family":"Acs","given":"Szvetlana"},{"family":"Listorti","given":"Giulia"},{"family":"Bosco","given":"Simona"},{"family":"Contipelli","given":"Louisa"},{"family":"Dentener","given":"Frank"},{"family":"Dowling","given":"Paul"},{"family":"Grassi","given":"Giacomo"},{"family":"Korosuo","given":"Anu"},{"family":"Manca","given":"Giovanni"},{"family":"Migliavacca","given":"Mirco"},{"family":"Sikora","given":"Przemyslaw"},{"family":"Weitzel","given":"Matthias"},{"family":"Acosta","given":"IBORRA Beatriz"},{"family":"Arrigoni","given":"Alessandro"},{"family":"Bavetta","given":"Maurizio"},{"family":"Bertoldi","given":"Paolo"},{"family":"Bolard","given":"Julien"},{"family":"Bravo","given":"DIAZ Laura"},{"family":"Carlsson","given":"Johan"},{"family":"Castellazzi","given":"Luca"},{"family":"Dagostino","given":"Delia"},{"family":"Della","given":"VALLE Nives"},{"family":"Dolci","given":"Francesco"},{"family":"Dunlop","given":"Ewan Duncan"},{"family":"Hidalgo","given":"GONZALEZ Ignacio"},{"family":"Jaeger","given":"Waldau A."},{"family":"Maduta","given":"Carmen"},{"family":"Mc","given":"GOVERN Lucie"},{"family":"Meletiou","given":"Alexis"},{"family":"Szabo","given":"Sandor"},{"family":"Tapoglou","given":"Evdokia"},{"family":"Taylor","given":"Nigel"},{"family":"Tsemekidi","given":"TZEIRANAK Sofia"},{"family":"Amadei","given":"Andrea"},{"family":"Ardente","given":"Fulvio"},{"family":"Bobba","given":"Silvia"},{"family":"Bruchhausen","given":"Matthias"},{"family":"Coelho","given":"Fernando"},{"family":"De","given":"LAURENTIIS Valeria"},{"family":"Delre","given":"Antonio"},{"family":"Eder","given":"Peter"},{"family":"Egle","given":"Lukas"},{"family":"Foster","given":"Gillian"},{"family":"Cristobal","given":"GARCIA Jorge"},{"family":"Gaudillat","given":"Pierre"},{"family":"Georgitzikis","given":"Konstantinos"},{"family":"Huygens","given":"Dries"},{"family":"Lebedeva","given":"Natalia"},{"family":"Manfredi","given":"Simone"},{"family":"Mathieux","given":"Fabrice"},{"family":"Maury","given":"Thibaut"},{"family":"Orefice","given":"Martina"},{"family":"Pennington","given":"David"},{"family":"Pfrang","given":"Andreas"},{"family":"Pierri","given":"Erika"},{"family":"Saveyn","given":"Hans"},{"family":"Sala","given":"Serenella"},{"family":"Spiliotopoulos","given":"Christoforos"},{"family":"Tonini","given":"Davide"},{"family":"Ciuffo","given":"Biagio"},{"family":"Fontaras","given":"Georgios"},{"family":"Grosso","given":"Monica"},{"family":"Krause","given":"Jette"},{"family":"Lodi","given":"Chiara"},{"family":"Marotta","given":"Alessandro"},{"family":"Martini","given":"Giorgio"},{"family":"Scarlat","given":"Nicolae"},{"family":"Caivano","given":"Arnaldo"},{"family":"Catarino","given":"Rui"},{"family":"De","given":"JONG Beyhan"},{"family":"Druon","given":"Jean-Noel"},{"family":"Guerrero","given":"Irene"},{"family":"Gurria","given":"Patricia"},{"family":"Leite","given":"Joao"},{"family":"Olvedy","given":"Michael"},{"family":"Puerta","given":"PINERO Carolina"},{"family":"Tóth","given":"Katalin"},{"family":"Wollgast","given":"Jan"},{"family":"Addamo","given":"Anna"},{"family":"Barredo","given":"Jose I."},{"family":"Bopp","given":"Stephanie"},{"family":"Cardoso","given":"Ana Cristina"},{"family":"Dubois","given":"Gregoire"},{"family":"La","given":"NOTTE Alessandra"},{"family":"Marando","given":"Federica"},{"family":"Neuville","given":"Aude"},{"family":"Robuchon","given":"Marine"},{"family":"Paracchini","given":"Maria Luisa"},{"family":"Jones","given":"Arwyn"},{"family":"Panagos","given":"Panos"},{"family":"Tamborra","given":"Marialuisa"},{"family":"Vallecillo","given":"Sara"},{"family":"Van","given":"DER VELDE Marijn"},{"family":"Aschberger","given":"Karin"},{"family":"Astorga-Llorens","given":"Covadonga"},{"family":"Belz","given":"Susanne"},{"family":"Gawlik","given":"Bernd Manfred"},{"family":"Held","given":"Andrea"},{"family":"Lettieri","given":"Teresa"},{"family":"Pisoni","given":"Enrico"},{"family":"Pistocchi","given":"Alberto"},{"family":"Rauscher","given":"Hubert"},{"family":"Thunis","given":"Philippe"},{"family":"Wojda","given":"Piotr"},{"family":"Worth","given":"Andrew"},{"family":"Neuwahl","given":"Frederik"}],"accessed":{"date-parts":[["2025",2,5]]},"issued":{"date-parts":[["2025"]]}}}],"schema":"https://github.com/citation-style-language/schema/raw/master/csl-citation.json"} </w:instrText>
      </w:r>
      <w:r w:rsidR="00E82E55">
        <w:rPr>
          <w:color w:val="FF0000"/>
          <w:highlight w:val="green"/>
        </w:rPr>
        <w:fldChar w:fldCharType="separate"/>
      </w:r>
      <w:r w:rsidRPr="00E82E55" w:rsidR="00E82E55">
        <w:rPr>
          <w:highlight w:val="green"/>
        </w:rPr>
        <w:t>[13]</w:t>
      </w:r>
      <w:r w:rsidR="00E82E55">
        <w:rPr>
          <w:color w:val="FF0000"/>
          <w:highlight w:val="green"/>
        </w:rPr>
        <w:fldChar w:fldCharType="end"/>
      </w:r>
      <w:r w:rsidRPr="00F12A98">
        <w:t xml:space="preserve">, </w:t>
      </w:r>
      <w:r w:rsidR="00F91A3B">
        <w:t>and not modelled in the present exercise. These measures</w:t>
      </w:r>
      <w:r w:rsidR="00C33BAB">
        <w:t>, which</w:t>
      </w:r>
      <w:r w:rsidR="00F91A3B">
        <w:t xml:space="preserve"> are </w:t>
      </w:r>
      <w:r w:rsidRPr="00F12A98">
        <w:t>specifically addressing circularity economy measures and improved performance of products</w:t>
      </w:r>
      <w:r w:rsidR="00F91A3B">
        <w:t>, could thus further contribute to further reduction of environmental impacts.</w:t>
      </w:r>
      <w:r w:rsidR="005D529E">
        <w:t xml:space="preserve"> It should be noted that some of them could however be covered by selected modelled targets (e</w:t>
      </w:r>
      <w:r w:rsidR="009A24CD">
        <w:t>.</w:t>
      </w:r>
      <w:r w:rsidR="005D529E">
        <w:t>g</w:t>
      </w:r>
      <w:r w:rsidR="009A24CD">
        <w:t>.</w:t>
      </w:r>
      <w:r w:rsidR="005D529E">
        <w:t xml:space="preserve"> </w:t>
      </w:r>
      <w:r w:rsidR="009A24CD">
        <w:t>renovation wave targets modelled in housing, partially consider improved energy efficiency of appliances in use</w:t>
      </w:r>
      <w:r w:rsidR="005D529E">
        <w:t>).</w:t>
      </w:r>
    </w:p>
    <w:p w:rsidRPr="002C6B10" w:rsidR="00386364" w:rsidDel="00E907A1" w:rsidP="283B3FE1" w:rsidRDefault="00386364" w14:paraId="3A6C9696" w14:textId="5FE41D2E">
      <w:pPr>
        <w:pStyle w:val="JRCText"/>
        <w:rPr>
          <w:del w:author="PASQUALINO Roberto (JRC-ISPRA) [2]" w:date="2025-03-18T17:07:00Z" w:id="116"/>
          <w:rFonts w:eastAsia="EC Square Sans Pro" w:cs="EC Square Sans Pro"/>
          <w:color w:val="000000" w:themeColor="text1"/>
        </w:rPr>
      </w:pPr>
      <w:del w:author="PASQUALINO Roberto (JRC-ISPRA) [2]" w:date="2025-03-18T17:07:00Z" w:id="117">
        <w:r w:rsidDel="00E907A1">
          <w:fldChar w:fldCharType="begin"/>
        </w:r>
        <w:r w:rsidDel="00E907A1">
          <w:delInstrText xml:space="preserve"> ADDIN ZOTERO_ITEM CSL_CITATION {"citationID":"LzjdNRUx","properties":{"formattedCitation":"[14]","plainCitation":"[14]","noteIndex":0},"citationItems":[{"id":1324,"uris":["http://zotero.org/groups/5272309/items/NLBSG6FA"],"itemData":{"id":1324,"type":"webpage","abstract":"While ambitious EU sustainability policy is being deployed, the environmental impacts of EU consumption patterns are still increasing and transgressing many planetary boundaries. The gap between policy action and environmental impacts of consumption patterns can be explained by rebound effects, which offset ca. 47% of potential environmental gains of sustainability interventions. To prevent rebound effects, it is important to understand why and how they occur (i.e., the rebound mechanisms), as well as how economic, behavioural, and sociocultural factors influence their magnitude. This policy brief provides best practices and recommendations for identifying, preventing, and mitigating rebound effects in EU policymaking.","container-title":"JRC Publications Repository","language":"en","title":"Towards the prevention of rebound effects in Europe and beyond: insights for policymaking","title-short":"Towards the prevention of rebound effects in Europe and beyond","URL":"https://publications.jrc.ec.europa.eu/repository/handle/JRC138704","author":[{"family":"Guzzo","given":"Daniel"},{"family":"Andrew","given":"Elise"},{"family":"Van","given":"DER LOO Imke"},{"family":"Sanye","given":"MENGUAL Esther"},{"family":"Listorti","given":"Giulia"},{"family":"Pigosso","given":"Daniela"}],"accessed":{"date-parts":[["2025",3,18]]},"issued":{"date-parts":[["2025"]]}}}],"schema":"https://github.com/citation-style-language/schema/raw/master/csl-citation.json"} </w:delInstrText>
        </w:r>
        <w:r w:rsidDel="00E907A1">
          <w:fldChar w:fldCharType="separate"/>
        </w:r>
        <w:r w:rsidRPr="00386364" w:rsidDel="00E907A1">
          <w:delText>[14]</w:delText>
        </w:r>
        <w:r w:rsidDel="00E907A1">
          <w:fldChar w:fldCharType="end"/>
        </w:r>
        <w:r w:rsidDel="00E907A1">
          <w:fldChar w:fldCharType="begin"/>
        </w:r>
        <w:r w:rsidDel="00E907A1">
          <w:delInstrText xml:space="preserve"> ADDIN ZOTERO_ITEM CSL_CITATION {"citationID":"1aCNmWrr","properties":{"formattedCitation":"[14]","plainCitation":"[14]","noteIndex":0},"citationItems":[{"id":1324,"uris":["http://zotero.org/groups/5272309/items/NLBSG6FA"],"itemData":{"id":1324,"type":"webpage","abstract":"While ambitious EU sustainability policy is being deployed, the environmental impacts of EU consumption patterns are still increasing and transgressing many planetary boundaries. The gap between policy action and environmental impacts of consumption patterns can be explained by rebound effects, which offset ca. 47% of potential environmental gains of sustainability interventions. To prevent rebound effects, it is important to understand why and how they occur (i.e., the rebound mechanisms), as well as how economic, behavioural, and sociocultural factors influence their magnitude. This policy brief provides best practices and recommendations for identifying, preventing, and mitigating rebound effects in EU policymaking.","container-title":"JRC Publications Repository","language":"en","title":"Towards the prevention of rebound effects in Europe and beyond: insights for policymaking","title-short":"Towards the prevention of rebound effects in Europe and beyond","URL":"https://publications.jrc.ec.europa.eu/repository/handle/JRC138704","author":[{"family":"Guzzo","given":"Daniel"},{"family":"Andrew","given":"Elise"},{"family":"Van","given":"DER LOO Imke"},{"family":"Sanye","given":"MENGUAL Esther"},{"family":"Listorti","given":"Giulia"},{"family":"Pigosso","given":"Daniela"}],"accessed":{"date-parts":[["2025",3,18]]},"issued":{"date-parts":[["2025"]]}}}],"schema":"https://github.com/citation-style-language/schema/raw/master/csl-citation.json"} </w:delInstrText>
        </w:r>
        <w:r w:rsidDel="00E907A1">
          <w:fldChar w:fldCharType="separate"/>
        </w:r>
        <w:r w:rsidRPr="00386364" w:rsidDel="00E907A1">
          <w:delText>[14]</w:delText>
        </w:r>
        <w:r w:rsidDel="00E907A1">
          <w:fldChar w:fldCharType="end"/>
        </w:r>
      </w:del>
    </w:p>
    <w:p w:rsidR="00C32D81" w:rsidP="00C32D81" w:rsidRDefault="00C32D81" w14:paraId="39617469" w14:textId="3DC6D768">
      <w:pPr>
        <w:pStyle w:val="JRCText"/>
        <w:rPr>
          <w:lang w:eastAsia="en-GB"/>
        </w:rPr>
      </w:pPr>
      <w:r w:rsidRPr="002C6B10">
        <w:rPr>
          <w:lang w:eastAsia="en-GB"/>
        </w:rPr>
        <w:t xml:space="preserve">Figure </w:t>
      </w:r>
      <w:r w:rsidR="00CF6331">
        <w:rPr>
          <w:lang w:eastAsia="en-GB"/>
        </w:rPr>
        <w:t>8</w:t>
      </w:r>
      <w:r w:rsidRPr="002C6B10" w:rsidR="000217BC">
        <w:rPr>
          <w:lang w:eastAsia="en-GB"/>
        </w:rPr>
        <w:t xml:space="preserve">. Trade-offs between areas of consumption, </w:t>
      </w:r>
      <w:r w:rsidR="00D17B16">
        <w:rPr>
          <w:lang w:eastAsia="en-GB"/>
        </w:rPr>
        <w:t xml:space="preserve">by comparison </w:t>
      </w:r>
      <w:r w:rsidR="009A5FFE">
        <w:rPr>
          <w:lang w:eastAsia="en-GB"/>
        </w:rPr>
        <w:t xml:space="preserve">NO GTT, GTT </w:t>
      </w:r>
      <w:r w:rsidR="00D17B16">
        <w:rPr>
          <w:lang w:eastAsia="en-GB"/>
        </w:rPr>
        <w:t xml:space="preserve">on track and </w:t>
      </w:r>
      <w:r w:rsidR="009A5FFE">
        <w:rPr>
          <w:lang w:eastAsia="en-GB"/>
        </w:rPr>
        <w:t xml:space="preserve">GTT </w:t>
      </w:r>
      <w:r w:rsidR="00D17B16">
        <w:rPr>
          <w:lang w:eastAsia="en-GB"/>
        </w:rPr>
        <w:t>ambitions scenarios with 2022 data</w:t>
      </w:r>
      <w:r w:rsidRPr="002C6B10" w:rsidR="000217BC">
        <w:rPr>
          <w:lang w:eastAsia="en-GB"/>
        </w:rPr>
        <w:t>.</w:t>
      </w:r>
    </w:p>
    <w:p w:rsidR="004B2ADE" w:rsidP="00C32D81" w:rsidRDefault="004B2ADE" w14:paraId="763D0EB6" w14:textId="50FEF2EF">
      <w:pPr>
        <w:pStyle w:val="JRCText"/>
        <w:rPr>
          <w:lang w:eastAsia="en-GB"/>
        </w:rPr>
      </w:pPr>
      <w:r>
        <w:rPr>
          <w:noProof/>
          <w:lang w:val="en-US"/>
        </w:rPr>
        <w:drawing>
          <wp:inline distT="0" distB="0" distL="0" distR="0" wp14:anchorId="664DEEA1" wp14:editId="1054EEE8">
            <wp:extent cx="5139993" cy="3542665"/>
            <wp:effectExtent l="0" t="0" r="381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48981" cy="3548860"/>
                    </a:xfrm>
                    <a:prstGeom prst="rect">
                      <a:avLst/>
                    </a:prstGeom>
                    <a:noFill/>
                  </pic:spPr>
                </pic:pic>
              </a:graphicData>
            </a:graphic>
          </wp:inline>
        </w:drawing>
      </w:r>
    </w:p>
    <w:p w:rsidRPr="0054422F" w:rsidR="00BB6B49" w:rsidP="00B864CC" w:rsidRDefault="7B9A85DB" w14:paraId="0BF5A23B" w14:textId="51131469">
      <w:pPr>
        <w:pStyle w:val="JRCFiguresource"/>
        <w:rPr>
          <w:rFonts w:eastAsia="EC Square Sans Pro"/>
        </w:rPr>
      </w:pPr>
      <w:r w:rsidRPr="0077204F">
        <w:rPr>
          <w:rFonts w:eastAsia="EC Square Sans Pro"/>
          <w:rPrChange w:author="BARBERO VIGNOLA Giulia (JRC-ISPRA)" w:date="2025-03-18T16:20:00Z" w:id="118">
            <w:rPr>
              <w:rFonts w:eastAsia="EC Square Sans Pro"/>
              <w:lang w:val="fr-BE"/>
            </w:rPr>
          </w:rPrChange>
        </w:rPr>
        <w:t xml:space="preserve">Source: </w:t>
      </w:r>
      <w:r w:rsidRPr="0077204F" w:rsidR="004B2ADE">
        <w:rPr>
          <w:rFonts w:eastAsia="EC Square Sans Pro"/>
          <w:rPrChange w:author="BARBERO VIGNOLA Giulia (JRC-ISPRA)" w:date="2025-03-18T16:20:00Z" w:id="119">
            <w:rPr>
              <w:rFonts w:eastAsia="EC Square Sans Pro"/>
              <w:lang w:val="fr-BE"/>
            </w:rPr>
          </w:rPrChange>
        </w:rPr>
        <w:t xml:space="preserve">Based on </w:t>
      </w:r>
      <w:r w:rsidR="00E82E55">
        <w:rPr>
          <w:rFonts w:eastAsia="EC Square Sans Pro"/>
          <w:highlight w:val="green"/>
          <w:lang w:val="fr-BE"/>
        </w:rPr>
        <w:fldChar w:fldCharType="begin"/>
      </w:r>
      <w:r w:rsidRPr="0077204F" w:rsidR="00E82E55">
        <w:rPr>
          <w:rFonts w:eastAsia="EC Square Sans Pro"/>
          <w:highlight w:val="green"/>
          <w:rPrChange w:author="BARBERO VIGNOLA Giulia (JRC-ISPRA)" w:date="2025-03-18T16:20:00Z" w:id="120">
            <w:rPr>
              <w:rFonts w:eastAsia="EC Square Sans Pro"/>
              <w:highlight w:val="green"/>
              <w:lang w:val="fr-BE"/>
            </w:rPr>
          </w:rPrChange>
        </w:rPr>
        <w:instrText xml:space="preserve"> ADDIN ZOTERO_ITEM CSL_CITATION {"citationID":"53sLqXWI","properties":{"formattedCitation":"[3]","plainCitation":"[3]","noteIndex":0},"citationItems":[{"id":1027,"uris":["http://zotero.org/groups/5272309/items/SZHAHM6E"],"itemData":{"id":1027,"type":"webpage","abstract":"The European Commission - Joint Research Centre has developed and kept updating since 2016 a modelling framework that includes the Consumption Footprint (CF) and the Domestic Footprint (CF) models, which have become established as a means for monitoring the progress of the EU’s environmental performance. The models are based on Life Cycle Assessment, and use the Environmental Footprint (EF) impact assessment method to produce a set of 16 indicators (also available as a single weighted score) to assess the environmental impacts of EU production and consumption, and compare to the planetary boundaries. This report describes how these models can be applied to generate an outlook in the framework of the Zero Pollution Action Plan (ZPAP) for 2030. This is performed via: (i) calculating the ZPAP official targets in the context of the models, (ii) integrating selected relevant and illustrative green transition measures from the targets and ambitions of the European Green Deal (iii) comparing three progressively more ambitious scenarios simulating the achievement of these measures. The results indicate that the gap is widening between the environmental impacts occurring within the EU’s borders and those linked to consumption via supply chains, that is, those that result from imports into the EU. The selected green transition measures should make progress in terms of reducing environmental impact within the EU. However, via integrating additional ambitions the EU could accelerate actions for almost all EF environmental indicators, and reduce the EU’s environmental impact of consumption even below the ZPAP 2030 targets.","container-title":"JRC Publications Repository","language":"en","note":"ISBN: 9789268238967\nISSN: 1831-9424\nDOI: 10.2760/6552881","title":"Consumption Footprint and Domestic Footprint Outlook Report 2025","URL":"https://publications.jrc.ec.europa.eu/repository/handle/JRC139655","author":[{"family":"Pasqualino","given":"Roberto"},{"family":"Valenzano","given":"Annarita"},{"family":"Chiorrini","given":"Andrea"},{"family":"Wierzgala","given":"Piotr"},{"family":"Frankowska","given":"Angelina"},{"family":"Sanye","given":"MENGUAL Esther"},{"family":"Bennett","given":"Michael John"},{"family":"Listorti","given":"Giulia"},{"family":"Sala","given":"Serenella"}],"accessed":{"date-parts":[["2025",3,4]]},"issued":{"date-parts":[["2025"]]}}}],"schema":"https://github.com/citation-style-language/schema/raw/master/csl-citation.json"} </w:instrText>
      </w:r>
      <w:r w:rsidR="00E82E55">
        <w:rPr>
          <w:rFonts w:eastAsia="EC Square Sans Pro"/>
          <w:highlight w:val="green"/>
          <w:lang w:val="fr-BE"/>
        </w:rPr>
        <w:fldChar w:fldCharType="separate"/>
      </w:r>
      <w:r w:rsidRPr="00E82E55" w:rsidR="00E82E55">
        <w:rPr>
          <w:rFonts w:eastAsia="EC Square Sans Pro"/>
          <w:highlight w:val="green"/>
        </w:rPr>
        <w:t>[3]</w:t>
      </w:r>
      <w:r w:rsidR="00E82E55">
        <w:rPr>
          <w:rFonts w:eastAsia="EC Square Sans Pro"/>
          <w:highlight w:val="green"/>
          <w:lang w:val="fr-BE"/>
        </w:rPr>
        <w:fldChar w:fldCharType="end"/>
      </w:r>
      <w:r w:rsidRPr="0077204F">
        <w:rPr>
          <w:rFonts w:eastAsia="EC Square Sans Pro"/>
          <w:rPrChange w:author="BARBERO VIGNOLA Giulia (JRC-ISPRA)" w:date="2025-03-18T16:20:00Z" w:id="121">
            <w:rPr>
              <w:rFonts w:eastAsia="EC Square Sans Pro"/>
              <w:lang w:val="fr-BE"/>
            </w:rPr>
          </w:rPrChange>
        </w:rPr>
        <w:t xml:space="preserve">. </w:t>
      </w:r>
      <w:r w:rsidR="004B2ADE">
        <w:rPr>
          <w:rFonts w:eastAsia="EC Square Sans Pro"/>
        </w:rPr>
        <w:t xml:space="preserve">Note: all data are compared with the planetary boundary threshold per every impact category considered. </w:t>
      </w:r>
    </w:p>
    <w:p w:rsidR="00E907A1" w:rsidP="00E907A1" w:rsidRDefault="00E907A1" w14:paraId="0B20688C" w14:textId="4DDAB250">
      <w:pPr>
        <w:pStyle w:val="JRCText"/>
        <w:rPr>
          <w:ins w:author="PASQUALINO Roberto (JRC-ISPRA) [2]" w:date="2025-03-18T17:08:00Z" w:id="1701478100"/>
        </w:rPr>
      </w:pPr>
      <w:bookmarkStart w:name="_Toc193207505" w:id="123"/>
      <w:ins w:author="PASQUALINO Roberto (JRC-ISPRA) [2]" w:date="2025-03-18T17:08:00Z" w:id="1640593211">
        <w:r w:rsidR="00E907A1">
          <w:t>On the other hand, an important limitation of this study is that it does not consider the presence of the so</w:t>
        </w:r>
      </w:ins>
      <w:ins w:author="SANYE MENGUAL Esther (JRC-ISPRA)" w:date="2025-03-20T13:56:21.789Z" w:id="464437879">
        <w:r w:rsidR="60980577">
          <w:t>-</w:t>
        </w:r>
      </w:ins>
      <w:ins w:author="PASQUALINO Roberto (JRC-ISPRA) [2]" w:date="2025-03-18T17:08:00Z" w:id="62188125">
        <w:del w:author="SANYE MENGUAL Esther (JRC-ISPRA)" w:date="2025-03-20T13:56:22.683Z" w:id="806127483">
          <w:r w:rsidDel="00E907A1">
            <w:delText xml:space="preserve"> </w:delText>
          </w:r>
        </w:del>
        <w:r w:rsidR="00E907A1">
          <w:t>called ‘</w:t>
        </w:r>
        <w:r w:rsidR="00E907A1">
          <w:t>rebound</w:t>
        </w:r>
        <w:r w:rsidR="00E907A1">
          <w:t xml:space="preserve"> effects</w:t>
        </w:r>
        <w:r w:rsidR="00E907A1">
          <w:t>’,</w:t>
        </w:r>
        <w:r w:rsidR="00E907A1">
          <w:t xml:space="preserve"> i.e., “induced changes in system behaviour that offset the potential sustainability performance of interventions” </w:t>
        </w:r>
        <w:r w:rsidRPr="667DC181">
          <w:rPr>
            <w:highlight w:val="green"/>
          </w:rPr>
          <w:fldChar w:fldCharType="begin"/>
        </w:r>
        <w:r w:rsidRPr="667DC181">
          <w:rPr>
            <w:highlight w:val="green"/>
          </w:rPr>
          <w:instrText xml:space="preserve"> ADDIN ZOTERO_ITEM CSL_CITATION {"citationID":"LzjdNRUx","properties":{"formattedCitation":"[14]","plainCitation":"[14]","noteIndex":0},"citationItems":[{"id":1324,"uris":["http://zotero.org/groups/5272309/items/NLBSG6FA"],"itemData":{"id":1324,"type":"webpage","abstract":"While ambitious EU sustainability policy is being deployed, the environmental impacts of EU consumption patterns are still increasing and transgressing many planetary boundaries. The gap between policy action and environmental impacts of consumption patterns can be explained by rebound effects, which offset ca. 47% of potential environmental gains of sustainability interventions. To prevent rebound effects, it is important to understand why and how they occur (i.e., the rebound mechanisms), as well as how economic, behavioural, and sociocultural factors influence their magnitude. This policy brief provides best practices and recommendations for identifying, preventing, and mitigating rebound effects in EU policymaking.","container-title":"JRC Publications Repository","language":"en","title":"Towards the prevention of rebound effects in Europe and beyond: insights for policymaking","title-short":"Towards the prevention of rebound effects in Europe and beyond","URL":"https://publications.jrc.ec.europa.eu/repository/handle/JRC138704","author":[{"family":"Guzzo","given":"Daniel"},{"family":"Andrew","given":"Elise"},{"family":"Van","given":"DER LOO Imke"},{"family":"Sanye","given":"MENGUAL Esther"},{"family":"Listorti","given":"Giulia"},{"family":"Pigosso","given":"Daniela"}],"accessed":{"date-parts":[["2025",3,18]]},"issued":{"date-parts":[["2025"]]}}}],"schema":"https://github.com/citation-style-language/schema/raw/master/csl-citation.json"} </w:instrText>
        </w:r>
        <w:r w:rsidRPr="667DC181">
          <w:rPr>
            <w:highlight w:val="green"/>
          </w:rPr>
          <w:fldChar w:fldCharType="separate"/>
        </w:r>
        <w:r w:rsidRPr="667DC181" w:rsidR="00E907A1">
          <w:rPr>
            <w:highlight w:val="green"/>
            <w:rPrChange w:author="PASQUALINO Roberto (JRC-ISPRA) [2]" w:date="2025-03-18T17:16:00Z" w:id="1488532061"/>
          </w:rPr>
          <w:t>[14]</w:t>
        </w:r>
        <w:r w:rsidRPr="667DC181">
          <w:rPr>
            <w:highlight w:val="green"/>
          </w:rPr>
          <w:fldChar w:fldCharType="end"/>
        </w:r>
        <w:r w:rsidR="00E907A1">
          <w:t>. For example, a policy intervention which reduced the impact of a</w:t>
        </w:r>
      </w:ins>
      <w:ins w:author="PASQUALINO Roberto (JRC-ISPRA) [2]" w:date="2025-03-18T17:09:00Z" w:id="372458626">
        <w:r w:rsidR="00E907A1">
          <w:t xml:space="preserve"> product</w:t>
        </w:r>
      </w:ins>
      <w:ins w:author="PASQUALINO Roberto (JRC-ISPRA) [2]" w:date="2025-03-18T17:08:00Z" w:id="1826116162">
        <w:r w:rsidR="00E907A1">
          <w:t xml:space="preserve">, may lead to increased demand for that product, thus leading to increased environmental impact in absolute terms. In fact, research shows that 47% of the positive results achieved thanks to sustainability policy are then offset due to </w:t>
        </w:r>
        <w:r w:rsidR="00E907A1">
          <w:t>rebound</w:t>
        </w:r>
        <w:r w:rsidR="00E907A1">
          <w:t xml:space="preserve"> effects </w:t>
        </w:r>
        <w:r w:rsidRPr="667DC181">
          <w:rPr>
            <w:highlight w:val="green"/>
          </w:rPr>
          <w:fldChar w:fldCharType="begin"/>
        </w:r>
        <w:r w:rsidRPr="667DC181">
          <w:rPr>
            <w:highlight w:val="green"/>
          </w:rPr>
          <w:instrText xml:space="preserve"> ADDIN ZOTERO_ITEM CSL_CITATION {"citationID":"1aCNmWrr","properties":{"formattedCitation":"[14]","plainCitation":"[14]","noteIndex":0},"citationItems":[{"id":1324,"uris":["http://zotero.org/groups/5272309/items/NLBSG6FA"],"itemData":{"id":1324,"type":"webpage","abstract":"While ambitious EU sustainability policy is being deployed, the environmental impacts of EU consumption patterns are still increasing and transgressing many planetary boundaries. The gap between policy action and environmental impacts of consumption patterns can be explained by rebound effects, which offset ca. 47% of potential environmental gains of sustainability interventions. To prevent rebound effects, it is important to understand why and how they occur (i.e., the rebound mechanisms), as well as how economic, behavioural, and sociocultural factors influence their magnitude. This policy brief provides best practices and recommendations for identifying, preventing, and mitigating rebound effects in EU policymaking.","container-title":"JRC Publications Repository","language":"en","title":"Towards the prevention of rebound effects in Europe and beyond: insights for policymaking","title-short":"Towards the prevention of rebound effects in Europe and beyond","URL":"https://publications.jrc.ec.europa.eu/repository/handle/JRC138704","author":[{"family":"Guzzo","given":"Daniel"},{"family":"Andrew","given":"Elise"},{"family":"Van","given":"DER LOO Imke"},{"family":"Sanye","given":"MENGUAL Esther"},{"family":"Listorti","given":"Giulia"},{"family":"Pigosso","given":"Daniela"}],"accessed":{"date-parts":[["2025",3,18]]},"issued":{"date-parts":[["2025"]]}}}],"schema":"https://github.com/citation-style-language/schema/raw/master/csl-citation.json"} </w:instrText>
        </w:r>
        <w:r w:rsidRPr="667DC181">
          <w:rPr>
            <w:highlight w:val="green"/>
          </w:rPr>
          <w:fldChar w:fldCharType="separate"/>
        </w:r>
        <w:r w:rsidRPr="667DC181" w:rsidR="00E907A1">
          <w:rPr>
            <w:highlight w:val="green"/>
            <w:rPrChange w:author="PASQUALINO Roberto (JRC-ISPRA) [2]" w:date="2025-03-18T17:16:00Z" w:id="1122647584"/>
          </w:rPr>
          <w:t>[14]</w:t>
        </w:r>
        <w:r w:rsidRPr="667DC181">
          <w:rPr>
            <w:highlight w:val="green"/>
          </w:rPr>
          <w:fldChar w:fldCharType="end"/>
        </w:r>
      </w:ins>
      <w:ins w:author="PASQUALINO Roberto (JRC-ISPRA) [2]" w:date="2025-03-18T17:09:00Z" w:id="1606614368">
        <w:r w:rsidR="00E907A1">
          <w:t xml:space="preserve">. </w:t>
        </w:r>
      </w:ins>
      <w:ins w:author="PASQUALINO Roberto (JRC-ISPRA) [2]" w:date="2025-03-18T17:10:00Z" w:id="313017897">
        <w:r w:rsidR="00E907A1">
          <w:t xml:space="preserve">Measures that mitigate the effects of </w:t>
        </w:r>
        <w:r w:rsidR="00E907A1">
          <w:t>rebound</w:t>
        </w:r>
        <w:r w:rsidR="00E907A1">
          <w:t xml:space="preserve"> effects </w:t>
        </w:r>
      </w:ins>
      <w:ins w:author="PASQUALINO Roberto (JRC-ISPRA) [2]" w:date="2025-03-18T17:14:00Z" w:id="1257647851">
        <w:del w:author="SANYE MENGUAL Esther (JRC-ISPRA)" w:date="2025-03-20T13:59:10.845Z" w:id="1265443249">
          <w:r w:rsidDel="00E907A1">
            <w:delText>should</w:delText>
          </w:r>
        </w:del>
      </w:ins>
      <w:ins w:author="PASQUALINO Roberto (JRC-ISPRA) [2]" w:date="2025-03-18T17:10:00Z" w:id="392588652">
        <w:del w:author="SANYE MENGUAL Esther (JRC-ISPRA)" w:date="2025-03-20T13:59:10.845Z" w:id="932481729">
          <w:r w:rsidDel="00E907A1">
            <w:delText xml:space="preserve"> be </w:delText>
          </w:r>
        </w:del>
      </w:ins>
      <w:ins w:author="PASQUALINO Roberto (JRC-ISPRA) [2]" w:date="2025-03-18T17:14:00Z" w:id="1394226941">
        <w:del w:author="SANYE MENGUAL Esther (JRC-ISPRA)" w:date="2025-03-20T13:59:10.845Z" w:id="1254797743">
          <w:r w:rsidDel="00E907A1">
            <w:delText>taken into account</w:delText>
          </w:r>
        </w:del>
      </w:ins>
      <w:ins w:author="PASQUALINO Roberto (JRC-ISPRA) [2]" w:date="2025-03-18T17:10:00Z" w:id="1670536298">
        <w:del w:author="SANYE MENGUAL Esther (JRC-ISPRA)" w:date="2025-03-20T13:59:10.845Z" w:id="1552669466">
          <w:r w:rsidDel="00E907A1">
            <w:delText xml:space="preserve"> including raising </w:delText>
          </w:r>
          <w:r w:rsidDel="00E907A1">
            <w:delText>customer</w:delText>
          </w:r>
          <w:r w:rsidDel="00E907A1">
            <w:delText xml:space="preserve"> awareness </w:delText>
          </w:r>
        </w:del>
      </w:ins>
      <w:ins w:author="PASQUALINO Roberto (JRC-ISPRA) [2]" w:date="2025-03-18T17:21:00Z" w:id="1929174733">
        <w:del w:author="SANYE MENGUAL Esther (JRC-ISPRA)" w:date="2025-03-20T13:59:10.845Z" w:id="767953628">
          <w:r w:rsidDel="00A93EEE">
            <w:delText xml:space="preserve">with </w:delText>
          </w:r>
        </w:del>
      </w:ins>
      <w:ins w:author="PASQUALINO Roberto (JRC-ISPRA) [2]" w:date="2025-03-18T17:14:00Z" w:id="1156799480">
        <w:del w:author="SANYE MENGUAL Esther (JRC-ISPRA)" w:date="2025-03-20T13:59:10.845Z" w:id="147397976">
          <w:r w:rsidDel="00E907A1">
            <w:delText xml:space="preserve">available </w:delText>
          </w:r>
        </w:del>
      </w:ins>
      <w:ins w:author="PASQUALINO Roberto (JRC-ISPRA) [2]" w:date="2025-03-18T17:15:00Z" w:id="1201192004">
        <w:del w:author="SANYE MENGUAL Esther (JRC-ISPRA)" w:date="2025-03-20T13:59:10.845Z" w:id="490772891">
          <w:r w:rsidDel="00E907A1">
            <w:delText xml:space="preserve">consumer </w:delText>
          </w:r>
        </w:del>
      </w:ins>
      <w:ins w:author="PASQUALINO Roberto (JRC-ISPRA) [2]" w:date="2025-03-18T17:14:00Z" w:id="656463504">
        <w:del w:author="SANYE MENGUAL Esther (JRC-ISPRA)" w:date="2025-03-20T13:59:10.845Z" w:id="755052388">
          <w:r w:rsidDel="00E907A1">
            <w:delText xml:space="preserve">footprint </w:delText>
          </w:r>
        </w:del>
      </w:ins>
      <w:ins w:author="PASQUALINO Roberto (JRC-ISPRA) [2]" w:date="2025-03-18T17:21:00Z" w:id="1978361647">
        <w:del w:author="SANYE MENGUAL Esther (JRC-ISPRA)" w:date="2025-03-20T13:59:10.845Z" w:id="1638389106">
          <w:r w:rsidDel="00A93EEE">
            <w:delText>calculators</w:delText>
          </w:r>
        </w:del>
      </w:ins>
      <w:ins w:author="PASQUALINO Roberto (JRC-ISPRA) [2]" w:date="2025-03-18T17:14:00Z" w:id="247260759">
        <w:del w:author="SANYE MENGUAL Esther (JRC-ISPRA)" w:date="2025-03-20T13:59:10.845Z" w:id="436490699">
          <w:r w:rsidDel="00E907A1">
            <w:delText xml:space="preserve"> </w:delText>
          </w:r>
        </w:del>
      </w:ins>
      <w:r>
        <w:fldChar w:fldCharType="begin"/>
      </w:r>
      <w:r>
        <w:instrText xml:space="preserve"> ADDIN ZOTERO_ITEM CSL_CITATION {"citationID":"XIS98Co7","properties":{"formattedCitation":"[15], [16]","plainCitation":"[15], [16]","noteIndex":0},"citationItems":[{"id":1350,"uris":["http://zotero.org/groups/5272309/items/FHIQFM8F"],"itemData":{"id":1350,"type":"webpage","abstract":"This report presents the Consumer Footprint Calculator to assess the environmental impacts of the different lifestyles of EU citizens. It is based on the Consumption Footprint indicator, which follows a life cycle-based approach considering the entire supply-chain of products, and applies the Environmental Footprint method to estimate the potential environmental impacts, displaying the results in 16 impact categories and a single weighted score. The Consumer Footprint Calculator allows citizens to calculate the environmental impact of their consumption on five areas of consumption: food, mobility, appliances, household goods, and housing. Users can explore their environmental impacts against the Planetary Boundaries, compare them with those of the average EU citizen, and understand the contribution of the different products to their overall environmental impact. The main goal of the Consumer Footprint Calculator is to provide detailed information on the environmental impact of consumption patterns to citizens as the basis to identify sustainable actions towards reducing their contribution to the environmental impact of the overall EU consumption. The calculator can show the potential effect of changes in the consumption patterns and includes links to sustainable actions, such as the EC climate action tips or the individual pledges of the European Climate Pact, and the UN “Anatomy of Action” project.","container-title":"JRC Publications Repository","language":"en","note":"ISBN: 9789276530596\nISSN: 1831-9424\nDOI: 10.2760/597000","title":"The Consumer Footprint Calculator","URL":"https://publications.jrc.ec.europa.eu/repository/handle/JRC129382","author":[{"family":"Sala","given":"Serenella"},{"family":"De","given":"LAURENTIIS Valeria"},{"family":"Barbero","given":"VIGNOLA Giulia"},{"family":"Marelli","given":"Luisa"},{"family":"Sanye","given":"MENGUAL Esther"}],"accessed":{"date-parts":[["2025",3,18]]},"issued":{"date-parts":[["2022"]]}}},{"id":1351,"uris":["http://zotero.org/groups/5272309/items/MCN575TQ"],"itemData":{"id":1351,"type":"webpage","title":"Consumer footprint calculator, KnowSDGs","URL":"https://knowsdgs.jrc.ec.europa.eu/cfc","author":[{"literal":"EUROPEAN COMMISSION Joint Research Centre"}],"accessed":{"date-parts":[["2025",3,18]]},"issued":{"date-parts":[["2025"]]}}}],"schema":"https://github.com/citation-style-language/schema/raw/master/csl-citation.json"} </w:instrText>
      </w:r>
      <w:r>
        <w:fldChar w:fldCharType="separate"/>
      </w:r>
      <w:del w:author="SANYE MENGUAL Esther (JRC-ISPRA)" w:date="2025-03-20T13:59:10.845Z" w:id="681924033">
        <w:r w:rsidRPr="667DC181" w:rsidDel="00E907A1">
          <w:rPr>
            <w:highlight w:val="green"/>
            <w:rPrChange w:author="PASQUALINO Roberto (JRC-ISPRA) [2]" w:date="2025-03-18T17:16:00Z" w:id="1228779365"/>
          </w:rPr>
          <w:delText>[15]</w:delText>
        </w:r>
        <w:r w:rsidDel="00E907A1">
          <w:delText xml:space="preserve">, </w:delText>
        </w:r>
        <w:r w:rsidRPr="667DC181" w:rsidDel="00E907A1">
          <w:rPr>
            <w:highlight w:val="green"/>
            <w:rPrChange w:author="PASQUALINO Roberto (JRC-ISPRA) [2]" w:date="2025-03-18T17:16:00Z" w:id="1234182527"/>
          </w:rPr>
          <w:delText>[16]</w:delText>
        </w:r>
      </w:del>
      <w:r>
        <w:fldChar w:fldCharType="end"/>
      </w:r>
      <w:ins w:author="PASQUALINO Roberto (JRC-ISPRA) [2]" w:date="2025-03-18T17:08:00Z" w:id="1983590445">
        <w:del w:author="SANYE MENGUAL Esther (JRC-ISPRA)" w:date="2025-03-20T13:59:10.845Z" w:id="806286669">
          <w:r w:rsidDel="00E907A1">
            <w:delText>.</w:delText>
          </w:r>
        </w:del>
      </w:ins>
      <w:ins w:author="SANYE MENGUAL Esther (JRC-ISPRA)" w:date="2025-03-20T13:59:15.577Z" w:id="639163840">
        <w:r w:rsidR="14889B4B">
          <w:t>can be taken along the entire policy cycle.</w:t>
        </w:r>
      </w:ins>
    </w:p>
    <w:p w:rsidR="00E907A1" w:rsidP="667DC181" w:rsidRDefault="00E907A1" w14:paraId="67AA6E3B" w14:textId="6380F2BB">
      <w:pPr>
        <w:pStyle w:val="JRCText"/>
        <w:rPr>
          <w:ins w:author="PASQUALINO Roberto (JRC-ISPRA) [2]" w:date="2025-03-18T17:08:00Z" w:id="509988129"/>
          <w:del w:author="SANYE MENGUAL Esther (JRC-ISPRA)" w:date="2025-03-20T13:55:05.428Z" w16du:dateUtc="2025-03-20T13:55:05.428Z" w:id="824514558"/>
        </w:rPr>
        <w:pPrChange w:author="PASQUALINO Roberto (JRC-ISPRA) [2]" w:date="2025-03-18T17:08:00Z" w:id="153">
          <w:pPr>
            <w:pStyle w:val="JRCLevel-3title"/>
          </w:pPr>
        </w:pPrChange>
      </w:pPr>
      <w:commentRangeStart w:id="1763793916"/>
      <w:commentRangeStart w:id="741983661"/>
      <w:ins w:author="PASQUALINO Roberto (JRC-ISPRA) [2]" w:date="2025-03-18T17:09:00Z" w:id="1674013705">
        <w:del w:author="SANYE MENGUAL Esther (JRC-ISPRA)" w:date="2025-03-20T13:55:05.428Z" w:id="615809558">
          <w:r w:rsidDel="00E907A1">
            <w:delText>[</w:delText>
          </w:r>
        </w:del>
      </w:ins>
      <w:ins w:author="PASQUALINO Roberto (JRC-ISPRA) [2]" w:date="2025-03-18T17:08:00Z" w:id="1151552727">
        <w:del w:author="SANYE MENGUAL Esther (JRC-ISPRA)" w:date="2025-03-20T13:55:05.428Z" w:id="2046558430">
          <w:r w:rsidDel="00E907A1">
            <w:delText>***start box</w:delText>
          </w:r>
        </w:del>
      </w:ins>
      <w:ins w:author="PASQUALINO Roberto (JRC-ISPRA) [2]" w:date="2025-03-18T17:09:00Z" w:id="1325140024">
        <w:del w:author="SANYE MENGUAL Esther (JRC-ISPRA)" w:date="2025-03-20T13:55:05.428Z" w:id="871581371">
          <w:r w:rsidDel="00E907A1">
            <w:delText>]</w:delText>
          </w:r>
        </w:del>
      </w:ins>
    </w:p>
    <w:p w:rsidRPr="00A93EEE" w:rsidR="00A93EEE" w:rsidP="00A93EEE" w:rsidRDefault="00A93EEE" w14:paraId="2121F2F7" w14:textId="72CE4295">
      <w:pPr>
        <w:pStyle w:val="JRCBoxtext"/>
        <w:rPr>
          <w:ins w:author="PASQUALINO Roberto (JRC-ISPRA) [2]" w:date="2025-03-18T17:17:00Z" w:id="534335979"/>
          <w:del w:author="SANYE MENGUAL Esther (JRC-ISPRA)" w:date="2025-03-20T13:55:05.428Z" w16du:dateUtc="2025-03-20T13:55:05.428Z" w:id="480001915"/>
          <w:rFonts w:eastAsia="EC Square Sans Pro"/>
        </w:rPr>
      </w:pPr>
      <w:ins w:author="PASQUALINO Roberto (JRC-ISPRA) [2]" w:date="2025-03-18T17:21:00Z" w:id="834489718">
        <w:del w:author="SANYE MENGUAL Esther (JRC-ISPRA)" w:date="2025-03-20T13:55:05.428Z" w:id="1755082793">
          <w:r w:rsidRPr="667DC181" w:rsidDel="00A93EEE">
            <w:rPr>
              <w:rFonts w:eastAsia="EC Square Sans Pro"/>
            </w:rPr>
            <w:delText>An adapted version of the Consumption Footprint model (named the</w:delText>
          </w:r>
        </w:del>
      </w:ins>
      <w:ins w:author="PASQUALINO Roberto (JRC-ISPRA) [2]" w:date="2025-03-18T17:17:00Z" w:id="1689725445">
        <w:del w:author="SANYE MENGUAL Esther (JRC-ISPRA)" w:date="2025-03-20T13:55:05.428Z" w:id="1061060217">
          <w:r w:rsidRPr="667DC181" w:rsidDel="00A93EEE">
            <w:rPr>
              <w:rFonts w:eastAsia="EC Square Sans Pro"/>
            </w:rPr>
            <w:delText xml:space="preserve"> Consumer Footprint Calculator</w:delText>
          </w:r>
        </w:del>
      </w:ins>
      <w:ins w:author="PASQUALINO Roberto (JRC-ISPRA) [2]" w:date="2025-03-18T17:21:00Z" w:id="111108110">
        <w:del w:author="SANYE MENGUAL Esther (JRC-ISPRA)" w:date="2025-03-20T13:55:05.428Z" w:id="569297796">
          <w:r w:rsidRPr="667DC181" w:rsidDel="00A93EEE">
            <w:rPr>
              <w:rFonts w:eastAsia="EC Square Sans Pro"/>
            </w:rPr>
            <w:delText>)</w:delText>
          </w:r>
        </w:del>
      </w:ins>
      <w:ins w:author="PASQUALINO Roberto (JRC-ISPRA) [2]" w:date="2025-03-18T17:17:00Z" w:id="558902516">
        <w:del w:author="SANYE MENGUAL Esther (JRC-ISPRA)" w:date="2025-03-20T13:55:05.428Z" w:id="331746415">
          <w:r w:rsidRPr="667DC181" w:rsidDel="00A93EEE">
            <w:rPr>
              <w:rFonts w:eastAsia="EC Square Sans Pro"/>
            </w:rPr>
            <w:delText xml:space="preserve"> </w:delText>
          </w:r>
        </w:del>
      </w:ins>
      <w:ins w:author="PASQUALINO Roberto (JRC-ISPRA) [2]" w:date="2025-03-18T17:22:00Z" w:id="1637649165">
        <w:del w:author="SANYE MENGUAL Esther (JRC-ISPRA)" w:date="2025-03-20T13:55:05.428Z" w:id="477277964">
          <w:r w:rsidRPr="667DC181" w:rsidDel="00A93EEE">
            <w:rPr>
              <w:rFonts w:eastAsia="EC Square Sans Pro"/>
            </w:rPr>
            <w:delText>is available online (in 24 EU official languages) to support</w:delText>
          </w:r>
        </w:del>
      </w:ins>
      <w:ins w:author="PASQUALINO Roberto (JRC-ISPRA) [2]" w:date="2025-03-18T17:17:00Z" w:id="1718317092">
        <w:del w:author="SANYE MENGUAL Esther (JRC-ISPRA)" w:date="2025-03-20T13:55:05.428Z" w:id="1947644255">
          <w:r w:rsidRPr="667DC181" w:rsidDel="00A93EEE">
            <w:rPr>
              <w:rFonts w:eastAsia="EC Square Sans Pro"/>
            </w:rPr>
            <w:delText xml:space="preserve"> EU citizens calculat</w:delText>
          </w:r>
        </w:del>
      </w:ins>
      <w:ins w:author="PASQUALINO Roberto (JRC-ISPRA) [2]" w:date="2025-03-18T17:22:00Z" w:id="361730540">
        <w:del w:author="SANYE MENGUAL Esther (JRC-ISPRA)" w:date="2025-03-20T13:55:05.428Z" w:id="268825224">
          <w:r w:rsidRPr="667DC181" w:rsidDel="00A93EEE">
            <w:rPr>
              <w:rFonts w:eastAsia="EC Square Sans Pro"/>
            </w:rPr>
            <w:delText>ing</w:delText>
          </w:r>
        </w:del>
      </w:ins>
      <w:ins w:author="PASQUALINO Roberto (JRC-ISPRA) [2]" w:date="2025-03-18T17:17:00Z" w:id="1283512472">
        <w:del w:author="SANYE MENGUAL Esther (JRC-ISPRA)" w:date="2025-03-20T13:55:05.428Z" w:id="789906242">
          <w:r w:rsidRPr="667DC181" w:rsidDel="00A93EEE">
            <w:rPr>
              <w:rFonts w:eastAsia="EC Square Sans Pro"/>
            </w:rPr>
            <w:delText xml:space="preserve"> the environmental impacts of their consumption patterns and </w:delText>
          </w:r>
        </w:del>
      </w:ins>
      <w:ins w:author="PASQUALINO Roberto (JRC-ISPRA) [2]" w:date="2025-03-18T17:18:00Z" w:id="2073344953">
        <w:del w:author="SANYE MENGUAL Esther (JRC-ISPRA)" w:date="2025-03-20T13:55:05.428Z" w:id="826105821">
          <w:r w:rsidRPr="667DC181" w:rsidDel="00A93EEE">
            <w:rPr>
              <w:rFonts w:eastAsia="EC Square Sans Pro"/>
            </w:rPr>
            <w:delText>assess</w:delText>
          </w:r>
        </w:del>
      </w:ins>
      <w:ins w:author="PASQUALINO Roberto (JRC-ISPRA) [2]" w:date="2025-03-18T17:17:00Z" w:id="589930559">
        <w:del w:author="SANYE MENGUAL Esther (JRC-ISPRA)" w:date="2025-03-20T13:55:05.428Z" w:id="2132971237">
          <w:r w:rsidRPr="667DC181" w:rsidDel="00A93EEE">
            <w:rPr>
              <w:rFonts w:eastAsia="EC Square Sans Pro"/>
            </w:rPr>
            <w:delText xml:space="preserve"> how changes in their lifestyle may affect their personal footprint </w:delText>
          </w:r>
        </w:del>
      </w:ins>
      <w:r w:rsidRPr="667DC181">
        <w:rPr>
          <w:rFonts w:eastAsia="EC Square Sans Pro"/>
        </w:rPr>
        <w:fldChar w:fldCharType="begin"/>
      </w:r>
      <w:r w:rsidRPr="667DC181">
        <w:rPr>
          <w:rFonts w:eastAsia="EC Square Sans Pro"/>
        </w:rPr>
        <w:instrText xml:space="preserve"> ADDIN ZOTERO_ITEM CSL_CITATION {"citationID":"cSikAYCq","properties":{"formattedCitation":"[15], [16]","plainCitation":"[15], [16]","noteIndex":0},"citationItems":[{"id":1350,"uris":["http://zotero.org/groups/5272309/items/FHIQFM8F"],"itemData":{"id":1350,"type":"webpage","abstract":"This report presents the Consumer Footprint Calculator to assess the environmental impacts of the different lifestyles of EU citizens. It is based on the Consumption Footprint indicator, which follows a life cycle-based approach considering the entire supply-chain of products, and applies the Environmental Footprint method to estimate the potential environmental impacts, displaying the results in 16 impact categories and a single weighted score. The Consumer Footprint Calculator allows citizens to calculate the environmental impact of their consumption on five areas of consumption: food, mobility, appliances, household goods, and housing. Users can explore their environmental impacts against the Planetary Boundaries, compare them with those of the average EU citizen, and understand the contribution of the different products to their overall environmental impact. The main goal of the Consumer Footprint Calculator is to provide detailed information on the environmental impact of consumption patterns to citizens as the basis to identify sustainable actions towards reducing their contribution to the environmental impact of the overall EU consumption. The calculator can show the potential effect of changes in the consumption patterns and includes links to sustainable actions, such as the EC climate action tips or the individual pledges of the European Climate Pact, and the UN “Anatomy of Action” project.","container-title":"JRC Publications Repository","language":"en","note":"ISBN: 9789276530596\nISSN: 1831-9424\nDOI: 10.2760/597000","title":"The Consumer Footprint Calculator","URL":"https://publications.jrc.ec.europa.eu/repository/handle/JRC129382","author":[{"family":"Sala","given":"Serenella"},{"family":"De","given":"LAURENTIIS Valeria"},{"family":"Barbero","given":"VIGNOLA Giulia"},{"family":"Marelli","given":"Luisa"},{"family":"Sanye","given":"MENGUAL Esther"}],"accessed":{"date-parts":[["2025",3,18]]},"issued":{"date-parts":[["2022"]]}}},{"id":1351,"uris":["http://zotero.org/groups/5272309/items/MCN575TQ"],"itemData":{"id":1351,"type":"webpage","title":"Consumer footprint calculator, KnowSDGs","URL":"https://knowsdgs.jrc.ec.europa.eu/cfc","author":[{"literal":"EUROPEAN COMMISSION Joint Research Centre"}],"accessed":{"date-parts":[["2025",3,18]]},"issued":{"date-parts":[["2025"]]}}}],"schema":"https://github.com/citation-style-language/schema/raw/master/csl-citation.json"} </w:instrText>
      </w:r>
      <w:r w:rsidRPr="667DC181">
        <w:rPr>
          <w:rFonts w:eastAsia="EC Square Sans Pro"/>
        </w:rPr>
        <w:fldChar w:fldCharType="separate"/>
      </w:r>
      <w:del w:author="SANYE MENGUAL Esther (JRC-ISPRA)" w:date="2025-03-20T13:55:05.428Z" w:id="1568853279">
        <w:r w:rsidRPr="667DC181" w:rsidDel="00A93EEE">
          <w:rPr>
            <w:rFonts w:eastAsia="EC Square Sans Pro"/>
          </w:rPr>
          <w:delText>[15], [16]</w:delText>
        </w:r>
      </w:del>
      <w:r w:rsidRPr="667DC181">
        <w:rPr>
          <w:rFonts w:eastAsia="EC Square Sans Pro"/>
        </w:rPr>
        <w:fldChar w:fldCharType="end"/>
      </w:r>
      <w:ins w:author="PASQUALINO Roberto (JRC-ISPRA) [2]" w:date="2025-03-18T17:17:00Z" w:id="392115755">
        <w:del w:author="SANYE MENGUAL Esther (JRC-ISPRA)" w:date="2025-03-20T13:55:05.428Z" w:id="412540183">
          <w:r w:rsidRPr="667DC181" w:rsidDel="00A93EEE">
            <w:rPr>
              <w:rFonts w:eastAsia="EC Square Sans Pro"/>
            </w:rPr>
            <w:delText xml:space="preserve">. </w:delText>
          </w:r>
        </w:del>
      </w:ins>
    </w:p>
    <w:p w:rsidR="00A93EEE" w:rsidP="667DC181" w:rsidRDefault="00A93EEE" w14:paraId="0BD20AB0" w14:textId="52A7EBE9">
      <w:pPr>
        <w:pStyle w:val="JRCBoxtext"/>
        <w:rPr>
          <w:ins w:author="PASQUALINO Roberto (JRC-ISPRA) [2]" w:date="2025-03-18T17:20:00Z" w:id="442040579"/>
          <w:del w:author="SANYE MENGUAL Esther (JRC-ISPRA)" w:date="2025-03-20T13:55:05.427Z" w16du:dateUtc="2025-03-20T13:55:05.427Z" w:id="391228503"/>
          <w:rFonts w:eastAsia="EC Square Sans Pro"/>
        </w:rPr>
        <w:pPrChange w:author="PASQUALINO Roberto (JRC-ISPRA) [2]" w:date="2025-03-18T17:08:00Z" w:id="170">
          <w:pPr>
            <w:pStyle w:val="JRCLevel-3title"/>
          </w:pPr>
        </w:pPrChange>
      </w:pPr>
      <w:ins w:author="PASQUALINO Roberto (JRC-ISPRA) [2]" w:date="2025-03-18T17:17:00Z" w:id="634803492">
        <w:del w:author="SANYE MENGUAL Esther (JRC-ISPRA)" w:date="2025-03-20T13:55:05.428Z" w:id="2043209082">
          <w:r w:rsidRPr="667DC181" w:rsidDel="00A93EEE">
            <w:rPr>
              <w:rFonts w:eastAsia="EC Square Sans Pro"/>
            </w:rPr>
            <w:delText xml:space="preserve">The Calculator </w:delText>
          </w:r>
        </w:del>
      </w:ins>
      <w:ins w:author="PASQUALINO Roberto (JRC-ISPRA) [2]" w:date="2025-03-18T17:23:00Z" w:id="978621172">
        <w:del w:author="SANYE MENGUAL Esther (JRC-ISPRA)" w:date="2025-03-20T13:55:05.427Z" w:id="1841670223">
          <w:r w:rsidRPr="667DC181" w:rsidDel="00A93EEE">
            <w:rPr>
              <w:rFonts w:eastAsia="EC Square Sans Pro"/>
            </w:rPr>
            <w:delText xml:space="preserve">includes a number of features including </w:delText>
          </w:r>
        </w:del>
      </w:ins>
      <w:ins w:author="PASQUALINO Roberto (JRC-ISPRA) [2]" w:date="2025-03-18T17:19:00Z" w:id="987770020">
        <w:del w:author="SANYE MENGUAL Esther (JRC-ISPRA)" w:date="2025-03-20T13:55:05.428Z" w:id="1153016403">
          <w:r w:rsidRPr="667DC181" w:rsidDel="00A93EEE">
            <w:rPr>
              <w:rFonts w:eastAsia="EC Square Sans Pro"/>
            </w:rPr>
            <w:delText>(</w:delText>
          </w:r>
          <w:r w:rsidRPr="667DC181" w:rsidDel="00A93EEE">
            <w:rPr>
              <w:rFonts w:eastAsia="EC Square Sans Pro"/>
            </w:rPr>
            <w:delText>i</w:delText>
          </w:r>
          <w:r w:rsidRPr="667DC181" w:rsidDel="00A93EEE">
            <w:rPr>
              <w:rFonts w:eastAsia="EC Square Sans Pro"/>
            </w:rPr>
            <w:delText xml:space="preserve">) </w:delText>
          </w:r>
        </w:del>
      </w:ins>
      <w:ins w:author="PASQUALINO Roberto (JRC-ISPRA) [2]" w:date="2025-03-18T17:23:00Z" w:id="763355466">
        <w:del w:author="SANYE MENGUAL Esther (JRC-ISPRA)" w:date="2025-03-20T13:55:05.428Z" w:id="1982478254">
          <w:r w:rsidRPr="667DC181" w:rsidDel="00A93EEE">
            <w:rPr>
              <w:rFonts w:eastAsia="EC Square Sans Pro"/>
            </w:rPr>
            <w:delText xml:space="preserve">assessing impacts </w:delText>
          </w:r>
        </w:del>
      </w:ins>
      <w:ins w:author="PASQUALINO Roberto (JRC-ISPRA) [2]" w:date="2025-03-18T17:17:00Z" w:id="1807239901">
        <w:del w:author="SANYE MENGUAL Esther (JRC-ISPRA)" w:date="2025-03-20T13:55:05.428Z" w:id="928441544">
          <w:r w:rsidRPr="667DC181" w:rsidDel="00A93EEE">
            <w:rPr>
              <w:rFonts w:eastAsia="EC Square Sans Pro"/>
            </w:rPr>
            <w:delText xml:space="preserve">through </w:delText>
          </w:r>
        </w:del>
      </w:ins>
      <w:ins w:author="PASQUALINO Roberto (JRC-ISPRA) [2]" w:date="2025-03-18T17:23:00Z" w:id="577246450">
        <w:del w:author="SANYE MENGUAL Esther (JRC-ISPRA)" w:date="2025-03-20T13:55:05.428Z" w:id="217882216">
          <w:r w:rsidRPr="667DC181" w:rsidDel="00A93EEE">
            <w:rPr>
              <w:rFonts w:eastAsia="EC Square Sans Pro"/>
            </w:rPr>
            <w:delText xml:space="preserve">the </w:delText>
          </w:r>
        </w:del>
      </w:ins>
      <w:ins w:author="PASQUALINO Roberto (JRC-ISPRA) [2]" w:date="2025-03-18T17:17:00Z" w:id="1310495437">
        <w:del w:author="SANYE MENGUAL Esther (JRC-ISPRA)" w:date="2025-03-20T13:55:05.428Z" w:id="692530939">
          <w:r w:rsidRPr="667DC181" w:rsidDel="00A93EEE">
            <w:rPr>
              <w:rFonts w:eastAsia="EC Square Sans Pro"/>
            </w:rPr>
            <w:delText>16 environmental impact categories</w:delText>
          </w:r>
        </w:del>
      </w:ins>
      <w:ins w:author="PASQUALINO Roberto (JRC-ISPRA) [2]" w:date="2025-03-18T17:23:00Z" w:id="592140768">
        <w:del w:author="SANYE MENGUAL Esther (JRC-ISPRA)" w:date="2025-03-20T13:55:05.428Z" w:id="1152337248">
          <w:r w:rsidRPr="667DC181" w:rsidDel="00A93EEE">
            <w:rPr>
              <w:rFonts w:eastAsia="EC Square Sans Pro"/>
            </w:rPr>
            <w:delText xml:space="preserve"> </w:delText>
          </w:r>
        </w:del>
      </w:ins>
      <w:ins w:author="PASQUALINO Roberto (JRC-ISPRA) [2]" w:date="2025-03-18T17:17:00Z" w:id="665406789">
        <w:del w:author="SANYE MENGUAL Esther (JRC-ISPRA)" w:date="2025-03-20T13:55:05.428Z" w:id="857637783">
          <w:r w:rsidRPr="667DC181" w:rsidDel="00A93EEE">
            <w:rPr>
              <w:rFonts w:eastAsia="EC Square Sans Pro"/>
            </w:rPr>
            <w:delText>and a single weighted score</w:delText>
          </w:r>
        </w:del>
      </w:ins>
      <w:ins w:author="PASQUALINO Roberto (JRC-ISPRA) [2]" w:date="2025-03-18T17:19:00Z" w:id="64132665">
        <w:del w:author="SANYE MENGUAL Esther (JRC-ISPRA)" w:date="2025-03-20T13:55:05.428Z" w:id="1694404464">
          <w:r w:rsidRPr="667DC181" w:rsidDel="00A93EEE">
            <w:rPr>
              <w:rFonts w:eastAsia="EC Square Sans Pro"/>
            </w:rPr>
            <w:delText>, (ii)</w:delText>
          </w:r>
        </w:del>
      </w:ins>
      <w:ins w:author="PASQUALINO Roberto (JRC-ISPRA) [2]" w:date="2025-03-18T17:17:00Z" w:id="109074055">
        <w:del w:author="SANYE MENGUAL Esther (JRC-ISPRA)" w:date="2025-03-20T13:55:05.428Z" w:id="1014258253">
          <w:r w:rsidRPr="667DC181" w:rsidDel="00A93EEE">
            <w:rPr>
              <w:rFonts w:eastAsia="EC Square Sans Pro"/>
            </w:rPr>
            <w:delText xml:space="preserve"> </w:delText>
          </w:r>
        </w:del>
      </w:ins>
      <w:ins w:author="PASQUALINO Roberto (JRC-ISPRA) [2]" w:date="2025-03-18T17:24:00Z" w:id="1143237483">
        <w:del w:author="SANYE MENGUAL Esther (JRC-ISPRA)" w:date="2025-03-20T13:55:05.428Z" w:id="163307592">
          <w:r w:rsidRPr="667DC181" w:rsidDel="00A93EEE">
            <w:rPr>
              <w:rFonts w:eastAsia="EC Square Sans Pro"/>
            </w:rPr>
            <w:delText>exploring</w:delText>
          </w:r>
        </w:del>
      </w:ins>
      <w:ins w:author="PASQUALINO Roberto (JRC-ISPRA) [2]" w:date="2025-03-18T17:17:00Z" w:id="626223125">
        <w:del w:author="SANYE MENGUAL Esther (JRC-ISPRA)" w:date="2025-03-20T13:55:05.428Z" w:id="683135757">
          <w:r w:rsidRPr="667DC181" w:rsidDel="00A93EEE">
            <w:rPr>
              <w:rFonts w:eastAsia="EC Square Sans Pro"/>
            </w:rPr>
            <w:delText xml:space="preserve"> the </w:delText>
          </w:r>
        </w:del>
      </w:ins>
      <w:ins w:author="PASQUALINO Roberto (JRC-ISPRA) [2]" w:date="2025-03-18T17:24:00Z" w:id="1061491926">
        <w:del w:author="SANYE MENGUAL Esther (JRC-ISPRA)" w:date="2025-03-20T13:55:05.428Z" w:id="2094584966">
          <w:r w:rsidRPr="667DC181" w:rsidDel="00A93EEE">
            <w:rPr>
              <w:rFonts w:eastAsia="EC Square Sans Pro"/>
            </w:rPr>
            <w:delText xml:space="preserve">sources of </w:delText>
          </w:r>
        </w:del>
      </w:ins>
      <w:ins w:author="PASQUALINO Roberto (JRC-ISPRA) [2]" w:date="2025-03-18T17:17:00Z" w:id="1537459133">
        <w:del w:author="SANYE MENGUAL Esther (JRC-ISPRA)" w:date="2025-03-20T13:55:05.428Z" w:id="292202912">
          <w:r w:rsidRPr="667DC181" w:rsidDel="00A93EEE">
            <w:rPr>
              <w:rFonts w:eastAsia="EC Square Sans Pro"/>
            </w:rPr>
            <w:delText>impact by area of consumption</w:delText>
          </w:r>
        </w:del>
      </w:ins>
      <w:ins w:author="PASQUALINO Roberto (JRC-ISPRA) [2]" w:date="2025-03-18T17:24:00Z" w:id="1661507554">
        <w:del w:author="SANYE MENGUAL Esther (JRC-ISPRA)" w:date="2025-03-20T13:55:05.428Z" w:id="1607628295">
          <w:r w:rsidRPr="667DC181" w:rsidDel="00A93EEE">
            <w:rPr>
              <w:rFonts w:eastAsia="EC Square Sans Pro"/>
            </w:rPr>
            <w:delText xml:space="preserve"> and products</w:delText>
          </w:r>
        </w:del>
      </w:ins>
      <w:ins w:author="PASQUALINO Roberto (JRC-ISPRA) [2]" w:date="2025-03-18T17:19:00Z" w:id="123580758">
        <w:del w:author="SANYE MENGUAL Esther (JRC-ISPRA)" w:date="2025-03-20T13:55:05.428Z" w:id="452419458">
          <w:r w:rsidRPr="667DC181" w:rsidDel="00A93EEE">
            <w:rPr>
              <w:rFonts w:eastAsia="EC Square Sans Pro"/>
            </w:rPr>
            <w:delText>, (iii)</w:delText>
          </w:r>
        </w:del>
      </w:ins>
      <w:ins w:author="PASQUALINO Roberto (JRC-ISPRA) [2]" w:date="2025-03-18T17:20:00Z" w:id="1789659638">
        <w:del w:author="SANYE MENGUAL Esther (JRC-ISPRA)" w:date="2025-03-20T13:55:05.428Z" w:id="1146785369">
          <w:r w:rsidRPr="667DC181" w:rsidDel="00A93EEE">
            <w:rPr>
              <w:rFonts w:eastAsia="EC Square Sans Pro"/>
            </w:rPr>
            <w:delText xml:space="preserve"> </w:delText>
          </w:r>
        </w:del>
      </w:ins>
      <w:ins w:author="PASQUALINO Roberto (JRC-ISPRA) [2]" w:date="2025-03-18T17:25:00Z" w:id="631338092">
        <w:del w:author="SANYE MENGUAL Esther (JRC-ISPRA)" w:date="2025-03-20T13:55:05.428Z" w:id="192218846">
          <w:r w:rsidRPr="667DC181" w:rsidDel="00A93EEE">
            <w:rPr>
              <w:rFonts w:eastAsia="EC Square Sans Pro"/>
            </w:rPr>
            <w:delText>evaluating</w:delText>
          </w:r>
        </w:del>
      </w:ins>
      <w:ins w:author="PASQUALINO Roberto (JRC-ISPRA) [2]" w:date="2025-03-18T17:17:00Z" w:id="1276714177">
        <w:del w:author="SANYE MENGUAL Esther (JRC-ISPRA)" w:date="2025-03-20T13:55:05.428Z" w:id="1484471040">
          <w:r w:rsidRPr="667DC181" w:rsidDel="00A93EEE">
            <w:rPr>
              <w:rFonts w:eastAsia="EC Square Sans Pro"/>
            </w:rPr>
            <w:delText xml:space="preserve"> the results </w:delText>
          </w:r>
        </w:del>
      </w:ins>
      <w:ins w:author="PASQUALINO Roberto (JRC-ISPRA) [2]" w:date="2025-03-18T17:25:00Z" w:id="642923596">
        <w:del w:author="SANYE MENGUAL Esther (JRC-ISPRA)" w:date="2025-03-20T13:55:05.428Z" w:id="1471283709">
          <w:r w:rsidRPr="667DC181" w:rsidDel="00A93EEE">
            <w:rPr>
              <w:rFonts w:eastAsia="EC Square Sans Pro"/>
            </w:rPr>
            <w:delText xml:space="preserve">in absolute sustainability terms and compare them to </w:delText>
          </w:r>
        </w:del>
      </w:ins>
      <w:ins w:author="PASQUALINO Roberto (JRC-ISPRA) [2]" w:date="2025-03-18T17:17:00Z" w:id="354761450">
        <w:del w:author="SANYE MENGUAL Esther (JRC-ISPRA)" w:date="2025-03-20T13:55:05.428Z" w:id="1719500737">
          <w:r w:rsidRPr="667DC181" w:rsidDel="00A93EEE">
            <w:rPr>
              <w:rFonts w:eastAsia="EC Square Sans Pro"/>
            </w:rPr>
            <w:delText>the planetary boundaries and the Sustainable Development Goals</w:delText>
          </w:r>
        </w:del>
      </w:ins>
      <w:ins w:author="PASQUALINO Roberto (JRC-ISPRA) [2]" w:date="2025-03-18T17:20:00Z" w:id="1730201066">
        <w:del w:author="SANYE MENGUAL Esther (JRC-ISPRA)" w:date="2025-03-20T13:55:05.428Z" w:id="2033383451">
          <w:r w:rsidRPr="667DC181" w:rsidDel="00A93EEE">
            <w:rPr>
              <w:rFonts w:eastAsia="EC Square Sans Pro"/>
            </w:rPr>
            <w:delText xml:space="preserve">, (iv) </w:delText>
          </w:r>
        </w:del>
      </w:ins>
      <w:ins w:author="PASQUALINO Roberto (JRC-ISPRA) [2]" w:date="2025-03-18T17:17:00Z" w:id="764788359">
        <w:del w:author="SANYE MENGUAL Esther (JRC-ISPRA)" w:date="2025-03-20T13:55:05.428Z" w:id="1029770504">
          <w:r w:rsidRPr="667DC181" w:rsidDel="00A93EEE">
            <w:rPr>
              <w:rFonts w:eastAsia="EC Square Sans Pro"/>
            </w:rPr>
            <w:delText xml:space="preserve">comparing the impacts </w:delText>
          </w:r>
        </w:del>
      </w:ins>
      <w:ins w:author="PASQUALINO Roberto (JRC-ISPRA) [2]" w:date="2025-03-18T17:25:00Z" w:id="1772032204">
        <w:del w:author="SANYE MENGUAL Esther (JRC-ISPRA)" w:date="2025-03-20T13:55:05.428Z" w:id="462106558">
          <w:r w:rsidRPr="667DC181" w:rsidDel="00A93EEE">
            <w:rPr>
              <w:rFonts w:eastAsia="EC Square Sans Pro"/>
            </w:rPr>
            <w:delText>to those of an</w:delText>
          </w:r>
        </w:del>
      </w:ins>
      <w:ins w:author="PASQUALINO Roberto (JRC-ISPRA) [2]" w:date="2025-03-18T17:17:00Z" w:id="2105511360">
        <w:del w:author="SANYE MENGUAL Esther (JRC-ISPRA)" w:date="2025-03-20T13:55:05.428Z" w:id="255142050">
          <w:r w:rsidRPr="667DC181" w:rsidDel="00A93EEE">
            <w:rPr>
              <w:rFonts w:eastAsia="EC Square Sans Pro"/>
            </w:rPr>
            <w:delText xml:space="preserve"> average EU citizen</w:delText>
          </w:r>
        </w:del>
      </w:ins>
      <w:ins w:author="PASQUALINO Roberto (JRC-ISPRA) [2]" w:date="2025-03-18T17:20:00Z" w:id="34687999">
        <w:del w:author="SANYE MENGUAL Esther (JRC-ISPRA)" w:date="2025-03-20T13:55:05.428Z" w:id="685275483">
          <w:r w:rsidRPr="667DC181" w:rsidDel="00A93EEE">
            <w:rPr>
              <w:rFonts w:eastAsia="EC Square Sans Pro"/>
            </w:rPr>
            <w:delText xml:space="preserve">, </w:delText>
          </w:r>
        </w:del>
      </w:ins>
      <w:ins w:author="PASQUALINO Roberto (JRC-ISPRA) [2]" w:date="2025-03-18T17:25:00Z" w:id="200171207">
        <w:del w:author="SANYE MENGUAL Esther (JRC-ISPRA)" w:date="2025-03-20T13:55:05.428Z" w:id="1411444537">
          <w:r w:rsidRPr="667DC181" w:rsidDel="00A93EEE">
            <w:rPr>
              <w:rFonts w:eastAsia="EC Square Sans Pro"/>
            </w:rPr>
            <w:delText xml:space="preserve">and </w:delText>
          </w:r>
        </w:del>
      </w:ins>
      <w:ins w:author="PASQUALINO Roberto (JRC-ISPRA) [2]" w:date="2025-03-18T17:20:00Z" w:id="684899897">
        <w:del w:author="SANYE MENGUAL Esther (JRC-ISPRA)" w:date="2025-03-20T13:55:05.428Z" w:id="1258881563">
          <w:r w:rsidRPr="667DC181" w:rsidDel="00A93EEE">
            <w:rPr>
              <w:rFonts w:eastAsia="EC Square Sans Pro"/>
            </w:rPr>
            <w:delText xml:space="preserve">(v) </w:delText>
          </w:r>
        </w:del>
      </w:ins>
      <w:ins w:author="PASQUALINO Roberto (JRC-ISPRA) [2]" w:date="2025-03-18T17:17:00Z" w:id="602570584">
        <w:del w:author="SANYE MENGUAL Esther (JRC-ISPRA)" w:date="2025-03-20T13:55:05.428Z" w:id="597761393">
          <w:r w:rsidRPr="667DC181" w:rsidDel="00A93EEE">
            <w:rPr>
              <w:rFonts w:eastAsia="EC Square Sans Pro"/>
            </w:rPr>
            <w:delText xml:space="preserve">providing the user links to sustainability tips with the aim of </w:delText>
          </w:r>
        </w:del>
      </w:ins>
      <w:ins w:author="PASQUALINO Roberto (JRC-ISPRA) [2]" w:date="2025-03-18T17:27:00Z" w:id="1555529009">
        <w:del w:author="SANYE MENGUAL Esther (JRC-ISPRA)" w:date="2025-03-20T13:55:05.428Z" w:id="961269634">
          <w:r w:rsidRPr="667DC181" w:rsidDel="00A93EEE">
            <w:rPr>
              <w:rFonts w:eastAsia="EC Square Sans Pro"/>
            </w:rPr>
            <w:delText>influencing consumption choices towards a lower</w:delText>
          </w:r>
        </w:del>
      </w:ins>
      <w:ins w:author="PASQUALINO Roberto (JRC-ISPRA) [2]" w:date="2025-03-18T17:17:00Z" w:id="294530523">
        <w:del w:author="SANYE MENGUAL Esther (JRC-ISPRA)" w:date="2025-03-20T13:55:05.428Z" w:id="61777582">
          <w:r w:rsidRPr="667DC181" w:rsidDel="00A93EEE">
            <w:rPr>
              <w:rFonts w:eastAsia="EC Square Sans Pro"/>
            </w:rPr>
            <w:delText xml:space="preserve"> footprint. </w:delText>
          </w:r>
        </w:del>
      </w:ins>
    </w:p>
    <w:p w:rsidR="00E907A1" w:rsidP="667DC181" w:rsidRDefault="00E907A1" w14:paraId="7C3A931D" w14:textId="5A33AF1E">
      <w:pPr>
        <w:pStyle w:val="JRCBoxtext"/>
        <w:rPr>
          <w:ins w:author="PASQUALINO Roberto (JRC-ISPRA) [2]" w:date="2025-03-18T17:07:00Z" w:id="800412522"/>
          <w:del w:author="SANYE MENGUAL Esther (JRC-ISPRA)" w:date="2025-03-20T13:55:05.427Z" w16du:dateUtc="2025-03-20T13:55:05.427Z" w:id="2040720517"/>
          <w:rFonts w:eastAsia="EC Square Sans Pro"/>
        </w:rPr>
        <w:pPrChange w:author="PASQUALINO Roberto (JRC-ISPRA) [2]" w:date="2025-03-18T17:08:00Z" w:id="204">
          <w:pPr>
            <w:pStyle w:val="JRCLevel-3title"/>
          </w:pPr>
        </w:pPrChange>
      </w:pPr>
      <w:ins w:author="PASQUALINO Roberto (JRC-ISPRA) [2]" w:date="2025-03-18T17:09:00Z" w:id="1406875990">
        <w:del w:author="SANYE MENGUAL Esther (JRC-ISPRA)" w:date="2025-03-20T13:55:05.427Z" w:id="2146987930">
          <w:r w:rsidRPr="667DC181" w:rsidDel="00E907A1">
            <w:rPr>
              <w:rFonts w:eastAsia="EC Square Sans Pro"/>
            </w:rPr>
            <w:delText>[***end box]</w:delText>
          </w:r>
        </w:del>
      </w:ins>
      <w:commentRangeEnd w:id="1763793916"/>
      <w:r>
        <w:rPr>
          <w:rStyle w:val="CommentReference"/>
        </w:rPr>
        <w:commentReference w:id="1763793916"/>
      </w:r>
      <w:commentRangeEnd w:id="741983661"/>
      <w:r>
        <w:rPr>
          <w:rStyle w:val="CommentReference"/>
        </w:rPr>
        <w:commentReference w:id="741983661"/>
      </w:r>
    </w:p>
    <w:p w:rsidR="00921D94" w:rsidP="00921D94" w:rsidRDefault="6543AAC0" w14:paraId="3365661B" w14:textId="4D3E3CAC">
      <w:pPr>
        <w:pStyle w:val="JRCLevel-3title"/>
        <w:rPr>
          <w:del w:author="SANYE MENGUAL Esther (JRC-ISPRA)" w:date="2025-03-20T13:46:21.728Z" w16du:dateUtc="2025-03-20T13:46:21.728Z" w:id="92024047"/>
          <w:rFonts w:eastAsia="EC Square Sans Pro" w:cs="EC Square Sans Pro"/>
        </w:rPr>
      </w:pPr>
      <w:ins w:author="BARBERO VIGNOLA Giulia (JRC-ISPRA)" w:date="2025-03-12T13:13:00Z" w:id="947215818">
        <w:del w:author="SANYE MENGUAL Esther (JRC-ISPRA)" w:date="2025-03-20T13:46:21.728Z" w:id="729508679">
          <w:r w:rsidRPr="667DC181" w:rsidDel="6543AAC0">
            <w:rPr>
              <w:rFonts w:eastAsia="EC Square Sans Pro" w:cs="EC Square Sans Pro"/>
            </w:rPr>
            <w:delText xml:space="preserve">Why </w:delText>
          </w:r>
        </w:del>
      </w:ins>
      <w:del w:author="SANYE MENGUAL Esther (JRC-ISPRA)" w:date="2025-03-20T13:46:21.728Z" w:id="2027253495">
        <w:r w:rsidRPr="667DC181" w:rsidDel="00921D94">
          <w:rPr>
            <w:rFonts w:eastAsia="EC Square Sans Pro" w:cs="EC Square Sans Pro"/>
          </w:rPr>
          <w:delText xml:space="preserve">is this </w:delText>
        </w:r>
      </w:del>
      <w:commentRangeStart w:id="207"/>
      <w:del w:author="SANYE MENGUAL Esther (JRC-ISPRA)" w:date="2025-03-20T13:46:21.728Z" w:id="1208044471">
        <w:r w:rsidRPr="667DC181" w:rsidDel="00921D94">
          <w:rPr>
            <w:rFonts w:eastAsia="EC Square Sans Pro" w:cs="EC Square Sans Pro"/>
          </w:rPr>
          <w:delText>important in driving EU competitiveness and innovation</w:delText>
        </w:r>
      </w:del>
      <w:bookmarkEnd w:id="123"/>
      <w:commentRangeEnd w:id="207"/>
      <w:r>
        <w:rPr>
          <w:rStyle w:val="CommentReference"/>
        </w:rPr>
        <w:commentReference w:id="207"/>
      </w:r>
    </w:p>
    <w:p w:rsidR="00921D94" w:rsidP="667DC181" w:rsidRDefault="5D31AA74" w14:paraId="33C6F264" w14:textId="46413D1D">
      <w:pPr>
        <w:pStyle w:val="JRCTextbulletedlist1"/>
        <w:rPr>
          <w:del w:author="SANYE MENGUAL Esther (JRC-ISPRA)" w:date="2025-03-20T13:46:21.728Z" w16du:dateUtc="2025-03-20T13:46:21.728Z" w:id="1027621774"/>
          <w:rFonts w:ascii="Calibri" w:hAnsi="Calibri" w:eastAsia="游明朝" w:cs="Arial" w:asciiTheme="minorAscii" w:hAnsiTheme="minorAscii" w:eastAsiaTheme="minorEastAsia" w:cstheme="minorBidi"/>
        </w:rPr>
      </w:pPr>
      <w:del w:author="SANYE MENGUAL Esther (JRC-ISPRA)" w:date="2025-03-20T13:46:21.728Z" w:id="590868270">
        <w:r w:rsidRPr="667DC181" w:rsidDel="5D31AA74">
          <w:rPr>
            <w:rFonts w:eastAsia="EC Square Sans Pro"/>
          </w:rPr>
          <w:delText xml:space="preserve">An overall reduction of the environmental impacts of EU production and consumption resulting from the achievement of EGD targets and ambitions </w:delText>
        </w:r>
        <w:r w:rsidRPr="667DC181" w:rsidDel="7268E7F0">
          <w:rPr>
            <w:rFonts w:eastAsia="EC Square Sans Pro"/>
          </w:rPr>
          <w:delText xml:space="preserve">can support innovation and competitiveness. </w:delText>
        </w:r>
        <w:r w:rsidRPr="667DC181" w:rsidDel="2DCF5AFA">
          <w:rPr>
            <w:rFonts w:eastAsia="EC Square Sans Pro"/>
          </w:rPr>
          <w:delText>Reducing the environmental impacts of EU production and consumption can</w:delText>
        </w:r>
        <w:r w:rsidRPr="667DC181" w:rsidDel="0A1FBA90">
          <w:rPr>
            <w:rFonts w:eastAsia="EC Square Sans Pro"/>
          </w:rPr>
          <w:delText xml:space="preserve"> </w:delText>
        </w:r>
        <w:r w:rsidRPr="667DC181" w:rsidDel="2915986F">
          <w:rPr>
            <w:rFonts w:eastAsia="EC Square Sans Pro"/>
          </w:rPr>
          <w:delText>mitigate</w:delText>
        </w:r>
        <w:r w:rsidRPr="667DC181" w:rsidDel="7268E7F0">
          <w:rPr>
            <w:rFonts w:eastAsia="EC Square Sans Pro"/>
          </w:rPr>
          <w:delText xml:space="preserve"> the negative effects of </w:delText>
        </w:r>
      </w:del>
      <w:commentRangeStart w:id="208"/>
      <w:del w:author="SANYE MENGUAL Esther (JRC-ISPRA)" w:date="2025-03-20T13:46:21.728Z" w:id="385287223">
        <w:r w:rsidRPr="667DC181" w:rsidDel="00914939">
          <w:rPr>
            <w:rFonts w:eastAsia="EC Square Sans Pro"/>
          </w:rPr>
          <w:delText xml:space="preserve">consumption </w:delText>
        </w:r>
        <w:r w:rsidRPr="667DC181" w:rsidDel="7268E7F0">
          <w:rPr>
            <w:rFonts w:eastAsia="EC Square Sans Pro"/>
          </w:rPr>
          <w:delText>growth on</w:delText>
        </w:r>
        <w:r w:rsidRPr="667DC181" w:rsidDel="1F0F7E08">
          <w:rPr>
            <w:rFonts w:eastAsia="EC Square Sans Pro"/>
          </w:rPr>
          <w:delText xml:space="preserve"> competitiveness</w:delText>
        </w:r>
        <w:r w:rsidRPr="667DC181" w:rsidDel="1A21B09C">
          <w:rPr>
            <w:rFonts w:eastAsia="EC Square Sans Pro"/>
          </w:rPr>
          <w:delText xml:space="preserve"> in two main ways</w:delText>
        </w:r>
      </w:del>
      <w:commentRangeEnd w:id="208"/>
      <w:r>
        <w:rPr>
          <w:rStyle w:val="CommentReference"/>
        </w:rPr>
        <w:commentReference w:id="208"/>
      </w:r>
      <w:del w:author="SANYE MENGUAL Esther (JRC-ISPRA)" w:date="2025-03-20T13:46:21.728Z" w:id="602771810">
        <w:r w:rsidRPr="667DC181" w:rsidDel="1F0F7E08">
          <w:rPr>
            <w:rFonts w:eastAsia="EC Square Sans Pro"/>
          </w:rPr>
          <w:delText xml:space="preserve">. On </w:delText>
        </w:r>
        <w:r w:rsidRPr="667DC181" w:rsidDel="008F210A">
          <w:rPr>
            <w:rFonts w:eastAsia="EC Square Sans Pro"/>
          </w:rPr>
          <w:delText xml:space="preserve">the </w:delText>
        </w:r>
        <w:r w:rsidRPr="667DC181" w:rsidDel="1F0F7E08">
          <w:rPr>
            <w:rFonts w:eastAsia="EC Square Sans Pro"/>
          </w:rPr>
          <w:delText xml:space="preserve">one hand, it can </w:delText>
        </w:r>
        <w:r w:rsidRPr="667DC181" w:rsidDel="1F0F7E08">
          <w:rPr>
            <w:rFonts w:eastAsia="EC Square Sans Pro"/>
            <w:b w:val="1"/>
            <w:bCs w:val="1"/>
          </w:rPr>
          <w:delText>reduce</w:delText>
        </w:r>
        <w:r w:rsidRPr="667DC181" w:rsidDel="7268E7F0">
          <w:rPr>
            <w:rFonts w:eastAsia="EC Square Sans Pro"/>
            <w:b w:val="1"/>
            <w:bCs w:val="1"/>
          </w:rPr>
          <w:delText xml:space="preserve"> environmental externalities</w:delText>
        </w:r>
        <w:r w:rsidRPr="667DC181" w:rsidDel="7268E7F0">
          <w:rPr>
            <w:rFonts w:eastAsia="EC Square Sans Pro"/>
          </w:rPr>
          <w:delText xml:space="preserve">, </w:delText>
        </w:r>
        <w:r w:rsidRPr="667DC181" w:rsidDel="1017720E">
          <w:rPr>
            <w:rFonts w:eastAsia="EC Square Sans Pro"/>
          </w:rPr>
          <w:delText xml:space="preserve">in terms of investment </w:delText>
        </w:r>
        <w:r w:rsidRPr="667DC181" w:rsidDel="008F210A">
          <w:rPr>
            <w:rFonts w:eastAsia="EC Square Sans Pro"/>
          </w:rPr>
          <w:delText xml:space="preserve">required </w:delText>
        </w:r>
        <w:r w:rsidRPr="667DC181" w:rsidDel="1017720E">
          <w:rPr>
            <w:rFonts w:eastAsia="EC Square Sans Pro"/>
          </w:rPr>
          <w:delText xml:space="preserve">to mitigate </w:delText>
        </w:r>
        <w:r w:rsidRPr="667DC181" w:rsidDel="008F210A">
          <w:rPr>
            <w:rFonts w:eastAsia="EC Square Sans Pro"/>
          </w:rPr>
          <w:delText>(</w:delText>
        </w:r>
        <w:r w:rsidRPr="667DC181" w:rsidDel="1017720E">
          <w:rPr>
            <w:rFonts w:eastAsia="EC Square Sans Pro"/>
          </w:rPr>
          <w:delText>or adapt to</w:delText>
        </w:r>
        <w:r w:rsidRPr="667DC181" w:rsidDel="008F210A">
          <w:rPr>
            <w:rFonts w:eastAsia="EC Square Sans Pro"/>
          </w:rPr>
          <w:delText>)</w:delText>
        </w:r>
        <w:r w:rsidRPr="667DC181" w:rsidDel="1017720E">
          <w:rPr>
            <w:rFonts w:eastAsia="EC Square Sans Pro"/>
          </w:rPr>
          <w:delText xml:space="preserve"> </w:delText>
        </w:r>
        <w:r w:rsidRPr="667DC181" w:rsidDel="008F210A">
          <w:rPr>
            <w:rFonts w:eastAsia="EC Square Sans Pro"/>
          </w:rPr>
          <w:delText xml:space="preserve">the negative </w:delText>
        </w:r>
        <w:r w:rsidRPr="667DC181" w:rsidDel="1017720E">
          <w:rPr>
            <w:rFonts w:eastAsia="EC Square Sans Pro"/>
          </w:rPr>
          <w:delText xml:space="preserve">consequences of environmental impacts (e.g., response to </w:delText>
        </w:r>
        <w:r w:rsidRPr="667DC181" w:rsidDel="7F6ED257">
          <w:rPr>
            <w:rFonts w:eastAsia="EC Square Sans Pro"/>
          </w:rPr>
          <w:delText>extreme weather events due to climate change) as well as costs of public health due to human health-related diseases (e.g., re</w:delText>
        </w:r>
        <w:r w:rsidRPr="667DC181" w:rsidDel="1AB4FB80">
          <w:rPr>
            <w:rFonts w:eastAsia="EC Square Sans Pro"/>
          </w:rPr>
          <w:delText>spiratory diseases due to air pollution).</w:delText>
        </w:r>
        <w:r w:rsidRPr="667DC181" w:rsidDel="63AF9218">
          <w:rPr>
            <w:rFonts w:eastAsia="EC Square Sans Pro"/>
          </w:rPr>
          <w:delText xml:space="preserve"> </w:delText>
        </w:r>
        <w:r w:rsidRPr="667DC181" w:rsidDel="6ECA2976">
          <w:rPr>
            <w:rFonts w:ascii="Calibri" w:hAnsi="Calibri" w:eastAsia="游明朝" w:cs="Arial" w:asciiTheme="minorAscii" w:hAnsiTheme="minorAscii" w:eastAsiaTheme="minorEastAsia" w:cstheme="minorBidi"/>
          </w:rPr>
          <w:delText xml:space="preserve">When focusing on decarbonizing the EU </w:delText>
        </w:r>
        <w:r w:rsidRPr="667DC181" w:rsidDel="6ECA2976">
          <w:rPr>
            <w:rFonts w:ascii="Calibri" w:hAnsi="Calibri" w:eastAsia="游明朝" w:cs="Arial" w:asciiTheme="minorAscii" w:hAnsiTheme="minorAscii" w:eastAsiaTheme="minorEastAsia" w:cstheme="minorBidi"/>
          </w:rPr>
          <w:delText>system, the implementation of some policy initiatives will have a positive contribution in the short-term, such as the Industrial Decarboni</w:delText>
        </w:r>
        <w:r w:rsidRPr="667DC181" w:rsidDel="00C9275A">
          <w:rPr>
            <w:rFonts w:ascii="Calibri" w:hAnsi="Calibri" w:eastAsia="游明朝" w:cs="Arial" w:asciiTheme="minorAscii" w:hAnsiTheme="minorAscii" w:eastAsiaTheme="minorEastAsia" w:cstheme="minorBidi"/>
          </w:rPr>
          <w:delText>s</w:delText>
        </w:r>
        <w:r w:rsidRPr="667DC181" w:rsidDel="6ECA2976">
          <w:rPr>
            <w:rFonts w:ascii="Calibri" w:hAnsi="Calibri" w:eastAsia="游明朝" w:cs="Arial" w:asciiTheme="minorAscii" w:hAnsiTheme="minorAscii" w:eastAsiaTheme="minorEastAsia" w:cstheme="minorBidi"/>
          </w:rPr>
          <w:delText xml:space="preserve">ation Accelerator Act (IDAA) </w:delText>
        </w:r>
        <w:r w:rsidRPr="667DC181" w:rsidDel="7C88AC8D">
          <w:rPr>
            <w:rFonts w:ascii="Calibri" w:hAnsi="Calibri" w:eastAsia="游明朝" w:cs="Arial" w:asciiTheme="minorAscii" w:hAnsiTheme="minorAscii" w:eastAsiaTheme="minorEastAsia" w:cstheme="minorBidi"/>
          </w:rPr>
          <w:delText xml:space="preserve">under the Clean Industrial Deal </w:delText>
        </w:r>
      </w:del>
      <w:r w:rsidRPr="667DC181">
        <w:rPr>
          <w:rFonts w:ascii="Calibri" w:hAnsi="Calibri" w:eastAsia="游明朝" w:cs="Arial" w:asciiTheme="minorAscii" w:hAnsiTheme="minorAscii" w:eastAsiaTheme="minorEastAsia" w:cstheme="minorBidi"/>
          <w:color w:val="FF0000"/>
          <w:highlight w:val="green"/>
        </w:rPr>
        <w:fldChar w:fldCharType="begin"/>
      </w:r>
      <w:r w:rsidRPr="667DC181">
        <w:rPr>
          <w:rFonts w:ascii="Calibri" w:hAnsi="Calibri" w:eastAsia="游明朝" w:cs="Arial" w:asciiTheme="minorAscii" w:hAnsiTheme="minorAscii" w:eastAsiaTheme="minorEastAsia" w:cstheme="minorBidi"/>
          <w:color w:val="FF0000"/>
          <w:highlight w:val="green"/>
        </w:rPr>
        <w:instrText xml:space="preserve"> ADDIN ZOTERO_ITEM CSL_CITATION {"citationID":"yFhmfyzV","properties":{"formattedCitation":"[17]","plainCitation":"[17]","noteIndex":0},"citationItems":[{"id":1318,"uris":["http://zotero.org/groups/5272309/items/E73TK3ZJ"],"itemData":{"id":1318,"type":"webpage","abstract":"Based on six pillars, the Clean Industrial Deal outlines concrete actions to turn decarbonisation into a driver of growth for European industries.","language":"en","title":"Clean Industrial Deal - European Commission","URL":"https://commission.europa.eu/topics/eu-competitiveness/clean-industrial-deal_en","author":[{"literal":"EUROPEAN COMMISSION"}],"accessed":{"date-parts":[["2025",3,4]]},"issued":{"date-parts":[["2025"]]}}}],"schema":"https://github.com/citation-style-language/schema/raw/master/csl-citation.json"} </w:instrText>
      </w:r>
      <w:r w:rsidRPr="667DC181">
        <w:rPr>
          <w:rFonts w:ascii="Calibri" w:hAnsi="Calibri" w:eastAsia="游明朝" w:cs="Arial" w:asciiTheme="minorAscii" w:hAnsiTheme="minorAscii" w:eastAsiaTheme="minorEastAsia" w:cstheme="minorBidi"/>
          <w:color w:val="FF0000"/>
          <w:highlight w:val="green"/>
        </w:rPr>
        <w:fldChar w:fldCharType="separate"/>
      </w:r>
      <w:del w:author="SANYE MENGUAL Esther (JRC-ISPRA)" w:date="2025-03-20T13:46:21.728Z" w:id="1499431027">
        <w:r w:rsidRPr="667DC181" w:rsidDel="00E907A1">
          <w:rPr>
            <w:rFonts w:ascii="Calibri" w:hAnsi="Calibri" w:eastAsia="游明朝" w:cs="Calibri" w:eastAsiaTheme="minorEastAsia"/>
            <w:highlight w:val="green"/>
          </w:rPr>
          <w:delText>[17]</w:delText>
        </w:r>
      </w:del>
      <w:r w:rsidRPr="667DC181">
        <w:rPr>
          <w:rFonts w:ascii="Calibri" w:hAnsi="Calibri" w:eastAsia="游明朝" w:cs="Arial" w:asciiTheme="minorAscii" w:hAnsiTheme="minorAscii" w:eastAsiaTheme="minorEastAsia" w:cstheme="minorBidi"/>
          <w:color w:val="FF0000"/>
          <w:highlight w:val="green"/>
        </w:rPr>
        <w:fldChar w:fldCharType="end"/>
      </w:r>
      <w:del w:author="SANYE MENGUAL Esther (JRC-ISPRA)" w:date="2025-03-20T13:46:21.728Z" w:id="918673123">
        <w:r w:rsidRPr="667DC181" w:rsidDel="7C88AC8D">
          <w:rPr>
            <w:rFonts w:ascii="Calibri" w:hAnsi="Calibri" w:eastAsia="游明朝" w:cs="Arial" w:asciiTheme="minorAscii" w:hAnsiTheme="minorAscii" w:eastAsiaTheme="minorEastAsia" w:cstheme="minorBidi"/>
          </w:rPr>
          <w:delText xml:space="preserve"> </w:delText>
        </w:r>
        <w:r w:rsidRPr="667DC181" w:rsidDel="6ECA2976">
          <w:rPr>
            <w:rFonts w:ascii="Calibri" w:hAnsi="Calibri" w:eastAsia="游明朝" w:cs="Arial" w:asciiTheme="minorAscii" w:hAnsiTheme="minorAscii" w:eastAsiaTheme="minorEastAsia" w:cstheme="minorBidi"/>
          </w:rPr>
          <w:delText>and the Carbon Border Adjustment Mechanism (CBAM)</w:delText>
        </w:r>
        <w:r w:rsidRPr="667DC181" w:rsidDel="62542BD6">
          <w:rPr>
            <w:rFonts w:ascii="Calibri" w:hAnsi="Calibri" w:eastAsia="游明朝" w:cs="Arial" w:asciiTheme="minorAscii" w:hAnsiTheme="minorAscii" w:eastAsiaTheme="minorEastAsia" w:cstheme="minorBidi"/>
          </w:rPr>
          <w:delText xml:space="preserve"> </w:delText>
        </w:r>
      </w:del>
      <w:r w:rsidRPr="667DC181">
        <w:rPr>
          <w:rFonts w:ascii="Calibri" w:hAnsi="Calibri" w:eastAsia="游明朝" w:cs="Arial" w:asciiTheme="minorAscii" w:hAnsiTheme="minorAscii" w:eastAsiaTheme="minorEastAsia" w:cstheme="minorBidi"/>
          <w:color w:val="FF0000"/>
          <w:highlight w:val="green"/>
        </w:rPr>
        <w:fldChar w:fldCharType="begin"/>
      </w:r>
      <w:r w:rsidRPr="667DC181">
        <w:rPr>
          <w:rFonts w:ascii="Calibri" w:hAnsi="Calibri" w:eastAsia="游明朝" w:cs="Arial" w:asciiTheme="minorAscii" w:hAnsiTheme="minorAscii" w:eastAsiaTheme="minorEastAsia" w:cstheme="minorBidi"/>
          <w:color w:val="FF0000"/>
          <w:highlight w:val="green"/>
        </w:rPr>
        <w:instrText xml:space="preserve"> ADDIN ZOTERO_ITEM CSL_CITATION {"citationID":"jwfy807z","properties":{"formattedCitation":"[18]","plainCitation":"[18]","noteIndex":0},"citationItems":[{"id":1319,"uris":["http://zotero.org/groups/5272309/items/M8S53BQK"],"itemData":{"id":1319,"type":"webpage","abstract":"The CBAM will initially apply to imports of certain goods and selected precursors whose production is carbon intensive and at most significant risk of carbon leakage: cement, iron and steel, aluminium, fertilisers, electricity and hydrogen.","language":"en","title":"Carbon Border Adjustment Mechanism","URL":"https://taxation-customs.ec.europa.eu/carbon-border-adjustment-mechanism_en","author":[{"literal":"EUROPEAN COMMISSION"}],"accessed":{"date-parts":[["2025",3,4]]},"issued":{"date-parts":[["2025"]]}}}],"schema":"https://github.com/citation-style-language/schema/raw/master/csl-citation.json"} </w:instrText>
      </w:r>
      <w:r w:rsidRPr="667DC181">
        <w:rPr>
          <w:rFonts w:ascii="Calibri" w:hAnsi="Calibri" w:eastAsia="游明朝" w:cs="Arial" w:asciiTheme="minorAscii" w:hAnsiTheme="minorAscii" w:eastAsiaTheme="minorEastAsia" w:cstheme="minorBidi"/>
          <w:color w:val="FF0000"/>
          <w:highlight w:val="green"/>
        </w:rPr>
        <w:fldChar w:fldCharType="separate"/>
      </w:r>
      <w:del w:author="SANYE MENGUAL Esther (JRC-ISPRA)" w:date="2025-03-20T13:46:21.728Z" w:id="1295634901">
        <w:r w:rsidRPr="667DC181" w:rsidDel="00E907A1">
          <w:rPr>
            <w:rFonts w:ascii="Calibri" w:hAnsi="Calibri" w:eastAsia="游明朝" w:cs="Calibri" w:eastAsiaTheme="minorEastAsia"/>
            <w:highlight w:val="green"/>
          </w:rPr>
          <w:delText>[18]</w:delText>
        </w:r>
      </w:del>
      <w:r w:rsidRPr="667DC181">
        <w:rPr>
          <w:rFonts w:ascii="Calibri" w:hAnsi="Calibri" w:eastAsia="游明朝" w:cs="Arial" w:asciiTheme="minorAscii" w:hAnsiTheme="minorAscii" w:eastAsiaTheme="minorEastAsia" w:cstheme="minorBidi"/>
          <w:color w:val="FF0000"/>
          <w:highlight w:val="green"/>
        </w:rPr>
        <w:fldChar w:fldCharType="end"/>
      </w:r>
      <w:del w:author="SANYE MENGUAL Esther (JRC-ISPRA)" w:date="2025-03-20T13:46:21.728Z" w:id="81299822">
        <w:r w:rsidRPr="667DC181" w:rsidDel="6ECA2976">
          <w:rPr>
            <w:rFonts w:ascii="Calibri" w:hAnsi="Calibri" w:eastAsia="游明朝" w:cs="Arial" w:asciiTheme="minorAscii" w:hAnsiTheme="minorAscii" w:eastAsiaTheme="minorEastAsia" w:cstheme="minorBidi"/>
          </w:rPr>
          <w:delText>, by focusing on product and industry specific situations, such as those of sustainable transport and steel.</w:delText>
        </w:r>
      </w:del>
    </w:p>
    <w:p w:rsidR="00921D94" w:rsidP="0707CF69" w:rsidRDefault="2D397051" w14:paraId="4757B26C" w14:textId="053DA0F2">
      <w:pPr>
        <w:pStyle w:val="JRCTextbulletedlist1"/>
        <w:rPr>
          <w:del w:author="SANYE MENGUAL Esther (JRC-ISPRA)" w:date="2025-03-20T13:46:21.727Z" w16du:dateUtc="2025-03-20T13:46:21.727Z" w:id="338872883"/>
          <w:rFonts w:eastAsia="EC Square Sans Pro"/>
        </w:rPr>
      </w:pPr>
      <w:del w:author="SANYE MENGUAL Esther (JRC-ISPRA)" w:date="2025-03-20T13:46:21.727Z" w:id="1460148422">
        <w:r w:rsidRPr="667DC181" w:rsidDel="2D397051">
          <w:rPr>
            <w:rFonts w:ascii="Calibri" w:hAnsi="Calibri" w:eastAsia="游明朝" w:cs="Arial" w:asciiTheme="minorAscii" w:hAnsiTheme="minorAscii" w:eastAsiaTheme="minorEastAsia" w:cstheme="minorBidi"/>
          </w:rPr>
          <w:delText xml:space="preserve">On the other hand, </w:delText>
        </w:r>
        <w:r w:rsidRPr="667DC181" w:rsidDel="2D397051">
          <w:rPr>
            <w:rFonts w:ascii="Calibri" w:hAnsi="Calibri" w:eastAsia="游明朝" w:cs="Arial" w:asciiTheme="minorAscii" w:hAnsiTheme="minorAscii" w:eastAsiaTheme="minorEastAsia" w:cstheme="minorBidi"/>
            <w:b w:val="1"/>
            <w:bCs w:val="1"/>
          </w:rPr>
          <w:delText>i</w:delText>
        </w:r>
        <w:r w:rsidRPr="667DC181" w:rsidDel="27101470">
          <w:rPr>
            <w:rFonts w:ascii="Calibri" w:hAnsi="Calibri" w:eastAsia="游明朝" w:cs="Arial" w:asciiTheme="minorAscii" w:hAnsiTheme="minorAscii" w:eastAsiaTheme="minorEastAsia" w:cstheme="minorBidi"/>
            <w:b w:val="1"/>
            <w:bCs w:val="1"/>
          </w:rPr>
          <w:delText>mproving the sustainability of the EU production and consumption system can reduce dependencies to natural resources</w:delText>
        </w:r>
        <w:r w:rsidRPr="667DC181" w:rsidDel="27101470">
          <w:rPr>
            <w:rFonts w:ascii="Calibri" w:hAnsi="Calibri" w:eastAsia="游明朝" w:cs="Arial" w:asciiTheme="minorAscii" w:hAnsiTheme="minorAscii" w:eastAsiaTheme="minorEastAsia" w:cstheme="minorBidi"/>
          </w:rPr>
          <w:delText xml:space="preserve"> in two main ways. Firstly, making the EU system more resource efficient directly lower the demand of natural resources (e.g., water, critical raw materials, </w:delText>
        </w:r>
        <w:r w:rsidRPr="667DC181" w:rsidDel="27101470">
          <w:rPr>
            <w:rFonts w:eastAsia="EC Square Sans Pro"/>
          </w:rPr>
          <w:delText>energy</w:delText>
        </w:r>
        <w:r w:rsidRPr="667DC181" w:rsidDel="27101470">
          <w:rPr>
            <w:rFonts w:eastAsia="EC Square Sans Pro"/>
          </w:rPr>
          <w:delText xml:space="preserve"> and land resources) and associated dependencies from natural resources. Secondly, reducing the impacts of EU production and consumption can decrease current pressure level of environmental burdens on available natural resources, e.g. negative impacts on soil quality reducing the availability of land resources. Overall reductions of dependencies would support stability of the socio-economic system, thus supporting EU towards growth and competitiveness in a digitally driven EU market</w:delText>
        </w:r>
        <w:r w:rsidRPr="667DC181" w:rsidDel="00C30E6B">
          <w:rPr>
            <w:rFonts w:eastAsia="EC Square Sans Pro"/>
          </w:rPr>
          <w:delText xml:space="preserve"> </w:delText>
        </w:r>
      </w:del>
      <w:r w:rsidRPr="667DC181">
        <w:rPr>
          <w:rFonts w:eastAsia="EC Square Sans Pro"/>
          <w:highlight w:val="green"/>
        </w:rPr>
        <w:fldChar w:fldCharType="begin"/>
      </w:r>
      <w:r w:rsidRPr="667DC181">
        <w:rPr>
          <w:rFonts w:eastAsia="EC Square Sans Pro"/>
          <w:highlight w:val="green"/>
        </w:rPr>
        <w:instrText xml:space="preserve"> ADDIN ZOTERO_ITEM CSL_CITATION {"citationID":"36IdnTU7","properties":{"formattedCitation":"[19]","plainCitation":"[19]","noteIndex":0},"citationItems":[{"id":1320,"uris":["http://zotero.org/groups/5272309/items/4S5P8PB6"],"itemData":{"id":1320,"type":"bill","language":"en","title":"COMMUNICATION FROM THE COMMISSION TO THE EUROPEAN PARLIAMENT, THE EUROPEAN COUNCIL, THE COUNCIL, THE EUROPEAN ECONOMIC AND SOCIAL COMMITTEE AND THE COMMITTEE OF THE REGIONS A Competitiveness Compass for the EU","URL":"https://eur-lex.europa.eu/legal-content/EN/TXT/?uri=CELEX%3A52025DC0030","author":[{"literal":"EUROPEAN COMMISSION"}],"accessed":{"date-parts":[["2025",3,4]]},"issued":{"date-parts":[["2025"]]}}}],"schema":"https://github.com/citation-style-language/schema/raw/master/csl-citation.json"} </w:instrText>
      </w:r>
      <w:r w:rsidRPr="667DC181">
        <w:rPr>
          <w:rFonts w:eastAsia="EC Square Sans Pro"/>
          <w:highlight w:val="green"/>
        </w:rPr>
        <w:fldChar w:fldCharType="separate"/>
      </w:r>
      <w:del w:author="SANYE MENGUAL Esther (JRC-ISPRA)" w:date="2025-03-20T13:46:21.727Z" w:id="360979005">
        <w:r w:rsidRPr="667DC181" w:rsidDel="00E907A1">
          <w:rPr>
            <w:rFonts w:eastAsia="EC Square Sans Pro"/>
            <w:highlight w:val="green"/>
          </w:rPr>
          <w:delText>[19]</w:delText>
        </w:r>
      </w:del>
      <w:r w:rsidRPr="667DC181">
        <w:rPr>
          <w:rFonts w:eastAsia="EC Square Sans Pro"/>
          <w:highlight w:val="green"/>
        </w:rPr>
        <w:fldChar w:fldCharType="end"/>
      </w:r>
      <w:del w:author="SANYE MENGUAL Esther (JRC-ISPRA)" w:date="2025-03-20T13:46:21.727Z" w:id="294330758">
        <w:r w:rsidRPr="667DC181" w:rsidDel="27101470">
          <w:rPr>
            <w:rFonts w:eastAsia="EC Square Sans Pro"/>
          </w:rPr>
          <w:delText xml:space="preserve">. </w:delText>
        </w:r>
        <w:r w:rsidRPr="667DC181" w:rsidDel="216A0B4F">
          <w:rPr>
            <w:rFonts w:eastAsia="EC Square Sans Pro"/>
          </w:rPr>
          <w:delText xml:space="preserve">Overall, </w:delText>
        </w:r>
        <w:r w:rsidRPr="667DC181" w:rsidDel="216A0B4F">
          <w:rPr>
            <w:rFonts w:eastAsia="EC Square Sans Pro"/>
            <w:b w:val="1"/>
            <w:bCs w:val="1"/>
          </w:rPr>
          <w:delText>reducing dependencies on natural resources increases security</w:delText>
        </w:r>
        <w:r w:rsidRPr="667DC181" w:rsidDel="74ED38D7">
          <w:rPr>
            <w:rFonts w:eastAsia="EC Square Sans Pro"/>
            <w:b w:val="1"/>
            <w:bCs w:val="1"/>
          </w:rPr>
          <w:delText xml:space="preserve"> and strategic autonomy</w:delText>
        </w:r>
        <w:r w:rsidRPr="667DC181" w:rsidDel="74ED38D7">
          <w:rPr>
            <w:rFonts w:eastAsia="EC Square Sans Pro"/>
          </w:rPr>
          <w:delText xml:space="preserve">, which is supported by specific policy initiatives such as the Critical Raw Materials Act </w:delText>
        </w:r>
      </w:del>
      <w:r w:rsidRPr="667DC181">
        <w:rPr>
          <w:rFonts w:ascii="Calibri" w:hAnsi="Calibri" w:eastAsia="游明朝" w:cs="Arial" w:asciiTheme="minorAscii" w:hAnsiTheme="minorAscii" w:eastAsiaTheme="minorEastAsia" w:cstheme="minorBidi"/>
          <w:color w:val="FF0000"/>
          <w:highlight w:val="green"/>
        </w:rPr>
        <w:fldChar w:fldCharType="begin"/>
      </w:r>
      <w:r w:rsidRPr="667DC181">
        <w:rPr>
          <w:rFonts w:ascii="Calibri" w:hAnsi="Calibri" w:eastAsia="游明朝" w:cs="Arial" w:asciiTheme="minorAscii" w:hAnsiTheme="minorAscii" w:eastAsiaTheme="minorEastAsia" w:cstheme="minorBidi"/>
          <w:color w:val="FF0000"/>
          <w:highlight w:val="green"/>
        </w:rPr>
        <w:instrText xml:space="preserve"> ADDIN ZOTERO_ITEM CSL_CITATION {"citationID":"MPIwWBap","properties":{"formattedCitation":"[20]","plainCitation":"[20]","noteIndex":0},"citationItems":[{"id":1321,"uris":["http://zotero.org/groups/5272309/items/KHFMNX8E"],"itemData":{"id":1321,"type":"bill","language":"en","note":"Doc ID: 32024R1252\nDoc Sector: 3\nDoc Title: Regulation (EU) 2024/1252 of the European Parliament and of the Council of 11 April 2024 establishing a framework for ensuring a secure and sustainable supply of critical raw materials and amending Regulations (EU) No 168/2013, (EU) 2018/858, (EU) 2018/1724 and (EU) 2019/1020 (Text with EEA relevance)\nDoc Type: R\nUsr_lan: en","title":"Regulation (EU) 2024/1252 of the European Parliament and of the Council of 11 April 2024 establishing a framework for ensuring a secure and sustainable supply of critical raw materials and amending Regulations (EU) No 168/2013, (EU) 2018/858, (EU) 2018/1724 and (EU) 2019/1020 (Text with EEA relevance)","URL":"https://eur-lex.europa.eu/eli/reg/2024/1252/oj/eng","author":[{"literal":"EUROPEAN COMMISSION"}],"accessed":{"date-parts":[["2025",3,4]]},"issued":{"date-parts":[["2024"]]}}}],"schema":"https://github.com/citation-style-language/schema/raw/master/csl-citation.json"} </w:instrText>
      </w:r>
      <w:r w:rsidRPr="667DC181">
        <w:rPr>
          <w:rFonts w:ascii="Calibri" w:hAnsi="Calibri" w:eastAsia="游明朝" w:cs="Arial" w:asciiTheme="minorAscii" w:hAnsiTheme="minorAscii" w:eastAsiaTheme="minorEastAsia" w:cstheme="minorBidi"/>
          <w:color w:val="FF0000"/>
          <w:highlight w:val="green"/>
        </w:rPr>
        <w:fldChar w:fldCharType="separate"/>
      </w:r>
      <w:del w:author="SANYE MENGUAL Esther (JRC-ISPRA)" w:date="2025-03-20T13:46:21.727Z" w:id="1384698313">
        <w:r w:rsidRPr="667DC181" w:rsidDel="00E907A1">
          <w:rPr>
            <w:rFonts w:ascii="Calibri" w:hAnsi="Calibri" w:eastAsia="游明朝" w:cs="Calibri" w:eastAsiaTheme="minorEastAsia"/>
            <w:highlight w:val="green"/>
          </w:rPr>
          <w:delText>[20]</w:delText>
        </w:r>
      </w:del>
      <w:r w:rsidRPr="667DC181">
        <w:rPr>
          <w:rFonts w:ascii="Calibri" w:hAnsi="Calibri" w:eastAsia="游明朝" w:cs="Arial" w:asciiTheme="minorAscii" w:hAnsiTheme="minorAscii" w:eastAsiaTheme="minorEastAsia" w:cstheme="minorBidi"/>
          <w:color w:val="FF0000"/>
          <w:highlight w:val="green"/>
        </w:rPr>
        <w:fldChar w:fldCharType="end"/>
      </w:r>
      <w:del w:author="SANYE MENGUAL Esther (JRC-ISPRA)" w:date="2025-03-20T13:46:21.727Z" w:id="430298722">
        <w:r w:rsidRPr="667DC181" w:rsidDel="216A0B4F">
          <w:rPr>
            <w:rFonts w:eastAsia="EC Square Sans Pro"/>
          </w:rPr>
          <w:delText>.</w:delText>
        </w:r>
        <w:r w:rsidRPr="667DC181" w:rsidDel="134F2E1C">
          <w:rPr>
            <w:rFonts w:eastAsia="EC Square Sans Pro"/>
          </w:rPr>
          <w:delText xml:space="preserve"> </w:delText>
        </w:r>
      </w:del>
    </w:p>
    <w:p w:rsidR="00921D94" w:rsidP="0707CF69" w:rsidRDefault="617C79C3" w14:paraId="78883C2E" w14:textId="6AF53A53">
      <w:pPr>
        <w:pStyle w:val="JRCTextbulletedlist1"/>
        <w:rPr>
          <w:ins w:author="PASQUALINO Roberto (JRC-ISPRA)" w:date="2025-03-20T14:23:00Z" w:id="665065725"/>
          <w:del w:author="SANYE MENGUAL Esther (JRC-ISPRA)" w:date="2025-03-20T13:46:21.727Z" w16du:dateUtc="2025-03-20T13:46:21.727Z" w:id="1696902936"/>
          <w:rFonts w:eastAsia="EC Square Sans Pro"/>
        </w:rPr>
      </w:pPr>
      <w:del w:author="SANYE MENGUAL Esther (JRC-ISPRA)" w:date="2025-03-20T13:46:21.727Z" w:id="943065096">
        <w:r w:rsidRPr="667DC181" w:rsidDel="617C79C3">
          <w:rPr>
            <w:rFonts w:eastAsia="EC Square Sans Pro"/>
          </w:rPr>
          <w:delText>The</w:delText>
        </w:r>
        <w:r w:rsidRPr="667DC181" w:rsidDel="0C46B6BC">
          <w:rPr>
            <w:rFonts w:eastAsia="EC Square Sans Pro"/>
          </w:rPr>
          <w:delText>refore, the</w:delText>
        </w:r>
        <w:r w:rsidRPr="667DC181" w:rsidDel="617C79C3">
          <w:rPr>
            <w:rFonts w:ascii="Calibri" w:hAnsi="Calibri" w:eastAsia="游明朝" w:cs="Arial" w:asciiTheme="minorAscii" w:hAnsiTheme="minorAscii" w:eastAsiaTheme="minorEastAsia" w:cstheme="minorBidi"/>
          </w:rPr>
          <w:delText xml:space="preserve"> positive trends </w:delText>
        </w:r>
        <w:r w:rsidRPr="667DC181" w:rsidDel="617C79C3">
          <w:rPr>
            <w:rFonts w:eastAsia="EC Square Sans Pro"/>
          </w:rPr>
          <w:delText>observed</w:delText>
        </w:r>
        <w:r w:rsidRPr="667DC181" w:rsidDel="617C79C3">
          <w:rPr>
            <w:rFonts w:eastAsia="EC Square Sans Pro"/>
          </w:rPr>
          <w:delText xml:space="preserve"> in the transition scenarios signal a positive contribution to EU competitiveness. </w:delText>
        </w:r>
        <w:r w:rsidRPr="667DC181" w:rsidDel="45AFF4AD">
          <w:rPr>
            <w:rFonts w:eastAsia="EC Square Sans Pro"/>
          </w:rPr>
          <w:delText xml:space="preserve">Beyond the scope of this exercise, </w:delText>
        </w:r>
        <w:r w:rsidRPr="667DC181" w:rsidDel="51740DC9">
          <w:rPr>
            <w:rFonts w:eastAsia="EC Square Sans Pro"/>
          </w:rPr>
          <w:delText>it is worth noting that</w:delText>
        </w:r>
        <w:r w:rsidRPr="667DC181" w:rsidDel="51740DC9">
          <w:rPr>
            <w:rFonts w:eastAsia="EC Square Sans Pro"/>
            <w:b w:val="1"/>
            <w:bCs w:val="1"/>
          </w:rPr>
          <w:delText xml:space="preserve"> s</w:delText>
        </w:r>
        <w:r w:rsidRPr="667DC181" w:rsidDel="1CC1A2D3">
          <w:rPr>
            <w:rFonts w:eastAsia="EC Square Sans Pro"/>
            <w:b w:val="1"/>
            <w:bCs w:val="1"/>
          </w:rPr>
          <w:delText xml:space="preserve">ustainability of production and consumption </w:delText>
        </w:r>
        <w:r w:rsidRPr="667DC181" w:rsidDel="1CC1A2D3">
          <w:rPr>
            <w:rFonts w:eastAsia="EC Square Sans Pro"/>
            <w:b w:val="1"/>
            <w:bCs w:val="1"/>
          </w:rPr>
          <w:delText>works in synergy</w:delText>
        </w:r>
        <w:r w:rsidRPr="667DC181" w:rsidDel="1CC1A2D3">
          <w:rPr>
            <w:rFonts w:eastAsia="EC Square Sans Pro"/>
            <w:b w:val="1"/>
            <w:bCs w:val="1"/>
          </w:rPr>
          <w:delText xml:space="preserve"> with innovation</w:delText>
        </w:r>
        <w:r w:rsidRPr="667DC181" w:rsidDel="1CC1A2D3">
          <w:rPr>
            <w:rFonts w:eastAsia="EC Square Sans Pro"/>
          </w:rPr>
          <w:delText xml:space="preserve">. On one hand, </w:delText>
        </w:r>
        <w:r w:rsidRPr="667DC181" w:rsidDel="6D5E92E2">
          <w:rPr>
            <w:rFonts w:eastAsia="EC Square Sans Pro"/>
          </w:rPr>
          <w:delText>moving towards sustainability can drive investments and demand through market differentiation</w:delText>
        </w:r>
        <w:r w:rsidRPr="667DC181" w:rsidDel="04774400">
          <w:rPr>
            <w:rFonts w:eastAsia="EC Square Sans Pro"/>
          </w:rPr>
          <w:delText xml:space="preserve"> </w:delText>
        </w:r>
        <w:r w:rsidRPr="667DC181" w:rsidDel="1DD6EDCE">
          <w:rPr>
            <w:rFonts w:eastAsia="EC Square Sans Pro"/>
          </w:rPr>
          <w:delText xml:space="preserve">(e.g., being the </w:delText>
        </w:r>
        <w:r w:rsidRPr="667DC181" w:rsidDel="23716B64">
          <w:rPr>
            <w:rFonts w:eastAsia="EC Square Sans Pro"/>
          </w:rPr>
          <w:delText xml:space="preserve">most </w:delText>
        </w:r>
        <w:r w:rsidRPr="667DC181" w:rsidDel="1DD6EDCE">
          <w:rPr>
            <w:rFonts w:eastAsia="EC Square Sans Pro"/>
          </w:rPr>
          <w:delText>sustainable options available in the market)</w:delText>
        </w:r>
        <w:r w:rsidRPr="667DC181" w:rsidDel="6D5E92E2">
          <w:rPr>
            <w:rFonts w:eastAsia="EC Square Sans Pro"/>
          </w:rPr>
          <w:delText>. On the other hand, innovation is key to promote sustainability</w:delText>
        </w:r>
        <w:r w:rsidRPr="667DC181" w:rsidDel="3977243F">
          <w:rPr>
            <w:rFonts w:eastAsia="EC Square Sans Pro"/>
          </w:rPr>
          <w:delText xml:space="preserve"> (e.g., R&amp;D)</w:delText>
        </w:r>
        <w:r w:rsidRPr="667DC181" w:rsidDel="6C56C20C">
          <w:rPr>
            <w:rFonts w:eastAsia="EC Square Sans Pro"/>
          </w:rPr>
          <w:delText xml:space="preserve"> and can generate cascading effects along the entire supply chain</w:delText>
        </w:r>
        <w:r w:rsidRPr="667DC181" w:rsidDel="3977243F">
          <w:rPr>
            <w:rFonts w:eastAsia="EC Square Sans Pro"/>
          </w:rPr>
          <w:delText>.</w:delText>
        </w:r>
        <w:r w:rsidRPr="667DC181" w:rsidDel="325A2914">
          <w:rPr>
            <w:rFonts w:eastAsia="EC Square Sans Pro"/>
          </w:rPr>
          <w:delText xml:space="preserve"> For example, the Ecodesign for Sustainable Products Regulation (ESPR)</w:delText>
        </w:r>
        <w:r w:rsidRPr="667DC181" w:rsidDel="0E8506A9">
          <w:rPr>
            <w:rFonts w:eastAsia="EC Square Sans Pro"/>
          </w:rPr>
          <w:delText xml:space="preserve"> </w:delText>
        </w:r>
      </w:del>
      <w:r w:rsidRPr="667DC181">
        <w:rPr>
          <w:rFonts w:ascii="Calibri" w:hAnsi="Calibri" w:eastAsia="游明朝" w:cs="Arial" w:asciiTheme="minorAscii" w:hAnsiTheme="minorAscii" w:eastAsiaTheme="minorEastAsia" w:cstheme="minorBidi"/>
          <w:color w:val="FF0000"/>
          <w:highlight w:val="green"/>
        </w:rPr>
        <w:fldChar w:fldCharType="begin"/>
      </w:r>
      <w:r w:rsidRPr="667DC181">
        <w:rPr>
          <w:rFonts w:ascii="Calibri" w:hAnsi="Calibri" w:eastAsia="游明朝" w:cs="Arial" w:asciiTheme="minorAscii" w:hAnsiTheme="minorAscii" w:eastAsiaTheme="minorEastAsia" w:cstheme="minorBidi"/>
          <w:color w:val="FF0000"/>
          <w:highlight w:val="green"/>
        </w:rPr>
        <w:instrText xml:space="preserve"> ADDIN ZOTERO_ITEM CSL_CITATION {"citationID":"an5MVKLj","properties":{"formattedCitation":"[21]","plainCitation":"[21]","noteIndex":0},"citationItems":[{"id":1323,"uris":["http://zotero.org/groups/5272309/items/ZQHU38GG"],"itemData":{"id":1323,"type":"webpage","language":"en","note":"Doc ID: 32024R1781\nDoc Sector: 3\nDoc Title: Regulation (EU) 2024/1781 of the European Parliament and of the Council of 13 June 2024 establishing a framework for the setting of ecodesign requirements for sustainable products, amending Directive (EU) 2020/1828 and Regulation (EU) 2023/1542 and repealing Directive 2009/125/EC (Text with EEA relevance)\nDoc Type: R\nUsr_lan: en","title":"Regulation (EU) 2024/1781 of the European Parliament and of the Council of 13 June 2024 establishing a framework for the setting of ecodesign requirements for sustainable products, amending Directive (EU) 2020/1828 and Regulation (EU) 2023/1542 and repealing Directive 2009/125/EC (Text with EEA relevance)","URL":"https://eur-lex.europa.eu/eli/reg/2024/1781/oj/eng","author":[{"literal":"EUROPEAN COMMISSION"}],"accessed":{"date-parts":[["2025",3,4]]},"issued":{"date-parts":[["2024"]]}}}],"schema":"https://github.com/citation-style-language/schema/raw/master/csl-citation.json"} </w:instrText>
      </w:r>
      <w:r w:rsidRPr="667DC181">
        <w:rPr>
          <w:rFonts w:ascii="Calibri" w:hAnsi="Calibri" w:eastAsia="游明朝" w:cs="Arial" w:asciiTheme="minorAscii" w:hAnsiTheme="minorAscii" w:eastAsiaTheme="minorEastAsia" w:cstheme="minorBidi"/>
          <w:color w:val="FF0000"/>
          <w:highlight w:val="green"/>
        </w:rPr>
        <w:fldChar w:fldCharType="separate"/>
      </w:r>
      <w:del w:author="SANYE MENGUAL Esther (JRC-ISPRA)" w:date="2025-03-20T13:46:21.727Z" w:id="1478242381">
        <w:r w:rsidRPr="667DC181" w:rsidDel="00E907A1">
          <w:rPr>
            <w:rFonts w:ascii="Calibri" w:hAnsi="Calibri" w:eastAsia="游明朝" w:cs="Calibri" w:eastAsiaTheme="minorEastAsia"/>
            <w:highlight w:val="green"/>
          </w:rPr>
          <w:delText>[21]</w:delText>
        </w:r>
      </w:del>
      <w:r w:rsidRPr="667DC181">
        <w:rPr>
          <w:rFonts w:ascii="Calibri" w:hAnsi="Calibri" w:eastAsia="游明朝" w:cs="Arial" w:asciiTheme="minorAscii" w:hAnsiTheme="minorAscii" w:eastAsiaTheme="minorEastAsia" w:cstheme="minorBidi"/>
          <w:color w:val="FF0000"/>
          <w:highlight w:val="green"/>
        </w:rPr>
        <w:fldChar w:fldCharType="end"/>
      </w:r>
      <w:del w:author="SANYE MENGUAL Esther (JRC-ISPRA)" w:date="2025-03-20T13:46:21.727Z" w:id="618024148">
        <w:r w:rsidRPr="667DC181" w:rsidDel="00E82E55">
          <w:rPr>
            <w:rFonts w:ascii="Calibri" w:hAnsi="Calibri" w:eastAsia="游明朝" w:cs="Arial" w:asciiTheme="minorAscii" w:hAnsiTheme="minorAscii" w:eastAsiaTheme="minorEastAsia" w:cstheme="minorBidi"/>
            <w:color w:val="FF0000"/>
          </w:rPr>
          <w:delText xml:space="preserve"> </w:delText>
        </w:r>
        <w:r w:rsidRPr="667DC181" w:rsidDel="325A2914">
          <w:rPr>
            <w:rFonts w:eastAsia="EC Square Sans Pro"/>
          </w:rPr>
          <w:delText xml:space="preserve">can promote this shift towards sustainability and innovation in the </w:delText>
        </w:r>
      </w:del>
      <w:commentRangeStart w:id="210"/>
      <w:del w:author="SANYE MENGUAL Esther (JRC-ISPRA)" w:date="2025-03-20T13:46:21.727Z" w:id="437737321">
        <w:r w:rsidRPr="667DC181" w:rsidDel="325A2914">
          <w:rPr>
            <w:rFonts w:eastAsia="EC Square Sans Pro"/>
          </w:rPr>
          <w:delText>market</w:delText>
        </w:r>
      </w:del>
      <w:commentRangeEnd w:id="210"/>
      <w:r>
        <w:rPr>
          <w:rStyle w:val="CommentReference"/>
        </w:rPr>
        <w:commentReference w:id="210"/>
      </w:r>
      <w:del w:author="SANYE MENGUAL Esther (JRC-ISPRA)" w:date="2025-03-20T13:46:21.727Z" w:id="1980751794">
        <w:r w:rsidRPr="667DC181" w:rsidDel="325A2914">
          <w:rPr>
            <w:rFonts w:eastAsia="EC Square Sans Pro"/>
          </w:rPr>
          <w:delText xml:space="preserve">. </w:delText>
        </w:r>
      </w:del>
    </w:p>
    <w:p w:rsidR="00EF3A84" w:rsidP="0707CF69" w:rsidRDefault="00EF3A84" w14:paraId="5CCB72FE" w14:textId="77777777">
      <w:pPr>
        <w:pStyle w:val="JRCTextbulletedlist1"/>
        <w:rPr>
          <w:rFonts w:eastAsia="EC Square Sans Pro"/>
        </w:rPr>
      </w:pPr>
    </w:p>
    <w:p w:rsidR="00F12A98" w:rsidP="00F12A98" w:rsidRDefault="00366F41" w14:paraId="36B62380" w14:textId="05206D60">
      <w:pPr>
        <w:pStyle w:val="JRCLevel-3title"/>
        <w:rPr>
          <w:rFonts w:eastAsia="EC Square Sans Pro" w:cs="EC Square Sans Pro"/>
        </w:rPr>
      </w:pPr>
      <w:bookmarkStart w:name="_Toc193207506" w:id="211"/>
      <w:commentRangeStart w:id="212"/>
      <w:r w:rsidRPr="0707CF69">
        <w:rPr>
          <w:rFonts w:eastAsia="EC Square Sans Pro" w:cs="EC Square Sans Pro"/>
        </w:rPr>
        <w:t>K</w:t>
      </w:r>
      <w:r w:rsidRPr="0707CF69" w:rsidR="008D6E5C">
        <w:rPr>
          <w:rFonts w:eastAsia="EC Square Sans Pro" w:cs="EC Square Sans Pro"/>
        </w:rPr>
        <w:t>ey messages</w:t>
      </w:r>
      <w:commentRangeEnd w:id="212"/>
      <w:r w:rsidR="00F12A98">
        <w:rPr>
          <w:rStyle w:val="CommentReference"/>
        </w:rPr>
        <w:commentReference w:id="212"/>
      </w:r>
      <w:bookmarkEnd w:id="211"/>
    </w:p>
    <w:p w:rsidR="00A31C40" w:rsidP="00135317" w:rsidRDefault="00B874B1" w14:paraId="47C5904B" w14:textId="5A98BD81">
      <w:pPr>
        <w:pStyle w:val="JRCCovertextNospacingafter"/>
      </w:pPr>
      <w:r w:rsidRPr="00135317">
        <w:rPr>
          <w:rFonts w:eastAsia="EC Square Sans Pro"/>
          <w:sz w:val="20"/>
          <w:szCs w:val="20"/>
        </w:rPr>
        <w:t>While the EU environmental impact is decreasing on EU territory</w:t>
      </w:r>
      <w:r w:rsidR="00CE4447">
        <w:rPr>
          <w:rFonts w:eastAsia="EC Square Sans Pro"/>
          <w:sz w:val="20"/>
          <w:szCs w:val="20"/>
        </w:rPr>
        <w:t xml:space="preserve">, </w:t>
      </w:r>
      <w:r w:rsidRPr="00135317">
        <w:rPr>
          <w:rFonts w:eastAsia="EC Square Sans Pro"/>
          <w:sz w:val="20"/>
          <w:szCs w:val="20"/>
        </w:rPr>
        <w:t xml:space="preserve">showing decoupling from consumption growth, </w:t>
      </w:r>
      <w:r w:rsidRPr="00135317" w:rsidR="00F12A98">
        <w:rPr>
          <w:sz w:val="20"/>
          <w:szCs w:val="20"/>
        </w:rPr>
        <w:t xml:space="preserve">the </w:t>
      </w:r>
      <w:r w:rsidRPr="00135317" w:rsidR="00F12A98">
        <w:rPr>
          <w:b/>
          <w:sz w:val="20"/>
          <w:szCs w:val="20"/>
        </w:rPr>
        <w:t xml:space="preserve">Consumption Footprint </w:t>
      </w:r>
      <w:r w:rsidRPr="00135317">
        <w:rPr>
          <w:b/>
          <w:sz w:val="20"/>
          <w:szCs w:val="20"/>
        </w:rPr>
        <w:t>(thus accounting for international supply chain operating also beyond EU boarders) remains</w:t>
      </w:r>
      <w:r w:rsidRPr="00135317" w:rsidR="00F12A98">
        <w:rPr>
          <w:b/>
          <w:sz w:val="20"/>
          <w:szCs w:val="20"/>
        </w:rPr>
        <w:t xml:space="preserve"> far above the planetary boundaries for 5 out of 16 environmental impact categories, and is following upward trends</w:t>
      </w:r>
      <w:r w:rsidR="00FD18EA">
        <w:rPr>
          <w:sz w:val="20"/>
          <w:szCs w:val="20"/>
        </w:rPr>
        <w:t xml:space="preserve"> (</w:t>
      </w:r>
      <w:r w:rsidR="00C326D8">
        <w:rPr>
          <w:sz w:val="20"/>
          <w:szCs w:val="20"/>
        </w:rPr>
        <w:t>ec</w:t>
      </w:r>
      <w:r w:rsidRPr="00135317">
        <w:rPr>
          <w:sz w:val="20"/>
          <w:szCs w:val="20"/>
        </w:rPr>
        <w:t>otoxicity freshwater</w:t>
      </w:r>
      <w:r w:rsidR="00FD18EA">
        <w:rPr>
          <w:sz w:val="20"/>
          <w:szCs w:val="20"/>
        </w:rPr>
        <w:t>,</w:t>
      </w:r>
      <w:r w:rsidRPr="00135317">
        <w:rPr>
          <w:sz w:val="20"/>
          <w:szCs w:val="20"/>
        </w:rPr>
        <w:t xml:space="preserve"> particulate, climate change</w:t>
      </w:r>
      <w:r w:rsidR="00FD18EA">
        <w:rPr>
          <w:sz w:val="20"/>
          <w:szCs w:val="20"/>
        </w:rPr>
        <w:t>,</w:t>
      </w:r>
      <w:r w:rsidRPr="00135317">
        <w:rPr>
          <w:sz w:val="20"/>
          <w:szCs w:val="20"/>
        </w:rPr>
        <w:t xml:space="preserve"> resources use in fossil fuels</w:t>
      </w:r>
      <w:r w:rsidR="00FD18EA">
        <w:rPr>
          <w:sz w:val="20"/>
          <w:szCs w:val="20"/>
        </w:rPr>
        <w:t xml:space="preserve">, </w:t>
      </w:r>
      <w:r w:rsidRPr="00135317">
        <w:rPr>
          <w:sz w:val="20"/>
          <w:szCs w:val="20"/>
        </w:rPr>
        <w:t xml:space="preserve">and minerals and metals). </w:t>
      </w:r>
      <w:bookmarkStart w:name="_GoBack" w:id="213"/>
      <w:bookmarkEnd w:id="213"/>
    </w:p>
    <w:p w:rsidRPr="00135317" w:rsidR="00921D94" w:rsidP="00921D94" w:rsidRDefault="00921D94" w14:paraId="246AF938" w14:textId="77777777">
      <w:pPr>
        <w:pStyle w:val="JRCCovertextNospacingafter"/>
        <w:rPr>
          <w:b/>
        </w:rPr>
      </w:pPr>
      <w:r w:rsidRPr="1A677C9A">
        <w:rPr>
          <w:b/>
          <w:sz w:val="20"/>
          <w:szCs w:val="20"/>
        </w:rPr>
        <w:t xml:space="preserve">The ability to revert these trends represents an unprecedented policy challenge. </w:t>
      </w:r>
      <w:r w:rsidRPr="00723565">
        <w:rPr>
          <w:bCs w:val="0"/>
          <w:sz w:val="20"/>
          <w:szCs w:val="20"/>
        </w:rPr>
        <w:t xml:space="preserve">While the </w:t>
      </w:r>
      <w:r w:rsidRPr="1A677C9A">
        <w:rPr>
          <w:bCs w:val="0"/>
          <w:sz w:val="20"/>
          <w:szCs w:val="20"/>
        </w:rPr>
        <w:t xml:space="preserve">environmental impacts with the Domestic Footprint are expected to decrease further towards 2030 due to the effects of past policies, and relocation of industries elsewhere, the greatest area of concern remains on the consumption aspects, and imports from abroad. </w:t>
      </w:r>
    </w:p>
    <w:p w:rsidR="00FF04BD" w:rsidP="00135317" w:rsidRDefault="7A658482" w14:paraId="1BCF0936" w14:textId="6DED19FB">
      <w:pPr>
        <w:pStyle w:val="JRCCovertextNospacingafter"/>
        <w:rPr>
          <w:sz w:val="20"/>
          <w:szCs w:val="20"/>
        </w:rPr>
      </w:pPr>
      <w:r w:rsidRPr="33C842ED">
        <w:rPr>
          <w:sz w:val="20"/>
          <w:szCs w:val="20"/>
        </w:rPr>
        <w:t>T</w:t>
      </w:r>
      <w:r w:rsidRPr="33C842ED" w:rsidR="2AD347C8">
        <w:rPr>
          <w:sz w:val="20"/>
          <w:szCs w:val="20"/>
        </w:rPr>
        <w:t xml:space="preserve">he quantitative assessment </w:t>
      </w:r>
      <w:r w:rsidRPr="33C842ED" w:rsidR="2AD347C8">
        <w:rPr>
          <w:rFonts w:eastAsia="EC Square Sans Pro"/>
          <w:sz w:val="20"/>
          <w:szCs w:val="20"/>
        </w:rPr>
        <w:t>proposed with the CF model shows</w:t>
      </w:r>
      <w:r w:rsidRPr="33C842ED" w:rsidR="6BAD74B8">
        <w:rPr>
          <w:rFonts w:eastAsia="EC Square Sans Pro"/>
          <w:sz w:val="20"/>
          <w:szCs w:val="20"/>
        </w:rPr>
        <w:t>,</w:t>
      </w:r>
      <w:r w:rsidRPr="33C842ED" w:rsidR="2AD347C8">
        <w:rPr>
          <w:rFonts w:eastAsia="EC Square Sans Pro"/>
          <w:sz w:val="20"/>
          <w:szCs w:val="20"/>
        </w:rPr>
        <w:t xml:space="preserve"> </w:t>
      </w:r>
      <w:r w:rsidRPr="33C842ED" w:rsidR="6BAD74B8">
        <w:rPr>
          <w:rFonts w:eastAsia="EC Square Sans Pro"/>
          <w:sz w:val="20"/>
          <w:szCs w:val="20"/>
        </w:rPr>
        <w:t>based on expected trends</w:t>
      </w:r>
      <w:r w:rsidRPr="33C842ED" w:rsidR="32A820C3">
        <w:rPr>
          <w:rFonts w:eastAsia="EC Square Sans Pro"/>
          <w:sz w:val="20"/>
          <w:szCs w:val="20"/>
        </w:rPr>
        <w:t xml:space="preserve"> in annual consumption</w:t>
      </w:r>
      <w:r w:rsidRPr="33C842ED" w:rsidR="6BAD74B8">
        <w:rPr>
          <w:rFonts w:eastAsia="EC Square Sans Pro"/>
          <w:sz w:val="20"/>
          <w:szCs w:val="20"/>
        </w:rPr>
        <w:t xml:space="preserve">, </w:t>
      </w:r>
      <w:r w:rsidRPr="33C842ED" w:rsidR="2AD347C8">
        <w:rPr>
          <w:rFonts w:eastAsia="EC Square Sans Pro"/>
          <w:sz w:val="20"/>
          <w:szCs w:val="20"/>
        </w:rPr>
        <w:t xml:space="preserve">a </w:t>
      </w:r>
      <w:r w:rsidRPr="33C842ED" w:rsidR="2AD347C8">
        <w:rPr>
          <w:rFonts w:eastAsia="EC Square Sans Pro"/>
          <w:b/>
          <w:sz w:val="20"/>
          <w:szCs w:val="20"/>
        </w:rPr>
        <w:t xml:space="preserve">positive influence of the </w:t>
      </w:r>
      <w:r w:rsidR="009A5FFE">
        <w:rPr>
          <w:rFonts w:eastAsia="EC Square Sans Pro"/>
          <w:b/>
          <w:sz w:val="20"/>
          <w:szCs w:val="20"/>
        </w:rPr>
        <w:t>GTT</w:t>
      </w:r>
      <w:r w:rsidRPr="33C842ED" w:rsidR="009A5FFE">
        <w:rPr>
          <w:rFonts w:eastAsia="EC Square Sans Pro"/>
          <w:b/>
          <w:sz w:val="20"/>
          <w:szCs w:val="20"/>
        </w:rPr>
        <w:t xml:space="preserve"> </w:t>
      </w:r>
      <w:r w:rsidRPr="33C842ED" w:rsidR="2AD347C8">
        <w:rPr>
          <w:rFonts w:eastAsia="EC Square Sans Pro"/>
          <w:b/>
          <w:sz w:val="20"/>
          <w:szCs w:val="20"/>
        </w:rPr>
        <w:t>policies</w:t>
      </w:r>
      <w:r w:rsidRPr="33C842ED" w:rsidR="2AD347C8">
        <w:rPr>
          <w:rFonts w:eastAsia="EC Square Sans Pro"/>
          <w:sz w:val="20"/>
          <w:szCs w:val="20"/>
        </w:rPr>
        <w:t xml:space="preserve"> </w:t>
      </w:r>
      <w:r w:rsidRPr="33C842ED">
        <w:rPr>
          <w:rFonts w:eastAsia="EC Square Sans Pro"/>
          <w:b/>
          <w:sz w:val="20"/>
          <w:szCs w:val="20"/>
        </w:rPr>
        <w:t>on environmental impacts</w:t>
      </w:r>
      <w:r w:rsidRPr="33C842ED" w:rsidR="2AD347C8">
        <w:rPr>
          <w:rFonts w:eastAsia="EC Square Sans Pro"/>
          <w:sz w:val="20"/>
          <w:szCs w:val="20"/>
        </w:rPr>
        <w:t>.</w:t>
      </w:r>
      <w:r w:rsidRPr="33C842ED" w:rsidR="045639B6">
        <w:rPr>
          <w:rFonts w:eastAsia="EC Square Sans Pro"/>
          <w:sz w:val="20"/>
          <w:szCs w:val="20"/>
        </w:rPr>
        <w:t xml:space="preserve"> The</w:t>
      </w:r>
      <w:r w:rsidRPr="33C842ED" w:rsidR="6BAD74B8">
        <w:rPr>
          <w:rFonts w:eastAsia="EC Square Sans Pro"/>
          <w:sz w:val="20"/>
          <w:szCs w:val="20"/>
        </w:rPr>
        <w:t xml:space="preserve">se are driven by the food area of consumption, as </w:t>
      </w:r>
      <w:r w:rsidRPr="33C842ED" w:rsidR="045639B6">
        <w:rPr>
          <w:rFonts w:eastAsia="EC Square Sans Pro"/>
          <w:sz w:val="20"/>
          <w:szCs w:val="20"/>
        </w:rPr>
        <w:t>the implementation of the reduction in pesticides can</w:t>
      </w:r>
      <w:r w:rsidRPr="33C842ED" w:rsidR="6BAD74B8">
        <w:rPr>
          <w:rFonts w:eastAsia="EC Square Sans Pro"/>
          <w:sz w:val="20"/>
          <w:szCs w:val="20"/>
        </w:rPr>
        <w:t>,</w:t>
      </w:r>
      <w:r w:rsidRPr="33C842ED" w:rsidR="045639B6">
        <w:rPr>
          <w:rFonts w:eastAsia="EC Square Sans Pro"/>
          <w:sz w:val="20"/>
          <w:szCs w:val="20"/>
        </w:rPr>
        <w:t xml:space="preserve"> on its own, </w:t>
      </w:r>
      <w:r w:rsidRPr="33C842ED" w:rsidR="6BAD74B8">
        <w:rPr>
          <w:rFonts w:eastAsia="EC Square Sans Pro"/>
          <w:sz w:val="20"/>
          <w:szCs w:val="20"/>
        </w:rPr>
        <w:t xml:space="preserve">substantially </w:t>
      </w:r>
      <w:r w:rsidRPr="33C842ED" w:rsidR="045639B6">
        <w:rPr>
          <w:rFonts w:eastAsia="EC Square Sans Pro"/>
          <w:sz w:val="20"/>
          <w:szCs w:val="20"/>
        </w:rPr>
        <w:t>reduce the environmental impact of freshwater ecotoxicity</w:t>
      </w:r>
      <w:r w:rsidR="005D529E">
        <w:rPr>
          <w:rFonts w:eastAsia="EC Square Sans Pro"/>
          <w:sz w:val="20"/>
          <w:szCs w:val="20"/>
        </w:rPr>
        <w:t xml:space="preserve"> and thus overall environmental impacts</w:t>
      </w:r>
      <w:r w:rsidRPr="33C842ED" w:rsidR="045639B6">
        <w:rPr>
          <w:rFonts w:eastAsia="EC Square Sans Pro"/>
          <w:sz w:val="20"/>
          <w:szCs w:val="20"/>
        </w:rPr>
        <w:t xml:space="preserve">. </w:t>
      </w:r>
    </w:p>
    <w:p w:rsidRPr="00442F3F" w:rsidR="00F12A98" w:rsidP="33C842ED" w:rsidRDefault="045639B6" w14:paraId="3E17011B" w14:textId="67CFC751">
      <w:pPr>
        <w:pStyle w:val="JRCCovertextNospacingafter"/>
        <w:rPr>
          <w:sz w:val="20"/>
          <w:szCs w:val="20"/>
        </w:rPr>
      </w:pPr>
      <w:r w:rsidRPr="33C842ED">
        <w:rPr>
          <w:sz w:val="20"/>
          <w:szCs w:val="20"/>
        </w:rPr>
        <w:t xml:space="preserve">The analysis of the </w:t>
      </w:r>
      <w:r w:rsidR="009A5FFE">
        <w:rPr>
          <w:sz w:val="20"/>
          <w:szCs w:val="20"/>
        </w:rPr>
        <w:t>GTT</w:t>
      </w:r>
      <w:r w:rsidRPr="33C842ED" w:rsidR="009A5FFE">
        <w:rPr>
          <w:sz w:val="20"/>
          <w:szCs w:val="20"/>
        </w:rPr>
        <w:t xml:space="preserve"> </w:t>
      </w:r>
      <w:r w:rsidRPr="33C842ED">
        <w:rPr>
          <w:sz w:val="20"/>
          <w:szCs w:val="20"/>
        </w:rPr>
        <w:t xml:space="preserve">ambition scenario shows that </w:t>
      </w:r>
      <w:r w:rsidRPr="33C842ED">
        <w:rPr>
          <w:b/>
          <w:sz w:val="20"/>
          <w:szCs w:val="20"/>
        </w:rPr>
        <w:t>t</w:t>
      </w:r>
      <w:r w:rsidRPr="33C842ED" w:rsidR="2AD347C8">
        <w:rPr>
          <w:b/>
          <w:sz w:val="20"/>
          <w:szCs w:val="20"/>
        </w:rPr>
        <w:t xml:space="preserve">he areas where </w:t>
      </w:r>
      <w:r w:rsidRPr="33C842ED" w:rsidR="55625102">
        <w:rPr>
          <w:b/>
          <w:sz w:val="20"/>
          <w:szCs w:val="20"/>
        </w:rPr>
        <w:t>possible opportunities</w:t>
      </w:r>
      <w:r w:rsidRPr="33C842ED" w:rsidR="2AD347C8">
        <w:rPr>
          <w:b/>
          <w:sz w:val="20"/>
          <w:szCs w:val="20"/>
        </w:rPr>
        <w:t xml:space="preserve"> </w:t>
      </w:r>
      <w:r w:rsidRPr="33C842ED" w:rsidR="55625102">
        <w:rPr>
          <w:b/>
          <w:sz w:val="20"/>
          <w:szCs w:val="20"/>
        </w:rPr>
        <w:t>exist</w:t>
      </w:r>
      <w:r w:rsidRPr="33C842ED" w:rsidR="2AD347C8">
        <w:rPr>
          <w:b/>
          <w:sz w:val="20"/>
          <w:szCs w:val="20"/>
        </w:rPr>
        <w:t xml:space="preserve"> appear to be </w:t>
      </w:r>
      <w:r w:rsidRPr="33C842ED" w:rsidR="55625102">
        <w:rPr>
          <w:b/>
          <w:sz w:val="20"/>
          <w:szCs w:val="20"/>
        </w:rPr>
        <w:t>food and housing</w:t>
      </w:r>
      <w:r w:rsidRPr="33C842ED" w:rsidR="2AD347C8">
        <w:rPr>
          <w:b/>
          <w:sz w:val="20"/>
          <w:szCs w:val="20"/>
        </w:rPr>
        <w:t xml:space="preserve"> </w:t>
      </w:r>
      <w:r w:rsidRPr="33C842ED" w:rsidR="2AD347C8">
        <w:rPr>
          <w:sz w:val="20"/>
          <w:szCs w:val="20"/>
        </w:rPr>
        <w:t xml:space="preserve">while </w:t>
      </w:r>
      <w:r w:rsidRPr="33C842ED" w:rsidR="2AD347C8">
        <w:rPr>
          <w:b/>
          <w:sz w:val="20"/>
          <w:szCs w:val="20"/>
        </w:rPr>
        <w:t xml:space="preserve">mobility, household goods and appliances are expected to increase their impacts </w:t>
      </w:r>
      <w:r w:rsidRPr="33C842ED" w:rsidR="2AD347C8">
        <w:rPr>
          <w:sz w:val="20"/>
          <w:szCs w:val="20"/>
        </w:rPr>
        <w:t xml:space="preserve">even </w:t>
      </w:r>
      <w:r w:rsidR="009A5FFE">
        <w:rPr>
          <w:sz w:val="20"/>
          <w:szCs w:val="20"/>
        </w:rPr>
        <w:t>if GTT</w:t>
      </w:r>
      <w:r w:rsidRPr="33C842ED" w:rsidR="009A5FFE">
        <w:rPr>
          <w:sz w:val="20"/>
          <w:szCs w:val="20"/>
        </w:rPr>
        <w:t xml:space="preserve"> </w:t>
      </w:r>
      <w:r w:rsidRPr="33C842ED" w:rsidR="2AD347C8">
        <w:rPr>
          <w:sz w:val="20"/>
          <w:szCs w:val="20"/>
        </w:rPr>
        <w:t>ambitions are reached</w:t>
      </w:r>
      <w:r w:rsidRPr="33C842ED" w:rsidR="6BAD74B8">
        <w:rPr>
          <w:sz w:val="20"/>
          <w:szCs w:val="20"/>
        </w:rPr>
        <w:t>, due to expected increased levels of consumption</w:t>
      </w:r>
      <w:r w:rsidRPr="33C842ED" w:rsidR="7B5B53C1">
        <w:rPr>
          <w:sz w:val="20"/>
          <w:szCs w:val="20"/>
        </w:rPr>
        <w:t>.</w:t>
      </w:r>
      <w:r w:rsidRPr="33C842ED" w:rsidR="6BAD74B8">
        <w:rPr>
          <w:sz w:val="20"/>
          <w:szCs w:val="20"/>
        </w:rPr>
        <w:t xml:space="preserve"> C</w:t>
      </w:r>
      <w:r w:rsidRPr="33C842ED">
        <w:rPr>
          <w:sz w:val="20"/>
          <w:szCs w:val="20"/>
        </w:rPr>
        <w:t>hange</w:t>
      </w:r>
      <w:r w:rsidRPr="33C842ED" w:rsidR="6BAD74B8">
        <w:rPr>
          <w:sz w:val="20"/>
          <w:szCs w:val="20"/>
        </w:rPr>
        <w:t>s</w:t>
      </w:r>
      <w:r w:rsidRPr="33C842ED">
        <w:rPr>
          <w:sz w:val="20"/>
          <w:szCs w:val="20"/>
        </w:rPr>
        <w:t xml:space="preserve"> on the demand side</w:t>
      </w:r>
      <w:r w:rsidRPr="33C842ED" w:rsidR="6BAD74B8">
        <w:rPr>
          <w:sz w:val="20"/>
          <w:szCs w:val="20"/>
        </w:rPr>
        <w:t xml:space="preserve"> appear to hold substantial </w:t>
      </w:r>
      <w:r w:rsidRPr="33C842ED" w:rsidR="46B499CA">
        <w:rPr>
          <w:sz w:val="20"/>
          <w:szCs w:val="20"/>
        </w:rPr>
        <w:t>potential</w:t>
      </w:r>
      <w:r w:rsidRPr="33C842ED" w:rsidR="6BAD74B8">
        <w:rPr>
          <w:sz w:val="20"/>
          <w:szCs w:val="20"/>
        </w:rPr>
        <w:t xml:space="preserve"> for reducing environmental impacts</w:t>
      </w:r>
      <w:r w:rsidRPr="33C842ED">
        <w:rPr>
          <w:sz w:val="20"/>
          <w:szCs w:val="20"/>
        </w:rPr>
        <w:t xml:space="preserve">, specifically </w:t>
      </w:r>
      <w:r w:rsidRPr="33C842ED" w:rsidR="55625102">
        <w:rPr>
          <w:sz w:val="20"/>
          <w:szCs w:val="20"/>
        </w:rPr>
        <w:t xml:space="preserve">considering the possible </w:t>
      </w:r>
      <w:r w:rsidRPr="33C842ED">
        <w:rPr>
          <w:sz w:val="20"/>
          <w:szCs w:val="20"/>
        </w:rPr>
        <w:t>shift towards a more sustainable</w:t>
      </w:r>
      <w:r w:rsidRPr="33C842ED" w:rsidR="55625102">
        <w:rPr>
          <w:sz w:val="20"/>
          <w:szCs w:val="20"/>
        </w:rPr>
        <w:t xml:space="preserve"> and healthy diet, as well as </w:t>
      </w:r>
      <w:r w:rsidRPr="33C842ED">
        <w:rPr>
          <w:sz w:val="20"/>
          <w:szCs w:val="20"/>
        </w:rPr>
        <w:t>reducing energy consumption via</w:t>
      </w:r>
      <w:r w:rsidRPr="33C842ED" w:rsidR="6BAD74B8">
        <w:rPr>
          <w:sz w:val="20"/>
          <w:szCs w:val="20"/>
        </w:rPr>
        <w:t xml:space="preserve"> the housing</w:t>
      </w:r>
      <w:r w:rsidRPr="33C842ED">
        <w:rPr>
          <w:sz w:val="20"/>
          <w:szCs w:val="20"/>
        </w:rPr>
        <w:t xml:space="preserve"> renovation wave initiative</w:t>
      </w:r>
      <w:r w:rsidRPr="33C842ED" w:rsidR="6BAD74B8">
        <w:rPr>
          <w:sz w:val="20"/>
          <w:szCs w:val="20"/>
        </w:rPr>
        <w:t xml:space="preserve">. </w:t>
      </w:r>
      <w:r w:rsidRPr="33C842ED">
        <w:rPr>
          <w:sz w:val="20"/>
          <w:szCs w:val="20"/>
        </w:rPr>
        <w:t xml:space="preserve"> </w:t>
      </w:r>
    </w:p>
    <w:p w:rsidR="003044B3" w:rsidP="00135317" w:rsidRDefault="00415038" w14:paraId="47DB9393" w14:textId="511D6A3F">
      <w:pPr>
        <w:pStyle w:val="JRCCovertextNospacingafter"/>
        <w:rPr>
          <w:ins w:author="SANYE MENGUAL Esther (JRC-ISPRA)" w:date="2025-03-20T13:53:09.058Z" w16du:dateUtc="2025-03-20T13:53:09.058Z" w:id="526054002"/>
          <w:rFonts w:eastAsia="Calibri" w:cs="Calibri"/>
          <w:sz w:val="20"/>
          <w:szCs w:val="20"/>
        </w:rPr>
      </w:pPr>
      <w:r w:rsidRPr="667DC181" w:rsidR="00415038">
        <w:rPr>
          <w:rFonts w:eastAsia="EC Square Sans Pro"/>
          <w:sz w:val="20"/>
          <w:szCs w:val="20"/>
        </w:rPr>
        <w:t>T</w:t>
      </w:r>
      <w:r w:rsidRPr="667DC181" w:rsidR="003044B3">
        <w:rPr>
          <w:rFonts w:eastAsia="EC Square Sans Pro"/>
          <w:sz w:val="20"/>
          <w:szCs w:val="20"/>
        </w:rPr>
        <w:t xml:space="preserve">he overall positive effect on the environmental impacts highlights the </w:t>
      </w:r>
      <w:r w:rsidRPr="667DC181" w:rsidR="003044B3">
        <w:rPr>
          <w:rFonts w:eastAsia="EC Square Sans Pro"/>
          <w:b w:val="1"/>
          <w:bCs w:val="1"/>
          <w:sz w:val="20"/>
          <w:szCs w:val="20"/>
        </w:rPr>
        <w:t xml:space="preserve">adequate direction of </w:t>
      </w:r>
      <w:r w:rsidRPr="667DC181" w:rsidR="00723565">
        <w:rPr>
          <w:rFonts w:eastAsia="EC Square Sans Pro"/>
          <w:b w:val="1"/>
          <w:bCs w:val="1"/>
          <w:sz w:val="20"/>
          <w:szCs w:val="20"/>
        </w:rPr>
        <w:t>the considered EGD</w:t>
      </w:r>
      <w:r w:rsidRPr="667DC181" w:rsidR="009A5FFE">
        <w:rPr>
          <w:rFonts w:eastAsia="EC Square Sans Pro"/>
          <w:b w:val="1"/>
          <w:bCs w:val="1"/>
          <w:sz w:val="20"/>
          <w:szCs w:val="20"/>
        </w:rPr>
        <w:t xml:space="preserve"> </w:t>
      </w:r>
      <w:r w:rsidRPr="667DC181" w:rsidR="003044B3">
        <w:rPr>
          <w:rFonts w:eastAsia="EC Square Sans Pro"/>
          <w:b w:val="1"/>
          <w:bCs w:val="1"/>
          <w:sz w:val="20"/>
          <w:szCs w:val="20"/>
        </w:rPr>
        <w:t>ambitions</w:t>
      </w:r>
      <w:r w:rsidRPr="667DC181" w:rsidR="003044B3">
        <w:rPr>
          <w:rFonts w:eastAsia="EC Square Sans Pro"/>
          <w:sz w:val="20"/>
          <w:szCs w:val="20"/>
        </w:rPr>
        <w:t xml:space="preserve"> and the </w:t>
      </w:r>
      <w:r w:rsidRPr="667DC181" w:rsidR="003044B3">
        <w:rPr>
          <w:rFonts w:eastAsia="EC Square Sans Pro"/>
          <w:b w:val="1"/>
          <w:bCs w:val="1"/>
          <w:sz w:val="20"/>
          <w:szCs w:val="20"/>
        </w:rPr>
        <w:t>need for further accelerated progress</w:t>
      </w:r>
      <w:r w:rsidRPr="667DC181" w:rsidR="003044B3">
        <w:rPr>
          <w:rFonts w:eastAsia="EC Square Sans Pro"/>
          <w:sz w:val="20"/>
          <w:szCs w:val="20"/>
        </w:rPr>
        <w:t xml:space="preserve"> in achieving policy targets.</w:t>
      </w:r>
      <w:r w:rsidRPr="667DC181" w:rsidR="00735A92">
        <w:rPr>
          <w:rFonts w:eastAsia="Calibri" w:cs="Calibri"/>
          <w:sz w:val="20"/>
          <w:szCs w:val="20"/>
        </w:rPr>
        <w:t xml:space="preserve"> The main criticality </w:t>
      </w:r>
      <w:r w:rsidRPr="667DC181" w:rsidR="00735A92">
        <w:rPr>
          <w:rFonts w:eastAsia="Calibri" w:cs="Calibri"/>
          <w:sz w:val="20"/>
          <w:szCs w:val="20"/>
        </w:rPr>
        <w:t>remains</w:t>
      </w:r>
      <w:r w:rsidRPr="667DC181" w:rsidR="00735A92">
        <w:rPr>
          <w:rFonts w:eastAsia="Calibri" w:cs="Calibri"/>
          <w:sz w:val="20"/>
          <w:szCs w:val="20"/>
        </w:rPr>
        <w:t xml:space="preserve"> on the side of </w:t>
      </w:r>
      <w:r w:rsidRPr="667DC181" w:rsidR="00735A92">
        <w:rPr>
          <w:rFonts w:eastAsia="Calibri" w:cs="Calibri"/>
          <w:b w:val="1"/>
          <w:bCs w:val="1"/>
          <w:sz w:val="20"/>
          <w:szCs w:val="20"/>
        </w:rPr>
        <w:t>mineral and metals resource use</w:t>
      </w:r>
      <w:r w:rsidRPr="667DC181" w:rsidR="00735A92">
        <w:rPr>
          <w:rFonts w:eastAsia="Calibri" w:cs="Calibri"/>
          <w:sz w:val="20"/>
          <w:szCs w:val="20"/>
        </w:rPr>
        <w:t xml:space="preserve">, </w:t>
      </w:r>
      <w:r w:rsidRPr="667DC181" w:rsidR="00135317">
        <w:rPr>
          <w:rFonts w:eastAsia="Calibri" w:cs="Calibri"/>
          <w:sz w:val="20"/>
          <w:szCs w:val="20"/>
        </w:rPr>
        <w:t>for which the</w:t>
      </w:r>
      <w:r w:rsidRPr="667DC181" w:rsidR="64E2BB09">
        <w:rPr>
          <w:rFonts w:eastAsia="Calibri" w:cs="Calibri"/>
          <w:sz w:val="20"/>
          <w:szCs w:val="20"/>
        </w:rPr>
        <w:t xml:space="preserve"> </w:t>
      </w:r>
      <w:r w:rsidRPr="667DC181" w:rsidR="00135317">
        <w:rPr>
          <w:rFonts w:eastAsia="Calibri" w:cs="Calibri"/>
          <w:sz w:val="20"/>
          <w:szCs w:val="20"/>
        </w:rPr>
        <w:t xml:space="preserve">impacts </w:t>
      </w:r>
      <w:r w:rsidRPr="667DC181" w:rsidR="00135317">
        <w:rPr>
          <w:rFonts w:eastAsia="Calibri" w:cs="Calibri"/>
          <w:sz w:val="20"/>
          <w:szCs w:val="20"/>
        </w:rPr>
        <w:t>remain</w:t>
      </w:r>
      <w:r w:rsidRPr="667DC181" w:rsidR="00135317">
        <w:rPr>
          <w:rFonts w:eastAsia="Calibri" w:cs="Calibri"/>
          <w:sz w:val="20"/>
          <w:szCs w:val="20"/>
        </w:rPr>
        <w:t xml:space="preserve"> </w:t>
      </w:r>
      <w:r w:rsidRPr="667DC181" w:rsidR="00135317">
        <w:rPr>
          <w:rFonts w:eastAsia="Calibri" w:cs="Calibri"/>
          <w:sz w:val="20"/>
          <w:szCs w:val="20"/>
        </w:rPr>
        <w:t>very similar</w:t>
      </w:r>
      <w:r w:rsidRPr="667DC181" w:rsidR="00135317">
        <w:rPr>
          <w:rFonts w:eastAsia="Calibri" w:cs="Calibri"/>
          <w:sz w:val="20"/>
          <w:szCs w:val="20"/>
        </w:rPr>
        <w:t xml:space="preserve"> on all considered scenarios. </w:t>
      </w:r>
      <w:r w:rsidRPr="667DC181" w:rsidR="6B1542F2">
        <w:rPr>
          <w:rFonts w:eastAsia="Calibri" w:cs="Calibri"/>
          <w:sz w:val="20"/>
          <w:szCs w:val="20"/>
        </w:rPr>
        <w:t xml:space="preserve">These trends can have a </w:t>
      </w:r>
      <w:r w:rsidRPr="667DC181" w:rsidR="6B1542F2">
        <w:rPr>
          <w:rFonts w:eastAsia="Calibri" w:cs="Calibri"/>
          <w:b w:val="1"/>
          <w:bCs w:val="1"/>
          <w:sz w:val="20"/>
          <w:szCs w:val="20"/>
        </w:rPr>
        <w:t>positive effect on EU competitiveness</w:t>
      </w:r>
      <w:r w:rsidRPr="667DC181" w:rsidR="6B1542F2">
        <w:rPr>
          <w:rFonts w:eastAsia="Calibri" w:cs="Calibri"/>
          <w:sz w:val="20"/>
          <w:szCs w:val="20"/>
        </w:rPr>
        <w:t xml:space="preserve"> by reducing environmental externalities, resources dependencies and deterioration of available natural resources.</w:t>
      </w:r>
    </w:p>
    <w:p w:rsidR="4380D235" w:rsidP="667DC181" w:rsidRDefault="4380D235" w14:paraId="4FD32DFD" w14:textId="2B6507AB">
      <w:pPr>
        <w:pStyle w:val="JRCTextbulletedlist1"/>
        <w:rPr>
          <w:del w:author="SANYE MENGUAL Esther (JRC-ISPRA)" w:date="2025-03-20T13:53:12.649Z" w16du:dateUtc="2025-03-20T13:53:12.649Z" w:id="1641004742"/>
          <w:rFonts w:eastAsia="EC Square Sans Pro"/>
          <w:rPrChange w:author="SANYE MENGUAL Esther (JRC-ISPRA)" w:date="2025-03-20T13:53:09.059Z" w:id="613170303">
            <w:rPr>
              <w:del w:author="SANYE MENGUAL Esther (JRC-ISPRA)" w:date="2025-03-20T13:53:12.649Z" w16du:dateUtc="2025-03-20T13:53:12.649Z" w:id="1773456224"/>
              <w:rFonts w:eastAsia="Calibri" w:cs="Calibri"/>
              <w:sz w:val="20"/>
              <w:szCs w:val="20"/>
            </w:rPr>
          </w:rPrChange>
        </w:rPr>
      </w:pPr>
      <w:ins w:author="SANYE MENGUAL Esther (JRC-ISPRA)" w:date="2025-03-20T13:53:09.377Z" w:id="108009151">
        <w:r w:rsidRPr="667DC181" w:rsidR="4380D235">
          <w:rPr>
            <w:rFonts w:eastAsia="EC Square Sans Pro"/>
          </w:rPr>
          <w:t>Beyond the scope of this exercise, it is worth noting that</w:t>
        </w:r>
        <w:r w:rsidRPr="667DC181" w:rsidR="4380D235">
          <w:rPr>
            <w:rFonts w:eastAsia="EC Square Sans Pro"/>
            <w:b w:val="1"/>
            <w:bCs w:val="1"/>
          </w:rPr>
          <w:t xml:space="preserve"> sustainability of production and consumption </w:t>
        </w:r>
        <w:r w:rsidRPr="667DC181" w:rsidR="4380D235">
          <w:rPr>
            <w:rFonts w:eastAsia="EC Square Sans Pro"/>
            <w:b w:val="1"/>
            <w:bCs w:val="1"/>
          </w:rPr>
          <w:t>works in synergy</w:t>
        </w:r>
        <w:r w:rsidRPr="667DC181" w:rsidR="4380D235">
          <w:rPr>
            <w:rFonts w:eastAsia="EC Square Sans Pro"/>
            <w:b w:val="1"/>
            <w:bCs w:val="1"/>
          </w:rPr>
          <w:t xml:space="preserve"> with innovation</w:t>
        </w:r>
        <w:r w:rsidRPr="667DC181" w:rsidR="4380D235">
          <w:rPr>
            <w:rFonts w:eastAsia="EC Square Sans Pro"/>
          </w:rPr>
          <w:t xml:space="preserve">. On one hand, moving towards sustainability can drive investments and demand through market differentiation (e.g., being the most sustainable options available in the market). On the other hand, innovation is key to promote sustainability (e.g., R&amp;D) and can generate cascading effects along the entire supply chain. For example, the Ecodesign for Sustainable Products Regulation (ESPR) </w:t>
        </w:r>
      </w:ins>
      <w:r w:rsidRPr="667DC181">
        <w:rPr>
          <w:rFonts w:ascii="Calibri" w:hAnsi="Calibri" w:eastAsia="游明朝" w:cs="Arial" w:asciiTheme="minorAscii" w:hAnsiTheme="minorAscii" w:eastAsiaTheme="minorEastAsia" w:cstheme="minorBidi"/>
          <w:color w:val="FF0000"/>
          <w:highlight w:val="green"/>
        </w:rPr>
        <w:fldChar w:fldCharType="begin"/>
      </w:r>
      <w:r w:rsidRPr="667DC181">
        <w:rPr>
          <w:rFonts w:ascii="Calibri" w:hAnsi="Calibri" w:eastAsia="游明朝" w:cs="Arial" w:asciiTheme="minorAscii" w:hAnsiTheme="minorAscii" w:eastAsiaTheme="minorEastAsia" w:cstheme="minorBidi"/>
          <w:color w:val="FF0000"/>
          <w:highlight w:val="green"/>
        </w:rPr>
        <w:instrText xml:space="preserve"> ADDIN ZOTERO_ITEM CSL_CITATION {"citationID":"an5MVKLj","properties":{"formattedCitation":"[21]","plainCitation":"[21]","noteIndex":0},"citationItems":[{"id":1323,"uris":["http://zotero.org/groups/5272309/items/ZQHU38GG"],"itemData":{"id":1323,"type":"webpage","language":"en","note":"Doc ID: 32024R1781\nDoc Sector: 3\nDoc Title: Regulation (EU) 2024/1781 of the European Parliament and of the Council of 13 June 2024 establishing a framework for the setting of ecodesign requirements for sustainable products, amending Directive (EU) 2020/1828 and Regulation (EU) 2023/1542 and repealing Directive 2009/125/EC (Text with EEA relevance)\nDoc Type: R\nUsr_lan: en","title":"Regulation (EU) 2024/1781 of the European Parliament and of the Council of 13 June 2024 establishing a framework for the setting of ecodesign requirements for sustainable products, amending Directive (EU) 2020/1828 and Regulation (EU) 2023/1542 and repealing Directive 2009/125/EC (Text with EEA relevance)","URL":"https://eur-lex.europa.eu/eli/reg/2024/1781/oj/eng","author":[{"literal":"EUROPEAN COMMISSION"}],"accessed":{"date-parts":[["2025",3,4]]},"issued":{"date-parts":[["2024"]]}}}],"schema":"https://github.com/citation-style-language/schema/raw/master/csl-citation.json"} </w:instrText>
      </w:r>
      <w:r w:rsidRPr="667DC181">
        <w:rPr>
          <w:rFonts w:ascii="Calibri" w:hAnsi="Calibri" w:eastAsia="游明朝" w:cs="Arial" w:asciiTheme="minorAscii" w:hAnsiTheme="minorAscii" w:eastAsiaTheme="minorEastAsia" w:cstheme="minorBidi"/>
          <w:color w:val="FF0000"/>
          <w:highlight w:val="green"/>
        </w:rPr>
        <w:fldChar w:fldCharType="separate"/>
      </w:r>
      <w:ins w:author="SANYE MENGUAL Esther (JRC-ISPRA)" w:date="2025-03-20T13:53:09.377Z" w:id="1862896674">
        <w:r w:rsidRPr="667DC181" w:rsidR="4380D235">
          <w:rPr>
            <w:rFonts w:ascii="Calibri" w:hAnsi="Calibri" w:eastAsia="游明朝" w:cs="Calibri" w:eastAsiaTheme="minorEastAsia"/>
            <w:highlight w:val="green"/>
          </w:rPr>
          <w:t>[21]</w:t>
        </w:r>
      </w:ins>
      <w:r w:rsidRPr="667DC181">
        <w:rPr>
          <w:rFonts w:ascii="Calibri" w:hAnsi="Calibri" w:eastAsia="游明朝" w:cs="Arial" w:asciiTheme="minorAscii" w:hAnsiTheme="minorAscii" w:eastAsiaTheme="minorEastAsia" w:cstheme="minorBidi"/>
          <w:color w:val="FF0000"/>
          <w:highlight w:val="green"/>
        </w:rPr>
        <w:fldChar w:fldCharType="end"/>
      </w:r>
      <w:ins w:author="SANYE MENGUAL Esther (JRC-ISPRA)" w:date="2025-03-20T13:53:09.377Z" w:id="777461298">
        <w:r w:rsidRPr="667DC181" w:rsidR="4380D235">
          <w:rPr>
            <w:rFonts w:ascii="Calibri" w:hAnsi="Calibri" w:eastAsia="游明朝" w:cs="Arial" w:asciiTheme="minorAscii" w:hAnsiTheme="minorAscii" w:eastAsiaTheme="minorEastAsia" w:cstheme="minorBidi"/>
            <w:color w:val="FF0000"/>
          </w:rPr>
          <w:t xml:space="preserve"> </w:t>
        </w:r>
        <w:r w:rsidRPr="667DC181" w:rsidR="4380D235">
          <w:rPr>
            <w:rFonts w:eastAsia="EC Square Sans Pro"/>
          </w:rPr>
          <w:t xml:space="preserve">can promote this shift towards sustainability and innovation in the </w:t>
        </w:r>
      </w:ins>
      <w:commentRangeStart w:id="1706181471"/>
      <w:ins w:author="SANYE MENGUAL Esther (JRC-ISPRA)" w:date="2025-03-20T13:53:09.377Z" w:id="1791674831">
        <w:r w:rsidRPr="667DC181" w:rsidR="4380D235">
          <w:rPr>
            <w:rFonts w:eastAsia="EC Square Sans Pro"/>
          </w:rPr>
          <w:t>market</w:t>
        </w:r>
      </w:ins>
      <w:commentRangeEnd w:id="1706181471"/>
      <w:r>
        <w:rPr>
          <w:rStyle w:val="CommentReference"/>
        </w:rPr>
        <w:commentReference w:id="1706181471"/>
      </w:r>
      <w:ins w:author="SANYE MENGUAL Esther (JRC-ISPRA)" w:date="2025-03-20T13:53:09.377Z" w:id="878192675">
        <w:r w:rsidRPr="667DC181" w:rsidR="4380D235">
          <w:rPr>
            <w:rFonts w:eastAsia="EC Square Sans Pro"/>
          </w:rPr>
          <w:t>.</w:t>
        </w:r>
      </w:ins>
    </w:p>
    <w:p w:rsidRPr="005D529E" w:rsidR="005D529E" w:rsidP="0707CF69" w:rsidRDefault="005D529E" w14:paraId="665155FC" w14:textId="6BE1A741">
      <w:pPr>
        <w:pStyle w:val="JRCCovertextNospacing"/>
      </w:pPr>
    </w:p>
    <w:p w:rsidR="00BB6B49" w:rsidP="5DD3215A" w:rsidRDefault="00BB6B49" w14:paraId="1DE829B6" w14:textId="68CA55FE">
      <w:pPr>
        <w:pStyle w:val="JRCFiguresource"/>
        <w:rPr>
          <w:rFonts w:eastAsia="EC Square Sans Pro" w:cs="EC Square Sans Pro"/>
          <w:color w:val="000000" w:themeColor="text1"/>
        </w:rPr>
      </w:pPr>
    </w:p>
    <w:p w:rsidR="006D6A09" w:rsidP="00B124F0" w:rsidRDefault="4062F8EB" w14:paraId="16F73D1E" w14:textId="2E29D383">
      <w:pPr>
        <w:pStyle w:val="JRCLevel-2title"/>
        <w:ind w:left="567" w:hanging="567"/>
      </w:pPr>
      <w:bookmarkStart w:name="_Toc182346087" w:id="214"/>
      <w:bookmarkStart w:name="_Toc182346088" w:id="215"/>
      <w:bookmarkStart w:name="_Toc182346089" w:id="216"/>
      <w:bookmarkStart w:name="_Toc182346090" w:id="217"/>
      <w:bookmarkStart w:name="_Toc182346091" w:id="218"/>
      <w:bookmarkStart w:name="_Toc182346092" w:id="219"/>
      <w:bookmarkStart w:name="_Toc182346093" w:id="220"/>
      <w:bookmarkStart w:name="_Toc182346094" w:id="221"/>
      <w:bookmarkStart w:name="_Ref176515580" w:id="222"/>
      <w:bookmarkStart w:name="_Toc182346095" w:id="223"/>
      <w:bookmarkStart w:name="_Toc182346096" w:id="224"/>
      <w:bookmarkStart w:name="_Toc182346097" w:id="225"/>
      <w:bookmarkStart w:name="_Toc182346098" w:id="226"/>
      <w:bookmarkStart w:name="_Toc182346099" w:id="227"/>
      <w:bookmarkStart w:name="_Toc182346100" w:id="228"/>
      <w:bookmarkStart w:name="_Toc182346101" w:id="229"/>
      <w:bookmarkStart w:name="_Toc182346102" w:id="230"/>
      <w:bookmarkStart w:name="_Toc182346103" w:id="231"/>
      <w:bookmarkStart w:name="_Toc182346104" w:id="232"/>
      <w:bookmarkStart w:name="_Toc182346105" w:id="233"/>
      <w:bookmarkStart w:name="_Toc182346106" w:id="234"/>
      <w:bookmarkStart w:name="_Toc182346107" w:id="235"/>
      <w:bookmarkStart w:name="_Toc182346108" w:id="236"/>
      <w:bookmarkStart w:name="_Toc182346109" w:id="237"/>
      <w:bookmarkStart w:name="_Toc161311986" w:id="238"/>
      <w:bookmarkStart w:name="_Toc193207507" w:id="239"/>
      <w:bookmarkStart w:name="_Toc182346110" w:id="240"/>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r>
        <w:t>Synergies</w:t>
      </w:r>
      <w:r w:rsidR="766D5502">
        <w:t xml:space="preserve"> and trade-offs </w:t>
      </w:r>
      <w:r w:rsidR="70A137BD">
        <w:t xml:space="preserve">of environmental impacts </w:t>
      </w:r>
      <w:r w:rsidR="766D5502">
        <w:t xml:space="preserve">across </w:t>
      </w:r>
      <w:del w:author="BARBERO VIGNOLA Giulia (JRC-ISPRA)" w:date="2025-03-18T16:36:00Z" w:id="241">
        <w:r w:rsidDel="766D5502">
          <w:delText xml:space="preserve">EGD </w:delText>
        </w:r>
      </w:del>
      <w:r w:rsidR="766D5502">
        <w:t>thematic areas</w:t>
      </w:r>
      <w:r w:rsidR="4B642F38">
        <w:t>: key examples</w:t>
      </w:r>
      <w:bookmarkEnd w:id="238"/>
      <w:bookmarkEnd w:id="239"/>
      <w:r w:rsidR="03B36C96">
        <w:t xml:space="preserve"> </w:t>
      </w:r>
      <w:bookmarkEnd w:id="240"/>
    </w:p>
    <w:p w:rsidR="00276E32" w:rsidP="00276E32" w:rsidRDefault="00CC2519" w14:paraId="0D812BF3" w14:textId="536F4ADD">
      <w:pPr>
        <w:pStyle w:val="JRCText"/>
      </w:pPr>
      <w:r>
        <w:t>These</w:t>
      </w:r>
      <w:r w:rsidRPr="00276E32" w:rsidR="00276E32">
        <w:t xml:space="preserve"> selected examples complement the analysis presented in 3.3, then linking to the more comprehensive SDG perspective which will conclude the chapter (3.5).</w:t>
      </w:r>
    </w:p>
    <w:p w:rsidRPr="008B4078" w:rsidR="008B4078" w:rsidP="4319C6B0" w:rsidRDefault="52DA09AC" w14:paraId="6477DB4A" w14:textId="291568DE">
      <w:pPr>
        <w:pStyle w:val="JRCLevel-3title"/>
        <w:suppressLineNumbers w:val="0"/>
        <w:bidi w:val="0"/>
        <w:spacing w:before="240" w:beforeAutospacing="off" w:after="120" w:afterAutospacing="off" w:line="240" w:lineRule="auto"/>
        <w:ind w:left="0" w:right="0"/>
        <w:jc w:val="both"/>
        <w:rPr>
          <w:b w:val="0"/>
          <w:bCs w:val="0"/>
          <w:color w:val="85BD5F"/>
          <w:sz w:val="22"/>
          <w:szCs w:val="22"/>
          <w:rPrChange w:author="BARBERO VIGNOLA Giulia (JRC-ISPRA)" w:date="2025-03-20T15:46:38.973Z" w:id="110470524">
            <w:rPr>
              <w:color w:val="6FAC47" w:themeColor="accent6" w:themeTint="99" w:themeShade="FF"/>
            </w:rPr>
          </w:rPrChange>
        </w:rPr>
        <w:pPrChange w:author="BARBERO VIGNOLA Giulia (JRC-ISPRA)" w:date="2025-03-20T15:46:39.002Z">
          <w:pPr>
            <w:pStyle w:val="JRCLevel-3title"/>
          </w:pPr>
        </w:pPrChange>
      </w:pPr>
      <w:bookmarkStart w:name="_Toc193207508" w:id="242"/>
      <w:bookmarkStart w:name="_Toc182346112" w:id="243"/>
      <w:bookmarkStart w:name="_Toc161311988" w:id="244"/>
      <w:del w:author="BARBERO VIGNOLA Giulia (JRC-ISPRA)" w:date="2025-03-20T15:46:38.883Z" w:id="426270604">
        <w:r w:rsidDel="52DA09AC">
          <w:delText>Raw Materials</w:delText>
        </w:r>
      </w:del>
      <w:bookmarkEnd w:id="242"/>
      <w:del w:author="BARBERO VIGNOLA Giulia (JRC-ISPRA)" w:date="2025-03-20T15:46:38.883Z" w:id="637595432">
        <w:r w:rsidDel="52DA09AC">
          <w:delText xml:space="preserve"> </w:delText>
        </w:r>
        <w:r w:rsidDel="52DA09AC">
          <w:delText xml:space="preserve"> </w:delText>
        </w:r>
      </w:del>
      <w:ins w:author="MANCINI Lucia (JRC-ISPRA-EXT)" w:date="2025-03-25T11:31:36.559Z" w:id="1213078179">
        <w:r w:rsidR="2A4F47EF">
          <w:t xml:space="preserve">Raw materials </w:t>
        </w:r>
      </w:ins>
      <w:ins w:author="MANCINI Lucia (JRC-ISPRA-EXT)" w:date="2025-03-25T11:33:21.189Z" w:id="993798236">
        <w:r w:rsidR="6A5A8BEB">
          <w:t xml:space="preserve">production </w:t>
        </w:r>
      </w:ins>
      <w:bookmarkEnd w:id="243"/>
      <w:bookmarkEnd w:id="244"/>
      <w:ins w:author="BARBERO VIGNOLA Giulia (JRC-ISPRA)" w:date="2025-03-20T15:46:44.156Z" w:id="1368957842">
        <w:del w:author="MANCINI Lucia (JRC-ISPRA-EXT)" w:date="2025-03-25T11:31:19.503Z" w:id="1670272237">
          <w:r w:rsidDel="554AB521">
            <w:delText xml:space="preserve">Mining </w:delText>
          </w:r>
        </w:del>
        <w:r w:rsidR="554AB521">
          <w:t>and biodiversity</w:t>
        </w:r>
      </w:ins>
    </w:p>
    <w:p w:rsidR="7C8B10F7" w:rsidP="4319C6B0" w:rsidRDefault="2FD204C6" w14:paraId="4F027FDA" w14:textId="7C5FD3F4">
      <w:pPr>
        <w:pStyle w:val="Normal"/>
        <w:spacing w:line="257" w:lineRule="auto"/>
        <w:rPr>
          <w:highlight w:val="yellow"/>
        </w:rPr>
        <w:pPrChange w:author="MANCINI Lucia (JRC-ISPRA-EXT)" w:date="2025-03-25T11:31:53.594Z">
          <w:pPr>
            <w:pStyle w:val="JRCText"/>
          </w:pPr>
        </w:pPrChange>
      </w:pPr>
      <w:r w:rsidRPr="4319C6B0" w:rsidR="2FD204C6">
        <w:rPr>
          <w:rFonts w:eastAsia="EC Square Sans Pro" w:cs="EC Square Sans Pro"/>
          <w:b w:val="1"/>
          <w:bCs w:val="1"/>
        </w:rPr>
        <w:t>Raw materials provide the foundation</w:t>
      </w:r>
      <w:r w:rsidRPr="4319C6B0" w:rsidR="2FD204C6">
        <w:rPr>
          <w:rFonts w:eastAsia="EC Square Sans Pro" w:cs="EC Square Sans Pro"/>
        </w:rPr>
        <w:t xml:space="preserve"> for the goods, services, and infrastructure that make up our socioeconomic systems. Raw materials are especially important for the fulfilment of several human needs, including housing, mobility, food, heating, and other material and immaterial needs, but their extraction and processing can generate severe environmental and social impacts. Raw materials are also crucial for the achievement of the European Green Deal (EGD) targets</w:t>
      </w:r>
      <w:r w:rsidRPr="4319C6B0" w:rsidR="0F35B6E8">
        <w:rPr>
          <w:rFonts w:eastAsia="EC Square Sans Pro" w:cs="EC Square Sans Pro"/>
        </w:rPr>
        <w:t xml:space="preserve">, </w:t>
      </w:r>
      <w:ins w:author="MANCINI Lucia (JRC-ISPRA-EXT)" w:date="2025-03-05T13:12:00Z" w:id="548472298">
        <w:r w:rsidRPr="4319C6B0" w:rsidR="0F35B6E8">
          <w:rPr>
            <w:rFonts w:eastAsia="EC Square Sans Pro" w:cs="EC Square Sans Pro"/>
          </w:rPr>
          <w:t>as well as for the Clean Industrial Deal</w:t>
        </w:r>
      </w:ins>
      <w:ins w:author="MANCINI Lucia (JRC-ISPRA-EXT)" w:date="2025-03-25T11:32:51.813Z" w:id="582487906">
        <w:r w:rsidRPr="4319C6B0" w:rsidR="27EA9B3B">
          <w:rPr>
            <w:rFonts w:eastAsia="EC Square Sans Pro" w:cs="EC Square Sans Pro"/>
          </w:rPr>
          <w:t xml:space="preserve"> and digitalization objectives (see chapter 4.1)</w:t>
        </w:r>
      </w:ins>
      <w:r w:rsidRPr="4319C6B0" w:rsidR="0C6AF603">
        <w:rPr>
          <w:rFonts w:eastAsia="EC Square Sans Pro" w:cs="EC Square Sans Pro"/>
        </w:rPr>
        <w:t>;</w:t>
      </w:r>
      <w:r w:rsidRPr="4319C6B0" w:rsidR="2FD204C6">
        <w:rPr>
          <w:rFonts w:eastAsia="EC Square Sans Pro" w:cs="EC Square Sans Pro"/>
        </w:rPr>
        <w:t xml:space="preserve"> for instance, </w:t>
      </w:r>
      <w:r w:rsidRPr="4319C6B0" w:rsidR="2FD204C6">
        <w:rPr>
          <w:rFonts w:eastAsia="EC Square Sans Pro" w:cs="EC Square Sans Pro"/>
        </w:rPr>
        <w:t>large amounts</w:t>
      </w:r>
      <w:r w:rsidRPr="4319C6B0" w:rsidR="2FD204C6">
        <w:rPr>
          <w:rFonts w:eastAsia="EC Square Sans Pro" w:cs="EC Square Sans Pro"/>
        </w:rPr>
        <w:t xml:space="preserve"> of raw materials will be needed for climate-neutral energy generation and storage. </w:t>
      </w:r>
      <w:r w:rsidRPr="4319C6B0" w:rsidR="1C93F6D4">
        <w:rPr>
          <w:rFonts w:eastAsia="EC Square Sans Pro" w:cs="EC Square Sans Pro"/>
        </w:rPr>
        <w:t xml:space="preserve">According to the assessment performed in section </w:t>
      </w:r>
      <w:del w:author="MANCINI Lucia (JRC-ISPRA-EXT)" w:date="2025-03-05T13:12:00Z" w:id="1037655579">
        <w:r w:rsidRPr="4319C6B0" w:rsidDel="2FD204C6">
          <w:rPr>
            <w:rFonts w:eastAsia="EC Square Sans Pro" w:cs="EC Square Sans Pro"/>
          </w:rPr>
          <w:delText>3</w:delText>
        </w:r>
      </w:del>
      <w:ins w:author="MANCINI Lucia (JRC-ISPRA-EXT)" w:date="2025-03-05T13:12:00Z" w:id="1767631789">
        <w:r w:rsidRPr="4319C6B0" w:rsidR="0FE52391">
          <w:rPr>
            <w:rFonts w:eastAsia="EC Square Sans Pro" w:cs="EC Square Sans Pro"/>
          </w:rPr>
          <w:t>2</w:t>
        </w:r>
      </w:ins>
      <w:r w:rsidRPr="4319C6B0" w:rsidR="1C93F6D4">
        <w:rPr>
          <w:rFonts w:eastAsia="EC Square Sans Pro" w:cs="EC Square Sans Pro"/>
        </w:rPr>
        <w:t xml:space="preserve">.1, </w:t>
      </w:r>
      <w:r w:rsidRPr="4319C6B0" w:rsidR="4ED66DD1">
        <w:rPr>
          <w:rFonts w:eastAsia="EC Square Sans Pro" w:cs="EC Square Sans Pro"/>
        </w:rPr>
        <w:t>r</w:t>
      </w:r>
      <w:r w:rsidR="3343B09A">
        <w:rPr/>
        <w:t>esource use is expected to rise by 35% between 2022 and 2035 without considering EGD policy efforts, and the impact of EGD targets and ambitions does not appear to reduce such impact.</w:t>
      </w:r>
    </w:p>
    <w:p w:rsidR="4ACD56CD" w:rsidP="008B4DCD" w:rsidRDefault="74F6F4FC" w14:paraId="7AC0291B" w14:textId="52053D6B">
      <w:pPr>
        <w:spacing w:line="257" w:lineRule="auto"/>
      </w:pPr>
      <w:r w:rsidRPr="14A0A786">
        <w:rPr>
          <w:rFonts w:eastAsia="EC Square Sans Pro" w:cs="EC Square Sans Pro"/>
        </w:rPr>
        <w:t xml:space="preserve">The main technologies involved in the </w:t>
      </w:r>
      <w:r w:rsidRPr="14A0A786">
        <w:rPr>
          <w:rFonts w:eastAsia="EC Square Sans Pro" w:cs="EC Square Sans Pro"/>
          <w:b/>
          <w:bCs/>
        </w:rPr>
        <w:t>renewable energy sector</w:t>
      </w:r>
      <w:r w:rsidRPr="14A0A786">
        <w:rPr>
          <w:rFonts w:eastAsia="EC Square Sans Pro" w:cs="EC Square Sans Pro"/>
        </w:rPr>
        <w:t xml:space="preserve"> for generation and storage are batteries, electrolysers, wind turbines, heat pumps and solar PV. These technologies are also key contributors to other sectors (e.g. energy-intensive industry sector, ICT, defence). The projected </w:t>
      </w:r>
      <w:r w:rsidRPr="14A0A786">
        <w:rPr>
          <w:rFonts w:eastAsia="EC Square Sans Pro" w:cs="EC Square Sans Pro"/>
          <w:b/>
          <w:bCs/>
        </w:rPr>
        <w:t>demand for the different raw materials intensively present in the renewable energy value chain</w:t>
      </w:r>
      <w:r w:rsidRPr="14A0A786">
        <w:rPr>
          <w:rFonts w:eastAsia="EC Square Sans Pro" w:cs="EC Square Sans Pro"/>
        </w:rPr>
        <w:t xml:space="preserve"> </w:t>
      </w:r>
      <w:r w:rsidRPr="14A0A786" w:rsidR="2EC30201">
        <w:rPr>
          <w:rFonts w:eastAsia="EC Square Sans Pro" w:cs="EC Square Sans Pro"/>
        </w:rPr>
        <w:t xml:space="preserve">is </w:t>
      </w:r>
      <w:r w:rsidRPr="14A0A786" w:rsidR="2ED2EF8B">
        <w:rPr>
          <w:rFonts w:eastAsia="EC Square Sans Pro" w:cs="EC Square Sans Pro"/>
        </w:rPr>
        <w:t xml:space="preserve">increasing sharply. For instance, </w:t>
      </w:r>
      <w:r w:rsidRPr="14A0A786" w:rsidR="6D51897D">
        <w:rPr>
          <w:rFonts w:eastAsia="EC Square Sans Pro" w:cs="EC Square Sans Pro"/>
        </w:rPr>
        <w:t xml:space="preserve">the demand for </w:t>
      </w:r>
      <w:r w:rsidRPr="14A0A786" w:rsidR="2EC30201">
        <w:rPr>
          <w:rFonts w:eastAsia="EC Square Sans Pro" w:cs="EC Square Sans Pro"/>
        </w:rPr>
        <w:t>lithium (which is predominantly extract</w:t>
      </w:r>
      <w:r w:rsidRPr="14A0A786" w:rsidR="4B84A47D">
        <w:rPr>
          <w:rFonts w:eastAsia="EC Square Sans Pro" w:cs="EC Square Sans Pro"/>
        </w:rPr>
        <w:t xml:space="preserve">ed in Chile and Australia and processed in China and Chile) </w:t>
      </w:r>
      <w:r w:rsidRPr="14A0A786" w:rsidR="5B8B1494">
        <w:rPr>
          <w:rFonts w:eastAsia="EC Square Sans Pro" w:cs="EC Square Sans Pro"/>
        </w:rPr>
        <w:t>could increase</w:t>
      </w:r>
      <w:r w:rsidRPr="14A0A786" w:rsidR="7695C4AB">
        <w:rPr>
          <w:rFonts w:eastAsia="EC Square Sans Pro" w:cs="EC Square Sans Pro"/>
        </w:rPr>
        <w:t xml:space="preserve"> over 150% in a high demand scenario (</w:t>
      </w:r>
      <w:r w:rsidR="006535C6">
        <w:rPr>
          <w:rFonts w:eastAsia="EC Square Sans Pro" w:cs="EC Square Sans Pro"/>
          <w:highlight w:val="green"/>
        </w:rPr>
        <w:fldChar w:fldCharType="begin"/>
      </w:r>
      <w:r w:rsidR="00E907A1">
        <w:rPr>
          <w:rFonts w:eastAsia="EC Square Sans Pro" w:cs="EC Square Sans Pro"/>
          <w:highlight w:val="green"/>
        </w:rPr>
        <w:instrText xml:space="preserve"> ADDIN ZOTERO_ITEM CSL_CITATION {"citationID":"3tD8Sh1m","properties":{"formattedCitation":"[22]","plainCitation":"[22]","noteIndex":0},"citationItems":[{"id":1163,"uris":["http://zotero.org/groups/5272309/items/8HB6GFQY"],"itemData":{"id":1163,"type":"webpage","abstract":"In order for the European Union to achieve the ambitious targets it has set for the energy and digital transitions and its defence and space agenda, it needs undisrupted access to critical raw materials and to many products which contain them. This foresight study presents a systematic and detailed analysis of the complete value chains, from raw and processed materials to components, assemblies and systems, for 15 key technologies across the five strategic sectors (renewable energy, electromobility, industrial, digital, and aerospace/defence) responsible for the delivery of these targets. The study assesses supply chain dependencies and forecasts materials demand until 2050 in the EU, other economic regions and the world. It also assesses the EU’s materials needs and vulnerabilities now and in the future. As such, it provides a forward-looking basis to help identify strategic raw materials for key technologies and applications, to identify bottlenecks and to pinpoint the segments of supply chains which need strengthening and how. This study contributes scientific evidence to underpin the Critical Raw Materials Act, in tandem with which it is published.","container-title":"JRC Publications Repository","language":"en","note":"ISBN: 9789268003398 9789268004074\nISSN: 1831-9424, 1018-5593\nDOI: 10.2760/386650","title":"Supply chain analysis and material demand forecast in strategic technologies and sectors in the EU – A foresight study","URL":"https://publications.jrc.ec.europa.eu/repository/handle/JRC132889","author":[{"family":"Carrara","given":"Samuel"},{"family":"Bobba","given":"Silvia"},{"family":"Blagoeva","given":"Darina"},{"family":"Alves","given":"DIAS Patricia"},{"family":"Cavalli","given":"Alessandro"},{"family":"Georgitzikis","given":"Konstantinos"},{"family":"Grohol","given":"Milan"},{"family":"Itul","given":"Anca"},{"family":"Kuzov","given":"Teodor"},{"family":"Latunussa","given":"Cynthia"},{"family":"Lyons","given":"Lorcan"},{"family":"Malano","given":"Giorgia"},{"family":"Maury","given":"Thibaut"},{"family":"Prior","given":"ARCE Angel"},{"family":"Somers","given":"Julian"},{"family":"Telsnig","given":"Thomas"},{"family":"Veeh","given":"Constanze"},{"family":"Wittmer","given":"Dominic"},{"family":"Black","given":"Catriona"},{"family":"Pennington","given":"David"},{"family":"Christou","given":"Michail"}],"accessed":{"date-parts":[["2025",1,31]]},"issued":{"date-parts":[["2023"]]}}}],"schema":"https://github.com/citation-style-language/schema/raw/master/csl-citation.json"} </w:instrText>
      </w:r>
      <w:r w:rsidR="006535C6">
        <w:rPr>
          <w:rFonts w:eastAsia="EC Square Sans Pro" w:cs="EC Square Sans Pro"/>
          <w:highlight w:val="green"/>
        </w:rPr>
        <w:fldChar w:fldCharType="separate"/>
      </w:r>
      <w:r w:rsidRPr="00E907A1" w:rsidR="00E907A1">
        <w:rPr>
          <w:rFonts w:eastAsia="EC Square Sans Pro"/>
          <w:highlight w:val="green"/>
        </w:rPr>
        <w:t>[22]</w:t>
      </w:r>
      <w:r w:rsidR="006535C6">
        <w:rPr>
          <w:rFonts w:eastAsia="EC Square Sans Pro" w:cs="EC Square Sans Pro"/>
          <w:highlight w:val="green"/>
        </w:rPr>
        <w:fldChar w:fldCharType="end"/>
      </w:r>
      <w:r w:rsidRPr="14A0A786" w:rsidR="7695C4AB">
        <w:rPr>
          <w:rFonts w:eastAsia="EC Square Sans Pro" w:cs="EC Square Sans Pro"/>
        </w:rPr>
        <w:t>).</w:t>
      </w:r>
      <w:r w:rsidRPr="14A0A786" w:rsidR="5B8B1494">
        <w:rPr>
          <w:rFonts w:eastAsia="EC Square Sans Pro" w:cs="EC Square Sans Pro"/>
        </w:rPr>
        <w:t xml:space="preserve"> </w:t>
      </w:r>
      <w:r w:rsidRPr="73BF663B" w:rsidR="6F7526BB">
        <w:rPr>
          <w:b/>
          <w:bCs/>
          <w:color w:val="2B579A"/>
        </w:rPr>
        <w:fldChar w:fldCharType="begin"/>
      </w:r>
      <w:r w:rsidRPr="73BF663B" w:rsidR="6F7526BB">
        <w:rPr>
          <w:b/>
          <w:bCs/>
        </w:rPr>
        <w:instrText xml:space="preserve"> SEQ Figure \* ARABIC </w:instrText>
      </w:r>
      <w:r w:rsidRPr="73BF663B" w:rsidR="6F7526BB">
        <w:rPr>
          <w:b/>
          <w:bCs/>
          <w:color w:val="2B579A"/>
        </w:rPr>
        <w:fldChar w:fldCharType="end"/>
      </w:r>
    </w:p>
    <w:p w:rsidR="4ACD56CD" w:rsidP="15EA60C0" w:rsidRDefault="74F6F4FC" w14:paraId="4075E95F" w14:textId="0AFD5F39">
      <w:pPr>
        <w:spacing w:line="257" w:lineRule="auto"/>
        <w:rPr>
          <w:rFonts w:eastAsia="EC Square Sans Pro" w:cs="EC Square Sans Pro"/>
        </w:rPr>
      </w:pPr>
      <w:r w:rsidRPr="15EA60C0">
        <w:rPr>
          <w:rFonts w:eastAsia="EC Square Sans Pro" w:cs="EC Square Sans Pro"/>
        </w:rPr>
        <w:t xml:space="preserve">From </w:t>
      </w:r>
      <w:r w:rsidRPr="15EA60C0">
        <w:rPr>
          <w:rFonts w:eastAsia="EC Square Sans Pro" w:cs="EC Square Sans Pro"/>
          <w:b/>
          <w:bCs/>
        </w:rPr>
        <w:t>the environmental point of view</w:t>
      </w:r>
      <w:r w:rsidRPr="15EA60C0">
        <w:rPr>
          <w:rFonts w:eastAsia="EC Square Sans Pro" w:cs="EC Square Sans Pro"/>
        </w:rPr>
        <w:t xml:space="preserve">, the production of raw materials </w:t>
      </w:r>
      <w:r w:rsidR="00240296">
        <w:rPr>
          <w:rFonts w:eastAsia="EC Square Sans Pro" w:cs="EC Square Sans Pro"/>
        </w:rPr>
        <w:t>has</w:t>
      </w:r>
      <w:r w:rsidRPr="15EA60C0" w:rsidR="00240296">
        <w:rPr>
          <w:rFonts w:eastAsia="EC Square Sans Pro" w:cs="EC Square Sans Pro"/>
        </w:rPr>
        <w:t xml:space="preserve"> </w:t>
      </w:r>
      <w:r w:rsidRPr="002C6B10">
        <w:rPr>
          <w:rFonts w:eastAsia="EC Square Sans Pro" w:cs="EC Square Sans Pro"/>
          <w:b/>
        </w:rPr>
        <w:t>significant impacts</w:t>
      </w:r>
      <w:r w:rsidRPr="15EA60C0">
        <w:rPr>
          <w:rFonts w:eastAsia="EC Square Sans Pro" w:cs="EC Square Sans Pro"/>
        </w:rPr>
        <w:t>. For instance, the main environmental concerns for the mining sector are related to energy use and the emissions of pollutants to air (from vehicles, dust from explosions, tailing dams, etc.) and to water. Mine tailings and sulphide-rich waste can lead to water acidification.</w:t>
      </w:r>
    </w:p>
    <w:p w:rsidR="4ACD56CD" w:rsidP="78A5EE5D" w:rsidRDefault="74F6F4FC" w14:paraId="1232A62C" w14:textId="099BFC52">
      <w:pPr>
        <w:spacing w:line="257" w:lineRule="auto"/>
      </w:pPr>
      <w:r w:rsidRPr="78A5EE5D">
        <w:rPr>
          <w:rFonts w:eastAsia="EC Square Sans Pro" w:cs="EC Square Sans Pro"/>
          <w:b/>
          <w:bCs/>
        </w:rPr>
        <w:t>Water</w:t>
      </w:r>
      <w:r w:rsidRPr="78A5EE5D">
        <w:rPr>
          <w:rFonts w:eastAsia="EC Square Sans Pro" w:cs="EC Square Sans Pro"/>
        </w:rPr>
        <w:t xml:space="preserve"> </w:t>
      </w:r>
      <w:r w:rsidRPr="002C6B10">
        <w:rPr>
          <w:rFonts w:eastAsia="EC Square Sans Pro" w:cs="EC Square Sans Pro"/>
          <w:b/>
        </w:rPr>
        <w:t>use</w:t>
      </w:r>
      <w:r w:rsidRPr="78A5EE5D">
        <w:rPr>
          <w:rFonts w:eastAsia="EC Square Sans Pro" w:cs="EC Square Sans Pro"/>
        </w:rPr>
        <w:t xml:space="preserve"> for the raw materials production, which includes both mining and smelting, is massive. For instance, a single mine can use the amount of water needed for the annual consumption of 30k to 900k persons. </w:t>
      </w:r>
      <w:r w:rsidR="002B53EE">
        <w:rPr>
          <w:rFonts w:eastAsia="EC Square Sans Pro" w:cs="EC Square Sans Pro"/>
          <w:highlight w:val="yellow"/>
        </w:rPr>
        <w:fldChar w:fldCharType="begin"/>
      </w:r>
      <w:r w:rsidR="002B53EE">
        <w:rPr>
          <w:rFonts w:eastAsia="EC Square Sans Pro" w:cs="EC Square Sans Pro"/>
        </w:rPr>
        <w:instrText xml:space="preserve"> REF _Ref172037376 \h </w:instrText>
      </w:r>
      <w:r w:rsidR="002B53EE">
        <w:rPr>
          <w:rFonts w:eastAsia="EC Square Sans Pro" w:cs="EC Square Sans Pro"/>
          <w:highlight w:val="yellow"/>
        </w:rPr>
      </w:r>
      <w:r w:rsidR="002B53EE">
        <w:rPr>
          <w:rFonts w:eastAsia="EC Square Sans Pro" w:cs="EC Square Sans Pro"/>
          <w:highlight w:val="yellow"/>
        </w:rPr>
        <w:fldChar w:fldCharType="end"/>
      </w:r>
      <w:r w:rsidRPr="15EA60C0">
        <w:rPr>
          <w:rFonts w:eastAsia="EC Square Sans Pro" w:cs="EC Square Sans Pro"/>
        </w:rPr>
        <w:t xml:space="preserve">When occurring in regions with water scarcity, mining expansion can exacerbate conflicts for water use and trigger community disputes </w:t>
      </w:r>
      <w:r w:rsidRPr="15EA60C0" w:rsidR="2EA953E9">
        <w:rPr>
          <w:rFonts w:eastAsia="EC Square Sans Pro" w:cs="EC Square Sans Pro"/>
        </w:rPr>
        <w:t xml:space="preserve">(e.g. </w:t>
      </w:r>
      <w:r w:rsidR="006535C6">
        <w:rPr>
          <w:rFonts w:eastAsia="EC Square Sans Pro" w:cs="EC Square Sans Pro"/>
          <w:highlight w:val="green"/>
        </w:rPr>
        <w:fldChar w:fldCharType="begin"/>
      </w:r>
      <w:r w:rsidR="00E907A1">
        <w:rPr>
          <w:rFonts w:eastAsia="EC Square Sans Pro" w:cs="EC Square Sans Pro"/>
          <w:highlight w:val="green"/>
        </w:rPr>
        <w:instrText xml:space="preserve"> ADDIN ZOTERO_ITEM CSL_CITATION {"citationID":"h84PruQF","properties":{"formattedCitation":"[23]","plainCitation":"[23]","noteIndex":0},"citationItems":[{"id":1288,"uris":["http://zotero.org/groups/5272309/items/FDM4I5AP"],"itemData":{"id":1288,"type":"article-journal","abstract":"Advanced technologies are inherently dependent on critical minerals and their related metals. The mining extraction of these critical minerals leads to significant social and environmental impacts that extend beyond the regions where those advanced technologies are ultimately used. This study explores the global socio-environmental challenges arising from the European Climate Law's aim for net-zero greenhouse emissions by 2050, focusing on the EU's consumption of critical minerals. Developing a novel methodology based on Multi-Regional Input-Output (MRIO) model, enriched with detailed mineral production data from specific ore-to-mineral ratios and socio-environmental information, this work assesses the impacts of the EU's mineral consumption within its energy transition framework. This innovative approach extends beyond ore extraction to encompass all stages of the supply chain. Key findings indicate that the continental Europe accounts for 60% of the EU's ore extraction footprint, yet only 35% of the mineral footprint for the 34 analyzed critical minerals. In contrast, Africa's and South America's shares are 12% and 29%, respectively, markedly higher than attributed in previous studies. The study highlights challenges in securing these minerals, including potential usage conflicts and increased mining in water-scarce basins within Australia, Kazakhstan, South Africa, and Chile, hence exacerbating environmental and community issues. Furthermore, the research suggests that achieving the EU's climate goals could expose between 15 and 89,000 African miners to increased modern slavery vulnerabilities by 2040. However, adherence to the EU Green Deal principles could mitigate these risks and recommendations are proposed, including diversifying mineral supply chains, establishing partnerships with countries that maintain high socio-environmental standards, and adopting circular economy paradigms and innovative solutions. This study advocates its new methodological development to build comprehensive strategies balancing climate goals with the global socio-environmental effects of critical mineral extraction, especially in developing countries.","container-title":"Global Environmental Change","DOI":"10.1016/j.gloenvcha.2024.102841","ISSN":"0959-3780","journalAbbreviation":"Global Environmental Change","page":"102841","source":"ScienceDirect","title":"Assessing the social and environmental impacts of critical mineral supply chains for the energy transition in Europe","volume":"86","author":[{"family":"Berthet","given":"Etienne"},{"family":"Lavalley","given":"Julien"},{"family":"Anquetil-Deck","given":"Candy"},{"family":"Ballesteros","given":"Fernanda"},{"family":"Stadler","given":"Konstantin"},{"family":"Soytas","given":"Ugur"},{"family":"Hauschild","given":"Michael"},{"family":"Laurent","given":"Alexis"}],"issued":{"date-parts":[["2024",5,1]]}}}],"schema":"https://github.com/citation-style-language/schema/raw/master/csl-citation.json"} </w:instrText>
      </w:r>
      <w:r w:rsidR="006535C6">
        <w:rPr>
          <w:rFonts w:eastAsia="EC Square Sans Pro" w:cs="EC Square Sans Pro"/>
          <w:highlight w:val="green"/>
        </w:rPr>
        <w:fldChar w:fldCharType="separate"/>
      </w:r>
      <w:r w:rsidRPr="00E907A1" w:rsidR="00E907A1">
        <w:rPr>
          <w:rFonts w:eastAsia="EC Square Sans Pro"/>
          <w:highlight w:val="green"/>
        </w:rPr>
        <w:t>[23]</w:t>
      </w:r>
      <w:r w:rsidR="006535C6">
        <w:rPr>
          <w:rFonts w:eastAsia="EC Square Sans Pro" w:cs="EC Square Sans Pro"/>
          <w:highlight w:val="green"/>
        </w:rPr>
        <w:fldChar w:fldCharType="end"/>
      </w:r>
      <w:r w:rsidRPr="15EA60C0" w:rsidR="2EA953E9">
        <w:rPr>
          <w:rFonts w:eastAsia="EC Square Sans Pro" w:cs="EC Square Sans Pro"/>
        </w:rPr>
        <w:t>)</w:t>
      </w:r>
      <w:r w:rsidRPr="15EA60C0">
        <w:rPr>
          <w:rFonts w:eastAsia="EC Square Sans Pro" w:cs="EC Square Sans Pro"/>
        </w:rPr>
        <w:t>. About half of the global copper and lithium production, for example, is concentrated in high-water-stress areas</w:t>
      </w:r>
      <w:r w:rsidRPr="15EA60C0" w:rsidR="187D7735">
        <w:rPr>
          <w:rFonts w:eastAsia="EC Square Sans Pro" w:cs="EC Square Sans Pro"/>
        </w:rPr>
        <w:t xml:space="preserve"> (</w:t>
      </w:r>
      <w:r w:rsidR="006535C6">
        <w:rPr>
          <w:rFonts w:eastAsia="EC Square Sans Pro" w:cs="EC Square Sans Pro"/>
          <w:highlight w:val="green"/>
        </w:rPr>
        <w:fldChar w:fldCharType="begin"/>
      </w:r>
      <w:r w:rsidR="00E907A1">
        <w:rPr>
          <w:rFonts w:eastAsia="EC Square Sans Pro" w:cs="EC Square Sans Pro"/>
          <w:highlight w:val="green"/>
        </w:rPr>
        <w:instrText xml:space="preserve"> ADDIN ZOTERO_ITEM CSL_CITATION {"citationID":"EcxeQs88","properties":{"formattedCitation":"[24]","plainCitation":"[24]","noteIndex":0},"citationItems":[{"id":1124,"uris":["http://zotero.org/groups/5272309/items/I6M2RKQ6"],"itemData":{"id":1124,"type":"book","abstract":"Critical materials have become a focus for the energy transition and governments have a role to foster long-term solutions. The use of critical materials should be considered early on and governments should plan ahead to avoid potential delays to energy transition due to critical materials shortfalls and also avoid emerging geopolitical challenges related to critical materials supply as well as price increases caused by scarcity. However, a number of strategies can be deployed to avoid major supply challenges in the period leading up to 2050. These strategies include increased extraction, product design to avoid or minimise critical materials use, and recycling of products to recover scarce materials. Recent trends suggest that, for example, battery producers are already reducing their exposure to critical materials supply risks. This technical paper assesses how the growth of renewables will put critical materials at the centre of the energy transformation. The critical materials and their supply situation and outlook are discussed, with a focus on copper and neodymium","event-place":"Abu Dhabi","ISBN":"978-1-5231-5176-9","language":"eng","note":"OCLC: 1392132681","publisher":"International Renewable Energy Agency","publisher-place":"Abu Dhabi","source":"Open WorldCat","title":"Critical materials for the energy transition","author":[{"family":"Gielen","given":"Dolf"}],"issued":{"date-parts":[["2021"]]}}}],"schema":"https://github.com/citation-style-language/schema/raw/master/csl-citation.json"} </w:instrText>
      </w:r>
      <w:r w:rsidR="006535C6">
        <w:rPr>
          <w:rFonts w:eastAsia="EC Square Sans Pro" w:cs="EC Square Sans Pro"/>
          <w:highlight w:val="green"/>
        </w:rPr>
        <w:fldChar w:fldCharType="separate"/>
      </w:r>
      <w:r w:rsidRPr="00E907A1" w:rsidR="00E907A1">
        <w:rPr>
          <w:rFonts w:eastAsia="EC Square Sans Pro"/>
          <w:highlight w:val="green"/>
        </w:rPr>
        <w:t>[24]</w:t>
      </w:r>
      <w:r w:rsidR="006535C6">
        <w:rPr>
          <w:rFonts w:eastAsia="EC Square Sans Pro" w:cs="EC Square Sans Pro"/>
          <w:highlight w:val="green"/>
        </w:rPr>
        <w:fldChar w:fldCharType="end"/>
      </w:r>
      <w:r w:rsidRPr="15EA60C0" w:rsidR="187D7735">
        <w:rPr>
          <w:rFonts w:eastAsia="EC Square Sans Pro" w:cs="EC Square Sans Pro"/>
        </w:rPr>
        <w:t xml:space="preserve">; </w:t>
      </w:r>
      <w:r w:rsidR="00DE550C">
        <w:rPr>
          <w:rFonts w:eastAsia="EC Square Sans Pro" w:cs="EC Square Sans Pro"/>
          <w:highlight w:val="green"/>
        </w:rPr>
        <w:fldChar w:fldCharType="begin"/>
      </w:r>
      <w:r w:rsidR="00E907A1">
        <w:rPr>
          <w:rFonts w:eastAsia="EC Square Sans Pro" w:cs="EC Square Sans Pro"/>
          <w:highlight w:val="green"/>
        </w:rPr>
        <w:instrText xml:space="preserve"> ADDIN ZOTERO_ITEM CSL_CITATION {"citationID":"hIgTPVNu","properties":{"formattedCitation":"[25]","plainCitation":"[25]","noteIndex":0},"citationItems":[{"id":1173,"uris":["http://zotero.org/groups/5272309/items/QBK4TTIY"],"itemData":{"id":1173,"type":"report","abstract":"The levelised cost of electricity produced from most forms of renewable power continued to fall year-on-year in 2023, with solar PV leading the cost reductions, followed by offshore wind.","language":"en","note":"ISBN: 978-92-9260-621-3","publisher":"IRENA - International Renewable Energy Agency","title":"Renewable Power Generation Costs in 2023","URL":"https://www.irena.org/Publications/2024/Sep/Renewable-Power-Generation-Costs-in-2023","author":[{"family":"IRENA","given":""}],"accessed":{"date-parts":[["2025",1,31]]},"issued":{"date-parts":[["2024",9,24]]}}}],"schema":"https://github.com/citation-style-language/schema/raw/master/csl-citation.json"} </w:instrText>
      </w:r>
      <w:r w:rsidR="00DE550C">
        <w:rPr>
          <w:rFonts w:eastAsia="EC Square Sans Pro" w:cs="EC Square Sans Pro"/>
          <w:highlight w:val="green"/>
        </w:rPr>
        <w:fldChar w:fldCharType="separate"/>
      </w:r>
      <w:r w:rsidRPr="00E907A1" w:rsidR="00E907A1">
        <w:rPr>
          <w:rFonts w:eastAsia="EC Square Sans Pro"/>
          <w:highlight w:val="green"/>
        </w:rPr>
        <w:t>[25]</w:t>
      </w:r>
      <w:r w:rsidR="00DE550C">
        <w:rPr>
          <w:rFonts w:eastAsia="EC Square Sans Pro" w:cs="EC Square Sans Pro"/>
          <w:highlight w:val="green"/>
        </w:rPr>
        <w:fldChar w:fldCharType="end"/>
      </w:r>
      <w:r w:rsidRPr="15EA60C0" w:rsidR="187D7735">
        <w:rPr>
          <w:rFonts w:eastAsia="EC Square Sans Pro" w:cs="EC Square Sans Pro"/>
        </w:rPr>
        <w:t>)</w:t>
      </w:r>
      <w:r w:rsidRPr="15EA60C0">
        <w:rPr>
          <w:rFonts w:eastAsia="EC Square Sans Pro" w:cs="EC Square Sans Pro"/>
        </w:rPr>
        <w:t xml:space="preserve">. This includes the “lithium triangle”, a lithium-rich (65% of the world’s lithium reserves) region in Andes encompassed by the borders of Argentina, Bolivia and Chile. In this area, there is a growing concern that mining activities could significantly impact vital ecosystems and deprive indigenous communities of their essential water sources, exacerbating the desert’s arid conditions </w:t>
      </w:r>
      <w:r w:rsidRPr="15EA60C0" w:rsidR="59BCA051">
        <w:rPr>
          <w:rFonts w:eastAsia="EC Square Sans Pro" w:cs="EC Square Sans Pro"/>
        </w:rPr>
        <w:t xml:space="preserve">(e.g. </w:t>
      </w:r>
      <w:r w:rsidR="00DE550C">
        <w:rPr>
          <w:rFonts w:eastAsia="EC Square Sans Pro" w:cs="EC Square Sans Pro"/>
          <w:highlight w:val="green"/>
        </w:rPr>
        <w:fldChar w:fldCharType="begin"/>
      </w:r>
      <w:r w:rsidR="00E907A1">
        <w:rPr>
          <w:rFonts w:eastAsia="EC Square Sans Pro" w:cs="EC Square Sans Pro"/>
          <w:highlight w:val="green"/>
        </w:rPr>
        <w:instrText xml:space="preserve"> ADDIN ZOTERO_ITEM CSL_CITATION {"citationID":"aoGERGsQ","properties":{"formattedCitation":"[26]","plainCitation":"[26]","noteIndex":0},"citationItems":[{"id":1301,"uris":["http://zotero.org/groups/5272309/items/72NURSS5"],"itemData":{"id":1301,"type":"article-journal","abstract":"Lithium mining in Chile's Salar de Atacama (SdA) has a relatively long and controversial history, especially when it comes to the local Indigenous peoples. In this context, this paper looks at the ways mining activities, and different visions of territory and indigeneity co-produce each other in the particular context of the SdA. For this, we use historical and ethnographic methods and draw on studies in anthropology and geography. We aim to escape simplistic images of Indigenous peoples’ reactions to mining as reflecting victimhood, resistance, or strategic pragmatism, and show instead how individuals and groups organize and express themselves in ambivalent ways, maintaining complex relationships with both mining and the territory. According to our local interlocutors, struggles around territory in the SdA mainly concern water scarcity, the survival of this unique ecosystem's biological diversity, as well as continuity and change in local lifeways. While recent agreements between mining companies and local communities may benefit some individuals, they are also generating inter- and intra- community tensions over these issues. We find that mining shapes what 'indigenous' means and who can claim this identity, while Indigenous mobilization in turn shapes how mining is perceived and carried out. Together, mining and Indigenous mobilization produce a particular kind of territory, pervaded by diverse lines of both consensus and tension. Rather than contradictions, the ambivalent positions Indigenous peoples maintain become comprehensible when considering, ethnographically and historically, the particular places and lifeworlds they inhabit, and the asymmetrical patterns of constraint and opportunity they face. More broadly, the paper raises questions about the implications of a global transition to renewable energy based on lithium battery technologies, and ethical responses to the climate crisis.","container-title":"The Extractive Industries and Society","DOI":"10.1016/j.exis.2022.101047","ISSN":"2214-790X","journalAbbreviation":"The Extractive Industries and Society","page":"101047","source":"ScienceDirect","title":"Mining indigenous territories: Consensus, tensions and ambivalences in the Salar de Atacama","title-short":"Mining indigenous territories","volume":"9","author":[{"family":"Lorca","given":"Mauricio"},{"family":"Olivera Andrade","given":"Manuel"},{"family":"Escosteguy","given":"Melisa"},{"family":"Köppel","given":"Jonas"},{"family":"Scoville-Simonds","given":"Morgan"},{"family":"Hufty","given":"Marc"}],"issued":{"date-parts":[["2022",3,1]]}}}],"schema":"https://github.com/citation-style-language/schema/raw/master/csl-citation.json"} </w:instrText>
      </w:r>
      <w:r w:rsidR="00DE550C">
        <w:rPr>
          <w:rFonts w:eastAsia="EC Square Sans Pro" w:cs="EC Square Sans Pro"/>
          <w:highlight w:val="green"/>
        </w:rPr>
        <w:fldChar w:fldCharType="separate"/>
      </w:r>
      <w:r w:rsidRPr="00E907A1" w:rsidR="00E907A1">
        <w:rPr>
          <w:rFonts w:eastAsia="EC Square Sans Pro"/>
          <w:highlight w:val="green"/>
        </w:rPr>
        <w:t>[26]</w:t>
      </w:r>
      <w:r w:rsidR="00DE550C">
        <w:rPr>
          <w:rFonts w:eastAsia="EC Square Sans Pro" w:cs="EC Square Sans Pro"/>
          <w:highlight w:val="green"/>
        </w:rPr>
        <w:fldChar w:fldCharType="end"/>
      </w:r>
      <w:r w:rsidRPr="15EA60C0" w:rsidR="59BCA051">
        <w:rPr>
          <w:rFonts w:eastAsia="EC Square Sans Pro" w:cs="EC Square Sans Pro"/>
        </w:rPr>
        <w:t>)</w:t>
      </w:r>
      <w:r w:rsidRPr="15EA60C0">
        <w:rPr>
          <w:rFonts w:eastAsia="EC Square Sans Pro" w:cs="EC Square Sans Pro"/>
        </w:rPr>
        <w:t xml:space="preserve">. In Europe, the extraction of lithium in Portugal, which is the biggest European potential producer, is expected to create a degradation of freshwater and groundwater quality, as well as wastewater release and is raising concerns of the local communities </w:t>
      </w:r>
      <w:r w:rsidRPr="15EA60C0" w:rsidR="505412C6">
        <w:rPr>
          <w:rFonts w:eastAsia="EC Square Sans Pro" w:cs="EC Square Sans Pro"/>
        </w:rPr>
        <w:t>(</w:t>
      </w:r>
      <w:r w:rsidR="00DE550C">
        <w:rPr>
          <w:rFonts w:eastAsia="EC Square Sans Pro" w:cs="EC Square Sans Pro"/>
          <w:highlight w:val="green"/>
        </w:rPr>
        <w:fldChar w:fldCharType="begin"/>
      </w:r>
      <w:r w:rsidR="00E907A1">
        <w:rPr>
          <w:rFonts w:eastAsia="EC Square Sans Pro" w:cs="EC Square Sans Pro"/>
          <w:highlight w:val="green"/>
        </w:rPr>
        <w:instrText xml:space="preserve"> ADDIN ZOTERO_ITEM CSL_CITATION {"citationID":"AP7IecwH","properties":{"formattedCitation":"[27]","plainCitation":"[27]","noteIndex":0},"citationItems":[{"id":1292,"uris":["http://zotero.org/groups/5272309/items/YGI9ZBAN"],"itemData":{"id":1292,"type":"article-journal","abstract":"The trend towards “clean” mobility is growing steadily, causing an exponential increase in lithium demand. Lithium reserves are therefore an important asset for the countries owning them, opening up opportunities for valuable economic activity. However, lithium mining is not free from social, environmental and health impacts and its extraction is far from being a consensual topic on the regions involved. This paper reviewed the main impacts of lithium exploitation and addressed, in particular, the case of Portugal, ranked as the country with the most promising lithium reserves in Europe. The analysis was based on an application of life-cycle assessment for the case of the Barroso-Alvão region in Northern Portugal. Albeit recognizing the limitations of the study given the scarcity of information, it is possible to envisage the importance of local impacts from lithium extraction specially related to Abiotic Resource Depletion, Ecological Toxicity Potential and Occupational Health Hazards. The conclusion of the study was that it was necessary to properly acknowledge the cultural and social characteristics of the region and account for the local communities' needs and expectations, together with the potential social and economic impacts, for the definition of fair and acceptable policies and pathways for the future.","container-title":"The Extractive Industries and Society","DOI":"10.1016/j.exis.2021.100928","ISSN":"2214-790X","issue":"3","journalAbbreviation":"The Extractive Industries and Society","page":"100928","source":"ScienceDirect","title":"Concerns about lithium extraction: A review and application for Portugal</w:instrText>
      </w:r>
      <w:r w:rsidR="00E907A1">
        <w:rPr>
          <w:rFonts w:ascii="Segoe UI Symbol" w:hAnsi="Segoe UI Symbol" w:eastAsia="EC Square Sans Pro" w:cs="Segoe UI Symbol"/>
          <w:highlight w:val="green"/>
        </w:rPr>
        <w:instrText>✰</w:instrText>
      </w:r>
      <w:r w:rsidR="00E907A1">
        <w:rPr>
          <w:rFonts w:eastAsia="EC Square Sans Pro" w:cs="EC Square Sans Pro"/>
          <w:highlight w:val="green"/>
        </w:rPr>
        <w:instrText xml:space="preserve">","title-short":"Concerns about lithium extraction","volume":"8","author":[{"family":"Chaves","given":"Cristina"},{"family":"Pereira","given":"Elma"},{"family":"Ferreira","given":"Paula"},{"family":"Guerner Dias","given":"António"}],"issued":{"date-parts":[["2021",9,1]]}}}],"schema":"https://github.com/citation-style-language/schema/raw/master/csl-citation.json"} </w:instrText>
      </w:r>
      <w:r w:rsidR="00DE550C">
        <w:rPr>
          <w:rFonts w:eastAsia="EC Square Sans Pro" w:cs="EC Square Sans Pro"/>
          <w:highlight w:val="green"/>
        </w:rPr>
        <w:fldChar w:fldCharType="separate"/>
      </w:r>
      <w:r w:rsidRPr="00E907A1" w:rsidR="00E907A1">
        <w:rPr>
          <w:rFonts w:eastAsia="EC Square Sans Pro"/>
          <w:highlight w:val="green"/>
        </w:rPr>
        <w:t>[27]</w:t>
      </w:r>
      <w:r w:rsidR="00DE550C">
        <w:rPr>
          <w:rFonts w:eastAsia="EC Square Sans Pro" w:cs="EC Square Sans Pro"/>
          <w:highlight w:val="green"/>
        </w:rPr>
        <w:fldChar w:fldCharType="end"/>
      </w:r>
      <w:r w:rsidRPr="15EA60C0" w:rsidR="505412C6">
        <w:rPr>
          <w:rFonts w:eastAsia="EC Square Sans Pro" w:cs="EC Square Sans Pro"/>
        </w:rPr>
        <w:t xml:space="preserve">; </w:t>
      </w:r>
      <w:r w:rsidR="00DE550C">
        <w:rPr>
          <w:rFonts w:eastAsia="EC Square Sans Pro" w:cs="EC Square Sans Pro"/>
          <w:highlight w:val="green"/>
        </w:rPr>
        <w:fldChar w:fldCharType="begin"/>
      </w:r>
      <w:r w:rsidR="00E907A1">
        <w:rPr>
          <w:rFonts w:eastAsia="EC Square Sans Pro" w:cs="EC Square Sans Pro"/>
          <w:highlight w:val="green"/>
        </w:rPr>
        <w:instrText xml:space="preserve"> ADDIN ZOTERO_ITEM CSL_CITATION {"citationID":"8ga9FYWJ","properties":{"formattedCitation":"[28]","plainCitation":"[28]","noteIndex":0},"citationItems":[{"id":1293,"uris":["http://zotero.org/groups/5272309/items/XN5ZBJYE"],"itemData":{"id":1293,"type":"article-journal","abstract":"The European Union (EU) is highly dependent on importing raw materials for low-carbon infrastructures from around the globe. This material dependence has, since 2019, initiated legislation and efforts to intensify mining within the EU. The Iberian Peninsula remains a principle target area for the EU's critical raw material (CRM) mining initiatives. This article explores the making of the “Mina do Barroso” (Barroso Mine) in northern Portugal, which threatens a “Globally Important Agricultural Heritage System” and will potentially become the largest open-pit lithium mine of Western Europe. This prospective mining project represents an investment and public funding opportunity for mining companies. The European Commission and the Portuguese government are applying increasing political pressures to establish this mine to make international decarbonization benchmarks through rapidly expanding electric vehicles (EVs) and energy storage system (ESS). The Barroso agrarian communities are threatened with extensive socio-ecological impacts, leading locals, (some) climate activists and environmental organizations to reject this mining project. Company personnel and the Portuguese government are confronting growing opposition, blockades and a resolute “Minas Não!” (No to Mines!). We explore the subtle efforts attempting to engineer the social acceptance of the Mina do Barroso, revealing the ‘slow’ social warfare tactics employed by the company to infiltrate rural social bonds, exploit psycho-social vulnerabilities and attempt to disable anti-mining organizing and unity within the region. This article demonstrates the insidious social technologies of pacification employed to engineer extraction and assemble an open-pit lithium mine with severe socio-ecological impacts in northern Portugal.","container-title":"Energy Research &amp; Social Science","DOI":"10.1016/j.erss.2022.102912","ISSN":"2214-6296","journalAbbreviation":"Energy Research &amp; Social Science","page":"102912","source":"ScienceDirect","title":"Social warfare for lithium extraction? Open-pit lithium mining, counterinsurgency tactics and enforcing green extractivism in northern Portugal","title-short":"Social warfare for lithium extraction?","volume":"95","author":[{"family":"Dunlap","given":"Alexander"},{"family":"Riquito","given":"Mariana"}],"issued":{"date-parts":[["2023",1,1]]}}}],"schema":"https://github.com/citation-style-language/schema/raw/master/csl-citation.json"} </w:instrText>
      </w:r>
      <w:r w:rsidR="00DE550C">
        <w:rPr>
          <w:rFonts w:eastAsia="EC Square Sans Pro" w:cs="EC Square Sans Pro"/>
          <w:highlight w:val="green"/>
        </w:rPr>
        <w:fldChar w:fldCharType="separate"/>
      </w:r>
      <w:r w:rsidRPr="00E907A1" w:rsidR="00E907A1">
        <w:rPr>
          <w:rFonts w:eastAsia="EC Square Sans Pro"/>
          <w:highlight w:val="green"/>
        </w:rPr>
        <w:t>[28]</w:t>
      </w:r>
      <w:r w:rsidR="00DE550C">
        <w:rPr>
          <w:rFonts w:eastAsia="EC Square Sans Pro" w:cs="EC Square Sans Pro"/>
          <w:highlight w:val="green"/>
        </w:rPr>
        <w:fldChar w:fldCharType="end"/>
      </w:r>
      <w:r w:rsidRPr="15EA60C0" w:rsidR="505412C6">
        <w:rPr>
          <w:rFonts w:eastAsia="EC Square Sans Pro" w:cs="EC Square Sans Pro"/>
        </w:rPr>
        <w:t>)</w:t>
      </w:r>
      <w:r w:rsidRPr="15EA60C0">
        <w:rPr>
          <w:rFonts w:eastAsia="EC Square Sans Pro" w:cs="EC Square Sans Pro"/>
        </w:rPr>
        <w:t>.</w:t>
      </w:r>
      <w:bookmarkStart w:name="_Ref172037376" w:id="248"/>
      <w:r w:rsidRPr="14A0A786" w:rsidR="06C7CBB5">
        <w:rPr>
          <w:b/>
          <w:bCs/>
          <w:color w:val="2B579A"/>
        </w:rPr>
        <w:fldChar w:fldCharType="begin"/>
      </w:r>
      <w:r w:rsidRPr="14A0A786" w:rsidR="06C7CBB5">
        <w:rPr>
          <w:b/>
          <w:bCs/>
        </w:rPr>
        <w:instrText xml:space="preserve"> SEQ Table \* ARABIC </w:instrText>
      </w:r>
      <w:r w:rsidRPr="14A0A786" w:rsidR="06C7CBB5">
        <w:rPr>
          <w:b/>
          <w:bCs/>
          <w:color w:val="2B579A"/>
        </w:rPr>
        <w:fldChar w:fldCharType="end"/>
      </w:r>
      <w:bookmarkEnd w:id="248"/>
      <w:r w:rsidRPr="15EA60C0">
        <w:rPr>
          <w:rFonts w:eastAsia="EC Square Sans Pro" w:cs="EC Square Sans Pro"/>
          <w:b/>
          <w:bCs/>
        </w:rPr>
        <w:t xml:space="preserve"> </w:t>
      </w:r>
    </w:p>
    <w:p w:rsidR="4ACD56CD" w:rsidP="15EA60C0" w:rsidRDefault="2FD204C6" w14:paraId="1FC5B345" w14:textId="05336AAF">
      <w:pPr>
        <w:spacing w:line="257" w:lineRule="auto"/>
        <w:rPr>
          <w:rFonts w:eastAsia="EC Square Sans Pro" w:cs="EC Square Sans Pro"/>
        </w:rPr>
      </w:pPr>
      <w:r w:rsidRPr="33C842ED">
        <w:rPr>
          <w:rFonts w:eastAsia="EC Square Sans Pro" w:cs="EC Square Sans Pro"/>
          <w:b/>
          <w:bCs/>
        </w:rPr>
        <w:t>Land uptake</w:t>
      </w:r>
      <w:r w:rsidRPr="33C842ED">
        <w:rPr>
          <w:rFonts w:eastAsia="EC Square Sans Pro" w:cs="EC Square Sans Pro"/>
        </w:rPr>
        <w:t xml:space="preserve"> by mining facilities is extensive, as mining areas also include waste dumps, water ponds and industrial processing facilities. </w:t>
      </w:r>
      <w:r w:rsidRPr="33C842ED" w:rsidR="3F768DA4">
        <w:rPr>
          <w:rFonts w:eastAsia="EC Square Sans Pro" w:cs="EC Square Sans Pro"/>
        </w:rPr>
        <w:t xml:space="preserve">Road infrastructure </w:t>
      </w:r>
      <w:r w:rsidRPr="33C842ED" w:rsidR="45275A68">
        <w:rPr>
          <w:rFonts w:eastAsia="EC Square Sans Pro" w:cs="EC Square Sans Pro"/>
        </w:rPr>
        <w:t xml:space="preserve">built </w:t>
      </w:r>
      <w:r w:rsidRPr="33C842ED" w:rsidR="3F768DA4">
        <w:rPr>
          <w:rFonts w:eastAsia="EC Square Sans Pro" w:cs="EC Square Sans Pro"/>
        </w:rPr>
        <w:t xml:space="preserve">for the mine </w:t>
      </w:r>
      <w:r w:rsidRPr="33C842ED" w:rsidR="2DFAF754">
        <w:rPr>
          <w:rFonts w:eastAsia="EC Square Sans Pro" w:cs="EC Square Sans Pro"/>
        </w:rPr>
        <w:t xml:space="preserve">disrupts natural environments and </w:t>
      </w:r>
      <w:r w:rsidRPr="33C842ED" w:rsidR="3F768DA4">
        <w:rPr>
          <w:rFonts w:eastAsia="EC Square Sans Pro" w:cs="EC Square Sans Pro"/>
        </w:rPr>
        <w:t xml:space="preserve">facilitate accessibility to remote areas also for other uses. </w:t>
      </w:r>
      <w:r w:rsidRPr="33C842ED">
        <w:rPr>
          <w:rFonts w:eastAsia="EC Square Sans Pro" w:cs="EC Square Sans Pro"/>
        </w:rPr>
        <w:t xml:space="preserve">This causes direct and indirect deforestation, but can also affect other ecosystems such as grasslands, wetlands and aquatic habitats, leading to impacts on </w:t>
      </w:r>
      <w:r w:rsidRPr="33C842ED">
        <w:rPr>
          <w:rFonts w:eastAsia="EC Square Sans Pro" w:cs="EC Square Sans Pro"/>
          <w:b/>
          <w:bCs/>
        </w:rPr>
        <w:t>biodiversity that will increase as a consequence of</w:t>
      </w:r>
      <w:r w:rsidRPr="33C842ED">
        <w:rPr>
          <w:rFonts w:eastAsia="EC Square Sans Pro" w:cs="EC Square Sans Pro"/>
        </w:rPr>
        <w:t xml:space="preserve"> the increased production of materials needed for the twin transition.  </w:t>
      </w:r>
    </w:p>
    <w:p w:rsidR="4ACD56CD" w:rsidP="15EA60C0" w:rsidRDefault="2EBC8ABD" w14:paraId="512EB04F" w14:textId="5DF789D1">
      <w:pPr>
        <w:spacing w:line="257" w:lineRule="auto"/>
        <w:rPr>
          <w:rFonts w:eastAsia="EC Square Sans Pro" w:cs="EC Square Sans Pro"/>
        </w:rPr>
      </w:pPr>
      <w:r w:rsidRPr="14A0A786">
        <w:rPr>
          <w:rFonts w:eastAsia="EC Square Sans Pro" w:cs="EC Square Sans Pro"/>
        </w:rPr>
        <w:t>T</w:t>
      </w:r>
      <w:r w:rsidRPr="14A0A786" w:rsidR="74F6F4FC">
        <w:rPr>
          <w:rFonts w:eastAsia="EC Square Sans Pro" w:cs="EC Square Sans Pro"/>
        </w:rPr>
        <w:t>he site preparation for mine expansion and waste management</w:t>
      </w:r>
      <w:r w:rsidRPr="14A0A786" w:rsidR="46E44A13">
        <w:rPr>
          <w:rFonts w:eastAsia="EC Square Sans Pro" w:cs="EC Square Sans Pro"/>
        </w:rPr>
        <w:t xml:space="preserve"> </w:t>
      </w:r>
      <w:r w:rsidRPr="14A0A786" w:rsidR="74F6F4FC">
        <w:rPr>
          <w:rFonts w:eastAsia="EC Square Sans Pro" w:cs="EC Square Sans Pro"/>
        </w:rPr>
        <w:t>is a destructive process, changing abiotic and biotic conditions, and in some cases generating region-wide declines in rare and threatened species and ecosystems</w:t>
      </w:r>
      <w:r w:rsidRPr="14A0A786" w:rsidR="3194169C">
        <w:rPr>
          <w:rFonts w:eastAsia="EC Square Sans Pro" w:cs="EC Square Sans Pro"/>
        </w:rPr>
        <w:t xml:space="preserve"> </w:t>
      </w:r>
      <w:r w:rsidRPr="00695AEE" w:rsidR="3194169C">
        <w:rPr>
          <w:rFonts w:eastAsia="EC Square Sans Pro" w:cs="EC Square Sans Pro"/>
          <w:highlight w:val="green"/>
        </w:rPr>
        <w:t>(</w:t>
      </w:r>
      <w:r w:rsidR="00F44850">
        <w:rPr>
          <w:rFonts w:eastAsia="EC Square Sans Pro" w:cs="EC Square Sans Pro"/>
          <w:highlight w:val="green"/>
        </w:rPr>
        <w:fldChar w:fldCharType="begin"/>
      </w:r>
      <w:r w:rsidR="00E907A1">
        <w:rPr>
          <w:rFonts w:eastAsia="EC Square Sans Pro" w:cs="EC Square Sans Pro"/>
          <w:highlight w:val="green"/>
        </w:rPr>
        <w:instrText xml:space="preserve"> ADDIN ZOTERO_ITEM CSL_CITATION {"citationID":"tYf44ies","properties":{"formattedCitation":"[29]","plainCitation":"[29]","noteIndex":0},"citationItems":[{"id":1307,"uris":["http://zotero.org/groups/5272309/items/BNZ2UVGV"],"itemData":{"id":1307,"type":"article-journal","abstract":"Renewable energy production is necessary to halt climate change and reverse associated biodiversity losses. However, generating the required technologies and infrastructure will drive an increase in the production of many metals, creating new mining threats for biodiversity. Here, we map mining areas and assess their spatial coincidence with biodiversity conservation sites</w:instrText>
      </w:r>
      <w:r w:rsidR="00E907A1">
        <w:rPr>
          <w:rFonts w:ascii="Calibri" w:hAnsi="Calibri" w:eastAsia="EC Square Sans Pro" w:cs="Calibri"/>
          <w:highlight w:val="green"/>
        </w:rPr>
        <w:instrText> </w:instrText>
      </w:r>
      <w:r w:rsidR="00E907A1">
        <w:rPr>
          <w:rFonts w:eastAsia="EC Square Sans Pro" w:cs="EC Square Sans Pro"/>
          <w:highlight w:val="green"/>
        </w:rPr>
        <w:instrText xml:space="preserve">and priorities. Mining potentially influences 50 million km2 of Earth’s land surface, with 8% coinciding with Protected Areas, 7% with Key Biodiversity Areas, and 16% with Remaining Wilderness. Most mining areas (82%) target materials needed for renewable energy production, and areas that overlap with Protected Areas and Remaining Wilderness contain a greater density of mines (our indicator of threat severity) compared to the overlapping mining areas that target other materials. Mining threats to biodiversity will increase as more mines target materials for renewable energy production and, without strategic planning, these new threats to biodiversity may surpass those averted by climate change mitigation.","container-title":"Nature Communications","DOI":"10.1038/s41467-020-17928-5","ISSN":"2041-1723","issue":"1","journalAbbreviation":"Nat Commun","language":"en","license":"2020 The Author(s)","note":"publisher: Nature Publishing Group","page":"4174","source":"www.nature.com","title":"Renewable energy production will exacerbate mining threats to biodiversity","volume":"11","author":[{"family":"Sonter","given":"Laura J."},{"family":"Dade","given":"Marie C."},{"family":"Watson","given":"James E. M."},{"family":"Valenta","given":"Rick K."}],"issued":{"date-parts":[["2020",9,1]]}}}],"schema":"https://github.com/citation-style-language/schema/raw/master/csl-citation.json"} </w:instrText>
      </w:r>
      <w:r w:rsidR="00F44850">
        <w:rPr>
          <w:rFonts w:eastAsia="EC Square Sans Pro" w:cs="EC Square Sans Pro"/>
          <w:highlight w:val="green"/>
        </w:rPr>
        <w:fldChar w:fldCharType="separate"/>
      </w:r>
      <w:r w:rsidRPr="00E907A1" w:rsidR="00E907A1">
        <w:rPr>
          <w:rFonts w:eastAsia="EC Square Sans Pro"/>
          <w:highlight w:val="green"/>
        </w:rPr>
        <w:t>[29]</w:t>
      </w:r>
      <w:r w:rsidR="00F44850">
        <w:rPr>
          <w:rFonts w:eastAsia="EC Square Sans Pro" w:cs="EC Square Sans Pro"/>
          <w:highlight w:val="green"/>
        </w:rPr>
        <w:fldChar w:fldCharType="end"/>
      </w:r>
      <w:r w:rsidRPr="14A0A786" w:rsidR="3194169C">
        <w:rPr>
          <w:rFonts w:eastAsia="EC Square Sans Pro" w:cs="EC Square Sans Pro"/>
        </w:rPr>
        <w:t>)</w:t>
      </w:r>
      <w:r w:rsidRPr="14A0A786" w:rsidR="74F6F4FC">
        <w:rPr>
          <w:rFonts w:eastAsia="EC Square Sans Pro" w:cs="EC Square Sans Pro"/>
        </w:rPr>
        <w:t xml:space="preserve">. </w:t>
      </w:r>
      <w:r w:rsidRPr="14A0A786" w:rsidR="6EA1A7AC">
        <w:rPr>
          <w:rFonts w:eastAsia="EC Square Sans Pro" w:cs="EC Square Sans Pro"/>
        </w:rPr>
        <w:t>M</w:t>
      </w:r>
      <w:r w:rsidRPr="14A0A786" w:rsidR="74F6F4FC">
        <w:rPr>
          <w:rFonts w:eastAsia="EC Square Sans Pro" w:cs="EC Square Sans Pro"/>
        </w:rPr>
        <w:t>ine tailings —the residue remaining after mineral processing— represent a serious risk to the natural environment, and the failure of tailing storage facilities has caused some of the most serious environmental disasters in history</w:t>
      </w:r>
      <w:r w:rsidRPr="14A0A786" w:rsidR="0A3FBCF4">
        <w:rPr>
          <w:rFonts w:eastAsia="EC Square Sans Pro" w:cs="EC Square Sans Pro"/>
        </w:rPr>
        <w:t xml:space="preserve"> (</w:t>
      </w:r>
      <w:r w:rsidR="00F44850">
        <w:rPr>
          <w:rFonts w:eastAsia="EC Square Sans Pro" w:cs="EC Square Sans Pro"/>
          <w:highlight w:val="green"/>
        </w:rPr>
        <w:fldChar w:fldCharType="begin"/>
      </w:r>
      <w:r w:rsidR="00E907A1">
        <w:rPr>
          <w:rFonts w:eastAsia="EC Square Sans Pro" w:cs="EC Square Sans Pro"/>
          <w:highlight w:val="green"/>
        </w:rPr>
        <w:instrText xml:space="preserve"> ADDIN ZOTERO_ITEM CSL_CITATION {"citationID":"uhUa7G5L","properties":{"formattedCitation":"[30]","plainCitation":"[30]","noteIndex":0},"citationItems":[{"id":1302,"uris":["http://zotero.org/groups/5272309/items/TG7EYDPR"],"itemData":{"id":1302,"type":"article-journal","abstract":"Mining activities induce profound changes to societies and the environment they inhabit. With global extraction of metal ores doubling over the past two decades, pressures related to mining have dramatically increased. In this paper, we explore where growing global metal extraction has particularly taken effect. Using fine-grain data, we investigate the spatial and temporal distribution of mining of nine metal ores (bauxite, copper, gold, iron, lead, manganese, nickel, silver and zinc) across approximately 3,000 sites of extraction worldwide between 2000 and 2019. To approach the related environmental implications, we intersect mining sites with terrestrial biomes, protected areas, and watersheds categorised by water availability. We find that 79% of global metal ore extraction in 2019 originated from five of the six most species-rich biomes, with mining volumes doubling since 2000 in tropical moist forest ecosystems. We also find that half of global metal ore extraction took place at 20</w:instrText>
      </w:r>
      <w:r w:rsidR="00E907A1">
        <w:rPr>
          <w:rFonts w:ascii="Calibri" w:hAnsi="Calibri" w:eastAsia="EC Square Sans Pro" w:cs="Calibri"/>
          <w:highlight w:val="green"/>
        </w:rPr>
        <w:instrText> </w:instrText>
      </w:r>
      <w:r w:rsidR="00E907A1">
        <w:rPr>
          <w:rFonts w:eastAsia="EC Square Sans Pro" w:cs="EC Square Sans Pro"/>
          <w:highlight w:val="green"/>
        </w:rPr>
        <w:instrText xml:space="preserve">km or less from protected territories. Further, 90% of all considered extraction sites correspond to below-average relative water availability, with particularly copper and gold mining occurring in areas with significant water scarcity. Our study has far-reaching implications for future global and local policy and resource management responses to mitigate the negative effects of the expected expansion of metal mining.","container-title":"Global Environmental Change","DOI":"10.1016/j.gloenvcha.2021.102303","ISSN":"0959-3780","journalAbbreviation":"Global Environmental Change","page":"102303","source":"ScienceDirect","title":"Surge in global metal mining threatens vulnerable ecosystems","volume":"69","author":[{"family":"Luckeneder","given":"Sebastian"},{"family":"Giljum","given":"Stefan"},{"family":"Schaffartzik","given":"Anke"},{"family":"Maus","given":"Victor"},{"family":"Tost","given":"Michael"}],"issued":{"date-parts":[["2021",7,1]]}}}],"schema":"https://github.com/citation-style-language/schema/raw/master/csl-citation.json"} </w:instrText>
      </w:r>
      <w:r w:rsidR="00F44850">
        <w:rPr>
          <w:rFonts w:eastAsia="EC Square Sans Pro" w:cs="EC Square Sans Pro"/>
          <w:highlight w:val="green"/>
        </w:rPr>
        <w:fldChar w:fldCharType="separate"/>
      </w:r>
      <w:r w:rsidRPr="00E907A1" w:rsidR="00E907A1">
        <w:rPr>
          <w:rFonts w:eastAsia="EC Square Sans Pro"/>
          <w:highlight w:val="green"/>
        </w:rPr>
        <w:t>[30]</w:t>
      </w:r>
      <w:r w:rsidR="00F44850">
        <w:rPr>
          <w:rFonts w:eastAsia="EC Square Sans Pro" w:cs="EC Square Sans Pro"/>
          <w:highlight w:val="green"/>
        </w:rPr>
        <w:fldChar w:fldCharType="end"/>
      </w:r>
      <w:r w:rsidRPr="14A0A786" w:rsidR="0A3FBCF4">
        <w:rPr>
          <w:rFonts w:eastAsia="EC Square Sans Pro" w:cs="EC Square Sans Pro"/>
        </w:rPr>
        <w:t>)</w:t>
      </w:r>
      <w:r w:rsidRPr="14A0A786" w:rsidR="74F6F4FC">
        <w:rPr>
          <w:rFonts w:eastAsia="EC Square Sans Pro" w:cs="EC Square Sans Pro"/>
        </w:rPr>
        <w:t xml:space="preserve">. At landscapes and regions level, mining can produce direct effects of chemical and physical mining waste discharges, such as dusts and aerosols. These negative impacts can spread over vast distances leaving only the most tolerant species behind. </w:t>
      </w:r>
    </w:p>
    <w:p w:rsidR="4ACD56CD" w:rsidP="15EA60C0" w:rsidRDefault="74F6F4FC" w14:paraId="769F3A9A" w14:textId="6D1D82FF">
      <w:pPr>
        <w:spacing w:line="257" w:lineRule="auto"/>
      </w:pPr>
      <w:r w:rsidRPr="14A0A786">
        <w:rPr>
          <w:rFonts w:eastAsia="EC Square Sans Pro" w:cs="EC Square Sans Pro"/>
        </w:rPr>
        <w:t xml:space="preserve">The impact of mining on </w:t>
      </w:r>
      <w:r w:rsidRPr="002C6B10">
        <w:rPr>
          <w:rFonts w:eastAsia="EC Square Sans Pro" w:cs="EC Square Sans Pro"/>
          <w:b/>
        </w:rPr>
        <w:t>biodiversity</w:t>
      </w:r>
      <w:r w:rsidRPr="14A0A786">
        <w:rPr>
          <w:rFonts w:eastAsia="EC Square Sans Pro" w:cs="EC Square Sans Pro"/>
        </w:rPr>
        <w:t xml:space="preserve"> depends on various factors. Among them, the mining technique plays a role. For instance, the use of reagents to extract and process metal ores often causes greater chemical emissions than the mining of construction materials </w:t>
      </w:r>
      <w:r w:rsidRPr="00695AEE" w:rsidR="348D3420">
        <w:rPr>
          <w:rFonts w:eastAsia="EC Square Sans Pro" w:cs="EC Square Sans Pro"/>
          <w:highlight w:val="green"/>
        </w:rPr>
        <w:t>(</w:t>
      </w:r>
      <w:r w:rsidR="00F44850">
        <w:rPr>
          <w:rFonts w:eastAsia="EC Square Sans Pro" w:cs="EC Square Sans Pro"/>
          <w:highlight w:val="green"/>
        </w:rPr>
        <w:fldChar w:fldCharType="begin"/>
      </w:r>
      <w:r w:rsidR="00E907A1">
        <w:rPr>
          <w:rFonts w:eastAsia="EC Square Sans Pro" w:cs="EC Square Sans Pro"/>
          <w:highlight w:val="green"/>
        </w:rPr>
        <w:instrText xml:space="preserve"> ADDIN ZOTERO_ITEM CSL_CITATION {"citationID":"rE32yIeh","properties":{"formattedCitation":"[31]","plainCitation":"[31]","noteIndex":0},"citationItems":[{"id":1289,"uris":["http://zotero.org/groups/5272309/items/XZIF5WCH"],"itemData":{"id":1289,"type":"article-journal","abstract":"</w:instrText>
      </w:r>
      <w:r w:rsidR="00E907A1">
        <w:rPr>
          <w:rFonts w:ascii="Arial" w:hAnsi="Arial" w:eastAsia="EC Square Sans Pro" w:cs="Arial"/>
          <w:highlight w:val="green"/>
        </w:rPr>
        <w:instrText>▪</w:instrText>
      </w:r>
      <w:r w:rsidR="00E907A1">
        <w:rPr>
          <w:rFonts w:eastAsia="EC Square Sans Pro" w:cs="EC Square Sans Pro"/>
          <w:highlight w:val="green"/>
        </w:rPr>
        <w:instrText xml:space="preserve"> Abstract This review critically surveys an extensive literature on mining, development, and environment. It identifies a significant broadening over time in the scope of the environment question as it relates to mining, from concerns about landscape aesthetics and pollution to ecosystem health, sustainable development, and indigenous rights. A typology compares and contrasts four distinctive approaches to this question: (a) technology and management-centered accounts, defining the issue in terms of environmental performance; (b) public policy studies on the design of effective institutions for capturing benefits and allocating costs of resource development; (c) structural political economy, highlighting themes of external control, resource rights, and environmental justice; and (d) cultural studies, which illustrate how mining exemplifies many of society&amp;apos;s anxieties about the social and environmental effects of industrialization and globalization. Each approach is examined in detail.","container-title":"Annual Review of Environment and Resources","DOI":"10.1146/annurev.energy.28.011503.163434","ISSN":"1543-5938, 1545-2050","issue":"Volume 29, 2004","language":"en","note":"publisher: Annual Reviews","page":"205-259","source":"www.annualreviews.org","title":"CONTESTED TERRAIN: Mining and the Environment","title-short":"CONTESTED TERRAIN","volume":"29","author":[{"family":"Bridge","given":"Gavin"}],"issued":{"date-parts":[["2004",11,21]]}}}],"schema":"https://github.com/citation-style-language/schema/raw/master/csl-citation.json"} </w:instrText>
      </w:r>
      <w:r w:rsidR="00F44850">
        <w:rPr>
          <w:rFonts w:eastAsia="EC Square Sans Pro" w:cs="EC Square Sans Pro"/>
          <w:highlight w:val="green"/>
        </w:rPr>
        <w:fldChar w:fldCharType="separate"/>
      </w:r>
      <w:r w:rsidRPr="00E907A1" w:rsidR="00E907A1">
        <w:rPr>
          <w:rFonts w:eastAsia="EC Square Sans Pro"/>
          <w:highlight w:val="green"/>
        </w:rPr>
        <w:t>[31]</w:t>
      </w:r>
      <w:r w:rsidR="00F44850">
        <w:rPr>
          <w:rFonts w:eastAsia="EC Square Sans Pro" w:cs="EC Square Sans Pro"/>
          <w:highlight w:val="green"/>
        </w:rPr>
        <w:fldChar w:fldCharType="end"/>
      </w:r>
      <w:r w:rsidRPr="14A0A786" w:rsidR="348D3420">
        <w:rPr>
          <w:rFonts w:eastAsia="EC Square Sans Pro" w:cs="EC Square Sans Pro"/>
        </w:rPr>
        <w:t>)</w:t>
      </w:r>
      <w:r w:rsidRPr="14A0A786">
        <w:rPr>
          <w:rFonts w:eastAsia="EC Square Sans Pro" w:cs="EC Square Sans Pro"/>
        </w:rPr>
        <w:t>. Differences also exist between industrial operations and small-scale artisanal mining</w:t>
      </w:r>
      <w:r w:rsidRPr="14A0A786" w:rsidR="6222C0BE">
        <w:rPr>
          <w:rFonts w:eastAsia="EC Square Sans Pro" w:cs="EC Square Sans Pro"/>
        </w:rPr>
        <w:t xml:space="preserve"> </w:t>
      </w:r>
      <w:r w:rsidRPr="00695AEE" w:rsidR="6222C0BE">
        <w:rPr>
          <w:rFonts w:eastAsia="EC Square Sans Pro" w:cs="EC Square Sans Pro"/>
          <w:highlight w:val="green"/>
        </w:rPr>
        <w:t>(</w:t>
      </w:r>
      <w:r w:rsidR="00F44850">
        <w:rPr>
          <w:rFonts w:eastAsia="EC Square Sans Pro" w:cs="EC Square Sans Pro"/>
          <w:highlight w:val="green"/>
        </w:rPr>
        <w:fldChar w:fldCharType="begin"/>
      </w:r>
      <w:r w:rsidR="00E907A1">
        <w:rPr>
          <w:rFonts w:eastAsia="EC Square Sans Pro" w:cs="EC Square Sans Pro"/>
          <w:highlight w:val="green"/>
        </w:rPr>
        <w:instrText xml:space="preserve"> ADDIN ZOTERO_ITEM CSL_CITATION {"citationID":"r0XErJZ0","properties":{"formattedCitation":"[32]","plainCitation":"[32]","noteIndex":0},"citationItems":[{"id":1287,"uris":["http://zotero.org/groups/5272309/items/UQZDUV3U"],"itemData":{"id":1287,"type":"article-journal","abstract":"Gold mining has rapidly increased in western Amazonia, but the rates and ecological impacts of mining remain poorly known and potentially underestimated. We combined field surveys, airborne mapping, and high-resolution satellite imaging to assess road- and river-based gold mining in the Madre de Dios region of the Peruvian Amazon from 1999 to 2012. In this period, the geographic extent of gold mining increased 400%. The average annual rate of forest loss as a result of gold mining tripled in 2008 following the global economic recession, closely associated with increased gold prices. Small clandestine operations now comprise more than half of all gold mining activities throughout the region. These rates of gold mining are far higher than previous estimates that were based on traditional satellite mapping techniques. Our results prove that gold mining is growing more rapidly than previously thought, and that high-resolution monitoring approaches are required to accurately quantify human impacts on tropical forests.","container-title":"Proceedings of the National Academy of Sciences","DOI":"10.1073/pnas.1318271110","issue":"46","note":"publisher: Proceedings of the National Academy of Sciences","page":"18454-18459","source":"pnas.org (Atypon)","title":"Elevated rates of gold mining in the Amazon revealed through high-resolution monitoring","volume":"110","author":[{"family":"Asner","given":"Gregory P."},{"family":"Llactayo","given":"William"},{"family":"Tupayachi","given":"Raul"},{"family":"Luna","given":"Ernesto Ráez"}],"issued":{"date-parts":[["2013",11,12]]}}}],"schema":"https://github.com/citation-style-language/schema/raw/master/csl-citation.json"} </w:instrText>
      </w:r>
      <w:r w:rsidR="00F44850">
        <w:rPr>
          <w:rFonts w:eastAsia="EC Square Sans Pro" w:cs="EC Square Sans Pro"/>
          <w:highlight w:val="green"/>
        </w:rPr>
        <w:fldChar w:fldCharType="separate"/>
      </w:r>
      <w:r w:rsidRPr="00E907A1" w:rsidR="00E907A1">
        <w:rPr>
          <w:rFonts w:eastAsia="EC Square Sans Pro"/>
          <w:highlight w:val="green"/>
        </w:rPr>
        <w:t>[32]</w:t>
      </w:r>
      <w:r w:rsidR="00F44850">
        <w:rPr>
          <w:rFonts w:eastAsia="EC Square Sans Pro" w:cs="EC Square Sans Pro"/>
          <w:highlight w:val="green"/>
        </w:rPr>
        <w:fldChar w:fldCharType="end"/>
      </w:r>
      <w:r w:rsidRPr="14A0A786" w:rsidR="6222C0BE">
        <w:rPr>
          <w:rFonts w:eastAsia="EC Square Sans Pro" w:cs="EC Square Sans Pro"/>
        </w:rPr>
        <w:t>)</w:t>
      </w:r>
      <w:r w:rsidRPr="14A0A786">
        <w:rPr>
          <w:rFonts w:eastAsia="EC Square Sans Pro" w:cs="EC Square Sans Pro"/>
        </w:rPr>
        <w:t xml:space="preserve">; large operations can have greater potential for impact but also greater capacity to minimize damage. </w:t>
      </w:r>
    </w:p>
    <w:p w:rsidR="4ACD56CD" w:rsidP="15EA60C0" w:rsidRDefault="74F6F4FC" w14:paraId="19983BCE" w14:textId="4710D21D">
      <w:pPr>
        <w:spacing w:line="257" w:lineRule="auto"/>
        <w:rPr>
          <w:rFonts w:eastAsia="EC Square Sans Pro" w:cs="EC Square Sans Pro"/>
        </w:rPr>
      </w:pPr>
      <w:r w:rsidRPr="4319C6B0" w:rsidR="74F6F4FC">
        <w:rPr>
          <w:rFonts w:eastAsia="EC Square Sans Pro" w:cs="EC Square Sans Pro"/>
          <w:b w:val="1"/>
          <w:bCs w:val="1"/>
        </w:rPr>
        <w:t>Mineral governance</w:t>
      </w:r>
      <w:r w:rsidRPr="4319C6B0" w:rsidR="74F6F4FC">
        <w:rPr>
          <w:rFonts w:eastAsia="EC Square Sans Pro" w:cs="EC Square Sans Pro"/>
        </w:rPr>
        <w:t xml:space="preserve"> is another key factor. Emerging economies (particularly resource-rich countries) often have weak governance </w:t>
      </w:r>
      <w:r w:rsidRPr="4319C6B0" w:rsidR="28FCF7DB">
        <w:rPr>
          <w:rFonts w:eastAsia="EC Square Sans Pro" w:cs="EC Square Sans Pro"/>
        </w:rPr>
        <w:t>(</w:t>
      </w:r>
      <w:r w:rsidRPr="4319C6B0">
        <w:rPr>
          <w:rFonts w:eastAsia="EC Square Sans Pro" w:cs="EC Square Sans Pro"/>
          <w:highlight w:val="green"/>
        </w:rPr>
        <w:fldChar w:fldCharType="begin"/>
      </w:r>
      <w:r w:rsidRPr="4319C6B0">
        <w:rPr>
          <w:rFonts w:eastAsia="EC Square Sans Pro" w:cs="EC Square Sans Pro"/>
          <w:highlight w:val="green"/>
        </w:rPr>
        <w:instrText xml:space="preserve"> ADDIN ZOTERO_ITEM CSL_CITATION {"citationID":"x73v16lj","properties":{"formattedCitation":"[33]","plainCitation":"[33]","noteIndex":0},"citationItems":[{"id":1285,"uris":["http://zotero.org/groups/5272309/items/K4D5ZBLJ"],"itemData":{"id":1285,"type":"article-journal","abstract":"Successful delivery of the United Nations sustainable development goals and implementation of the Paris Agreement requires technologies that utilize a wide range of minerals in vast quantities. Metal recycling and technological change will contribute to sustaining supply, but mining must continue and grow for the foreseeable future to ensure that such minerals remain available to industry. New links are needed between existing institutional frameworks to oversee responsible sourcing of minerals, trajectories for mineral exploration, environmental practices, and consumer awareness of the effects of consumption. Here we present, through analysis of a comprehensive set of data and demand forecasts, an interdisciplinary perspective on how best to ensure ecologically viable continuity of global mineral supply over the coming decades.","container-title":"Nature","DOI":"10.1038/nature21359","ISSN":"1476-4687","issue":"7645","journalAbbreviation":"Nature","language":"eng","note":"PMID: 28300094","page":"367-372","source":"Europe PMC","title":"Mineral supply for sustainable development requires resource governance","volume":"543","author":[{"family":"Ali","given":"Saleem H"},{"family":"Giurco","given":"Damien"},{"family":"Arndt","given":"Nicholas"},{"family":"Nickless","given":"Edmund"},{"family":"Brown","given":"Graham"},{"family":"Demetriades","given":"Alecos"},{"family":"Durrheim","given":"Ray"},{"family":"Enriquez","given":"Maria Amélia"},{"family":"Kinnaird","given":"Judith"},{"family":"Littleboy","given":"Anna"},{"family":"Meinert","given":"Lawrence D"},{"family":"Oberhänsli","given":"Roland"},{"family":"Salem","given":"Janet"},{"family":"Schodde","given":"Richard"},{"family":"Schneider","given":"Gabi"},{"family":"Vidal","given":"Olivier"},{"family":"Yakovleva","given":"Natalia"}],"issued":{"date-parts":[["2017",3,1]]}}}],"schema":"https://github.com/citation-style-language/schema/raw/master/csl-citation.json"} </w:instrText>
      </w:r>
      <w:r w:rsidRPr="4319C6B0">
        <w:rPr>
          <w:rFonts w:eastAsia="EC Square Sans Pro" w:cs="EC Square Sans Pro"/>
          <w:highlight w:val="green"/>
        </w:rPr>
        <w:fldChar w:fldCharType="separate"/>
      </w:r>
      <w:r w:rsidRPr="4319C6B0" w:rsidR="00E907A1">
        <w:rPr>
          <w:rFonts w:eastAsia="EC Square Sans Pro"/>
          <w:highlight w:val="green"/>
        </w:rPr>
        <w:t>[33]</w:t>
      </w:r>
      <w:r w:rsidRPr="4319C6B0">
        <w:rPr>
          <w:rFonts w:eastAsia="EC Square Sans Pro" w:cs="EC Square Sans Pro"/>
          <w:highlight w:val="green"/>
        </w:rPr>
        <w:fldChar w:fldCharType="end"/>
      </w:r>
      <w:r w:rsidRPr="4319C6B0" w:rsidR="28FCF7DB">
        <w:rPr>
          <w:rFonts w:eastAsia="EC Square Sans Pro" w:cs="EC Square Sans Pro"/>
        </w:rPr>
        <w:t xml:space="preserve">; </w:t>
      </w:r>
      <w:r w:rsidRPr="4319C6B0">
        <w:rPr>
          <w:rFonts w:eastAsia="EC Square Sans Pro" w:cs="EC Square Sans Pro"/>
          <w:highlight w:val="green"/>
        </w:rPr>
        <w:fldChar w:fldCharType="begin"/>
      </w:r>
      <w:r w:rsidRPr="4319C6B0">
        <w:rPr>
          <w:rFonts w:eastAsia="EC Square Sans Pro" w:cs="EC Square Sans Pro"/>
          <w:highlight w:val="green"/>
        </w:rPr>
        <w:instrText xml:space="preserve"> ADDIN ZOTERO_ITEM CSL_CITATION {"citationID":"5xHx0iiJ","properties":{"formattedCitation":"[34]","plainCitation":"[34]","noteIndex":0},"citationItems":[{"id":1303,"uris":["http://zotero.org/groups/5272309/items/C5KZNDJD"],"itemData":{"id":1303,"type":"article-journal","abstract":"Most of the world's biodiversity occurs within developing countries that require donor support to build their conservation capacity. Unfortunately, some of these countries experience high levels of political corruption, which may limit the success of conservation projects by reducing effective funding levels and distorting priorities. We investigated whether changes in three well surveyed and widespread components of biodiversity were associated with national governance scores and other socio-economic measures. Here we show that governance scores were correlated with changes in total forest cover, but not with changes in natural forest cover. We found strong associations between governance scores and changes in the numbers of African elephants and black rhinoceroses, and these socio-economic factors explained observed patterns better than any others. Finally, we show that countries rich in species and identified as containing priority areas for conservation have lower governance scores than other nations. These results stress the need for conservationists to develop and implement policies that reduce the effects of political corruption and, in this regard, we question the universal applicability of an influential approach to conservation that seeks to ban international trade in endangered species.","container-title":"Nature","DOI":"10.1038/nature02025","ISSN":"1476-4687","issue":"6962","journalAbbreviation":"Nature","language":"eng","note":"PMID: 14603318","page":"67-70","source":"PubMed","title":"Governance and the loss of biodiversity","volume":"426","author":[{"family":"Smith","given":"R. J."},{"family":"Muir","given":"R. D. J."},{"family":"Walpole","given":"M. J."},{"family":"Balmford","given":"A."},{"family":"Leader-Williams","given":"N."}],"issued":{"date-parts":[["2003",11,6]]}}}],"schema":"https://github.com/citation-style-language/schema/raw/master/csl-citation.json"} </w:instrText>
      </w:r>
      <w:r w:rsidRPr="4319C6B0">
        <w:rPr>
          <w:rFonts w:eastAsia="EC Square Sans Pro" w:cs="EC Square Sans Pro"/>
          <w:highlight w:val="green"/>
        </w:rPr>
        <w:fldChar w:fldCharType="separate"/>
      </w:r>
      <w:r w:rsidRPr="4319C6B0" w:rsidR="00E907A1">
        <w:rPr>
          <w:rFonts w:eastAsia="EC Square Sans Pro"/>
          <w:highlight w:val="green"/>
        </w:rPr>
        <w:t>[34]</w:t>
      </w:r>
      <w:r w:rsidRPr="4319C6B0">
        <w:rPr>
          <w:rFonts w:eastAsia="EC Square Sans Pro" w:cs="EC Square Sans Pro"/>
          <w:highlight w:val="green"/>
        </w:rPr>
        <w:fldChar w:fldCharType="end"/>
      </w:r>
      <w:r w:rsidRPr="4319C6B0" w:rsidR="28FCF7DB">
        <w:rPr>
          <w:rFonts w:eastAsia="EC Square Sans Pro" w:cs="EC Square Sans Pro"/>
        </w:rPr>
        <w:t xml:space="preserve">) </w:t>
      </w:r>
      <w:r w:rsidRPr="4319C6B0" w:rsidR="74F6F4FC">
        <w:rPr>
          <w:rFonts w:eastAsia="EC Square Sans Pro" w:cs="EC Square Sans Pro"/>
        </w:rPr>
        <w:t xml:space="preserve">in terms of environmental regulations and environment capabilities, and are prone to corruption and conflict, which can further </w:t>
      </w:r>
      <w:r w:rsidRPr="4319C6B0" w:rsidR="74F6F4FC">
        <w:rPr>
          <w:rFonts w:eastAsia="EC Square Sans Pro" w:cs="EC Square Sans Pro"/>
        </w:rPr>
        <w:t>exacerbate</w:t>
      </w:r>
      <w:r w:rsidRPr="4319C6B0" w:rsidR="74F6F4FC">
        <w:rPr>
          <w:rFonts w:eastAsia="EC Square Sans Pro" w:cs="EC Square Sans Pro"/>
        </w:rPr>
        <w:t xml:space="preserve"> threatening processes </w:t>
      </w:r>
      <w:r w:rsidRPr="4319C6B0" w:rsidR="49CAC39A">
        <w:rPr>
          <w:rFonts w:eastAsia="EC Square Sans Pro" w:cs="EC Square Sans Pro"/>
        </w:rPr>
        <w:t>(</w:t>
      </w:r>
      <w:r w:rsidRPr="4319C6B0">
        <w:rPr>
          <w:rFonts w:eastAsia="EC Square Sans Pro" w:cs="EC Square Sans Pro"/>
          <w:highlight w:val="green"/>
        </w:rPr>
        <w:fldChar w:fldCharType="begin"/>
      </w:r>
      <w:r w:rsidRPr="4319C6B0">
        <w:rPr>
          <w:rFonts w:eastAsia="EC Square Sans Pro" w:cs="EC Square Sans Pro"/>
          <w:highlight w:val="green"/>
        </w:rPr>
        <w:instrText xml:space="preserve"> ADDIN ZOTERO_ITEM CSL_CITATION {"citationID":"E8XoJs0T","properties":{"formattedCitation":"[35]","plainCitation":"[35]","noteIndex":0},"citationItems":[{"id":1290,"uris":["http://zotero.org/groups/5272309/items/IJ5I98I7"],"itemData":{"id":1290,"type":"article-journal","abstract":"Tropical forests provide critical ecosystem services worldwide. Nonetheless, ongoing agricultural expansion, timber extraction, and mining continue to jeopardize important forest resources. In addition, many tropical forests reside in countries that have experienced violent conflict in recent decades, posing an additional, yet poorly understood threat. Conflict may decrease or increase deforestation depending on the relationship between conflict and other causes of land use change, such as mining expansion or protected area establishment. The Democratic Republic of Congo (DRC), home of the second largest tropical forest in the world, has experienced 20years of violent conflict, resulting in the death of over 100,000 combatants and up to 5 million civilians. Expanding mining concessions also threaten the DRC's forest, even though nearly 12% of it is under some form of protection. In this study, we used spatially-explicit data on conflict, mining, and protected areas, along with a host of control variables, to estimate the impacts of these factors on forest cover loss from 1990 to 2010. Through a panel instrumental variables approach we found that: i) conflict increased forest cover loss, ii) mining concessions increased forest cover loss, but in times of conflict this impact was lessened, and iii) protected areas reduced forest cover loss, even in high conflict regions. Our results thus suggest that policy interventions designed to reduce violent conflict may have the co-benefit of reducing deforestation, especially in areas with low mining potential. Likewise, protected areas can be effective even in times of war.","container-title":"Biological Conservation","DOI":"10.1016/j.biocon.2015.06.037","ISSN":"0006-3207","journalAbbreviation":"Biological Conservation","page":"266-273","source":"ScienceDirect","title":"Conservation and conflict in the Democratic Republic of Congo: The impacts of warfare, mining, and protected areas on deforestation","title-short":"Conservation and conflict in the Democratic Republic of Congo","volume":"191","author":[{"family":"Butsic","given":"Van"},{"family":"Baumann","given":"Matthias"},{"family":"Shortland","given":"Anja"},{"family":"Walker","given":"Sarah"},{"family":"Kuemmerle","given":"Tobias"}],"issued":{"date-parts":[["2015",11,1]]}}}],"schema":"https://github.com/citation-style-language/schema/raw/master/csl-citation.json"} </w:instrText>
      </w:r>
      <w:r w:rsidRPr="4319C6B0">
        <w:rPr>
          <w:rFonts w:eastAsia="EC Square Sans Pro" w:cs="EC Square Sans Pro"/>
          <w:highlight w:val="green"/>
        </w:rPr>
        <w:fldChar w:fldCharType="separate"/>
      </w:r>
      <w:r w:rsidRPr="4319C6B0" w:rsidR="00E907A1">
        <w:rPr>
          <w:rFonts w:eastAsia="EC Square Sans Pro"/>
          <w:highlight w:val="green"/>
        </w:rPr>
        <w:t>[35]</w:t>
      </w:r>
      <w:r w:rsidRPr="4319C6B0">
        <w:rPr>
          <w:rFonts w:eastAsia="EC Square Sans Pro" w:cs="EC Square Sans Pro"/>
          <w:highlight w:val="green"/>
        </w:rPr>
        <w:fldChar w:fldCharType="end"/>
      </w:r>
      <w:r w:rsidRPr="4319C6B0" w:rsidR="49CAC39A">
        <w:rPr>
          <w:rFonts w:eastAsia="EC Square Sans Pro" w:cs="EC Square Sans Pro"/>
        </w:rPr>
        <w:t xml:space="preserve">; </w:t>
      </w:r>
      <w:r w:rsidRPr="4319C6B0">
        <w:rPr>
          <w:rFonts w:eastAsia="EC Square Sans Pro" w:cs="EC Square Sans Pro"/>
          <w:highlight w:val="green"/>
        </w:rPr>
        <w:fldChar w:fldCharType="begin"/>
      </w:r>
      <w:r w:rsidRPr="4319C6B0">
        <w:rPr>
          <w:rFonts w:eastAsia="EC Square Sans Pro" w:cs="EC Square Sans Pro"/>
          <w:highlight w:val="green"/>
        </w:rPr>
        <w:instrText xml:space="preserve"> ADDIN ZOTERO_ITEM CSL_CITATION {"citationID":"eh6DFLAu","properties":{"formattedCitation":"[36]","plainCitation":"[36]","noteIndex":0},"citationItems":[{"id":1299,"uris":["http://zotero.org/groups/5272309/items/5DZC3KF9"],"itemData":{"id":1299,"type":"article-journal","abstract":"Corruption is a worldwide phenomenon, particularly in many developing countries, which contain a large proportion of global biodiversity. Most alarming, from a biodiversity-conservation perspective, is the frequent corruption of government officials who manage valuable natural resources, such as timber, oil and precious minerals. A recent study by Joyotee Smith and colleagues describes rampant corruption in the timber industry of Indonesia, and shifts in the prevalence of different types of corruption as the country has become destabilized politically. By placing corruption into a conceptual framework, Smith et al. provide important insights into how developing nations and their natural resources can be besieged by corruption.","container-title":"Trends in Ecology &amp; Evolution","DOI":"10.1016/j.tree.2004.06.001","ISSN":"0169-5347","issue":"8","journalAbbreviation":"Trends Ecol Evol","language":"eng","note":"PMID: 16701292","page":"399-401","source":"PubMed","title":"The perils of payoff: corruption as a threat to global biodiversity","title-short":"The perils of payoff","volume":"19","author":[{"family":"Laurance","given":"William F."}],"issued":{"date-parts":[["2004",8]]}}}],"schema":"https://github.com/citation-style-language/schema/raw/master/csl-citation.json"} </w:instrText>
      </w:r>
      <w:r w:rsidRPr="4319C6B0">
        <w:rPr>
          <w:rFonts w:eastAsia="EC Square Sans Pro" w:cs="EC Square Sans Pro"/>
          <w:highlight w:val="green"/>
        </w:rPr>
        <w:fldChar w:fldCharType="separate"/>
      </w:r>
      <w:r w:rsidRPr="4319C6B0" w:rsidR="00E907A1">
        <w:rPr>
          <w:rFonts w:eastAsia="EC Square Sans Pro"/>
          <w:highlight w:val="green"/>
        </w:rPr>
        <w:t>[36]</w:t>
      </w:r>
      <w:r w:rsidRPr="4319C6B0">
        <w:rPr>
          <w:rFonts w:eastAsia="EC Square Sans Pro" w:cs="EC Square Sans Pro"/>
          <w:highlight w:val="green"/>
        </w:rPr>
        <w:fldChar w:fldCharType="end"/>
      </w:r>
      <w:r w:rsidRPr="4319C6B0" w:rsidR="49CAC39A">
        <w:rPr>
          <w:rFonts w:eastAsia="EC Square Sans Pro" w:cs="EC Square Sans Pro"/>
          <w:highlight w:val="green"/>
        </w:rPr>
        <w:t xml:space="preserve">; </w:t>
      </w:r>
      <w:r w:rsidRPr="4319C6B0">
        <w:rPr>
          <w:rFonts w:eastAsia="EC Square Sans Pro" w:cs="EC Square Sans Pro"/>
          <w:highlight w:val="green"/>
        </w:rPr>
        <w:fldChar w:fldCharType="begin"/>
      </w:r>
      <w:r w:rsidRPr="4319C6B0">
        <w:rPr>
          <w:rFonts w:eastAsia="EC Square Sans Pro" w:cs="EC Square Sans Pro"/>
          <w:highlight w:val="green"/>
        </w:rPr>
        <w:instrText xml:space="preserve"> ADDIN ZOTERO_ITEM CSL_CITATION {"citationID":"MvzxOXxo","properties":{"formattedCitation":"[34]","plainCitation":"[34]","noteIndex":0},"citationItems":[{"id":1303,"uris":["http://zotero.org/groups/5272309/items/C5KZNDJD"],"itemData":{"id":1303,"type":"article-journal","abstract":"Most of the world's biodiversity occurs within developing countries that require donor support to build their conservation capacity. Unfortunately, some of these countries experience high levels of political corruption, which may limit the success of conservation projects by reducing effective funding levels and distorting priorities. We investigated whether changes in three well surveyed and widespread components of biodiversity were associated with national governance scores and other socio-economic measures. Here we show that governance scores were correlated with changes in total forest cover, but not with changes in natural forest cover. We found strong associations between governance scores and changes in the numbers of African elephants and black rhinoceroses, and these socio-economic factors explained observed patterns better than any others. Finally, we show that countries rich in species and identified as containing priority areas for conservation have lower governance scores than other nations. These results stress the need for conservationists to develop and implement policies that reduce the effects of political corruption and, in this regard, we question the universal applicability of an influential approach to conservation that seeks to ban international trade in endangered species.","container-title":"Nature","DOI":"10.1038/nature02025","ISSN":"1476-4687","issue":"6962","journalAbbreviation":"Nature","language":"eng","note":"PMID: 14603318","page":"67-70","source":"PubMed","title":"Governance and the loss of biodiversity","volume":"426","author":[{"family":"Smith","given":"R. J."},{"family":"Muir","given":"R. D. J."},{"family":"Walpole","given":"M. J."},{"family":"Balmford","given":"A."},{"family":"Leader-Williams","given":"N."}],"issued":{"date-parts":[["2003",11,6]]}}}],"schema":"https://github.com/citation-style-language/schema/raw/master/csl-citation.json"} </w:instrText>
      </w:r>
      <w:r w:rsidRPr="4319C6B0">
        <w:rPr>
          <w:rFonts w:eastAsia="EC Square Sans Pro" w:cs="EC Square Sans Pro"/>
          <w:highlight w:val="green"/>
        </w:rPr>
        <w:fldChar w:fldCharType="separate"/>
      </w:r>
      <w:r w:rsidRPr="4319C6B0" w:rsidR="00E907A1">
        <w:rPr>
          <w:rFonts w:eastAsia="EC Square Sans Pro"/>
          <w:highlight w:val="green"/>
        </w:rPr>
        <w:t>[34]</w:t>
      </w:r>
      <w:r w:rsidRPr="4319C6B0">
        <w:rPr>
          <w:rFonts w:eastAsia="EC Square Sans Pro" w:cs="EC Square Sans Pro"/>
          <w:highlight w:val="green"/>
        </w:rPr>
        <w:fldChar w:fldCharType="end"/>
      </w:r>
      <w:r w:rsidRPr="4319C6B0" w:rsidR="49CAC39A">
        <w:rPr>
          <w:rFonts w:eastAsia="EC Square Sans Pro" w:cs="EC Square Sans Pro"/>
        </w:rPr>
        <w:t>)</w:t>
      </w:r>
      <w:r w:rsidRPr="4319C6B0" w:rsidR="74F6F4FC">
        <w:rPr>
          <w:rFonts w:eastAsia="EC Square Sans Pro" w:cs="EC Square Sans Pro"/>
        </w:rPr>
        <w:t xml:space="preserve">. </w:t>
      </w:r>
      <w:r w:rsidRPr="4319C6B0" w:rsidR="74F6F4FC">
        <w:rPr>
          <w:rFonts w:eastAsia="EC Square Sans Pro" w:cs="EC Square Sans Pro"/>
          <w:b w:val="1"/>
          <w:bCs w:val="1"/>
        </w:rPr>
        <w:t>Box 1</w:t>
      </w:r>
      <w:ins w:author="MANCINI Lucia (JRC-ISPRA-EXT)" w:date="2025-03-25T11:33:41.519Z" w:id="1907315784">
        <w:r w:rsidRPr="4319C6B0" w:rsidR="4CFEC907">
          <w:rPr>
            <w:rFonts w:eastAsia="EC Square Sans Pro" w:cs="EC Square Sans Pro"/>
            <w:b w:val="1"/>
            <w:bCs w:val="1"/>
          </w:rPr>
          <w:t>,</w:t>
        </w:r>
      </w:ins>
      <w:r w:rsidRPr="4319C6B0" w:rsidR="74F6F4FC">
        <w:rPr>
          <w:rFonts w:eastAsia="EC Square Sans Pro" w:cs="EC Square Sans Pro"/>
        </w:rPr>
        <w:t xml:space="preserve"> </w:t>
      </w:r>
      <w:r w:rsidRPr="4319C6B0" w:rsidR="00E478EC">
        <w:rPr>
          <w:rFonts w:eastAsia="EC Square Sans Pro" w:cs="EC Square Sans Pro"/>
        </w:rPr>
        <w:t>in particular</w:t>
      </w:r>
      <w:ins w:author="MANCINI Lucia (JRC-ISPRA-EXT)" w:date="2025-03-25T11:33:38.804Z" w:id="1887593627">
        <w:r w:rsidRPr="4319C6B0" w:rsidR="5224A543">
          <w:rPr>
            <w:rFonts w:eastAsia="EC Square Sans Pro" w:cs="EC Square Sans Pro"/>
          </w:rPr>
          <w:t>,</w:t>
        </w:r>
      </w:ins>
      <w:r w:rsidRPr="4319C6B0" w:rsidR="00E478EC">
        <w:rPr>
          <w:rFonts w:eastAsia="EC Square Sans Pro" w:cs="EC Square Sans Pro"/>
        </w:rPr>
        <w:t xml:space="preserve"> </w:t>
      </w:r>
      <w:r w:rsidRPr="4319C6B0" w:rsidR="74F6F4FC">
        <w:rPr>
          <w:rFonts w:eastAsia="EC Square Sans Pro" w:cs="EC Square Sans Pro"/>
        </w:rPr>
        <w:t xml:space="preserve">illustrates the impact of the extractive industry in Africa, and how this can be </w:t>
      </w:r>
      <w:r w:rsidRPr="4319C6B0" w:rsidR="74F6F4FC">
        <w:rPr>
          <w:rFonts w:eastAsia="EC Square Sans Pro" w:cs="EC Square Sans Pro"/>
        </w:rPr>
        <w:t>monitored</w:t>
      </w:r>
      <w:r w:rsidRPr="4319C6B0" w:rsidR="74F6F4FC">
        <w:rPr>
          <w:rFonts w:eastAsia="EC Square Sans Pro" w:cs="EC Square Sans Pro"/>
        </w:rPr>
        <w:t xml:space="preserve">, using satellite images. </w:t>
      </w:r>
    </w:p>
    <w:p w:rsidR="4ACD56CD" w:rsidP="15EA60C0" w:rsidRDefault="689BD600" w14:paraId="468304B6" w14:textId="16FAD24A">
      <w:pPr>
        <w:spacing w:line="257" w:lineRule="auto"/>
      </w:pPr>
      <w:r w:rsidRPr="4319C6B0" w:rsidR="689BD600">
        <w:rPr>
          <w:rFonts w:eastAsia="EC Square Sans Pro" w:cs="EC Square Sans Pro"/>
        </w:rPr>
        <w:t>Minimizing the</w:t>
      </w:r>
      <w:r w:rsidRPr="4319C6B0" w:rsidR="74F6F4FC">
        <w:rPr>
          <w:rFonts w:eastAsia="EC Square Sans Pro" w:cs="EC Square Sans Pro"/>
        </w:rPr>
        <w:t xml:space="preserve"> environment</w:t>
      </w:r>
      <w:r w:rsidRPr="4319C6B0" w:rsidR="29AA6676">
        <w:rPr>
          <w:rFonts w:eastAsia="EC Square Sans Pro" w:cs="EC Square Sans Pro"/>
        </w:rPr>
        <w:t>al impacts</w:t>
      </w:r>
      <w:r w:rsidRPr="4319C6B0" w:rsidR="74F6F4FC">
        <w:rPr>
          <w:rFonts w:eastAsia="EC Square Sans Pro" w:cs="EC Square Sans Pro"/>
        </w:rPr>
        <w:t xml:space="preserve"> by improving circularity and sustainability of critical raw materials supply is a key objective of the EU </w:t>
      </w:r>
      <w:r w:rsidRPr="4319C6B0" w:rsidR="74F6F4FC">
        <w:rPr>
          <w:rFonts w:eastAsia="EC Square Sans Pro" w:cs="EC Square Sans Pro"/>
          <w:b w:val="1"/>
          <w:bCs w:val="1"/>
        </w:rPr>
        <w:t>Critical Raw Materials Act</w:t>
      </w:r>
      <w:r w:rsidRPr="4319C6B0" w:rsidR="74F6F4FC">
        <w:rPr>
          <w:rFonts w:eastAsia="EC Square Sans Pro" w:cs="EC Square Sans Pro"/>
        </w:rPr>
        <w:t xml:space="preserve"> </w:t>
      </w:r>
      <w:r w:rsidRPr="4319C6B0">
        <w:rPr>
          <w:rFonts w:eastAsia="EC Square Sans Pro" w:cs="EC Square Sans Pro"/>
          <w:highlight w:val="green"/>
        </w:rPr>
        <w:fldChar w:fldCharType="begin"/>
      </w:r>
      <w:r w:rsidRPr="4319C6B0">
        <w:rPr>
          <w:rFonts w:eastAsia="EC Square Sans Pro" w:cs="EC Square Sans Pro"/>
          <w:highlight w:val="green"/>
        </w:rPr>
        <w:instrText xml:space="preserve"> ADDIN ZOTERO_ITEM CSL_CITATION {"citationID":"fMGRc4go","properties":{"formattedCitation":"[20]","plainCitation":"[20]","noteIndex":0},"citationItems":[{"id":1321,"uris":["http://zotero.org/groups/5272309/items/KHFMNX8E"],"itemData":{"id":1321,"type":"bill","language":"en","note":"Doc ID: 32024R1252\nDoc Sector: 3\nDoc Title: Regulation (EU) 2024/1252 of the European Parliament and of the Council of 11 April 2024 establishing a framework for ensuring a secure and sustainable supply of critical raw materials and amending Regulations (EU) No 168/2013, (EU) 2018/858, (EU) 2018/1724 and (EU) 2019/1020 (Text with EEA relevance)\nDoc Type: R\nUsr_lan: en","title":"Regulation (EU) 2024/1252 of the European Parliament and of the Council of 11 April 2024 establishing a framework for ensuring a secure and sustainable supply of critical raw materials and amending Regulations (EU) No 168/2013, (EU) 2018/858, (EU) 2018/1724 and (EU) 2019/1020 (Text with EEA relevance)","URL":"https://eur-lex.europa.eu/eli/reg/2024/1252/oj/eng","author":[{"literal":"EUROPEAN COMMISSION"}],"accessed":{"date-parts":[["2025",3,4]]},"issued":{"date-parts":[["2024"]]}}}],"schema":"https://github.com/citation-style-language/schema/raw/master/csl-citation.json"} </w:instrText>
      </w:r>
      <w:r w:rsidRPr="4319C6B0">
        <w:rPr>
          <w:rFonts w:eastAsia="EC Square Sans Pro" w:cs="EC Square Sans Pro"/>
          <w:highlight w:val="green"/>
        </w:rPr>
        <w:fldChar w:fldCharType="separate"/>
      </w:r>
      <w:r w:rsidRPr="4319C6B0" w:rsidR="00E907A1">
        <w:rPr>
          <w:rFonts w:eastAsia="EC Square Sans Pro"/>
          <w:highlight w:val="green"/>
        </w:rPr>
        <w:t>[20]</w:t>
      </w:r>
      <w:r w:rsidRPr="4319C6B0">
        <w:rPr>
          <w:rFonts w:eastAsia="EC Square Sans Pro" w:cs="EC Square Sans Pro"/>
          <w:highlight w:val="green"/>
        </w:rPr>
        <w:fldChar w:fldCharType="end"/>
      </w:r>
      <w:ins w:author="MANCINI Lucia (JRC-ISPRA-EXT)" w:date="2025-03-25T11:33:59.806Z" w:id="668520060">
        <w:r w:rsidRPr="4319C6B0" w:rsidR="719BA629">
          <w:rPr>
            <w:rFonts w:eastAsia="EC Square Sans Pro" w:cs="EC Square Sans Pro"/>
          </w:rPr>
          <w:t xml:space="preserve"> </w:t>
        </w:r>
      </w:ins>
      <w:ins w:author="MANCINI Lucia (JRC-ISPRA-EXT)" w:date="2025-03-25T11:34:07.578Z" w:id="488012655">
        <w:r w:rsidRPr="4319C6B0" w:rsidR="719BA629">
          <w:rPr>
            <w:rFonts w:eastAsia="EC Square Sans Pro" w:cs="EC Square Sans Pro"/>
          </w:rPr>
          <w:t>(see chapter 4.1)</w:t>
        </w:r>
      </w:ins>
      <w:del w:author="MANCINI Lucia (JRC-ISPRA-EXT)" w:date="2025-03-25T11:34:17.223Z" w:id="1803818425">
        <w:r w:rsidRPr="4319C6B0" w:rsidDel="4D3F4DA2">
          <w:rPr>
            <w:rFonts w:eastAsia="EC Square Sans Pro" w:cs="EC Square Sans Pro"/>
          </w:rPr>
          <w:delText>)</w:delText>
        </w:r>
      </w:del>
      <w:ins w:author="MANCINI Lucia (JRC-ISPRA-EXT)" w:date="2025-03-25T11:34:19.785Z" w:id="949087536">
        <w:r w:rsidRPr="4319C6B0" w:rsidR="7A01F06B">
          <w:rPr>
            <w:rFonts w:eastAsia="EC Square Sans Pro" w:cs="EC Square Sans Pro"/>
          </w:rPr>
          <w:t>.</w:t>
        </w:r>
      </w:ins>
      <w:del w:author="MANCINI Lucia (JRC-ISPRA-EXT)" w:date="2025-03-25T11:34:17.223Z" w:id="1112052791">
        <w:r w:rsidRPr="4319C6B0" w:rsidDel="74F6F4FC">
          <w:rPr>
            <w:rFonts w:eastAsia="EC Square Sans Pro" w:cs="EC Square Sans Pro"/>
          </w:rPr>
          <w:delText>: improved security and affordability of critical raw material supplies must go hand in hand with increased efforts to mitigate any adverse impacts, both within the EU and in third countries with respect to labour rights, human rights and environmental protection. Efforts to improve sustainable development of critical raw materials value chains will also help promoting economic development in third countries.</w:delText>
        </w:r>
        <w:r w:rsidRPr="4319C6B0" w:rsidDel="00E478EC">
          <w:rPr>
            <w:rFonts w:eastAsia="EC Square Sans Pro" w:cs="EC Square Sans Pro"/>
          </w:rPr>
          <w:delText xml:space="preserve"> </w:delText>
        </w:r>
        <w:r w:rsidRPr="4319C6B0" w:rsidDel="74F6F4FC">
          <w:rPr>
            <w:rFonts w:eastAsia="EC Square Sans Pro" w:cs="EC Square Sans Pro"/>
          </w:rPr>
          <w:delText xml:space="preserve">Indeed, the CRM Act builds on decades of policy developments including in relation to sustainability. These developments include guidelines for sustainable mining, product environmental footprint information on metals/minerals, recycling in relation to </w:delText>
        </w:r>
        <w:r w:rsidRPr="4319C6B0" w:rsidDel="74F6F4FC">
          <w:rPr>
            <w:rFonts w:eastAsia="EC Square Sans Pro" w:cs="EC Square Sans Pro"/>
          </w:rPr>
          <w:delText>different products</w:delText>
        </w:r>
        <w:r w:rsidRPr="4319C6B0" w:rsidDel="74F6F4FC">
          <w:rPr>
            <w:rFonts w:eastAsia="EC Square Sans Pro" w:cs="EC Square Sans Pro"/>
          </w:rPr>
          <w:delText xml:space="preserve"> such as batteries, as well as legislation targeting due diligence. </w:delText>
        </w:r>
      </w:del>
    </w:p>
    <w:p w:rsidR="78A5EE5D" w:rsidP="78A5EE5D" w:rsidRDefault="78A5EE5D" w14:paraId="3722702B" w14:textId="7A06B470">
      <w:pPr>
        <w:spacing w:before="0" w:after="0"/>
      </w:pPr>
    </w:p>
    <w:p w:rsidRPr="008D6E5C" w:rsidR="06DF780A" w:rsidP="15EA60C0" w:rsidRDefault="74F6F4FC" w14:paraId="18D99E71" w14:textId="0C086E3A">
      <w:pPr>
        <w:shd w:val="clear" w:color="auto" w:fill="E7E6E6" w:themeFill="background2"/>
        <w:spacing w:line="257" w:lineRule="auto"/>
        <w:rPr>
          <w:rFonts w:eastAsia="Calibri"/>
          <w:i/>
          <w:iCs/>
          <w:color w:val="808080" w:themeColor="background1" w:themeShade="80"/>
        </w:rPr>
      </w:pPr>
      <w:r w:rsidRPr="008D6E5C">
        <w:rPr>
          <w:rFonts w:eastAsia="EC Square Sans Pro" w:cs="EC Square Sans Pro"/>
          <w:b/>
          <w:bCs/>
        </w:rPr>
        <w:t>B</w:t>
      </w:r>
      <w:r w:rsidRPr="008D6E5C" w:rsidR="7724FACD">
        <w:rPr>
          <w:rFonts w:eastAsia="EC Square Sans Pro" w:cs="EC Square Sans Pro"/>
          <w:b/>
          <w:bCs/>
        </w:rPr>
        <w:t xml:space="preserve">OX: </w:t>
      </w:r>
      <w:r w:rsidRPr="008D6E5C" w:rsidR="17F1D26F">
        <w:rPr>
          <w:rFonts w:eastAsiaTheme="minorEastAsia" w:cstheme="minorBidi"/>
          <w:b/>
          <w:bCs/>
        </w:rPr>
        <w:t xml:space="preserve">Protected areas in Africa: pressures from </w:t>
      </w:r>
      <w:commentRangeStart w:id="249"/>
      <w:r w:rsidRPr="008D6E5C" w:rsidR="17F1D26F">
        <w:rPr>
          <w:rFonts w:eastAsiaTheme="minorEastAsia" w:cstheme="minorBidi"/>
          <w:b/>
          <w:bCs/>
        </w:rPr>
        <w:t>mining</w:t>
      </w:r>
      <w:commentRangeEnd w:id="249"/>
      <w:r w:rsidRPr="008D6E5C" w:rsidR="4EC2C19E">
        <w:rPr>
          <w:rStyle w:val="CommentReference"/>
          <w:sz w:val="20"/>
          <w:szCs w:val="20"/>
        </w:rPr>
        <w:commentReference w:id="249"/>
      </w:r>
      <w:r w:rsidRPr="008D6E5C" w:rsidR="24554BB2">
        <w:rPr>
          <w:rFonts w:eastAsiaTheme="minorEastAsia" w:cstheme="minorBidi"/>
          <w:b/>
          <w:bCs/>
        </w:rPr>
        <w:t xml:space="preserve"> </w:t>
      </w:r>
    </w:p>
    <w:p w:rsidRPr="00A7525A" w:rsidR="06DF780A" w:rsidP="15EA60C0" w:rsidRDefault="17F1D26F" w14:paraId="6DAD53B2" w14:textId="56A0BF54">
      <w:pPr>
        <w:shd w:val="clear" w:color="auto" w:fill="E7E6E6" w:themeFill="background2"/>
        <w:spacing w:line="257" w:lineRule="auto"/>
        <w:rPr>
          <w:rFonts w:eastAsia="Calibri"/>
          <w:i/>
          <w:iCs/>
          <w:color w:val="808080" w:themeColor="background1" w:themeShade="80"/>
        </w:rPr>
      </w:pPr>
      <w:r w:rsidRPr="14A0A786">
        <w:rPr>
          <w:rFonts w:eastAsia="Calibri"/>
          <w:i/>
          <w:iCs/>
          <w:color w:val="808080" w:themeColor="background1" w:themeShade="80"/>
        </w:rPr>
        <w:t>Mining plays a crucial role in the economies of many African countries, with six out of the top ten nations on the International Council on Mining &amp; Metals’ Mining Contribution Index being African. However, the environmental impact of mining is significant at all stages. The discovery of new mineral deposits often leads to increased human settlement and habitat fragmentation. The development of roads facilitates poaching and the spread of invasive species, while excavation and construction during mining operations can destroy habitats and introduce pollutants. Even after mines are decommissioned, they can leave lasting damage, such as unrehabilitated excavation pits and acid mine drainage.</w:t>
      </w:r>
    </w:p>
    <w:p w:rsidRPr="00A7525A" w:rsidR="06DF780A" w:rsidP="14A0A786" w:rsidRDefault="3B9EF2F4" w14:paraId="08821151" w14:textId="1952159A">
      <w:pPr>
        <w:shd w:val="clear" w:color="auto" w:fill="E7E6E6" w:themeFill="background2"/>
        <w:spacing w:line="257" w:lineRule="auto"/>
        <w:rPr>
          <w:ins w:author="MANCINI Lucia (JRC-ISPRA-EXT)" w:date="2024-11-18T09:50:00Z" w:id="250"/>
          <w:rFonts w:eastAsia="Calibri"/>
          <w:i/>
          <w:iCs/>
          <w:color w:val="808080" w:themeColor="background1" w:themeShade="80"/>
        </w:rPr>
      </w:pPr>
      <w:r w:rsidRPr="14A0A786">
        <w:rPr>
          <w:rFonts w:eastAsia="Calibri"/>
          <w:i/>
          <w:iCs/>
          <w:color w:val="808080" w:themeColor="background1" w:themeShade="80"/>
        </w:rPr>
        <w:t xml:space="preserve">The global shift away from fossil fuels is driving up demand for raw materials needed in renewable energy technologies. This has led to mining encroaching on protected areas, key biodiversity zones, and wilderness areas. Many species, including 136 mammals (a third of which are threatened with extinction), have substantial portions of their habitat near mining sites. </w:t>
      </w:r>
    </w:p>
    <w:p w:rsidR="0B2FF393" w:rsidP="20BB0A5F" w:rsidRDefault="0B2FF393" w14:paraId="252D7B30" w14:textId="07C77823">
      <w:pPr>
        <w:shd w:val="clear" w:color="auto" w:fill="E7E6E6" w:themeFill="background2"/>
        <w:spacing w:line="257" w:lineRule="auto"/>
        <w:rPr>
          <w:rFonts w:eastAsia="Calibri"/>
          <w:i/>
          <w:iCs/>
          <w:color w:val="808080" w:themeColor="background1" w:themeShade="80"/>
        </w:rPr>
      </w:pPr>
      <w:r w:rsidRPr="7A518423" w:rsidR="0B2FF393">
        <w:rPr>
          <w:rFonts w:eastAsia="Calibri"/>
          <w:i w:val="1"/>
          <w:iCs w:val="1"/>
          <w:color w:val="808080" w:themeColor="background1" w:themeShade="80"/>
        </w:rPr>
        <w:t xml:space="preserve">According to the World Resources Institute, </w:t>
      </w:r>
      <w:r w:rsidRPr="7A518423" w:rsidR="1CE83BD1">
        <w:rPr>
          <w:rFonts w:eastAsia="Calibri"/>
          <w:i w:val="1"/>
          <w:iCs w:val="1"/>
          <w:color w:val="808080" w:themeColor="background1" w:themeShade="80"/>
        </w:rPr>
        <w:t>the mining-related loss of tropical primary rainforest</w:t>
      </w:r>
      <w:r w:rsidRPr="7A518423" w:rsidR="38581B69">
        <w:rPr>
          <w:rFonts w:eastAsia="Calibri"/>
          <w:i w:val="1"/>
          <w:iCs w:val="1"/>
          <w:color w:val="808080" w:themeColor="background1" w:themeShade="80"/>
        </w:rPr>
        <w:t xml:space="preserve"> from 2001 to 2020 impacted 450,000 hectares worldwide, 150,000 hectares were in protected areas, and 260,000 hectares were in Indigenous Peoples’ and local community lands.</w:t>
      </w:r>
      <w:r w:rsidRPr="7A518423" w:rsidR="0895242C">
        <w:rPr>
          <w:rFonts w:eastAsia="Calibri"/>
          <w:i w:val="1"/>
          <w:iCs w:val="1"/>
          <w:color w:val="808080" w:themeColor="background1" w:themeShade="80"/>
        </w:rPr>
        <w:t xml:space="preserve"> The loss of tropical rainforest is especially concerning because these are some of the most carbon-rich and biodiverse areas of the world. They also help regulate local and regional climate effects like rainfall and temperatures</w:t>
      </w:r>
      <w:r w:rsidRPr="7A518423">
        <w:rPr>
          <w:rStyle w:val="FootnoteReference"/>
          <w:rFonts w:eastAsia="Calibri"/>
          <w:i w:val="1"/>
          <w:iCs w:val="1"/>
          <w:color w:val="808080" w:themeColor="background1" w:themeShade="80"/>
        </w:rPr>
        <w:footnoteReference w:id="13"/>
      </w:r>
      <w:r w:rsidRPr="7A518423" w:rsidR="0895242C">
        <w:rPr>
          <w:rFonts w:eastAsia="Calibri"/>
          <w:i w:val="1"/>
          <w:iCs w:val="1"/>
          <w:color w:val="808080" w:themeColor="background1" w:themeShade="80"/>
        </w:rPr>
        <w:t>.</w:t>
      </w:r>
    </w:p>
    <w:p w:rsidRPr="00A7525A" w:rsidR="06DF780A" w:rsidP="15EA60C0" w:rsidRDefault="17F1D26F" w14:paraId="544E5C90" w14:textId="57C4C15C">
      <w:pPr>
        <w:shd w:val="clear" w:color="auto" w:fill="E7E6E6" w:themeFill="background2"/>
        <w:spacing w:line="257" w:lineRule="auto"/>
        <w:rPr>
          <w:rFonts w:eastAsia="Calibri"/>
          <w:i/>
          <w:iCs/>
          <w:color w:val="808080" w:themeColor="background1" w:themeShade="80"/>
        </w:rPr>
      </w:pPr>
      <w:r w:rsidRPr="14A0A786">
        <w:rPr>
          <w:rFonts w:eastAsia="Calibri"/>
          <w:i/>
          <w:iCs/>
          <w:color w:val="808080" w:themeColor="background1" w:themeShade="80"/>
        </w:rPr>
        <w:t xml:space="preserve">African countries, rich in critical minerals, are deeply affected by this trend. For instance, the Democratic Republic of the Congo supplies 60% of the world’s cobalt, essential for batteries, with demand expected to increase </w:t>
      </w:r>
      <w:r w:rsidRPr="14A0A786">
        <w:rPr>
          <w:rFonts w:eastAsia="Calibri"/>
          <w:i/>
          <w:iCs/>
          <w:color w:val="808080" w:themeColor="background1" w:themeShade="80"/>
        </w:rPr>
        <w:t>significantly by mid-century. South Africa produces over 70% of the world’s platinum group metals, crucial for fuel cells and digital technologies, with future demand for these metals projected to rise dramatically.</w:t>
      </w:r>
    </w:p>
    <w:p w:rsidRPr="00A7525A" w:rsidR="06DF780A" w:rsidP="14A0A786" w:rsidRDefault="7E6AC8A4" w14:paraId="550E94EF" w14:textId="6DCB13CA">
      <w:pPr>
        <w:shd w:val="clear" w:color="auto" w:fill="E7E6E6" w:themeFill="background2"/>
        <w:spacing w:line="257" w:lineRule="auto"/>
        <w:rPr>
          <w:rFonts w:eastAsia="Calibri"/>
          <w:i/>
          <w:iCs/>
          <w:color w:val="808080" w:themeColor="background1" w:themeShade="80"/>
        </w:rPr>
      </w:pPr>
      <w:r w:rsidRPr="14A0A786">
        <w:rPr>
          <w:rFonts w:eastAsia="Calibri"/>
          <w:i/>
          <w:iCs/>
          <w:color w:val="808080" w:themeColor="background1" w:themeShade="80"/>
        </w:rPr>
        <w:t xml:space="preserve">Mapping the exact locations of African mines is challenging. Official data on mining concessions do not always reflect active sites and often exclude illegal mining. Satellite data tend to underestimate small-scale and underground mining activities. The United States Geological Survey’s database indicates that 211 out of 2408 mineral facilities in Africa are located within protected areas. A significant number of facilities are situated very close to protected regions, posing a risk to biodiversity. </w:t>
      </w:r>
    </w:p>
    <w:p w:rsidRPr="00A7525A" w:rsidR="06DF780A" w:rsidP="14A0A786" w:rsidRDefault="17F1D26F" w14:paraId="7BF10EDC" w14:textId="791F946A">
      <w:pPr>
        <w:shd w:val="clear" w:color="auto" w:fill="E7E6E6" w:themeFill="background2"/>
        <w:spacing w:line="257" w:lineRule="auto"/>
        <w:rPr>
          <w:rFonts w:eastAsia="Calibri"/>
          <w:i/>
          <w:iCs/>
          <w:color w:val="808080" w:themeColor="background1" w:themeShade="80"/>
        </w:rPr>
      </w:pPr>
      <w:r w:rsidRPr="14A0A786">
        <w:rPr>
          <w:rFonts w:eastAsia="Calibri"/>
          <w:i/>
          <w:iCs/>
          <w:color w:val="808080" w:themeColor="background1" w:themeShade="80"/>
        </w:rPr>
        <w:t>Given the growing global demand for these raw materials, mining in Africa is unlikely to diminish. Therefore, it is imperative to mitigate its environmental impact through integrated spatial planning, enhanced environmental impact assessments, and other measures to protect the continent's biodiversity while supporting its economic engine.</w:t>
      </w:r>
    </w:p>
    <w:p w:rsidRPr="00A7525A" w:rsidR="06DF780A" w:rsidP="15EA60C0" w:rsidRDefault="4B8CE536" w14:paraId="058F3446" w14:textId="63BE4656">
      <w:pPr>
        <w:shd w:val="clear" w:color="auto" w:fill="E7E6E6" w:themeFill="background2"/>
        <w:spacing w:line="257" w:lineRule="auto"/>
        <w:rPr>
          <w:rFonts w:eastAsia="Calibri"/>
          <w:i/>
          <w:iCs/>
          <w:color w:val="808080" w:themeColor="background1" w:themeShade="80"/>
        </w:rPr>
      </w:pPr>
      <w:r w:rsidRPr="15EA60C0">
        <w:rPr>
          <w:rFonts w:eastAsia="Calibri"/>
          <w:i/>
          <w:iCs/>
          <w:color w:val="808080" w:themeColor="background1" w:themeShade="80"/>
        </w:rPr>
        <w:t xml:space="preserve">Source: </w:t>
      </w:r>
      <w:r w:rsidRPr="15EA60C0" w:rsidR="2D6B58B9">
        <w:rPr>
          <w:rFonts w:eastAsia="Calibri"/>
          <w:i/>
          <w:iCs/>
          <w:color w:val="808080" w:themeColor="background1" w:themeShade="80"/>
        </w:rPr>
        <w:t>The Atlas of African protected areas (JRC, forthcoming</w:t>
      </w:r>
      <w:r w:rsidRPr="20BB0A5F" w:rsidR="6D6723DA">
        <w:rPr>
          <w:rFonts w:eastAsia="Calibri"/>
          <w:i/>
          <w:iCs/>
          <w:color w:val="808080" w:themeColor="background1" w:themeShade="80"/>
        </w:rPr>
        <w:t xml:space="preserve"> JRC137018.</w:t>
      </w:r>
      <w:r w:rsidRPr="20BB0A5F" w:rsidR="2D6B58B9">
        <w:rPr>
          <w:rFonts w:eastAsia="Calibri"/>
          <w:i/>
          <w:iCs/>
          <w:color w:val="808080" w:themeColor="background1" w:themeShade="80"/>
        </w:rPr>
        <w:t>)</w:t>
      </w:r>
      <w:r w:rsidRPr="15EA60C0" w:rsidR="2D6B58B9">
        <w:rPr>
          <w:rFonts w:eastAsia="Calibri"/>
          <w:i/>
          <w:iCs/>
          <w:color w:val="808080" w:themeColor="background1" w:themeShade="80"/>
        </w:rPr>
        <w:t xml:space="preserve"> </w:t>
      </w:r>
    </w:p>
    <w:p w:rsidRPr="00A7525A" w:rsidR="06DF780A" w:rsidP="15EA60C0" w:rsidRDefault="13961035" w14:paraId="4299E595" w14:textId="178BD893">
      <w:pPr>
        <w:shd w:val="clear" w:color="auto" w:fill="E7E6E6" w:themeFill="background2"/>
        <w:spacing w:line="257" w:lineRule="auto"/>
      </w:pPr>
      <w:r w:rsidRPr="15EA60C0">
        <w:rPr>
          <w:rFonts w:eastAsia="Calibri"/>
          <w:i/>
          <w:iCs/>
          <w:color w:val="808080" w:themeColor="background1" w:themeShade="80"/>
        </w:rPr>
        <w:t xml:space="preserve"> </w:t>
      </w:r>
      <w:r w:rsidR="2BC2259A">
        <w:rPr>
          <w:noProof/>
          <w:lang w:val="en-US" w:eastAsia="en-US"/>
        </w:rPr>
        <w:drawing>
          <wp:inline distT="0" distB="0" distL="0" distR="0" wp14:anchorId="67118164" wp14:editId="4328FE58">
            <wp:extent cx="4383404" cy="3938357"/>
            <wp:effectExtent l="0" t="0" r="0" b="0"/>
            <wp:docPr id="2143735957" name="Picture 2143735957"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4383404" cy="3938357"/>
                    </a:xfrm>
                    <a:prstGeom prst="rect">
                      <a:avLst/>
                    </a:prstGeom>
                  </pic:spPr>
                </pic:pic>
              </a:graphicData>
            </a:graphic>
          </wp:inline>
        </w:drawing>
      </w:r>
    </w:p>
    <w:p w:rsidRPr="00667E87" w:rsidR="38BA0A95" w:rsidRDefault="38BA0A95" w14:paraId="72ABEDBB" w14:textId="1258700B">
      <w:pPr>
        <w:rPr>
          <w:lang w:val="fr-FR"/>
        </w:rPr>
      </w:pPr>
    </w:p>
    <w:p w:rsidRPr="008B4078" w:rsidR="00AC7F7A" w:rsidP="00C61CFA" w:rsidRDefault="413CD741" w14:paraId="5EB7B4D3" w14:textId="3AD48E50">
      <w:pPr>
        <w:pStyle w:val="JRCLevel-3title"/>
      </w:pPr>
      <w:bookmarkStart w:name="_Toc182346113" w:id="251"/>
      <w:bookmarkStart w:name="_Toc193207509" w:id="252"/>
      <w:bookmarkStart w:name="_Toc161311989" w:id="253"/>
      <w:r>
        <w:t xml:space="preserve">Land </w:t>
      </w:r>
      <w:commentRangeStart w:id="254"/>
      <w:r>
        <w:t>use</w:t>
      </w:r>
      <w:bookmarkEnd w:id="251"/>
      <w:commentRangeEnd w:id="254"/>
      <w:r>
        <w:rPr>
          <w:rStyle w:val="CommentReference"/>
        </w:rPr>
        <w:commentReference w:id="254"/>
      </w:r>
      <w:bookmarkEnd w:id="252"/>
      <w:r>
        <w:t xml:space="preserve"> </w:t>
      </w:r>
      <w:bookmarkEnd w:id="253"/>
    </w:p>
    <w:p w:rsidRPr="007D4601" w:rsidR="00C1287C" w:rsidP="33C842ED" w:rsidRDefault="05E3D1AF" w14:paraId="3031D957" w14:textId="70F79BA9">
      <w:pPr>
        <w:pStyle w:val="JRCText"/>
      </w:pPr>
      <w:bookmarkStart w:name="_Toc160095570" w:id="256"/>
      <w:bookmarkStart w:name="_Toc161311990" w:id="257"/>
      <w:r>
        <w:t xml:space="preserve">According to the integrated assessment results presented in 3.1, the impact on land use is expected to raise by 5% in the current trajectory as analysed in JRC forthcoming, mainly due to the expansion of solar energy in the energy mix. </w:t>
      </w:r>
      <w:r w:rsidR="007D4601">
        <w:t>The shift towards a sustainable and healthy diet, as well as reduction in energy consumption in housing through the renovation wave are found to be key potential measures for the reduction of these impacts.</w:t>
      </w:r>
    </w:p>
    <w:p w:rsidR="00C1287C" w:rsidP="00C1287C" w:rsidRDefault="58AC8C06" w14:paraId="35112B0A" w14:textId="10602BD2">
      <w:pPr>
        <w:pStyle w:val="JRCText"/>
      </w:pPr>
      <w:r>
        <w:t xml:space="preserve">Land management offers significant potential for </w:t>
      </w:r>
      <w:r w:rsidRPr="33C842ED">
        <w:rPr>
          <w:b/>
          <w:bCs/>
        </w:rPr>
        <w:t>advancing EU climate and biodiversity objectives</w:t>
      </w:r>
      <w:r>
        <w:t xml:space="preserve">. However, achieving these goals requires assessing trade-offs in land use to avoid unintended negative impacts. </w:t>
      </w:r>
    </w:p>
    <w:p w:rsidR="00C1287C" w:rsidP="00C1287C" w:rsidRDefault="00C1287C" w14:paraId="14F7F75E" w14:textId="77777777">
      <w:pPr>
        <w:pStyle w:val="JRCText"/>
      </w:pPr>
      <w:r w:rsidRPr="00C1287C">
        <w:rPr>
          <w:b/>
        </w:rPr>
        <w:t>Land performs many vital functions</w:t>
      </w:r>
      <w:r w:rsidRPr="3E7CD412">
        <w:t xml:space="preserve">, supporting biodiversity and ecosystem services, including food production, pollutant filtration, natural hazard protection, and carbon sequestration. Changes to land use can thus have diverse impacts. </w:t>
      </w:r>
    </w:p>
    <w:p w:rsidR="0026561D" w:rsidP="00C1287C" w:rsidRDefault="67231EBC" w14:paraId="215C9367" w14:textId="3F18CA2E">
      <w:pPr>
        <w:pStyle w:val="JRCText"/>
      </w:pPr>
      <w:r w:rsidRPr="3E7CD412">
        <w:t xml:space="preserve">EU land use is shaped by </w:t>
      </w:r>
      <w:r w:rsidRPr="00C1287C">
        <w:rPr>
          <w:b/>
        </w:rPr>
        <w:t>several anthropogenic drivers</w:t>
      </w:r>
      <w:r w:rsidRPr="3E7CD412">
        <w:t xml:space="preserve">: food and fibre production, biomass for bioenergy, carbon storage, expanding housing needs, and infrastructure development for mobility. Additionally, land use is </w:t>
      </w:r>
      <w:r w:rsidRPr="3E7CD412">
        <w:t>influenced by indirect factors, including water needs, fertilizers, and pesticide use for biomass production, each carrying substantial environmental consequences.</w:t>
      </w:r>
    </w:p>
    <w:p w:rsidR="0026561D" w:rsidP="00C1287C" w:rsidRDefault="67231EBC" w14:paraId="49AFBA96" w14:textId="433A7361">
      <w:pPr>
        <w:pStyle w:val="JRCText"/>
      </w:pPr>
      <w:r w:rsidR="67231EBC">
        <w:rPr/>
        <w:t>"</w:t>
      </w:r>
      <w:r w:rsidRPr="4319C6B0" w:rsidR="67231EBC">
        <w:rPr>
          <w:b w:val="1"/>
          <w:bCs w:val="1"/>
        </w:rPr>
        <w:t>Marginal lands</w:t>
      </w:r>
      <w:r w:rsidR="67231EBC">
        <w:rPr/>
        <w:t xml:space="preserve">," often defined as underutilized or low-yield areas, represent a contentious solution for increased biomass production due to their multiple existing ecological benefits. Marginal lands have been defined in </w:t>
      </w:r>
      <w:r w:rsidR="67231EBC">
        <w:rPr/>
        <w:t>various ways</w:t>
      </w:r>
      <w:r w:rsidR="67231EBC">
        <w:rPr/>
        <w:t xml:space="preserve"> </w:t>
      </w:r>
      <w:r w:rsidR="67231EBC">
        <w:rPr/>
        <w:t>(</w:t>
      </w:r>
      <w:r w:rsidR="67231EBC">
        <w:rPr/>
        <w:t>Shortall, 2013</w:t>
      </w:r>
      <w:r w:rsidR="67231EBC">
        <w:rPr/>
        <w:t>)</w:t>
      </w:r>
      <w:r w:rsidR="67231EBC">
        <w:rPr/>
        <w:t xml:space="preserve">, which allows stakeholders to approach these areas as potential solutions for </w:t>
      </w:r>
      <w:r w:rsidRPr="4319C6B0" w:rsidR="67231EBC">
        <w:rPr>
          <w:b w:val="1"/>
          <w:bCs w:val="1"/>
        </w:rPr>
        <w:t>different pur</w:t>
      </w:r>
      <w:r w:rsidRPr="4319C6B0" w:rsidR="67231EBC">
        <w:rPr>
          <w:b w:val="1"/>
          <w:bCs w:val="1"/>
        </w:rPr>
        <w:t>poses</w:t>
      </w:r>
      <w:r w:rsidR="67231EBC">
        <w:rPr/>
        <w:t xml:space="preserve"> (). Primarily, they are considered for industrial biomass production using low-input systems (e.g., </w:t>
      </w:r>
      <w:r w:rsidR="67231EBC">
        <w:rPr/>
        <w:t>Scordia</w:t>
      </w:r>
      <w:r w:rsidR="67231EBC">
        <w:rPr/>
        <w:t xml:space="preserve"> et al., 2022</w:t>
      </w:r>
      <w:r w:rsidR="67231EBC">
        <w:rPr/>
        <w:t xml:space="preserve">) that also improve soil carbon sequestration (e.g., </w:t>
      </w:r>
      <w:r w:rsidR="67231EBC">
        <w:rPr/>
        <w:t>Xu et al., 2022</w:t>
      </w:r>
      <w:r w:rsidR="67231EBC">
        <w:rPr/>
        <w:t xml:space="preserve">), reclaim saline soils (e.g., </w:t>
      </w:r>
      <w:r w:rsidR="67231EBC">
        <w:rPr/>
        <w:t>Sánchez et al., 2017</w:t>
      </w:r>
      <w:r w:rsidR="67231EBC">
        <w:rPr/>
        <w:t>), or remediate soils contaminated with heavy metals (e.g., Barbosa et al., 2015). Additionally, marginal lands are seen as a potential carbon mitigation strategy, functioning as carbon sinks irrespective of biomass output (</w:t>
      </w:r>
      <w:hyperlink r:id="R6d17c04c8aa545dd">
        <w:r w:rsidRPr="4319C6B0" w:rsidR="67231EBC">
          <w:rPr>
            <w:rStyle w:val="Hyperlink"/>
            <w:rFonts w:eastAsia="EC Square Sans Pro" w:cs="EC Square Sans Pro"/>
          </w:rPr>
          <w:t>https://marginallands.eu/</w:t>
        </w:r>
      </w:hyperlink>
      <w:r w:rsidR="67231EBC">
        <w:rPr/>
        <w:t>).</w:t>
      </w:r>
    </w:p>
    <w:p w:rsidR="0026561D" w:rsidP="00C1287C" w:rsidRDefault="67231EBC" w14:paraId="44B60EAB" w14:textId="063AB29C">
      <w:pPr>
        <w:pStyle w:val="JRCText"/>
      </w:pPr>
      <w:r w:rsidRPr="3E7CD412">
        <w:t xml:space="preserve">Marginal lands are in part the result of land abandonment, i.e. land no longer in production, usually for economic reasons (Muscat et al. 2022). It is estimated that about 11% of the agricultural land in the EU (≈ 20.86 Mha) are under high potential risk of abandonment between 2015 and 2030 (Perpiña Castillo et al. (2018). </w:t>
      </w:r>
    </w:p>
    <w:p w:rsidR="0026561D" w:rsidP="00C1287C" w:rsidRDefault="67231EBC" w14:paraId="0C688CD0" w14:textId="39B97E5B">
      <w:pPr>
        <w:pStyle w:val="JRCText"/>
      </w:pPr>
      <w:r w:rsidRPr="3E7CD412">
        <w:t>The main features and functions of marginal areas are summarised in box 1.</w:t>
      </w:r>
    </w:p>
    <w:p w:rsidR="00C1287C" w:rsidP="00C1287C" w:rsidRDefault="00C1287C" w14:paraId="1C31435A" w14:textId="57EEF0B1">
      <w:pPr>
        <w:pStyle w:val="JRCText"/>
      </w:pPr>
      <w:r w:rsidRPr="00C1287C">
        <w:rPr>
          <w:b/>
        </w:rPr>
        <w:t>Box 1.</w:t>
      </w:r>
      <w:r>
        <w:t xml:space="preserve"> </w:t>
      </w:r>
      <w:r w:rsidRPr="00C1287C">
        <w:t>Key facts and figures on</w:t>
      </w:r>
      <w:r w:rsidR="00085A28">
        <w:t xml:space="preserve"> EU</w:t>
      </w:r>
      <w:r w:rsidRPr="00C1287C">
        <w:t xml:space="preserve"> marginal lands</w:t>
      </w:r>
      <w:r w:rsidR="00085A28">
        <w:t xml:space="preserve"> </w:t>
      </w:r>
    </w:p>
    <w:p w:rsidR="0026561D" w:rsidP="007D4601" w:rsidRDefault="58AC8C06" w14:paraId="3F3F4F71" w14:textId="141BD827">
      <w:pPr>
        <w:pStyle w:val="JRCText"/>
        <w:numPr>
          <w:ilvl w:val="0"/>
          <w:numId w:val="5"/>
        </w:numPr>
        <w:pBdr>
          <w:top w:val="single" w:color="auto" w:sz="4" w:space="1"/>
          <w:left w:val="single" w:color="auto" w:sz="4" w:space="4"/>
          <w:bottom w:val="single" w:color="auto" w:sz="4" w:space="1"/>
          <w:right w:val="single" w:color="auto" w:sz="4" w:space="4"/>
        </w:pBdr>
      </w:pPr>
      <w:r>
        <w:t>Total area: 606,747 km2 (60.7 Mha)</w:t>
      </w:r>
    </w:p>
    <w:p w:rsidR="0026561D" w:rsidP="007D4601" w:rsidRDefault="58AC8C06" w14:paraId="24CD1CFB" w14:textId="5440F0E6">
      <w:pPr>
        <w:pStyle w:val="JRCText"/>
        <w:numPr>
          <w:ilvl w:val="0"/>
          <w:numId w:val="5"/>
        </w:numPr>
        <w:pBdr>
          <w:top w:val="single" w:color="auto" w:sz="4" w:space="1"/>
          <w:left w:val="single" w:color="auto" w:sz="4" w:space="4"/>
          <w:bottom w:val="single" w:color="auto" w:sz="4" w:space="1"/>
          <w:right w:val="single" w:color="auto" w:sz="4" w:space="4"/>
        </w:pBdr>
      </w:pPr>
      <w:r>
        <w:t xml:space="preserve">The total carbon sequestration: 27,567,758 tC, which is 11% of the total in EU-27 </w:t>
      </w:r>
    </w:p>
    <w:p w:rsidR="0026561D" w:rsidP="007D4601" w:rsidRDefault="58AC8C06" w14:paraId="777DA854" w14:textId="4DD2ABBE">
      <w:pPr>
        <w:pStyle w:val="JRCText"/>
        <w:numPr>
          <w:ilvl w:val="0"/>
          <w:numId w:val="5"/>
        </w:numPr>
        <w:pBdr>
          <w:top w:val="single" w:color="auto" w:sz="4" w:space="1"/>
          <w:left w:val="single" w:color="auto" w:sz="4" w:space="4"/>
          <w:bottom w:val="single" w:color="auto" w:sz="4" w:space="1"/>
          <w:right w:val="single" w:color="auto" w:sz="4" w:space="4"/>
        </w:pBdr>
      </w:pPr>
      <w:r>
        <w:t xml:space="preserve">Marginal lands purify a total of 2,283,632 tonnes of water, which is 12% of the total in the EU-27 </w:t>
      </w:r>
    </w:p>
    <w:p w:rsidR="0026561D" w:rsidP="007D4601" w:rsidRDefault="58AC8C06" w14:paraId="3258099B" w14:textId="51CABBEF">
      <w:pPr>
        <w:pStyle w:val="JRCText"/>
        <w:numPr>
          <w:ilvl w:val="0"/>
          <w:numId w:val="5"/>
        </w:numPr>
        <w:pBdr>
          <w:top w:val="single" w:color="auto" w:sz="4" w:space="1"/>
          <w:left w:val="single" w:color="auto" w:sz="4" w:space="4"/>
          <w:bottom w:val="single" w:color="auto" w:sz="4" w:space="1"/>
          <w:right w:val="single" w:color="auto" w:sz="4" w:space="4"/>
        </w:pBdr>
      </w:pPr>
      <w:r>
        <w:t xml:space="preserve">The total soil retention in marginal land amounts to 1,253,944,192 tonnes, which is about 14% of the total soil retention services in the EU-27 </w:t>
      </w:r>
    </w:p>
    <w:p w:rsidR="0026561D" w:rsidP="007D4601" w:rsidRDefault="58AC8C06" w14:paraId="0DE5604E" w14:textId="68CB7C68">
      <w:pPr>
        <w:pStyle w:val="JRCText"/>
        <w:numPr>
          <w:ilvl w:val="0"/>
          <w:numId w:val="5"/>
        </w:numPr>
        <w:pBdr>
          <w:top w:val="single" w:color="auto" w:sz="4" w:space="1"/>
          <w:left w:val="single" w:color="auto" w:sz="4" w:space="4"/>
          <w:bottom w:val="single" w:color="auto" w:sz="4" w:space="1"/>
          <w:right w:val="single" w:color="auto" w:sz="4" w:space="4"/>
        </w:pBdr>
      </w:pPr>
      <w:r>
        <w:t xml:space="preserve">The pollination potential includes roughly 61,250 km2 of the total 606,747 km2 marginal lands. </w:t>
      </w:r>
    </w:p>
    <w:p w:rsidR="0026561D" w:rsidP="007D4601" w:rsidRDefault="58AC8C06" w14:paraId="4825ACD6" w14:textId="23D5E458">
      <w:pPr>
        <w:pStyle w:val="JRCText"/>
        <w:numPr>
          <w:ilvl w:val="0"/>
          <w:numId w:val="5"/>
        </w:numPr>
        <w:pBdr>
          <w:top w:val="single" w:color="auto" w:sz="4" w:space="1"/>
          <w:left w:val="single" w:color="auto" w:sz="4" w:space="4"/>
          <w:bottom w:val="single" w:color="auto" w:sz="4" w:space="1"/>
          <w:right w:val="single" w:color="auto" w:sz="4" w:space="4"/>
        </w:pBdr>
      </w:pPr>
      <w:r>
        <w:t xml:space="preserve">Marginal lands contribute to control flooding events, they offer opportunities for daily outdoor recreation activities and are suitable to support pollinator insects. </w:t>
      </w:r>
    </w:p>
    <w:p w:rsidR="0026561D" w:rsidP="00085A28" w:rsidRDefault="67231EBC" w14:paraId="173EBCF8" w14:textId="41970C1F">
      <w:pPr>
        <w:pStyle w:val="JRCText"/>
      </w:pPr>
      <w:r w:rsidRPr="3E7CD412">
        <w:t xml:space="preserve"> </w:t>
      </w:r>
    </w:p>
    <w:p w:rsidR="0026561D" w:rsidP="00085A28" w:rsidRDefault="67231EBC" w14:paraId="67CF56E5" w14:textId="58B640EB">
      <w:pPr>
        <w:pStyle w:val="JRCText"/>
      </w:pPr>
      <w:r w:rsidRPr="3E7CD412">
        <w:t xml:space="preserve">While marginal lands could potentially </w:t>
      </w:r>
      <w:r w:rsidRPr="00085A28">
        <w:rPr>
          <w:b/>
        </w:rPr>
        <w:t>provide local biomass</w:t>
      </w:r>
      <w:r w:rsidRPr="3E7CD412">
        <w:t xml:space="preserve">, with minimal competition against food production, altering their use may </w:t>
      </w:r>
      <w:r w:rsidRPr="00085A28">
        <w:rPr>
          <w:b/>
        </w:rPr>
        <w:t>reduce the ecosystem services</w:t>
      </w:r>
      <w:r w:rsidRPr="3E7CD412">
        <w:t xml:space="preserve"> highlighted in the box. For instance, converting marginal lands to biomass plantations may boost carbon sequestration in the short term but could introduce emissions from land preparation and harvesting activities, impacting soil biodiversity and local ecosystem services. Moreover, the use of marginal lands overlaps with high-nature-value and forest areas, adding to the complexity of land use decisions.</w:t>
      </w:r>
    </w:p>
    <w:p w:rsidR="0026561D" w:rsidP="00085A28" w:rsidRDefault="67231EBC" w14:paraId="724EE480" w14:textId="11783130">
      <w:pPr>
        <w:pStyle w:val="JRCText"/>
      </w:pPr>
      <w:r w:rsidRPr="3E7CD412">
        <w:t xml:space="preserve">In conclusion, land use change usually entails trade-offs between different benefits. Alterations to land should consider the pressures that will be put on the land systems (which include the environmental, social and economic dependencies on land), as well as the trade-offs in ecosystem services. It is important therefore, to study land use, land cover and land systems change from a holistic perspective to assess the full, and long-term, environmental implications of land use policies. </w:t>
      </w:r>
    </w:p>
    <w:p w:rsidR="0026561D" w:rsidP="00085A28" w:rsidRDefault="67231EBC" w14:paraId="09B74FBB" w14:textId="5ACFF319">
      <w:pPr>
        <w:pStyle w:val="JRCText"/>
      </w:pPr>
      <w:r w:rsidRPr="00085A28">
        <w:rPr>
          <w:b/>
        </w:rPr>
        <w:t>Land use policies should prioritize a holistic, long-term perspective that balances the environmental, social, and economic pressures on land systems.</w:t>
      </w:r>
      <w:r w:rsidRPr="3E7CD412">
        <w:t xml:space="preserve"> Ecosystem services—ranging from biomass and pollutant filtration to habitat maintenance—should guide land management, recognizing the multifunctionality of all land types. Marginal lands, in particular, require careful consideration to ensure they are not prematurely earmarked for production without assessing the full ecosystem service trade-offs they provide.</w:t>
      </w:r>
    </w:p>
    <w:p w:rsidR="00CC25A1" w:rsidP="00085A28" w:rsidRDefault="00CC25A1" w14:paraId="76ADFBF1" w14:textId="1628A737">
      <w:pPr>
        <w:pStyle w:val="JRCText"/>
      </w:pPr>
    </w:p>
    <w:p w:rsidR="00CC25A1" w:rsidP="00CC25A1" w:rsidRDefault="00CC25A1" w14:paraId="0004FA17" w14:textId="404A4CD7">
      <w:pPr>
        <w:pStyle w:val="JRCLevel-3title"/>
      </w:pPr>
      <w:bookmarkStart w:name="_Toc161311987" w:id="258"/>
      <w:bookmarkStart w:name="_Toc182346111" w:id="259"/>
      <w:bookmarkStart w:name="_Toc193207510" w:id="260"/>
      <w:r>
        <w:t xml:space="preserve">Circular </w:t>
      </w:r>
      <w:r w:rsidRPr="6F5F1520">
        <w:rPr>
          <w:color w:val="6CA644"/>
        </w:rPr>
        <w:t>economy</w:t>
      </w:r>
      <w:r>
        <w:t xml:space="preserve"> and climate </w:t>
      </w:r>
      <w:commentRangeStart w:id="261"/>
      <w:r>
        <w:t>mitigation</w:t>
      </w:r>
      <w:bookmarkEnd w:id="258"/>
      <w:bookmarkEnd w:id="259"/>
      <w:commentRangeEnd w:id="261"/>
      <w:r>
        <w:rPr>
          <w:rStyle w:val="CommentReference"/>
        </w:rPr>
        <w:commentReference w:id="261"/>
      </w:r>
      <w:bookmarkEnd w:id="260"/>
      <w:r>
        <w:t xml:space="preserve">  </w:t>
      </w:r>
    </w:p>
    <w:bookmarkEnd w:id="256"/>
    <w:bookmarkEnd w:id="257"/>
    <w:p w:rsidR="00CC25A1" w:rsidP="6F5F1520" w:rsidRDefault="13CE39AA" w14:paraId="3140DEBE" w14:textId="165034F5">
      <w:pPr>
        <w:spacing w:before="0" w:after="160" w:line="276" w:lineRule="auto"/>
        <w:rPr>
          <w:rFonts w:eastAsia="EC Square Sans Pro" w:cs="EC Square Sans Pro"/>
          <w:sz w:val="22"/>
          <w:szCs w:val="22"/>
        </w:rPr>
      </w:pPr>
      <w:r w:rsidRPr="6F5F1520">
        <w:rPr>
          <w:rFonts w:eastAsia="EC Square Sans Pro" w:cs="EC Square Sans Pro"/>
          <w:sz w:val="22"/>
          <w:szCs w:val="22"/>
        </w:rPr>
        <w:t xml:space="preserve">The Circular Economy (CE) contributes to climate change mitigation by redirecting the flows of the materials in the economy. In particular, it enhances the recirculation of material, enabling a cyclical </w:t>
      </w:r>
      <w:r w:rsidRPr="6F5F1520">
        <w:rPr>
          <w:rFonts w:eastAsia="EC Square Sans Pro" w:cs="EC Square Sans Pro"/>
          <w:sz w:val="22"/>
          <w:szCs w:val="22"/>
        </w:rPr>
        <w:t>flow of materials within a production and consumption systems. Drawing from scientific literature, the three main families of strategies enhancing material loops are:</w:t>
      </w:r>
    </w:p>
    <w:p w:rsidR="00CC25A1" w:rsidP="6F5F1520" w:rsidRDefault="13CE39AA" w14:paraId="2CCBD874" w14:textId="104E2DFD">
      <w:pPr>
        <w:spacing w:before="0" w:after="160" w:line="276" w:lineRule="auto"/>
        <w:rPr>
          <w:rFonts w:eastAsia="EC Square Sans Pro" w:cs="EC Square Sans Pro"/>
          <w:sz w:val="22"/>
          <w:szCs w:val="22"/>
        </w:rPr>
      </w:pPr>
      <w:r w:rsidRPr="6F5F1520">
        <w:rPr>
          <w:rFonts w:eastAsia="EC Square Sans Pro" w:cs="EC Square Sans Pro"/>
          <w:sz w:val="22"/>
          <w:szCs w:val="22"/>
        </w:rPr>
        <w:t>i) reduction</w:t>
      </w:r>
      <w:r w:rsidR="00C07059">
        <w:rPr>
          <w:rFonts w:eastAsia="EC Square Sans Pro" w:cs="EC Square Sans Pro"/>
          <w:sz w:val="22"/>
          <w:szCs w:val="22"/>
        </w:rPr>
        <w:t xml:space="preserve"> (</w:t>
      </w:r>
      <w:r w:rsidRPr="6F5F1520">
        <w:rPr>
          <w:rFonts w:eastAsia="EC Square Sans Pro" w:cs="EC Square Sans Pro"/>
          <w:sz w:val="22"/>
          <w:szCs w:val="22"/>
        </w:rPr>
        <w:t xml:space="preserve">narrowing the material loops by reducing demand, e.g. by demand reduction at production or consumption level); </w:t>
      </w:r>
    </w:p>
    <w:p w:rsidR="00CC25A1" w:rsidP="6F5F1520" w:rsidRDefault="13CE39AA" w14:paraId="3B0052E5" w14:textId="4D6D8041">
      <w:pPr>
        <w:spacing w:before="0" w:after="160" w:line="276" w:lineRule="auto"/>
        <w:rPr>
          <w:rFonts w:eastAsia="EC Square Sans Pro" w:cs="EC Square Sans Pro"/>
          <w:sz w:val="22"/>
          <w:szCs w:val="22"/>
        </w:rPr>
      </w:pPr>
      <w:r w:rsidRPr="6F5F1520">
        <w:rPr>
          <w:rFonts w:eastAsia="EC Square Sans Pro" w:cs="EC Square Sans Pro"/>
          <w:sz w:val="22"/>
          <w:szCs w:val="22"/>
        </w:rPr>
        <w:t xml:space="preserve">ii)  reuse (slowing material loops, by e.g. reuse or repair) and </w:t>
      </w:r>
    </w:p>
    <w:p w:rsidR="00CC25A1" w:rsidP="6F5F1520" w:rsidRDefault="13CE39AA" w14:paraId="15E509BD" w14:textId="2984137B">
      <w:pPr>
        <w:spacing w:before="0" w:after="160" w:line="276" w:lineRule="auto"/>
        <w:rPr>
          <w:rFonts w:eastAsia="EC Square Sans Pro" w:cs="EC Square Sans Pro"/>
          <w:sz w:val="22"/>
          <w:szCs w:val="22"/>
        </w:rPr>
      </w:pPr>
      <w:r w:rsidRPr="6F5F1520">
        <w:rPr>
          <w:rFonts w:eastAsia="EC Square Sans Pro" w:cs="EC Square Sans Pro"/>
          <w:sz w:val="22"/>
          <w:szCs w:val="22"/>
        </w:rPr>
        <w:t xml:space="preserve">iii) recovery (closing material loops, e.g. by recycling or other forms of recovery). </w:t>
      </w:r>
    </w:p>
    <w:p w:rsidR="00CC25A1" w:rsidP="6F5F1520" w:rsidRDefault="13CE39AA" w14:paraId="229BCE19" w14:textId="776B1F14">
      <w:pPr>
        <w:spacing w:before="0" w:after="160" w:line="276" w:lineRule="auto"/>
        <w:rPr>
          <w:rFonts w:eastAsia="EC Square Sans Pro" w:cs="EC Square Sans Pro"/>
          <w:sz w:val="22"/>
          <w:szCs w:val="22"/>
        </w:rPr>
      </w:pPr>
      <w:r w:rsidRPr="6F5F1520">
        <w:rPr>
          <w:rFonts w:eastAsia="EC Square Sans Pro" w:cs="EC Square Sans Pro"/>
          <w:sz w:val="22"/>
          <w:szCs w:val="22"/>
        </w:rPr>
        <w:t>While reduction and reuse strategies (in all their possible forms), ultimately incur</w:t>
      </w:r>
      <w:r w:rsidR="009823FD">
        <w:rPr>
          <w:rFonts w:eastAsia="EC Square Sans Pro" w:cs="EC Square Sans Pro"/>
          <w:sz w:val="22"/>
          <w:szCs w:val="22"/>
        </w:rPr>
        <w:t xml:space="preserve"> in</w:t>
      </w:r>
      <w:r w:rsidRPr="6F5F1520">
        <w:rPr>
          <w:rFonts w:eastAsia="EC Square Sans Pro" w:cs="EC Square Sans Pro"/>
          <w:sz w:val="22"/>
          <w:szCs w:val="22"/>
        </w:rPr>
        <w:t xml:space="preserve"> a reduction of the overall material demand (primary and secondary), recovery strategies decrease primary material demand only under the assumption that a well-functioning</w:t>
      </w:r>
      <w:r w:rsidR="009823FD">
        <w:rPr>
          <w:rFonts w:eastAsia="EC Square Sans Pro" w:cs="EC Square Sans Pro"/>
          <w:sz w:val="22"/>
          <w:szCs w:val="22"/>
        </w:rPr>
        <w:t xml:space="preserve"> market</w:t>
      </w:r>
      <w:r w:rsidRPr="6F5F1520">
        <w:rPr>
          <w:rFonts w:eastAsia="EC Square Sans Pro" w:cs="EC Square Sans Pro"/>
          <w:sz w:val="22"/>
          <w:szCs w:val="22"/>
        </w:rPr>
        <w:t xml:space="preserve"> for secondary raw materials exists (i.e., secondary materials are absorbed by the market to displace primary materials). </w:t>
      </w:r>
    </w:p>
    <w:p w:rsidR="00CC25A1" w:rsidP="6F5F1520" w:rsidRDefault="13CE39AA" w14:paraId="2F21A75A" w14:textId="05C02C11">
      <w:pPr>
        <w:spacing w:before="0" w:after="160" w:line="276" w:lineRule="auto"/>
      </w:pPr>
      <w:r w:rsidRPr="6F5F1520" w:rsidR="13CE39AA">
        <w:rPr>
          <w:rFonts w:eastAsia="EC Square Sans Pro" w:cs="EC Square Sans Pro"/>
          <w:sz w:val="22"/>
          <w:szCs w:val="22"/>
        </w:rPr>
        <w:t>The 2040 EU Climate Target</w:t>
      </w:r>
      <w:r w:rsidR="009823FD">
        <w:rPr>
          <w:rFonts w:eastAsia="EC Square Sans Pro" w:cs="EC Square Sans Pro"/>
          <w:sz w:val="22"/>
          <w:szCs w:val="22"/>
        </w:rPr>
        <w:t xml:space="preserve"> Impact Assessment</w:t>
      </w:r>
      <w:r w:rsidRPr="6F5F1520" w:rsidR="13CE39AA">
        <w:rPr>
          <w:rFonts w:eastAsia="EC Square Sans Pro" w:cs="EC Square Sans Pro"/>
          <w:sz w:val="22"/>
          <w:szCs w:val="22"/>
        </w:rPr>
        <w:t xml:space="preserve"> showed that </w:t>
      </w:r>
      <w:r w:rsidRPr="6F5F1520" w:rsidR="13CE39AA">
        <w:rPr>
          <w:rFonts w:eastAsia="EC Square Sans Pro" w:cs="EC Square Sans Pro"/>
          <w:sz w:val="22"/>
          <w:szCs w:val="22"/>
          <w:lang w:val="en-US"/>
        </w:rPr>
        <w:t>around 25% of EU GHG emission reductions by 2050 relative to 1990 levels can be achieved through a more efficient use of resources in production,</w:t>
      </w:r>
      <w:r w:rsidR="009823FD">
        <w:rPr>
          <w:rFonts w:eastAsia="EC Square Sans Pro" w:cs="EC Square Sans Pro"/>
          <w:sz w:val="22"/>
          <w:szCs w:val="22"/>
          <w:lang w:val="en-US"/>
        </w:rPr>
        <w:t xml:space="preserve"> such as</w:t>
      </w:r>
      <w:r w:rsidRPr="6F5F1520" w:rsidR="13CE39AA">
        <w:rPr>
          <w:rFonts w:eastAsia="EC Square Sans Pro" w:cs="EC Square Sans Pro"/>
          <w:sz w:val="22"/>
          <w:szCs w:val="22"/>
          <w:lang w:val="en-US"/>
        </w:rPr>
        <w:t xml:space="preserve"> reducing demand for primary production by </w:t>
      </w:r>
      <w:r w:rsidRPr="6F5F1520" w:rsidR="13CE39AA">
        <w:rPr>
          <w:rFonts w:eastAsia="EC Square Sans Pro" w:cs="EC Square Sans Pro"/>
          <w:sz w:val="22"/>
          <w:szCs w:val="22"/>
        </w:rPr>
        <w:t>extending</w:t>
      </w:r>
      <w:r w:rsidRPr="6F5F1520" w:rsidR="13CE39AA">
        <w:rPr>
          <w:rFonts w:eastAsia="EC Square Sans Pro" w:cs="EC Square Sans Pro"/>
          <w:sz w:val="22"/>
          <w:szCs w:val="22"/>
          <w:lang w:val="en-US"/>
        </w:rPr>
        <w:t xml:space="preserve"> the lifetime of products, encouraging their sharing, reuse and recycling, and substituting primary raw materials with secondary raw materials</w:t>
      </w:r>
      <w:r w:rsidR="009823FD">
        <w:rPr>
          <w:rStyle w:val="FootnoteReference"/>
          <w:rFonts w:eastAsia="EC Square Sans Pro" w:cs="EC Square Sans Pro"/>
          <w:sz w:val="22"/>
          <w:szCs w:val="22"/>
        </w:rPr>
        <w:footnoteReference w:id="14"/>
      </w:r>
      <w:r w:rsidRPr="6F5F1520" w:rsidR="13CE39AA">
        <w:rPr>
          <w:rFonts w:eastAsia="EC Square Sans Pro" w:cs="EC Square Sans Pro"/>
          <w:sz w:val="22"/>
          <w:szCs w:val="22"/>
          <w:lang w:val="en-US"/>
        </w:rPr>
        <w:t>. In addition,</w:t>
      </w:r>
      <w:r w:rsidRPr="6F5F1520" w:rsidR="13CE39AA">
        <w:rPr>
          <w:rFonts w:eastAsia="EC Square Sans Pro" w:cs="EC Square Sans Pro"/>
          <w:sz w:val="22"/>
          <w:szCs w:val="22"/>
        </w:rPr>
        <w:t xml:space="preserve"> by successfully applying EU waste legislation</w:t>
      </w:r>
      <w:r w:rsidR="009823FD">
        <w:rPr>
          <w:rStyle w:val="FootnoteReference"/>
          <w:rFonts w:eastAsia="EC Square Sans Pro" w:cs="EC Square Sans Pro"/>
          <w:sz w:val="22"/>
          <w:szCs w:val="22"/>
        </w:rPr>
        <w:footnoteReference w:id="15"/>
      </w:r>
      <w:r w:rsidRPr="6F5F1520" w:rsidR="13CE39AA">
        <w:rPr>
          <w:rFonts w:eastAsia="EC Square Sans Pro" w:cs="EC Square Sans Pro"/>
          <w:sz w:val="22"/>
          <w:szCs w:val="22"/>
        </w:rPr>
        <w:t xml:space="preserve"> across the EU27+UK, the cumulative reduction in GHG emissions could be up to 139 Mt CO</w:t>
      </w:r>
      <w:r w:rsidRPr="6F5F1520" w:rsidR="13CE39AA">
        <w:rPr>
          <w:rFonts w:eastAsia="EC Square Sans Pro" w:cs="EC Square Sans Pro"/>
          <w:sz w:val="22"/>
          <w:szCs w:val="22"/>
          <w:vertAlign w:val="subscript"/>
        </w:rPr>
        <w:t>2</w:t>
      </w:r>
      <w:r w:rsidRPr="6F5F1520" w:rsidR="13CE39AA">
        <w:rPr>
          <w:rFonts w:eastAsia="EC Square Sans Pro" w:cs="EC Square Sans Pro"/>
          <w:sz w:val="22"/>
          <w:szCs w:val="22"/>
        </w:rPr>
        <w:t xml:space="preserve">-eq. per year from 2035 onwards </w:t>
      </w:r>
      <w:r w:rsidRPr="009E188C" w:rsidR="13CE39AA">
        <w:rPr>
          <w:rFonts w:eastAsia="EC Square Sans Pro" w:cs="EC Square Sans Pro"/>
          <w:sz w:val="22"/>
          <w:szCs w:val="22"/>
          <w:highlight w:val="green"/>
        </w:rPr>
        <w:t>(</w:t>
      </w:r>
      <w:r w:rsidR="002C2777">
        <w:rPr>
          <w:rFonts w:eastAsia="EC Square Sans Pro" w:cs="EC Square Sans Pro"/>
          <w:sz w:val="22"/>
          <w:szCs w:val="22"/>
          <w:highlight w:val="green"/>
        </w:rPr>
        <w:fldChar w:fldCharType="begin"/>
      </w:r>
      <w:r w:rsidR="00E907A1">
        <w:rPr>
          <w:rFonts w:eastAsia="EC Square Sans Pro" w:cs="EC Square Sans Pro"/>
          <w:sz w:val="22"/>
          <w:szCs w:val="22"/>
          <w:highlight w:val="green"/>
        </w:rPr>
        <w:instrText xml:space="preserve"> ADDIN ZOTERO_ITEM CSL_CITATION {"citationID":"i4uFSDHi","properties":{"formattedCitation":"[37]","plainCitation":"[37]","noteIndex":0},"citationItems":[{"id":1311,"uris":["http://zotero.org/groups/5272309/items/82NVHPRW"],"itemData":{"id":1311,"type":"report","abstract":"This study, building on the previous study (2008), sheds light on the waste management industry’s treatment volumes and associated CO2 emissions of selected waste streams. The study examines the greenhouse gas emissions and avoided emissions of waste treatment in the EU, for 10 selected waste streams in the EU27+UK, based on available statistical data. Waste […]","language":"en-GB","title":"CO2 reduction potential in European waste management","URL":"https://cedelft.eu/publications/co2-reduction-potential-in-european-waste-management/","author":[{"literal":"CE Delft"},{"literal":"Prognos"}],"accessed":{"date-parts":[["2025",3,4]]},"issued":{"date-parts":[["2022"]]}}}],"schema":"https://github.com/citation-style-language/schema/raw/master/csl-citation.json"} </w:instrText>
      </w:r>
      <w:r w:rsidR="002C2777">
        <w:rPr>
          <w:rFonts w:eastAsia="EC Square Sans Pro" w:cs="EC Square Sans Pro"/>
          <w:sz w:val="22"/>
          <w:szCs w:val="22"/>
          <w:highlight w:val="green"/>
        </w:rPr>
        <w:fldChar w:fldCharType="separate"/>
      </w:r>
      <w:r w:rsidRPr="667DC181" w:rsidR="00E907A1">
        <w:rPr>
          <w:rFonts w:eastAsia="EC Square Sans Pro"/>
          <w:sz w:val="22"/>
          <w:szCs w:val="22"/>
          <w:highlight w:val="green"/>
        </w:rPr>
        <w:t>[37]</w:t>
      </w:r>
      <w:r w:rsidR="002C2777">
        <w:rPr>
          <w:rFonts w:eastAsia="EC Square Sans Pro" w:cs="EC Square Sans Pro"/>
          <w:sz w:val="22"/>
          <w:szCs w:val="22"/>
          <w:highlight w:val="green"/>
        </w:rPr>
        <w:fldChar w:fldCharType="end"/>
      </w:r>
      <w:r w:rsidRPr="6F5F1520" w:rsidR="13CE39AA">
        <w:rPr>
          <w:rFonts w:eastAsia="EC Square Sans Pro" w:cs="EC Square Sans Pro"/>
          <w:sz w:val="22"/>
          <w:szCs w:val="22"/>
        </w:rPr>
        <w:t>), i.e. 3.2% additional reduction relative to 1990 level. These could increase up to 171 Mt CO</w:t>
      </w:r>
      <w:r w:rsidRPr="6F5F1520" w:rsidR="13CE39AA">
        <w:rPr>
          <w:rFonts w:eastAsia="EC Square Sans Pro" w:cs="EC Square Sans Pro"/>
          <w:sz w:val="22"/>
          <w:szCs w:val="22"/>
          <w:vertAlign w:val="subscript"/>
        </w:rPr>
        <w:t>2</w:t>
      </w:r>
      <w:r w:rsidRPr="6F5F1520" w:rsidR="13CE39AA">
        <w:rPr>
          <w:rFonts w:eastAsia="EC Square Sans Pro" w:cs="EC Square Sans Pro"/>
          <w:sz w:val="22"/>
          <w:szCs w:val="22"/>
        </w:rPr>
        <w:t>-eq. per year, ca. 4% relative to 1990 levels, if even more ambitious waste legislation is enforced in the future (</w:t>
      </w:r>
      <w:r w:rsidR="002C2777">
        <w:rPr>
          <w:rFonts w:eastAsia="EC Square Sans Pro" w:cs="EC Square Sans Pro"/>
          <w:sz w:val="22"/>
          <w:szCs w:val="22"/>
          <w:highlight w:val="green"/>
        </w:rPr>
        <w:fldChar w:fldCharType="begin"/>
      </w:r>
      <w:r w:rsidR="00E907A1">
        <w:rPr>
          <w:rFonts w:eastAsia="EC Square Sans Pro" w:cs="EC Square Sans Pro"/>
          <w:sz w:val="22"/>
          <w:szCs w:val="22"/>
          <w:highlight w:val="green"/>
        </w:rPr>
        <w:instrText xml:space="preserve"> ADDIN ZOTERO_ITEM CSL_CITATION {"citationID":"ndrxNI8e","properties":{"formattedCitation":"[37]","plainCitation":"[37]","noteIndex":0},"citationItems":[{"id":1311,"uris":["http://zotero.org/groups/5272309/items/82NVHPRW"],"itemData":{"id":1311,"type":"report","abstract":"This study, building on the previous study (2008), sheds light on the waste management industry’s treatment volumes and associated CO2 emissions of selected waste streams. The study examines the greenhouse gas emissions and avoided emissions of waste treatment in the EU, for 10 selected waste streams in the EU27+UK, based on available statistical data. Waste […]","language":"en-GB","title":"CO2 reduction potential in European waste management","URL":"https://cedelft.eu/publications/co2-reduction-potential-in-european-waste-management/","author":[{"literal":"CE Delft"},{"literal":"Prognos"}],"accessed":{"date-parts":[["2025",3,4]]},"issued":{"date-parts":[["2022"]]}}}],"schema":"https://github.com/citation-style-language/schema/raw/master/csl-citation.json"} </w:instrText>
      </w:r>
      <w:r w:rsidR="002C2777">
        <w:rPr>
          <w:rFonts w:eastAsia="EC Square Sans Pro" w:cs="EC Square Sans Pro"/>
          <w:sz w:val="22"/>
          <w:szCs w:val="22"/>
          <w:highlight w:val="green"/>
        </w:rPr>
        <w:fldChar w:fldCharType="separate"/>
      </w:r>
      <w:r w:rsidRPr="667DC181" w:rsidR="00E907A1">
        <w:rPr>
          <w:rFonts w:eastAsia="EC Square Sans Pro"/>
          <w:sz w:val="22"/>
          <w:szCs w:val="22"/>
          <w:highlight w:val="green"/>
        </w:rPr>
        <w:t>[37]</w:t>
      </w:r>
      <w:r w:rsidR="002C2777">
        <w:rPr>
          <w:rFonts w:eastAsia="EC Square Sans Pro" w:cs="EC Square Sans Pro"/>
          <w:sz w:val="22"/>
          <w:szCs w:val="22"/>
          <w:highlight w:val="green"/>
        </w:rPr>
        <w:fldChar w:fldCharType="end"/>
      </w:r>
      <w:r w:rsidRPr="6F5F1520" w:rsidR="13CE39AA">
        <w:rPr>
          <w:rFonts w:eastAsia="EC Square Sans Pro" w:cs="EC Square Sans Pro"/>
          <w:sz w:val="22"/>
          <w:szCs w:val="22"/>
        </w:rPr>
        <w:t>).</w:t>
      </w:r>
    </w:p>
    <w:p w:rsidR="00CC25A1" w:rsidP="6F5F1520" w:rsidRDefault="13CE39AA" w14:paraId="085C8EFB" w14:textId="08DE1BD8">
      <w:pPr>
        <w:spacing w:before="0" w:after="160" w:line="276" w:lineRule="auto"/>
      </w:pPr>
      <w:r w:rsidRPr="6F5F1520" w:rsidR="13CE39AA">
        <w:rPr>
          <w:rFonts w:eastAsia="EC Square Sans Pro" w:cs="EC Square Sans Pro"/>
          <w:sz w:val="22"/>
          <w:szCs w:val="22"/>
          <w:lang w:val="en-US"/>
        </w:rPr>
        <w:t>More ambitious measures could further increase the potential of the CE to cut global emissions by 39%</w:t>
      </w:r>
      <w:r w:rsidR="009823FD">
        <w:rPr>
          <w:rStyle w:val="FootnoteReference"/>
          <w:rFonts w:eastAsia="EC Square Sans Pro" w:cs="EC Square Sans Pro"/>
          <w:sz w:val="22"/>
          <w:szCs w:val="22"/>
        </w:rPr>
        <w:footnoteReference w:id="16"/>
      </w:r>
      <w:r w:rsidRPr="6F5F1520" w:rsidR="13CE39AA">
        <w:rPr>
          <w:rFonts w:eastAsia="EC Square Sans Pro" w:cs="EC Square Sans Pro"/>
          <w:sz w:val="22"/>
          <w:szCs w:val="22"/>
          <w:lang w:val="en-US"/>
        </w:rPr>
        <w:t xml:space="preserve"> and in the EU by up to 50%</w:t>
      </w:r>
      <w:r w:rsidR="000E15F1">
        <w:rPr>
          <w:rFonts w:eastAsia="EC Square Sans Pro" w:cs="EC Square Sans Pro"/>
          <w:sz w:val="22"/>
          <w:szCs w:val="22"/>
          <w:vertAlign w:val="superscript"/>
          <w:lang w:val="en-US"/>
        </w:rPr>
        <w:t>15,</w:t>
      </w:r>
      <w:r w:rsidR="009823FD">
        <w:rPr>
          <w:rStyle w:val="FootnoteReference"/>
          <w:rFonts w:eastAsia="EC Square Sans Pro" w:cs="EC Square Sans Pro"/>
          <w:sz w:val="22"/>
          <w:szCs w:val="22"/>
        </w:rPr>
        <w:footnoteReference w:id="17"/>
      </w:r>
      <w:r w:rsidRPr="6F5F1520" w:rsidR="13CE39AA">
        <w:rPr>
          <w:rFonts w:eastAsia="EC Square Sans Pro" w:cs="EC Square Sans Pro"/>
          <w:sz w:val="22"/>
          <w:szCs w:val="22"/>
          <w:lang w:val="en-US"/>
        </w:rPr>
        <w:t xml:space="preserve">. </w:t>
      </w:r>
      <w:r w:rsidRPr="6F5F1520" w:rsidR="13CE39AA">
        <w:rPr>
          <w:rFonts w:eastAsia="EC Square Sans Pro" w:cs="EC Square Sans Pro"/>
          <w:sz w:val="22"/>
          <w:szCs w:val="22"/>
        </w:rPr>
        <w:t>Other studies confirm these estimates or show an even larger potential</w:t>
      </w:r>
      <w:r w:rsidR="000E15F1">
        <w:rPr>
          <w:rStyle w:val="FootnoteReference"/>
          <w:rFonts w:eastAsia="EC Square Sans Pro" w:cs="EC Square Sans Pro"/>
          <w:sz w:val="22"/>
          <w:szCs w:val="22"/>
        </w:rPr>
        <w:footnoteReference w:id="18"/>
      </w:r>
      <w:r w:rsidRPr="6F5F1520" w:rsidR="13CE39AA">
        <w:rPr>
          <w:rFonts w:eastAsia="EC Square Sans Pro" w:cs="EC Square Sans Pro"/>
          <w:sz w:val="22"/>
          <w:szCs w:val="22"/>
        </w:rPr>
        <w:t>.  For instance, Material Economics (2018) has found that up to 234 Mt CO</w:t>
      </w:r>
      <w:r w:rsidRPr="6F5F1520" w:rsidR="13CE39AA">
        <w:rPr>
          <w:rFonts w:eastAsia="EC Square Sans Pro" w:cs="EC Square Sans Pro"/>
          <w:sz w:val="22"/>
          <w:szCs w:val="22"/>
          <w:vertAlign w:val="subscript"/>
        </w:rPr>
        <w:t>2</w:t>
      </w:r>
      <w:r w:rsidRPr="6F5F1520" w:rsidR="13CE39AA">
        <w:rPr>
          <w:rFonts w:eastAsia="EC Square Sans Pro" w:cs="EC Square Sans Pro"/>
          <w:sz w:val="22"/>
          <w:szCs w:val="22"/>
        </w:rPr>
        <w:t xml:space="preserve"> eq. can be saved per year in the EU by 2050</w:t>
      </w:r>
      <w:r w:rsidR="000E15F1">
        <w:rPr>
          <w:rStyle w:val="FootnoteReference"/>
          <w:rFonts w:eastAsia="EC Square Sans Pro" w:cs="EC Square Sans Pro"/>
          <w:sz w:val="22"/>
          <w:szCs w:val="22"/>
        </w:rPr>
        <w:footnoteReference w:id="19"/>
      </w:r>
      <w:r w:rsidRPr="6F5F1520" w:rsidR="13CE39AA">
        <w:rPr>
          <w:rFonts w:eastAsia="EC Square Sans Pro" w:cs="EC Square Sans Pro"/>
          <w:sz w:val="22"/>
          <w:szCs w:val="22"/>
        </w:rPr>
        <w:t xml:space="preserve">, when combining material recirculation, product material efficiency and circular business models and applying these to steel, plastics, aluminium and cement sectors across two major application segments (i.e., passenger cars and buildings). Demand-side measures could potentially contribute to more than half of emissions savings to net-zero and that, more often than not, the CE measures applied to the chosen sectors are economically attractive. </w:t>
      </w:r>
    </w:p>
    <w:p w:rsidR="00CC25A1" w:rsidP="6F5F1520" w:rsidRDefault="002C2777" w14:paraId="313D61AE" w14:textId="6B662BDF">
      <w:pPr>
        <w:spacing w:before="0" w:after="160" w:line="276" w:lineRule="auto"/>
        <w:rPr>
          <w:rFonts w:eastAsia="EC Square Sans Pro" w:cs="EC Square Sans Pro"/>
          <w:sz w:val="22"/>
          <w:szCs w:val="22"/>
        </w:rPr>
      </w:pPr>
      <w:r>
        <w:rPr>
          <w:rFonts w:eastAsia="EC Square Sans Pro" w:cs="EC Square Sans Pro"/>
          <w:sz w:val="22"/>
          <w:szCs w:val="22"/>
          <w:highlight w:val="green"/>
        </w:rPr>
        <w:fldChar w:fldCharType="begin"/>
      </w:r>
      <w:r w:rsidR="00E907A1">
        <w:rPr>
          <w:rFonts w:eastAsia="EC Square Sans Pro" w:cs="EC Square Sans Pro"/>
          <w:sz w:val="22"/>
          <w:szCs w:val="22"/>
          <w:highlight w:val="green"/>
        </w:rPr>
        <w:instrText xml:space="preserve"> ADDIN ZOTERO_ITEM CSL_CITATION {"citationID":"sYyZ0nzd","properties":{"formattedCitation":"[38]","plainCitation":"[38]","noteIndex":0},"citationItems":[{"id":1314,"uris":["http://zotero.org/groups/5272309/items/H3XITUJ4"],"itemData":{"id":1314,"type":"report","title":"ReShaping Plastics: Pathways to a Circular, Climate Neutral Plastics System in Europe","URL":"https://www.systemiq.earth/wp-content/uploads/2022/05/ReShapingPlastics-ES-v1.7.pdf","author":[{"literal":"Systemiq"}],"issued":{"date-parts":[["2022"]]}}}],"schema":"https://github.com/citation-style-language/schema/raw/master/csl-citation.json"} </w:instrText>
      </w:r>
      <w:r>
        <w:rPr>
          <w:rFonts w:eastAsia="EC Square Sans Pro" w:cs="EC Square Sans Pro"/>
          <w:sz w:val="22"/>
          <w:szCs w:val="22"/>
          <w:highlight w:val="green"/>
        </w:rPr>
        <w:fldChar w:fldCharType="separate"/>
      </w:r>
      <w:r w:rsidRPr="667DC181" w:rsidR="00E907A1">
        <w:rPr>
          <w:rFonts w:eastAsia="EC Square Sans Pro"/>
          <w:sz w:val="22"/>
          <w:szCs w:val="22"/>
          <w:highlight w:val="green"/>
        </w:rPr>
        <w:t>[38]</w:t>
      </w:r>
      <w:r>
        <w:rPr>
          <w:rFonts w:eastAsia="EC Square Sans Pro" w:cs="EC Square Sans Pro"/>
          <w:sz w:val="22"/>
          <w:szCs w:val="22"/>
          <w:highlight w:val="green"/>
        </w:rPr>
        <w:fldChar w:fldCharType="end"/>
      </w:r>
      <w:r w:rsidRPr="6F5F1520" w:rsidR="13CE39AA">
        <w:rPr>
          <w:rFonts w:eastAsia="EC Square Sans Pro" w:cs="EC Square Sans Pro"/>
          <w:sz w:val="22"/>
          <w:szCs w:val="22"/>
        </w:rPr>
        <w:t xml:space="preserve"> assessed six different scenarios</w:t>
      </w:r>
      <w:r w:rsidR="000E15F1">
        <w:rPr>
          <w:rStyle w:val="FootnoteReference"/>
          <w:rFonts w:eastAsia="EC Square Sans Pro" w:cs="EC Square Sans Pro"/>
          <w:sz w:val="22"/>
          <w:szCs w:val="22"/>
        </w:rPr>
        <w:footnoteReference w:id="20"/>
      </w:r>
      <w:r w:rsidRPr="6F5F1520" w:rsidR="13CE39AA">
        <w:rPr>
          <w:rFonts w:eastAsia="EC Square Sans Pro" w:cs="EC Square Sans Pro"/>
          <w:sz w:val="22"/>
          <w:szCs w:val="22"/>
        </w:rPr>
        <w:t xml:space="preserve"> with different levels of CE actions in the plastics sector – packaging, household goods, automotive and construction - representing ca. 75% of the total EU plastic demand in 2022. The authors estimated that the plastic 'circular scenario' can reduce GHG emissions by 67 Mt CO</w:t>
      </w:r>
      <w:r w:rsidRPr="6F5F1520" w:rsidR="13CE39AA">
        <w:rPr>
          <w:rFonts w:eastAsia="EC Square Sans Pro" w:cs="EC Square Sans Pro"/>
          <w:sz w:val="22"/>
          <w:szCs w:val="22"/>
          <w:vertAlign w:val="subscript"/>
        </w:rPr>
        <w:t>2</w:t>
      </w:r>
      <w:r w:rsidRPr="6F5F1520" w:rsidR="13CE39AA">
        <w:rPr>
          <w:rFonts w:eastAsia="EC Square Sans Pro" w:cs="EC Square Sans Pro"/>
          <w:sz w:val="22"/>
          <w:szCs w:val="22"/>
        </w:rPr>
        <w:t xml:space="preserve">-eq. in 2040. Reductions in the plastic sector GHG emission can reach up to 60% in 2050, relative to 2020. In their study, </w:t>
      </w:r>
      <w:r>
        <w:rPr>
          <w:rFonts w:eastAsia="EC Square Sans Pro" w:cs="EC Square Sans Pro"/>
          <w:sz w:val="22"/>
          <w:szCs w:val="22"/>
          <w:highlight w:val="green"/>
        </w:rPr>
        <w:fldChar w:fldCharType="begin"/>
      </w:r>
      <w:r w:rsidR="00E907A1">
        <w:rPr>
          <w:rFonts w:eastAsia="EC Square Sans Pro" w:cs="EC Square Sans Pro"/>
          <w:sz w:val="22"/>
          <w:szCs w:val="22"/>
          <w:highlight w:val="green"/>
        </w:rPr>
        <w:instrText xml:space="preserve"> ADDIN ZOTERO_ITEM CSL_CITATION {"citationID":"tGnPSnUb","properties":{"formattedCitation":"[39]","plainCitation":"[39]","noteIndex":0},"citationItems":[{"id":1316,"uris":["http://zotero.org/groups/5272309/items/RQJVK2NI"],"itemData":{"id":1316,"type":"report","publisher":"Ranboll, Fraunhofer ISI, Eco Logic","title":"Quantification methodology for, and analysis of, the decarbonisation benefits of sectoral circular economy actions: Final report.","URL":"https://brandcentral.ramboll.com/share/Ntjri6mNKZonSD19BGCH","author":[{"literal":"Le Den, X."},{"literal":"Porteron, S."},{"literal":"Collin, C."},{"literal":"Hvid, L."},{"literal":"Sorensen, H."},{"literal":"Herbst, A."},{"literal":"Rehfeldt, M."},{"literal":"Pfaff, M."},{"literal":"Hirschnitz-Garbers, M."},{"literal":"Velten, E."}],"issued":{"date-parts":[["2020"]]}}}],"schema":"https://github.com/citation-style-language/schema/raw/master/csl-citation.json"} </w:instrText>
      </w:r>
      <w:r>
        <w:rPr>
          <w:rFonts w:eastAsia="EC Square Sans Pro" w:cs="EC Square Sans Pro"/>
          <w:sz w:val="22"/>
          <w:szCs w:val="22"/>
          <w:highlight w:val="green"/>
        </w:rPr>
        <w:fldChar w:fldCharType="separate"/>
      </w:r>
      <w:r w:rsidRPr="667DC181" w:rsidR="00E907A1">
        <w:rPr>
          <w:rFonts w:eastAsia="EC Square Sans Pro"/>
          <w:sz w:val="22"/>
          <w:szCs w:val="22"/>
          <w:highlight w:val="green"/>
        </w:rPr>
        <w:t>[39]</w:t>
      </w:r>
      <w:r>
        <w:rPr>
          <w:rFonts w:eastAsia="EC Square Sans Pro" w:cs="EC Square Sans Pro"/>
          <w:sz w:val="22"/>
          <w:szCs w:val="22"/>
          <w:highlight w:val="green"/>
        </w:rPr>
        <w:fldChar w:fldCharType="end"/>
      </w:r>
      <w:r w:rsidRPr="6F5F1520" w:rsidR="13CE39AA">
        <w:rPr>
          <w:rFonts w:eastAsia="EC Square Sans Pro" w:cs="EC Square Sans Pro"/>
          <w:sz w:val="22"/>
          <w:szCs w:val="22"/>
        </w:rPr>
        <w:t xml:space="preserve">focused on steel and concrete, </w:t>
      </w:r>
      <w:r w:rsidRPr="6F5F1520" w:rsidR="13CE39AA">
        <w:rPr>
          <w:rFonts w:eastAsia="EC Square Sans Pro" w:cs="EC Square Sans Pro"/>
          <w:color w:val="000000" w:themeColor="text1"/>
          <w:sz w:val="22"/>
          <w:szCs w:val="22"/>
        </w:rPr>
        <w:t xml:space="preserve">concluding that the combined effects of CE actions for steel and concrete can bring an overall reduction potential of 130 </w:t>
      </w:r>
      <w:r w:rsidRPr="6F5F1520" w:rsidR="13CE39AA">
        <w:rPr>
          <w:rFonts w:eastAsia="EC Square Sans Pro" w:cs="EC Square Sans Pro"/>
          <w:color w:val="000000" w:themeColor="text1"/>
          <w:sz w:val="22"/>
          <w:szCs w:val="22"/>
        </w:rPr>
        <w:t>Mt CO</w:t>
      </w:r>
      <w:r w:rsidRPr="6F5F1520" w:rsidR="13CE39AA">
        <w:rPr>
          <w:rFonts w:eastAsia="EC Square Sans Pro" w:cs="EC Square Sans Pro"/>
          <w:color w:val="000000" w:themeColor="text1"/>
          <w:sz w:val="22"/>
          <w:szCs w:val="22"/>
          <w:vertAlign w:val="subscript"/>
        </w:rPr>
        <w:t>2</w:t>
      </w:r>
      <w:r w:rsidRPr="6F5F1520" w:rsidR="13CE39AA">
        <w:rPr>
          <w:rFonts w:eastAsia="EC Square Sans Pro" w:cs="EC Square Sans Pro"/>
          <w:color w:val="000000" w:themeColor="text1"/>
          <w:sz w:val="22"/>
          <w:szCs w:val="22"/>
        </w:rPr>
        <w:t xml:space="preserve">-eq., a reduction of 61% relative to 2015. </w:t>
      </w:r>
      <w:r w:rsidRPr="6F5F1520" w:rsidR="13CE39AA">
        <w:rPr>
          <w:rFonts w:eastAsia="EC Square Sans Pro" w:cs="EC Square Sans Pro"/>
          <w:sz w:val="22"/>
          <w:szCs w:val="22"/>
        </w:rPr>
        <w:t xml:space="preserve">Furthermore, </w:t>
      </w:r>
      <w:commentRangeStart w:id="263"/>
      <w:commentRangeStart w:id="264"/>
      <w:r w:rsidRPr="6668F0A8" w:rsidR="13CE39AA">
        <w:rPr>
          <w:rFonts w:eastAsia="EC Square Sans Pro" w:cs="EC Square Sans Pro"/>
          <w:sz w:val="22"/>
          <w:szCs w:val="22"/>
          <w:rPrChange w:author="MANCINI Lucia (JRC-ISPRA-EXT)" w:date="2025-03-11T10:50:00Z" w:id="2089875338">
            <w:rPr>
              <w:rFonts w:eastAsia="EC Square Sans Pro" w:cs="EC Square Sans Pro"/>
              <w:sz w:val="22"/>
              <w:szCs w:val="22"/>
              <w:highlight w:val="magenta"/>
            </w:rPr>
          </w:rPrChange>
        </w:rPr>
        <w:t>Zibell et al. (2022)</w:t>
      </w:r>
      <w:r w:rsidRPr="6F5F1520" w:rsidR="13CE39AA">
        <w:rPr>
          <w:rFonts w:eastAsia="EC Square Sans Pro" w:cs="EC Square Sans Pro"/>
          <w:sz w:val="22"/>
          <w:szCs w:val="22"/>
        </w:rPr>
        <w:t xml:space="preserve"> </w:t>
      </w:r>
      <w:commentRangeEnd w:id="263"/>
      <w:r>
        <w:rPr>
          <w:rStyle w:val="CommentReference"/>
        </w:rPr>
        <w:commentReference w:id="263"/>
      </w:r>
      <w:commentRangeEnd w:id="264"/>
      <w:r w:rsidR="004C5283">
        <w:rPr>
          <w:rStyle w:val="CommentReference"/>
          <w:lang w:eastAsia="en-US"/>
        </w:rPr>
        <w:commentReference w:id="264"/>
      </w:r>
      <w:r w:rsidRPr="6F5F1520" w:rsidR="13CE39AA">
        <w:rPr>
          <w:rFonts w:eastAsia="EC Square Sans Pro" w:cs="EC Square Sans Pro"/>
          <w:sz w:val="22"/>
          <w:szCs w:val="22"/>
        </w:rPr>
        <w:t>investigated the impacts of hypothetical CE measures</w:t>
      </w:r>
      <w:r w:rsidR="000E15F1">
        <w:rPr>
          <w:rStyle w:val="FootnoteReference"/>
          <w:rFonts w:eastAsia="EC Square Sans Pro" w:cs="EC Square Sans Pro"/>
          <w:sz w:val="22"/>
          <w:szCs w:val="22"/>
        </w:rPr>
        <w:footnoteReference w:id="21"/>
      </w:r>
      <w:r w:rsidRPr="6F5F1520" w:rsidR="13CE39AA">
        <w:rPr>
          <w:rFonts w:eastAsia="EC Square Sans Pro" w:cs="EC Square Sans Pro"/>
          <w:sz w:val="22"/>
          <w:szCs w:val="22"/>
        </w:rPr>
        <w:t xml:space="preserve"> across nine end-use sectors (textiles, construction, packaging, electronics, automotive, aeronautics, food, furniture and batteries) and five intermediate sectors (cement, steel, aluminium, chemicals and plastic) against a baseline scenario</w:t>
      </w:r>
      <w:r w:rsidR="009B0440">
        <w:rPr>
          <w:rStyle w:val="FootnoteReference"/>
          <w:rFonts w:eastAsia="EC Square Sans Pro" w:cs="EC Square Sans Pro"/>
          <w:sz w:val="22"/>
          <w:szCs w:val="22"/>
        </w:rPr>
        <w:footnoteReference w:id="22"/>
      </w:r>
      <w:r w:rsidRPr="6F5F1520" w:rsidR="13CE39AA">
        <w:rPr>
          <w:rFonts w:eastAsia="EC Square Sans Pro" w:cs="EC Square Sans Pro"/>
          <w:sz w:val="22"/>
          <w:szCs w:val="22"/>
        </w:rPr>
        <w:t>. The study concluded that CE measures can save up to 509 Mt CO</w:t>
      </w:r>
      <w:r w:rsidRPr="6F5F1520" w:rsidR="13CE39AA">
        <w:rPr>
          <w:rFonts w:eastAsia="EC Square Sans Pro" w:cs="EC Square Sans Pro"/>
          <w:sz w:val="22"/>
          <w:szCs w:val="22"/>
          <w:vertAlign w:val="subscript"/>
        </w:rPr>
        <w:t>2</w:t>
      </w:r>
      <w:r w:rsidRPr="6F5F1520" w:rsidR="13CE39AA">
        <w:rPr>
          <w:rFonts w:eastAsia="EC Square Sans Pro" w:cs="EC Square Sans Pro"/>
          <w:sz w:val="22"/>
          <w:szCs w:val="22"/>
        </w:rPr>
        <w:t xml:space="preserve">-eq. per year on average in the period 2020-2050. </w:t>
      </w:r>
    </w:p>
    <w:p w:rsidR="00CC25A1" w:rsidP="6F5F1520" w:rsidRDefault="13CE39AA" w14:paraId="44C15CB2" w14:textId="2F87C20C">
      <w:pPr>
        <w:spacing w:before="0" w:after="160" w:line="276" w:lineRule="auto"/>
        <w:rPr>
          <w:rFonts w:eastAsia="EC Square Sans Pro" w:cs="EC Square Sans Pro"/>
          <w:sz w:val="22"/>
          <w:szCs w:val="22"/>
        </w:rPr>
      </w:pPr>
      <w:r w:rsidRPr="6F5F1520" w:rsidR="13CE39AA">
        <w:rPr>
          <w:rFonts w:eastAsia="EC Square Sans Pro" w:cs="EC Square Sans Pro"/>
          <w:sz w:val="22"/>
          <w:szCs w:val="22"/>
        </w:rPr>
        <w:t>Therefore, implemented CE policies are anticipated to incur significant climate change reductions in the future, relative to a no-action scenario, however margins for improvement remain. It can be argued that the first strategy, material reduction at production level, may potentially be tackled in the context of energy efficiency and decarbonisation policies and company-driven process optimisation (at private sector level). However, behaviour-oriented demand reductions (by consumers) along with reuse and recovery strategies require appropriate interventions of the legislator</w:t>
      </w:r>
      <w:r w:rsidR="009B0440">
        <w:rPr>
          <w:rFonts w:eastAsia="EC Square Sans Pro" w:cs="EC Square Sans Pro"/>
          <w:sz w:val="22"/>
          <w:szCs w:val="22"/>
        </w:rPr>
        <w:t>, since</w:t>
      </w:r>
      <w:r w:rsidRPr="6F5F1520" w:rsidR="13CE39AA">
        <w:rPr>
          <w:rFonts w:eastAsia="EC Square Sans Pro" w:cs="EC Square Sans Pro"/>
          <w:sz w:val="22"/>
          <w:szCs w:val="22"/>
        </w:rPr>
        <w:t xml:space="preserve"> benefits incurred at environmental (or societal) level most often do not correspond to economic benefits for</w:t>
      </w:r>
      <w:r w:rsidRPr="6F5F1520" w:rsidR="74A92212">
        <w:rPr>
          <w:rFonts w:eastAsia="EC Square Sans Pro" w:cs="EC Square Sans Pro"/>
          <w:sz w:val="22"/>
          <w:szCs w:val="22"/>
        </w:rPr>
        <w:t xml:space="preserve"> </w:t>
      </w:r>
      <w:r w:rsidRPr="6F5F1520" w:rsidR="13CE39AA">
        <w:rPr>
          <w:rFonts w:eastAsia="EC Square Sans Pro" w:cs="EC Square Sans Pro"/>
          <w:sz w:val="22"/>
          <w:szCs w:val="22"/>
        </w:rPr>
        <w:t>the different actors involved in products (thus material) supply chain. Several examples could be made here, a prominent one being the externalised costs of waste management incurred by society, as exemplified by UNEP</w:t>
      </w:r>
      <w:r w:rsidR="000E15F1">
        <w:rPr>
          <w:rStyle w:val="FootnoteReference"/>
          <w:rFonts w:eastAsia="EC Square Sans Pro" w:cs="EC Square Sans Pro"/>
          <w:sz w:val="22"/>
          <w:szCs w:val="22"/>
        </w:rPr>
        <w:footnoteReference w:id="23"/>
      </w:r>
      <w:r w:rsidRPr="6F5F1520" w:rsidR="13CE39AA">
        <w:rPr>
          <w:rFonts w:eastAsia="EC Square Sans Pro" w:cs="EC Square Sans Pro"/>
          <w:sz w:val="22"/>
          <w:szCs w:val="22"/>
        </w:rPr>
        <w:t xml:space="preserve">. Correcting for these external costs or market failures requires measures that span across the entire material life cycles, from the design phase to use and end-of-life. </w:t>
      </w:r>
    </w:p>
    <w:p w:rsidR="00CC25A1" w:rsidP="6F5F1520" w:rsidRDefault="00B11C27" w14:paraId="1240CD8A" w14:textId="5E7C4B16">
      <w:pPr>
        <w:spacing w:after="160" w:line="276" w:lineRule="auto"/>
        <w:rPr>
          <w:rFonts w:eastAsia="EC Square Sans Pro" w:cs="EC Square Sans Pro"/>
          <w:i/>
          <w:iCs/>
          <w:color w:val="538135" w:themeColor="accent6" w:themeShade="BF"/>
          <w:sz w:val="22"/>
          <w:szCs w:val="22"/>
        </w:rPr>
      </w:pPr>
      <w:r>
        <w:rPr>
          <w:rFonts w:eastAsia="EC Square Sans Pro" w:cs="EC Square Sans Pro"/>
          <w:i/>
          <w:iCs/>
          <w:color w:val="538135" w:themeColor="accent6" w:themeShade="BF"/>
          <w:sz w:val="22"/>
          <w:szCs w:val="22"/>
        </w:rPr>
        <w:t>Pre</w:t>
      </w:r>
      <w:r w:rsidR="00E14E5D">
        <w:rPr>
          <w:rFonts w:eastAsia="EC Square Sans Pro" w:cs="EC Square Sans Pro"/>
          <w:i/>
          <w:iCs/>
          <w:color w:val="538135" w:themeColor="accent6" w:themeShade="BF"/>
          <w:sz w:val="22"/>
          <w:szCs w:val="22"/>
        </w:rPr>
        <w:t>liminary</w:t>
      </w:r>
      <w:r w:rsidR="009B0440">
        <w:rPr>
          <w:rFonts w:eastAsia="EC Square Sans Pro" w:cs="EC Square Sans Pro"/>
          <w:i/>
          <w:iCs/>
          <w:color w:val="538135" w:themeColor="accent6" w:themeShade="BF"/>
          <w:sz w:val="22"/>
          <w:szCs w:val="22"/>
        </w:rPr>
        <w:t xml:space="preserve"> evidence shows significant</w:t>
      </w:r>
      <w:r w:rsidR="00CF4D2B">
        <w:rPr>
          <w:rFonts w:eastAsia="EC Square Sans Pro" w:cs="EC Square Sans Pro"/>
          <w:i/>
          <w:iCs/>
          <w:color w:val="538135" w:themeColor="accent6" w:themeShade="BF"/>
          <w:sz w:val="22"/>
          <w:szCs w:val="22"/>
        </w:rPr>
        <w:t xml:space="preserve"> additional</w:t>
      </w:r>
      <w:r w:rsidR="009B0440">
        <w:rPr>
          <w:rFonts w:eastAsia="EC Square Sans Pro" w:cs="EC Square Sans Pro"/>
          <w:i/>
          <w:iCs/>
          <w:color w:val="538135" w:themeColor="accent6" w:themeShade="BF"/>
          <w:sz w:val="22"/>
          <w:szCs w:val="22"/>
        </w:rPr>
        <w:t xml:space="preserve"> potential</w:t>
      </w:r>
      <w:r w:rsidR="00CF4D2B">
        <w:rPr>
          <w:rFonts w:eastAsia="EC Square Sans Pro" w:cs="EC Square Sans Pro"/>
          <w:i/>
          <w:iCs/>
          <w:color w:val="538135" w:themeColor="accent6" w:themeShade="BF"/>
          <w:sz w:val="22"/>
          <w:szCs w:val="22"/>
        </w:rPr>
        <w:t xml:space="preserve"> of CE levers</w:t>
      </w:r>
      <w:r w:rsidR="009B0440">
        <w:rPr>
          <w:rFonts w:eastAsia="EC Square Sans Pro" w:cs="EC Square Sans Pro"/>
          <w:i/>
          <w:iCs/>
          <w:color w:val="538135" w:themeColor="accent6" w:themeShade="BF"/>
          <w:sz w:val="22"/>
          <w:szCs w:val="22"/>
        </w:rPr>
        <w:t xml:space="preserve"> to mitigate GHG emissions in steel, aluminium, plastic and cement sectors</w:t>
      </w:r>
    </w:p>
    <w:p w:rsidR="00CC25A1" w:rsidP="6F5F1520" w:rsidRDefault="13CE39AA" w14:paraId="77E446BA" w14:textId="5A1F045A">
      <w:pPr>
        <w:spacing w:after="160" w:line="276" w:lineRule="auto"/>
        <w:rPr>
          <w:rFonts w:eastAsia="EC Square Sans Pro" w:cs="EC Square Sans Pro"/>
          <w:sz w:val="22"/>
          <w:szCs w:val="22"/>
        </w:rPr>
      </w:pPr>
      <w:r w:rsidRPr="6F5F1520">
        <w:rPr>
          <w:rFonts w:eastAsia="EC Square Sans Pro" w:cs="EC Square Sans Pro"/>
          <w:sz w:val="22"/>
          <w:szCs w:val="22"/>
        </w:rPr>
        <w:t xml:space="preserve">The on-going JRC RecalibrateCE project aims to assess the impact of CE levers on the environment (pollution, resource use) beyond climate change, economy (e.g., investment and other costs, economic output, industrial competitiveness), and employment across four carbon intensive material sectors - steel, aluminium, plastic, and cement/concrete. </w:t>
      </w:r>
    </w:p>
    <w:p w:rsidR="00CC25A1" w:rsidP="6F5F1520" w:rsidRDefault="13CE39AA" w14:paraId="3FF72E1F" w14:textId="6ED234A6">
      <w:pPr>
        <w:spacing w:after="160" w:line="276" w:lineRule="auto"/>
      </w:pPr>
      <w:r w:rsidRPr="6F5F1520" w:rsidR="13CE39AA">
        <w:rPr>
          <w:rFonts w:eastAsia="EC Square Sans Pro" w:cs="EC Square Sans Pro"/>
          <w:sz w:val="22"/>
          <w:szCs w:val="22"/>
        </w:rPr>
        <w:t xml:space="preserve">Preliminary results show that the </w:t>
      </w:r>
      <w:r w:rsidRPr="7A518423" w:rsidR="13CE39AA">
        <w:rPr>
          <w:rFonts w:eastAsia="EC Square Sans Pro" w:cs="EC Square Sans Pro"/>
          <w:i w:val="1"/>
          <w:iCs w:val="1"/>
          <w:sz w:val="22"/>
          <w:szCs w:val="22"/>
        </w:rPr>
        <w:t>additional</w:t>
      </w:r>
      <w:r w:rsidRPr="7A518423" w:rsidR="009B0440">
        <w:rPr>
          <w:rStyle w:val="FootnoteReference"/>
          <w:rFonts w:eastAsia="EC Square Sans Pro" w:cs="EC Square Sans Pro"/>
          <w:i w:val="1"/>
          <w:iCs w:val="1"/>
          <w:sz w:val="22"/>
          <w:szCs w:val="22"/>
        </w:rPr>
        <w:footnoteReference w:id="24"/>
      </w:r>
      <w:r w:rsidRPr="6F5F1520" w:rsidR="13CE39AA">
        <w:rPr>
          <w:rFonts w:eastAsia="EC Square Sans Pro" w:cs="EC Square Sans Pro"/>
          <w:sz w:val="22"/>
          <w:szCs w:val="22"/>
        </w:rPr>
        <w:t xml:space="preserve"> potential of the CE to mitigate GHG emission is significant. For example, enhancing scrap quality recovery, via improved collecting and sorting (to avoid export of low-quality scrap) can abate up additional 31 Mt CO</w:t>
      </w:r>
      <w:r w:rsidRPr="6F5F1520" w:rsidR="13CE39AA">
        <w:rPr>
          <w:rFonts w:eastAsia="EC Square Sans Pro" w:cs="EC Square Sans Pro"/>
          <w:sz w:val="22"/>
          <w:szCs w:val="22"/>
          <w:vertAlign w:val="subscript"/>
        </w:rPr>
        <w:t xml:space="preserve">2 </w:t>
      </w:r>
      <w:r w:rsidRPr="6F5F1520" w:rsidR="13CE39AA">
        <w:rPr>
          <w:rFonts w:eastAsia="EC Square Sans Pro" w:cs="EC Square Sans Pro"/>
          <w:sz w:val="22"/>
          <w:szCs w:val="22"/>
        </w:rPr>
        <w:t>–eq. per year relative to not-taking-action. Implementing more ambitious CE levers (</w:t>
      </w:r>
      <w:r w:rsidR="004A7F1B">
        <w:rPr>
          <w:rFonts w:eastAsia="EC Square Sans Pro" w:cs="EC Square Sans Pro"/>
          <w:sz w:val="22"/>
          <w:szCs w:val="22"/>
        </w:rPr>
        <w:t>a combination of</w:t>
      </w:r>
      <w:r w:rsidRPr="6F5F1520" w:rsidR="004A7F1B">
        <w:rPr>
          <w:rFonts w:eastAsia="EC Square Sans Pro" w:cs="EC Square Sans Pro"/>
          <w:sz w:val="22"/>
          <w:szCs w:val="22"/>
        </w:rPr>
        <w:t xml:space="preserve"> </w:t>
      </w:r>
      <w:r w:rsidRPr="6F5F1520" w:rsidR="13CE39AA">
        <w:rPr>
          <w:rFonts w:eastAsia="EC Square Sans Pro" w:cs="EC Square Sans Pro"/>
          <w:sz w:val="22"/>
          <w:szCs w:val="22"/>
        </w:rPr>
        <w:t>reduction, reuse, and recovery) can abate GHG emissions by up to 104 Mt CO</w:t>
      </w:r>
      <w:r w:rsidRPr="6F5F1520" w:rsidR="13CE39AA">
        <w:rPr>
          <w:rFonts w:eastAsia="EC Square Sans Pro" w:cs="EC Square Sans Pro"/>
          <w:sz w:val="22"/>
          <w:szCs w:val="22"/>
          <w:vertAlign w:val="subscript"/>
        </w:rPr>
        <w:t>2</w:t>
      </w:r>
      <w:r w:rsidRPr="6F5F1520" w:rsidR="13CE39AA">
        <w:rPr>
          <w:rFonts w:eastAsia="EC Square Sans Pro" w:cs="EC Square Sans Pro"/>
          <w:sz w:val="22"/>
          <w:szCs w:val="22"/>
        </w:rPr>
        <w:t xml:space="preserve">-eq. per </w:t>
      </w:r>
      <w:r w:rsidR="004A7F1B">
        <w:rPr>
          <w:rFonts w:eastAsia="EC Square Sans Pro" w:cs="EC Square Sans Pro"/>
          <w:sz w:val="22"/>
          <w:szCs w:val="22"/>
        </w:rPr>
        <w:t>year</w:t>
      </w:r>
      <w:r w:rsidRPr="6F5F1520" w:rsidR="13CE39AA">
        <w:rPr>
          <w:rFonts w:eastAsia="EC Square Sans Pro" w:cs="EC Square Sans Pro"/>
          <w:sz w:val="22"/>
          <w:szCs w:val="22"/>
        </w:rPr>
        <w:t xml:space="preserve">, </w:t>
      </w:r>
      <w:r w:rsidR="004A7F1B">
        <w:rPr>
          <w:rFonts w:eastAsia="EC Square Sans Pro" w:cs="EC Square Sans Pro"/>
          <w:sz w:val="22"/>
          <w:szCs w:val="22"/>
        </w:rPr>
        <w:t xml:space="preserve">corresponding to an additional ca. 40% decrease of GHG emissions by 2050 relative to the GHG abatement that would be achieved purely from decarbonisation efforts. In the cement and concrete sector, </w:t>
      </w:r>
      <w:r w:rsidRPr="6F5F1520" w:rsidR="13CE39AA">
        <w:rPr>
          <w:rFonts w:eastAsia="EC Square Sans Pro" w:cs="EC Square Sans Pro"/>
          <w:sz w:val="22"/>
          <w:szCs w:val="22"/>
        </w:rPr>
        <w:t>reducing the use of clinker as well as the overuse of cement and concrete offer the highest reduction potential. About 27 Mt CO</w:t>
      </w:r>
      <w:r w:rsidRPr="6F5F1520" w:rsidR="13CE39AA">
        <w:rPr>
          <w:rFonts w:eastAsia="EC Square Sans Pro" w:cs="EC Square Sans Pro"/>
          <w:sz w:val="22"/>
          <w:szCs w:val="22"/>
          <w:vertAlign w:val="subscript"/>
        </w:rPr>
        <w:t>2</w:t>
      </w:r>
      <w:r w:rsidRPr="6F5F1520" w:rsidR="13CE39AA">
        <w:rPr>
          <w:rFonts w:eastAsia="EC Square Sans Pro" w:cs="EC Square Sans Pro"/>
          <w:sz w:val="22"/>
          <w:szCs w:val="22"/>
        </w:rPr>
        <w:t>-eq. per year can be avoided when implementing CE reduction strategies, whereas the total savings of implementing reuse and recovery strategies account for 37 Mt CO</w:t>
      </w:r>
      <w:r w:rsidRPr="6F5F1520" w:rsidR="13CE39AA">
        <w:rPr>
          <w:rFonts w:eastAsia="EC Square Sans Pro" w:cs="EC Square Sans Pro"/>
          <w:sz w:val="22"/>
          <w:szCs w:val="22"/>
          <w:vertAlign w:val="subscript"/>
        </w:rPr>
        <w:t>2</w:t>
      </w:r>
      <w:r w:rsidRPr="6F5F1520" w:rsidR="13CE39AA">
        <w:rPr>
          <w:rFonts w:eastAsia="EC Square Sans Pro" w:cs="EC Square Sans Pro"/>
          <w:sz w:val="22"/>
          <w:szCs w:val="22"/>
        </w:rPr>
        <w:t xml:space="preserve">-eq. per year. </w:t>
      </w:r>
      <w:r w:rsidR="004A7F1B">
        <w:rPr>
          <w:rFonts w:eastAsia="EC Square Sans Pro" w:cs="EC Square Sans Pro"/>
          <w:sz w:val="22"/>
          <w:szCs w:val="22"/>
        </w:rPr>
        <w:t xml:space="preserve">The combination of all CE strategies corresponds to an additional 37% decrease of GHG emissions by 2050, on top of </w:t>
      </w:r>
      <w:r w:rsidR="004A7F1B">
        <w:rPr>
          <w:rFonts w:eastAsia="EC Square Sans Pro" w:cs="EC Square Sans Pro"/>
          <w:sz w:val="22"/>
          <w:szCs w:val="22"/>
        </w:rPr>
        <w:t xml:space="preserve">the reduction stemming purely from decarbonisation efforts. </w:t>
      </w:r>
      <w:r w:rsidRPr="6F5F1520" w:rsidR="13CE39AA">
        <w:rPr>
          <w:rFonts w:eastAsia="EC Square Sans Pro" w:cs="EC Square Sans Pro"/>
          <w:sz w:val="22"/>
          <w:szCs w:val="22"/>
        </w:rPr>
        <w:t>In the aluminium sector, levers focused on recovery show the greatest reduction potential. Indeed, applying this bundle of levers would result in additional abatements up to 19Mt CO</w:t>
      </w:r>
      <w:r w:rsidRPr="6F5F1520" w:rsidR="13CE39AA">
        <w:rPr>
          <w:rFonts w:eastAsia="EC Square Sans Pro" w:cs="EC Square Sans Pro"/>
          <w:sz w:val="22"/>
          <w:szCs w:val="22"/>
          <w:vertAlign w:val="subscript"/>
        </w:rPr>
        <w:t>2</w:t>
      </w:r>
      <w:r w:rsidRPr="6F5F1520" w:rsidR="13CE39AA">
        <w:rPr>
          <w:rFonts w:eastAsia="EC Square Sans Pro" w:cs="EC Square Sans Pro"/>
          <w:sz w:val="22"/>
          <w:szCs w:val="22"/>
        </w:rPr>
        <w:t>-eq. per year relative to business-as-usual</w:t>
      </w:r>
      <w:r w:rsidR="005D0444">
        <w:rPr>
          <w:rStyle w:val="FootnoteReference"/>
          <w:rFonts w:eastAsia="EC Square Sans Pro" w:cs="EC Square Sans Pro"/>
          <w:sz w:val="22"/>
          <w:szCs w:val="22"/>
        </w:rPr>
        <w:footnoteReference w:id="25"/>
      </w:r>
      <w:r w:rsidRPr="6F5F1520" w:rsidR="13CE39AA">
        <w:rPr>
          <w:rFonts w:eastAsia="EC Square Sans Pro" w:cs="EC Square Sans Pro"/>
          <w:sz w:val="22"/>
          <w:szCs w:val="22"/>
        </w:rPr>
        <w:t>. An additional abatement can be achieved when simultaneously implementing levers on reduce, reuse, and recovery (about 20 Mt CO</w:t>
      </w:r>
      <w:r w:rsidRPr="6F5F1520" w:rsidR="13CE39AA">
        <w:rPr>
          <w:rFonts w:eastAsia="EC Square Sans Pro" w:cs="EC Square Sans Pro"/>
          <w:sz w:val="22"/>
          <w:szCs w:val="22"/>
          <w:vertAlign w:val="subscript"/>
        </w:rPr>
        <w:t>2</w:t>
      </w:r>
      <w:r w:rsidRPr="6F5F1520" w:rsidR="13CE39AA">
        <w:rPr>
          <w:rFonts w:eastAsia="EC Square Sans Pro" w:cs="EC Square Sans Pro"/>
          <w:sz w:val="22"/>
          <w:szCs w:val="22"/>
        </w:rPr>
        <w:t xml:space="preserve">-eq per year), which corresponds to </w:t>
      </w:r>
      <w:r w:rsidR="004A7F1B">
        <w:rPr>
          <w:rFonts w:eastAsia="EC Square Sans Pro" w:cs="EC Square Sans Pro"/>
          <w:sz w:val="22"/>
          <w:szCs w:val="22"/>
        </w:rPr>
        <w:t xml:space="preserve">an additional 25% decrease of </w:t>
      </w:r>
      <w:r w:rsidRPr="6F5F1520" w:rsidR="13CE39AA">
        <w:rPr>
          <w:rFonts w:eastAsia="EC Square Sans Pro" w:cs="EC Square Sans Pro"/>
          <w:sz w:val="22"/>
          <w:szCs w:val="22"/>
        </w:rPr>
        <w:t xml:space="preserve"> the GHG emissions</w:t>
      </w:r>
      <w:r w:rsidR="004A7F1B">
        <w:rPr>
          <w:rFonts w:eastAsia="EC Square Sans Pro" w:cs="EC Square Sans Pro"/>
          <w:sz w:val="22"/>
          <w:szCs w:val="22"/>
        </w:rPr>
        <w:t xml:space="preserve"> by 2050, on top of the reduction related to decarbonisation only</w:t>
      </w:r>
      <w:r w:rsidRPr="6F5F1520" w:rsidR="13CE39AA">
        <w:rPr>
          <w:rFonts w:eastAsia="EC Square Sans Pro" w:cs="EC Square Sans Pro"/>
          <w:sz w:val="22"/>
          <w:szCs w:val="22"/>
        </w:rPr>
        <w:t>.</w:t>
      </w:r>
    </w:p>
    <w:p w:rsidR="00CC25A1" w:rsidP="6F5F1520" w:rsidRDefault="13CE39AA" w14:paraId="7ACC5ED4" w14:textId="648B13D2">
      <w:pPr>
        <w:spacing w:after="160" w:line="276" w:lineRule="auto"/>
        <w:rPr>
          <w:rFonts w:eastAsia="EC Square Sans Pro" w:cs="EC Square Sans Pro"/>
          <w:sz w:val="22"/>
          <w:szCs w:val="22"/>
        </w:rPr>
      </w:pPr>
      <w:r w:rsidRPr="6F5F1520">
        <w:rPr>
          <w:rFonts w:eastAsia="EC Square Sans Pro" w:cs="EC Square Sans Pro"/>
          <w:sz w:val="22"/>
          <w:szCs w:val="22"/>
        </w:rPr>
        <w:t>By reducing the final demand of plastic packaging and extending the life of plastic products and component (e.g. in construction and vehicles), there is potential reduction of 35 Mt and 25 Mt CO</w:t>
      </w:r>
      <w:r w:rsidRPr="6F5F1520">
        <w:rPr>
          <w:rFonts w:eastAsia="EC Square Sans Pro" w:cs="EC Square Sans Pro"/>
          <w:sz w:val="22"/>
          <w:szCs w:val="22"/>
          <w:vertAlign w:val="subscript"/>
        </w:rPr>
        <w:t>2</w:t>
      </w:r>
      <w:r w:rsidRPr="6F5F1520">
        <w:rPr>
          <w:rFonts w:eastAsia="EC Square Sans Pro" w:cs="EC Square Sans Pro"/>
          <w:sz w:val="22"/>
          <w:szCs w:val="22"/>
        </w:rPr>
        <w:t>-eq. per year respectively. At the end of life of plastics, by increasing recycling capacities and yields for chemical and mechanical recycling, GHG emission reductions of 23-30 Mt CO</w:t>
      </w:r>
      <w:r w:rsidRPr="6F5F1520">
        <w:rPr>
          <w:rFonts w:eastAsia="EC Square Sans Pro" w:cs="EC Square Sans Pro"/>
          <w:sz w:val="22"/>
          <w:szCs w:val="22"/>
          <w:vertAlign w:val="subscript"/>
        </w:rPr>
        <w:t>2</w:t>
      </w:r>
      <w:r w:rsidRPr="6F5F1520">
        <w:rPr>
          <w:rFonts w:eastAsia="EC Square Sans Pro" w:cs="EC Square Sans Pro"/>
          <w:sz w:val="22"/>
          <w:szCs w:val="22"/>
        </w:rPr>
        <w:t xml:space="preserve">-eq. per year can be obtained. Finally, by applying a combination of ambitious measures of plastic demand reduction, reuse and recycling, would result to </w:t>
      </w:r>
      <w:r w:rsidR="004A7F1B">
        <w:rPr>
          <w:rFonts w:eastAsia="EC Square Sans Pro" w:cs="EC Square Sans Pro"/>
          <w:sz w:val="22"/>
          <w:szCs w:val="22"/>
        </w:rPr>
        <w:t>51</w:t>
      </w:r>
      <w:r w:rsidRPr="6F5F1520">
        <w:rPr>
          <w:rFonts w:eastAsia="EC Square Sans Pro" w:cs="EC Square Sans Pro"/>
          <w:sz w:val="22"/>
          <w:szCs w:val="22"/>
        </w:rPr>
        <w:t>%  decrease of GHG emissions</w:t>
      </w:r>
      <w:r w:rsidR="004A7F1B">
        <w:rPr>
          <w:rFonts w:eastAsia="EC Square Sans Pro" w:cs="EC Square Sans Pro"/>
          <w:sz w:val="22"/>
          <w:szCs w:val="22"/>
        </w:rPr>
        <w:t xml:space="preserve"> by 2050, on top of the reduction achieved by the anticipated energy decarbonisation efforts.</w:t>
      </w:r>
    </w:p>
    <w:p w:rsidR="00CC25A1" w:rsidP="6F5F1520" w:rsidRDefault="00CC25A1" w14:paraId="08D6EED6" w14:textId="0C8910E4">
      <w:pPr>
        <w:spacing w:before="0" w:after="0"/>
      </w:pPr>
    </w:p>
    <w:p w:rsidR="00CC25A1" w:rsidP="6F5F1520" w:rsidRDefault="00CC25A1" w14:paraId="38C948E3" w14:textId="64CDDF33">
      <w:pPr>
        <w:spacing w:before="0" w:after="0"/>
      </w:pPr>
    </w:p>
    <w:p w:rsidR="008D6E5C" w:rsidRDefault="008D6E5C" w14:paraId="047C8EBD" w14:textId="77777777">
      <w:pPr>
        <w:spacing w:before="0" w:after="160"/>
        <w:jc w:val="left"/>
        <w:rPr>
          <w:rFonts w:eastAsia="EC Square Sans Pro" w:cs="EC Square Sans Pro"/>
          <w:i/>
          <w:iCs/>
          <w:color w:val="808080" w:themeColor="background1" w:themeShade="80"/>
          <w:sz w:val="18"/>
          <w:szCs w:val="18"/>
        </w:rPr>
      </w:pPr>
      <w:r>
        <w:rPr>
          <w:rFonts w:eastAsia="EC Square Sans Pro" w:cs="EC Square Sans Pro"/>
          <w:i/>
          <w:iCs/>
          <w:color w:val="808080" w:themeColor="background1" w:themeShade="80"/>
          <w:sz w:val="18"/>
          <w:szCs w:val="18"/>
        </w:rPr>
        <w:br w:type="page"/>
      </w:r>
    </w:p>
    <w:p w:rsidR="00EA6958" w:rsidP="00EA6958" w:rsidRDefault="00EA6958" w14:paraId="767C8D3A" w14:textId="6FD81AA5">
      <w:pPr>
        <w:pStyle w:val="JRCLevel-3title"/>
        <w:rPr>
          <w:rFonts w:eastAsia="EC Square Sans Pro" w:cs="EC Square Sans Pro"/>
        </w:rPr>
      </w:pPr>
      <w:bookmarkStart w:name="_Toc193207511" w:id="267"/>
      <w:r w:rsidRPr="00E02BCD">
        <w:rPr>
          <w:rFonts w:eastAsia="EC Square Sans Pro" w:cs="EC Square Sans Pro"/>
        </w:rPr>
        <w:t>References</w:t>
      </w:r>
      <w:bookmarkEnd w:id="267"/>
    </w:p>
    <w:p w:rsidRPr="00A93EEE" w:rsidR="00A93EEE" w:rsidP="00A93EEE" w:rsidRDefault="00EA6958" w14:paraId="3491270B" w14:textId="77777777">
      <w:pPr>
        <w:pStyle w:val="Bibliography"/>
      </w:pPr>
      <w:r>
        <w:fldChar w:fldCharType="begin"/>
      </w:r>
      <w:r>
        <w:instrText xml:space="preserve"> ADDIN ZOTERO_BIBL {"uncited":[],"omitted":[],"custom":[]} CSL_BIBLIOGRAPHY </w:instrText>
      </w:r>
      <w:r>
        <w:fldChar w:fldCharType="separate"/>
      </w:r>
      <w:r w:rsidRPr="00A93EEE" w:rsidR="00A93EEE">
        <w:t>[1]</w:t>
      </w:r>
      <w:r w:rsidRPr="00A93EEE" w:rsidR="00A93EEE">
        <w:tab/>
      </w:r>
      <w:r w:rsidRPr="00A93EEE" w:rsidR="00A93EEE">
        <w:t xml:space="preserve">E. Sanyé-Mengual and S. Sala, ‘Life Cycle Assessment support to environmental ambitions of EU policies and the Sustainable Development Goals’, </w:t>
      </w:r>
      <w:r w:rsidRPr="00A93EEE" w:rsidR="00A93EEE">
        <w:rPr>
          <w:i/>
          <w:iCs/>
        </w:rPr>
        <w:t>Integr Environ Assess Manag</w:t>
      </w:r>
      <w:r w:rsidRPr="00A93EEE" w:rsidR="00A93EEE">
        <w:t>, vol. 18, no. 5, pp. 1221–1232, Sep. 2022, doi: 10.1002/ieam.4586.</w:t>
      </w:r>
    </w:p>
    <w:p w:rsidRPr="00A93EEE" w:rsidR="00A93EEE" w:rsidP="00A93EEE" w:rsidRDefault="00A93EEE" w14:paraId="3F93A7FD" w14:textId="77777777">
      <w:pPr>
        <w:pStyle w:val="Bibliography"/>
      </w:pPr>
      <w:r w:rsidRPr="00A93EEE">
        <w:t>[2]</w:t>
      </w:r>
      <w:r w:rsidRPr="00A93EEE">
        <w:tab/>
      </w:r>
      <w:r w:rsidRPr="00A93EEE">
        <w:t>E. Sanyé-Mengual and S. Sala, ‘Consumption Footprint and Domestic Footprint: Assessing the environmental impacts of EU consumption and production’, Feb. 2023. doi: 10.2760/218540.</w:t>
      </w:r>
    </w:p>
    <w:p w:rsidRPr="00A93EEE" w:rsidR="00A93EEE" w:rsidP="00A93EEE" w:rsidRDefault="00A93EEE" w14:paraId="1EA06A55" w14:textId="77777777">
      <w:pPr>
        <w:pStyle w:val="Bibliography"/>
      </w:pPr>
      <w:r w:rsidRPr="00A93EEE">
        <w:t>[3]</w:t>
      </w:r>
      <w:r w:rsidRPr="00A93EEE">
        <w:tab/>
      </w:r>
      <w:r w:rsidRPr="00A93EEE">
        <w:t xml:space="preserve">R. Pasqualino </w:t>
      </w:r>
      <w:r w:rsidRPr="00A93EEE">
        <w:rPr>
          <w:i/>
          <w:iCs/>
        </w:rPr>
        <w:t>et al.</w:t>
      </w:r>
      <w:r w:rsidRPr="00A93EEE">
        <w:t>, ‘Consumption Footprint and Domestic Footprint Outlook Report 2025’, JRC Publications Repository. Accessed: Mar. 04, 2025. [Online]. Available: https://publications.jrc.ec.europa.eu/repository/handle/JRC139655</w:t>
      </w:r>
    </w:p>
    <w:p w:rsidRPr="00A93EEE" w:rsidR="00A93EEE" w:rsidP="00A93EEE" w:rsidRDefault="00A93EEE" w14:paraId="0B1BF50E" w14:textId="77777777">
      <w:pPr>
        <w:pStyle w:val="Bibliography"/>
      </w:pPr>
      <w:r w:rsidRPr="00A93EEE">
        <w:t>[4]</w:t>
      </w:r>
      <w:r w:rsidRPr="00A93EEE">
        <w:tab/>
      </w:r>
      <w:r w:rsidRPr="00A93EEE">
        <w:t xml:space="preserve">European Commission, </w:t>
      </w:r>
      <w:r w:rsidRPr="00A93EEE">
        <w:rPr>
          <w:i/>
          <w:iCs/>
        </w:rPr>
        <w:t>COMMUNICATION FROM THE COMMISSION TO THE EUROPEAN PARLIAMENT, THE COUNCIL, THE EUROPEAN ECONOMIC AND SOCIAL COMMITTEE AND THE COMMITTEE OF THE REGIONS On making sustainable products the norm</w:t>
      </w:r>
      <w:r w:rsidRPr="00A93EEE">
        <w:t>. 2022. Accessed: Mar. 26, 2024. [Online]. Available: https://eur-lex.europa.eu/legal-content/EN/TXT/?uri=CELEX%3A52022DC0140</w:t>
      </w:r>
    </w:p>
    <w:p w:rsidRPr="00A93EEE" w:rsidR="00A93EEE" w:rsidP="00A93EEE" w:rsidRDefault="00A93EEE" w14:paraId="4A94DA13" w14:textId="77777777">
      <w:pPr>
        <w:pStyle w:val="Bibliography"/>
      </w:pPr>
      <w:r w:rsidRPr="00A93EEE">
        <w:t>[5]</w:t>
      </w:r>
      <w:r w:rsidRPr="00A93EEE">
        <w:tab/>
      </w:r>
      <w:r w:rsidRPr="00A93EEE">
        <w:t xml:space="preserve">European Commission, </w:t>
      </w:r>
      <w:r w:rsidRPr="00A93EEE">
        <w:rPr>
          <w:i/>
          <w:iCs/>
        </w:rPr>
        <w:t>COMMUNICATION FROM THE COMMISSION TO THE EUROPEAN PARLIAMENT, THE COUNCIL, THE EUROPEAN ECONOMIC AND SOCIAL COMMITTEE AND THE COMMITTEE OF THE REGIONS Pathway to a Healthy Planet for All EU Action Plan: ‘Towards Zero Pollution for Air, Water and Soil’</w:t>
      </w:r>
      <w:r w:rsidRPr="00A93EEE">
        <w:t>. 2021. Accessed: Mar. 26, 2024. [Online]. Available: https://eur-lex.europa.eu/legal-content/EN/TXT/?uri=CELEX%3A52021DC0400</w:t>
      </w:r>
    </w:p>
    <w:p w:rsidRPr="00A93EEE" w:rsidR="00A93EEE" w:rsidP="00A93EEE" w:rsidRDefault="00A93EEE" w14:paraId="4B7EE963" w14:textId="77777777">
      <w:pPr>
        <w:pStyle w:val="Bibliography"/>
      </w:pPr>
      <w:r w:rsidRPr="00A93EEE">
        <w:t>[6]</w:t>
      </w:r>
      <w:r w:rsidRPr="00A93EEE">
        <w:tab/>
      </w:r>
      <w:r w:rsidRPr="00A93EEE">
        <w:t>Eurostat, ‘EU SDG Indicator set 2024: result of hte review in preparation of the 2024 edition of the EU SDG monitoring report.’, 2024. Accessed: Apr. 08, 2024. [Online]. Available: https://ec.europa.eu/eurostat/documents/276524/18322024/EU-SDG-indicator-review-report-2024.pdf/5b307664-876a-202c-60b5-aeb5b08424f3?t=1706279846855</w:t>
      </w:r>
    </w:p>
    <w:p w:rsidRPr="00A93EEE" w:rsidR="00A93EEE" w:rsidP="00A93EEE" w:rsidRDefault="00A93EEE" w14:paraId="5ECC56AD" w14:textId="77777777">
      <w:pPr>
        <w:pStyle w:val="Bibliography"/>
      </w:pPr>
      <w:r w:rsidRPr="00A93EEE">
        <w:t>[7]</w:t>
      </w:r>
      <w:r w:rsidRPr="00A93EEE">
        <w:tab/>
      </w:r>
      <w:r w:rsidRPr="00A93EEE">
        <w:t>Eurostat, ‘Circular economy monitoring framework’. Accessed: Apr. 08, 2024. [Online]. Available: https://ec.europa.eu/eurostat/cache/scoreboards/circular-economy/</w:t>
      </w:r>
    </w:p>
    <w:p w:rsidRPr="00A93EEE" w:rsidR="00A93EEE" w:rsidP="00A93EEE" w:rsidRDefault="00A93EEE" w14:paraId="60261146" w14:textId="77777777">
      <w:pPr>
        <w:pStyle w:val="Bibliography"/>
      </w:pPr>
      <w:r w:rsidRPr="00A93EEE">
        <w:t>[8]</w:t>
      </w:r>
      <w:r w:rsidRPr="00A93EEE">
        <w:tab/>
      </w:r>
      <w:r w:rsidRPr="00A93EEE">
        <w:t>European Commission, ‘Resilience Dashboards’. Accessed: Apr. 08, 2024. [Online]. Available: https://commission.europa.eu/strategy-and-policy/strategic-planning/strategic-foresight/2020-strategic-foresight-report/resilience-dashboards_en</w:t>
      </w:r>
    </w:p>
    <w:p w:rsidRPr="00A93EEE" w:rsidR="00A93EEE" w:rsidP="00A93EEE" w:rsidRDefault="00A93EEE" w14:paraId="2F718FE2" w14:textId="77777777">
      <w:pPr>
        <w:pStyle w:val="Bibliography"/>
      </w:pPr>
      <w:r w:rsidRPr="00A93EEE">
        <w:t>[9]</w:t>
      </w:r>
      <w:r w:rsidRPr="00A93EEE">
        <w:tab/>
      </w:r>
      <w:r w:rsidRPr="00A93EEE">
        <w:t xml:space="preserve">K. Tóth </w:t>
      </w:r>
      <w:r w:rsidRPr="00A93EEE">
        <w:rPr>
          <w:i/>
          <w:iCs/>
        </w:rPr>
        <w:t>et al.</w:t>
      </w:r>
      <w:r w:rsidRPr="00A93EEE">
        <w:t>, ‘EU food system monitoring framework. From concepts to indicators’, JRC Publications Repository. Accessed: Mar. 04, 2025. [Online]. Available: https://publications.jrc.ec.europa.eu/repository/handle/JRC137971</w:t>
      </w:r>
    </w:p>
    <w:p w:rsidRPr="00A93EEE" w:rsidR="00A93EEE" w:rsidP="00A93EEE" w:rsidRDefault="00A93EEE" w14:paraId="32A9A8B2" w14:textId="77777777">
      <w:pPr>
        <w:pStyle w:val="Bibliography"/>
      </w:pPr>
      <w:r w:rsidRPr="00A93EEE">
        <w:t>[10]</w:t>
      </w:r>
      <w:r w:rsidRPr="00A93EEE">
        <w:tab/>
      </w:r>
      <w:r w:rsidRPr="00A93EEE">
        <w:t>EUROPEAN COMMISSION Joint Research Centre, ‘Consumption Footprint Platform | EPLCA’. Accessed: Mar. 04, 2025. [Online]. Available: https://eplca.jrc.ec.europa.eu/ConsumptionFootprintPlatform.html</w:t>
      </w:r>
    </w:p>
    <w:p w:rsidRPr="00A93EEE" w:rsidR="00A93EEE" w:rsidP="00A93EEE" w:rsidRDefault="00A93EEE" w14:paraId="31B9751B" w14:textId="77777777">
      <w:pPr>
        <w:pStyle w:val="Bibliography"/>
      </w:pPr>
      <w:r w:rsidRPr="00A93EEE">
        <w:t>[11]</w:t>
      </w:r>
      <w:r w:rsidRPr="00A93EEE">
        <w:tab/>
      </w:r>
      <w:r w:rsidRPr="00A93EEE">
        <w:t xml:space="preserve">M. E. Sanye </w:t>
      </w:r>
      <w:r w:rsidRPr="00A93EEE">
        <w:rPr>
          <w:i/>
          <w:iCs/>
        </w:rPr>
        <w:t>et al.</w:t>
      </w:r>
      <w:r w:rsidRPr="00A93EEE">
        <w:t>, ‘Consumption Footprint and Domestic Footprint Monitoring Report 2024’, JRC Publications Repository. Accessed: Mar. 04, 2025. [Online]. Available: https://publications.jrc.ec.europa.eu/repository/handle/JRC138470</w:t>
      </w:r>
    </w:p>
    <w:p w:rsidRPr="00A93EEE" w:rsidR="00A93EEE" w:rsidP="00A93EEE" w:rsidRDefault="00A93EEE" w14:paraId="32CE4861" w14:textId="77777777">
      <w:pPr>
        <w:pStyle w:val="Bibliography"/>
      </w:pPr>
      <w:r w:rsidRPr="00A93EEE">
        <w:t>[12]</w:t>
      </w:r>
      <w:r w:rsidRPr="00A93EEE">
        <w:tab/>
      </w:r>
      <w:r w:rsidRPr="00A93EEE">
        <w:t>Eurostat, ‘GDP and main components (output, expenditure and income): Chain linked volumes (2010), index 2010=100.Statistics | Eurostat’. Accessed: Mar. 04, 2025. [Online]. Available: https://ec.europa.eu/eurostat/databrowser/view/nama_10_gdp/default/table?lang=en&amp;category=euroind.ei_qna</w:t>
      </w:r>
    </w:p>
    <w:p w:rsidRPr="00A93EEE" w:rsidR="00A93EEE" w:rsidP="00A93EEE" w:rsidRDefault="00A93EEE" w14:paraId="2EBB743A" w14:textId="77777777">
      <w:pPr>
        <w:pStyle w:val="Bibliography"/>
      </w:pPr>
      <w:r w:rsidRPr="00A93EEE">
        <w:t>[13]</w:t>
      </w:r>
      <w:r w:rsidRPr="00A93EEE">
        <w:tab/>
      </w:r>
      <w:r w:rsidRPr="00A93EEE">
        <w:t xml:space="preserve">L. Marelli </w:t>
      </w:r>
      <w:r w:rsidRPr="00A93EEE">
        <w:rPr>
          <w:i/>
          <w:iCs/>
        </w:rPr>
        <w:t>et al.</w:t>
      </w:r>
      <w:r w:rsidRPr="00A93EEE">
        <w:t>, ‘Delivering the EU Green Deal - Progress towards targets’, 2025. doi: 10.2760/3105205.</w:t>
      </w:r>
    </w:p>
    <w:p w:rsidRPr="00A93EEE" w:rsidR="00A93EEE" w:rsidP="00A93EEE" w:rsidRDefault="00A93EEE" w14:paraId="68669761" w14:textId="77777777">
      <w:pPr>
        <w:pStyle w:val="Bibliography"/>
      </w:pPr>
      <w:r w:rsidRPr="00A93EEE">
        <w:t>[14]</w:t>
      </w:r>
      <w:r w:rsidRPr="00A93EEE">
        <w:tab/>
      </w:r>
      <w:r w:rsidRPr="00A93EEE">
        <w:t>D. Guzzo, E. Andrew, D. L. I. Van, M. E. Sanye, G. Listorti, and D. Pigosso, ‘Towards the prevention of rebound effects in Europe and beyond: insights for policymaking’, JRC Publications Repository. Accessed: Mar. 18, 2025. [Online]. Available: https://publications.jrc.ec.europa.eu/repository/handle/JRC138704</w:t>
      </w:r>
    </w:p>
    <w:p w:rsidRPr="00A93EEE" w:rsidR="00A93EEE" w:rsidP="00A93EEE" w:rsidRDefault="00A93EEE" w14:paraId="42CA5AED" w14:textId="77777777">
      <w:pPr>
        <w:pStyle w:val="Bibliography"/>
      </w:pPr>
      <w:r w:rsidRPr="00A93EEE">
        <w:t>[15]</w:t>
      </w:r>
      <w:r w:rsidRPr="00A93EEE">
        <w:tab/>
      </w:r>
      <w:r w:rsidRPr="00A93EEE">
        <w:t>S. Sala, L. V. De, V. G. Barbero, L. Marelli, and M. E. Sanye, ‘The Consumer Footprint Calculator’, JRC Publications Repository. Accessed: Mar. 18, 2025. [Online]. Available: https://publications.jrc.ec.europa.eu/repository/handle/JRC129382</w:t>
      </w:r>
    </w:p>
    <w:p w:rsidRPr="00A93EEE" w:rsidR="00A93EEE" w:rsidP="00A93EEE" w:rsidRDefault="00A93EEE" w14:paraId="680F0525" w14:textId="77777777">
      <w:pPr>
        <w:pStyle w:val="Bibliography"/>
      </w:pPr>
      <w:r w:rsidRPr="00A93EEE">
        <w:t>[16]</w:t>
      </w:r>
      <w:r w:rsidRPr="00A93EEE">
        <w:tab/>
      </w:r>
      <w:r w:rsidRPr="00A93EEE">
        <w:t>EUROPEAN COMMISSION Joint Research Centre, ‘Consumer footprint calculator, KnowSDGs’. Accessed: Mar. 18, 2025. [Online]. Available: https://knowsdgs.jrc.ec.europa.eu/cfc</w:t>
      </w:r>
    </w:p>
    <w:p w:rsidRPr="00A93EEE" w:rsidR="00A93EEE" w:rsidP="00A93EEE" w:rsidRDefault="00A93EEE" w14:paraId="23454E7C" w14:textId="77777777">
      <w:pPr>
        <w:pStyle w:val="Bibliography"/>
      </w:pPr>
      <w:r w:rsidRPr="00A93EEE">
        <w:t>[17]</w:t>
      </w:r>
      <w:r w:rsidRPr="00A93EEE">
        <w:tab/>
      </w:r>
      <w:r w:rsidRPr="00A93EEE">
        <w:t>EUROPEAN COMMISSION, ‘Clean Industrial Deal - European Commission’. Accessed: Mar. 04, 2025. [Online]. Available: https://commission.europa.eu/topics/eu-competitiveness/clean-industrial-deal_en</w:t>
      </w:r>
    </w:p>
    <w:p w:rsidRPr="00A93EEE" w:rsidR="00A93EEE" w:rsidP="00A93EEE" w:rsidRDefault="00A93EEE" w14:paraId="34E0B00F" w14:textId="77777777">
      <w:pPr>
        <w:pStyle w:val="Bibliography"/>
      </w:pPr>
      <w:r w:rsidRPr="00A93EEE">
        <w:t>[18]</w:t>
      </w:r>
      <w:r w:rsidRPr="00A93EEE">
        <w:tab/>
      </w:r>
      <w:r w:rsidRPr="00A93EEE">
        <w:t>EUROPEAN COMMISSION, ‘Carbon Border Adjustment Mechanism’. Accessed: Mar. 04, 2025. [Online]. Available: https://taxation-customs.ec.europa.eu/carbon-border-adjustment-mechanism_en</w:t>
      </w:r>
    </w:p>
    <w:p w:rsidRPr="00A93EEE" w:rsidR="00A93EEE" w:rsidP="00A93EEE" w:rsidRDefault="00A93EEE" w14:paraId="2ACEEE17" w14:textId="77777777">
      <w:pPr>
        <w:pStyle w:val="Bibliography"/>
      </w:pPr>
      <w:r w:rsidRPr="00A93EEE">
        <w:t>[19]</w:t>
      </w:r>
      <w:r w:rsidRPr="00A93EEE">
        <w:tab/>
      </w:r>
      <w:r w:rsidRPr="00A93EEE">
        <w:t xml:space="preserve">EUROPEAN COMMISSION, </w:t>
      </w:r>
      <w:r w:rsidRPr="00A93EEE">
        <w:rPr>
          <w:i/>
          <w:iCs/>
        </w:rPr>
        <w:t>COMMUNICATION FROM THE COMMISSION TO THE EUROPEAN PARLIAMENT, THE EUROPEAN COUNCIL, THE COUNCIL, THE EUROPEAN ECONOMIC AND SOCIAL COMMITTEE AND THE COMMITTEE OF THE REGIONS A Competitiveness Compass for the EU</w:t>
      </w:r>
      <w:r w:rsidRPr="00A93EEE">
        <w:t>. 2025. Accessed: Mar. 04, 2025. [Online]. Available: https://eur-lex.europa.eu/legal-content/EN/TXT/?uri=CELEX%3A52025DC0030</w:t>
      </w:r>
    </w:p>
    <w:p w:rsidRPr="00A93EEE" w:rsidR="00A93EEE" w:rsidP="00A93EEE" w:rsidRDefault="00A93EEE" w14:paraId="5F90BC80" w14:textId="77777777">
      <w:pPr>
        <w:pStyle w:val="Bibliography"/>
      </w:pPr>
      <w:r w:rsidRPr="00A93EEE">
        <w:t>[20]</w:t>
      </w:r>
      <w:r w:rsidRPr="00A93EEE">
        <w:tab/>
      </w:r>
      <w:r w:rsidRPr="00A93EEE">
        <w:t xml:space="preserve">EUROPEAN COMMISSION, </w:t>
      </w:r>
      <w:r w:rsidRPr="00A93EEE">
        <w:rPr>
          <w:i/>
          <w:iCs/>
        </w:rPr>
        <w:t>Regulation (EU) 2024/1252 of the European Parliament and of the Council of 11 April 2024 establishing a framework for ensuring a secure and sustainable supply of critical raw materials and amending Regulations (EU) No 168/2013, (EU) 2018/858, (EU) 2018/1724 and (EU) 2019/1020 (Text with EEA relevance)</w:t>
      </w:r>
      <w:r w:rsidRPr="00A93EEE">
        <w:t>. 2024. Accessed: Mar. 04, 2025. [Online]. Available: https://eur-lex.europa.eu/eli/reg/2024/1252/oj/eng</w:t>
      </w:r>
    </w:p>
    <w:p w:rsidRPr="00A93EEE" w:rsidR="00A93EEE" w:rsidP="00A93EEE" w:rsidRDefault="00A93EEE" w14:paraId="4E9C53AA" w14:textId="77777777">
      <w:pPr>
        <w:pStyle w:val="Bibliography"/>
      </w:pPr>
      <w:r w:rsidRPr="00A93EEE">
        <w:t>[21]</w:t>
      </w:r>
      <w:r w:rsidRPr="00A93EEE">
        <w:tab/>
      </w:r>
      <w:r w:rsidRPr="00A93EEE">
        <w:t>EUROPEAN COMMISSION, ‘Regulation (EU) 2024/1781 of the European Parliament and of the Council of 13 June 2024 establishing a framework for the setting of ecodesign requirements for sustainable products, amending Directive (EU) 2020/1828 and Regulation (EU) 2023/1542 and repealing Directive 2009/125/EC (Text with EEA relevance)’. Accessed: Mar. 04, 2025. [Online]. Available: https://eur-lex.europa.eu/eli/reg/2024/1781/oj/eng</w:t>
      </w:r>
    </w:p>
    <w:p w:rsidRPr="00A93EEE" w:rsidR="00A93EEE" w:rsidP="00A93EEE" w:rsidRDefault="00A93EEE" w14:paraId="5E428071" w14:textId="77777777">
      <w:pPr>
        <w:pStyle w:val="Bibliography"/>
      </w:pPr>
      <w:r w:rsidRPr="00A93EEE">
        <w:t>[22]</w:t>
      </w:r>
      <w:r w:rsidRPr="00A93EEE">
        <w:tab/>
      </w:r>
      <w:r w:rsidRPr="00A93EEE">
        <w:t xml:space="preserve">S. Carrara </w:t>
      </w:r>
      <w:r w:rsidRPr="00A93EEE">
        <w:rPr>
          <w:i/>
          <w:iCs/>
        </w:rPr>
        <w:t>et al.</w:t>
      </w:r>
      <w:r w:rsidRPr="00A93EEE">
        <w:t>, ‘Supply chain analysis and material demand forecast in strategic technologies and sectors in the EU – A foresight study’, JRC Publications Repository. Accessed: Jan. 31, 2025. [Online]. Available: https://publications.jrc.ec.europa.eu/repository/handle/JRC132889</w:t>
      </w:r>
    </w:p>
    <w:p w:rsidRPr="00A93EEE" w:rsidR="00A93EEE" w:rsidP="00A93EEE" w:rsidRDefault="00A93EEE" w14:paraId="3846472B" w14:textId="77777777">
      <w:pPr>
        <w:pStyle w:val="Bibliography"/>
      </w:pPr>
      <w:r w:rsidRPr="00A93EEE">
        <w:t>[23]</w:t>
      </w:r>
      <w:r w:rsidRPr="00A93EEE">
        <w:tab/>
      </w:r>
      <w:r w:rsidRPr="00A93EEE">
        <w:t xml:space="preserve">E. Berthet </w:t>
      </w:r>
      <w:r w:rsidRPr="00A93EEE">
        <w:rPr>
          <w:i/>
          <w:iCs/>
        </w:rPr>
        <w:t>et al.</w:t>
      </w:r>
      <w:r w:rsidRPr="00A93EEE">
        <w:t xml:space="preserve">, ‘Assessing the social and environmental impacts of critical mineral supply chains for the energy transition in Europe’, </w:t>
      </w:r>
      <w:r w:rsidRPr="00A93EEE">
        <w:rPr>
          <w:i/>
          <w:iCs/>
        </w:rPr>
        <w:t>Global Environmental Change</w:t>
      </w:r>
      <w:r w:rsidRPr="00A93EEE">
        <w:t>, vol. 86, p. 102841, May 2024, doi: 10.1016/j.gloenvcha.2024.102841.</w:t>
      </w:r>
    </w:p>
    <w:p w:rsidRPr="00A93EEE" w:rsidR="00A93EEE" w:rsidP="00A93EEE" w:rsidRDefault="00A93EEE" w14:paraId="7B250779" w14:textId="77777777">
      <w:pPr>
        <w:pStyle w:val="Bibliography"/>
      </w:pPr>
      <w:r w:rsidRPr="00A93EEE">
        <w:t>[24]</w:t>
      </w:r>
      <w:r w:rsidRPr="00A93EEE">
        <w:tab/>
      </w:r>
      <w:r w:rsidRPr="00A93EEE">
        <w:t xml:space="preserve">D. Gielen, </w:t>
      </w:r>
      <w:r w:rsidRPr="00A93EEE">
        <w:rPr>
          <w:i/>
          <w:iCs/>
        </w:rPr>
        <w:t>Critical materials for the energy transition</w:t>
      </w:r>
      <w:r w:rsidRPr="00A93EEE">
        <w:t>. Abu Dhabi: International Renewable Energy Agency, 2021.</w:t>
      </w:r>
    </w:p>
    <w:p w:rsidRPr="00A93EEE" w:rsidR="00A93EEE" w:rsidP="00A93EEE" w:rsidRDefault="00A93EEE" w14:paraId="569C9867" w14:textId="77777777">
      <w:pPr>
        <w:pStyle w:val="Bibliography"/>
      </w:pPr>
      <w:r w:rsidRPr="00A93EEE">
        <w:t>[25]</w:t>
      </w:r>
      <w:r w:rsidRPr="00A93EEE">
        <w:tab/>
      </w:r>
      <w:r w:rsidRPr="00A93EEE">
        <w:t>IRENA, ‘Renewable Power Generation Costs in 2023’, IRENA - International Renewable Energy Agency, Sep. 2024. Accessed: Jan. 31, 2025. [Online]. Available: https://www.irena.org/Publications/2024/Sep/Renewable-Power-Generation-Costs-in-2023</w:t>
      </w:r>
    </w:p>
    <w:p w:rsidRPr="00A93EEE" w:rsidR="00A93EEE" w:rsidP="00A93EEE" w:rsidRDefault="00A93EEE" w14:paraId="508F938A" w14:textId="77777777">
      <w:pPr>
        <w:pStyle w:val="Bibliography"/>
      </w:pPr>
      <w:r w:rsidRPr="00A93EEE">
        <w:t>[26]</w:t>
      </w:r>
      <w:r w:rsidRPr="00A93EEE">
        <w:tab/>
      </w:r>
      <w:r w:rsidRPr="00A93EEE">
        <w:t xml:space="preserve">M. Lorca, M. Olivera Andrade, M. Escosteguy, J. Köppel, M. Scoville-Simonds, and M. Hufty, ‘Mining indigenous territories: Consensus, tensions and ambivalences in the Salar de Atacama’, </w:t>
      </w:r>
      <w:r w:rsidRPr="00A93EEE">
        <w:rPr>
          <w:i/>
          <w:iCs/>
        </w:rPr>
        <w:t>The Extractive Industries and Society</w:t>
      </w:r>
      <w:r w:rsidRPr="00A93EEE">
        <w:t>, vol. 9, p. 101047, Mar. 2022, doi: 10.1016/j.exis.2022.101047.</w:t>
      </w:r>
    </w:p>
    <w:p w:rsidRPr="00A93EEE" w:rsidR="00A93EEE" w:rsidP="00A93EEE" w:rsidRDefault="00A93EEE" w14:paraId="2F1BF318" w14:textId="77777777">
      <w:pPr>
        <w:pStyle w:val="Bibliography"/>
      </w:pPr>
      <w:r w:rsidRPr="00A93EEE">
        <w:t>[27]</w:t>
      </w:r>
      <w:r w:rsidRPr="00A93EEE">
        <w:tab/>
      </w:r>
      <w:r w:rsidRPr="00A93EEE">
        <w:t>C. Chaves, E. Pereira, P. Ferreira, and A. Guerner Dias, ‘Concerns about lithium extraction: A review and application for Portugal</w:t>
      </w:r>
      <w:r w:rsidRPr="00A93EEE">
        <w:rPr>
          <w:rFonts w:ascii="Segoe UI Symbol" w:hAnsi="Segoe UI Symbol" w:cs="Segoe UI Symbol"/>
        </w:rPr>
        <w:t>✰</w:t>
      </w:r>
      <w:r w:rsidRPr="00A93EEE">
        <w:rPr>
          <w:rFonts w:cs="EC Square Sans Pro"/>
        </w:rPr>
        <w:t>’</w:t>
      </w:r>
      <w:r w:rsidRPr="00A93EEE">
        <w:t xml:space="preserve">, </w:t>
      </w:r>
      <w:r w:rsidRPr="00A93EEE">
        <w:rPr>
          <w:i/>
          <w:iCs/>
        </w:rPr>
        <w:t>The Extractive Industries and Society</w:t>
      </w:r>
      <w:r w:rsidRPr="00A93EEE">
        <w:t>, vol. 8, no. 3, p. 100928, Sep. 2021, doi: 10.1016/j.exis.2021.100928.</w:t>
      </w:r>
    </w:p>
    <w:p w:rsidRPr="00A93EEE" w:rsidR="00A93EEE" w:rsidP="00A93EEE" w:rsidRDefault="00A93EEE" w14:paraId="5E49B104" w14:textId="77777777">
      <w:pPr>
        <w:pStyle w:val="Bibliography"/>
      </w:pPr>
      <w:r w:rsidRPr="00A93EEE">
        <w:t>[28]</w:t>
      </w:r>
      <w:r w:rsidRPr="00A93EEE">
        <w:tab/>
      </w:r>
      <w:r w:rsidRPr="00A93EEE">
        <w:t xml:space="preserve">A. Dunlap and M. Riquito, ‘Social warfare for lithium extraction? Open-pit lithium mining, counterinsurgency tactics and enforcing green extractivism in northern Portugal’, </w:t>
      </w:r>
      <w:r w:rsidRPr="00A93EEE">
        <w:rPr>
          <w:i/>
          <w:iCs/>
        </w:rPr>
        <w:t>Energy Research &amp; Social Science</w:t>
      </w:r>
      <w:r w:rsidRPr="00A93EEE">
        <w:t>, vol. 95, p. 102912, Jan. 2023, doi: 10.1016/j.erss.2022.102912.</w:t>
      </w:r>
    </w:p>
    <w:p w:rsidRPr="00A93EEE" w:rsidR="00A93EEE" w:rsidP="00A93EEE" w:rsidRDefault="00A93EEE" w14:paraId="4C18C35D" w14:textId="77777777">
      <w:pPr>
        <w:pStyle w:val="Bibliography"/>
      </w:pPr>
      <w:r w:rsidRPr="00A93EEE">
        <w:t>[29]</w:t>
      </w:r>
      <w:r w:rsidRPr="00A93EEE">
        <w:tab/>
      </w:r>
      <w:r w:rsidRPr="00A93EEE">
        <w:t xml:space="preserve">L. J. Sonter, M. C. Dade, J. E. M. Watson, and R. K. Valenta, ‘Renewable energy production will exacerbate mining threats to biodiversity’, </w:t>
      </w:r>
      <w:r w:rsidRPr="00A93EEE">
        <w:rPr>
          <w:i/>
          <w:iCs/>
        </w:rPr>
        <w:t>Nat Commun</w:t>
      </w:r>
      <w:r w:rsidRPr="00A93EEE">
        <w:t>, vol. 11, no. 1, p. 4174, Sep. 2020, doi: 10.1038/s41467-020-17928-5.</w:t>
      </w:r>
    </w:p>
    <w:p w:rsidRPr="00A93EEE" w:rsidR="00A93EEE" w:rsidP="00A93EEE" w:rsidRDefault="00A93EEE" w14:paraId="6D0BA99D" w14:textId="77777777">
      <w:pPr>
        <w:pStyle w:val="Bibliography"/>
      </w:pPr>
      <w:r w:rsidRPr="00A93EEE">
        <w:t>[30]</w:t>
      </w:r>
      <w:r w:rsidRPr="00A93EEE">
        <w:tab/>
      </w:r>
      <w:r w:rsidRPr="00A93EEE">
        <w:t xml:space="preserve">S. Luckeneder, S. Giljum, A. Schaffartzik, V. Maus, and M. Tost, ‘Surge in global metal mining threatens vulnerable ecosystems’, </w:t>
      </w:r>
      <w:r w:rsidRPr="00A93EEE">
        <w:rPr>
          <w:i/>
          <w:iCs/>
        </w:rPr>
        <w:t>Global Environmental Change</w:t>
      </w:r>
      <w:r w:rsidRPr="00A93EEE">
        <w:t>, vol. 69, p. 102303, Jul. 2021, doi: 10.1016/j.gloenvcha.2021.102303.</w:t>
      </w:r>
    </w:p>
    <w:p w:rsidRPr="00A93EEE" w:rsidR="00A93EEE" w:rsidP="00A93EEE" w:rsidRDefault="00A93EEE" w14:paraId="7376DC46" w14:textId="77777777">
      <w:pPr>
        <w:pStyle w:val="Bibliography"/>
      </w:pPr>
      <w:r w:rsidRPr="00A93EEE">
        <w:t>[31]</w:t>
      </w:r>
      <w:r w:rsidRPr="00A93EEE">
        <w:tab/>
      </w:r>
      <w:r w:rsidRPr="00A93EEE">
        <w:t xml:space="preserve">G. Bridge, ‘CONTESTED TERRAIN: Mining and the Environment’, </w:t>
      </w:r>
      <w:r w:rsidRPr="00A93EEE">
        <w:rPr>
          <w:i/>
          <w:iCs/>
        </w:rPr>
        <w:t>Annual Review of Environment and Resources</w:t>
      </w:r>
      <w:r w:rsidRPr="00A93EEE">
        <w:t>, vol. 29, no. Volume 29, 2004, pp. 205–259, Nov. 2004, doi: 10.1146/annurev.energy.28.011503.163434.</w:t>
      </w:r>
    </w:p>
    <w:p w:rsidRPr="00A93EEE" w:rsidR="00A93EEE" w:rsidP="00A93EEE" w:rsidRDefault="00A93EEE" w14:paraId="31ED6D88" w14:textId="77777777">
      <w:pPr>
        <w:pStyle w:val="Bibliography"/>
      </w:pPr>
      <w:r w:rsidRPr="00A93EEE">
        <w:t>[32]</w:t>
      </w:r>
      <w:r w:rsidRPr="00A93EEE">
        <w:tab/>
      </w:r>
      <w:r w:rsidRPr="00A93EEE">
        <w:t xml:space="preserve">G. P. Asner, W. Llactayo, R. Tupayachi, and E. R. Luna, ‘Elevated rates of gold mining in the Amazon revealed through high-resolution monitoring’, </w:t>
      </w:r>
      <w:r w:rsidRPr="00A93EEE">
        <w:rPr>
          <w:i/>
          <w:iCs/>
        </w:rPr>
        <w:t>Proceedings of the National Academy of Sciences</w:t>
      </w:r>
      <w:r w:rsidRPr="00A93EEE">
        <w:t>, vol. 110, no. 46, pp. 18454–18459, Nov. 2013, doi: 10.1073/pnas.1318271110.</w:t>
      </w:r>
    </w:p>
    <w:p w:rsidRPr="00A93EEE" w:rsidR="00A93EEE" w:rsidP="00A93EEE" w:rsidRDefault="00A93EEE" w14:paraId="7C8FB6DF" w14:textId="77777777">
      <w:pPr>
        <w:pStyle w:val="Bibliography"/>
      </w:pPr>
      <w:r w:rsidRPr="00A93EEE">
        <w:t>[33]</w:t>
      </w:r>
      <w:r w:rsidRPr="00A93EEE">
        <w:tab/>
      </w:r>
      <w:r w:rsidRPr="00A93EEE">
        <w:t xml:space="preserve">S. H. Ali </w:t>
      </w:r>
      <w:r w:rsidRPr="00A93EEE">
        <w:rPr>
          <w:i/>
          <w:iCs/>
        </w:rPr>
        <w:t>et al.</w:t>
      </w:r>
      <w:r w:rsidRPr="00A93EEE">
        <w:t xml:space="preserve">, ‘Mineral supply for sustainable development requires resource governance’, </w:t>
      </w:r>
      <w:r w:rsidRPr="00A93EEE">
        <w:rPr>
          <w:i/>
          <w:iCs/>
        </w:rPr>
        <w:t>Nature</w:t>
      </w:r>
      <w:r w:rsidRPr="00A93EEE">
        <w:t>, vol. 543, no. 7645, pp. 367–372, Mar. 2017, doi: 10.1038/nature21359.</w:t>
      </w:r>
    </w:p>
    <w:p w:rsidRPr="00A93EEE" w:rsidR="00A93EEE" w:rsidP="00A93EEE" w:rsidRDefault="00A93EEE" w14:paraId="30677941" w14:textId="77777777">
      <w:pPr>
        <w:pStyle w:val="Bibliography"/>
      </w:pPr>
      <w:r w:rsidRPr="00A93EEE">
        <w:t>[34]</w:t>
      </w:r>
      <w:r w:rsidRPr="00A93EEE">
        <w:tab/>
      </w:r>
      <w:r w:rsidRPr="00A93EEE">
        <w:t xml:space="preserve">R. J. Smith, R. D. J. Muir, M. J. Walpole, A. Balmford, and N. Leader-Williams, ‘Governance and the loss of biodiversity’, </w:t>
      </w:r>
      <w:r w:rsidRPr="00A93EEE">
        <w:rPr>
          <w:i/>
          <w:iCs/>
        </w:rPr>
        <w:t>Nature</w:t>
      </w:r>
      <w:r w:rsidRPr="00A93EEE">
        <w:t>, vol. 426, no. 6962, pp. 67–70, Nov. 2003, doi: 10.1038/nature02025.</w:t>
      </w:r>
    </w:p>
    <w:p w:rsidRPr="00A93EEE" w:rsidR="00A93EEE" w:rsidP="00A93EEE" w:rsidRDefault="00A93EEE" w14:paraId="0CA3905A" w14:textId="77777777">
      <w:pPr>
        <w:pStyle w:val="Bibliography"/>
      </w:pPr>
      <w:r w:rsidRPr="00A93EEE">
        <w:t>[35]</w:t>
      </w:r>
      <w:r w:rsidRPr="00A93EEE">
        <w:tab/>
      </w:r>
      <w:r w:rsidRPr="00A93EEE">
        <w:t xml:space="preserve">V. Butsic, M. Baumann, A. Shortland, S. Walker, and T. Kuemmerle, ‘Conservation and conflict in the Democratic Republic of Congo: The impacts of warfare, mining, and protected areas on deforestation’, </w:t>
      </w:r>
      <w:r w:rsidRPr="00A93EEE">
        <w:rPr>
          <w:i/>
          <w:iCs/>
        </w:rPr>
        <w:t>Biological Conservation</w:t>
      </w:r>
      <w:r w:rsidRPr="00A93EEE">
        <w:t>, vol. 191, pp. 266–273, Nov. 2015, doi: 10.1016/j.biocon.2015.06.037.</w:t>
      </w:r>
    </w:p>
    <w:p w:rsidRPr="00A93EEE" w:rsidR="00A93EEE" w:rsidP="00A93EEE" w:rsidRDefault="00A93EEE" w14:paraId="79E58916" w14:textId="77777777">
      <w:pPr>
        <w:pStyle w:val="Bibliography"/>
      </w:pPr>
      <w:r w:rsidRPr="00A93EEE">
        <w:t>[36]</w:t>
      </w:r>
      <w:r w:rsidRPr="00A93EEE">
        <w:tab/>
      </w:r>
      <w:r w:rsidRPr="00A93EEE">
        <w:t xml:space="preserve">W. F. Laurance, ‘The perils of payoff: corruption as a threat to global biodiversity’, </w:t>
      </w:r>
      <w:r w:rsidRPr="00A93EEE">
        <w:rPr>
          <w:i/>
          <w:iCs/>
        </w:rPr>
        <w:t>Trends Ecol Evol</w:t>
      </w:r>
      <w:r w:rsidRPr="00A93EEE">
        <w:t>, vol. 19, no. 8, pp. 399–401, Aug. 2004, doi: 10.1016/j.tree.2004.06.001.</w:t>
      </w:r>
    </w:p>
    <w:p w:rsidRPr="00A93EEE" w:rsidR="00A93EEE" w:rsidP="00A93EEE" w:rsidRDefault="00A93EEE" w14:paraId="75C8FA43" w14:textId="77777777">
      <w:pPr>
        <w:pStyle w:val="Bibliography"/>
      </w:pPr>
      <w:r w:rsidRPr="00A93EEE">
        <w:t>[37]</w:t>
      </w:r>
      <w:r w:rsidRPr="00A93EEE">
        <w:tab/>
      </w:r>
      <w:r w:rsidRPr="00A93EEE">
        <w:t>CE Delft and Prognos, ‘CO2 reduction potential in European waste management’, 2022. Accessed: Mar. 04, 2025. [Online]. Available: https://cedelft.eu/publications/co2-reduction-potential-in-european-waste-management/</w:t>
      </w:r>
    </w:p>
    <w:p w:rsidRPr="00A93EEE" w:rsidR="00A93EEE" w:rsidP="00A93EEE" w:rsidRDefault="00A93EEE" w14:paraId="3A35E47C" w14:textId="77777777">
      <w:pPr>
        <w:pStyle w:val="Bibliography"/>
      </w:pPr>
      <w:r w:rsidRPr="00A93EEE">
        <w:t>[38]</w:t>
      </w:r>
      <w:r w:rsidRPr="00A93EEE">
        <w:tab/>
      </w:r>
      <w:r w:rsidRPr="00A93EEE">
        <w:t>Systemiq, ‘ReShaping Plastics: Pathways to a Circular, Climate Neutral Plastics System in Europe’, 2022. [Online]. Available: https://www.systemiq.earth/wp-content/uploads/2022/05/ReShapingPlastics-ES-v1.7.pdf</w:t>
      </w:r>
    </w:p>
    <w:p w:rsidRPr="00A93EEE" w:rsidR="00A93EEE" w:rsidP="00A93EEE" w:rsidRDefault="00A93EEE" w14:paraId="408B4489" w14:textId="77777777">
      <w:pPr>
        <w:pStyle w:val="Bibliography"/>
      </w:pPr>
      <w:r w:rsidRPr="00A93EEE">
        <w:t>[39]</w:t>
      </w:r>
      <w:r w:rsidRPr="00A93EEE">
        <w:tab/>
      </w:r>
      <w:r w:rsidRPr="00A93EEE">
        <w:t xml:space="preserve">Le Den, X. </w:t>
      </w:r>
      <w:r w:rsidRPr="00A93EEE">
        <w:rPr>
          <w:i/>
          <w:iCs/>
        </w:rPr>
        <w:t>et al.</w:t>
      </w:r>
      <w:r w:rsidRPr="00A93EEE">
        <w:t>, ‘Quantification methodology for, and analysis of, the decarbonisation benefits of sectoral circular economy actions: Final report.’, Ranboll, Fraunhofer ISI, Eco Logic, 2020. [Online]. Available: https://brandcentral.ramboll.com/share/Ntjri6mNKZonSD19BGCH</w:t>
      </w:r>
    </w:p>
    <w:p w:rsidRPr="00EA6958" w:rsidR="00EA6958" w:rsidP="00EA6958" w:rsidRDefault="00EA6958" w14:paraId="50831597" w14:textId="577F63AF">
      <w:pPr>
        <w:pStyle w:val="JRCText"/>
      </w:pPr>
      <w:r>
        <w:fldChar w:fldCharType="end"/>
      </w:r>
    </w:p>
    <w:p w:rsidRPr="00067AFD" w:rsidR="008D6E5C" w:rsidP="008D6E5C" w:rsidRDefault="008D6E5C" w14:paraId="1FA6A405" w14:textId="1DB184CC">
      <w:pPr>
        <w:pStyle w:val="JRCLevel-3title"/>
        <w:rPr>
          <w:rFonts w:eastAsia="EC Square Sans Pro" w:cs="EC Square Sans Pro"/>
          <w:highlight w:val="magenta"/>
        </w:rPr>
      </w:pPr>
      <w:bookmarkStart w:name="_Toc193207512" w:id="268"/>
      <w:r w:rsidRPr="00067AFD">
        <w:rPr>
          <w:rFonts w:eastAsia="EC Square Sans Pro" w:cs="EC Square Sans Pro"/>
          <w:highlight w:val="magenta"/>
        </w:rPr>
        <w:t>References</w:t>
      </w:r>
      <w:r w:rsidRPr="00067AFD" w:rsidR="00EA6958">
        <w:rPr>
          <w:rFonts w:eastAsia="EC Square Sans Pro" w:cs="EC Square Sans Pro"/>
          <w:highlight w:val="magenta"/>
        </w:rPr>
        <w:t xml:space="preserve"> (manual addition - </w:t>
      </w:r>
      <w:r w:rsidRPr="00067AFD" w:rsidR="00EA6958">
        <w:rPr>
          <w:rFonts w:eastAsia="EC Square Sans Pro" w:cs="EC Square Sans Pro"/>
          <w:highlight w:val="magenta"/>
        </w:rPr>
        <w:tab/>
      </w:r>
      <w:r w:rsidRPr="00067AFD" w:rsidR="00EA6958">
        <w:rPr>
          <w:rFonts w:eastAsia="EC Square Sans Pro" w:cs="EC Square Sans Pro"/>
          <w:highlight w:val="magenta"/>
        </w:rPr>
        <w:t>TO DELETE)</w:t>
      </w:r>
      <w:bookmarkEnd w:id="268"/>
    </w:p>
    <w:p w:rsidRPr="008D6E5C" w:rsidR="008D6E5C" w:rsidP="008D6E5C" w:rsidRDefault="008D6E5C" w14:paraId="099C4A2A" w14:textId="0A645B9C">
      <w:pPr>
        <w:pStyle w:val="JRCText"/>
        <w:rPr>
          <w:color w:val="70AD47" w:themeColor="accent6"/>
        </w:rPr>
      </w:pPr>
      <w:r w:rsidRPr="008D6E5C">
        <w:rPr>
          <w:color w:val="70AD47" w:themeColor="accent6"/>
        </w:rPr>
        <w:t>Section 2.1</w:t>
      </w:r>
    </w:p>
    <w:p w:rsidRPr="008D6E5C" w:rsidR="008D6E5C" w:rsidP="008D6E5C" w:rsidRDefault="008D6E5C" w14:paraId="56EF0D36" w14:textId="77777777">
      <w:pPr>
        <w:pStyle w:val="JRCTextnumberedlist1"/>
        <w:keepLines/>
        <w:numPr>
          <w:ilvl w:val="0"/>
          <w:numId w:val="50"/>
        </w:numPr>
        <w:spacing w:before="80" w:after="80" w:line="250" w:lineRule="atLeast"/>
        <w:jc w:val="left"/>
      </w:pPr>
      <w:r w:rsidRPr="008D6E5C">
        <w:t xml:space="preserve">European Commission - Joint Research Centre (EC-JRC) (2024b). Consumption Footprint Platform. https://eplca.jrc.ec.europa.eu/ConsumptionFootprintPlatform.html  </w:t>
      </w:r>
    </w:p>
    <w:p w:rsidRPr="008D6E5C" w:rsidR="008D6E5C" w:rsidP="008D6E5C" w:rsidRDefault="008D6E5C" w14:paraId="2BDAAFB4" w14:textId="77777777">
      <w:pPr>
        <w:pStyle w:val="JRCTextnumberedlist1"/>
        <w:keepLines/>
        <w:numPr>
          <w:ilvl w:val="0"/>
          <w:numId w:val="50"/>
        </w:numPr>
        <w:spacing w:before="80" w:after="80" w:line="250" w:lineRule="atLeast"/>
        <w:jc w:val="left"/>
      </w:pPr>
      <w:r w:rsidRPr="008D6E5C">
        <w:rPr>
          <w:lang w:val="it-IT"/>
        </w:rPr>
        <w:t xml:space="preserve">Sanyé-Mengual, E., Pasqualino, R., Omodara, L., Frankowska, A., Wierzgala, P., Chiorrini, A., Bennett, M.J., Listorti, G., Sala, S., (forthcoming). </w:t>
      </w:r>
      <w:r w:rsidRPr="008D6E5C">
        <w:t>Consumption Footprint and Domestic Footprint Monitoring report 2024: update in methodology, data and policy uses. Publications Office of the European Union, Luxembourg, JRC138470.</w:t>
      </w:r>
    </w:p>
    <w:p w:rsidRPr="008D6E5C" w:rsidR="008D6E5C" w:rsidP="008D6E5C" w:rsidRDefault="008D6E5C" w14:paraId="7F93531F" w14:textId="77777777">
      <w:pPr>
        <w:pStyle w:val="JRCTextnumberedlist1"/>
        <w:keepLines/>
        <w:numPr>
          <w:ilvl w:val="0"/>
          <w:numId w:val="50"/>
        </w:numPr>
        <w:spacing w:before="80" w:after="80" w:line="250" w:lineRule="atLeast"/>
        <w:jc w:val="left"/>
      </w:pPr>
      <w:r w:rsidRPr="008D6E5C">
        <w:rPr>
          <w:lang w:val="it-IT"/>
        </w:rPr>
        <w:t>Sanyé</w:t>
      </w:r>
      <w:r w:rsidRPr="008D6E5C">
        <w:rPr>
          <w:rFonts w:ascii="Cambria Math" w:hAnsi="Cambria Math" w:cs="Cambria Math"/>
          <w:lang w:val="it-IT"/>
        </w:rPr>
        <w:t>‐</w:t>
      </w:r>
      <w:r w:rsidRPr="008D6E5C">
        <w:rPr>
          <w:lang w:val="it-IT"/>
        </w:rPr>
        <w:t xml:space="preserve">Mengual, E., Sala, S. (2022). </w:t>
      </w:r>
      <w:r w:rsidRPr="008D6E5C">
        <w:t>Life Cycle Assessment support to environmental ambitions of EU policies and the Sustainable Development Goals. Integrated Environmental Assessment and Management, 18(5), 1221–1232.</w:t>
      </w:r>
    </w:p>
    <w:p w:rsidRPr="008D6E5C" w:rsidR="008D6E5C" w:rsidP="008D6E5C" w:rsidRDefault="008D6E5C" w14:paraId="51E8B815" w14:textId="77777777">
      <w:pPr>
        <w:pStyle w:val="JRCTextnumberedlist1"/>
        <w:keepLines/>
        <w:numPr>
          <w:ilvl w:val="0"/>
          <w:numId w:val="50"/>
        </w:numPr>
        <w:spacing w:before="80" w:after="80" w:line="250" w:lineRule="atLeast"/>
        <w:jc w:val="left"/>
      </w:pPr>
      <w:r w:rsidRPr="008D6E5C">
        <w:t>Sanyé Mengual, E., Sala, S. (2023) Consumption Footprint and Domestic Footprint: Assessing the environmental impacts of EU consumption and production, EUR 31390 EN, Publications Office of the European Union, Luxembourg, 2023, ISBN 978-92-76-99781- 8, doi:10.2760/3878.</w:t>
      </w:r>
    </w:p>
    <w:p w:rsidRPr="008D6E5C" w:rsidR="008D6E5C" w:rsidP="008D6E5C" w:rsidRDefault="008D6E5C" w14:paraId="67EAE627" w14:textId="77777777">
      <w:pPr>
        <w:pStyle w:val="JRCTextnumberedlist1"/>
        <w:keepLines/>
        <w:numPr>
          <w:ilvl w:val="0"/>
          <w:numId w:val="50"/>
        </w:numPr>
        <w:spacing w:before="80" w:after="80" w:line="250" w:lineRule="atLeast"/>
        <w:jc w:val="left"/>
      </w:pPr>
      <w:r w:rsidRPr="008D6E5C">
        <w:t xml:space="preserve">European Commission (EC) 2022. COMMUNICATION FROM THE COMMISSION TO THE EUROPEAN PARLIAMENT, THE COUNCIL, THE EUROPEAN ECONOMIC AND SOCIAL COMMITTEE AND THE COMMITTEE OF THE REGIONS on the Monitoring Framework for the 8th Environment Action Programme: Measuring Progress towards the Attainment of the Programme’s 2030 and 2050 Priority Objectives. </w:t>
      </w:r>
      <w:hyperlink w:history="1" r:id="rId29">
        <w:r w:rsidRPr="008D6E5C">
          <w:rPr>
            <w:rStyle w:val="Hyperlink"/>
          </w:rPr>
          <w:t>https://eur-lex.europa.eu/legal-content/EN/TXT/?uri=COM%3A2022%3A357%3AFIN</w:t>
        </w:r>
      </w:hyperlink>
      <w:r w:rsidRPr="008D6E5C">
        <w:t>.</w:t>
      </w:r>
    </w:p>
    <w:p w:rsidRPr="008D6E5C" w:rsidR="008D6E5C" w:rsidP="008D6E5C" w:rsidRDefault="008D6E5C" w14:paraId="398C4EEB" w14:textId="77777777">
      <w:pPr>
        <w:pStyle w:val="JRCTextnumberedlist1"/>
        <w:keepLines/>
        <w:numPr>
          <w:ilvl w:val="0"/>
          <w:numId w:val="50"/>
        </w:numPr>
        <w:spacing w:before="80" w:after="80" w:line="250" w:lineRule="atLeast"/>
        <w:jc w:val="left"/>
      </w:pPr>
      <w:r w:rsidRPr="008D6E5C">
        <w:t xml:space="preserve">European Commission (EC) 2024a. ‘EU SDG Indicator Set 2024: Result of the Review in Preparation of the 2024 Edition of the EU SDG Monitoring Report.’ </w:t>
      </w:r>
      <w:hyperlink w:history="1" r:id="rId30">
        <w:r w:rsidRPr="008D6E5C">
          <w:rPr>
            <w:rStyle w:val="Hyperlink"/>
          </w:rPr>
          <w:t>https://ec.europa.eu/eurostat/documents/276524/18322024/EU-SDG-indicator-review-report-2024.pdf/5b307664-876a-202c-60b5-aeb5b08424f3?t=1706279846855</w:t>
        </w:r>
      </w:hyperlink>
      <w:r w:rsidRPr="008D6E5C">
        <w:t>.</w:t>
      </w:r>
    </w:p>
    <w:p w:rsidRPr="008D6E5C" w:rsidR="008D6E5C" w:rsidP="008D6E5C" w:rsidRDefault="008D6E5C" w14:paraId="56BC64A9" w14:textId="77777777">
      <w:pPr>
        <w:pStyle w:val="JRCTextnumberedlist1"/>
        <w:keepLines/>
        <w:numPr>
          <w:ilvl w:val="0"/>
          <w:numId w:val="50"/>
        </w:numPr>
        <w:spacing w:before="80" w:after="80" w:line="250" w:lineRule="atLeast"/>
        <w:jc w:val="left"/>
        <w:rPr>
          <w:rStyle w:val="Hyperlink"/>
          <w:color w:val="auto"/>
          <w:u w:val="none"/>
        </w:rPr>
      </w:pPr>
      <w:r w:rsidRPr="008D6E5C">
        <w:t>European Commission (EC) 2024b. ‘Circular Economy Monitoring Framework’. 2024.</w:t>
      </w:r>
      <w:r w:rsidRPr="008D6E5C">
        <w:rPr>
          <w:rStyle w:val="Hyperlink"/>
        </w:rPr>
        <w:t xml:space="preserve"> </w:t>
      </w:r>
      <w:hyperlink w:history="1" r:id="rId31">
        <w:r w:rsidRPr="008D6E5C">
          <w:rPr>
            <w:rStyle w:val="Hyperlink"/>
          </w:rPr>
          <w:t>https://ec.europa.eu/eurostat/cache/scoreboards/circular-economy/</w:t>
        </w:r>
      </w:hyperlink>
      <w:r w:rsidRPr="008D6E5C">
        <w:rPr>
          <w:rStyle w:val="Hyperlink"/>
        </w:rPr>
        <w:t>.</w:t>
      </w:r>
    </w:p>
    <w:p w:rsidRPr="008D6E5C" w:rsidR="008D6E5C" w:rsidP="008D6E5C" w:rsidRDefault="008D6E5C" w14:paraId="146E98B0" w14:textId="77777777">
      <w:pPr>
        <w:pStyle w:val="JRCTextnumberedlist1"/>
        <w:keepLines/>
        <w:numPr>
          <w:ilvl w:val="0"/>
          <w:numId w:val="50"/>
        </w:numPr>
        <w:spacing w:before="80" w:after="80" w:line="250" w:lineRule="atLeast"/>
        <w:jc w:val="left"/>
      </w:pPr>
      <w:r w:rsidRPr="008D6E5C">
        <w:t xml:space="preserve">European Commission (EC) 2023. ‘Resilience Dashboards’. 2023. </w:t>
      </w:r>
      <w:hyperlink w:history="1" r:id="rId32">
        <w:r w:rsidRPr="008D6E5C">
          <w:rPr>
            <w:rStyle w:val="Hyperlink"/>
          </w:rPr>
          <w:t>https://commission.europa.eu/strategy-and-policy/strategic-planning/strategic-foresight/2020-strategic-foresight-report/resilience-dashboards_en</w:t>
        </w:r>
      </w:hyperlink>
      <w:r w:rsidRPr="008D6E5C">
        <w:t>.</w:t>
      </w:r>
    </w:p>
    <w:p w:rsidRPr="008D6E5C" w:rsidR="008D6E5C" w:rsidP="008D6E5C" w:rsidRDefault="008D6E5C" w14:paraId="71E463FD" w14:textId="77777777">
      <w:pPr>
        <w:pStyle w:val="JRCTextnumberedlist1"/>
        <w:keepLines/>
        <w:numPr>
          <w:ilvl w:val="0"/>
          <w:numId w:val="50"/>
        </w:numPr>
        <w:spacing w:before="80" w:after="80" w:line="250" w:lineRule="atLeast"/>
        <w:jc w:val="left"/>
      </w:pPr>
      <w:r w:rsidRPr="008D6E5C">
        <w:t>European Commission, Joint Research Centre (2024a), Tóth, K., Acs, S., Aschberger, K., Barbero Vignola, G., Bopp, S., Caivano, A., Catarino, R., Dominguez Torreiro, M., Druon, J., De Laurentiis, V., Di Marcantonio, F., De Jong, B., Ermolli, M., Guerrero, I., Gurria, P., Leite, J., Liquete, C., Maffettone, R., M`Barek, R., Olvedy, M., Panagos, P., Puerta Pinero, C., Robuchon, M., Sanye Mengual, E., Smallenbroek, O., Tamosiunas, S., Wollgast, J. and Proietti, I., EU food system monitoring framework. From concepts to indicators, Publications Office of the European Union, Luxembourg, 2024, https://data.europa.eu/doi/10.2760/94456, JRC137971.</w:t>
      </w:r>
    </w:p>
    <w:p w:rsidRPr="008D6E5C" w:rsidR="008D6E5C" w:rsidP="008D6E5C" w:rsidRDefault="008D6E5C" w14:paraId="61DCC8C2" w14:textId="77777777">
      <w:pPr>
        <w:pStyle w:val="JRCTextnumberedlist1"/>
        <w:keepLines/>
        <w:numPr>
          <w:ilvl w:val="0"/>
          <w:numId w:val="50"/>
        </w:numPr>
        <w:spacing w:before="80" w:after="80" w:line="250" w:lineRule="atLeast"/>
        <w:jc w:val="left"/>
      </w:pPr>
      <w:r w:rsidRPr="008D6E5C">
        <w:t xml:space="preserve">European Commission (EC) (2021b). Commission Recommendation of 16.12.2021 on the Environmental Footprint methods to measure and communicate the life cycle environmental performance of products and organisations. C(2021) 9332 final. </w:t>
      </w:r>
    </w:p>
    <w:p w:rsidRPr="008D6E5C" w:rsidR="008D6E5C" w:rsidP="008D6E5C" w:rsidRDefault="008D6E5C" w14:paraId="6E0EB163" w14:textId="77777777">
      <w:pPr>
        <w:pStyle w:val="JRCTextnumberedlist1"/>
        <w:keepLines/>
        <w:numPr>
          <w:ilvl w:val="0"/>
          <w:numId w:val="50"/>
        </w:numPr>
        <w:spacing w:before="80" w:after="80" w:line="250" w:lineRule="atLeast"/>
        <w:jc w:val="left"/>
        <w:rPr>
          <w:rStyle w:val="Hyperlink"/>
          <w:color w:val="auto"/>
          <w:u w:val="none"/>
        </w:rPr>
      </w:pPr>
      <w:r w:rsidRPr="008D6E5C">
        <w:t xml:space="preserve">Eurostat (2024). GDP and main components (output, expenditure and income): Chain linked volumes (2010), index 2010=100. Available online at: </w:t>
      </w:r>
      <w:hyperlink w:history="1" r:id="rId33">
        <w:r w:rsidRPr="008D6E5C">
          <w:rPr>
            <w:rStyle w:val="Hyperlink"/>
          </w:rPr>
          <w:t>https://ec.europa.eu/eurostat/databrowser/view/nama_10_gdp/default/table?lang=en&amp;category=euroind.ei_qna</w:t>
        </w:r>
      </w:hyperlink>
    </w:p>
    <w:p w:rsidRPr="008D6E5C" w:rsidR="008D6E5C" w:rsidP="008D6E5C" w:rsidRDefault="008D6E5C" w14:paraId="44B806EB" w14:textId="77777777">
      <w:pPr>
        <w:pStyle w:val="JRCTextnumberedlist1"/>
        <w:keepLines/>
        <w:numPr>
          <w:ilvl w:val="0"/>
          <w:numId w:val="50"/>
        </w:numPr>
        <w:spacing w:before="80" w:after="80" w:line="250" w:lineRule="atLeast"/>
        <w:jc w:val="left"/>
      </w:pPr>
      <w:r w:rsidRPr="008D6E5C">
        <w:t>European Commission (EC) (2021b). Communication from the Commission to the European Parliament, the Council, the European Economic and Social Committee and the Committee of the Regions - Pathway to a Healthy Planet for All EU Action Plan: Towards Zero Pollution for Air, Water and Soil. COM/2021/400 final.</w:t>
      </w:r>
    </w:p>
    <w:p w:rsidRPr="008D6E5C" w:rsidR="008D6E5C" w:rsidP="008D6E5C" w:rsidRDefault="008D6E5C" w14:paraId="62EE4B32" w14:textId="77777777">
      <w:pPr>
        <w:pStyle w:val="JRCTextnumberedlist1"/>
        <w:keepLines/>
        <w:numPr>
          <w:ilvl w:val="0"/>
          <w:numId w:val="50"/>
        </w:numPr>
        <w:spacing w:before="80" w:after="80" w:line="250" w:lineRule="atLeast"/>
        <w:jc w:val="left"/>
      </w:pPr>
      <w:r w:rsidRPr="008D6E5C">
        <w:rPr>
          <w:lang w:val="it-IT"/>
        </w:rPr>
        <w:t xml:space="preserve">Pasqualino, R., Valenzano, A., Chiorrini, A., Wierzgala, P., Frankowska, A., Sanyé-Mengual, E., Bennett, M., Listorti, G., Sala, S., (forthcoming). </w:t>
      </w:r>
      <w:r w:rsidRPr="008D6E5C">
        <w:t>Consumption Footprint and Domestic Footprint Outlook report 2024: projections up to 2030 in the frame of the Zero Pollution Action Plan. Publications Office of the European Union, Luxembourg, JRC139655.</w:t>
      </w:r>
    </w:p>
    <w:p w:rsidR="008D6E5C" w:rsidRDefault="008D6E5C" w14:paraId="0A0CC699" w14:textId="0614DC8E">
      <w:pPr>
        <w:spacing w:before="0" w:after="160"/>
        <w:jc w:val="left"/>
        <w:rPr>
          <w:rFonts w:eastAsia="EC Square Sans Pro" w:cs="EC Square Sans Pro"/>
          <w:i/>
          <w:iCs/>
          <w:color w:val="808080" w:themeColor="background1" w:themeShade="80"/>
          <w:sz w:val="18"/>
          <w:szCs w:val="18"/>
        </w:rPr>
      </w:pPr>
    </w:p>
    <w:p w:rsidR="008D6E5C" w:rsidP="008D6E5C" w:rsidRDefault="008D6E5C" w14:paraId="174F1B2D" w14:textId="3AB7625F">
      <w:pPr>
        <w:pStyle w:val="JRCText"/>
        <w:rPr>
          <w:color w:val="70AD47" w:themeColor="accent6"/>
        </w:rPr>
      </w:pPr>
      <w:r w:rsidRPr="008D6E5C">
        <w:rPr>
          <w:color w:val="70AD47" w:themeColor="accent6"/>
        </w:rPr>
        <w:t>S</w:t>
      </w:r>
      <w:r>
        <w:rPr>
          <w:color w:val="70AD47" w:themeColor="accent6"/>
        </w:rPr>
        <w:t>ection 2.2</w:t>
      </w:r>
    </w:p>
    <w:p w:rsidR="008D6E5C" w:rsidP="008D6E5C" w:rsidRDefault="008D6E5C" w14:paraId="2845971A" w14:textId="34630EBB">
      <w:pPr>
        <w:pStyle w:val="JRCText"/>
        <w:rPr>
          <w:del w:author="MANCINI Lucia (JRC-ISPRA-EXT)" w:date="2025-03-11T10:50:00Z" w:id="269"/>
          <w:color w:val="70AD47" w:themeColor="accent6"/>
        </w:rPr>
      </w:pPr>
      <w:del w:author="MANCINI Lucia (JRC-ISPRA-EXT)" w:date="2025-03-11T10:50:00Z" w:id="270">
        <w:r w:rsidRPr="6668F0A8" w:rsidDel="008D6E5C">
          <w:rPr>
            <w:color w:val="70AD47" w:themeColor="accent6"/>
          </w:rPr>
          <w:delText>Raw materials</w:delText>
        </w:r>
      </w:del>
    </w:p>
    <w:p w:rsidR="008D6E5C" w:rsidP="008D6E5C" w:rsidRDefault="008D6E5C" w14:paraId="6E718C15" w14:textId="77777777">
      <w:pPr>
        <w:ind w:left="480" w:hanging="480"/>
      </w:pPr>
      <w:r w:rsidRPr="008D6E5C">
        <w:rPr>
          <w:rFonts w:eastAsia="EC Square Sans Pro" w:cs="EC Square Sans Pro"/>
        </w:rPr>
        <w:t xml:space="preserve">Ali, S. H., Giurco, D., Arndt, N., Nickless, E., Brown, G., Demetriades, A., Durrheim, R., Enriquez, M. A., Kinnaird, J., Littleboy, A., Meinert, L. D., Oberhänsli, R., Salem, J., Schodde, R., Schneider, G., Vidal, O., &amp; Yakovleva, N. (2017). </w:t>
      </w:r>
      <w:r w:rsidRPr="15EA60C0">
        <w:rPr>
          <w:rFonts w:eastAsia="EC Square Sans Pro" w:cs="EC Square Sans Pro"/>
        </w:rPr>
        <w:t xml:space="preserve">Mineral supply for sustainable development requires resource governance. </w:t>
      </w:r>
      <w:r w:rsidRPr="15EA60C0">
        <w:rPr>
          <w:rFonts w:eastAsia="EC Square Sans Pro" w:cs="EC Square Sans Pro"/>
          <w:i/>
          <w:iCs/>
        </w:rPr>
        <w:t>Nature</w:t>
      </w:r>
      <w:r w:rsidRPr="15EA60C0">
        <w:rPr>
          <w:rFonts w:eastAsia="EC Square Sans Pro" w:cs="EC Square Sans Pro"/>
        </w:rPr>
        <w:t xml:space="preserve">, </w:t>
      </w:r>
      <w:r w:rsidRPr="15EA60C0">
        <w:rPr>
          <w:rFonts w:eastAsia="EC Square Sans Pro" w:cs="EC Square Sans Pro"/>
          <w:i/>
          <w:iCs/>
        </w:rPr>
        <w:t>543</w:t>
      </w:r>
      <w:r w:rsidRPr="15EA60C0">
        <w:rPr>
          <w:rFonts w:eastAsia="EC Square Sans Pro" w:cs="EC Square Sans Pro"/>
        </w:rPr>
        <w:t xml:space="preserve">, 367. </w:t>
      </w:r>
      <w:hyperlink r:id="rId34">
        <w:r w:rsidRPr="15EA60C0">
          <w:rPr>
            <w:rStyle w:val="Hyperlink"/>
            <w:rFonts w:eastAsia="EC Square Sans Pro" w:cs="EC Square Sans Pro"/>
          </w:rPr>
          <w:t>https://doi.org/10.1038/nature21359</w:t>
        </w:r>
      </w:hyperlink>
    </w:p>
    <w:p w:rsidR="008D6E5C" w:rsidP="008D6E5C" w:rsidRDefault="008D6E5C" w14:paraId="1517FDA3" w14:textId="77777777">
      <w:pPr>
        <w:ind w:left="480" w:hanging="480"/>
      </w:pPr>
      <w:r w:rsidRPr="15EA60C0">
        <w:rPr>
          <w:rFonts w:eastAsia="EC Square Sans Pro" w:cs="EC Square Sans Pro"/>
        </w:rPr>
        <w:t xml:space="preserve">Aska, B., Franks, D. M., Stringer, M., &amp; Sonter, L. J. (2024). Biodiversity conservation threatened by global mining wastes. </w:t>
      </w:r>
      <w:r w:rsidRPr="15EA60C0">
        <w:rPr>
          <w:rFonts w:eastAsia="EC Square Sans Pro" w:cs="EC Square Sans Pro"/>
          <w:i/>
          <w:iCs/>
        </w:rPr>
        <w:t>Nature Sustainability</w:t>
      </w:r>
      <w:r w:rsidRPr="15EA60C0">
        <w:rPr>
          <w:rFonts w:eastAsia="EC Square Sans Pro" w:cs="EC Square Sans Pro"/>
        </w:rPr>
        <w:t xml:space="preserve">, </w:t>
      </w:r>
      <w:r w:rsidRPr="15EA60C0">
        <w:rPr>
          <w:rFonts w:eastAsia="EC Square Sans Pro" w:cs="EC Square Sans Pro"/>
          <w:i/>
          <w:iCs/>
        </w:rPr>
        <w:t>7</w:t>
      </w:r>
      <w:r w:rsidRPr="15EA60C0">
        <w:rPr>
          <w:rFonts w:eastAsia="EC Square Sans Pro" w:cs="EC Square Sans Pro"/>
        </w:rPr>
        <w:t xml:space="preserve">(1), 23–30. </w:t>
      </w:r>
      <w:hyperlink r:id="rId35">
        <w:r w:rsidRPr="15EA60C0">
          <w:rPr>
            <w:rStyle w:val="Hyperlink"/>
            <w:rFonts w:eastAsia="EC Square Sans Pro" w:cs="EC Square Sans Pro"/>
          </w:rPr>
          <w:t>https://doi.org/10.1038/s41893-023-01251-0</w:t>
        </w:r>
      </w:hyperlink>
    </w:p>
    <w:p w:rsidR="008D6E5C" w:rsidP="008D6E5C" w:rsidRDefault="008D6E5C" w14:paraId="546A215E" w14:textId="77777777">
      <w:pPr>
        <w:ind w:left="480" w:hanging="480"/>
      </w:pPr>
      <w:r w:rsidRPr="15EA60C0">
        <w:rPr>
          <w:rFonts w:eastAsia="EC Square Sans Pro" w:cs="EC Square Sans Pro"/>
        </w:rPr>
        <w:t xml:space="preserve">Asner, G. P., Llactayo, W., Tupayachi, R., &amp; Luna, E. R. (2013). Elevated rates of gold mining in the Amazon revealed through high-resolution  monitoring. </w:t>
      </w:r>
      <w:r w:rsidRPr="15EA60C0">
        <w:rPr>
          <w:rFonts w:eastAsia="EC Square Sans Pro" w:cs="EC Square Sans Pro"/>
          <w:i/>
          <w:iCs/>
        </w:rPr>
        <w:t>Proceedings of the National Academy of Sciences of the United States of America</w:t>
      </w:r>
      <w:r w:rsidRPr="15EA60C0">
        <w:rPr>
          <w:rFonts w:eastAsia="EC Square Sans Pro" w:cs="EC Square Sans Pro"/>
        </w:rPr>
        <w:t xml:space="preserve">, </w:t>
      </w:r>
      <w:r w:rsidRPr="15EA60C0">
        <w:rPr>
          <w:rFonts w:eastAsia="EC Square Sans Pro" w:cs="EC Square Sans Pro"/>
          <w:i/>
          <w:iCs/>
        </w:rPr>
        <w:t>110</w:t>
      </w:r>
      <w:r w:rsidRPr="15EA60C0">
        <w:rPr>
          <w:rFonts w:eastAsia="EC Square Sans Pro" w:cs="EC Square Sans Pro"/>
        </w:rPr>
        <w:t xml:space="preserve">(46), 18454–18459. </w:t>
      </w:r>
      <w:hyperlink r:id="rId36">
        <w:r w:rsidRPr="15EA60C0">
          <w:rPr>
            <w:rStyle w:val="Hyperlink"/>
            <w:rFonts w:eastAsia="EC Square Sans Pro" w:cs="EC Square Sans Pro"/>
          </w:rPr>
          <w:t>https://doi.org/10.1073/pnas.1318271110</w:t>
        </w:r>
      </w:hyperlink>
    </w:p>
    <w:p w:rsidRPr="00532779" w:rsidR="008D6E5C" w:rsidP="008D6E5C" w:rsidRDefault="008D6E5C" w14:paraId="068EF41C" w14:textId="77777777">
      <w:pPr>
        <w:ind w:left="480" w:hanging="480"/>
        <w:rPr>
          <w:lang w:val="fr-FR"/>
        </w:rPr>
      </w:pPr>
      <w:r w:rsidRPr="15EA60C0">
        <w:rPr>
          <w:rFonts w:eastAsia="EC Square Sans Pro" w:cs="EC Square Sans Pro"/>
        </w:rPr>
        <w:t xml:space="preserve">Berthet, E., Lavalley, J., Anquetil-Deck, C., Ballesteros, F., Stadler, K., Soytas, U., Hauschild, M., &amp; Laurent, A. (2024). Assessing the social and environmental impacts of critical mineral supply chains for the energy transition in Europe. </w:t>
      </w:r>
      <w:r w:rsidRPr="00532779">
        <w:rPr>
          <w:rFonts w:eastAsia="EC Square Sans Pro" w:cs="EC Square Sans Pro"/>
          <w:i/>
          <w:iCs/>
          <w:lang w:val="fr-FR"/>
        </w:rPr>
        <w:t>Global Environmental Change</w:t>
      </w:r>
      <w:r w:rsidRPr="00532779">
        <w:rPr>
          <w:rFonts w:eastAsia="EC Square Sans Pro" w:cs="EC Square Sans Pro"/>
          <w:lang w:val="fr-FR"/>
        </w:rPr>
        <w:t xml:space="preserve">, </w:t>
      </w:r>
      <w:r w:rsidRPr="00532779">
        <w:rPr>
          <w:rFonts w:eastAsia="EC Square Sans Pro" w:cs="EC Square Sans Pro"/>
          <w:i/>
          <w:iCs/>
          <w:lang w:val="fr-FR"/>
        </w:rPr>
        <w:t>86</w:t>
      </w:r>
      <w:r w:rsidRPr="00532779">
        <w:rPr>
          <w:rFonts w:eastAsia="EC Square Sans Pro" w:cs="EC Square Sans Pro"/>
          <w:lang w:val="fr-FR"/>
        </w:rPr>
        <w:t xml:space="preserve">, 102841. </w:t>
      </w:r>
      <w:r>
        <w:fldChar w:fldCharType="begin"/>
      </w:r>
      <w:r w:rsidRPr="00DB2933">
        <w:rPr>
          <w:lang w:val="fr-BE"/>
          <w:rPrChange w:author="LISTORTI Giulia (JRC-ISPRA)" w:date="2024-12-06T11:19:00Z" w:id="271">
            <w:rPr/>
          </w:rPrChange>
        </w:rPr>
        <w:instrText xml:space="preserve"> HYPERLINK "https://doi.org/https://doi.org/10.1016/j.gloenvcha.2024.102841" \h </w:instrText>
      </w:r>
      <w:r>
        <w:fldChar w:fldCharType="separate"/>
      </w:r>
      <w:r w:rsidRPr="00532779">
        <w:rPr>
          <w:rStyle w:val="Hyperlink"/>
          <w:rFonts w:eastAsia="EC Square Sans Pro" w:cs="EC Square Sans Pro"/>
          <w:lang w:val="fr-FR"/>
        </w:rPr>
        <w:t>https://doi.org/https://doi.org/10.1016/j.gloenvcha.2024.102841</w:t>
      </w:r>
      <w:r>
        <w:rPr>
          <w:rStyle w:val="Hyperlink"/>
          <w:rFonts w:eastAsia="EC Square Sans Pro" w:cs="EC Square Sans Pro"/>
          <w:lang w:val="fr-FR"/>
        </w:rPr>
        <w:fldChar w:fldCharType="end"/>
      </w:r>
    </w:p>
    <w:p w:rsidR="008D6E5C" w:rsidP="008D6E5C" w:rsidRDefault="008D6E5C" w14:paraId="35378B4C" w14:textId="77777777">
      <w:pPr>
        <w:ind w:left="480" w:hanging="480"/>
        <w:rPr>
          <w:rFonts w:eastAsia="EC Square Sans Pro" w:cs="EC Square Sans Pro"/>
        </w:rPr>
      </w:pPr>
      <w:r w:rsidRPr="15EA60C0">
        <w:rPr>
          <w:rFonts w:eastAsia="EC Square Sans Pro" w:cs="EC Square Sans Pro"/>
        </w:rPr>
        <w:t xml:space="preserve">Bridge, G. (2004). Contested terrain: mining and the environment. </w:t>
      </w:r>
      <w:r w:rsidRPr="15EA60C0">
        <w:rPr>
          <w:rFonts w:eastAsia="EC Square Sans Pro" w:cs="EC Square Sans Pro"/>
          <w:i/>
          <w:iCs/>
        </w:rPr>
        <w:t>Annu. Rev. Environ. Resour.</w:t>
      </w:r>
      <w:r w:rsidRPr="15EA60C0">
        <w:rPr>
          <w:rFonts w:eastAsia="EC Square Sans Pro" w:cs="EC Square Sans Pro"/>
        </w:rPr>
        <w:t xml:space="preserve">, </w:t>
      </w:r>
      <w:r w:rsidRPr="15EA60C0">
        <w:rPr>
          <w:rFonts w:eastAsia="EC Square Sans Pro" w:cs="EC Square Sans Pro"/>
          <w:i/>
          <w:iCs/>
        </w:rPr>
        <w:t>29</w:t>
      </w:r>
      <w:r w:rsidRPr="15EA60C0">
        <w:rPr>
          <w:rFonts w:eastAsia="EC Square Sans Pro" w:cs="EC Square Sans Pro"/>
        </w:rPr>
        <w:t>(1), 205–259.</w:t>
      </w:r>
    </w:p>
    <w:p w:rsidR="008D6E5C" w:rsidP="008D6E5C" w:rsidRDefault="008D6E5C" w14:paraId="2EE7B422" w14:textId="77777777">
      <w:pPr>
        <w:ind w:left="480" w:hanging="480"/>
        <w:rPr>
          <w:rFonts w:eastAsia="EC Square Sans Pro" w:cs="EC Square Sans Pro"/>
        </w:rPr>
      </w:pPr>
      <w:r w:rsidRPr="15EA60C0">
        <w:rPr>
          <w:rFonts w:eastAsia="EC Square Sans Pro" w:cs="EC Square Sans Pro"/>
        </w:rPr>
        <w:t xml:space="preserve">Butsic, V., Baumann, M., Shortland, A., Walker, S., &amp; Kuemmerle, T. (2015). Conservation and conflict in the Democratic Republic of Congo: The impacts of warfare, mining, and protected areas on deforestation. </w:t>
      </w:r>
      <w:r w:rsidRPr="15EA60C0">
        <w:rPr>
          <w:rFonts w:eastAsia="EC Square Sans Pro" w:cs="EC Square Sans Pro"/>
          <w:i/>
          <w:iCs/>
        </w:rPr>
        <w:t>Biological Conservation</w:t>
      </w:r>
      <w:r w:rsidRPr="15EA60C0">
        <w:rPr>
          <w:rFonts w:eastAsia="EC Square Sans Pro" w:cs="EC Square Sans Pro"/>
        </w:rPr>
        <w:t xml:space="preserve">, </w:t>
      </w:r>
      <w:r w:rsidRPr="15EA60C0">
        <w:rPr>
          <w:rFonts w:eastAsia="EC Square Sans Pro" w:cs="EC Square Sans Pro"/>
          <w:i/>
          <w:iCs/>
        </w:rPr>
        <w:t>191</w:t>
      </w:r>
      <w:r w:rsidRPr="15EA60C0">
        <w:rPr>
          <w:rFonts w:eastAsia="EC Square Sans Pro" w:cs="EC Square Sans Pro"/>
        </w:rPr>
        <w:t>, 266–273.</w:t>
      </w:r>
    </w:p>
    <w:p w:rsidR="008D6E5C" w:rsidP="008D6E5C" w:rsidRDefault="008D6E5C" w14:paraId="09F647CF" w14:textId="77777777">
      <w:pPr>
        <w:ind w:left="480" w:hanging="480"/>
        <w:rPr>
          <w:rFonts w:eastAsia="EC Square Sans Pro" w:cs="EC Square Sans Pro"/>
        </w:rPr>
      </w:pPr>
      <w:r w:rsidRPr="15EA60C0">
        <w:rPr>
          <w:rFonts w:eastAsia="EC Square Sans Pro" w:cs="EC Square Sans Pro"/>
        </w:rPr>
        <w:t xml:space="preserve">Carrara, S., Bobba, S., Blagoeva, D., Alves Dias, P., Cavalli, A., Georgitzikis, K., Grohol, M., Itul, A., T, K., C, L., L, L., G, M., T, M., A, P. A., J, S., T, T., C, V., D, W., C, B., … M, C. (2023). </w:t>
      </w:r>
      <w:r w:rsidRPr="15EA60C0">
        <w:rPr>
          <w:rFonts w:eastAsia="EC Square Sans Pro" w:cs="EC Square Sans Pro"/>
          <w:i/>
          <w:iCs/>
        </w:rPr>
        <w:t>Supply chain analysis and material demand forecast in strategic technologies and sectors in the EU</w:t>
      </w:r>
      <w:r w:rsidRPr="15EA60C0">
        <w:rPr>
          <w:rFonts w:ascii="Calibri" w:hAnsi="Calibri" w:eastAsia="EC Square Sans Pro" w:cs="Calibri"/>
          <w:i/>
          <w:iCs/>
        </w:rPr>
        <w:t> </w:t>
      </w:r>
      <w:r w:rsidRPr="15EA60C0">
        <w:rPr>
          <w:rFonts w:eastAsia="EC Square Sans Pro" w:cs="EC Square Sans Pro"/>
          <w:i/>
          <w:iCs/>
        </w:rPr>
        <w:t>? A foresight study</w:t>
      </w:r>
      <w:r w:rsidRPr="15EA60C0">
        <w:rPr>
          <w:rFonts w:eastAsia="EC Square Sans Pro" w:cs="EC Square Sans Pro"/>
        </w:rPr>
        <w:t xml:space="preserve"> (Issue KJ-NA-31-437-EN-N (online),KJ-NA-31-437-EN-C (print)). Publications Office of the European Union. </w:t>
      </w:r>
      <w:hyperlink r:id="rId37">
        <w:r w:rsidRPr="15EA60C0">
          <w:rPr>
            <w:rStyle w:val="Hyperlink"/>
            <w:rFonts w:eastAsia="EC Square Sans Pro" w:cs="EC Square Sans Pro"/>
          </w:rPr>
          <w:t>https://doi.org/10.2760/386650</w:t>
        </w:r>
      </w:hyperlink>
      <w:r w:rsidRPr="15EA60C0">
        <w:rPr>
          <w:rFonts w:eastAsia="EC Square Sans Pro" w:cs="EC Square Sans Pro"/>
        </w:rPr>
        <w:t xml:space="preserve"> (online),10.2760/334074 (print)</w:t>
      </w:r>
    </w:p>
    <w:p w:rsidRPr="00532779" w:rsidR="008D6E5C" w:rsidP="008D6E5C" w:rsidRDefault="008D6E5C" w14:paraId="482D804E" w14:textId="77777777">
      <w:pPr>
        <w:ind w:left="480" w:hanging="480"/>
        <w:rPr>
          <w:lang w:val="fr-FR"/>
        </w:rPr>
      </w:pPr>
      <w:r w:rsidRPr="15EA60C0">
        <w:rPr>
          <w:rFonts w:eastAsia="EC Square Sans Pro" w:cs="EC Square Sans Pro"/>
        </w:rPr>
        <w:t>Chaves, C., Pereira, E., Ferreira, P., &amp; Guerner Dias, A. (2021). Concerns about lithium extraction: A review and application for Portugal</w:t>
      </w:r>
      <w:r w:rsidRPr="15EA60C0">
        <w:rPr>
          <w:rFonts w:ascii="Segoe UI Symbol" w:hAnsi="Segoe UI Symbol" w:eastAsia="EC Square Sans Pro" w:cs="Segoe UI Symbol"/>
        </w:rPr>
        <w:t>✰</w:t>
      </w:r>
      <w:r w:rsidRPr="15EA60C0">
        <w:rPr>
          <w:rFonts w:eastAsia="EC Square Sans Pro" w:cs="EC Square Sans Pro"/>
        </w:rPr>
        <w:t xml:space="preserve">. </w:t>
      </w:r>
      <w:r w:rsidRPr="15EA60C0">
        <w:rPr>
          <w:rFonts w:eastAsia="EC Square Sans Pro" w:cs="EC Square Sans Pro"/>
          <w:i/>
          <w:iCs/>
        </w:rPr>
        <w:t>The Extractive Industries and Society</w:t>
      </w:r>
      <w:r w:rsidRPr="15EA60C0">
        <w:rPr>
          <w:rFonts w:eastAsia="EC Square Sans Pro" w:cs="EC Square Sans Pro"/>
        </w:rPr>
        <w:t xml:space="preserve">, </w:t>
      </w:r>
      <w:r w:rsidRPr="15EA60C0">
        <w:rPr>
          <w:rFonts w:eastAsia="EC Square Sans Pro" w:cs="EC Square Sans Pro"/>
          <w:i/>
          <w:iCs/>
        </w:rPr>
        <w:t>8</w:t>
      </w:r>
      <w:r w:rsidRPr="15EA60C0">
        <w:rPr>
          <w:rFonts w:eastAsia="EC Square Sans Pro" w:cs="EC Square Sans Pro"/>
        </w:rPr>
        <w:t xml:space="preserve">(3), 100928. </w:t>
      </w:r>
      <w:hyperlink r:id="rId38">
        <w:r w:rsidRPr="00532779">
          <w:rPr>
            <w:rStyle w:val="Hyperlink"/>
            <w:rFonts w:eastAsia="EC Square Sans Pro" w:cs="EC Square Sans Pro"/>
            <w:lang w:val="fr-FR"/>
          </w:rPr>
          <w:t>https://doi.org/https://doi.org/10.1016/j.exis.2021.100928</w:t>
        </w:r>
      </w:hyperlink>
    </w:p>
    <w:p w:rsidR="008D6E5C" w:rsidP="008D6E5C" w:rsidRDefault="008D6E5C" w14:paraId="149FFB58" w14:textId="77777777">
      <w:pPr>
        <w:ind w:left="480" w:hanging="480"/>
      </w:pPr>
      <w:r w:rsidRPr="0077204F">
        <w:rPr>
          <w:rFonts w:eastAsia="EC Square Sans Pro" w:cs="EC Square Sans Pro"/>
          <w:lang w:val="fr-FR"/>
          <w:rPrChange w:author="BARBERO VIGNOLA Giulia (JRC-ISPRA)" w:date="2025-03-18T16:20:00Z" w:id="272">
            <w:rPr>
              <w:rFonts w:eastAsia="EC Square Sans Pro" w:cs="EC Square Sans Pro"/>
            </w:rPr>
          </w:rPrChange>
        </w:rPr>
        <w:t xml:space="preserve">Dunlap, A., &amp; Riquito, M. (2023). </w:t>
      </w:r>
      <w:r w:rsidRPr="15EA60C0">
        <w:rPr>
          <w:rFonts w:eastAsia="EC Square Sans Pro" w:cs="EC Square Sans Pro"/>
        </w:rPr>
        <w:t xml:space="preserve">Social warfare for lithium extraction? Open-pit lithium mining, counterinsurgency tactics and enforcing green extractivism in northern Portugal. </w:t>
      </w:r>
      <w:r w:rsidRPr="15EA60C0">
        <w:rPr>
          <w:rFonts w:eastAsia="EC Square Sans Pro" w:cs="EC Square Sans Pro"/>
          <w:i/>
          <w:iCs/>
        </w:rPr>
        <w:t>Energy Research &amp; Social Science</w:t>
      </w:r>
      <w:r w:rsidRPr="15EA60C0">
        <w:rPr>
          <w:rFonts w:eastAsia="EC Square Sans Pro" w:cs="EC Square Sans Pro"/>
        </w:rPr>
        <w:t xml:space="preserve">, </w:t>
      </w:r>
      <w:r w:rsidRPr="15EA60C0">
        <w:rPr>
          <w:rFonts w:eastAsia="EC Square Sans Pro" w:cs="EC Square Sans Pro"/>
          <w:i/>
          <w:iCs/>
        </w:rPr>
        <w:t>95</w:t>
      </w:r>
      <w:r w:rsidRPr="15EA60C0">
        <w:rPr>
          <w:rFonts w:eastAsia="EC Square Sans Pro" w:cs="EC Square Sans Pro"/>
        </w:rPr>
        <w:t xml:space="preserve">, 102912. </w:t>
      </w:r>
      <w:hyperlink r:id="rId39">
        <w:r w:rsidRPr="15EA60C0">
          <w:rPr>
            <w:rStyle w:val="Hyperlink"/>
            <w:rFonts w:eastAsia="EC Square Sans Pro" w:cs="EC Square Sans Pro"/>
          </w:rPr>
          <w:t>https://doi.org/https://doi.org/10.1016/j.erss.2022.102912</w:t>
        </w:r>
      </w:hyperlink>
    </w:p>
    <w:p w:rsidR="008D6E5C" w:rsidP="008D6E5C" w:rsidRDefault="008D6E5C" w14:paraId="587A0BA0" w14:textId="77777777">
      <w:pPr>
        <w:ind w:left="480" w:hanging="480"/>
        <w:rPr>
          <w:rFonts w:eastAsia="EC Square Sans Pro" w:cs="EC Square Sans Pro"/>
        </w:rPr>
      </w:pPr>
      <w:r w:rsidRPr="15EA60C0">
        <w:rPr>
          <w:rFonts w:eastAsia="EC Square Sans Pro" w:cs="EC Square Sans Pro"/>
        </w:rPr>
        <w:t xml:space="preserve">EC - European Commission. (2022). </w:t>
      </w:r>
      <w:r w:rsidRPr="15EA60C0">
        <w:rPr>
          <w:rFonts w:eastAsia="EC Square Sans Pro" w:cs="EC Square Sans Pro"/>
          <w:i/>
          <w:iCs/>
        </w:rPr>
        <w:t>Communication from the Commission to the European Parliament, the Council, the European Economic and Social Committee and the Committee of the Regions REPowerEU Plan. COM(2022) 230 final</w:t>
      </w:r>
      <w:r w:rsidRPr="15EA60C0">
        <w:rPr>
          <w:rFonts w:eastAsia="EC Square Sans Pro" w:cs="EC Square Sans Pro"/>
        </w:rPr>
        <w:t>.</w:t>
      </w:r>
    </w:p>
    <w:p w:rsidR="008D6E5C" w:rsidP="008D6E5C" w:rsidRDefault="008D6E5C" w14:paraId="5D1CDCDA" w14:textId="77777777">
      <w:pPr>
        <w:ind w:left="480" w:hanging="480"/>
        <w:rPr>
          <w:rFonts w:eastAsia="EC Square Sans Pro" w:cs="EC Square Sans Pro"/>
        </w:rPr>
      </w:pPr>
      <w:r w:rsidRPr="15EA60C0">
        <w:rPr>
          <w:rFonts w:eastAsia="EC Square Sans Pro" w:cs="EC Square Sans Pro"/>
        </w:rPr>
        <w:t xml:space="preserve">EC - European Commission. (2023). </w:t>
      </w:r>
      <w:r w:rsidRPr="15EA60C0">
        <w:rPr>
          <w:rFonts w:eastAsia="EC Square Sans Pro" w:cs="EC Square Sans Pro"/>
          <w:i/>
          <w:iCs/>
        </w:rPr>
        <w:t>Proposal for a Regulation of the European Parliament and of the Council establishing a framework for ensuring a secure and sustainable supply of critical raw materials and amending Regulations (EU) 168/2013, (EU) 2018/858, 2018/1724 and (EU) 2019/1020 COM</w:t>
      </w:r>
      <w:r w:rsidRPr="15EA60C0">
        <w:rPr>
          <w:rFonts w:eastAsia="EC Square Sans Pro" w:cs="EC Square Sans Pro"/>
        </w:rPr>
        <w:t>.</w:t>
      </w:r>
    </w:p>
    <w:p w:rsidR="008D6E5C" w:rsidP="008D6E5C" w:rsidRDefault="008D6E5C" w14:paraId="37518E55" w14:textId="77777777">
      <w:pPr>
        <w:ind w:left="480" w:hanging="480"/>
        <w:rPr>
          <w:rFonts w:eastAsia="EC Square Sans Pro" w:cs="EC Square Sans Pro"/>
          <w:sz w:val="18"/>
          <w:szCs w:val="18"/>
        </w:rPr>
      </w:pPr>
      <w:r w:rsidRPr="15EA60C0">
        <w:rPr>
          <w:rFonts w:eastAsia="EC Square Sans Pro" w:cs="EC Square Sans Pro"/>
        </w:rPr>
        <w:t xml:space="preserve">Geological Survey of Sweden. (2020). </w:t>
      </w:r>
      <w:r w:rsidRPr="15EA60C0">
        <w:rPr>
          <w:rFonts w:eastAsia="EC Square Sans Pro" w:cs="EC Square Sans Pro"/>
          <w:i/>
          <w:iCs/>
        </w:rPr>
        <w:t>Statistics of the Swedish Mining Industry</w:t>
      </w:r>
      <w:r w:rsidRPr="15EA60C0">
        <w:rPr>
          <w:rFonts w:eastAsia="EC Square Sans Pro" w:cs="EC Square Sans Pro"/>
        </w:rPr>
        <w:t>.</w:t>
      </w:r>
    </w:p>
    <w:p w:rsidR="008D6E5C" w:rsidP="008D6E5C" w:rsidRDefault="008D6E5C" w14:paraId="4ECE2560" w14:textId="77777777">
      <w:pPr>
        <w:ind w:left="480" w:hanging="480"/>
        <w:rPr>
          <w:rFonts w:eastAsia="EC Square Sans Pro" w:cs="EC Square Sans Pro"/>
        </w:rPr>
      </w:pPr>
      <w:r w:rsidRPr="15EA60C0">
        <w:rPr>
          <w:rFonts w:eastAsia="EC Square Sans Pro" w:cs="EC Square Sans Pro"/>
        </w:rPr>
        <w:t xml:space="preserve">Gielen, D., &amp; Lyons, M. (2022). </w:t>
      </w:r>
      <w:r w:rsidRPr="15EA60C0">
        <w:rPr>
          <w:rFonts w:eastAsia="EC Square Sans Pro" w:cs="EC Square Sans Pro"/>
          <w:i/>
          <w:iCs/>
        </w:rPr>
        <w:t>Critical materials for the energy transition: Lithium</w:t>
      </w:r>
      <w:r w:rsidRPr="15EA60C0">
        <w:rPr>
          <w:rFonts w:eastAsia="EC Square Sans Pro" w:cs="EC Square Sans Pro"/>
        </w:rPr>
        <w:t>.</w:t>
      </w:r>
    </w:p>
    <w:p w:rsidR="008D6E5C" w:rsidP="008D6E5C" w:rsidRDefault="008D6E5C" w14:paraId="557CAD30" w14:textId="77777777">
      <w:pPr>
        <w:ind w:left="480" w:hanging="480"/>
        <w:rPr>
          <w:rFonts w:eastAsia="EC Square Sans Pro" w:cs="EC Square Sans Pro"/>
        </w:rPr>
      </w:pPr>
      <w:r w:rsidRPr="15EA60C0">
        <w:rPr>
          <w:rFonts w:eastAsia="EC Square Sans Pro" w:cs="EC Square Sans Pro"/>
        </w:rPr>
        <w:t xml:space="preserve">IRENA. (2023). </w:t>
      </w:r>
      <w:r w:rsidRPr="15EA60C0">
        <w:rPr>
          <w:rFonts w:eastAsia="EC Square Sans Pro" w:cs="EC Square Sans Pro"/>
          <w:i/>
          <w:iCs/>
        </w:rPr>
        <w:t>Geopolitics of the energy transition: Critical materials</w:t>
      </w:r>
      <w:r w:rsidRPr="15EA60C0">
        <w:rPr>
          <w:rFonts w:eastAsia="EC Square Sans Pro" w:cs="EC Square Sans Pro"/>
        </w:rPr>
        <w:t>.</w:t>
      </w:r>
    </w:p>
    <w:p w:rsidR="008D6E5C" w:rsidP="008D6E5C" w:rsidRDefault="008D6E5C" w14:paraId="2B0CF80F" w14:textId="77777777">
      <w:pPr>
        <w:ind w:left="480" w:hanging="480"/>
        <w:rPr>
          <w:rFonts w:eastAsia="EC Square Sans Pro" w:cs="EC Square Sans Pro"/>
        </w:rPr>
      </w:pPr>
      <w:r w:rsidRPr="15EA60C0">
        <w:rPr>
          <w:rFonts w:eastAsia="EC Square Sans Pro" w:cs="EC Square Sans Pro"/>
        </w:rPr>
        <w:t xml:space="preserve">Laurance, W. F. (2004). The perils of payoff: corruption as a threat to global biodiversity. </w:t>
      </w:r>
      <w:r w:rsidRPr="15EA60C0">
        <w:rPr>
          <w:rFonts w:eastAsia="EC Square Sans Pro" w:cs="EC Square Sans Pro"/>
          <w:i/>
          <w:iCs/>
        </w:rPr>
        <w:t>Trends in Ecology &amp; Evolution</w:t>
      </w:r>
      <w:r w:rsidRPr="15EA60C0">
        <w:rPr>
          <w:rFonts w:eastAsia="EC Square Sans Pro" w:cs="EC Square Sans Pro"/>
        </w:rPr>
        <w:t xml:space="preserve">, </w:t>
      </w:r>
      <w:r w:rsidRPr="15EA60C0">
        <w:rPr>
          <w:rFonts w:eastAsia="EC Square Sans Pro" w:cs="EC Square Sans Pro"/>
          <w:i/>
          <w:iCs/>
        </w:rPr>
        <w:t>19</w:t>
      </w:r>
      <w:r w:rsidRPr="15EA60C0">
        <w:rPr>
          <w:rFonts w:eastAsia="EC Square Sans Pro" w:cs="EC Square Sans Pro"/>
        </w:rPr>
        <w:t>(8), 399–401.</w:t>
      </w:r>
    </w:p>
    <w:p w:rsidR="008D6E5C" w:rsidP="008D6E5C" w:rsidRDefault="008D6E5C" w14:paraId="2B952753" w14:textId="77777777">
      <w:pPr>
        <w:ind w:left="480" w:hanging="480"/>
      </w:pPr>
      <w:r w:rsidRPr="15EA60C0">
        <w:rPr>
          <w:rFonts w:eastAsia="EC Square Sans Pro" w:cs="EC Square Sans Pro"/>
        </w:rPr>
        <w:t xml:space="preserve">Lorca, M., Olivera Andrade, M., Escosteguy, M., Köppel, J., Scoville-Simonds, M., &amp; Hufty, M. (2022). Mining indigenous territories: Consensus, tensions and ambivalences in the Salar de Atacama. </w:t>
      </w:r>
      <w:r w:rsidRPr="15EA60C0">
        <w:rPr>
          <w:rFonts w:eastAsia="EC Square Sans Pro" w:cs="EC Square Sans Pro"/>
          <w:i/>
          <w:iCs/>
        </w:rPr>
        <w:t>The Extractive Industries and Society</w:t>
      </w:r>
      <w:r w:rsidRPr="15EA60C0">
        <w:rPr>
          <w:rFonts w:eastAsia="EC Square Sans Pro" w:cs="EC Square Sans Pro"/>
        </w:rPr>
        <w:t xml:space="preserve">, </w:t>
      </w:r>
      <w:r w:rsidRPr="15EA60C0">
        <w:rPr>
          <w:rFonts w:eastAsia="EC Square Sans Pro" w:cs="EC Square Sans Pro"/>
          <w:i/>
          <w:iCs/>
        </w:rPr>
        <w:t>9</w:t>
      </w:r>
      <w:r w:rsidRPr="15EA60C0">
        <w:rPr>
          <w:rFonts w:eastAsia="EC Square Sans Pro" w:cs="EC Square Sans Pro"/>
        </w:rPr>
        <w:t xml:space="preserve">, 101047. </w:t>
      </w:r>
      <w:hyperlink r:id="rId40">
        <w:r w:rsidRPr="15EA60C0">
          <w:rPr>
            <w:rStyle w:val="Hyperlink"/>
            <w:rFonts w:eastAsia="EC Square Sans Pro" w:cs="EC Square Sans Pro"/>
          </w:rPr>
          <w:t>https://doi.org/https://doi.org/10.1016/j.exis.2022.101047</w:t>
        </w:r>
      </w:hyperlink>
    </w:p>
    <w:p w:rsidRPr="00532779" w:rsidR="008D6E5C" w:rsidP="008D6E5C" w:rsidRDefault="008D6E5C" w14:paraId="141266C2" w14:textId="77777777">
      <w:pPr>
        <w:ind w:left="480" w:hanging="480"/>
        <w:rPr>
          <w:lang w:val="fr-FR"/>
        </w:rPr>
      </w:pPr>
      <w:r w:rsidRPr="650CCE4E">
        <w:rPr>
          <w:rFonts w:eastAsia="EC Square Sans Pro" w:cs="EC Square Sans Pro"/>
        </w:rPr>
        <w:t xml:space="preserve">Luckeneder, S., Giljum, S., Schaffartzik, A., Maus, V., &amp; Tost, M. (2021). Surge in global metal mining threatens vulnerable ecosystems. </w:t>
      </w:r>
      <w:r w:rsidRPr="650CCE4E">
        <w:rPr>
          <w:rFonts w:eastAsia="EC Square Sans Pro" w:cs="EC Square Sans Pro"/>
          <w:i/>
          <w:iCs/>
          <w:lang w:val="fr-FR"/>
        </w:rPr>
        <w:t>Global Environmental Change</w:t>
      </w:r>
      <w:r w:rsidRPr="650CCE4E">
        <w:rPr>
          <w:rFonts w:eastAsia="EC Square Sans Pro" w:cs="EC Square Sans Pro"/>
          <w:lang w:val="fr-FR"/>
        </w:rPr>
        <w:t xml:space="preserve">, </w:t>
      </w:r>
      <w:r w:rsidRPr="650CCE4E">
        <w:rPr>
          <w:rFonts w:eastAsia="EC Square Sans Pro" w:cs="EC Square Sans Pro"/>
          <w:i/>
          <w:iCs/>
          <w:lang w:val="fr-FR"/>
        </w:rPr>
        <w:t>69</w:t>
      </w:r>
      <w:r w:rsidRPr="650CCE4E">
        <w:rPr>
          <w:rFonts w:eastAsia="EC Square Sans Pro" w:cs="EC Square Sans Pro"/>
          <w:lang w:val="fr-FR"/>
        </w:rPr>
        <w:t xml:space="preserve">, 102303. </w:t>
      </w:r>
      <w:hyperlink r:id="rId41">
        <w:r w:rsidRPr="650CCE4E">
          <w:rPr>
            <w:rStyle w:val="Hyperlink"/>
            <w:rFonts w:eastAsia="EC Square Sans Pro" w:cs="EC Square Sans Pro"/>
            <w:lang w:val="fr-FR"/>
          </w:rPr>
          <w:t>https://doi.org/https://doi.org/10.1016/j.gloenvcha.2021.102303</w:t>
        </w:r>
      </w:hyperlink>
    </w:p>
    <w:p w:rsidR="09E7C75B" w:rsidRDefault="09E7C75B" w14:paraId="7C134B58" w14:textId="50B29C63">
      <w:pPr>
        <w:rPr>
          <w:ins w:author="MUBAREKA Sarah Betoul (JRC-ISPRA)" w:date="2025-03-11T07:48:00Z" w:id="273"/>
          <w:rFonts w:eastAsia="EC Square Sans Pro" w:cs="EC Square Sans Pro"/>
        </w:rPr>
      </w:pPr>
      <w:ins w:author="MUBAREKA Sarah Betoul (JRC-ISPRA)" w:date="2025-03-11T07:48:00Z" w:id="274">
        <w:r w:rsidRPr="650CCE4E">
          <w:rPr>
            <w:rFonts w:eastAsia="EC Square Sans Pro" w:cs="EC Square Sans Pro"/>
          </w:rPr>
          <w:t xml:space="preserve">Sánchez, J., Curt, M.D. and Fernández, J. (2017), Approach to the potential production of giant reed in surplus saline lands of Spain. </w:t>
        </w:r>
        <w:r w:rsidRPr="650CCE4E">
          <w:rPr>
            <w:rFonts w:eastAsia="EC Square Sans Pro" w:cs="EC Square Sans Pro"/>
            <w:lang w:val="es"/>
          </w:rPr>
          <w:t xml:space="preserve">GCB Bioenergy, 9: 105-118. </w:t>
        </w:r>
        <w:r>
          <w:fldChar w:fldCharType="begin"/>
        </w:r>
        <w:r>
          <w:instrText xml:space="preserve">HYPERLINK "https://doi.org/10.1111/gcbb.12329" </w:instrText>
        </w:r>
        <w:r>
          <w:fldChar w:fldCharType="separate"/>
        </w:r>
        <w:r w:rsidRPr="650CCE4E">
          <w:rPr>
            <w:rStyle w:val="Hyperlink"/>
            <w:rFonts w:eastAsia="EC Square Sans Pro" w:cs="EC Square Sans Pro"/>
            <w:color w:val="0000FF"/>
            <w:lang w:val="es"/>
          </w:rPr>
          <w:t>https://doi.org/10.1111/gcbb.12329</w:t>
        </w:r>
        <w:r>
          <w:fldChar w:fldCharType="end"/>
        </w:r>
        <w:r w:rsidRPr="650CCE4E">
          <w:rPr>
            <w:rFonts w:eastAsia="EC Square Sans Pro" w:cs="EC Square Sans Pro"/>
            <w:lang w:val="es"/>
          </w:rPr>
          <w:t>.</w:t>
        </w:r>
        <w:r w:rsidRPr="650CCE4E">
          <w:rPr>
            <w:rFonts w:eastAsia="EC Square Sans Pro" w:cs="EC Square Sans Pro"/>
          </w:rPr>
          <w:t xml:space="preserve"> </w:t>
        </w:r>
      </w:ins>
    </w:p>
    <w:p w:rsidR="33D8B6ED" w:rsidP="650CCE4E" w:rsidRDefault="33D8B6ED" w14:paraId="4322B451" w14:textId="3445883A">
      <w:pPr>
        <w:ind w:left="480" w:hanging="480"/>
        <w:rPr>
          <w:ins w:author="MUBAREKA Sarah Betoul (JRC-ISPRA)" w:date="2025-03-11T07:51:00Z" w:id="275"/>
          <w:rFonts w:eastAsia="EC Square Sans Pro" w:cs="EC Square Sans Pro"/>
        </w:rPr>
      </w:pPr>
      <w:ins w:author="MUBAREKA Sarah Betoul (JRC-ISPRA)" w:date="2025-03-11T07:51:00Z" w:id="276">
        <w:r w:rsidRPr="650CCE4E">
          <w:rPr>
            <w:rFonts w:eastAsia="EC Square Sans Pro" w:cs="EC Square Sans Pro"/>
          </w:rPr>
          <w:t>Scordia, D. Papazoglou, E., Kotoula, D., Sanz, M., Ciria, C.</w:t>
        </w:r>
      </w:ins>
      <w:ins w:author="MUBAREKA Sarah Betoul (JRC-ISPRA)" w:date="2025-03-11T07:52:00Z" w:id="277">
        <w:r w:rsidRPr="650CCE4E">
          <w:rPr>
            <w:rFonts w:eastAsia="EC Square Sans Pro" w:cs="EC Square Sans Pro"/>
          </w:rPr>
          <w:t xml:space="preserve">, </w:t>
        </w:r>
      </w:ins>
      <w:ins w:author="MUBAREKA Sarah Betoul (JRC-ISPRA)" w:date="2025-03-11T07:51:00Z" w:id="278">
        <w:r w:rsidRPr="650CCE4E">
          <w:rPr>
            <w:rFonts w:eastAsia="EC Square Sans Pro" w:cs="EC Square Sans Pro"/>
          </w:rPr>
          <w:t>Pérez, J</w:t>
        </w:r>
      </w:ins>
      <w:ins w:author="MUBAREKA Sarah Betoul (JRC-ISPRA)" w:date="2025-03-11T07:52:00Z" w:id="279">
        <w:r w:rsidRPr="650CCE4E">
          <w:rPr>
            <w:rFonts w:eastAsia="EC Square Sans Pro" w:cs="EC Square Sans Pro"/>
          </w:rPr>
          <w:t>.,</w:t>
        </w:r>
      </w:ins>
      <w:ins w:author="MUBAREKA Sarah Betoul (JRC-ISPRA)" w:date="2025-03-11T07:51:00Z" w:id="280">
        <w:r w:rsidRPr="650CCE4E">
          <w:rPr>
            <w:rFonts w:eastAsia="EC Square Sans Pro" w:cs="EC Square Sans Pro"/>
          </w:rPr>
          <w:t xml:space="preserve"> Maliarenko, O</w:t>
        </w:r>
      </w:ins>
      <w:ins w:author="MUBAREKA Sarah Betoul (JRC-ISPRA)" w:date="2025-03-11T07:52:00Z" w:id="281">
        <w:r w:rsidRPr="650CCE4E">
          <w:rPr>
            <w:rFonts w:eastAsia="EC Square Sans Pro" w:cs="EC Square Sans Pro"/>
          </w:rPr>
          <w:t>.,</w:t>
        </w:r>
        <w:r w:rsidRPr="650CCE4E" w:rsidR="14DAC790">
          <w:rPr>
            <w:rFonts w:eastAsia="EC Square Sans Pro" w:cs="EC Square Sans Pro"/>
          </w:rPr>
          <w:t xml:space="preserve"> </w:t>
        </w:r>
      </w:ins>
      <w:ins w:author="MUBAREKA Sarah Betoul (JRC-ISPRA)" w:date="2025-03-11T07:51:00Z" w:id="282">
        <w:r w:rsidRPr="650CCE4E">
          <w:rPr>
            <w:rFonts w:eastAsia="EC Square Sans Pro" w:cs="EC Square Sans Pro"/>
          </w:rPr>
          <w:t>Prysiazhniuk, O</w:t>
        </w:r>
      </w:ins>
      <w:ins w:author="MUBAREKA Sarah Betoul (JRC-ISPRA)" w:date="2025-03-11T07:52:00Z" w:id="283">
        <w:r w:rsidRPr="650CCE4E" w:rsidR="03390773">
          <w:rPr>
            <w:rFonts w:eastAsia="EC Square Sans Pro" w:cs="EC Square Sans Pro"/>
          </w:rPr>
          <w:t>.,</w:t>
        </w:r>
      </w:ins>
      <w:ins w:author="MUBAREKA Sarah Betoul (JRC-ISPRA)" w:date="2025-03-11T07:51:00Z" w:id="284">
        <w:r w:rsidRPr="650CCE4E">
          <w:rPr>
            <w:rFonts w:eastAsia="EC Square Sans Pro" w:cs="EC Square Sans Pro"/>
          </w:rPr>
          <w:t xml:space="preserve"> von Cossel, M</w:t>
        </w:r>
      </w:ins>
      <w:ins w:author="MUBAREKA Sarah Betoul (JRC-ISPRA)" w:date="2025-03-11T07:52:00Z" w:id="285">
        <w:r w:rsidRPr="650CCE4E" w:rsidR="53682381">
          <w:rPr>
            <w:rFonts w:eastAsia="EC Square Sans Pro" w:cs="EC Square Sans Pro"/>
          </w:rPr>
          <w:t>.,</w:t>
        </w:r>
      </w:ins>
      <w:ins w:author="MUBAREKA Sarah Betoul (JRC-ISPRA)" w:date="2025-03-11T07:51:00Z" w:id="286">
        <w:r w:rsidRPr="650CCE4E">
          <w:rPr>
            <w:rFonts w:eastAsia="EC Square Sans Pro" w:cs="EC Square Sans Pro"/>
          </w:rPr>
          <w:t xml:space="preserve"> Greiner, B</w:t>
        </w:r>
      </w:ins>
      <w:ins w:author="MUBAREKA Sarah Betoul (JRC-ISPRA)" w:date="2025-03-11T07:52:00Z" w:id="287">
        <w:r w:rsidRPr="650CCE4E" w:rsidR="09A6F702">
          <w:rPr>
            <w:rFonts w:eastAsia="EC Square Sans Pro" w:cs="EC Square Sans Pro"/>
          </w:rPr>
          <w:t>.,</w:t>
        </w:r>
      </w:ins>
      <w:ins w:author="MUBAREKA Sarah Betoul (JRC-ISPRA)" w:date="2025-03-11T07:51:00Z" w:id="288">
        <w:r w:rsidRPr="650CCE4E">
          <w:rPr>
            <w:rFonts w:eastAsia="EC Square Sans Pro" w:cs="EC Square Sans Pro"/>
          </w:rPr>
          <w:t xml:space="preserve"> Lazdina, D</w:t>
        </w:r>
      </w:ins>
      <w:ins w:author="MUBAREKA Sarah Betoul (JRC-ISPRA)" w:date="2025-03-11T07:52:00Z" w:id="289">
        <w:r w:rsidRPr="650CCE4E" w:rsidR="58549670">
          <w:rPr>
            <w:rFonts w:eastAsia="EC Square Sans Pro" w:cs="EC Square Sans Pro"/>
          </w:rPr>
          <w:t>.,</w:t>
        </w:r>
      </w:ins>
      <w:ins w:author="MUBAREKA Sarah Betoul (JRC-ISPRA)" w:date="2025-03-11T07:51:00Z" w:id="290">
        <w:r w:rsidRPr="650CCE4E">
          <w:rPr>
            <w:rFonts w:eastAsia="EC Square Sans Pro" w:cs="EC Square Sans Pro"/>
          </w:rPr>
          <w:t xml:space="preserve"> Makovskis, K</w:t>
        </w:r>
      </w:ins>
      <w:ins w:author="MUBAREKA Sarah Betoul (JRC-ISPRA)" w:date="2025-03-11T07:52:00Z" w:id="291">
        <w:r w:rsidRPr="650CCE4E" w:rsidR="5B1B3C17">
          <w:rPr>
            <w:rFonts w:eastAsia="EC Square Sans Pro" w:cs="EC Square Sans Pro"/>
          </w:rPr>
          <w:t>.,</w:t>
        </w:r>
      </w:ins>
      <w:ins w:author="MUBAREKA Sarah Betoul (JRC-ISPRA)" w:date="2025-03-11T07:51:00Z" w:id="292">
        <w:r w:rsidRPr="650CCE4E">
          <w:rPr>
            <w:rFonts w:eastAsia="EC Square Sans Pro" w:cs="EC Square Sans Pro"/>
          </w:rPr>
          <w:t xml:space="preserve"> Lamy, I</w:t>
        </w:r>
      </w:ins>
      <w:ins w:author="MUBAREKA Sarah Betoul (JRC-ISPRA)" w:date="2025-03-11T07:52:00Z" w:id="293">
        <w:r w:rsidRPr="650CCE4E" w:rsidR="74407925">
          <w:rPr>
            <w:rFonts w:eastAsia="EC Square Sans Pro" w:cs="EC Square Sans Pro"/>
          </w:rPr>
          <w:t>.,</w:t>
        </w:r>
      </w:ins>
      <w:ins w:author="MUBAREKA Sarah Betoul (JRC-ISPRA)" w:date="2025-03-11T07:51:00Z" w:id="294">
        <w:r w:rsidRPr="650CCE4E">
          <w:rPr>
            <w:rFonts w:eastAsia="EC Square Sans Pro" w:cs="EC Square Sans Pro"/>
          </w:rPr>
          <w:t xml:space="preserve"> Ciadamidaro, L. Petit Dit Grezeriat, L</w:t>
        </w:r>
      </w:ins>
      <w:ins w:author="MUBAREKA Sarah Betoul (JRC-ISPRA)" w:date="2025-03-11T07:53:00Z" w:id="295">
        <w:r w:rsidRPr="650CCE4E" w:rsidR="02FED3E7">
          <w:rPr>
            <w:rFonts w:eastAsia="EC Square Sans Pro" w:cs="EC Square Sans Pro"/>
          </w:rPr>
          <w:t>.,</w:t>
        </w:r>
      </w:ins>
      <w:ins w:author="MUBAREKA Sarah Betoul (JRC-ISPRA)" w:date="2025-03-11T07:51:00Z" w:id="296">
        <w:r w:rsidRPr="650CCE4E">
          <w:rPr>
            <w:rFonts w:eastAsia="EC Square Sans Pro" w:cs="EC Square Sans Pro"/>
          </w:rPr>
          <w:t xml:space="preserve"> Corinzia, S</w:t>
        </w:r>
      </w:ins>
      <w:ins w:author="MUBAREKA Sarah Betoul (JRC-ISPRA)" w:date="2025-03-11T07:53:00Z" w:id="297">
        <w:r w:rsidRPr="650CCE4E" w:rsidR="6B683EA0">
          <w:rPr>
            <w:rFonts w:eastAsia="EC Square Sans Pro" w:cs="EC Square Sans Pro"/>
          </w:rPr>
          <w:t>.,</w:t>
        </w:r>
      </w:ins>
      <w:ins w:author="MUBAREKA Sarah Betoul (JRC-ISPRA)" w:date="2025-03-11T07:51:00Z" w:id="298">
        <w:r w:rsidRPr="650CCE4E">
          <w:rPr>
            <w:rFonts w:eastAsia="EC Square Sans Pro" w:cs="EC Square Sans Pro"/>
          </w:rPr>
          <w:t xml:space="preserve"> Fernando, A</w:t>
        </w:r>
      </w:ins>
      <w:ins w:author="MUBAREKA Sarah Betoul (JRC-ISPRA)" w:date="2025-03-11T07:53:00Z" w:id="299">
        <w:r w:rsidRPr="650CCE4E" w:rsidR="698D2751">
          <w:rPr>
            <w:rFonts w:eastAsia="EC Square Sans Pro" w:cs="EC Square Sans Pro"/>
          </w:rPr>
          <w:t>.,</w:t>
        </w:r>
      </w:ins>
      <w:ins w:author="MUBAREKA Sarah Betoul (JRC-ISPRA)" w:date="2025-03-11T07:51:00Z" w:id="300">
        <w:r w:rsidRPr="650CCE4E">
          <w:rPr>
            <w:rFonts w:eastAsia="EC Square Sans Pro" w:cs="EC Square Sans Pro"/>
          </w:rPr>
          <w:t xml:space="preserve"> Alexopoulou, E</w:t>
        </w:r>
      </w:ins>
      <w:ins w:author="MUBAREKA Sarah Betoul (JRC-ISPRA)" w:date="2025-03-11T07:53:00Z" w:id="301">
        <w:r w:rsidRPr="650CCE4E" w:rsidR="2C901C0D">
          <w:rPr>
            <w:rFonts w:eastAsia="EC Square Sans Pro" w:cs="EC Square Sans Pro"/>
          </w:rPr>
          <w:t>.,</w:t>
        </w:r>
      </w:ins>
      <w:ins w:author="MUBAREKA Sarah Betoul (JRC-ISPRA)" w:date="2025-03-11T07:51:00Z" w:id="302">
        <w:r w:rsidRPr="650CCE4E">
          <w:rPr>
            <w:rFonts w:eastAsia="EC Square Sans Pro" w:cs="EC Square Sans Pro"/>
          </w:rPr>
          <w:t xml:space="preserve"> Cosentino, S</w:t>
        </w:r>
      </w:ins>
      <w:ins w:author="MUBAREKA Sarah Betoul (JRC-ISPRA)" w:date="2025-03-11T07:53:00Z" w:id="303">
        <w:r w:rsidRPr="650CCE4E" w:rsidR="34D67931">
          <w:rPr>
            <w:rFonts w:eastAsia="EC Square Sans Pro" w:cs="EC Square Sans Pro"/>
          </w:rPr>
          <w:t>.</w:t>
        </w:r>
      </w:ins>
      <w:ins w:author="MUBAREKA Sarah Betoul (JRC-ISPRA)" w:date="2025-03-11T07:51:00Z" w:id="304">
        <w:r w:rsidRPr="650CCE4E">
          <w:rPr>
            <w:rFonts w:eastAsia="EC Square Sans Pro" w:cs="EC Square Sans Pro"/>
          </w:rPr>
          <w:t xml:space="preserve"> (2022). Towards identifying industrial crop types and associated agronomies to improve biomass production from marginal lands in Europe. GCB Bioenergy. 14. 10.1111/gcbb.12935.</w:t>
        </w:r>
      </w:ins>
    </w:p>
    <w:p w:rsidR="09E7C75B" w:rsidP="650CCE4E" w:rsidRDefault="09E7C75B" w14:paraId="0F3B80BC" w14:textId="1AB4F071">
      <w:pPr>
        <w:ind w:left="480" w:hanging="480"/>
        <w:rPr>
          <w:ins w:author="MUBAREKA Sarah Betoul (JRC-ISPRA)" w:date="2025-03-11T07:48:00Z" w:id="305"/>
          <w:rFonts w:eastAsia="EC Square Sans Pro" w:cs="EC Square Sans Pro"/>
        </w:rPr>
      </w:pPr>
      <w:ins w:author="MUBAREKA Sarah Betoul (JRC-ISPRA)" w:date="2025-03-11T07:48:00Z" w:id="306">
        <w:r w:rsidRPr="650CCE4E">
          <w:rPr>
            <w:rFonts w:eastAsia="EC Square Sans Pro" w:cs="EC Square Sans Pro"/>
          </w:rPr>
          <w:t xml:space="preserve">Shortall, O.K. (2013). “Marginal land” for energy crops: Exploring definitions and embedded assumptions, Energy Policy, 62, 19-27, </w:t>
        </w:r>
        <w:r>
          <w:fldChar w:fldCharType="begin"/>
        </w:r>
        <w:r>
          <w:instrText xml:space="preserve">HYPERLINK "https://doi.org/10.1016/j.enpol.2013.07.048" </w:instrText>
        </w:r>
        <w:r>
          <w:fldChar w:fldCharType="separate"/>
        </w:r>
        <w:r w:rsidRPr="650CCE4E">
          <w:rPr>
            <w:rStyle w:val="Hyperlink"/>
            <w:rFonts w:eastAsia="EC Square Sans Pro" w:cs="EC Square Sans Pro"/>
            <w:color w:val="0000FF"/>
          </w:rPr>
          <w:t>https://doi.org/10.1016/j.enpol.2013.07.048</w:t>
        </w:r>
        <w:r>
          <w:fldChar w:fldCharType="end"/>
        </w:r>
      </w:ins>
    </w:p>
    <w:p w:rsidR="008D6E5C" w:rsidP="008D6E5C" w:rsidRDefault="008D6E5C" w14:paraId="20FCDE85" w14:textId="77777777">
      <w:pPr>
        <w:ind w:left="480" w:hanging="480"/>
        <w:rPr>
          <w:rFonts w:eastAsia="EC Square Sans Pro" w:cs="EC Square Sans Pro"/>
        </w:rPr>
      </w:pPr>
      <w:r w:rsidRPr="15EA60C0">
        <w:rPr>
          <w:rFonts w:eastAsia="EC Square Sans Pro" w:cs="EC Square Sans Pro"/>
        </w:rPr>
        <w:t xml:space="preserve">Smith, R. J., Muir, R. D. J., Walpole, M. J., Balmford, A., &amp; Leader-Williams, N. (2003). Governance and the loss of biodiversity. </w:t>
      </w:r>
      <w:r w:rsidRPr="15EA60C0">
        <w:rPr>
          <w:rFonts w:eastAsia="EC Square Sans Pro" w:cs="EC Square Sans Pro"/>
          <w:i/>
          <w:iCs/>
        </w:rPr>
        <w:t>Nature</w:t>
      </w:r>
      <w:r w:rsidRPr="15EA60C0">
        <w:rPr>
          <w:rFonts w:eastAsia="EC Square Sans Pro" w:cs="EC Square Sans Pro"/>
        </w:rPr>
        <w:t xml:space="preserve">, </w:t>
      </w:r>
      <w:r w:rsidRPr="15EA60C0">
        <w:rPr>
          <w:rFonts w:eastAsia="EC Square Sans Pro" w:cs="EC Square Sans Pro"/>
          <w:i/>
          <w:iCs/>
        </w:rPr>
        <w:t>426</w:t>
      </w:r>
      <w:r w:rsidRPr="15EA60C0">
        <w:rPr>
          <w:rFonts w:eastAsia="EC Square Sans Pro" w:cs="EC Square Sans Pro"/>
        </w:rPr>
        <w:t>(6962), 67–70.</w:t>
      </w:r>
    </w:p>
    <w:p w:rsidR="008D6E5C" w:rsidP="008D6E5C" w:rsidRDefault="008D6E5C" w14:paraId="1FF15714" w14:textId="77777777">
      <w:pPr>
        <w:ind w:left="480" w:hanging="480"/>
      </w:pPr>
      <w:r w:rsidRPr="15EA60C0">
        <w:rPr>
          <w:rFonts w:eastAsia="EC Square Sans Pro" w:cs="EC Square Sans Pro"/>
        </w:rPr>
        <w:t xml:space="preserve">Sonter, L. J., Ali, S. H., &amp; Watson, J. E. M. (2018). Mining and biodiversity: key issues and research needs in conservation science. </w:t>
      </w:r>
      <w:r w:rsidRPr="15EA60C0">
        <w:rPr>
          <w:rFonts w:eastAsia="EC Square Sans Pro" w:cs="EC Square Sans Pro"/>
          <w:i/>
          <w:iCs/>
        </w:rPr>
        <w:t>Proceedings. Biological Sciences</w:t>
      </w:r>
      <w:r w:rsidRPr="15EA60C0">
        <w:rPr>
          <w:rFonts w:eastAsia="EC Square Sans Pro" w:cs="EC Square Sans Pro"/>
        </w:rPr>
        <w:t xml:space="preserve">, </w:t>
      </w:r>
      <w:r w:rsidRPr="15EA60C0">
        <w:rPr>
          <w:rFonts w:eastAsia="EC Square Sans Pro" w:cs="EC Square Sans Pro"/>
          <w:i/>
          <w:iCs/>
        </w:rPr>
        <w:t>285</w:t>
      </w:r>
      <w:r w:rsidRPr="15EA60C0">
        <w:rPr>
          <w:rFonts w:eastAsia="EC Square Sans Pro" w:cs="EC Square Sans Pro"/>
        </w:rPr>
        <w:t xml:space="preserve">(1892). </w:t>
      </w:r>
      <w:hyperlink r:id="rId42">
        <w:r w:rsidRPr="15EA60C0">
          <w:rPr>
            <w:rStyle w:val="Hyperlink"/>
            <w:rFonts w:eastAsia="EC Square Sans Pro" w:cs="EC Square Sans Pro"/>
          </w:rPr>
          <w:t>https://doi.org/10.1098/rspb.2018.1926</w:t>
        </w:r>
      </w:hyperlink>
    </w:p>
    <w:p w:rsidR="008D6E5C" w:rsidP="008D6E5C" w:rsidRDefault="008D6E5C" w14:paraId="08A66E0A" w14:textId="77777777">
      <w:pPr>
        <w:ind w:left="480" w:hanging="480"/>
        <w:rPr>
          <w:ins w:author="MUBAREKA Sarah Betoul (JRC-ISPRA)" w:date="2025-03-11T07:54:00Z" w:id="307"/>
        </w:rPr>
      </w:pPr>
      <w:r w:rsidRPr="650CCE4E">
        <w:rPr>
          <w:rFonts w:eastAsia="EC Square Sans Pro" w:cs="EC Square Sans Pro"/>
        </w:rPr>
        <w:t xml:space="preserve">Sonter, L. J., Dade, M. C., Watson, J. E. M., &amp; Valenta, R. K. (2020). Renewable energy production will exacerbate mining threats to biodiversity. </w:t>
      </w:r>
      <w:r w:rsidRPr="650CCE4E">
        <w:rPr>
          <w:rFonts w:eastAsia="EC Square Sans Pro" w:cs="EC Square Sans Pro"/>
          <w:i/>
          <w:iCs/>
        </w:rPr>
        <w:t>Nature Communications</w:t>
      </w:r>
      <w:r w:rsidRPr="650CCE4E">
        <w:rPr>
          <w:rFonts w:eastAsia="EC Square Sans Pro" w:cs="EC Square Sans Pro"/>
        </w:rPr>
        <w:t xml:space="preserve">, </w:t>
      </w:r>
      <w:r w:rsidRPr="650CCE4E">
        <w:rPr>
          <w:rFonts w:eastAsia="EC Square Sans Pro" w:cs="EC Square Sans Pro"/>
          <w:i/>
          <w:iCs/>
        </w:rPr>
        <w:t>11</w:t>
      </w:r>
      <w:r w:rsidRPr="650CCE4E">
        <w:rPr>
          <w:rFonts w:eastAsia="EC Square Sans Pro" w:cs="EC Square Sans Pro"/>
        </w:rPr>
        <w:t xml:space="preserve">(1), 4174. </w:t>
      </w:r>
      <w:hyperlink r:id="rId43">
        <w:r w:rsidRPr="650CCE4E">
          <w:rPr>
            <w:rStyle w:val="Hyperlink"/>
            <w:rFonts w:eastAsia="EC Square Sans Pro" w:cs="EC Square Sans Pro"/>
          </w:rPr>
          <w:t>https://doi.org/10.1038/s41467-020-17928-5</w:t>
        </w:r>
      </w:hyperlink>
    </w:p>
    <w:p w:rsidR="575FC6E6" w:rsidRDefault="575FC6E6" w14:paraId="27706BB2" w14:textId="77140AE4">
      <w:pPr>
        <w:rPr>
          <w:ins w:author="MUBAREKA Sarah Betoul (JRC-ISPRA)" w:date="2025-03-11T07:54:00Z" w:id="308"/>
          <w:rFonts w:eastAsia="EC Square Sans Pro" w:cs="EC Square Sans Pro"/>
        </w:rPr>
      </w:pPr>
      <w:ins w:author="MUBAREKA Sarah Betoul (JRC-ISPRA)" w:date="2025-03-11T07:54:00Z" w:id="309">
        <w:r w:rsidRPr="650CCE4E">
          <w:rPr>
            <w:rFonts w:eastAsia="EC Square Sans Pro" w:cs="EC Square Sans Pro"/>
          </w:rPr>
          <w:t xml:space="preserve">Xu, Y., Zhou, J., Feng, W., Jia, R., Liu, C., Fu, T., Xue, S., Yi, Z., Guillaume, T., Yang, Y., Peixoto, L., Zeng, Z., &amp; Zang, H. (2022). Marginal land conversion to perennial energy crops with biomass removal enhances soil carbon sequestration. GCB Bioenergy, 14, 1117– 1127. </w:t>
        </w:r>
        <w:r>
          <w:fldChar w:fldCharType="begin"/>
        </w:r>
        <w:r>
          <w:instrText xml:space="preserve">HYPERLINK "https://doi.org/10.1111/gcbb.12990" </w:instrText>
        </w:r>
        <w:r>
          <w:fldChar w:fldCharType="separate"/>
        </w:r>
        <w:r w:rsidRPr="650CCE4E">
          <w:rPr>
            <w:rStyle w:val="Hyperlink"/>
            <w:rFonts w:eastAsia="EC Square Sans Pro" w:cs="EC Square Sans Pro"/>
            <w:color w:val="0000FF"/>
          </w:rPr>
          <w:t>https://doi.org/10.1111/gcbb.12990</w:t>
        </w:r>
        <w:r>
          <w:fldChar w:fldCharType="end"/>
        </w:r>
        <w:r w:rsidRPr="650CCE4E">
          <w:rPr>
            <w:rFonts w:eastAsia="EC Square Sans Pro" w:cs="EC Square Sans Pro"/>
          </w:rPr>
          <w:t>.</w:t>
        </w:r>
      </w:ins>
    </w:p>
    <w:p w:rsidR="650CCE4E" w:rsidP="650CCE4E" w:rsidRDefault="650CCE4E" w14:paraId="5F7677DA" w14:textId="58B74BE4">
      <w:pPr>
        <w:ind w:left="480" w:hanging="480"/>
        <w:rPr>
          <w:rFonts w:eastAsia="EC Square Sans Pro" w:cs="EC Square Sans Pro"/>
        </w:rPr>
      </w:pPr>
    </w:p>
    <w:p w:rsidRPr="008D6E5C" w:rsidR="008D6E5C" w:rsidP="008D6E5C" w:rsidRDefault="008D6E5C" w14:paraId="640297BC" w14:textId="77777777">
      <w:pPr>
        <w:pStyle w:val="JRCText"/>
        <w:rPr>
          <w:del w:author="MANCINI Lucia (JRC-ISPRA-EXT)" w:date="2025-03-11T10:50:00Z" w:id="310"/>
          <w:color w:val="70AD47" w:themeColor="accent6"/>
        </w:rPr>
      </w:pPr>
      <w:del w:author="MANCINI Lucia (JRC-ISPRA-EXT)" w:date="2025-03-11T10:50:00Z" w:id="311">
        <w:r w:rsidRPr="6668F0A8" w:rsidDel="008D6E5C">
          <w:rPr>
            <w:color w:val="70AD47" w:themeColor="accent6"/>
          </w:rPr>
          <w:delText xml:space="preserve">Circular economy and climate mitigation  </w:delText>
        </w:r>
      </w:del>
    </w:p>
    <w:p w:rsidR="00CC25A1" w:rsidP="6F5F1520" w:rsidRDefault="13CE39AA" w14:paraId="7541573A" w14:textId="5F6C8724">
      <w:pPr>
        <w:spacing w:line="257" w:lineRule="auto"/>
      </w:pPr>
      <w:r w:rsidRPr="6F5F1520">
        <w:rPr>
          <w:rFonts w:eastAsia="EC Square Sans Pro" w:cs="EC Square Sans Pro"/>
          <w:sz w:val="18"/>
          <w:szCs w:val="18"/>
        </w:rPr>
        <w:t>CE Delft, &amp; prognos. (2022). CO2 reduction potential in European waste management.</w:t>
      </w:r>
    </w:p>
    <w:p w:rsidR="00CC25A1" w:rsidP="6F5F1520" w:rsidRDefault="13CE39AA" w14:paraId="463CA51D" w14:textId="49CF16B6">
      <w:pPr>
        <w:spacing w:line="257" w:lineRule="auto"/>
      </w:pPr>
      <w:r w:rsidRPr="6F5F1520">
        <w:rPr>
          <w:rFonts w:eastAsia="EC Square Sans Pro" w:cs="EC Square Sans Pro"/>
          <w:sz w:val="18"/>
          <w:szCs w:val="18"/>
        </w:rPr>
        <w:t>Haigh, L., de Wit, M., von Daniels, C., Colloricchio, A., &amp; Hoogzaad, J. (2022). The Circularity Gap Report 2021. In Circle Economy.</w:t>
      </w:r>
    </w:p>
    <w:p w:rsidR="00CC25A1" w:rsidP="6F5F1520" w:rsidRDefault="13CE39AA" w14:paraId="714530C4" w14:textId="3CC8E88B">
      <w:pPr>
        <w:spacing w:line="257" w:lineRule="auto"/>
      </w:pPr>
      <w:r w:rsidRPr="6F5F1520">
        <w:rPr>
          <w:rFonts w:eastAsia="EC Square Sans Pro" w:cs="EC Square Sans Pro"/>
          <w:sz w:val="18"/>
          <w:szCs w:val="18"/>
        </w:rPr>
        <w:t>Le Den, X., Porteron, S., Collin, C., Hvid, L., Sorensen, H., Herbst, A., Rehfeldt, M., Pfaff, M., Hirschnitz-Garbers, M., &amp; Velten, E. (2020). The decarbonisation benefits of sectoral CE actions.</w:t>
      </w:r>
    </w:p>
    <w:p w:rsidR="00CC25A1" w:rsidP="6F5F1520" w:rsidRDefault="13CE39AA" w14:paraId="644ECCB7" w14:textId="1A655472">
      <w:pPr>
        <w:spacing w:line="257" w:lineRule="auto"/>
      </w:pPr>
      <w:r w:rsidRPr="6F5F1520">
        <w:rPr>
          <w:rFonts w:eastAsia="EC Square Sans Pro" w:cs="EC Square Sans Pro"/>
          <w:sz w:val="18"/>
          <w:szCs w:val="18"/>
        </w:rPr>
        <w:t>Material Economics. (2018). The CE - Powerful Force for Climate Mitigation. Transformative innovation for prosperous and low-carbon industry. In Symposium Biorefinery for Food, Fuel and Materials ….</w:t>
      </w:r>
    </w:p>
    <w:p w:rsidR="00CC25A1" w:rsidP="6F5F1520" w:rsidRDefault="13CE39AA" w14:paraId="18D2F3FC" w14:textId="3308D500">
      <w:pPr>
        <w:spacing w:line="257" w:lineRule="auto"/>
      </w:pPr>
      <w:r w:rsidRPr="6F5F1520">
        <w:rPr>
          <w:rFonts w:eastAsia="EC Square Sans Pro" w:cs="EC Square Sans Pro"/>
          <w:sz w:val="18"/>
          <w:szCs w:val="18"/>
        </w:rPr>
        <w:t>SYSTEMIQ. (2022). ReShaping Plastics: Pathways to a Circular, Climate Neutral Plastics System in Europe.</w:t>
      </w:r>
    </w:p>
    <w:p w:rsidR="00CC25A1" w:rsidP="6F5F1520" w:rsidRDefault="13CE39AA" w14:paraId="2F09513A" w14:textId="4EA0BEBE">
      <w:pPr>
        <w:spacing w:line="257" w:lineRule="auto"/>
      </w:pPr>
      <w:r w:rsidRPr="6F5F1520">
        <w:rPr>
          <w:rFonts w:eastAsia="EC Square Sans Pro" w:cs="EC Square Sans Pro"/>
          <w:sz w:val="18"/>
          <w:szCs w:val="18"/>
        </w:rPr>
        <w:t xml:space="preserve">Wiprächtiger, M., Haupt, M., Froemelt, A., Klotz, M., Beretta, C., Osterwalder, D., Burg, V., &amp; Hellweg, S. (2023). Combining industrial ecology tools to assess potential greenhouse gas reductions of a CE: Method development and application to Switzerland. Journal of Industrial Ecology. </w:t>
      </w:r>
      <w:hyperlink r:id="rId44">
        <w:r w:rsidRPr="6F5F1520">
          <w:rPr>
            <w:rStyle w:val="Hyperlink"/>
            <w:rFonts w:eastAsia="EC Square Sans Pro" w:cs="EC Square Sans Pro"/>
            <w:sz w:val="18"/>
            <w:szCs w:val="18"/>
          </w:rPr>
          <w:t>https://doi.org/10.1111/jiec.13364</w:t>
        </w:r>
      </w:hyperlink>
    </w:p>
    <w:p w:rsidR="00CC25A1" w:rsidP="6668F0A8" w:rsidRDefault="13CE39AA" w14:paraId="12113722" w14:textId="40FCC176">
      <w:pPr>
        <w:spacing w:line="257" w:lineRule="auto"/>
        <w:rPr>
          <w:rFonts w:eastAsia="EC Square Sans Pro" w:cs="EC Square Sans Pro"/>
          <w:sz w:val="18"/>
          <w:szCs w:val="18"/>
        </w:rPr>
      </w:pPr>
      <w:commentRangeStart w:id="312"/>
      <w:commentRangeStart w:id="313"/>
      <w:r w:rsidRPr="6668F0A8">
        <w:rPr>
          <w:rFonts w:eastAsia="EC Square Sans Pro" w:cs="EC Square Sans Pro"/>
          <w:sz w:val="18"/>
          <w:szCs w:val="18"/>
          <w:rPrChange w:author="MANCINI Lucia (JRC-ISPRA-EXT)" w:date="2025-03-11T10:49:00Z" w:id="314">
            <w:rPr>
              <w:rFonts w:eastAsia="EC Square Sans Pro" w:cs="EC Square Sans Pro"/>
              <w:sz w:val="18"/>
              <w:szCs w:val="18"/>
              <w:highlight w:val="magenta"/>
            </w:rPr>
          </w:rPrChange>
        </w:rPr>
        <w:t>ZIBELL, L., PETSINARIS, F., SMIT, T., OOMKENS, J., RIETVELD, E., GEERKEN, T., &amp; PEETERS, K. (2022). Impacts of CEon EU climate policies – mitigation and adaptation.</w:t>
      </w:r>
      <w:ins w:author="MANCINI Lucia (JRC-ISPRA-EXT)" w:date="2025-03-11T10:48:00Z" w:id="315">
        <w:r w:rsidRPr="6668F0A8" w:rsidR="074A96C9">
          <w:rPr>
            <w:rFonts w:eastAsia="EC Square Sans Pro" w:cs="EC Square Sans Pro"/>
            <w:sz w:val="18"/>
            <w:szCs w:val="18"/>
            <w:rPrChange w:author="MANCINI Lucia (JRC-ISPRA-EXT)" w:date="2025-03-11T10:49:00Z" w:id="316">
              <w:rPr>
                <w:rFonts w:eastAsia="EC Square Sans Pro" w:cs="EC Square Sans Pro"/>
                <w:sz w:val="18"/>
                <w:szCs w:val="18"/>
                <w:highlight w:val="magenta"/>
              </w:rPr>
            </w:rPrChange>
          </w:rPr>
          <w:t xml:space="preserve"> </w:t>
        </w:r>
      </w:ins>
      <w:commentRangeEnd w:id="312"/>
      <w:r>
        <w:rPr>
          <w:rStyle w:val="CommentReference"/>
        </w:rPr>
        <w:commentReference w:id="312"/>
      </w:r>
      <w:commentRangeEnd w:id="313"/>
      <w:r>
        <w:rPr>
          <w:rStyle w:val="CommentReference"/>
        </w:rPr>
        <w:commentReference w:id="313"/>
      </w:r>
      <w:ins w:author="MANCINI Lucia (JRC-ISPRA-EXT)" w:date="2025-03-11T10:48:00Z" w:id="317">
        <w:r w:rsidRPr="6668F0A8" w:rsidR="074A96C9">
          <w:rPr>
            <w:rFonts w:eastAsia="EC Square Sans Pro" w:cs="EC Square Sans Pro"/>
            <w:sz w:val="18"/>
            <w:szCs w:val="18"/>
          </w:rPr>
          <w:t>European Innovation Council and SMEs Executive Agency (EISMEA)</w:t>
        </w:r>
      </w:ins>
      <w:ins w:author="MANCINI Lucia (JRC-ISPRA-EXT)" w:date="2025-03-11T10:49:00Z" w:id="318">
        <w:r w:rsidRPr="6668F0A8" w:rsidR="074A96C9">
          <w:rPr>
            <w:rFonts w:eastAsia="EC Square Sans Pro" w:cs="EC Square Sans Pro"/>
            <w:sz w:val="18"/>
            <w:szCs w:val="18"/>
          </w:rPr>
          <w:t>. Publications Office of the European Union, 2022</w:t>
        </w:r>
        <w:r w:rsidRPr="6668F0A8" w:rsidR="77A84B4B">
          <w:rPr>
            <w:rFonts w:eastAsia="EC Square Sans Pro" w:cs="EC Square Sans Pro"/>
            <w:sz w:val="18"/>
            <w:szCs w:val="18"/>
          </w:rPr>
          <w:t>. doi: 10.2826/892788</w:t>
        </w:r>
      </w:ins>
    </w:p>
    <w:p w:rsidR="008D6E5C" w:rsidRDefault="008D6E5C" w14:paraId="7A5E96D4" w14:textId="77777777">
      <w:pPr>
        <w:spacing w:before="0" w:after="160"/>
        <w:jc w:val="left"/>
        <w:rPr>
          <w:b/>
          <w:bCs/>
          <w:color w:val="6CA644"/>
          <w:sz w:val="32"/>
          <w:szCs w:val="32"/>
          <w:lang w:eastAsia="en-US"/>
        </w:rPr>
      </w:pPr>
      <w:r>
        <w:br w:type="page"/>
      </w:r>
    </w:p>
    <w:p w:rsidR="00CC25A1" w:rsidP="00366F41" w:rsidRDefault="73BE29AC" w14:paraId="30A3AB12" w14:textId="361FBB3B">
      <w:pPr>
        <w:pStyle w:val="JRCLevel-2title"/>
        <w:numPr>
          <w:ilvl w:val="0"/>
          <w:numId w:val="0"/>
        </w:numPr>
      </w:pPr>
      <w:bookmarkStart w:name="_Toc193207513" w:id="319"/>
      <w:r>
        <w:t>Annex</w:t>
      </w:r>
      <w:bookmarkEnd w:id="319"/>
    </w:p>
    <w:p w:rsidRPr="00AB2707" w:rsidR="73BE29AC" w:rsidP="00AB2707" w:rsidRDefault="73BE29AC" w14:paraId="59D86188" w14:textId="4EF52FB1">
      <w:pPr>
        <w:pStyle w:val="JRCLevel-3title"/>
        <w:rPr>
          <w:rFonts w:eastAsia="EC Square Sans Pro"/>
          <w:bCs w:val="0"/>
        </w:rPr>
      </w:pPr>
      <w:bookmarkStart w:name="_Toc193207514" w:id="320"/>
      <w:r w:rsidRPr="00AB2707">
        <w:rPr>
          <w:rFonts w:eastAsia="EC Square Sans Pro"/>
        </w:rPr>
        <w:t>Overview of the targets modelled in the Domestic Footprint Outlook</w:t>
      </w:r>
      <w:bookmarkEnd w:id="320"/>
    </w:p>
    <w:p w:rsidRPr="00BA5FBD" w:rsidR="73BE29AC" w:rsidP="00AB2707" w:rsidRDefault="00B26BFB" w14:paraId="3FBA44BF" w14:textId="5362BE86">
      <w:pPr>
        <w:pStyle w:val="JRCTextbulletedlist1"/>
        <w:keepLines/>
        <w:numPr>
          <w:ilvl w:val="0"/>
          <w:numId w:val="0"/>
        </w:numPr>
        <w:rPr>
          <w:rFonts w:eastAsia="EC Square Sans Pro" w:cs="EC Square Sans Pro"/>
          <w:color w:val="000000" w:themeColor="text1"/>
          <w:sz w:val="22"/>
          <w:szCs w:val="22"/>
        </w:rPr>
      </w:pPr>
      <w:r w:rsidRPr="00BA5FBD">
        <w:rPr>
          <w:rFonts w:eastAsia="EC Square Sans Pro" w:cs="EC Square Sans Pro"/>
          <w:color w:val="000000" w:themeColor="text1"/>
          <w:sz w:val="22"/>
          <w:szCs w:val="22"/>
        </w:rPr>
        <w:t xml:space="preserve">The inclusion in the various scenarios of the </w:t>
      </w:r>
      <w:r w:rsidRPr="00BA5FBD" w:rsidR="00396590">
        <w:rPr>
          <w:rFonts w:eastAsia="EC Square Sans Pro" w:cs="EC Square Sans Pro"/>
          <w:b/>
          <w:color w:val="000000" w:themeColor="text1"/>
          <w:sz w:val="22"/>
          <w:szCs w:val="22"/>
        </w:rPr>
        <w:t xml:space="preserve">18 </w:t>
      </w:r>
      <w:r w:rsidRPr="00BA5FBD">
        <w:rPr>
          <w:rFonts w:eastAsia="EC Square Sans Pro" w:cs="EC Square Sans Pro"/>
          <w:b/>
          <w:color w:val="000000" w:themeColor="text1"/>
          <w:sz w:val="22"/>
          <w:szCs w:val="22"/>
        </w:rPr>
        <w:t>targets</w:t>
      </w:r>
      <w:r w:rsidRPr="00BA5FBD">
        <w:rPr>
          <w:rFonts w:eastAsia="EC Square Sans Pro" w:cs="EC Square Sans Pro"/>
          <w:color w:val="000000" w:themeColor="text1"/>
          <w:sz w:val="22"/>
          <w:szCs w:val="22"/>
        </w:rPr>
        <w:t xml:space="preserve"> modelled in the DF is shown in </w:t>
      </w:r>
      <w:r w:rsidRPr="00BA5FBD">
        <w:rPr>
          <w:rFonts w:eastAsia="EC Square Sans Pro" w:cs="EC Square Sans Pro"/>
          <w:color w:val="000000" w:themeColor="text1"/>
          <w:sz w:val="22"/>
          <w:szCs w:val="22"/>
          <w:shd w:val="clear" w:color="auto" w:fill="E6E6E6"/>
        </w:rPr>
        <w:fldChar w:fldCharType="begin"/>
      </w:r>
      <w:r w:rsidRPr="00BA5FBD">
        <w:rPr>
          <w:rFonts w:eastAsia="EC Square Sans Pro" w:cs="EC Square Sans Pro"/>
          <w:color w:val="000000" w:themeColor="text1"/>
          <w:sz w:val="22"/>
          <w:szCs w:val="22"/>
        </w:rPr>
        <w:instrText xml:space="preserve"> REF _Ref176272802 \h  \* MERGEFORMAT </w:instrText>
      </w:r>
      <w:r w:rsidRPr="00BA5FBD">
        <w:rPr>
          <w:rFonts w:eastAsia="EC Square Sans Pro" w:cs="EC Square Sans Pro"/>
          <w:color w:val="000000" w:themeColor="text1"/>
          <w:sz w:val="22"/>
          <w:szCs w:val="22"/>
          <w:shd w:val="clear" w:color="auto" w:fill="E6E6E6"/>
        </w:rPr>
      </w:r>
      <w:r w:rsidRPr="00BA5FBD">
        <w:rPr>
          <w:rFonts w:eastAsia="EC Square Sans Pro" w:cs="EC Square Sans Pro"/>
          <w:color w:val="000000" w:themeColor="text1"/>
          <w:sz w:val="22"/>
          <w:szCs w:val="22"/>
          <w:shd w:val="clear" w:color="auto" w:fill="E6E6E6"/>
        </w:rPr>
        <w:fldChar w:fldCharType="separate"/>
      </w:r>
      <w:r w:rsidRPr="00BA5FBD">
        <w:rPr>
          <w:sz w:val="22"/>
          <w:szCs w:val="22"/>
        </w:rPr>
        <w:t xml:space="preserve">Table </w:t>
      </w:r>
      <w:r w:rsidRPr="00BA5FBD">
        <w:rPr>
          <w:noProof/>
          <w:sz w:val="22"/>
          <w:szCs w:val="22"/>
        </w:rPr>
        <w:t>1</w:t>
      </w:r>
      <w:r w:rsidRPr="00BA5FBD">
        <w:rPr>
          <w:rFonts w:eastAsia="EC Square Sans Pro" w:cs="EC Square Sans Pro"/>
          <w:color w:val="000000" w:themeColor="text1"/>
          <w:sz w:val="22"/>
          <w:szCs w:val="22"/>
          <w:shd w:val="clear" w:color="auto" w:fill="E6E6E6"/>
        </w:rPr>
        <w:fldChar w:fldCharType="end"/>
      </w:r>
      <w:r w:rsidRPr="00BA5FBD">
        <w:rPr>
          <w:rFonts w:eastAsia="EC Square Sans Pro" w:cs="EC Square Sans Pro"/>
          <w:color w:val="000000" w:themeColor="text1"/>
          <w:sz w:val="22"/>
          <w:szCs w:val="22"/>
        </w:rPr>
        <w:t xml:space="preserve"> with additional detail provided in Annex 3 of </w:t>
      </w:r>
      <w:r w:rsidR="00067AFD">
        <w:rPr>
          <w:rFonts w:eastAsia="EC Square Sans Pro" w:cs="EC Square Sans Pro"/>
          <w:bCs/>
          <w:color w:val="FF0000"/>
          <w:sz w:val="22"/>
          <w:szCs w:val="22"/>
          <w:highlight w:val="green"/>
        </w:rPr>
        <w:fldChar w:fldCharType="begin"/>
      </w:r>
      <w:r w:rsidR="00067AFD">
        <w:rPr>
          <w:rFonts w:eastAsia="EC Square Sans Pro" w:cs="EC Square Sans Pro"/>
          <w:bCs/>
          <w:color w:val="FF0000"/>
          <w:sz w:val="22"/>
          <w:szCs w:val="22"/>
          <w:highlight w:val="green"/>
        </w:rPr>
        <w:instrText xml:space="preserve"> ADDIN ZOTERO_ITEM CSL_CITATION {"citationID":"trkbxa5S","properties":{"formattedCitation":"[3]","plainCitation":"[3]","noteIndex":0},"citationItems":[{"id":1027,"uris":["http://zotero.org/groups/5272309/items/SZHAHM6E"],"itemData":{"id":1027,"type":"webpage","abstract":"The European Commission - Joint Research Centre has developed and kept updating since 2016 a modelling framework that includes the Consumption Footprint (CF) and the Domestic Footprint (CF) models, which have become established as a means for monitoring the progress of the EU’s environmental performance. The models are based on Life Cycle Assessment, and use the Environmental Footprint (EF) impact assessment method to produce a set of 16 indicators (also available as a single weighted score) to assess the environmental impacts of EU production and consumption, and compare to the planetary boundaries. This report describes how these models can be applied to generate an outlook in the framework of the Zero Pollution Action Plan (ZPAP) for 2030. This is performed via: (i) calculating the ZPAP official targets in the context of the models, (ii) integrating selected relevant and illustrative green transition measures from the targets and ambitions of the European Green Deal (iii) comparing three progressively more ambitious scenarios simulating the achievement of these measures. The results indicate that the gap is widening between the environmental impacts occurring within the EU’s borders and those linked to consumption via supply chains, that is, those that result from imports into the EU. The selected green transition measures should make progress in terms of reducing environmental impact within the EU. However, via integrating additional ambitions the EU could accelerate actions for almost all EF environmental indicators, and reduce the EU’s environmental impact of consumption even below the ZPAP 2030 targets.","container-title":"JRC Publications Repository","language":"en","note":"ISBN: 9789268238967\nISSN: 1831-9424\nDOI: 10.2760/6552881","title":"Consumption Footprint and Domestic Footprint Outlook Report 2025","URL":"https://publications.jrc.ec.europa.eu/repository/handle/JRC139655","author":[{"family":"Pasqualino","given":"Roberto"},{"family":"Valenzano","given":"Annarita"},{"family":"Chiorrini","given":"Andrea"},{"family":"Wierzgala","given":"Piotr"},{"family":"Frankowska","given":"Angelina"},{"family":"Sanye","given":"MENGUAL Esther"},{"family":"Bennett","given":"Michael John"},{"family":"Listorti","given":"Giulia"},{"family":"Sala","given":"Serenella"}],"accessed":{"date-parts":[["2025",3,4]]},"issued":{"date-parts":[["2025"]]}}}],"schema":"https://github.com/citation-style-language/schema/raw/master/csl-citation.json"} </w:instrText>
      </w:r>
      <w:r w:rsidR="00067AFD">
        <w:rPr>
          <w:rFonts w:eastAsia="EC Square Sans Pro" w:cs="EC Square Sans Pro"/>
          <w:bCs/>
          <w:color w:val="FF0000"/>
          <w:sz w:val="22"/>
          <w:szCs w:val="22"/>
          <w:highlight w:val="green"/>
        </w:rPr>
        <w:fldChar w:fldCharType="separate"/>
      </w:r>
      <w:r w:rsidRPr="00067AFD" w:rsidR="00067AFD">
        <w:rPr>
          <w:rFonts w:eastAsia="EC Square Sans Pro"/>
          <w:sz w:val="22"/>
          <w:highlight w:val="green"/>
        </w:rPr>
        <w:t>[3]</w:t>
      </w:r>
      <w:r w:rsidR="00067AFD">
        <w:rPr>
          <w:rFonts w:eastAsia="EC Square Sans Pro" w:cs="EC Square Sans Pro"/>
          <w:bCs/>
          <w:color w:val="FF0000"/>
          <w:sz w:val="22"/>
          <w:szCs w:val="22"/>
          <w:highlight w:val="green"/>
        </w:rPr>
        <w:fldChar w:fldCharType="end"/>
      </w:r>
      <w:r w:rsidRPr="00BA5FBD">
        <w:rPr>
          <w:rFonts w:eastAsia="EC Square Sans Pro" w:cs="EC Square Sans Pro"/>
          <w:color w:val="000000" w:themeColor="text1"/>
          <w:sz w:val="22"/>
          <w:szCs w:val="22"/>
        </w:rPr>
        <w:t xml:space="preserve">. It is worth noting that </w:t>
      </w:r>
      <w:r w:rsidRPr="00BA5FBD" w:rsidR="00396590">
        <w:rPr>
          <w:rFonts w:eastAsia="EC Square Sans Pro" w:cs="EC Square Sans Pro"/>
          <w:b/>
          <w:color w:val="000000" w:themeColor="text1"/>
          <w:sz w:val="22"/>
          <w:szCs w:val="22"/>
        </w:rPr>
        <w:t xml:space="preserve">3 </w:t>
      </w:r>
      <w:r w:rsidRPr="00BA5FBD">
        <w:rPr>
          <w:rFonts w:eastAsia="EC Square Sans Pro" w:cs="EC Square Sans Pro"/>
          <w:b/>
          <w:color w:val="000000" w:themeColor="text1"/>
          <w:sz w:val="22"/>
          <w:szCs w:val="22"/>
        </w:rPr>
        <w:t>targets</w:t>
      </w:r>
      <w:r w:rsidRPr="00BA5FBD">
        <w:rPr>
          <w:rFonts w:eastAsia="EC Square Sans Pro" w:cs="EC Square Sans Pro"/>
          <w:color w:val="000000" w:themeColor="text1"/>
          <w:sz w:val="22"/>
          <w:szCs w:val="22"/>
        </w:rPr>
        <w:t xml:space="preserve"> linked to the reduction in use of pesticides, </w:t>
      </w:r>
      <w:r w:rsidR="00E43A0E">
        <w:rPr>
          <w:rFonts w:eastAsia="EC Square Sans Pro" w:cs="EC Square Sans Pro"/>
          <w:b/>
          <w:color w:val="000000" w:themeColor="text1"/>
          <w:sz w:val="22"/>
          <w:szCs w:val="22"/>
        </w:rPr>
        <w:t>2</w:t>
      </w:r>
      <w:r w:rsidRPr="00BA5FBD" w:rsidR="00E43A0E">
        <w:rPr>
          <w:rFonts w:eastAsia="EC Square Sans Pro" w:cs="EC Square Sans Pro"/>
          <w:b/>
          <w:color w:val="000000" w:themeColor="text1"/>
          <w:sz w:val="22"/>
          <w:szCs w:val="22"/>
        </w:rPr>
        <w:t xml:space="preserve"> </w:t>
      </w:r>
      <w:r w:rsidRPr="00BA5FBD">
        <w:rPr>
          <w:rFonts w:eastAsia="EC Square Sans Pro" w:cs="EC Square Sans Pro"/>
          <w:b/>
          <w:color w:val="000000" w:themeColor="text1"/>
          <w:sz w:val="22"/>
          <w:szCs w:val="22"/>
        </w:rPr>
        <w:t>target</w:t>
      </w:r>
      <w:r w:rsidR="00E43A0E">
        <w:rPr>
          <w:rFonts w:eastAsia="EC Square Sans Pro" w:cs="EC Square Sans Pro"/>
          <w:b/>
          <w:color w:val="000000" w:themeColor="text1"/>
          <w:sz w:val="22"/>
          <w:szCs w:val="22"/>
        </w:rPr>
        <w:t>s</w:t>
      </w:r>
      <w:r w:rsidRPr="00BA5FBD">
        <w:rPr>
          <w:rFonts w:eastAsia="EC Square Sans Pro" w:cs="EC Square Sans Pro"/>
          <w:color w:val="000000" w:themeColor="text1"/>
          <w:sz w:val="22"/>
          <w:szCs w:val="22"/>
        </w:rPr>
        <w:t xml:space="preserve"> for the reduction of </w:t>
      </w:r>
      <w:r w:rsidRPr="00BA5FBD" w:rsidR="00396590">
        <w:rPr>
          <w:rFonts w:eastAsia="EC Square Sans Pro" w:cs="EC Square Sans Pro"/>
          <w:color w:val="000000" w:themeColor="text1"/>
          <w:sz w:val="22"/>
          <w:szCs w:val="22"/>
        </w:rPr>
        <w:t xml:space="preserve">air </w:t>
      </w:r>
      <w:r w:rsidRPr="00BA5FBD">
        <w:rPr>
          <w:rFonts w:eastAsia="EC Square Sans Pro" w:cs="EC Square Sans Pro"/>
          <w:color w:val="000000" w:themeColor="text1"/>
          <w:sz w:val="22"/>
          <w:szCs w:val="22"/>
        </w:rPr>
        <w:t xml:space="preserve">pollution </w:t>
      </w:r>
      <w:r w:rsidR="00E43A0E">
        <w:rPr>
          <w:rFonts w:eastAsia="EC Square Sans Pro" w:cs="EC Square Sans Pro"/>
          <w:color w:val="000000" w:themeColor="text1"/>
          <w:sz w:val="22"/>
          <w:szCs w:val="22"/>
        </w:rPr>
        <w:t>and their impact on</w:t>
      </w:r>
      <w:r w:rsidRPr="00BA5FBD" w:rsidR="00E43A0E">
        <w:rPr>
          <w:rFonts w:eastAsia="EC Square Sans Pro" w:cs="EC Square Sans Pro"/>
          <w:color w:val="000000" w:themeColor="text1"/>
          <w:sz w:val="22"/>
          <w:szCs w:val="22"/>
        </w:rPr>
        <w:t xml:space="preserve"> </w:t>
      </w:r>
      <w:r w:rsidRPr="00BA5FBD">
        <w:rPr>
          <w:rFonts w:eastAsia="EC Square Sans Pro" w:cs="EC Square Sans Pro"/>
          <w:color w:val="000000" w:themeColor="text1"/>
          <w:sz w:val="22"/>
          <w:szCs w:val="22"/>
        </w:rPr>
        <w:t>human health</w:t>
      </w:r>
      <w:r w:rsidR="00E43A0E">
        <w:rPr>
          <w:rFonts w:eastAsia="EC Square Sans Pro" w:cs="EC Square Sans Pro"/>
          <w:color w:val="000000" w:themeColor="text1"/>
          <w:sz w:val="22"/>
          <w:szCs w:val="22"/>
        </w:rPr>
        <w:t xml:space="preserve"> and ecosystems</w:t>
      </w:r>
      <w:r w:rsidRPr="00BA5FBD">
        <w:rPr>
          <w:rFonts w:eastAsia="EC Square Sans Pro" w:cs="EC Square Sans Pro"/>
          <w:color w:val="000000" w:themeColor="text1"/>
          <w:sz w:val="22"/>
          <w:szCs w:val="22"/>
        </w:rPr>
        <w:t xml:space="preserve"> are assumed to be achieved in the </w:t>
      </w:r>
      <w:r w:rsidRPr="00BA5FBD">
        <w:rPr>
          <w:rFonts w:eastAsia="EC Square Sans Pro" w:cs="EC Square Sans Pro"/>
          <w:b/>
          <w:color w:val="000000" w:themeColor="text1"/>
          <w:sz w:val="22"/>
          <w:szCs w:val="22"/>
        </w:rPr>
        <w:t>GTT</w:t>
      </w:r>
      <w:r w:rsidRPr="00BA5FBD">
        <w:rPr>
          <w:rFonts w:eastAsia="EC Square Sans Pro" w:cs="EC Square Sans Pro"/>
          <w:b/>
          <w:bCs/>
          <w:color w:val="000000" w:themeColor="text1"/>
          <w:sz w:val="22"/>
          <w:szCs w:val="22"/>
        </w:rPr>
        <w:t xml:space="preserve"> </w:t>
      </w:r>
      <w:r w:rsidRPr="00BA5FBD">
        <w:rPr>
          <w:rFonts w:eastAsia="EC Square Sans Pro" w:cs="EC Square Sans Pro"/>
          <w:color w:val="000000" w:themeColor="text1"/>
          <w:sz w:val="22"/>
          <w:szCs w:val="22"/>
        </w:rPr>
        <w:t xml:space="preserve">scenario, and </w:t>
      </w:r>
      <w:r w:rsidRPr="00BA5FBD">
        <w:rPr>
          <w:rFonts w:eastAsia="EC Square Sans Pro" w:cs="EC Square Sans Pro"/>
          <w:b/>
          <w:color w:val="000000" w:themeColor="text1"/>
          <w:sz w:val="22"/>
          <w:szCs w:val="22"/>
        </w:rPr>
        <w:t>4 targets</w:t>
      </w:r>
      <w:r w:rsidRPr="00BA5FBD">
        <w:rPr>
          <w:rFonts w:eastAsia="EC Square Sans Pro" w:cs="EC Square Sans Pro"/>
          <w:color w:val="000000" w:themeColor="text1"/>
          <w:sz w:val="22"/>
          <w:szCs w:val="22"/>
        </w:rPr>
        <w:t xml:space="preserve"> linked </w:t>
      </w:r>
      <w:r w:rsidRPr="00BA5FBD">
        <w:rPr>
          <w:rFonts w:eastAsia="EC Square Sans Pro" w:cs="EC Square Sans Pro"/>
          <w:b/>
          <w:color w:val="000000" w:themeColor="text1"/>
          <w:sz w:val="22"/>
          <w:szCs w:val="22"/>
        </w:rPr>
        <w:t xml:space="preserve">to reduction in nutrient loss, reduction in fertilizer use, land use change, </w:t>
      </w:r>
      <w:r w:rsidRPr="00BA5FBD" w:rsidR="00E43A0E">
        <w:rPr>
          <w:rFonts w:eastAsia="EC Square Sans Pro" w:cs="EC Square Sans Pro"/>
          <w:color w:val="000000" w:themeColor="text1"/>
          <w:sz w:val="22"/>
          <w:szCs w:val="22"/>
        </w:rPr>
        <w:t xml:space="preserve">and </w:t>
      </w:r>
      <w:r w:rsidRPr="00BA5FBD" w:rsidR="00E43A0E">
        <w:rPr>
          <w:rFonts w:eastAsia="EC Square Sans Pro" w:cs="EC Square Sans Pro"/>
          <w:b/>
          <w:color w:val="000000" w:themeColor="text1"/>
          <w:sz w:val="22"/>
          <w:szCs w:val="22"/>
        </w:rPr>
        <w:t>10 targets</w:t>
      </w:r>
      <w:r w:rsidRPr="00BA5FBD" w:rsidR="00E43A0E">
        <w:rPr>
          <w:rFonts w:eastAsia="EC Square Sans Pro" w:cs="EC Square Sans Pro"/>
          <w:color w:val="000000" w:themeColor="text1"/>
          <w:sz w:val="22"/>
          <w:szCs w:val="22"/>
        </w:rPr>
        <w:t xml:space="preserve"> linked to </w:t>
      </w:r>
      <w:r w:rsidRPr="00BA5FBD" w:rsidR="00E43A0E">
        <w:rPr>
          <w:rFonts w:eastAsia="EC Square Sans Pro" w:cs="EC Square Sans Pro"/>
          <w:b/>
          <w:color w:val="000000" w:themeColor="text1"/>
          <w:sz w:val="22"/>
          <w:szCs w:val="22"/>
        </w:rPr>
        <w:t>climate neutrality</w:t>
      </w:r>
      <w:r w:rsidRPr="00BA5FBD" w:rsidDel="00E43A0E" w:rsidR="00E43A0E">
        <w:rPr>
          <w:rFonts w:eastAsia="EC Square Sans Pro" w:cs="EC Square Sans Pro"/>
          <w:b/>
          <w:color w:val="000000" w:themeColor="text1"/>
          <w:sz w:val="22"/>
          <w:szCs w:val="22"/>
        </w:rPr>
        <w:t xml:space="preserve"> </w:t>
      </w:r>
      <w:r w:rsidRPr="00BA5FBD">
        <w:rPr>
          <w:rFonts w:eastAsia="EC Square Sans Pro" w:cs="EC Square Sans Pro"/>
          <w:color w:val="000000" w:themeColor="text1"/>
          <w:sz w:val="22"/>
          <w:szCs w:val="22"/>
        </w:rPr>
        <w:t xml:space="preserve">are included in the </w:t>
      </w:r>
      <w:r w:rsidRPr="00BA5FBD">
        <w:rPr>
          <w:rFonts w:eastAsia="EC Square Sans Pro" w:cs="EC Square Sans Pro"/>
          <w:b/>
          <w:bCs/>
          <w:color w:val="000000" w:themeColor="text1"/>
          <w:sz w:val="22"/>
          <w:szCs w:val="22"/>
        </w:rPr>
        <w:t>GTT+</w:t>
      </w:r>
      <w:r w:rsidRPr="00BA5FBD">
        <w:rPr>
          <w:rFonts w:eastAsia="EC Square Sans Pro" w:cs="EC Square Sans Pro"/>
          <w:color w:val="000000" w:themeColor="text1"/>
          <w:sz w:val="22"/>
          <w:szCs w:val="22"/>
        </w:rPr>
        <w:t xml:space="preserve"> scenario. It is worth noting that the </w:t>
      </w:r>
      <w:r w:rsidRPr="00BA5FBD">
        <w:rPr>
          <w:rFonts w:eastAsia="EC Square Sans Pro" w:cs="EC Square Sans Pro"/>
          <w:b/>
          <w:bCs/>
          <w:color w:val="000000" w:themeColor="text1"/>
          <w:sz w:val="22"/>
          <w:szCs w:val="22"/>
        </w:rPr>
        <w:t xml:space="preserve">No GTT </w:t>
      </w:r>
      <w:r w:rsidRPr="00BA5FBD">
        <w:rPr>
          <w:rFonts w:eastAsia="EC Square Sans Pro" w:cs="EC Square Sans Pro"/>
          <w:bCs/>
          <w:color w:val="000000" w:themeColor="text1"/>
          <w:sz w:val="22"/>
          <w:szCs w:val="22"/>
        </w:rPr>
        <w:t>scenario</w:t>
      </w:r>
      <w:r w:rsidRPr="00BA5FBD">
        <w:rPr>
          <w:rFonts w:eastAsia="EC Square Sans Pro" w:cs="EC Square Sans Pro"/>
          <w:color w:val="000000" w:themeColor="text1"/>
          <w:sz w:val="22"/>
          <w:szCs w:val="22"/>
        </w:rPr>
        <w:t xml:space="preserve"> may, or may not, achieve the targets that are included in the other scenarios due to the assumptions where No GTT follows past trend which show declining rates already in the historical data. For example, the continuation of trends in the impact category Acidification may be reached already in the NO GTT scenario</w:t>
      </w:r>
      <w:r w:rsidRPr="00BA5FBD" w:rsidR="73BE29AC">
        <w:rPr>
          <w:rFonts w:eastAsia="EC Square Sans Pro" w:cs="EC Square Sans Pro"/>
          <w:color w:val="000000" w:themeColor="text1"/>
          <w:sz w:val="22"/>
          <w:szCs w:val="22"/>
        </w:rPr>
        <w:t xml:space="preserve">. </w:t>
      </w:r>
    </w:p>
    <w:p w:rsidR="73BE29AC" w:rsidP="00AB2707" w:rsidRDefault="73BE29AC" w14:paraId="05C1E7AA" w14:textId="17BB6442">
      <w:pPr>
        <w:pStyle w:val="Caption"/>
        <w:rPr>
          <w:rFonts w:eastAsia="EC Square Sans Pro" w:cs="EC Square Sans Pro"/>
          <w:color w:val="000000" w:themeColor="text1"/>
        </w:rPr>
      </w:pPr>
      <w:r w:rsidRPr="19E95291">
        <w:rPr>
          <w:rFonts w:ascii="EC Square Sans Pro" w:hAnsi="EC Square Sans Pro" w:eastAsia="EC Square Sans Pro" w:cs="EC Square Sans Pro"/>
          <w:iCs w:val="0"/>
          <w:color w:val="000000" w:themeColor="text1"/>
          <w:szCs w:val="20"/>
        </w:rPr>
        <w:t xml:space="preserve">Table 1. Modelled </w:t>
      </w:r>
      <w:r w:rsidR="003E3FDD">
        <w:rPr>
          <w:rFonts w:ascii="EC Square Sans Pro" w:hAnsi="EC Square Sans Pro" w:eastAsia="EC Square Sans Pro" w:cs="EC Square Sans Pro"/>
          <w:iCs w:val="0"/>
          <w:color w:val="000000" w:themeColor="text1"/>
          <w:szCs w:val="20"/>
        </w:rPr>
        <w:t>green transition</w:t>
      </w:r>
      <w:r w:rsidRPr="19E95291">
        <w:rPr>
          <w:rFonts w:ascii="EC Square Sans Pro" w:hAnsi="EC Square Sans Pro" w:eastAsia="EC Square Sans Pro" w:cs="EC Square Sans Pro"/>
          <w:iCs w:val="0"/>
          <w:color w:val="000000" w:themeColor="text1"/>
          <w:szCs w:val="20"/>
        </w:rPr>
        <w:t xml:space="preserve"> targets in the Domestic Footprint.</w:t>
      </w:r>
    </w:p>
    <w:tbl>
      <w:tblPr>
        <w:tblStyle w:val="TableGrid"/>
        <w:tblW w:w="9064"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5237"/>
        <w:gridCol w:w="1418"/>
        <w:gridCol w:w="850"/>
        <w:gridCol w:w="709"/>
        <w:gridCol w:w="850"/>
      </w:tblGrid>
      <w:tr w:rsidRPr="003E3FDD" w:rsidR="003E3FDD" w:rsidTr="00AE0C9D" w14:paraId="4B17359B" w14:textId="77777777">
        <w:trPr>
          <w:trHeight w:val="300"/>
        </w:trPr>
        <w:tc>
          <w:tcPr>
            <w:tcW w:w="5237" w:type="dxa"/>
            <w:tcMar>
              <w:left w:w="105" w:type="dxa"/>
              <w:right w:w="105" w:type="dxa"/>
            </w:tcMar>
            <w:vAlign w:val="center"/>
          </w:tcPr>
          <w:p w:rsidRPr="00AB2707" w:rsidR="003E3FDD" w:rsidP="00AB2707" w:rsidRDefault="003E3FDD" w14:paraId="49BB1D16" w14:textId="2195C0A4">
            <w:pPr>
              <w:pStyle w:val="JRCText"/>
              <w:spacing w:before="0" w:after="0"/>
              <w:rPr>
                <w:rFonts w:eastAsia="EC Square Sans Pro" w:cs="EC Square Sans Pro"/>
              </w:rPr>
            </w:pPr>
            <w:r w:rsidRPr="00AB2707">
              <w:rPr>
                <w:rFonts w:eastAsia="EC Square Sans Pro" w:cs="EC Square Sans Pro"/>
                <w:b/>
                <w:bCs/>
              </w:rPr>
              <w:t>Modelled Target in Domestic Footprint</w:t>
            </w:r>
          </w:p>
        </w:tc>
        <w:tc>
          <w:tcPr>
            <w:tcW w:w="1418" w:type="dxa"/>
            <w:tcMar>
              <w:left w:w="105" w:type="dxa"/>
              <w:right w:w="105" w:type="dxa"/>
            </w:tcMar>
            <w:vAlign w:val="center"/>
          </w:tcPr>
          <w:p w:rsidRPr="00AB2707" w:rsidR="003E3FDD" w:rsidP="00067AFD" w:rsidRDefault="003E3FDD" w14:paraId="44414184" w14:textId="3F8CE1BF">
            <w:pPr>
              <w:pStyle w:val="JRCText"/>
              <w:spacing w:before="0" w:after="0"/>
              <w:rPr>
                <w:rFonts w:eastAsia="EC Square Sans Pro" w:cs="EC Square Sans Pro"/>
              </w:rPr>
            </w:pPr>
            <w:r w:rsidRPr="00AB2707">
              <w:rPr>
                <w:rFonts w:eastAsia="EC Square Sans Pro" w:cs="EC Square Sans Pro"/>
                <w:b/>
                <w:bCs/>
              </w:rPr>
              <w:t xml:space="preserve">Status in </w:t>
            </w:r>
            <w:r w:rsidR="00067AFD">
              <w:rPr>
                <w:rFonts w:eastAsia="EC Square Sans Pro" w:cs="EC Square Sans Pro"/>
                <w:b/>
                <w:bCs/>
                <w:color w:val="FF0000"/>
                <w:highlight w:val="green"/>
              </w:rPr>
              <w:fldChar w:fldCharType="begin"/>
            </w:r>
            <w:r w:rsidR="00386364">
              <w:rPr>
                <w:rFonts w:eastAsia="EC Square Sans Pro" w:cs="EC Square Sans Pro"/>
                <w:b/>
                <w:bCs/>
                <w:color w:val="FF0000"/>
                <w:highlight w:val="green"/>
              </w:rPr>
              <w:instrText xml:space="preserve"> ADDIN ZOTERO_ITEM CSL_CITATION {"citationID":"by1sgN1Z","properties":{"formattedCitation":"[13]","plainCitation":"[13]","noteIndex":0},"citationItems":[{"id":322,"uris":["http://zotero.org/groups/5272309/items/SVPQQ2LE"],"itemData":{"id":322,"type":"report","abstract":"This report provides a comprehensive assessment of progress towards the European Green Deal (EGD), the European Union’s transformative agenda for achieving climate neutrality by 2050. The analysis encompasses 154 quantifiable targets from 44 policy documents between 2019 and 2024 across key sectors such as climate, energy, circular economy, transport, agriculture and food, ecosystems and biodiversity, water, soil and air pollution. The study shows that significant achievement has been delivered so far but progress needs to accelerate in many areas. As of mid-2024, 32 of the 154 targets are currently “on track” and 64 are identified as “acceleration needed” meaning that more progress is needed to meet the targets on time. Furthermore, 15 of the targets are found to be “not progressing” or “regressing”, and for 43 of the targets no data is currently available. The timing of the binding policies, most of which have been recently agreed and are expected to deliver results in the coming years, is a significant factor influencing these assessments. This report integrates all EGD actions and related policies, offering an assessment of the EU’s green transition based on robust data and science. It identifies priority areas for intensified efforts to meet short-term implementation goals and contribute to the long-term ambition of a sustainable, fair, just, and climate-neutral Europe by 2050. This collective work serves as a benchmarking tool, providing scientifically grounded guidance for future EU policies and programmes.","language":"en","note":"ISBN: 9789268231807 9789268231814\nISSN: 1831-9424, 1018-5593\nDOI: 10.2760/3105205","title":"Delivering the EU Green Deal - Progress towards targets","URL":"https://publications.jrc.ec.europa.eu/repository/handle/JRC140372","author":[{"family":"Marelli","given":"Luisa"},{"family":"Trane","given":"Matteo"},{"family":"Barbero","given":"VIGNOLA Giulia"},{"family":"Gastaldi","given":"Chiara"},{"family":"Guerreiro","given":"MIGUEL Mecia"},{"family":"Delgado","given":"CALLICÓ Laia"},{"family":"Borchardt","given":"Steve"},{"family":"Mancini","given":"Lucia"},{"family":"Sanye","given":"MENGUAL Esther"},{"family":"Gourdon","given":"Thomas"},{"family":"Maroni","given":"Michele"},{"family":"Georgakaki","given":"Aliki"},{"family":"Seigneur","given":"Isabelle"},{"family":"M'barek","given":"Robert"},{"family":"Acs","given":"Szvetlana"},{"family":"Listorti","given":"Giulia"},{"family":"Bosco","given":"Simona"},{"family":"Contipelli","given":"Louisa"},{"family":"Dentener","given":"Frank"},{"family":"Dowling","given":"Paul"},{"family":"Grassi","given":"Giacomo"},{"family":"Korosuo","given":"Anu"},{"family":"Manca","given":"Giovanni"},{"family":"Migliavacca","given":"Mirco"},{"family":"Sikora","given":"Przemyslaw"},{"family":"Weitzel","given":"Matthias"},{"family":"Acosta","given":"IBORRA Beatriz"},{"family":"Arrigoni","given":"Alessandro"},{"family":"Bavetta","given":"Maurizio"},{"family":"Bertoldi","given":"Paolo"},{"family":"Bolard","given":"Julien"},{"family":"Bravo","given":"DIAZ Laura"},{"family":"Carlsson","given":"Johan"},{"family":"Castellazzi","given":"Luca"},{"family":"Dagostino","given":"Delia"},{"family":"Della","given":"VALLE Nives"},{"family":"Dolci","given":"Francesco"},{"family":"Dunlop","given":"Ewan Duncan"},{"family":"Hidalgo","given":"GONZALEZ Ignacio"},{"family":"Jaeger","given":"Waldau A."},{"family":"Maduta","given":"Carmen"},{"family":"Mc","given":"GOVERN Lucie"},{"family":"Meletiou","given":"Alexis"},{"family":"Szabo","given":"Sandor"},{"family":"Tapoglou","given":"Evdokia"},{"family":"Taylor","given":"Nigel"},{"family":"Tsemekidi","given":"TZEIRANAK Sofia"},{"family":"Amadei","given":"Andrea"},{"family":"Ardente","given":"Fulvio"},{"family":"Bobba","given":"Silvia"},{"family":"Bruchhausen","given":"Matthias"},{"family":"Coelho","given":"Fernando"},{"family":"De","given":"LAURENTIIS Valeria"},{"family":"Delre","given":"Antonio"},{"family":"Eder","given":"Peter"},{"family":"Egle","given":"Lukas"},{"family":"Foster","given":"Gillian"},{"family":"Cristobal","given":"GARCIA Jorge"},{"family":"Gaudillat","given":"Pierre"},{"family":"Georgitzikis","given":"Konstantinos"},{"family":"Huygens","given":"Dries"},{"family":"Lebedeva","given":"Natalia"},{"family":"Manfredi","given":"Simone"},{"family":"Mathieux","given":"Fabrice"},{"family":"Maury","given":"Thibaut"},{"family":"Orefice","given":"Martina"},{"family":"Pennington","given":"David"},{"family":"Pfrang","given":"Andreas"},{"family":"Pierri","given":"Erika"},{"family":"Saveyn","given":"Hans"},{"family":"Sala","given":"Serenella"},{"family":"Spiliotopoulos","given":"Christoforos"},{"family":"Tonini","given":"Davide"},{"family":"Ciuffo","given":"Biagio"},{"family":"Fontaras","given":"Georgios"},{"family":"Grosso","given":"Monica"},{"family":"Krause","given":"Jette"},{"family":"Lodi","given":"Chiara"},{"family":"Marotta","given":"Alessandro"},{"family":"Martini","given":"Giorgio"},{"family":"Scarlat","given":"Nicolae"},{"family":"Caivano","given":"Arnaldo"},{"family":"Catarino","given":"Rui"},{"family":"De","given":"JONG Beyhan"},{"family":"Druon","given":"Jean-Noel"},{"family":"Guerrero","given":"Irene"},{"family":"Gurria","given":"Patricia"},{"family":"Leite","given":"Joao"},{"family":"Olvedy","given":"Michael"},{"family":"Puerta","given":"PINERO Carolina"},{"family":"Tóth","given":"Katalin"},{"family":"Wollgast","given":"Jan"},{"family":"Addamo","given":"Anna"},{"family":"Barredo","given":"Jose I."},{"family":"Bopp","given":"Stephanie"},{"family":"Cardoso","given":"Ana Cristina"},{"family":"Dubois","given":"Gregoire"},{"family":"La","given":"NOTTE Alessandra"},{"family":"Marando","given":"Federica"},{"family":"Neuville","given":"Aude"},{"family":"Robuchon","given":"Marine"},{"family":"Paracchini","given":"Maria Luisa"},{"family":"Jones","given":"Arwyn"},{"family":"Panagos","given":"Panos"},{"family":"Tamborra","given":"Marialuisa"},{"family":"Vallecillo","given":"Sara"},{"family":"Van","given":"DER VELDE Marijn"},{"family":"Aschberger","given":"Karin"},{"family":"Astorga-Llorens","given":"Covadonga"},{"family":"Belz","given":"Susanne"},{"family":"Gawlik","given":"Bernd Manfred"},{"family":"Held","given":"Andrea"},{"family":"Lettieri","given":"Teresa"},{"family":"Pisoni","given":"Enrico"},{"family":"Pistocchi","given":"Alberto"},{"family":"Rauscher","given":"Hubert"},{"family":"Thunis","given":"Philippe"},{"family":"Wojda","given":"Piotr"},{"family":"Worth","given":"Andrew"},{"family":"Neuwahl","given":"Frederik"}],"accessed":{"date-parts":[["2025",2,5]]},"issued":{"date-parts":[["2025"]]}}}],"schema":"https://github.com/citation-style-language/schema/raw/master/csl-citation.json"} </w:instrText>
            </w:r>
            <w:r w:rsidR="00067AFD">
              <w:rPr>
                <w:rFonts w:eastAsia="EC Square Sans Pro" w:cs="EC Square Sans Pro"/>
                <w:b/>
                <w:bCs/>
                <w:color w:val="FF0000"/>
                <w:highlight w:val="green"/>
              </w:rPr>
              <w:fldChar w:fldCharType="separate"/>
            </w:r>
            <w:r w:rsidRPr="00067AFD" w:rsidR="00067AFD">
              <w:rPr>
                <w:highlight w:val="green"/>
              </w:rPr>
              <w:t>[13]</w:t>
            </w:r>
            <w:r w:rsidR="00067AFD">
              <w:rPr>
                <w:rFonts w:eastAsia="EC Square Sans Pro" w:cs="EC Square Sans Pro"/>
                <w:b/>
                <w:bCs/>
                <w:color w:val="FF0000"/>
                <w:highlight w:val="green"/>
              </w:rPr>
              <w:fldChar w:fldCharType="end"/>
            </w:r>
          </w:p>
        </w:tc>
        <w:tc>
          <w:tcPr>
            <w:tcW w:w="850" w:type="dxa"/>
            <w:tcMar>
              <w:left w:w="105" w:type="dxa"/>
              <w:right w:w="105" w:type="dxa"/>
            </w:tcMar>
            <w:vAlign w:val="center"/>
          </w:tcPr>
          <w:p w:rsidRPr="00AB2707" w:rsidR="003E3FDD" w:rsidP="00AB2707" w:rsidRDefault="003E3FDD" w14:paraId="02983F95" w14:textId="477A772F">
            <w:pPr>
              <w:pStyle w:val="JRCText"/>
              <w:spacing w:before="0" w:after="0"/>
              <w:rPr>
                <w:rFonts w:eastAsia="EC Square Sans Pro" w:cs="EC Square Sans Pro"/>
              </w:rPr>
            </w:pPr>
            <w:r w:rsidRPr="00AB2707">
              <w:rPr>
                <w:rFonts w:eastAsia="EC Square Sans Pro" w:cs="EC Square Sans Pro"/>
                <w:b/>
                <w:bCs/>
              </w:rPr>
              <w:t>Legally binding</w:t>
            </w:r>
          </w:p>
        </w:tc>
        <w:tc>
          <w:tcPr>
            <w:tcW w:w="709" w:type="dxa"/>
            <w:tcMar>
              <w:left w:w="105" w:type="dxa"/>
              <w:right w:w="105" w:type="dxa"/>
            </w:tcMar>
            <w:vAlign w:val="center"/>
          </w:tcPr>
          <w:p w:rsidRPr="00AB2707" w:rsidR="003E3FDD" w:rsidP="00AB2707" w:rsidRDefault="003E3FDD" w14:paraId="7A0D0B05" w14:textId="743D55EF">
            <w:pPr>
              <w:pStyle w:val="JRCText"/>
              <w:spacing w:before="0" w:after="0"/>
              <w:rPr>
                <w:rFonts w:eastAsia="EC Square Sans Pro" w:cs="EC Square Sans Pro"/>
              </w:rPr>
            </w:pPr>
            <w:r>
              <w:rPr>
                <w:rFonts w:eastAsia="EC Square Sans Pro" w:cs="EC Square Sans Pro"/>
                <w:b/>
                <w:bCs/>
              </w:rPr>
              <w:t>GTT</w:t>
            </w:r>
            <w:r w:rsidRPr="00AB2707">
              <w:rPr>
                <w:rFonts w:eastAsia="EC Square Sans Pro" w:cs="EC Square Sans Pro"/>
                <w:b/>
                <w:bCs/>
              </w:rPr>
              <w:t xml:space="preserve"> on </w:t>
            </w:r>
            <w:r>
              <w:rPr>
                <w:rFonts w:eastAsia="EC Square Sans Pro" w:cs="EC Square Sans Pro"/>
                <w:b/>
                <w:bCs/>
              </w:rPr>
              <w:t>T</w:t>
            </w:r>
            <w:r w:rsidRPr="00AB2707">
              <w:rPr>
                <w:rFonts w:eastAsia="EC Square Sans Pro" w:cs="EC Square Sans Pro"/>
                <w:b/>
                <w:bCs/>
              </w:rPr>
              <w:t>rack</w:t>
            </w:r>
          </w:p>
        </w:tc>
        <w:tc>
          <w:tcPr>
            <w:tcW w:w="850" w:type="dxa"/>
            <w:tcMar>
              <w:left w:w="105" w:type="dxa"/>
              <w:right w:w="105" w:type="dxa"/>
            </w:tcMar>
            <w:vAlign w:val="center"/>
          </w:tcPr>
          <w:p w:rsidRPr="00AB2707" w:rsidR="003E3FDD" w:rsidP="00AB2707" w:rsidRDefault="003E3FDD" w14:paraId="2BEAB7A8" w14:textId="7016A30A">
            <w:pPr>
              <w:pStyle w:val="JRCText"/>
              <w:spacing w:before="0" w:after="0"/>
              <w:rPr>
                <w:rFonts w:eastAsia="EC Square Sans Pro" w:cs="EC Square Sans Pro"/>
              </w:rPr>
            </w:pPr>
            <w:r>
              <w:rPr>
                <w:rFonts w:eastAsia="EC Square Sans Pro" w:cs="EC Square Sans Pro"/>
                <w:b/>
                <w:bCs/>
              </w:rPr>
              <w:t>GTT</w:t>
            </w:r>
            <w:r w:rsidRPr="00AB2707">
              <w:rPr>
                <w:rFonts w:eastAsia="EC Square Sans Pro" w:cs="EC Square Sans Pro"/>
                <w:b/>
                <w:bCs/>
              </w:rPr>
              <w:t xml:space="preserve"> ambitions</w:t>
            </w:r>
          </w:p>
        </w:tc>
      </w:tr>
      <w:tr w:rsidRPr="003E3FDD" w:rsidR="003E3FDD" w:rsidTr="00AE0C9D" w14:paraId="3B97FACD" w14:textId="77777777">
        <w:trPr>
          <w:trHeight w:val="300"/>
        </w:trPr>
        <w:tc>
          <w:tcPr>
            <w:tcW w:w="5237" w:type="dxa"/>
            <w:tcMar>
              <w:left w:w="105" w:type="dxa"/>
              <w:right w:w="105" w:type="dxa"/>
            </w:tcMar>
            <w:vAlign w:val="center"/>
          </w:tcPr>
          <w:p w:rsidRPr="003E3FDD" w:rsidR="003E3FDD" w:rsidP="00AB2707" w:rsidRDefault="003E3FDD" w14:paraId="5AFEBFDD" w14:textId="77777777">
            <w:pPr>
              <w:pStyle w:val="JRCText"/>
              <w:spacing w:before="0" w:after="0"/>
              <w:rPr>
                <w:rFonts w:ascii="Calibri" w:hAnsi="Calibri" w:cs="Calibri"/>
                <w:shd w:val="clear" w:color="auto" w:fill="FFFFFF"/>
              </w:rPr>
            </w:pPr>
            <w:r w:rsidRPr="003E3FDD">
              <w:rPr>
                <w:shd w:val="clear" w:color="auto" w:fill="FFFFFF"/>
              </w:rPr>
              <w:t>Reduce by 50% the use and risk of chemical pesticide</w:t>
            </w:r>
            <w:r w:rsidRPr="003E3FDD">
              <w:rPr>
                <w:rFonts w:ascii="Calibri" w:hAnsi="Calibri" w:cs="Calibri"/>
                <w:shd w:val="clear" w:color="auto" w:fill="FFFFFF"/>
              </w:rPr>
              <w:t>s</w:t>
            </w:r>
          </w:p>
          <w:p w:rsidRPr="00AB2707" w:rsidR="003E3FDD" w:rsidP="00067AFD" w:rsidRDefault="003E3FDD" w14:paraId="1E5DAB84" w14:textId="7880760D">
            <w:pPr>
              <w:pStyle w:val="JRCText"/>
              <w:spacing w:before="0" w:after="0"/>
              <w:rPr>
                <w:rFonts w:ascii="Calibri" w:hAnsi="Calibri" w:cs="Calibri"/>
              </w:rPr>
            </w:pPr>
            <w:r w:rsidRPr="00DB2933">
              <w:rPr>
                <w:i/>
                <w:iCs/>
              </w:rPr>
              <w:t xml:space="preserve">(Due to the large coverage of this target in different policy documents, it embeds the modelling of </w:t>
            </w:r>
            <w:r w:rsidRPr="00DB2933">
              <w:rPr>
                <w:b/>
                <w:bCs/>
                <w:i/>
                <w:iCs/>
              </w:rPr>
              <w:t xml:space="preserve">3 GTT as detailed in </w:t>
            </w:r>
            <w:r w:rsidRPr="00BA5FBD">
              <w:rPr>
                <w:b/>
                <w:bCs/>
                <w:iCs/>
              </w:rPr>
              <w:t>Annex 3</w:t>
            </w:r>
            <w:r w:rsidRPr="00BA5FBD" w:rsidR="00396590">
              <w:rPr>
                <w:b/>
                <w:bCs/>
                <w:iCs/>
              </w:rPr>
              <w:t xml:space="preserve"> </w:t>
            </w:r>
            <w:r w:rsidRPr="00BA5FBD" w:rsidR="00396590">
              <w:rPr>
                <w:rFonts w:eastAsia="EC Square Sans Pro" w:cs="EC Square Sans Pro"/>
                <w:color w:val="000000" w:themeColor="text1"/>
              </w:rPr>
              <w:t xml:space="preserve">of </w:t>
            </w:r>
            <w:r w:rsidR="00067AFD">
              <w:rPr>
                <w:rFonts w:eastAsia="EC Square Sans Pro" w:cs="EC Square Sans Pro"/>
                <w:bCs/>
                <w:color w:val="FF0000"/>
                <w:highlight w:val="green"/>
              </w:rPr>
              <w:fldChar w:fldCharType="begin"/>
            </w:r>
            <w:r w:rsidR="00067AFD">
              <w:rPr>
                <w:rFonts w:eastAsia="EC Square Sans Pro" w:cs="EC Square Sans Pro"/>
                <w:bCs/>
                <w:color w:val="FF0000"/>
                <w:highlight w:val="green"/>
              </w:rPr>
              <w:instrText xml:space="preserve"> ADDIN ZOTERO_ITEM CSL_CITATION {"citationID":"6u2Pj4Dg","properties":{"formattedCitation":"[3]","plainCitation":"[3]","noteIndex":0},"citationItems":[{"id":1027,"uris":["http://zotero.org/groups/5272309/items/SZHAHM6E"],"itemData":{"id":1027,"type":"webpage","abstract":"The European Commission - Joint Research Centre has developed and kept updating since 2016 a modelling framework that includes the Consumption Footprint (CF) and the Domestic Footprint (CF) models, which have become established as a means for monitoring the progress of the EU’s environmental performance. The models are based on Life Cycle Assessment, and use the Environmental Footprint (EF) impact assessment method to produce a set of 16 indicators (also available as a single weighted score) to assess the environmental impacts of EU production and consumption, and compare to the planetary boundaries. This report describes how these models can be applied to generate an outlook in the framework of the Zero Pollution Action Plan (ZPAP) for 2030. This is performed via: (i) calculating the ZPAP official targets in the context of the models, (ii) integrating selected relevant and illustrative green transition measures from the targets and ambitions of the European Green Deal (iii) comparing three progressively more ambitious scenarios simulating the achievement of these measures. The results indicate that the gap is widening between the environmental impacts occurring within the EU’s borders and those linked to consumption via supply chains, that is, those that result from imports into the EU. The selected green transition measures should make progress in terms of reducing environmental impact within the EU. However, via integrating additional ambitions the EU could accelerate actions for almost all EF environmental indicators, and reduce the EU’s environmental impact of consumption even below the ZPAP 2030 targets.","container-title":"JRC Publications Repository","language":"en","note":"ISBN: 9789268238967\nISSN: 1831-9424\nDOI: 10.2760/6552881","title":"Consumption Footprint and Domestic Footprint Outlook Report 2025","URL":"https://publications.jrc.ec.europa.eu/repository/handle/JRC139655","author":[{"family":"Pasqualino","given":"Roberto"},{"family":"Valenzano","given":"Annarita"},{"family":"Chiorrini","given":"Andrea"},{"family":"Wierzgala","given":"Piotr"},{"family":"Frankowska","given":"Angelina"},{"family":"Sanye","given":"MENGUAL Esther"},{"family":"Bennett","given":"Michael John"},{"family":"Listorti","given":"Giulia"},{"family":"Sala","given":"Serenella"}],"accessed":{"date-parts":[["2025",3,4]]},"issued":{"date-parts":[["2025"]]}}}],"schema":"https://github.com/citation-style-language/schema/raw/master/csl-citation.json"} </w:instrText>
            </w:r>
            <w:r w:rsidR="00067AFD">
              <w:rPr>
                <w:rFonts w:eastAsia="EC Square Sans Pro" w:cs="EC Square Sans Pro"/>
                <w:bCs/>
                <w:color w:val="FF0000"/>
                <w:highlight w:val="green"/>
              </w:rPr>
              <w:fldChar w:fldCharType="separate"/>
            </w:r>
            <w:r w:rsidRPr="00067AFD" w:rsidR="00067AFD">
              <w:rPr>
                <w:highlight w:val="green"/>
              </w:rPr>
              <w:t>[3]</w:t>
            </w:r>
            <w:r w:rsidR="00067AFD">
              <w:rPr>
                <w:rFonts w:eastAsia="EC Square Sans Pro" w:cs="EC Square Sans Pro"/>
                <w:bCs/>
                <w:color w:val="FF0000"/>
                <w:highlight w:val="green"/>
              </w:rPr>
              <w:fldChar w:fldCharType="end"/>
            </w:r>
            <w:r w:rsidRPr="00BA5FBD">
              <w:rPr>
                <w:iCs/>
              </w:rPr>
              <w:t>)</w:t>
            </w:r>
            <w:r w:rsidRPr="00DB2933">
              <w:rPr>
                <w:rFonts w:ascii="Calibri" w:hAnsi="Calibri" w:cs="Calibri"/>
                <w:shd w:val="clear" w:color="auto" w:fill="FFFFFF"/>
              </w:rPr>
              <w:t> </w:t>
            </w:r>
          </w:p>
        </w:tc>
        <w:tc>
          <w:tcPr>
            <w:tcW w:w="1418" w:type="dxa"/>
            <w:tcMar>
              <w:left w:w="105" w:type="dxa"/>
              <w:right w:w="105" w:type="dxa"/>
            </w:tcMar>
            <w:vAlign w:val="center"/>
          </w:tcPr>
          <w:p w:rsidRPr="00AB2707" w:rsidR="003E3FDD" w:rsidP="00AB2707" w:rsidRDefault="003E3FDD" w14:paraId="2531EAB6" w14:textId="1A28EBB4">
            <w:pPr>
              <w:pStyle w:val="JRCText"/>
              <w:spacing w:before="0" w:after="0"/>
              <w:rPr>
                <w:rFonts w:eastAsia="EC Square Sans Pro" w:cs="EC Square Sans Pro"/>
              </w:rPr>
            </w:pPr>
            <w:r w:rsidRPr="00AB2707">
              <w:rPr>
                <w:rFonts w:eastAsia="EC Square Sans Pro" w:cs="EC Square Sans Pro"/>
              </w:rPr>
              <w:t>On track to be achieved</w:t>
            </w:r>
          </w:p>
        </w:tc>
        <w:tc>
          <w:tcPr>
            <w:tcW w:w="850" w:type="dxa"/>
            <w:tcMar>
              <w:left w:w="105" w:type="dxa"/>
              <w:right w:w="105" w:type="dxa"/>
            </w:tcMar>
            <w:vAlign w:val="center"/>
          </w:tcPr>
          <w:p w:rsidRPr="00AB2707" w:rsidR="003E3FDD" w:rsidP="00AB2707" w:rsidRDefault="003E3FDD" w14:paraId="706F084A" w14:textId="619629D3">
            <w:pPr>
              <w:pStyle w:val="JRCText"/>
              <w:spacing w:before="0" w:after="0"/>
              <w:rPr>
                <w:rFonts w:eastAsia="EC Square Sans Pro" w:cs="EC Square Sans Pro"/>
                <w:color w:val="000000" w:themeColor="text1"/>
              </w:rPr>
            </w:pPr>
            <w:r w:rsidRPr="00AB2707">
              <w:rPr>
                <w:rFonts w:eastAsia="EC Square Sans Pro" w:cs="EC Square Sans Pro"/>
                <w:color w:val="000000" w:themeColor="text1"/>
              </w:rPr>
              <w:t>No</w:t>
            </w:r>
          </w:p>
        </w:tc>
        <w:tc>
          <w:tcPr>
            <w:tcW w:w="709" w:type="dxa"/>
            <w:tcMar>
              <w:left w:w="105" w:type="dxa"/>
              <w:right w:w="105" w:type="dxa"/>
            </w:tcMar>
            <w:vAlign w:val="center"/>
          </w:tcPr>
          <w:p w:rsidRPr="00AB2707" w:rsidR="003E3FDD" w:rsidP="00AB2707" w:rsidRDefault="003E3FDD" w14:paraId="086E213C" w14:textId="2B6B5B4C">
            <w:pPr>
              <w:pStyle w:val="JRCText"/>
              <w:spacing w:before="0" w:after="0"/>
              <w:rPr>
                <w:rFonts w:eastAsia="EC Square Sans Pro" w:cs="EC Square Sans Pro"/>
                <w:color w:val="000000" w:themeColor="text1"/>
              </w:rPr>
            </w:pPr>
            <w:r w:rsidRPr="00AB2707">
              <w:rPr>
                <w:rFonts w:eastAsia="EC Square Sans Pro" w:cs="EC Square Sans Pro"/>
                <w:b/>
                <w:bCs/>
                <w:color w:val="000000" w:themeColor="text1"/>
              </w:rPr>
              <w:t>X</w:t>
            </w:r>
          </w:p>
        </w:tc>
        <w:tc>
          <w:tcPr>
            <w:tcW w:w="850" w:type="dxa"/>
            <w:tcMar>
              <w:left w:w="105" w:type="dxa"/>
              <w:right w:w="105" w:type="dxa"/>
            </w:tcMar>
            <w:vAlign w:val="center"/>
          </w:tcPr>
          <w:p w:rsidRPr="00AB2707" w:rsidR="003E3FDD" w:rsidP="00AB2707" w:rsidRDefault="003E3FDD" w14:paraId="5CC8C719" w14:textId="25C48223">
            <w:pPr>
              <w:pStyle w:val="JRCText"/>
              <w:spacing w:before="0" w:after="0"/>
              <w:rPr>
                <w:rFonts w:eastAsia="EC Square Sans Pro" w:cs="EC Square Sans Pro"/>
                <w:color w:val="000000" w:themeColor="text1"/>
              </w:rPr>
            </w:pPr>
            <w:r w:rsidRPr="00AB2707">
              <w:rPr>
                <w:rFonts w:eastAsia="EC Square Sans Pro" w:cs="EC Square Sans Pro"/>
                <w:b/>
                <w:bCs/>
                <w:color w:val="000000" w:themeColor="text1"/>
              </w:rPr>
              <w:t>X</w:t>
            </w:r>
          </w:p>
        </w:tc>
      </w:tr>
      <w:tr w:rsidRPr="003E3FDD" w:rsidR="003E3FDD" w:rsidTr="00AE0C9D" w14:paraId="324A2E89" w14:textId="77777777">
        <w:trPr>
          <w:trHeight w:val="300"/>
        </w:trPr>
        <w:tc>
          <w:tcPr>
            <w:tcW w:w="5237" w:type="dxa"/>
            <w:tcMar>
              <w:left w:w="105" w:type="dxa"/>
              <w:right w:w="105" w:type="dxa"/>
            </w:tcMar>
            <w:vAlign w:val="center"/>
          </w:tcPr>
          <w:p w:rsidRPr="00AB2707" w:rsidR="003E3FDD" w:rsidP="00AB2707" w:rsidRDefault="003E3FDD" w14:paraId="5353C442" w14:textId="486DC381">
            <w:pPr>
              <w:pStyle w:val="JRCText"/>
              <w:spacing w:before="0" w:after="0"/>
              <w:rPr>
                <w:rFonts w:ascii="Calibri" w:hAnsi="Calibri" w:cs="Calibri"/>
              </w:rPr>
            </w:pPr>
            <w:r w:rsidRPr="00DB2933">
              <w:rPr>
                <w:shd w:val="clear" w:color="auto" w:fill="FFFFFF"/>
              </w:rPr>
              <w:t>Improve air quality to reduce the number of premature deaths caused by air pollution by 55%.</w:t>
            </w:r>
            <w:r w:rsidRPr="00DB2933">
              <w:rPr>
                <w:rFonts w:ascii="Calibri" w:hAnsi="Calibri" w:cs="Calibri"/>
                <w:shd w:val="clear" w:color="auto" w:fill="FFFFFF"/>
              </w:rPr>
              <w:t> </w:t>
            </w:r>
          </w:p>
        </w:tc>
        <w:tc>
          <w:tcPr>
            <w:tcW w:w="1418" w:type="dxa"/>
            <w:tcMar>
              <w:left w:w="105" w:type="dxa"/>
              <w:right w:w="105" w:type="dxa"/>
            </w:tcMar>
            <w:vAlign w:val="center"/>
          </w:tcPr>
          <w:p w:rsidRPr="00AB2707" w:rsidR="003E3FDD" w:rsidP="00AB2707" w:rsidRDefault="003E3FDD" w14:paraId="3EA372DB" w14:textId="3AD96E71">
            <w:pPr>
              <w:pStyle w:val="JRCText"/>
              <w:spacing w:before="0" w:after="0"/>
              <w:rPr>
                <w:rFonts w:eastAsia="EC Square Sans Pro" w:cs="EC Square Sans Pro"/>
                <w:color w:val="000000" w:themeColor="text1"/>
              </w:rPr>
            </w:pPr>
            <w:r w:rsidRPr="00AB2707">
              <w:rPr>
                <w:rFonts w:eastAsia="EC Square Sans Pro" w:cs="EC Square Sans Pro"/>
                <w:color w:val="000000" w:themeColor="text1"/>
              </w:rPr>
              <w:t>On track to be achieved</w:t>
            </w:r>
          </w:p>
        </w:tc>
        <w:tc>
          <w:tcPr>
            <w:tcW w:w="850" w:type="dxa"/>
            <w:tcMar>
              <w:left w:w="105" w:type="dxa"/>
              <w:right w:w="105" w:type="dxa"/>
            </w:tcMar>
            <w:vAlign w:val="center"/>
          </w:tcPr>
          <w:p w:rsidRPr="00AB2707" w:rsidR="003E3FDD" w:rsidP="00AB2707" w:rsidRDefault="003E3FDD" w14:paraId="43526B3D" w14:textId="7816A674">
            <w:pPr>
              <w:pStyle w:val="JRCText"/>
              <w:spacing w:before="0" w:after="0"/>
              <w:rPr>
                <w:rFonts w:eastAsia="EC Square Sans Pro" w:cs="EC Square Sans Pro"/>
                <w:color w:val="000000" w:themeColor="text1"/>
              </w:rPr>
            </w:pPr>
            <w:r w:rsidRPr="00AB2707">
              <w:rPr>
                <w:rFonts w:eastAsia="EC Square Sans Pro" w:cs="EC Square Sans Pro"/>
                <w:color w:val="000000" w:themeColor="text1"/>
              </w:rPr>
              <w:t>No</w:t>
            </w:r>
          </w:p>
        </w:tc>
        <w:tc>
          <w:tcPr>
            <w:tcW w:w="709" w:type="dxa"/>
            <w:tcMar>
              <w:left w:w="105" w:type="dxa"/>
              <w:right w:w="105" w:type="dxa"/>
            </w:tcMar>
            <w:vAlign w:val="center"/>
          </w:tcPr>
          <w:p w:rsidRPr="00AB2707" w:rsidR="003E3FDD" w:rsidP="00AB2707" w:rsidRDefault="003E3FDD" w14:paraId="1270C44B" w14:textId="7A8039B5">
            <w:pPr>
              <w:pStyle w:val="JRCText"/>
              <w:spacing w:before="0" w:after="0"/>
              <w:rPr>
                <w:rFonts w:eastAsia="EC Square Sans Pro" w:cs="EC Square Sans Pro"/>
                <w:color w:val="000000" w:themeColor="text1"/>
              </w:rPr>
            </w:pPr>
            <w:r w:rsidRPr="00AB2707">
              <w:rPr>
                <w:rFonts w:eastAsia="EC Square Sans Pro" w:cs="EC Square Sans Pro"/>
                <w:b/>
                <w:bCs/>
                <w:color w:val="000000" w:themeColor="text1"/>
              </w:rPr>
              <w:t>X</w:t>
            </w:r>
          </w:p>
        </w:tc>
        <w:tc>
          <w:tcPr>
            <w:tcW w:w="850" w:type="dxa"/>
            <w:tcMar>
              <w:left w:w="105" w:type="dxa"/>
              <w:right w:w="105" w:type="dxa"/>
            </w:tcMar>
            <w:vAlign w:val="center"/>
          </w:tcPr>
          <w:p w:rsidRPr="00AB2707" w:rsidR="003E3FDD" w:rsidP="00AB2707" w:rsidRDefault="003E3FDD" w14:paraId="75347AA3" w14:textId="674743C3">
            <w:pPr>
              <w:pStyle w:val="JRCText"/>
              <w:spacing w:before="0" w:after="0"/>
              <w:rPr>
                <w:rFonts w:eastAsia="EC Square Sans Pro" w:cs="EC Square Sans Pro"/>
                <w:color w:val="000000" w:themeColor="text1"/>
              </w:rPr>
            </w:pPr>
            <w:r w:rsidRPr="00AB2707">
              <w:rPr>
                <w:rFonts w:eastAsia="EC Square Sans Pro" w:cs="EC Square Sans Pro"/>
                <w:b/>
                <w:bCs/>
                <w:color w:val="000000" w:themeColor="text1"/>
              </w:rPr>
              <w:t>X</w:t>
            </w:r>
          </w:p>
        </w:tc>
      </w:tr>
      <w:tr w:rsidRPr="003E3FDD" w:rsidR="003E3FDD" w:rsidTr="00AE0C9D" w14:paraId="5D729667" w14:textId="77777777">
        <w:trPr>
          <w:trHeight w:val="300"/>
        </w:trPr>
        <w:tc>
          <w:tcPr>
            <w:tcW w:w="5237" w:type="dxa"/>
            <w:tcMar>
              <w:left w:w="105" w:type="dxa"/>
              <w:right w:w="105" w:type="dxa"/>
            </w:tcMar>
            <w:vAlign w:val="center"/>
          </w:tcPr>
          <w:p w:rsidRPr="00AB2707" w:rsidR="003E3FDD" w:rsidP="00AB2707" w:rsidRDefault="003E3FDD" w14:paraId="1B29E487" w14:textId="22760724">
            <w:pPr>
              <w:pStyle w:val="JRCText"/>
              <w:spacing w:before="0" w:after="0"/>
              <w:rPr>
                <w:rFonts w:ascii="Calibri" w:hAnsi="Calibri" w:cs="Calibri"/>
              </w:rPr>
            </w:pPr>
            <w:r w:rsidRPr="00DB2933">
              <w:rPr>
                <w:shd w:val="clear" w:color="auto" w:fill="FFFFFF"/>
              </w:rPr>
              <w:t>Reduce by 25% the EU ecosystems where air pollution threatens biodiversity</w:t>
            </w:r>
            <w:r w:rsidRPr="00DB2933">
              <w:rPr>
                <w:rFonts w:ascii="Calibri" w:hAnsi="Calibri" w:cs="Calibri"/>
                <w:shd w:val="clear" w:color="auto" w:fill="FFFFFF"/>
              </w:rPr>
              <w:t> </w:t>
            </w:r>
          </w:p>
        </w:tc>
        <w:tc>
          <w:tcPr>
            <w:tcW w:w="1418" w:type="dxa"/>
            <w:tcMar>
              <w:left w:w="105" w:type="dxa"/>
              <w:right w:w="105" w:type="dxa"/>
            </w:tcMar>
            <w:vAlign w:val="center"/>
          </w:tcPr>
          <w:p w:rsidRPr="00AB2707" w:rsidR="003E3FDD" w:rsidP="00AB2707" w:rsidRDefault="003E3FDD" w14:paraId="04AEB2FA" w14:textId="016A3584">
            <w:pPr>
              <w:pStyle w:val="JRCText"/>
              <w:spacing w:before="0" w:after="0"/>
              <w:rPr>
                <w:rFonts w:eastAsia="EC Square Sans Pro" w:cs="EC Square Sans Pro"/>
                <w:color w:val="000000" w:themeColor="text1"/>
              </w:rPr>
            </w:pPr>
            <w:r w:rsidRPr="00AB2707">
              <w:rPr>
                <w:rFonts w:eastAsia="EC Square Sans Pro" w:cs="EC Square Sans Pro"/>
                <w:color w:val="000000" w:themeColor="text1"/>
              </w:rPr>
              <w:t>On track to be achieved</w:t>
            </w:r>
          </w:p>
        </w:tc>
        <w:tc>
          <w:tcPr>
            <w:tcW w:w="850" w:type="dxa"/>
            <w:tcMar>
              <w:left w:w="105" w:type="dxa"/>
              <w:right w:w="105" w:type="dxa"/>
            </w:tcMar>
            <w:vAlign w:val="center"/>
          </w:tcPr>
          <w:p w:rsidRPr="00AB2707" w:rsidR="003E3FDD" w:rsidP="00AB2707" w:rsidRDefault="003E3FDD" w14:paraId="42DF8D69" w14:textId="5E62B889">
            <w:pPr>
              <w:pStyle w:val="JRCText"/>
              <w:spacing w:before="0" w:after="0"/>
              <w:rPr>
                <w:rFonts w:eastAsia="EC Square Sans Pro" w:cs="EC Square Sans Pro"/>
                <w:color w:val="000000" w:themeColor="text1"/>
              </w:rPr>
            </w:pPr>
            <w:r w:rsidRPr="00AB2707">
              <w:rPr>
                <w:rFonts w:eastAsia="EC Square Sans Pro" w:cs="EC Square Sans Pro"/>
                <w:color w:val="000000" w:themeColor="text1"/>
              </w:rPr>
              <w:t>No</w:t>
            </w:r>
          </w:p>
        </w:tc>
        <w:tc>
          <w:tcPr>
            <w:tcW w:w="709" w:type="dxa"/>
            <w:tcMar>
              <w:left w:w="105" w:type="dxa"/>
              <w:right w:w="105" w:type="dxa"/>
            </w:tcMar>
            <w:vAlign w:val="center"/>
          </w:tcPr>
          <w:p w:rsidRPr="00AB2707" w:rsidR="003E3FDD" w:rsidP="00AB2707" w:rsidRDefault="003E3FDD" w14:paraId="278A00FF" w14:textId="448C7BA7">
            <w:pPr>
              <w:pStyle w:val="JRCText"/>
              <w:spacing w:before="0" w:after="0"/>
              <w:rPr>
                <w:rFonts w:eastAsia="EC Square Sans Pro" w:cs="EC Square Sans Pro"/>
                <w:color w:val="000000" w:themeColor="text1"/>
              </w:rPr>
            </w:pPr>
            <w:r w:rsidRPr="00AB2707">
              <w:rPr>
                <w:rFonts w:eastAsia="EC Square Sans Pro" w:cs="EC Square Sans Pro"/>
                <w:b/>
                <w:bCs/>
                <w:color w:val="000000" w:themeColor="text1"/>
              </w:rPr>
              <w:t>X</w:t>
            </w:r>
          </w:p>
        </w:tc>
        <w:tc>
          <w:tcPr>
            <w:tcW w:w="850" w:type="dxa"/>
            <w:tcMar>
              <w:left w:w="105" w:type="dxa"/>
              <w:right w:w="105" w:type="dxa"/>
            </w:tcMar>
            <w:vAlign w:val="center"/>
          </w:tcPr>
          <w:p w:rsidRPr="00AB2707" w:rsidR="003E3FDD" w:rsidP="00AB2707" w:rsidRDefault="003E3FDD" w14:paraId="49E3E9AC" w14:textId="0202F945">
            <w:pPr>
              <w:pStyle w:val="JRCText"/>
              <w:spacing w:before="0" w:after="0"/>
              <w:rPr>
                <w:rFonts w:eastAsia="EC Square Sans Pro" w:cs="EC Square Sans Pro"/>
                <w:color w:val="000000" w:themeColor="text1"/>
              </w:rPr>
            </w:pPr>
            <w:r w:rsidRPr="00AB2707">
              <w:rPr>
                <w:rFonts w:eastAsia="EC Square Sans Pro" w:cs="EC Square Sans Pro"/>
                <w:b/>
                <w:bCs/>
                <w:color w:val="000000" w:themeColor="text1"/>
              </w:rPr>
              <w:t>X</w:t>
            </w:r>
          </w:p>
        </w:tc>
      </w:tr>
      <w:tr w:rsidRPr="003E3FDD" w:rsidR="003E3FDD" w:rsidTr="00AE0C9D" w14:paraId="7221D33A" w14:textId="77777777">
        <w:trPr>
          <w:trHeight w:val="300"/>
        </w:trPr>
        <w:tc>
          <w:tcPr>
            <w:tcW w:w="5237" w:type="dxa"/>
            <w:tcMar>
              <w:left w:w="105" w:type="dxa"/>
              <w:right w:w="105" w:type="dxa"/>
            </w:tcMar>
            <w:vAlign w:val="center"/>
          </w:tcPr>
          <w:p w:rsidRPr="003E3FDD" w:rsidR="003E3FDD" w:rsidP="00AB2707" w:rsidRDefault="003E3FDD" w14:paraId="057EE5B3" w14:textId="77777777">
            <w:pPr>
              <w:pStyle w:val="JRCText"/>
              <w:spacing w:before="0" w:after="0"/>
              <w:rPr>
                <w:shd w:val="clear" w:color="auto" w:fill="FFFFFF"/>
              </w:rPr>
            </w:pPr>
            <w:r w:rsidRPr="003E3FDD">
              <w:rPr>
                <w:shd w:val="clear" w:color="auto" w:fill="FFFFFF"/>
              </w:rPr>
              <w:t>Reduc</w:t>
            </w:r>
            <w:r w:rsidRPr="003E3FDD">
              <w:rPr>
                <w:rFonts w:cs="Segoe UI"/>
                <w:shd w:val="clear" w:color="auto" w:fill="FFFFFF"/>
              </w:rPr>
              <w:t>tion</w:t>
            </w:r>
            <w:r w:rsidRPr="003E3FDD">
              <w:rPr>
                <w:shd w:val="clear" w:color="auto" w:fill="FFFFFF"/>
              </w:rPr>
              <w:t xml:space="preserve"> of 55% </w:t>
            </w:r>
            <w:r w:rsidRPr="003E3FDD">
              <w:rPr>
                <w:rFonts w:cs="Segoe UI"/>
                <w:shd w:val="clear" w:color="auto" w:fill="FFFFFF"/>
              </w:rPr>
              <w:t>greenhouse gas (</w:t>
            </w:r>
            <w:r w:rsidRPr="003E3FDD">
              <w:rPr>
                <w:shd w:val="clear" w:color="auto" w:fill="FFFFFF"/>
              </w:rPr>
              <w:t>GHG</w:t>
            </w:r>
            <w:r w:rsidRPr="003E3FDD">
              <w:rPr>
                <w:rFonts w:cs="Segoe UI"/>
                <w:shd w:val="clear" w:color="auto" w:fill="FFFFFF"/>
              </w:rPr>
              <w:t>)</w:t>
            </w:r>
            <w:r w:rsidRPr="003E3FDD">
              <w:rPr>
                <w:shd w:val="clear" w:color="auto" w:fill="FFFFFF"/>
              </w:rPr>
              <w:t xml:space="preserve"> emissions compared to 1990 levels</w:t>
            </w:r>
          </w:p>
          <w:p w:rsidRPr="00AB2707" w:rsidR="003E3FDD" w:rsidP="00067AFD" w:rsidRDefault="003E3FDD" w14:paraId="7123228E" w14:textId="3AF147FA">
            <w:pPr>
              <w:pStyle w:val="JRCText"/>
              <w:spacing w:before="0" w:after="0"/>
              <w:rPr>
                <w:rFonts w:ascii="Calibri" w:hAnsi="Calibri" w:cs="Calibri"/>
              </w:rPr>
            </w:pPr>
            <w:r w:rsidRPr="00DB2933">
              <w:rPr>
                <w:i/>
                <w:iCs/>
              </w:rPr>
              <w:t xml:space="preserve">(Due to the large coverage of this targets it embeds the modelling of </w:t>
            </w:r>
            <w:r w:rsidR="00396590">
              <w:rPr>
                <w:b/>
                <w:bCs/>
                <w:i/>
                <w:iCs/>
              </w:rPr>
              <w:t>10</w:t>
            </w:r>
            <w:r w:rsidRPr="00DB2933">
              <w:rPr>
                <w:b/>
                <w:bCs/>
                <w:i/>
                <w:iCs/>
              </w:rPr>
              <w:t xml:space="preserve"> GTT as detailed in Annex 3</w:t>
            </w:r>
            <w:r w:rsidR="00396590">
              <w:rPr>
                <w:b/>
                <w:bCs/>
                <w:i/>
                <w:iCs/>
              </w:rPr>
              <w:t xml:space="preserve"> </w:t>
            </w:r>
            <w:r w:rsidR="00396590">
              <w:rPr>
                <w:rFonts w:eastAsia="EC Square Sans Pro" w:cs="EC Square Sans Pro"/>
                <w:color w:val="000000" w:themeColor="text1"/>
              </w:rPr>
              <w:t xml:space="preserve">of </w:t>
            </w:r>
            <w:r w:rsidR="00067AFD">
              <w:rPr>
                <w:rFonts w:eastAsia="EC Square Sans Pro" w:cs="EC Square Sans Pro"/>
                <w:bCs/>
                <w:color w:val="FF0000"/>
                <w:highlight w:val="green"/>
              </w:rPr>
              <w:fldChar w:fldCharType="begin"/>
            </w:r>
            <w:r w:rsidR="00067AFD">
              <w:rPr>
                <w:rFonts w:eastAsia="EC Square Sans Pro" w:cs="EC Square Sans Pro"/>
                <w:bCs/>
                <w:color w:val="FF0000"/>
                <w:highlight w:val="green"/>
              </w:rPr>
              <w:instrText xml:space="preserve"> ADDIN ZOTERO_ITEM CSL_CITATION {"citationID":"AmUWpRi5","properties":{"formattedCitation":"[3]","plainCitation":"[3]","noteIndex":0},"citationItems":[{"id":1027,"uris":["http://zotero.org/groups/5272309/items/SZHAHM6E"],"itemData":{"id":1027,"type":"webpage","abstract":"The European Commission - Joint Research Centre has developed and kept updating since 2016 a modelling framework that includes the Consumption Footprint (CF) and the Domestic Footprint (CF) models, which have become established as a means for monitoring the progress of the EU’s environmental performance. The models are based on Life Cycle Assessment, and use the Environmental Footprint (EF) impact assessment method to produce a set of 16 indicators (also available as a single weighted score) to assess the environmental impacts of EU production and consumption, and compare to the planetary boundaries. This report describes how these models can be applied to generate an outlook in the framework of the Zero Pollution Action Plan (ZPAP) for 2030. This is performed via: (i) calculating the ZPAP official targets in the context of the models, (ii) integrating selected relevant and illustrative green transition measures from the targets and ambitions of the European Green Deal (iii) comparing three progressively more ambitious scenarios simulating the achievement of these measures. The results indicate that the gap is widening between the environmental impacts occurring within the EU’s borders and those linked to consumption via supply chains, that is, those that result from imports into the EU. The selected green transition measures should make progress in terms of reducing environmental impact within the EU. However, via integrating additional ambitions the EU could accelerate actions for almost all EF environmental indicators, and reduce the EU’s environmental impact of consumption even below the ZPAP 2030 targets.","container-title":"JRC Publications Repository","language":"en","note":"ISBN: 9789268238967\nISSN: 1831-9424\nDOI: 10.2760/6552881","title":"Consumption Footprint and Domestic Footprint Outlook Report 2025","URL":"https://publications.jrc.ec.europa.eu/repository/handle/JRC139655","author":[{"family":"Pasqualino","given":"Roberto"},{"family":"Valenzano","given":"Annarita"},{"family":"Chiorrini","given":"Andrea"},{"family":"Wierzgala","given":"Piotr"},{"family":"Frankowska","given":"Angelina"},{"family":"Sanye","given":"MENGUAL Esther"},{"family":"Bennett","given":"Michael John"},{"family":"Listorti","given":"Giulia"},{"family":"Sala","given":"Serenella"}],"accessed":{"date-parts":[["2025",3,4]]},"issued":{"date-parts":[["2025"]]}}}],"schema":"https://github.com/citation-style-language/schema/raw/master/csl-citation.json"} </w:instrText>
            </w:r>
            <w:r w:rsidR="00067AFD">
              <w:rPr>
                <w:rFonts w:eastAsia="EC Square Sans Pro" w:cs="EC Square Sans Pro"/>
                <w:bCs/>
                <w:color w:val="FF0000"/>
                <w:highlight w:val="green"/>
              </w:rPr>
              <w:fldChar w:fldCharType="separate"/>
            </w:r>
            <w:r w:rsidRPr="00067AFD" w:rsidR="00067AFD">
              <w:rPr>
                <w:highlight w:val="green"/>
              </w:rPr>
              <w:t>[3]</w:t>
            </w:r>
            <w:r w:rsidR="00067AFD">
              <w:rPr>
                <w:rFonts w:eastAsia="EC Square Sans Pro" w:cs="EC Square Sans Pro"/>
                <w:bCs/>
                <w:color w:val="FF0000"/>
                <w:highlight w:val="green"/>
              </w:rPr>
              <w:fldChar w:fldCharType="end"/>
            </w:r>
            <w:r w:rsidRPr="009E188C">
              <w:rPr>
                <w:i/>
                <w:iCs/>
                <w:highlight w:val="green"/>
              </w:rPr>
              <w:t>)</w:t>
            </w:r>
            <w:r w:rsidRPr="00DB2933">
              <w:rPr>
                <w:rFonts w:ascii="Calibri" w:hAnsi="Calibri" w:cs="Calibri"/>
                <w:shd w:val="clear" w:color="auto" w:fill="FFFFFF"/>
              </w:rPr>
              <w:t> </w:t>
            </w:r>
          </w:p>
        </w:tc>
        <w:tc>
          <w:tcPr>
            <w:tcW w:w="1418" w:type="dxa"/>
            <w:tcMar>
              <w:left w:w="105" w:type="dxa"/>
              <w:right w:w="105" w:type="dxa"/>
            </w:tcMar>
            <w:vAlign w:val="center"/>
          </w:tcPr>
          <w:p w:rsidRPr="00AB2707" w:rsidR="003E3FDD" w:rsidP="00AB2707" w:rsidRDefault="003E3FDD" w14:paraId="3159F326" w14:textId="09477A92">
            <w:pPr>
              <w:pStyle w:val="JRCText"/>
              <w:spacing w:before="0" w:after="0"/>
              <w:rPr>
                <w:rFonts w:eastAsia="EC Square Sans Pro" w:cs="EC Square Sans Pro"/>
              </w:rPr>
            </w:pPr>
            <w:r w:rsidRPr="00AB2707">
              <w:rPr>
                <w:rFonts w:eastAsia="EC Square Sans Pro" w:cs="EC Square Sans Pro"/>
              </w:rPr>
              <w:t>Acceleration needed</w:t>
            </w:r>
          </w:p>
        </w:tc>
        <w:tc>
          <w:tcPr>
            <w:tcW w:w="850" w:type="dxa"/>
            <w:tcMar>
              <w:left w:w="105" w:type="dxa"/>
              <w:right w:w="105" w:type="dxa"/>
            </w:tcMar>
            <w:vAlign w:val="center"/>
          </w:tcPr>
          <w:p w:rsidRPr="00AB2707" w:rsidR="003E3FDD" w:rsidP="00AB2707" w:rsidRDefault="003E3FDD" w14:paraId="132518C4" w14:textId="3D50FABD">
            <w:pPr>
              <w:pStyle w:val="JRCText"/>
              <w:spacing w:before="0" w:after="0"/>
              <w:rPr>
                <w:rFonts w:eastAsia="EC Square Sans Pro" w:cs="EC Square Sans Pro"/>
                <w:color w:val="000000" w:themeColor="text1"/>
              </w:rPr>
            </w:pPr>
            <w:r w:rsidRPr="00AB2707">
              <w:rPr>
                <w:rFonts w:eastAsia="EC Square Sans Pro" w:cs="EC Square Sans Pro"/>
                <w:color w:val="000000" w:themeColor="text1"/>
              </w:rPr>
              <w:t>Yes</w:t>
            </w:r>
          </w:p>
        </w:tc>
        <w:tc>
          <w:tcPr>
            <w:tcW w:w="709" w:type="dxa"/>
            <w:tcMar>
              <w:left w:w="105" w:type="dxa"/>
              <w:right w:w="105" w:type="dxa"/>
            </w:tcMar>
            <w:vAlign w:val="center"/>
          </w:tcPr>
          <w:p w:rsidRPr="00AB2707" w:rsidR="003E3FDD" w:rsidP="00AB2707" w:rsidRDefault="003E3FDD" w14:paraId="5636E444" w14:textId="3B9098CD">
            <w:pPr>
              <w:spacing w:before="0" w:after="0"/>
              <w:rPr>
                <w:rFonts w:eastAsia="EC Square Sans Pro" w:cs="EC Square Sans Pro"/>
                <w:color w:val="000000" w:themeColor="text1"/>
              </w:rPr>
            </w:pPr>
          </w:p>
        </w:tc>
        <w:tc>
          <w:tcPr>
            <w:tcW w:w="850" w:type="dxa"/>
            <w:tcMar>
              <w:left w:w="105" w:type="dxa"/>
              <w:right w:w="105" w:type="dxa"/>
            </w:tcMar>
            <w:vAlign w:val="center"/>
          </w:tcPr>
          <w:p w:rsidRPr="00AB2707" w:rsidR="003E3FDD" w:rsidP="00AB2707" w:rsidRDefault="003E3FDD" w14:paraId="37BA9973" w14:textId="468A65B6">
            <w:pPr>
              <w:pStyle w:val="JRCText"/>
              <w:spacing w:before="0" w:after="0"/>
              <w:rPr>
                <w:rFonts w:eastAsia="EC Square Sans Pro" w:cs="EC Square Sans Pro"/>
                <w:color w:val="000000" w:themeColor="text1"/>
              </w:rPr>
            </w:pPr>
            <w:r w:rsidRPr="00AB2707">
              <w:rPr>
                <w:rFonts w:eastAsia="EC Square Sans Pro" w:cs="EC Square Sans Pro"/>
                <w:b/>
                <w:bCs/>
                <w:color w:val="000000" w:themeColor="text1"/>
              </w:rPr>
              <w:t>X</w:t>
            </w:r>
          </w:p>
        </w:tc>
      </w:tr>
      <w:tr w:rsidRPr="003E3FDD" w:rsidR="003E3FDD" w:rsidTr="00AE0C9D" w14:paraId="454A35D4" w14:textId="77777777">
        <w:trPr>
          <w:trHeight w:val="300"/>
        </w:trPr>
        <w:tc>
          <w:tcPr>
            <w:tcW w:w="5237" w:type="dxa"/>
            <w:tcMar>
              <w:left w:w="105" w:type="dxa"/>
              <w:right w:w="105" w:type="dxa"/>
            </w:tcMar>
            <w:vAlign w:val="center"/>
          </w:tcPr>
          <w:p w:rsidRPr="00AB2707" w:rsidR="003E3FDD" w:rsidP="00AB2707" w:rsidRDefault="003E3FDD" w14:paraId="58AB63AA" w14:textId="1AE646F5">
            <w:pPr>
              <w:pStyle w:val="JRCText"/>
              <w:spacing w:before="0" w:after="0"/>
              <w:rPr>
                <w:rFonts w:ascii="Calibri" w:hAnsi="Calibri" w:cs="Calibri"/>
              </w:rPr>
            </w:pPr>
            <w:r w:rsidRPr="00DB2933">
              <w:rPr>
                <w:shd w:val="clear" w:color="auto" w:fill="FFFFFF"/>
              </w:rPr>
              <w:t>Reach no net land take</w:t>
            </w:r>
            <w:r w:rsidRPr="00DB2933">
              <w:rPr>
                <w:rFonts w:ascii="Calibri" w:hAnsi="Calibri" w:cs="Calibri"/>
                <w:shd w:val="clear" w:color="auto" w:fill="FFFFFF"/>
              </w:rPr>
              <w:t>   </w:t>
            </w:r>
          </w:p>
        </w:tc>
        <w:tc>
          <w:tcPr>
            <w:tcW w:w="1418" w:type="dxa"/>
            <w:tcMar>
              <w:left w:w="105" w:type="dxa"/>
              <w:right w:w="105" w:type="dxa"/>
            </w:tcMar>
            <w:vAlign w:val="center"/>
          </w:tcPr>
          <w:p w:rsidRPr="00AB2707" w:rsidR="003E3FDD" w:rsidP="00AB2707" w:rsidRDefault="003E3FDD" w14:paraId="2D94CDD9" w14:textId="295CC7D9">
            <w:pPr>
              <w:pStyle w:val="JRCText"/>
              <w:spacing w:before="0" w:after="0"/>
              <w:rPr>
                <w:rFonts w:eastAsia="EC Square Sans Pro" w:cs="EC Square Sans Pro"/>
              </w:rPr>
            </w:pPr>
            <w:r w:rsidRPr="00AB2707">
              <w:rPr>
                <w:rFonts w:eastAsia="EC Square Sans Pro" w:cs="EC Square Sans Pro"/>
              </w:rPr>
              <w:t>No progress</w:t>
            </w:r>
          </w:p>
        </w:tc>
        <w:tc>
          <w:tcPr>
            <w:tcW w:w="850" w:type="dxa"/>
            <w:tcMar>
              <w:left w:w="105" w:type="dxa"/>
              <w:right w:w="105" w:type="dxa"/>
            </w:tcMar>
            <w:vAlign w:val="center"/>
          </w:tcPr>
          <w:p w:rsidRPr="00AB2707" w:rsidR="003E3FDD" w:rsidP="00AB2707" w:rsidRDefault="003E3FDD" w14:paraId="255EEF56" w14:textId="640CC6EE">
            <w:pPr>
              <w:pStyle w:val="JRCText"/>
              <w:spacing w:before="0" w:after="0"/>
              <w:rPr>
                <w:rFonts w:eastAsia="EC Square Sans Pro" w:cs="EC Square Sans Pro"/>
                <w:color w:val="000000" w:themeColor="text1"/>
              </w:rPr>
            </w:pPr>
            <w:r w:rsidRPr="00AB2707">
              <w:rPr>
                <w:rFonts w:eastAsia="EC Square Sans Pro" w:cs="EC Square Sans Pro"/>
                <w:color w:val="000000" w:themeColor="text1"/>
              </w:rPr>
              <w:t>No</w:t>
            </w:r>
          </w:p>
        </w:tc>
        <w:tc>
          <w:tcPr>
            <w:tcW w:w="709" w:type="dxa"/>
            <w:tcMar>
              <w:left w:w="105" w:type="dxa"/>
              <w:right w:w="105" w:type="dxa"/>
            </w:tcMar>
            <w:vAlign w:val="center"/>
          </w:tcPr>
          <w:p w:rsidRPr="00AB2707" w:rsidR="003E3FDD" w:rsidP="00AB2707" w:rsidRDefault="003E3FDD" w14:paraId="17AF01E3" w14:textId="273822E8">
            <w:pPr>
              <w:spacing w:before="0" w:after="0"/>
              <w:rPr>
                <w:rFonts w:eastAsia="EC Square Sans Pro" w:cs="EC Square Sans Pro"/>
                <w:color w:val="000000" w:themeColor="text1"/>
              </w:rPr>
            </w:pPr>
          </w:p>
        </w:tc>
        <w:tc>
          <w:tcPr>
            <w:tcW w:w="850" w:type="dxa"/>
            <w:tcMar>
              <w:left w:w="105" w:type="dxa"/>
              <w:right w:w="105" w:type="dxa"/>
            </w:tcMar>
            <w:vAlign w:val="center"/>
          </w:tcPr>
          <w:p w:rsidRPr="00AB2707" w:rsidR="003E3FDD" w:rsidP="00AB2707" w:rsidRDefault="003E3FDD" w14:paraId="5F684DBD" w14:textId="7DD3626D">
            <w:pPr>
              <w:pStyle w:val="JRCText"/>
              <w:spacing w:before="0" w:after="0"/>
              <w:rPr>
                <w:rFonts w:eastAsia="EC Square Sans Pro" w:cs="EC Square Sans Pro"/>
                <w:color w:val="000000" w:themeColor="text1"/>
              </w:rPr>
            </w:pPr>
            <w:r w:rsidRPr="00AB2707">
              <w:rPr>
                <w:rFonts w:eastAsia="EC Square Sans Pro" w:cs="EC Square Sans Pro"/>
                <w:b/>
                <w:bCs/>
                <w:color w:val="000000" w:themeColor="text1"/>
              </w:rPr>
              <w:t>X</w:t>
            </w:r>
          </w:p>
        </w:tc>
      </w:tr>
      <w:tr w:rsidRPr="003E3FDD" w:rsidR="003E3FDD" w:rsidTr="00AE0C9D" w14:paraId="2B94123A" w14:textId="77777777">
        <w:trPr>
          <w:trHeight w:val="300"/>
        </w:trPr>
        <w:tc>
          <w:tcPr>
            <w:tcW w:w="5237" w:type="dxa"/>
            <w:tcMar>
              <w:left w:w="105" w:type="dxa"/>
              <w:right w:w="105" w:type="dxa"/>
            </w:tcMar>
            <w:vAlign w:val="center"/>
          </w:tcPr>
          <w:p w:rsidRPr="00AB2707" w:rsidR="003E3FDD" w:rsidP="00AB2707" w:rsidRDefault="003E3FDD" w14:paraId="2C25580A" w14:textId="2D29EE45">
            <w:pPr>
              <w:pStyle w:val="JRCText"/>
              <w:spacing w:before="0" w:after="0"/>
              <w:rPr>
                <w:rFonts w:ascii="Calibri" w:hAnsi="Calibri" w:cs="Calibri"/>
              </w:rPr>
            </w:pPr>
            <w:r w:rsidRPr="00DB2933">
              <w:rPr>
                <w:shd w:val="clear" w:color="auto" w:fill="FFFFFF"/>
              </w:rPr>
              <w:t>Reduction of 50% of nutrient losses</w:t>
            </w:r>
            <w:r w:rsidRPr="00DB2933">
              <w:rPr>
                <w:rFonts w:ascii="Calibri" w:hAnsi="Calibri" w:cs="Calibri"/>
                <w:shd w:val="clear" w:color="auto" w:fill="FFFFFF"/>
              </w:rPr>
              <w:t> </w:t>
            </w:r>
          </w:p>
        </w:tc>
        <w:tc>
          <w:tcPr>
            <w:tcW w:w="1418" w:type="dxa"/>
            <w:tcMar>
              <w:left w:w="105" w:type="dxa"/>
              <w:right w:w="105" w:type="dxa"/>
            </w:tcMar>
            <w:vAlign w:val="center"/>
          </w:tcPr>
          <w:p w:rsidRPr="00AB2707" w:rsidR="003E3FDD" w:rsidP="00AB2707" w:rsidRDefault="003E3FDD" w14:paraId="06429F9C" w14:textId="3443E4E1">
            <w:pPr>
              <w:pStyle w:val="JRCText"/>
              <w:spacing w:before="0" w:after="0"/>
              <w:rPr>
                <w:rFonts w:eastAsia="EC Square Sans Pro" w:cs="EC Square Sans Pro"/>
                <w:color w:val="000000" w:themeColor="text1"/>
              </w:rPr>
            </w:pPr>
            <w:r w:rsidRPr="00AB2707">
              <w:rPr>
                <w:rFonts w:eastAsia="EC Square Sans Pro" w:cs="EC Square Sans Pro"/>
                <w:color w:val="000000" w:themeColor="text1"/>
              </w:rPr>
              <w:t>Acceleration needed</w:t>
            </w:r>
          </w:p>
        </w:tc>
        <w:tc>
          <w:tcPr>
            <w:tcW w:w="850" w:type="dxa"/>
            <w:tcMar>
              <w:left w:w="105" w:type="dxa"/>
              <w:right w:w="105" w:type="dxa"/>
            </w:tcMar>
            <w:vAlign w:val="center"/>
          </w:tcPr>
          <w:p w:rsidRPr="00AB2707" w:rsidR="003E3FDD" w:rsidP="00AB2707" w:rsidRDefault="003E3FDD" w14:paraId="45AB0FDB" w14:textId="45724F9F">
            <w:pPr>
              <w:pStyle w:val="JRCText"/>
              <w:spacing w:before="0" w:after="0"/>
              <w:rPr>
                <w:rFonts w:eastAsia="EC Square Sans Pro" w:cs="EC Square Sans Pro"/>
                <w:color w:val="000000" w:themeColor="text1"/>
              </w:rPr>
            </w:pPr>
            <w:r w:rsidRPr="00AB2707">
              <w:rPr>
                <w:rFonts w:eastAsia="EC Square Sans Pro" w:cs="EC Square Sans Pro"/>
                <w:color w:val="000000" w:themeColor="text1"/>
              </w:rPr>
              <w:t>No</w:t>
            </w:r>
          </w:p>
        </w:tc>
        <w:tc>
          <w:tcPr>
            <w:tcW w:w="709" w:type="dxa"/>
            <w:tcMar>
              <w:left w:w="105" w:type="dxa"/>
              <w:right w:w="105" w:type="dxa"/>
            </w:tcMar>
            <w:vAlign w:val="center"/>
          </w:tcPr>
          <w:p w:rsidRPr="00AB2707" w:rsidR="003E3FDD" w:rsidP="00AB2707" w:rsidRDefault="003E3FDD" w14:paraId="6C1B21F2" w14:textId="62338FF8">
            <w:pPr>
              <w:spacing w:before="0" w:after="0"/>
              <w:rPr>
                <w:rFonts w:eastAsia="EC Square Sans Pro" w:cs="EC Square Sans Pro"/>
                <w:color w:val="000000" w:themeColor="text1"/>
              </w:rPr>
            </w:pPr>
          </w:p>
        </w:tc>
        <w:tc>
          <w:tcPr>
            <w:tcW w:w="850" w:type="dxa"/>
            <w:tcMar>
              <w:left w:w="105" w:type="dxa"/>
              <w:right w:w="105" w:type="dxa"/>
            </w:tcMar>
            <w:vAlign w:val="center"/>
          </w:tcPr>
          <w:p w:rsidRPr="00AB2707" w:rsidR="003E3FDD" w:rsidP="00AB2707" w:rsidRDefault="003E3FDD" w14:paraId="7585AF2F" w14:textId="3B449B1E">
            <w:pPr>
              <w:pStyle w:val="JRCText"/>
              <w:spacing w:before="0" w:after="0"/>
              <w:rPr>
                <w:rFonts w:eastAsia="EC Square Sans Pro" w:cs="EC Square Sans Pro"/>
                <w:color w:val="000000" w:themeColor="text1"/>
              </w:rPr>
            </w:pPr>
            <w:r w:rsidRPr="00AB2707">
              <w:rPr>
                <w:rFonts w:eastAsia="EC Square Sans Pro" w:cs="EC Square Sans Pro"/>
                <w:b/>
                <w:bCs/>
                <w:color w:val="000000" w:themeColor="text1"/>
              </w:rPr>
              <w:t>X</w:t>
            </w:r>
          </w:p>
        </w:tc>
      </w:tr>
      <w:tr w:rsidRPr="003E3FDD" w:rsidR="003E3FDD" w:rsidTr="00AE0C9D" w14:paraId="2AE69889" w14:textId="77777777">
        <w:trPr>
          <w:trHeight w:val="300"/>
        </w:trPr>
        <w:tc>
          <w:tcPr>
            <w:tcW w:w="5237" w:type="dxa"/>
            <w:tcMar>
              <w:left w:w="105" w:type="dxa"/>
              <w:right w:w="105" w:type="dxa"/>
            </w:tcMar>
            <w:vAlign w:val="center"/>
          </w:tcPr>
          <w:p w:rsidRPr="00AB2707" w:rsidR="003E3FDD" w:rsidP="00AB2707" w:rsidRDefault="003E3FDD" w14:paraId="5A786F3A" w14:textId="5E1EFDD1">
            <w:pPr>
              <w:pStyle w:val="JRCText"/>
              <w:spacing w:before="0" w:after="0"/>
              <w:rPr>
                <w:rFonts w:ascii="Calibri" w:hAnsi="Calibri" w:cs="Calibri"/>
              </w:rPr>
            </w:pPr>
            <w:r w:rsidRPr="00DB2933">
              <w:rPr>
                <w:shd w:val="clear" w:color="auto" w:fill="FFFFFF"/>
              </w:rPr>
              <w:t>Reduction of 20% of the use of fertilizers</w:t>
            </w:r>
            <w:r w:rsidRPr="00DB2933">
              <w:rPr>
                <w:rFonts w:ascii="Calibri" w:hAnsi="Calibri" w:cs="Calibri"/>
                <w:shd w:val="clear" w:color="auto" w:fill="FFFFFF"/>
              </w:rPr>
              <w:t> </w:t>
            </w:r>
          </w:p>
        </w:tc>
        <w:tc>
          <w:tcPr>
            <w:tcW w:w="1418" w:type="dxa"/>
            <w:tcMar>
              <w:left w:w="105" w:type="dxa"/>
              <w:right w:w="105" w:type="dxa"/>
            </w:tcMar>
            <w:vAlign w:val="center"/>
          </w:tcPr>
          <w:p w:rsidRPr="00AB2707" w:rsidR="003E3FDD" w:rsidP="00AB2707" w:rsidRDefault="003E3FDD" w14:paraId="55F719F3" w14:textId="69462BAD">
            <w:pPr>
              <w:pStyle w:val="JRCText"/>
              <w:spacing w:before="0" w:after="0"/>
              <w:rPr>
                <w:rFonts w:eastAsia="EC Square Sans Pro" w:cs="EC Square Sans Pro"/>
                <w:color w:val="000000" w:themeColor="text1"/>
              </w:rPr>
            </w:pPr>
            <w:r w:rsidRPr="00AB2707">
              <w:rPr>
                <w:rFonts w:eastAsia="EC Square Sans Pro" w:cs="EC Square Sans Pro"/>
                <w:color w:val="000000" w:themeColor="text1"/>
              </w:rPr>
              <w:t>Acceleration needed</w:t>
            </w:r>
          </w:p>
        </w:tc>
        <w:tc>
          <w:tcPr>
            <w:tcW w:w="850" w:type="dxa"/>
            <w:tcMar>
              <w:left w:w="105" w:type="dxa"/>
              <w:right w:w="105" w:type="dxa"/>
            </w:tcMar>
            <w:vAlign w:val="center"/>
          </w:tcPr>
          <w:p w:rsidRPr="00AB2707" w:rsidR="003E3FDD" w:rsidP="00AB2707" w:rsidRDefault="003E3FDD" w14:paraId="74D3291B" w14:textId="7FB8BF91">
            <w:pPr>
              <w:pStyle w:val="JRCText"/>
              <w:spacing w:before="0" w:after="0"/>
              <w:rPr>
                <w:rFonts w:eastAsia="EC Square Sans Pro" w:cs="EC Square Sans Pro"/>
                <w:color w:val="000000" w:themeColor="text1"/>
              </w:rPr>
            </w:pPr>
            <w:r w:rsidRPr="00AB2707">
              <w:rPr>
                <w:rFonts w:eastAsia="EC Square Sans Pro" w:cs="EC Square Sans Pro"/>
                <w:color w:val="000000" w:themeColor="text1"/>
              </w:rPr>
              <w:t>No</w:t>
            </w:r>
          </w:p>
        </w:tc>
        <w:tc>
          <w:tcPr>
            <w:tcW w:w="709" w:type="dxa"/>
            <w:tcMar>
              <w:left w:w="105" w:type="dxa"/>
              <w:right w:w="105" w:type="dxa"/>
            </w:tcMar>
            <w:vAlign w:val="center"/>
          </w:tcPr>
          <w:p w:rsidRPr="00AB2707" w:rsidR="003E3FDD" w:rsidP="00AB2707" w:rsidRDefault="003E3FDD" w14:paraId="0AD4825F" w14:textId="526C2EF0">
            <w:pPr>
              <w:spacing w:before="0" w:after="0"/>
              <w:rPr>
                <w:rFonts w:eastAsia="EC Square Sans Pro" w:cs="EC Square Sans Pro"/>
                <w:color w:val="000000" w:themeColor="text1"/>
              </w:rPr>
            </w:pPr>
          </w:p>
        </w:tc>
        <w:tc>
          <w:tcPr>
            <w:tcW w:w="850" w:type="dxa"/>
            <w:tcMar>
              <w:left w:w="105" w:type="dxa"/>
              <w:right w:w="105" w:type="dxa"/>
            </w:tcMar>
            <w:vAlign w:val="center"/>
          </w:tcPr>
          <w:p w:rsidRPr="00AB2707" w:rsidR="003E3FDD" w:rsidP="00AB2707" w:rsidRDefault="003E3FDD" w14:paraId="7DC09B6E" w14:textId="588B4753">
            <w:pPr>
              <w:pStyle w:val="JRCText"/>
              <w:spacing w:before="0" w:after="0"/>
              <w:rPr>
                <w:rFonts w:eastAsia="EC Square Sans Pro" w:cs="EC Square Sans Pro"/>
                <w:color w:val="000000" w:themeColor="text1"/>
              </w:rPr>
            </w:pPr>
            <w:r w:rsidRPr="00AB2707">
              <w:rPr>
                <w:rFonts w:eastAsia="EC Square Sans Pro" w:cs="EC Square Sans Pro"/>
                <w:b/>
                <w:bCs/>
                <w:color w:val="000000" w:themeColor="text1"/>
              </w:rPr>
              <w:t>X</w:t>
            </w:r>
          </w:p>
        </w:tc>
      </w:tr>
    </w:tbl>
    <w:p w:rsidRPr="008D6E5C" w:rsidR="3BD8C675" w:rsidP="006779C9" w:rsidRDefault="3BD8C675" w14:paraId="0A7A3B54" w14:textId="1100CD67">
      <w:pPr>
        <w:pStyle w:val="JRCLevel-3title"/>
        <w:rPr>
          <w:rFonts w:eastAsia="EC Square Sans Pro"/>
        </w:rPr>
      </w:pPr>
      <w:bookmarkStart w:name="_Toc193207515" w:id="321"/>
      <w:r w:rsidRPr="008D6E5C">
        <w:rPr>
          <w:rFonts w:eastAsia="EC Square Sans Pro"/>
        </w:rPr>
        <w:t>Overview of the targets modelled in the Consumption Footprint areas of Consumption</w:t>
      </w:r>
      <w:bookmarkEnd w:id="321"/>
    </w:p>
    <w:p w:rsidRPr="00366F41" w:rsidR="00366F41" w:rsidP="00366F41" w:rsidRDefault="00366F41" w14:paraId="65DD16BB" w14:textId="61A66E79">
      <w:pPr>
        <w:pStyle w:val="JRCText"/>
        <w:rPr>
          <w:sz w:val="22"/>
          <w:szCs w:val="22"/>
        </w:rPr>
      </w:pPr>
      <w:r w:rsidRPr="00366F41">
        <w:rPr>
          <w:sz w:val="22"/>
          <w:szCs w:val="22"/>
        </w:rPr>
        <w:t xml:space="preserve">The CF is a full bottom-up LCA model, meaning it relies on supply chain perspective which models the different life cycle stages (from extraction to end of life) of every product, to model the environmental impact of a unit of that product. Such value is multiplied by the annual consumption of a product which provides a macroscale perspective on the environmental impact of consumption. While the annual consumption are projected to 2030 with the method described in Annex 4 of </w:t>
      </w:r>
      <w:r w:rsidR="00067AFD">
        <w:rPr>
          <w:color w:val="FF0000"/>
          <w:sz w:val="22"/>
          <w:szCs w:val="22"/>
          <w:highlight w:val="green"/>
        </w:rPr>
        <w:fldChar w:fldCharType="begin"/>
      </w:r>
      <w:r w:rsidR="00067AFD">
        <w:rPr>
          <w:color w:val="FF0000"/>
          <w:sz w:val="22"/>
          <w:szCs w:val="22"/>
          <w:highlight w:val="green"/>
        </w:rPr>
        <w:instrText xml:space="preserve"> ADDIN ZOTERO_ITEM CSL_CITATION {"citationID":"w1aqIwjQ","properties":{"formattedCitation":"[3]","plainCitation":"[3]","noteIndex":0},"citationItems":[{"id":1027,"uris":["http://zotero.org/groups/5272309/items/SZHAHM6E"],"itemData":{"id":1027,"type":"webpage","abstract":"The European Commission - Joint Research Centre has developed and kept updating since 2016 a modelling framework that includes the Consumption Footprint (CF) and the Domestic Footprint (CF) models, which have become established as a means for monitoring the progress of the EU’s environmental performance. The models are based on Life Cycle Assessment, and use the Environmental Footprint (EF) impact assessment method to produce a set of 16 indicators (also available as a single weighted score) to assess the environmental impacts of EU production and consumption, and compare to the planetary boundaries. This report describes how these models can be applied to generate an outlook in the framework of the Zero Pollution Action Plan (ZPAP) for 2030. This is performed via: (i) calculating the ZPAP official targets in the context of the models, (ii) integrating selected relevant and illustrative green transition measures from the targets and ambitions of the European Green Deal (iii) comparing three progressively more ambitious scenarios simulating the achievement of these measures. The results indicate that the gap is widening between the environmental impacts occurring within the EU’s borders and those linked to consumption via supply chains, that is, those that result from imports into the EU. The selected green transition measures should make progress in terms of reducing environmental impact within the EU. However, via integrating additional ambitions the EU could accelerate actions for almost all EF environmental indicators, and reduce the EU’s environmental impact of consumption even below the ZPAP 2030 targets.","container-title":"JRC Publications Repository","language":"en","note":"ISBN: 9789268238967\nISSN: 1831-9424\nDOI: 10.2760/6552881","title":"Consumption Footprint and Domestic Footprint Outlook Report 2025","URL":"https://publications.jrc.ec.europa.eu/repository/handle/JRC139655","author":[{"family":"Pasqualino","given":"Roberto"},{"family":"Valenzano","given":"Annarita"},{"family":"Chiorrini","given":"Andrea"},{"family":"Wierzgala","given":"Piotr"},{"family":"Frankowska","given":"Angelina"},{"family":"Sanye","given":"MENGUAL Esther"},{"family":"Bennett","given":"Michael John"},{"family":"Listorti","given":"Giulia"},{"family":"Sala","given":"Serenella"}],"accessed":{"date-parts":[["2025",3,4]]},"issued":{"date-parts":[["2025"]]}}}],"schema":"https://github.com/citation-style-language/schema/raw/master/csl-citation.json"} </w:instrText>
      </w:r>
      <w:r w:rsidR="00067AFD">
        <w:rPr>
          <w:color w:val="FF0000"/>
          <w:sz w:val="22"/>
          <w:szCs w:val="22"/>
          <w:highlight w:val="green"/>
        </w:rPr>
        <w:fldChar w:fldCharType="separate"/>
      </w:r>
      <w:r w:rsidRPr="00067AFD" w:rsidR="00067AFD">
        <w:rPr>
          <w:sz w:val="22"/>
          <w:highlight w:val="green"/>
        </w:rPr>
        <w:t>[3]</w:t>
      </w:r>
      <w:r w:rsidR="00067AFD">
        <w:rPr>
          <w:color w:val="FF0000"/>
          <w:sz w:val="22"/>
          <w:szCs w:val="22"/>
          <w:highlight w:val="green"/>
        </w:rPr>
        <w:fldChar w:fldCharType="end"/>
      </w:r>
      <w:r w:rsidRPr="00366F41">
        <w:rPr>
          <w:sz w:val="22"/>
          <w:szCs w:val="22"/>
        </w:rPr>
        <w:t xml:space="preserve">, the LCA part of the model is also equipped with parameters that control the allocation of resources along life cycle stages, and can be varied to test different scenarios as well as uncertainties. For example, the production of food products requires certain quantities of pesticides per kilogram of output, which leads to the associated emissions to land as well as environmental impact due to the manufacturing and supply of those pesticides. </w:t>
      </w:r>
    </w:p>
    <w:p w:rsidRPr="00366F41" w:rsidR="00366F41" w:rsidP="00366F41" w:rsidRDefault="00366F41" w14:paraId="713131BA" w14:textId="4967B6CD">
      <w:pPr>
        <w:pStyle w:val="JRCText"/>
        <w:rPr>
          <w:sz w:val="22"/>
          <w:szCs w:val="22"/>
        </w:rPr>
      </w:pPr>
      <w:r w:rsidRPr="00366F41">
        <w:rPr>
          <w:sz w:val="22"/>
          <w:szCs w:val="22"/>
        </w:rPr>
        <w:t xml:space="preserve">As a result, the modelling of the </w:t>
      </w:r>
      <w:r w:rsidRPr="00366F41">
        <w:rPr>
          <w:b/>
          <w:sz w:val="22"/>
          <w:szCs w:val="22"/>
        </w:rPr>
        <w:t>NO GTT</w:t>
      </w:r>
      <w:r w:rsidRPr="00366F41">
        <w:rPr>
          <w:sz w:val="22"/>
          <w:szCs w:val="22"/>
        </w:rPr>
        <w:t xml:space="preserve"> scenario assumes the continuation of trends of annual consumption on the one side, while it considers the parameters controlling the environmental impacts in the LCA component of the models as non-influential to past performance, thus providing a reference condition in 2030 as if no green transition policy efforts were considered. These parameters are activated in the </w:t>
      </w:r>
      <w:r w:rsidRPr="00366F41">
        <w:rPr>
          <w:b/>
          <w:sz w:val="22"/>
          <w:szCs w:val="22"/>
        </w:rPr>
        <w:t>GTT on track</w:t>
      </w:r>
      <w:r w:rsidRPr="00366F41">
        <w:rPr>
          <w:sz w:val="22"/>
          <w:szCs w:val="22"/>
        </w:rPr>
        <w:t xml:space="preserve"> and </w:t>
      </w:r>
      <w:r w:rsidRPr="00366F41">
        <w:rPr>
          <w:b/>
          <w:sz w:val="22"/>
          <w:szCs w:val="22"/>
        </w:rPr>
        <w:t>GTT+</w:t>
      </w:r>
      <w:r w:rsidRPr="00366F41">
        <w:rPr>
          <w:sz w:val="22"/>
          <w:szCs w:val="22"/>
        </w:rPr>
        <w:t xml:space="preserve"> scenarios, thus describing the achievement of the selected targets presented that are detailed in the tables below and in Annex 4 of </w:t>
      </w:r>
      <w:r w:rsidR="00067AFD">
        <w:rPr>
          <w:color w:val="FF0000"/>
          <w:sz w:val="22"/>
          <w:szCs w:val="22"/>
          <w:highlight w:val="green"/>
        </w:rPr>
        <w:fldChar w:fldCharType="begin"/>
      </w:r>
      <w:r w:rsidR="00067AFD">
        <w:rPr>
          <w:color w:val="FF0000"/>
          <w:sz w:val="22"/>
          <w:szCs w:val="22"/>
          <w:highlight w:val="green"/>
        </w:rPr>
        <w:instrText xml:space="preserve"> ADDIN ZOTERO_ITEM CSL_CITATION {"citationID":"mgqeBlpV","properties":{"formattedCitation":"[3]","plainCitation":"[3]","noteIndex":0},"citationItems":[{"id":1027,"uris":["http://zotero.org/groups/5272309/items/SZHAHM6E"],"itemData":{"id":1027,"type":"webpage","abstract":"The European Commission - Joint Research Centre has developed and kept updating since 2016 a modelling framework that includes the Consumption Footprint (CF) and the Domestic Footprint (CF) models, which have become established as a means for monitoring the progress of the EU’s environmental performance. The models are based on Life Cycle Assessment, and use the Environmental Footprint (EF) impact assessment method to produce a set of 16 indicators (also available as a single weighted score) to assess the environmental impacts of EU production and consumption, and compare to the planetary boundaries. This report describes how these models can be applied to generate an outlook in the framework of the Zero Pollution Action Plan (ZPAP) for 2030. This is performed via: (i) calculating the ZPAP official targets in the context of the models, (ii) integrating selected relevant and illustrative green transition measures from the targets and ambitions of the European Green Deal (iii) comparing three progressively more ambitious scenarios simulating the achievement of these measures. The results indicate that the gap is widening between the environmental impacts occurring within the EU’s borders and those linked to consumption via supply chains, that is, those that result from imports into the EU. The selected green transition measures should make progress in terms of reducing environmental impact within the EU. However, via integrating additional ambitions the EU could accelerate actions for almost all EF environmental indicators, and reduce the EU’s environmental impact of consumption even below the ZPAP 2030 targets.","container-title":"JRC Publications Repository","language":"en","note":"ISBN: 9789268238967\nISSN: 1831-9424\nDOI: 10.2760/6552881","title":"Consumption Footprint and Domestic Footprint Outlook Report 2025","URL":"https://publications.jrc.ec.europa.eu/repository/handle/JRC139655","author":[{"family":"Pasqualino","given":"Roberto"},{"family":"Valenzano","given":"Annarita"},{"family":"Chiorrini","given":"Andrea"},{"family":"Wierzgala","given":"Piotr"},{"family":"Frankowska","given":"Angelina"},{"family":"Sanye","given":"MENGUAL Esther"},{"family":"Bennett","given":"Michael John"},{"family":"Listorti","given":"Giulia"},{"family":"Sala","given":"Serenella"}],"accessed":{"date-parts":[["2025",3,4]]},"issued":{"date-parts":[["2025"]]}}}],"schema":"https://github.com/citation-style-language/schema/raw/master/csl-citation.json"} </w:instrText>
      </w:r>
      <w:r w:rsidR="00067AFD">
        <w:rPr>
          <w:color w:val="FF0000"/>
          <w:sz w:val="22"/>
          <w:szCs w:val="22"/>
          <w:highlight w:val="green"/>
        </w:rPr>
        <w:fldChar w:fldCharType="separate"/>
      </w:r>
      <w:r w:rsidRPr="00067AFD" w:rsidR="00067AFD">
        <w:rPr>
          <w:sz w:val="22"/>
          <w:highlight w:val="green"/>
        </w:rPr>
        <w:t>[3]</w:t>
      </w:r>
      <w:r w:rsidR="00067AFD">
        <w:rPr>
          <w:color w:val="FF0000"/>
          <w:sz w:val="22"/>
          <w:szCs w:val="22"/>
          <w:highlight w:val="green"/>
        </w:rPr>
        <w:fldChar w:fldCharType="end"/>
      </w:r>
      <w:r w:rsidRPr="00366F41">
        <w:rPr>
          <w:sz w:val="22"/>
          <w:szCs w:val="22"/>
        </w:rPr>
        <w:t>.</w:t>
      </w:r>
    </w:p>
    <w:p w:rsidR="3BD8C675" w:rsidP="006779C9" w:rsidRDefault="3BD8C675" w14:paraId="7F75E92F" w14:textId="32871C89">
      <w:pPr>
        <w:pStyle w:val="JRCLevel-3title"/>
        <w:rPr>
          <w:rFonts w:eastAsia="EC Square Sans Pro"/>
        </w:rPr>
      </w:pPr>
      <w:bookmarkStart w:name="_Toc193207516" w:id="322"/>
      <w:r w:rsidRPr="19E95291">
        <w:rPr>
          <w:rFonts w:eastAsia="EC Square Sans Pro"/>
        </w:rPr>
        <w:t>Mobility</w:t>
      </w:r>
      <w:bookmarkEnd w:id="322"/>
    </w:p>
    <w:p w:rsidRPr="00BA5FBD" w:rsidR="3BD8C675" w:rsidP="00C40697" w:rsidRDefault="00B26BFB" w14:paraId="6D05901E" w14:textId="592C38F2">
      <w:pPr>
        <w:pStyle w:val="JRCTextbulletedlist1"/>
        <w:keepLines/>
        <w:numPr>
          <w:ilvl w:val="0"/>
          <w:numId w:val="0"/>
        </w:numPr>
        <w:rPr>
          <w:rFonts w:eastAsia="EC Square Sans Pro" w:cs="EC Square Sans Pro"/>
          <w:color w:val="000000" w:themeColor="text1"/>
          <w:sz w:val="22"/>
          <w:szCs w:val="22"/>
        </w:rPr>
      </w:pPr>
      <w:r w:rsidRPr="00BA5FBD">
        <w:rPr>
          <w:sz w:val="22"/>
          <w:szCs w:val="22"/>
        </w:rPr>
        <w:t xml:space="preserve">In the context of mobility, </w:t>
      </w:r>
      <w:r w:rsidRPr="00BA5FBD">
        <w:rPr>
          <w:b/>
          <w:bCs/>
          <w:sz w:val="22"/>
          <w:szCs w:val="22"/>
        </w:rPr>
        <w:t>3 targets</w:t>
      </w:r>
      <w:r w:rsidRPr="00BA5FBD">
        <w:rPr>
          <w:sz w:val="22"/>
          <w:szCs w:val="22"/>
        </w:rPr>
        <w:t xml:space="preserve"> are considered, and are cumulatively included one per scenario (see </w:t>
      </w:r>
      <w:r w:rsidRPr="00BA5FBD">
        <w:rPr>
          <w:color w:val="2B579A"/>
          <w:sz w:val="22"/>
          <w:szCs w:val="22"/>
          <w:shd w:val="clear" w:color="auto" w:fill="E6E6E6"/>
        </w:rPr>
        <w:fldChar w:fldCharType="begin"/>
      </w:r>
      <w:r w:rsidRPr="00BA5FBD">
        <w:rPr>
          <w:sz w:val="22"/>
          <w:szCs w:val="22"/>
        </w:rPr>
        <w:instrText xml:space="preserve"> REF _Ref176276249 \h </w:instrText>
      </w:r>
      <w:r w:rsidRPr="00BA5FBD">
        <w:rPr>
          <w:color w:val="2B579A"/>
          <w:sz w:val="22"/>
          <w:szCs w:val="22"/>
          <w:shd w:val="clear" w:color="auto" w:fill="E6E6E6"/>
        </w:rPr>
        <w:instrText xml:space="preserve"> \* MERGEFORMAT </w:instrText>
      </w:r>
      <w:r w:rsidRPr="00BA5FBD">
        <w:rPr>
          <w:color w:val="2B579A"/>
          <w:sz w:val="22"/>
          <w:szCs w:val="22"/>
          <w:shd w:val="clear" w:color="auto" w:fill="E6E6E6"/>
        </w:rPr>
      </w:r>
      <w:r w:rsidRPr="00BA5FBD">
        <w:rPr>
          <w:color w:val="2B579A"/>
          <w:sz w:val="22"/>
          <w:szCs w:val="22"/>
          <w:shd w:val="clear" w:color="auto" w:fill="E6E6E6"/>
        </w:rPr>
        <w:fldChar w:fldCharType="separate"/>
      </w:r>
      <w:r w:rsidRPr="00BA5FBD">
        <w:rPr>
          <w:sz w:val="22"/>
          <w:szCs w:val="22"/>
        </w:rPr>
        <w:t xml:space="preserve">Table </w:t>
      </w:r>
      <w:r w:rsidRPr="00BA5FBD">
        <w:rPr>
          <w:noProof/>
          <w:sz w:val="22"/>
          <w:szCs w:val="22"/>
        </w:rPr>
        <w:t>2</w:t>
      </w:r>
      <w:r w:rsidRPr="00BA5FBD">
        <w:rPr>
          <w:color w:val="2B579A"/>
          <w:sz w:val="22"/>
          <w:szCs w:val="22"/>
          <w:shd w:val="clear" w:color="auto" w:fill="E6E6E6"/>
        </w:rPr>
        <w:fldChar w:fldCharType="end"/>
      </w:r>
      <w:r w:rsidRPr="00BA5FBD">
        <w:rPr>
          <w:sz w:val="22"/>
          <w:szCs w:val="22"/>
        </w:rPr>
        <w:t xml:space="preserve">). </w:t>
      </w:r>
      <w:r w:rsidRPr="00BA5FBD">
        <w:rPr>
          <w:rFonts w:eastAsia="EC Square Sans Pro" w:cs="EC Square Sans Pro"/>
          <w:color w:val="000000" w:themeColor="text1"/>
          <w:sz w:val="22"/>
          <w:szCs w:val="22"/>
        </w:rPr>
        <w:t xml:space="preserve">The achievement of targets on </w:t>
      </w:r>
      <w:r w:rsidRPr="00BA5FBD">
        <w:rPr>
          <w:b/>
          <w:bCs/>
          <w:sz w:val="22"/>
          <w:szCs w:val="22"/>
        </w:rPr>
        <w:t xml:space="preserve">advanced biofuels and biogas </w:t>
      </w:r>
      <w:r w:rsidRPr="00BA5FBD">
        <w:rPr>
          <w:rFonts w:eastAsia="EC Square Sans Pro" w:cs="EC Square Sans Pro"/>
          <w:color w:val="000000" w:themeColor="text1"/>
          <w:sz w:val="22"/>
          <w:szCs w:val="22"/>
        </w:rPr>
        <w:t xml:space="preserve">in </w:t>
      </w:r>
      <w:r w:rsidRPr="00BA5FBD">
        <w:rPr>
          <w:rFonts w:eastAsia="EC Square Sans Pro" w:cs="EC Square Sans Pro"/>
          <w:b/>
          <w:color w:val="000000" w:themeColor="text1"/>
          <w:sz w:val="22"/>
          <w:szCs w:val="22"/>
        </w:rPr>
        <w:t>GTT on track</w:t>
      </w:r>
      <w:r w:rsidRPr="00BA5FBD">
        <w:rPr>
          <w:rFonts w:eastAsia="EC Square Sans Pro" w:cs="EC Square Sans Pro"/>
          <w:bCs/>
          <w:color w:val="000000" w:themeColor="text1"/>
          <w:sz w:val="22"/>
          <w:szCs w:val="22"/>
        </w:rPr>
        <w:t xml:space="preserve"> scenario</w:t>
      </w:r>
      <w:r w:rsidRPr="00BA5FBD">
        <w:rPr>
          <w:rFonts w:eastAsia="EC Square Sans Pro" w:cs="EC Square Sans Pro"/>
          <w:color w:val="000000" w:themeColor="text1"/>
          <w:sz w:val="22"/>
          <w:szCs w:val="22"/>
        </w:rPr>
        <w:t xml:space="preserve">, </w:t>
      </w:r>
      <w:r w:rsidRPr="009607C3" w:rsidR="00554CD9">
        <w:rPr>
          <w:sz w:val="22"/>
          <w:szCs w:val="22"/>
        </w:rPr>
        <w:t>and</w:t>
      </w:r>
      <w:r w:rsidRPr="009607C3" w:rsidR="00554CD9">
        <w:rPr>
          <w:rFonts w:eastAsia="EC Square Sans Pro" w:cs="EC Square Sans Pro"/>
          <w:color w:val="000000" w:themeColor="text1"/>
          <w:sz w:val="22"/>
          <w:szCs w:val="22"/>
        </w:rPr>
        <w:t xml:space="preserve"> </w:t>
      </w:r>
      <w:r w:rsidR="00554CD9">
        <w:rPr>
          <w:rFonts w:eastAsia="EC Square Sans Pro" w:cs="EC Square Sans Pro"/>
          <w:color w:val="000000" w:themeColor="text1"/>
          <w:sz w:val="22"/>
          <w:szCs w:val="22"/>
        </w:rPr>
        <w:t xml:space="preserve">the targets on </w:t>
      </w:r>
      <w:r w:rsidRPr="009607C3" w:rsidR="00554CD9">
        <w:rPr>
          <w:rFonts w:eastAsia="EC Square Sans Pro" w:cs="EC Square Sans Pro"/>
          <w:b/>
          <w:bCs/>
          <w:color w:val="000000" w:themeColor="text1"/>
          <w:sz w:val="22"/>
          <w:szCs w:val="22"/>
        </w:rPr>
        <w:t>sustainable aviation fuels</w:t>
      </w:r>
      <w:r w:rsidRPr="009607C3" w:rsidR="00554CD9">
        <w:rPr>
          <w:rFonts w:eastAsia="EC Square Sans Pro" w:cs="EC Square Sans Pro"/>
          <w:color w:val="000000" w:themeColor="text1"/>
          <w:sz w:val="22"/>
          <w:szCs w:val="22"/>
        </w:rPr>
        <w:t xml:space="preserve"> </w:t>
      </w:r>
      <w:r w:rsidRPr="00BA5FBD">
        <w:rPr>
          <w:rFonts w:eastAsia="EC Square Sans Pro" w:cs="EC Square Sans Pro"/>
          <w:color w:val="000000" w:themeColor="text1"/>
          <w:sz w:val="22"/>
          <w:szCs w:val="22"/>
        </w:rPr>
        <w:t xml:space="preserve">and the ambition of achieving </w:t>
      </w:r>
      <w:r w:rsidRPr="00BA5FBD">
        <w:rPr>
          <w:rFonts w:eastAsia="EC Square Sans Pro" w:cs="EC Square Sans Pro"/>
          <w:b/>
          <w:color w:val="000000" w:themeColor="text1"/>
          <w:sz w:val="22"/>
          <w:szCs w:val="22"/>
        </w:rPr>
        <w:t>30 million electric cars on the road</w:t>
      </w:r>
      <w:r w:rsidRPr="00BA5FBD">
        <w:rPr>
          <w:rFonts w:eastAsia="EC Square Sans Pro" w:cs="EC Square Sans Pro"/>
          <w:color w:val="000000" w:themeColor="text1"/>
          <w:sz w:val="22"/>
          <w:szCs w:val="22"/>
        </w:rPr>
        <w:t xml:space="preserve"> is considered in the </w:t>
      </w:r>
      <w:r w:rsidRPr="00BA5FBD">
        <w:rPr>
          <w:rFonts w:eastAsia="EC Square Sans Pro" w:cs="EC Square Sans Pro"/>
          <w:b/>
          <w:color w:val="000000" w:themeColor="text1"/>
          <w:sz w:val="22"/>
          <w:szCs w:val="22"/>
        </w:rPr>
        <w:t>GTT+</w:t>
      </w:r>
      <w:r w:rsidRPr="00BA5FBD">
        <w:rPr>
          <w:rFonts w:eastAsia="EC Square Sans Pro" w:cs="EC Square Sans Pro"/>
          <w:b/>
          <w:bCs/>
          <w:color w:val="000000" w:themeColor="text1"/>
          <w:sz w:val="22"/>
          <w:szCs w:val="22"/>
        </w:rPr>
        <w:t xml:space="preserve"> </w:t>
      </w:r>
      <w:r w:rsidRPr="00BA5FBD">
        <w:rPr>
          <w:rFonts w:eastAsia="EC Square Sans Pro" w:cs="EC Square Sans Pro"/>
          <w:bCs/>
          <w:color w:val="000000" w:themeColor="text1"/>
          <w:sz w:val="22"/>
          <w:szCs w:val="22"/>
        </w:rPr>
        <w:t>scenario</w:t>
      </w:r>
      <w:r w:rsidRPr="00BA5FBD" w:rsidR="3BD8C675">
        <w:rPr>
          <w:rFonts w:eastAsia="EC Square Sans Pro" w:cs="EC Square Sans Pro"/>
          <w:color w:val="000000" w:themeColor="text1"/>
          <w:sz w:val="22"/>
          <w:szCs w:val="22"/>
        </w:rPr>
        <w:t>.</w:t>
      </w:r>
    </w:p>
    <w:p w:rsidR="3BD8C675" w:rsidP="006779C9" w:rsidRDefault="3BD8C675" w14:paraId="2237297F" w14:textId="24B1AA5E">
      <w:pPr>
        <w:pStyle w:val="Caption"/>
        <w:rPr>
          <w:rFonts w:eastAsia="EC Square Sans Pro" w:cs="EC Square Sans Pro"/>
          <w:color w:val="000000" w:themeColor="text1"/>
        </w:rPr>
      </w:pPr>
      <w:r w:rsidRPr="19E95291">
        <w:rPr>
          <w:rFonts w:ascii="EC Square Sans Pro" w:hAnsi="EC Square Sans Pro" w:eastAsia="EC Square Sans Pro" w:cs="EC Square Sans Pro"/>
          <w:iCs w:val="0"/>
          <w:color w:val="000000" w:themeColor="text1"/>
          <w:szCs w:val="20"/>
        </w:rPr>
        <w:t xml:space="preserve">Table 2. Modelled </w:t>
      </w:r>
      <w:r w:rsidR="003E3FDD">
        <w:rPr>
          <w:rFonts w:ascii="EC Square Sans Pro" w:hAnsi="EC Square Sans Pro" w:eastAsia="EC Square Sans Pro" w:cs="EC Square Sans Pro"/>
          <w:iCs w:val="0"/>
          <w:color w:val="000000" w:themeColor="text1"/>
          <w:szCs w:val="20"/>
        </w:rPr>
        <w:t>green transition</w:t>
      </w:r>
      <w:r w:rsidRPr="19E95291">
        <w:rPr>
          <w:rFonts w:ascii="EC Square Sans Pro" w:hAnsi="EC Square Sans Pro" w:eastAsia="EC Square Sans Pro" w:cs="EC Square Sans Pro"/>
          <w:iCs w:val="0"/>
          <w:color w:val="000000" w:themeColor="text1"/>
          <w:szCs w:val="20"/>
        </w:rPr>
        <w:t xml:space="preserve"> targets in the Mobility Basket of Products of the Consumption Footprint.</w:t>
      </w: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5122"/>
        <w:gridCol w:w="1260"/>
        <w:gridCol w:w="1080"/>
        <w:gridCol w:w="720"/>
        <w:gridCol w:w="810"/>
      </w:tblGrid>
      <w:tr w:rsidRPr="003E3FDD" w:rsidR="00991330" w:rsidTr="00BA5FBD" w14:paraId="0D367413" w14:textId="77777777">
        <w:trPr>
          <w:trHeight w:val="300"/>
        </w:trPr>
        <w:tc>
          <w:tcPr>
            <w:tcW w:w="5122" w:type="dxa"/>
            <w:tcMar>
              <w:left w:w="105" w:type="dxa"/>
              <w:right w:w="105" w:type="dxa"/>
            </w:tcMar>
            <w:vAlign w:val="center"/>
          </w:tcPr>
          <w:p w:rsidRPr="00C40697" w:rsidR="00991330" w:rsidP="006779C9" w:rsidRDefault="00991330" w14:paraId="240E4F47" w14:textId="2B3B9403">
            <w:pPr>
              <w:pStyle w:val="JRCText"/>
              <w:spacing w:before="0" w:after="0"/>
              <w:rPr>
                <w:rFonts w:eastAsia="EC Square Sans Pro" w:cs="EC Square Sans Pro"/>
              </w:rPr>
            </w:pPr>
            <w:r w:rsidRPr="006779C9">
              <w:rPr>
                <w:rFonts w:eastAsia="EC Square Sans Pro" w:cs="EC Square Sans Pro"/>
                <w:b/>
              </w:rPr>
              <w:t>Modelled</w:t>
            </w:r>
            <w:r w:rsidRPr="00C40697">
              <w:rPr>
                <w:rFonts w:eastAsia="EC Square Sans Pro" w:cs="EC Square Sans Pro"/>
                <w:b/>
              </w:rPr>
              <w:t xml:space="preserve"> Target in Consumption Footprint</w:t>
            </w:r>
          </w:p>
        </w:tc>
        <w:tc>
          <w:tcPr>
            <w:tcW w:w="1260" w:type="dxa"/>
            <w:tcMar>
              <w:left w:w="105" w:type="dxa"/>
              <w:right w:w="105" w:type="dxa"/>
            </w:tcMar>
            <w:vAlign w:val="center"/>
          </w:tcPr>
          <w:p w:rsidRPr="002643D8" w:rsidR="00991330" w:rsidP="00C40697" w:rsidRDefault="00991330" w14:paraId="5D9DA19F" w14:textId="512CF9B5">
            <w:pPr>
              <w:pStyle w:val="JRCText"/>
              <w:spacing w:before="0" w:after="0"/>
              <w:rPr>
                <w:rFonts w:eastAsia="EC Square Sans Pro" w:cs="EC Square Sans Pro"/>
              </w:rPr>
            </w:pPr>
            <w:r w:rsidRPr="00575B0D">
              <w:rPr>
                <w:rFonts w:eastAsia="EC Square Sans Pro" w:cs="EC Square Sans Pro"/>
                <w:b/>
              </w:rPr>
              <w:t>Status in JRC, forthcoming</w:t>
            </w:r>
          </w:p>
        </w:tc>
        <w:tc>
          <w:tcPr>
            <w:tcW w:w="1080" w:type="dxa"/>
            <w:tcMar>
              <w:left w:w="105" w:type="dxa"/>
              <w:right w:w="105" w:type="dxa"/>
            </w:tcMar>
            <w:vAlign w:val="center"/>
          </w:tcPr>
          <w:p w:rsidRPr="002643D8" w:rsidR="00991330" w:rsidP="002643D8" w:rsidRDefault="00991330" w14:paraId="093C6BF8" w14:textId="16FB8DAA">
            <w:pPr>
              <w:pStyle w:val="JRCText"/>
              <w:spacing w:before="0" w:after="0"/>
              <w:rPr>
                <w:rFonts w:eastAsia="EC Square Sans Pro" w:cs="EC Square Sans Pro"/>
              </w:rPr>
            </w:pPr>
            <w:r w:rsidRPr="002643D8">
              <w:rPr>
                <w:rFonts w:eastAsia="EC Square Sans Pro" w:cs="EC Square Sans Pro"/>
                <w:b/>
              </w:rPr>
              <w:t>Legally binding</w:t>
            </w:r>
          </w:p>
        </w:tc>
        <w:tc>
          <w:tcPr>
            <w:tcW w:w="720" w:type="dxa"/>
            <w:tcMar>
              <w:left w:w="105" w:type="dxa"/>
              <w:right w:w="105" w:type="dxa"/>
            </w:tcMar>
            <w:vAlign w:val="center"/>
          </w:tcPr>
          <w:p w:rsidRPr="002643D8" w:rsidR="00991330" w:rsidP="00BA5FBD" w:rsidRDefault="00991330" w14:paraId="65ECDD48" w14:textId="6BFD6688">
            <w:pPr>
              <w:pStyle w:val="JRCText"/>
              <w:spacing w:before="0" w:after="0"/>
              <w:rPr>
                <w:rFonts w:eastAsia="EC Square Sans Pro" w:cs="EC Square Sans Pro"/>
              </w:rPr>
            </w:pPr>
            <w:r>
              <w:rPr>
                <w:rFonts w:eastAsia="EC Square Sans Pro" w:cs="EC Square Sans Pro"/>
                <w:b/>
              </w:rPr>
              <w:t>GTT</w:t>
            </w:r>
            <w:r w:rsidRPr="002643D8">
              <w:rPr>
                <w:rFonts w:eastAsia="EC Square Sans Pro" w:cs="EC Square Sans Pro"/>
                <w:b/>
              </w:rPr>
              <w:t xml:space="preserve">  on track</w:t>
            </w:r>
          </w:p>
        </w:tc>
        <w:tc>
          <w:tcPr>
            <w:tcW w:w="810" w:type="dxa"/>
            <w:tcMar>
              <w:left w:w="105" w:type="dxa"/>
              <w:right w:w="105" w:type="dxa"/>
            </w:tcMar>
            <w:vAlign w:val="center"/>
          </w:tcPr>
          <w:p w:rsidRPr="00723565" w:rsidR="00991330" w:rsidP="00BA5FBD" w:rsidRDefault="00991330" w14:paraId="28435C0A" w14:textId="579DCD8F">
            <w:pPr>
              <w:pStyle w:val="JRCText"/>
              <w:spacing w:before="0" w:after="0"/>
              <w:rPr>
                <w:rFonts w:eastAsia="EC Square Sans Pro" w:cs="EC Square Sans Pro"/>
              </w:rPr>
            </w:pPr>
            <w:r>
              <w:rPr>
                <w:rFonts w:eastAsia="EC Square Sans Pro" w:cs="EC Square Sans Pro"/>
                <w:b/>
              </w:rPr>
              <w:t>GTT</w:t>
            </w:r>
            <w:r w:rsidRPr="00723565">
              <w:rPr>
                <w:rFonts w:eastAsia="EC Square Sans Pro" w:cs="EC Square Sans Pro"/>
                <w:b/>
              </w:rPr>
              <w:t xml:space="preserve"> ambitions</w:t>
            </w:r>
          </w:p>
        </w:tc>
      </w:tr>
      <w:tr w:rsidRPr="003E3FDD" w:rsidR="00991330" w:rsidTr="00BA5FBD" w14:paraId="0A611DC9" w14:textId="77777777">
        <w:trPr>
          <w:trHeight w:val="300"/>
        </w:trPr>
        <w:tc>
          <w:tcPr>
            <w:tcW w:w="5122" w:type="dxa"/>
            <w:tcMar>
              <w:left w:w="105" w:type="dxa"/>
              <w:right w:w="105" w:type="dxa"/>
            </w:tcMar>
            <w:vAlign w:val="center"/>
          </w:tcPr>
          <w:p w:rsidRPr="00C40697" w:rsidR="00991330" w:rsidP="006779C9" w:rsidRDefault="00991330" w14:paraId="65EF4411" w14:textId="51893F9A">
            <w:pPr>
              <w:pStyle w:val="JRCText"/>
              <w:spacing w:before="0" w:after="0"/>
              <w:rPr>
                <w:rFonts w:ascii="Calibri" w:hAnsi="Calibri" w:cs="Calibri"/>
              </w:rPr>
            </w:pPr>
            <w:r w:rsidRPr="006779C9">
              <w:rPr>
                <w:rFonts w:eastAsia="EC Square Sans Pro" w:cs="EC Square Sans Pro"/>
              </w:rPr>
              <w:t>Each Member State shall set an obligation on fuel suppliers to ensure that: the combined share of advanced biofuels and biogas p</w:t>
            </w:r>
            <w:r w:rsidRPr="00C40697">
              <w:rPr>
                <w:rFonts w:eastAsia="EC Square Sans Pro" w:cs="EC Square Sans Pro"/>
              </w:rPr>
              <w:t>roduced from the feedstock listed in Part A of Annex IX and of renewable fuels of non-biological origin in the energy supplied to the transport sector is at least 1 % in 2025 and 3,5 % in 2030</w:t>
            </w:r>
            <w:r w:rsidRPr="00C40697">
              <w:rPr>
                <w:rFonts w:ascii="Calibri" w:hAnsi="Calibri" w:cs="Calibri"/>
              </w:rPr>
              <w:t> </w:t>
            </w:r>
          </w:p>
        </w:tc>
        <w:tc>
          <w:tcPr>
            <w:tcW w:w="1260" w:type="dxa"/>
            <w:tcMar>
              <w:left w:w="105" w:type="dxa"/>
              <w:right w:w="105" w:type="dxa"/>
            </w:tcMar>
            <w:vAlign w:val="center"/>
          </w:tcPr>
          <w:p w:rsidRPr="00575B0D" w:rsidR="00991330" w:rsidP="00C40697" w:rsidRDefault="00991330" w14:paraId="55019A19" w14:textId="30D353F6">
            <w:pPr>
              <w:pStyle w:val="JRCText"/>
              <w:spacing w:before="0" w:after="0"/>
              <w:rPr>
                <w:rFonts w:eastAsia="EC Square Sans Pro" w:cs="EC Square Sans Pro"/>
              </w:rPr>
            </w:pPr>
            <w:r w:rsidRPr="00575B0D">
              <w:rPr>
                <w:rFonts w:eastAsia="EC Square Sans Pro" w:cs="EC Square Sans Pro"/>
              </w:rPr>
              <w:t>On track to be achieved</w:t>
            </w:r>
          </w:p>
        </w:tc>
        <w:tc>
          <w:tcPr>
            <w:tcW w:w="1080" w:type="dxa"/>
            <w:tcMar>
              <w:left w:w="105" w:type="dxa"/>
              <w:right w:w="105" w:type="dxa"/>
            </w:tcMar>
            <w:vAlign w:val="center"/>
          </w:tcPr>
          <w:p w:rsidRPr="002643D8" w:rsidR="00991330" w:rsidP="002643D8" w:rsidRDefault="00991330" w14:paraId="03477EC1" w14:textId="00B179DE">
            <w:pPr>
              <w:pStyle w:val="JRCText"/>
              <w:spacing w:before="0" w:after="0"/>
              <w:rPr>
                <w:rFonts w:eastAsia="EC Square Sans Pro" w:cs="EC Square Sans Pro"/>
              </w:rPr>
            </w:pPr>
            <w:r w:rsidRPr="002643D8">
              <w:rPr>
                <w:rFonts w:eastAsia="EC Square Sans Pro" w:cs="EC Square Sans Pro"/>
              </w:rPr>
              <w:t>Yes</w:t>
            </w:r>
          </w:p>
        </w:tc>
        <w:tc>
          <w:tcPr>
            <w:tcW w:w="720" w:type="dxa"/>
            <w:tcMar>
              <w:left w:w="105" w:type="dxa"/>
              <w:right w:w="105" w:type="dxa"/>
            </w:tcMar>
            <w:vAlign w:val="center"/>
          </w:tcPr>
          <w:p w:rsidRPr="002643D8" w:rsidR="00991330" w:rsidP="002643D8" w:rsidRDefault="00991330" w14:paraId="560F025C" w14:textId="4A572E77">
            <w:pPr>
              <w:pStyle w:val="JRCText"/>
              <w:spacing w:before="0" w:after="0"/>
              <w:rPr>
                <w:rFonts w:eastAsia="EC Square Sans Pro" w:cs="EC Square Sans Pro"/>
              </w:rPr>
            </w:pPr>
            <w:r w:rsidRPr="002643D8">
              <w:rPr>
                <w:rFonts w:eastAsia="EC Square Sans Pro" w:cs="EC Square Sans Pro"/>
                <w:b/>
              </w:rPr>
              <w:t>X</w:t>
            </w:r>
          </w:p>
        </w:tc>
        <w:tc>
          <w:tcPr>
            <w:tcW w:w="810" w:type="dxa"/>
            <w:tcMar>
              <w:left w:w="105" w:type="dxa"/>
              <w:right w:w="105" w:type="dxa"/>
            </w:tcMar>
            <w:vAlign w:val="center"/>
          </w:tcPr>
          <w:p w:rsidRPr="005A1BC3" w:rsidR="00991330" w:rsidP="005A1BC3" w:rsidRDefault="00991330" w14:paraId="3296F02D" w14:textId="5CCABB35">
            <w:pPr>
              <w:pStyle w:val="JRCText"/>
              <w:spacing w:before="0" w:after="0"/>
              <w:rPr>
                <w:rFonts w:eastAsia="EC Square Sans Pro" w:cs="EC Square Sans Pro"/>
              </w:rPr>
            </w:pPr>
            <w:r w:rsidRPr="005A1BC3">
              <w:rPr>
                <w:rFonts w:eastAsia="EC Square Sans Pro" w:cs="EC Square Sans Pro"/>
                <w:b/>
              </w:rPr>
              <w:t>X</w:t>
            </w:r>
          </w:p>
        </w:tc>
      </w:tr>
      <w:tr w:rsidRPr="003E3FDD" w:rsidR="00991330" w:rsidTr="00BA5FBD" w14:paraId="1C229637" w14:textId="77777777">
        <w:trPr>
          <w:trHeight w:val="300"/>
        </w:trPr>
        <w:tc>
          <w:tcPr>
            <w:tcW w:w="5122" w:type="dxa"/>
            <w:tcMar>
              <w:left w:w="105" w:type="dxa"/>
              <w:right w:w="105" w:type="dxa"/>
            </w:tcMar>
            <w:vAlign w:val="center"/>
          </w:tcPr>
          <w:p w:rsidRPr="00C40697" w:rsidR="00991330" w:rsidP="006779C9" w:rsidRDefault="00991330" w14:paraId="3385FF74" w14:textId="1B238418">
            <w:pPr>
              <w:pStyle w:val="JRCText"/>
              <w:spacing w:before="0" w:after="0"/>
              <w:rPr>
                <w:rFonts w:eastAsia="EC Square Sans Pro" w:cs="EC Square Sans Pro"/>
              </w:rPr>
            </w:pPr>
            <w:r w:rsidRPr="006779C9">
              <w:rPr>
                <w:rFonts w:eastAsia="EC Square Sans Pro" w:cs="EC Square Sans Pro"/>
              </w:rPr>
              <w:t>Starting from 2025, at leas</w:t>
            </w:r>
            <w:r w:rsidRPr="00C40697">
              <w:rPr>
                <w:rFonts w:eastAsia="EC Square Sans Pro" w:cs="EC Square Sans Pro"/>
              </w:rPr>
              <w:t>t 2% of aviation fuels will be green, with this share increasing every five years: 6% in 2030, 20% in 2035, 34% in 2040, 42% in 2045 and 70% in 2050. Hydrogen and fuel produced from cooking oil or waste gases considered green</w:t>
            </w:r>
          </w:p>
        </w:tc>
        <w:tc>
          <w:tcPr>
            <w:tcW w:w="1260" w:type="dxa"/>
            <w:tcMar>
              <w:left w:w="105" w:type="dxa"/>
              <w:right w:w="105" w:type="dxa"/>
            </w:tcMar>
            <w:vAlign w:val="center"/>
          </w:tcPr>
          <w:p w:rsidRPr="00C40697" w:rsidR="00991330" w:rsidP="00C40697" w:rsidRDefault="00991330" w14:paraId="33B2F4C8" w14:textId="01497E2A">
            <w:pPr>
              <w:pStyle w:val="JRCText"/>
              <w:spacing w:before="0" w:after="0"/>
              <w:rPr>
                <w:rFonts w:eastAsia="EC Square Sans Pro" w:cs="EC Square Sans Pro"/>
              </w:rPr>
            </w:pPr>
            <w:r w:rsidRPr="00C40697">
              <w:rPr>
                <w:rFonts w:eastAsia="EC Square Sans Pro" w:cs="EC Square Sans Pro"/>
              </w:rPr>
              <w:t>No progress</w:t>
            </w:r>
          </w:p>
        </w:tc>
        <w:tc>
          <w:tcPr>
            <w:tcW w:w="1080" w:type="dxa"/>
            <w:tcMar>
              <w:left w:w="105" w:type="dxa"/>
              <w:right w:w="105" w:type="dxa"/>
            </w:tcMar>
            <w:vAlign w:val="center"/>
          </w:tcPr>
          <w:p w:rsidRPr="002643D8" w:rsidR="00991330" w:rsidP="002643D8" w:rsidRDefault="00991330" w14:paraId="2EF479EA" w14:textId="593CDEFD">
            <w:pPr>
              <w:pStyle w:val="JRCText"/>
              <w:spacing w:before="0" w:after="0"/>
              <w:rPr>
                <w:rFonts w:eastAsia="EC Square Sans Pro" w:cs="EC Square Sans Pro"/>
              </w:rPr>
            </w:pPr>
            <w:r w:rsidRPr="002643D8">
              <w:rPr>
                <w:rFonts w:eastAsia="EC Square Sans Pro" w:cs="EC Square Sans Pro"/>
              </w:rPr>
              <w:t>Yes</w:t>
            </w:r>
          </w:p>
        </w:tc>
        <w:tc>
          <w:tcPr>
            <w:tcW w:w="720" w:type="dxa"/>
            <w:tcMar>
              <w:left w:w="105" w:type="dxa"/>
              <w:right w:w="105" w:type="dxa"/>
            </w:tcMar>
            <w:vAlign w:val="center"/>
          </w:tcPr>
          <w:p w:rsidRPr="002643D8" w:rsidR="00991330" w:rsidP="002643D8" w:rsidRDefault="00991330" w14:paraId="3ABFB643" w14:textId="75A784B2">
            <w:pPr>
              <w:spacing w:before="0" w:after="0"/>
              <w:rPr>
                <w:rFonts w:eastAsia="EC Square Sans Pro" w:cs="EC Square Sans Pro"/>
              </w:rPr>
            </w:pPr>
          </w:p>
        </w:tc>
        <w:tc>
          <w:tcPr>
            <w:tcW w:w="810" w:type="dxa"/>
            <w:tcMar>
              <w:left w:w="105" w:type="dxa"/>
              <w:right w:w="105" w:type="dxa"/>
            </w:tcMar>
            <w:vAlign w:val="center"/>
          </w:tcPr>
          <w:p w:rsidRPr="005A1BC3" w:rsidR="00991330" w:rsidP="005A1BC3" w:rsidRDefault="00991330" w14:paraId="409C3A6D" w14:textId="78273575">
            <w:pPr>
              <w:pStyle w:val="JRCText"/>
              <w:spacing w:before="0" w:after="0"/>
              <w:rPr>
                <w:rFonts w:eastAsia="EC Square Sans Pro" w:cs="EC Square Sans Pro"/>
              </w:rPr>
            </w:pPr>
            <w:r w:rsidRPr="005A1BC3">
              <w:rPr>
                <w:rFonts w:eastAsia="EC Square Sans Pro" w:cs="EC Square Sans Pro"/>
                <w:b/>
              </w:rPr>
              <w:t>X</w:t>
            </w:r>
          </w:p>
        </w:tc>
      </w:tr>
      <w:tr w:rsidRPr="003E3FDD" w:rsidR="00991330" w:rsidTr="00BA5FBD" w14:paraId="098BE540" w14:textId="77777777">
        <w:trPr>
          <w:trHeight w:val="300"/>
        </w:trPr>
        <w:tc>
          <w:tcPr>
            <w:tcW w:w="5122" w:type="dxa"/>
            <w:tcMar>
              <w:left w:w="105" w:type="dxa"/>
              <w:right w:w="105" w:type="dxa"/>
            </w:tcMar>
            <w:vAlign w:val="center"/>
          </w:tcPr>
          <w:p w:rsidRPr="00C40697" w:rsidR="00991330" w:rsidP="006779C9" w:rsidRDefault="00991330" w14:paraId="6C0E8B5B" w14:textId="283FE82B">
            <w:pPr>
              <w:pStyle w:val="JRCText"/>
              <w:spacing w:before="0" w:after="0"/>
              <w:rPr>
                <w:rFonts w:ascii="Calibri" w:hAnsi="Calibri" w:cs="Calibri"/>
              </w:rPr>
            </w:pPr>
            <w:r w:rsidRPr="006779C9">
              <w:rPr>
                <w:rFonts w:eastAsia="EC Square Sans Pro" w:cs="EC Square Sans Pro"/>
              </w:rPr>
              <w:t>There wi</w:t>
            </w:r>
            <w:r w:rsidRPr="00C40697">
              <w:rPr>
                <w:rFonts w:eastAsia="EC Square Sans Pro" w:cs="EC Square Sans Pro"/>
              </w:rPr>
              <w:t>ll be at least 30 million zero-emission cars and 80.000 zero-emission lorries in operation</w:t>
            </w:r>
            <w:r w:rsidRPr="00C40697">
              <w:rPr>
                <w:rFonts w:ascii="Calibri" w:hAnsi="Calibri" w:cs="Calibri"/>
              </w:rPr>
              <w:t> </w:t>
            </w:r>
          </w:p>
        </w:tc>
        <w:tc>
          <w:tcPr>
            <w:tcW w:w="1260" w:type="dxa"/>
            <w:tcMar>
              <w:left w:w="105" w:type="dxa"/>
              <w:right w:w="105" w:type="dxa"/>
            </w:tcMar>
            <w:vAlign w:val="center"/>
          </w:tcPr>
          <w:p w:rsidRPr="00575B0D" w:rsidR="00991330" w:rsidP="00C40697" w:rsidRDefault="00991330" w14:paraId="092C24D1" w14:textId="17D9A6D8">
            <w:pPr>
              <w:pStyle w:val="JRCText"/>
              <w:spacing w:before="0" w:after="0"/>
              <w:rPr>
                <w:rFonts w:eastAsia="EC Square Sans Pro" w:cs="EC Square Sans Pro"/>
              </w:rPr>
            </w:pPr>
            <w:r w:rsidRPr="00575B0D">
              <w:rPr>
                <w:rFonts w:eastAsia="EC Square Sans Pro" w:cs="EC Square Sans Pro"/>
              </w:rPr>
              <w:t>Not considered</w:t>
            </w:r>
          </w:p>
        </w:tc>
        <w:tc>
          <w:tcPr>
            <w:tcW w:w="1080" w:type="dxa"/>
            <w:tcMar>
              <w:left w:w="105" w:type="dxa"/>
              <w:right w:w="105" w:type="dxa"/>
            </w:tcMar>
            <w:vAlign w:val="center"/>
          </w:tcPr>
          <w:p w:rsidRPr="002643D8" w:rsidR="00991330" w:rsidP="002643D8" w:rsidRDefault="00991330" w14:paraId="4E692DD8" w14:textId="0E286283">
            <w:pPr>
              <w:pStyle w:val="JRCText"/>
              <w:spacing w:before="0" w:after="0"/>
              <w:rPr>
                <w:rFonts w:eastAsia="EC Square Sans Pro" w:cs="EC Square Sans Pro"/>
              </w:rPr>
            </w:pPr>
            <w:r w:rsidRPr="002643D8">
              <w:rPr>
                <w:rFonts w:eastAsia="EC Square Sans Pro" w:cs="EC Square Sans Pro"/>
              </w:rPr>
              <w:t>No (ambition)</w:t>
            </w:r>
          </w:p>
        </w:tc>
        <w:tc>
          <w:tcPr>
            <w:tcW w:w="720" w:type="dxa"/>
            <w:tcMar>
              <w:left w:w="105" w:type="dxa"/>
              <w:right w:w="105" w:type="dxa"/>
            </w:tcMar>
            <w:vAlign w:val="center"/>
          </w:tcPr>
          <w:p w:rsidRPr="002643D8" w:rsidR="00991330" w:rsidP="002643D8" w:rsidRDefault="00991330" w14:paraId="2C8DA07C" w14:textId="636966BD">
            <w:pPr>
              <w:spacing w:before="0" w:after="0"/>
              <w:rPr>
                <w:rFonts w:eastAsia="EC Square Sans Pro" w:cs="EC Square Sans Pro"/>
              </w:rPr>
            </w:pPr>
          </w:p>
        </w:tc>
        <w:tc>
          <w:tcPr>
            <w:tcW w:w="810" w:type="dxa"/>
            <w:tcMar>
              <w:left w:w="105" w:type="dxa"/>
              <w:right w:w="105" w:type="dxa"/>
            </w:tcMar>
            <w:vAlign w:val="center"/>
          </w:tcPr>
          <w:p w:rsidRPr="005A1BC3" w:rsidR="00991330" w:rsidP="005A1BC3" w:rsidRDefault="00991330" w14:paraId="47C71F67" w14:textId="3B6DC61C">
            <w:pPr>
              <w:pStyle w:val="JRCText"/>
              <w:spacing w:before="0" w:after="0"/>
              <w:rPr>
                <w:rFonts w:eastAsia="EC Square Sans Pro" w:cs="EC Square Sans Pro"/>
              </w:rPr>
            </w:pPr>
            <w:r w:rsidRPr="005A1BC3">
              <w:rPr>
                <w:rFonts w:eastAsia="EC Square Sans Pro" w:cs="EC Square Sans Pro"/>
                <w:b/>
              </w:rPr>
              <w:t>X</w:t>
            </w:r>
          </w:p>
        </w:tc>
      </w:tr>
    </w:tbl>
    <w:p w:rsidR="3BD8C675" w:rsidP="006779C9" w:rsidRDefault="3BD8C675" w14:paraId="5F1391A0" w14:textId="5632A3A9">
      <w:pPr>
        <w:pStyle w:val="JRCLevel-3title"/>
        <w:rPr>
          <w:rFonts w:eastAsia="EC Square Sans Pro"/>
        </w:rPr>
      </w:pPr>
      <w:bookmarkStart w:name="_Toc193207517" w:id="323"/>
      <w:r w:rsidRPr="19E95291">
        <w:rPr>
          <w:rFonts w:eastAsia="EC Square Sans Pro"/>
        </w:rPr>
        <w:t>Food</w:t>
      </w:r>
      <w:bookmarkEnd w:id="323"/>
    </w:p>
    <w:p w:rsidR="3BD8C675" w:rsidP="00C40697" w:rsidRDefault="00B26BFB" w14:paraId="7622B45F" w14:textId="167CB186">
      <w:pPr>
        <w:pStyle w:val="JRCTextbulletedlist1"/>
        <w:keepLines/>
        <w:numPr>
          <w:ilvl w:val="0"/>
          <w:numId w:val="0"/>
        </w:numPr>
        <w:rPr>
          <w:rFonts w:eastAsia="EC Square Sans Pro" w:cs="EC Square Sans Pro"/>
          <w:color w:val="000000" w:themeColor="text1"/>
          <w:sz w:val="22"/>
          <w:szCs w:val="22"/>
        </w:rPr>
      </w:pPr>
      <w:r w:rsidRPr="00431FA7">
        <w:t xml:space="preserve">A total of </w:t>
      </w:r>
      <w:r w:rsidR="00991330">
        <w:rPr>
          <w:b/>
          <w:bCs/>
        </w:rPr>
        <w:t>9</w:t>
      </w:r>
      <w:r w:rsidRPr="00431FA7" w:rsidR="00991330">
        <w:rPr>
          <w:b/>
          <w:bCs/>
        </w:rPr>
        <w:t xml:space="preserve"> </w:t>
      </w:r>
      <w:r w:rsidRPr="00431FA7">
        <w:rPr>
          <w:b/>
          <w:bCs/>
        </w:rPr>
        <w:t>green transition targets</w:t>
      </w:r>
      <w:r w:rsidR="00554CD9">
        <w:rPr>
          <w:b/>
          <w:bCs/>
        </w:rPr>
        <w:t xml:space="preserve"> and </w:t>
      </w:r>
      <w:r w:rsidR="00BE02DE">
        <w:rPr>
          <w:b/>
          <w:bCs/>
        </w:rPr>
        <w:t>a</w:t>
      </w:r>
      <w:r w:rsidR="00554CD9">
        <w:rPr>
          <w:b/>
          <w:bCs/>
        </w:rPr>
        <w:t>mbitions</w:t>
      </w:r>
      <w:r w:rsidRPr="00431FA7">
        <w:t xml:space="preserve"> are modelled in the food basket of products of the CF model. The </w:t>
      </w:r>
      <w:r w:rsidRPr="00431FA7">
        <w:rPr>
          <w:b/>
          <w:bCs/>
        </w:rPr>
        <w:t xml:space="preserve">reduction in use of pesticides </w:t>
      </w:r>
      <w:r w:rsidRPr="00431FA7">
        <w:rPr>
          <w:bCs/>
        </w:rPr>
        <w:t>(which covers 4 targets due to its presence in different policy documents)</w:t>
      </w:r>
      <w:r w:rsidRPr="00431FA7">
        <w:t xml:space="preserve"> is included in the </w:t>
      </w:r>
      <w:r w:rsidRPr="00431FA7">
        <w:rPr>
          <w:rFonts w:eastAsia="EC Square Sans Pro" w:cs="EC Square Sans Pro"/>
          <w:b/>
          <w:color w:val="000000" w:themeColor="text1"/>
        </w:rPr>
        <w:t>GTT</w:t>
      </w:r>
      <w:r>
        <w:rPr>
          <w:rFonts w:eastAsia="EC Square Sans Pro" w:cs="EC Square Sans Pro"/>
          <w:b/>
          <w:color w:val="000000" w:themeColor="text1"/>
        </w:rPr>
        <w:t xml:space="preserve"> on track</w:t>
      </w:r>
      <w:r w:rsidRPr="00431FA7">
        <w:rPr>
          <w:b/>
          <w:bCs/>
        </w:rPr>
        <w:t xml:space="preserve"> scenario</w:t>
      </w:r>
      <w:r w:rsidRPr="00431FA7">
        <w:t>,</w:t>
      </w:r>
      <w:r w:rsidRPr="00431FA7">
        <w:rPr>
          <w:b/>
          <w:bCs/>
        </w:rPr>
        <w:t xml:space="preserve"> </w:t>
      </w:r>
      <w:r w:rsidRPr="00431FA7">
        <w:t xml:space="preserve">and </w:t>
      </w:r>
      <w:r w:rsidRPr="00431FA7">
        <w:rPr>
          <w:b/>
          <w:bCs/>
        </w:rPr>
        <w:t>6 targets</w:t>
      </w:r>
      <w:r w:rsidRPr="00431FA7">
        <w:t xml:space="preserve"> linked to </w:t>
      </w:r>
      <w:r w:rsidRPr="00431FA7">
        <w:rPr>
          <w:b/>
          <w:bCs/>
        </w:rPr>
        <w:t>reduction in nutrient loss, expansion of organic farming, reduction in food waste, as well as the move to a healthier and more sustainable diet</w:t>
      </w:r>
      <w:r w:rsidRPr="00431FA7">
        <w:t xml:space="preserve"> </w:t>
      </w:r>
      <w:r w:rsidR="00554CD9">
        <w:t xml:space="preserve">ambition </w:t>
      </w:r>
      <w:r w:rsidRPr="00431FA7">
        <w:t xml:space="preserve">are included in the </w:t>
      </w:r>
      <w:r w:rsidRPr="00431FA7">
        <w:rPr>
          <w:b/>
          <w:bCs/>
        </w:rPr>
        <w:t>GTT+</w:t>
      </w:r>
      <w:r w:rsidRPr="00431FA7">
        <w:rPr>
          <w:bCs/>
        </w:rPr>
        <w:t xml:space="preserve"> scenario</w:t>
      </w:r>
      <w:r w:rsidRPr="19E95291" w:rsidR="3BD8C675">
        <w:rPr>
          <w:rFonts w:eastAsia="EC Square Sans Pro" w:cs="EC Square Sans Pro"/>
          <w:color w:val="000000" w:themeColor="text1"/>
          <w:sz w:val="22"/>
          <w:szCs w:val="22"/>
        </w:rPr>
        <w:t>.</w:t>
      </w:r>
    </w:p>
    <w:p w:rsidR="3BD8C675" w:rsidP="006779C9" w:rsidRDefault="3BD8C675" w14:paraId="1CC70CCC" w14:textId="66D2DADF">
      <w:pPr>
        <w:pStyle w:val="Caption"/>
        <w:rPr>
          <w:rFonts w:eastAsia="EC Square Sans Pro" w:cs="EC Square Sans Pro"/>
          <w:color w:val="000000" w:themeColor="text1"/>
        </w:rPr>
      </w:pPr>
      <w:r w:rsidRPr="19E95291">
        <w:rPr>
          <w:rFonts w:ascii="EC Square Sans Pro" w:hAnsi="EC Square Sans Pro" w:eastAsia="EC Square Sans Pro" w:cs="EC Square Sans Pro"/>
          <w:iCs w:val="0"/>
          <w:color w:val="000000" w:themeColor="text1"/>
          <w:szCs w:val="20"/>
        </w:rPr>
        <w:t xml:space="preserve">Table 3. Modelled </w:t>
      </w:r>
      <w:r w:rsidR="00B26BFB">
        <w:rPr>
          <w:rFonts w:ascii="EC Square Sans Pro" w:hAnsi="EC Square Sans Pro" w:eastAsia="EC Square Sans Pro" w:cs="EC Square Sans Pro"/>
          <w:iCs w:val="0"/>
          <w:color w:val="000000" w:themeColor="text1"/>
          <w:szCs w:val="20"/>
        </w:rPr>
        <w:t>green transition</w:t>
      </w:r>
      <w:r w:rsidRPr="19E95291">
        <w:rPr>
          <w:rFonts w:ascii="EC Square Sans Pro" w:hAnsi="EC Square Sans Pro" w:eastAsia="EC Square Sans Pro" w:cs="EC Square Sans Pro"/>
          <w:iCs w:val="0"/>
          <w:color w:val="000000" w:themeColor="text1"/>
          <w:szCs w:val="20"/>
        </w:rPr>
        <w:t xml:space="preserve"> </w:t>
      </w:r>
      <w:r w:rsidR="00B26BFB">
        <w:rPr>
          <w:rFonts w:ascii="EC Square Sans Pro" w:hAnsi="EC Square Sans Pro" w:eastAsia="EC Square Sans Pro" w:cs="EC Square Sans Pro"/>
          <w:iCs w:val="0"/>
          <w:color w:val="000000" w:themeColor="text1"/>
          <w:szCs w:val="20"/>
        </w:rPr>
        <w:t>t</w:t>
      </w:r>
      <w:r w:rsidRPr="19E95291">
        <w:rPr>
          <w:rFonts w:ascii="EC Square Sans Pro" w:hAnsi="EC Square Sans Pro" w:eastAsia="EC Square Sans Pro" w:cs="EC Square Sans Pro"/>
          <w:iCs w:val="0"/>
          <w:color w:val="000000" w:themeColor="text1"/>
          <w:szCs w:val="20"/>
        </w:rPr>
        <w:t>argets in the Food Basket of Products of the Consumption Footprint.</w:t>
      </w:r>
    </w:p>
    <w:tbl>
      <w:tblPr>
        <w:tblStyle w:val="TableGrid"/>
        <w:tblW w:w="9064"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5237"/>
        <w:gridCol w:w="1418"/>
        <w:gridCol w:w="992"/>
        <w:gridCol w:w="709"/>
        <w:gridCol w:w="708"/>
      </w:tblGrid>
      <w:tr w:rsidRPr="00742CF0" w:rsidR="00742CF0" w:rsidTr="00E02BCD" w14:paraId="3217C9DE" w14:textId="77777777">
        <w:trPr>
          <w:trHeight w:val="300"/>
        </w:trPr>
        <w:tc>
          <w:tcPr>
            <w:tcW w:w="5237" w:type="dxa"/>
            <w:tcMar>
              <w:left w:w="105" w:type="dxa"/>
              <w:right w:w="105" w:type="dxa"/>
            </w:tcMar>
            <w:vAlign w:val="center"/>
          </w:tcPr>
          <w:p w:rsidRPr="006779C9" w:rsidR="00742CF0" w:rsidP="006779C9" w:rsidRDefault="00742CF0" w14:paraId="039CE2AC" w14:textId="3072D42A">
            <w:pPr>
              <w:pStyle w:val="JRCText"/>
              <w:spacing w:before="0" w:after="0"/>
              <w:rPr>
                <w:rFonts w:eastAsia="EC Square Sans Pro" w:cs="EC Square Sans Pro"/>
              </w:rPr>
            </w:pPr>
            <w:r w:rsidRPr="006779C9">
              <w:rPr>
                <w:rFonts w:eastAsia="EC Square Sans Pro" w:cs="EC Square Sans Pro"/>
                <w:b/>
              </w:rPr>
              <w:t>Modelled Target in Consumption Footprint</w:t>
            </w:r>
          </w:p>
        </w:tc>
        <w:tc>
          <w:tcPr>
            <w:tcW w:w="1418" w:type="dxa"/>
            <w:tcMar>
              <w:left w:w="105" w:type="dxa"/>
              <w:right w:w="105" w:type="dxa"/>
            </w:tcMar>
            <w:vAlign w:val="center"/>
          </w:tcPr>
          <w:p w:rsidRPr="002643D8" w:rsidR="00742CF0" w:rsidP="00067AFD" w:rsidRDefault="00742CF0" w14:paraId="663A02E7" w14:textId="7E658ADA">
            <w:pPr>
              <w:pStyle w:val="JRCText"/>
              <w:spacing w:before="0" w:after="0"/>
              <w:rPr>
                <w:rFonts w:eastAsia="EC Square Sans Pro" w:cs="EC Square Sans Pro"/>
              </w:rPr>
            </w:pPr>
            <w:r w:rsidRPr="00C40697">
              <w:rPr>
                <w:rFonts w:eastAsia="EC Square Sans Pro" w:cs="EC Square Sans Pro"/>
                <w:b/>
              </w:rPr>
              <w:t xml:space="preserve">Status in </w:t>
            </w:r>
            <w:r w:rsidR="00067AFD">
              <w:rPr>
                <w:rFonts w:eastAsia="EC Square Sans Pro" w:cs="EC Square Sans Pro"/>
                <w:b/>
                <w:color w:val="FF0000"/>
                <w:highlight w:val="green"/>
              </w:rPr>
              <w:fldChar w:fldCharType="begin"/>
            </w:r>
            <w:r w:rsidR="00386364">
              <w:rPr>
                <w:rFonts w:eastAsia="EC Square Sans Pro" w:cs="EC Square Sans Pro"/>
                <w:b/>
                <w:color w:val="FF0000"/>
                <w:highlight w:val="green"/>
              </w:rPr>
              <w:instrText xml:space="preserve"> ADDIN ZOTERO_ITEM CSL_CITATION {"citationID":"tinC4ezt","properties":{"formattedCitation":"[13]","plainCitation":"[13]","noteIndex":0},"citationItems":[{"id":322,"uris":["http://zotero.org/groups/5272309/items/SVPQQ2LE"],"itemData":{"id":322,"type":"report","abstract":"This report provides a comprehensive assessment of progress towards the European Green Deal (EGD), the European Union’s transformative agenda for achieving climate neutrality by 2050. The analysis encompasses 154 quantifiable targets from 44 policy documents between 2019 and 2024 across key sectors such as climate, energy, circular economy, transport, agriculture and food, ecosystems and biodiversity, water, soil and air pollution. The study shows that significant achievement has been delivered so far but progress needs to accelerate in many areas. As of mid-2024, 32 of the 154 targets are currently “on track” and 64 are identified as “acceleration needed” meaning that more progress is needed to meet the targets on time. Furthermore, 15 of the targets are found to be “not progressing” or “regressing”, and for 43 of the targets no data is currently available. The timing of the binding policies, most of which have been recently agreed and are expected to deliver results in the coming years, is a significant factor influencing these assessments. This report integrates all EGD actions and related policies, offering an assessment of the EU’s green transition based on robust data and science. It identifies priority areas for intensified efforts to meet short-term implementation goals and contribute to the long-term ambition of a sustainable, fair, just, and climate-neutral Europe by 2050. This collective work serves as a benchmarking tool, providing scientifically grounded guidance for future EU policies and programmes.","language":"en","note":"ISBN: 9789268231807 9789268231814\nISSN: 1831-9424, 1018-5593\nDOI: 10.2760/3105205","title":"Delivering the EU Green Deal - Progress towards targets","URL":"https://publications.jrc.ec.europa.eu/repository/handle/JRC140372","author":[{"family":"Marelli","given":"Luisa"},{"family":"Trane","given":"Matteo"},{"family":"Barbero","given":"VIGNOLA Giulia"},{"family":"Gastaldi","given":"Chiara"},{"family":"Guerreiro","given":"MIGUEL Mecia"},{"family":"Delgado","given":"CALLICÓ Laia"},{"family":"Borchardt","given":"Steve"},{"family":"Mancini","given":"Lucia"},{"family":"Sanye","given":"MENGUAL Esther"},{"family":"Gourdon","given":"Thomas"},{"family":"Maroni","given":"Michele"},{"family":"Georgakaki","given":"Aliki"},{"family":"Seigneur","given":"Isabelle"},{"family":"M'barek","given":"Robert"},{"family":"Acs","given":"Szvetlana"},{"family":"Listorti","given":"Giulia"},{"family":"Bosco","given":"Simona"},{"family":"Contipelli","given":"Louisa"},{"family":"Dentener","given":"Frank"},{"family":"Dowling","given":"Paul"},{"family":"Grassi","given":"Giacomo"},{"family":"Korosuo","given":"Anu"},{"family":"Manca","given":"Giovanni"},{"family":"Migliavacca","given":"Mirco"},{"family":"Sikora","given":"Przemyslaw"},{"family":"Weitzel","given":"Matthias"},{"family":"Acosta","given":"IBORRA Beatriz"},{"family":"Arrigoni","given":"Alessandro"},{"family":"Bavetta","given":"Maurizio"},{"family":"Bertoldi","given":"Paolo"},{"family":"Bolard","given":"Julien"},{"family":"Bravo","given":"DIAZ Laura"},{"family":"Carlsson","given":"Johan"},{"family":"Castellazzi","given":"Luca"},{"family":"Dagostino","given":"Delia"},{"family":"Della","given":"VALLE Nives"},{"family":"Dolci","given":"Francesco"},{"family":"Dunlop","given":"Ewan Duncan"},{"family":"Hidalgo","given":"GONZALEZ Ignacio"},{"family":"Jaeger","given":"Waldau A."},{"family":"Maduta","given":"Carmen"},{"family":"Mc","given":"GOVERN Lucie"},{"family":"Meletiou","given":"Alexis"},{"family":"Szabo","given":"Sandor"},{"family":"Tapoglou","given":"Evdokia"},{"family":"Taylor","given":"Nigel"},{"family":"Tsemekidi","given":"TZEIRANAK Sofia"},{"family":"Amadei","given":"Andrea"},{"family":"Ardente","given":"Fulvio"},{"family":"Bobba","given":"Silvia"},{"family":"Bruchhausen","given":"Matthias"},{"family":"Coelho","given":"Fernando"},{"family":"De","given":"LAURENTIIS Valeria"},{"family":"Delre","given":"Antonio"},{"family":"Eder","given":"Peter"},{"family":"Egle","given":"Lukas"},{"family":"Foster","given":"Gillian"},{"family":"Cristobal","given":"GARCIA Jorge"},{"family":"Gaudillat","given":"Pierre"},{"family":"Georgitzikis","given":"Konstantinos"},{"family":"Huygens","given":"Dries"},{"family":"Lebedeva","given":"Natalia"},{"family":"Manfredi","given":"Simone"},{"family":"Mathieux","given":"Fabrice"},{"family":"Maury","given":"Thibaut"},{"family":"Orefice","given":"Martina"},{"family":"Pennington","given":"David"},{"family":"Pfrang","given":"Andreas"},{"family":"Pierri","given":"Erika"},{"family":"Saveyn","given":"Hans"},{"family":"Sala","given":"Serenella"},{"family":"Spiliotopoulos","given":"Christoforos"},{"family":"Tonini","given":"Davide"},{"family":"Ciuffo","given":"Biagio"},{"family":"Fontaras","given":"Georgios"},{"family":"Grosso","given":"Monica"},{"family":"Krause","given":"Jette"},{"family":"Lodi","given":"Chiara"},{"family":"Marotta","given":"Alessandro"},{"family":"Martini","given":"Giorgio"},{"family":"Scarlat","given":"Nicolae"},{"family":"Caivano","given":"Arnaldo"},{"family":"Catarino","given":"Rui"},{"family":"De","given":"JONG Beyhan"},{"family":"Druon","given":"Jean-Noel"},{"family":"Guerrero","given":"Irene"},{"family":"Gurria","given":"Patricia"},{"family":"Leite","given":"Joao"},{"family":"Olvedy","given":"Michael"},{"family":"Puerta","given":"PINERO Carolina"},{"family":"Tóth","given":"Katalin"},{"family":"Wollgast","given":"Jan"},{"family":"Addamo","given":"Anna"},{"family":"Barredo","given":"Jose I."},{"family":"Bopp","given":"Stephanie"},{"family":"Cardoso","given":"Ana Cristina"},{"family":"Dubois","given":"Gregoire"},{"family":"La","given":"NOTTE Alessandra"},{"family":"Marando","given":"Federica"},{"family":"Neuville","given":"Aude"},{"family":"Robuchon","given":"Marine"},{"family":"Paracchini","given":"Maria Luisa"},{"family":"Jones","given":"Arwyn"},{"family":"Panagos","given":"Panos"},{"family":"Tamborra","given":"Marialuisa"},{"family":"Vallecillo","given":"Sara"},{"family":"Van","given":"DER VELDE Marijn"},{"family":"Aschberger","given":"Karin"},{"family":"Astorga-Llorens","given":"Covadonga"},{"family":"Belz","given":"Susanne"},{"family":"Gawlik","given":"Bernd Manfred"},{"family":"Held","given":"Andrea"},{"family":"Lettieri","given":"Teresa"},{"family":"Pisoni","given":"Enrico"},{"family":"Pistocchi","given":"Alberto"},{"family":"Rauscher","given":"Hubert"},{"family":"Thunis","given":"Philippe"},{"family":"Wojda","given":"Piotr"},{"family":"Worth","given":"Andrew"},{"family":"Neuwahl","given":"Frederik"}],"accessed":{"date-parts":[["2025",2,5]]},"issued":{"date-parts":[["2025"]]}}}],"schema":"https://github.com/citation-style-language/schema/raw/master/csl-citation.json"} </w:instrText>
            </w:r>
            <w:r w:rsidR="00067AFD">
              <w:rPr>
                <w:rFonts w:eastAsia="EC Square Sans Pro" w:cs="EC Square Sans Pro"/>
                <w:b/>
                <w:color w:val="FF0000"/>
                <w:highlight w:val="green"/>
              </w:rPr>
              <w:fldChar w:fldCharType="separate"/>
            </w:r>
            <w:r w:rsidRPr="00067AFD" w:rsidR="00067AFD">
              <w:rPr>
                <w:highlight w:val="green"/>
              </w:rPr>
              <w:t>[13]</w:t>
            </w:r>
            <w:r w:rsidR="00067AFD">
              <w:rPr>
                <w:rFonts w:eastAsia="EC Square Sans Pro" w:cs="EC Square Sans Pro"/>
                <w:b/>
                <w:color w:val="FF0000"/>
                <w:highlight w:val="green"/>
              </w:rPr>
              <w:fldChar w:fldCharType="end"/>
            </w:r>
          </w:p>
        </w:tc>
        <w:tc>
          <w:tcPr>
            <w:tcW w:w="992" w:type="dxa"/>
            <w:tcMar>
              <w:left w:w="105" w:type="dxa"/>
              <w:right w:w="105" w:type="dxa"/>
            </w:tcMar>
            <w:vAlign w:val="center"/>
          </w:tcPr>
          <w:p w:rsidRPr="002643D8" w:rsidR="00742CF0" w:rsidP="002643D8" w:rsidRDefault="00742CF0" w14:paraId="72CEA178" w14:textId="3D9A65AB">
            <w:pPr>
              <w:pStyle w:val="JRCText"/>
              <w:spacing w:before="0" w:after="0"/>
              <w:rPr>
                <w:rFonts w:eastAsia="EC Square Sans Pro" w:cs="EC Square Sans Pro"/>
              </w:rPr>
            </w:pPr>
            <w:r w:rsidRPr="002643D8">
              <w:rPr>
                <w:rFonts w:eastAsia="EC Square Sans Pro" w:cs="EC Square Sans Pro"/>
                <w:b/>
              </w:rPr>
              <w:t>Legally binding</w:t>
            </w:r>
          </w:p>
        </w:tc>
        <w:tc>
          <w:tcPr>
            <w:tcW w:w="709" w:type="dxa"/>
            <w:tcMar>
              <w:left w:w="105" w:type="dxa"/>
              <w:right w:w="105" w:type="dxa"/>
            </w:tcMar>
            <w:vAlign w:val="center"/>
          </w:tcPr>
          <w:p w:rsidRPr="006779C9" w:rsidR="00742CF0" w:rsidP="002643D8" w:rsidRDefault="00742CF0" w14:paraId="401E55DE" w14:textId="42239C77">
            <w:pPr>
              <w:pStyle w:val="JRCText"/>
              <w:spacing w:before="0" w:after="0"/>
              <w:rPr>
                <w:rFonts w:eastAsia="EC Square Sans Pro" w:cs="EC Square Sans Pro"/>
              </w:rPr>
            </w:pPr>
            <w:r>
              <w:rPr>
                <w:rFonts w:eastAsia="EC Square Sans Pro" w:cs="EC Square Sans Pro"/>
                <w:b/>
                <w:bCs/>
              </w:rPr>
              <w:t>GTT</w:t>
            </w:r>
            <w:r w:rsidRPr="006779C9">
              <w:rPr>
                <w:rFonts w:eastAsia="EC Square Sans Pro" w:cs="EC Square Sans Pro"/>
                <w:b/>
              </w:rPr>
              <w:t xml:space="preserve"> on track</w:t>
            </w:r>
          </w:p>
        </w:tc>
        <w:tc>
          <w:tcPr>
            <w:tcW w:w="708" w:type="dxa"/>
            <w:tcMar>
              <w:left w:w="105" w:type="dxa"/>
              <w:right w:w="105" w:type="dxa"/>
            </w:tcMar>
            <w:vAlign w:val="center"/>
          </w:tcPr>
          <w:p w:rsidRPr="00C40697" w:rsidR="00742CF0" w:rsidP="002643D8" w:rsidRDefault="00742CF0" w14:paraId="61F3DF92" w14:textId="6B3659F1">
            <w:pPr>
              <w:pStyle w:val="JRCText"/>
              <w:spacing w:before="0" w:after="0"/>
              <w:rPr>
                <w:rFonts w:eastAsia="EC Square Sans Pro" w:cs="EC Square Sans Pro"/>
              </w:rPr>
            </w:pPr>
            <w:r>
              <w:rPr>
                <w:rFonts w:eastAsia="EC Square Sans Pro" w:cs="EC Square Sans Pro"/>
                <w:b/>
                <w:bCs/>
              </w:rPr>
              <w:t>GTT</w:t>
            </w:r>
            <w:r w:rsidRPr="006779C9">
              <w:rPr>
                <w:rFonts w:eastAsia="EC Square Sans Pro" w:cs="EC Square Sans Pro"/>
                <w:b/>
              </w:rPr>
              <w:t xml:space="preserve"> ambitions</w:t>
            </w:r>
          </w:p>
        </w:tc>
      </w:tr>
      <w:tr w:rsidRPr="00742CF0" w:rsidR="00742CF0" w:rsidTr="00E02BCD" w14:paraId="5732341D" w14:textId="77777777">
        <w:trPr>
          <w:trHeight w:val="300"/>
        </w:trPr>
        <w:tc>
          <w:tcPr>
            <w:tcW w:w="5237" w:type="dxa"/>
            <w:tcMar>
              <w:left w:w="105" w:type="dxa"/>
              <w:right w:w="105" w:type="dxa"/>
            </w:tcMar>
            <w:vAlign w:val="center"/>
          </w:tcPr>
          <w:p w:rsidRPr="00742CF0" w:rsidR="00742CF0" w:rsidP="006779C9" w:rsidRDefault="00742CF0" w14:paraId="7E0EF4D4" w14:textId="77777777">
            <w:pPr>
              <w:pStyle w:val="JRCText"/>
              <w:spacing w:before="0" w:after="0"/>
              <w:rPr>
                <w:shd w:val="clear" w:color="auto" w:fill="FFFFFF"/>
              </w:rPr>
            </w:pPr>
            <w:r w:rsidRPr="00742CF0">
              <w:rPr>
                <w:shd w:val="clear" w:color="auto" w:fill="FFFFFF"/>
              </w:rPr>
              <w:t xml:space="preserve">Reduce by 50% the use and risk of chemical pesticides </w:t>
            </w:r>
          </w:p>
          <w:p w:rsidRPr="006779C9" w:rsidR="00742CF0" w:rsidP="00067AFD" w:rsidRDefault="00742CF0" w14:paraId="6A82AFEF" w14:textId="7B5A11EA">
            <w:pPr>
              <w:pStyle w:val="JRCText"/>
              <w:spacing w:before="0" w:after="0"/>
              <w:rPr>
                <w:rFonts w:eastAsia="EC Square Sans Pro" w:cs="EC Square Sans Pro"/>
              </w:rPr>
            </w:pPr>
            <w:r w:rsidRPr="00DB2933">
              <w:rPr>
                <w:i/>
                <w:iCs/>
              </w:rPr>
              <w:t xml:space="preserve">(Due to the large coverage of this target in different policy documents, it embeds the modelling of </w:t>
            </w:r>
            <w:r w:rsidRPr="00DB2933">
              <w:rPr>
                <w:b/>
                <w:bCs/>
                <w:i/>
                <w:iCs/>
              </w:rPr>
              <w:t>3 GTT as detailed in Annex 4</w:t>
            </w:r>
            <w:r w:rsidR="00991330">
              <w:rPr>
                <w:b/>
                <w:bCs/>
                <w:i/>
                <w:iCs/>
              </w:rPr>
              <w:t xml:space="preserve"> </w:t>
            </w:r>
            <w:r w:rsidR="00991330">
              <w:rPr>
                <w:rFonts w:eastAsia="EC Square Sans Pro" w:cs="EC Square Sans Pro"/>
                <w:color w:val="000000" w:themeColor="text1"/>
              </w:rPr>
              <w:t xml:space="preserve">of </w:t>
            </w:r>
            <w:r w:rsidR="00067AFD">
              <w:rPr>
                <w:rFonts w:eastAsia="EC Square Sans Pro" w:cs="EC Square Sans Pro"/>
                <w:bCs/>
                <w:color w:val="FF0000"/>
                <w:highlight w:val="green"/>
              </w:rPr>
              <w:fldChar w:fldCharType="begin"/>
            </w:r>
            <w:r w:rsidR="00067AFD">
              <w:rPr>
                <w:rFonts w:eastAsia="EC Square Sans Pro" w:cs="EC Square Sans Pro"/>
                <w:bCs/>
                <w:color w:val="FF0000"/>
                <w:highlight w:val="green"/>
              </w:rPr>
              <w:instrText xml:space="preserve"> ADDIN ZOTERO_ITEM CSL_CITATION {"citationID":"QcYD9Gco","properties":{"formattedCitation":"[3]","plainCitation":"[3]","noteIndex":0},"citationItems":[{"id":1027,"uris":["http://zotero.org/groups/5272309/items/SZHAHM6E"],"itemData":{"id":1027,"type":"webpage","abstract":"The European Commission - Joint Research Centre has developed and kept updating since 2016 a modelling framework that includes the Consumption Footprint (CF) and the Domestic Footprint (CF) models, which have become established as a means for monitoring the progress of the EU’s environmental performance. The models are based on Life Cycle Assessment, and use the Environmental Footprint (EF) impact assessment method to produce a set of 16 indicators (also available as a single weighted score) to assess the environmental impacts of EU production and consumption, and compare to the planetary boundaries. This report describes how these models can be applied to generate an outlook in the framework of the Zero Pollution Action Plan (ZPAP) for 2030. This is performed via: (i) calculating the ZPAP official targets in the context of the models, (ii) integrating selected relevant and illustrative green transition measures from the targets and ambitions of the European Green Deal (iii) comparing three progressively more ambitious scenarios simulating the achievement of these measures. The results indicate that the gap is widening between the environmental impacts occurring within the EU’s borders and those linked to consumption via supply chains, that is, those that result from imports into the EU. The selected green transition measures should make progress in terms of reducing environmental impact within the EU. However, via integrating additional ambitions the EU could accelerate actions for almost all EF environmental indicators, and reduce the EU’s environmental impact of consumption even below the ZPAP 2030 targets.","container-title":"JRC Publications Repository","language":"en","note":"ISBN: 9789268238967\nISSN: 1831-9424\nDOI: 10.2760/6552881","title":"Consumption Footprint and Domestic Footprint Outlook Report 2025","URL":"https://publications.jrc.ec.europa.eu/repository/handle/JRC139655","author":[{"family":"Pasqualino","given":"Roberto"},{"family":"Valenzano","given":"Annarita"},{"family":"Chiorrini","given":"Andrea"},{"family":"Wierzgala","given":"Piotr"},{"family":"Frankowska","given":"Angelina"},{"family":"Sanye","given":"MENGUAL Esther"},{"family":"Bennett","given":"Michael John"},{"family":"Listorti","given":"Giulia"},{"family":"Sala","given":"Serenella"}],"accessed":{"date-parts":[["2025",3,4]]},"issued":{"date-parts":[["2025"]]}}}],"schema":"https://github.com/citation-style-language/schema/raw/master/csl-citation.json"} </w:instrText>
            </w:r>
            <w:r w:rsidR="00067AFD">
              <w:rPr>
                <w:rFonts w:eastAsia="EC Square Sans Pro" w:cs="EC Square Sans Pro"/>
                <w:bCs/>
                <w:color w:val="FF0000"/>
                <w:highlight w:val="green"/>
              </w:rPr>
              <w:fldChar w:fldCharType="separate"/>
            </w:r>
            <w:r w:rsidRPr="00067AFD" w:rsidR="00067AFD">
              <w:rPr>
                <w:highlight w:val="green"/>
              </w:rPr>
              <w:t>[3]</w:t>
            </w:r>
            <w:r w:rsidR="00067AFD">
              <w:rPr>
                <w:rFonts w:eastAsia="EC Square Sans Pro" w:cs="EC Square Sans Pro"/>
                <w:bCs/>
                <w:color w:val="FF0000"/>
                <w:highlight w:val="green"/>
              </w:rPr>
              <w:fldChar w:fldCharType="end"/>
            </w:r>
            <w:r w:rsidRPr="00DB2933">
              <w:rPr>
                <w:i/>
                <w:iCs/>
              </w:rPr>
              <w:t>)</w:t>
            </w:r>
            <w:r w:rsidRPr="00DB2933">
              <w:rPr>
                <w:rFonts w:ascii="Calibri" w:hAnsi="Calibri" w:cs="Calibri"/>
                <w:shd w:val="clear" w:color="auto" w:fill="FFFFFF"/>
              </w:rPr>
              <w:t> </w:t>
            </w:r>
          </w:p>
        </w:tc>
        <w:tc>
          <w:tcPr>
            <w:tcW w:w="1418" w:type="dxa"/>
            <w:tcMar>
              <w:left w:w="105" w:type="dxa"/>
              <w:right w:w="105" w:type="dxa"/>
            </w:tcMar>
            <w:vAlign w:val="center"/>
          </w:tcPr>
          <w:p w:rsidRPr="00C40697" w:rsidR="00742CF0" w:rsidP="00C40697" w:rsidRDefault="00742CF0" w14:paraId="73B5DB0D" w14:textId="2388E589">
            <w:pPr>
              <w:pStyle w:val="JRCText"/>
              <w:spacing w:before="0" w:after="0"/>
              <w:rPr>
                <w:rFonts w:eastAsia="EC Square Sans Pro" w:cs="EC Square Sans Pro"/>
                <w:color w:val="000000" w:themeColor="text1"/>
              </w:rPr>
            </w:pPr>
            <w:r w:rsidRPr="00C40697">
              <w:rPr>
                <w:rFonts w:eastAsia="EC Square Sans Pro" w:cs="EC Square Sans Pro"/>
                <w:color w:val="000000" w:themeColor="text1"/>
              </w:rPr>
              <w:t>On track to be achieved</w:t>
            </w:r>
          </w:p>
        </w:tc>
        <w:tc>
          <w:tcPr>
            <w:tcW w:w="992" w:type="dxa"/>
            <w:tcMar>
              <w:left w:w="105" w:type="dxa"/>
              <w:right w:w="105" w:type="dxa"/>
            </w:tcMar>
            <w:vAlign w:val="center"/>
          </w:tcPr>
          <w:p w:rsidRPr="002643D8" w:rsidR="00742CF0" w:rsidP="002643D8" w:rsidRDefault="00742CF0" w14:paraId="5B1A5FF8" w14:textId="2DE0B96B">
            <w:pPr>
              <w:pStyle w:val="JRCText"/>
              <w:spacing w:before="0" w:after="0"/>
              <w:rPr>
                <w:rFonts w:eastAsia="EC Square Sans Pro" w:cs="EC Square Sans Pro"/>
                <w:color w:val="000000" w:themeColor="text1"/>
              </w:rPr>
            </w:pPr>
            <w:r w:rsidRPr="002643D8">
              <w:rPr>
                <w:rFonts w:eastAsia="EC Square Sans Pro" w:cs="EC Square Sans Pro"/>
                <w:color w:val="000000" w:themeColor="text1"/>
              </w:rPr>
              <w:t>No</w:t>
            </w:r>
          </w:p>
        </w:tc>
        <w:tc>
          <w:tcPr>
            <w:tcW w:w="709" w:type="dxa"/>
            <w:tcMar>
              <w:left w:w="105" w:type="dxa"/>
              <w:right w:w="105" w:type="dxa"/>
            </w:tcMar>
            <w:vAlign w:val="center"/>
          </w:tcPr>
          <w:p w:rsidRPr="002643D8" w:rsidR="00742CF0" w:rsidP="002643D8" w:rsidRDefault="00742CF0" w14:paraId="5B0A6ECA" w14:textId="568D3405">
            <w:pPr>
              <w:pStyle w:val="JRCText"/>
              <w:spacing w:before="0" w:after="0"/>
              <w:rPr>
                <w:rFonts w:eastAsia="EC Square Sans Pro" w:cs="EC Square Sans Pro"/>
              </w:rPr>
            </w:pPr>
            <w:r w:rsidRPr="002643D8">
              <w:rPr>
                <w:rFonts w:eastAsia="EC Square Sans Pro" w:cs="EC Square Sans Pro"/>
                <w:b/>
              </w:rPr>
              <w:t>X</w:t>
            </w:r>
          </w:p>
        </w:tc>
        <w:tc>
          <w:tcPr>
            <w:tcW w:w="708" w:type="dxa"/>
            <w:tcMar>
              <w:left w:w="105" w:type="dxa"/>
              <w:right w:w="105" w:type="dxa"/>
            </w:tcMar>
            <w:vAlign w:val="center"/>
          </w:tcPr>
          <w:p w:rsidRPr="005A1BC3" w:rsidR="00742CF0" w:rsidP="002643D8" w:rsidRDefault="00742CF0" w14:paraId="4B727539" w14:textId="6B48D664">
            <w:pPr>
              <w:pStyle w:val="JRCText"/>
              <w:spacing w:before="0" w:after="0"/>
              <w:rPr>
                <w:rFonts w:eastAsia="EC Square Sans Pro" w:cs="EC Square Sans Pro"/>
              </w:rPr>
            </w:pPr>
            <w:r w:rsidRPr="002643D8">
              <w:rPr>
                <w:rFonts w:eastAsia="EC Square Sans Pro" w:cs="EC Square Sans Pro"/>
                <w:b/>
              </w:rPr>
              <w:t>X</w:t>
            </w:r>
          </w:p>
        </w:tc>
      </w:tr>
      <w:tr w:rsidRPr="00742CF0" w:rsidR="00742CF0" w:rsidTr="00E02BCD" w14:paraId="211727A3" w14:textId="77777777">
        <w:trPr>
          <w:trHeight w:val="300"/>
        </w:trPr>
        <w:tc>
          <w:tcPr>
            <w:tcW w:w="5237" w:type="dxa"/>
            <w:tcMar>
              <w:left w:w="105" w:type="dxa"/>
              <w:right w:w="105" w:type="dxa"/>
            </w:tcMar>
            <w:vAlign w:val="center"/>
          </w:tcPr>
          <w:p w:rsidRPr="006779C9" w:rsidR="00742CF0" w:rsidP="006779C9" w:rsidRDefault="00742CF0" w14:paraId="4FB1935C" w14:textId="030F7C07">
            <w:pPr>
              <w:pStyle w:val="JRCText"/>
              <w:spacing w:before="0" w:after="0"/>
              <w:rPr>
                <w:rFonts w:ascii="Calibri" w:hAnsi="Calibri" w:cs="Calibri"/>
              </w:rPr>
            </w:pPr>
            <w:r w:rsidRPr="006779C9">
              <w:rPr>
                <w:rFonts w:eastAsia="EC Square Sans Pro" w:cs="EC Square Sans Pro"/>
              </w:rPr>
              <w:t>Reduce the generation of food waste in processing and manufacturing by 10% in comparison to 2020</w:t>
            </w:r>
            <w:r w:rsidRPr="006779C9">
              <w:rPr>
                <w:rFonts w:ascii="Calibri" w:hAnsi="Calibri" w:cs="Calibri"/>
              </w:rPr>
              <w:t> </w:t>
            </w:r>
          </w:p>
        </w:tc>
        <w:tc>
          <w:tcPr>
            <w:tcW w:w="1418" w:type="dxa"/>
            <w:tcMar>
              <w:left w:w="105" w:type="dxa"/>
              <w:right w:w="105" w:type="dxa"/>
            </w:tcMar>
            <w:vAlign w:val="center"/>
          </w:tcPr>
          <w:p w:rsidRPr="00C40697" w:rsidR="00742CF0" w:rsidP="00C40697" w:rsidRDefault="00742CF0" w14:paraId="1F061842" w14:textId="4E3BC82A">
            <w:pPr>
              <w:pStyle w:val="JRCText"/>
              <w:spacing w:before="0" w:after="0"/>
              <w:rPr>
                <w:rFonts w:eastAsia="EC Square Sans Pro" w:cs="EC Square Sans Pro"/>
              </w:rPr>
            </w:pPr>
            <w:r w:rsidRPr="00C40697">
              <w:rPr>
                <w:rFonts w:eastAsia="EC Square Sans Pro" w:cs="EC Square Sans Pro"/>
              </w:rPr>
              <w:t>Acceleration needed</w:t>
            </w:r>
          </w:p>
        </w:tc>
        <w:tc>
          <w:tcPr>
            <w:tcW w:w="992" w:type="dxa"/>
            <w:tcMar>
              <w:left w:w="105" w:type="dxa"/>
              <w:right w:w="105" w:type="dxa"/>
            </w:tcMar>
            <w:vAlign w:val="center"/>
          </w:tcPr>
          <w:p w:rsidRPr="002643D8" w:rsidR="00742CF0" w:rsidP="002643D8" w:rsidRDefault="00742CF0" w14:paraId="03D9708B" w14:textId="18FEED0D">
            <w:pPr>
              <w:pStyle w:val="JRCText"/>
              <w:spacing w:before="0" w:after="0"/>
              <w:rPr>
                <w:rFonts w:eastAsia="EC Square Sans Pro" w:cs="EC Square Sans Pro"/>
                <w:color w:val="000000" w:themeColor="text1"/>
              </w:rPr>
            </w:pPr>
            <w:r w:rsidRPr="002643D8">
              <w:rPr>
                <w:rFonts w:eastAsia="EC Square Sans Pro" w:cs="EC Square Sans Pro"/>
                <w:color w:val="000000" w:themeColor="text1"/>
              </w:rPr>
              <w:t>No</w:t>
            </w:r>
          </w:p>
        </w:tc>
        <w:tc>
          <w:tcPr>
            <w:tcW w:w="709" w:type="dxa"/>
            <w:tcMar>
              <w:left w:w="105" w:type="dxa"/>
              <w:right w:w="105" w:type="dxa"/>
            </w:tcMar>
            <w:vAlign w:val="center"/>
          </w:tcPr>
          <w:p w:rsidRPr="002643D8" w:rsidR="00742CF0" w:rsidP="002643D8" w:rsidRDefault="00742CF0" w14:paraId="11EBEC07" w14:textId="72CD1226">
            <w:pPr>
              <w:spacing w:before="0" w:after="0"/>
              <w:rPr>
                <w:rFonts w:eastAsia="EC Square Sans Pro" w:cs="EC Square Sans Pro"/>
              </w:rPr>
            </w:pPr>
          </w:p>
        </w:tc>
        <w:tc>
          <w:tcPr>
            <w:tcW w:w="708" w:type="dxa"/>
            <w:tcMar>
              <w:left w:w="105" w:type="dxa"/>
              <w:right w:w="105" w:type="dxa"/>
            </w:tcMar>
            <w:vAlign w:val="center"/>
          </w:tcPr>
          <w:p w:rsidRPr="002643D8" w:rsidR="00742CF0" w:rsidP="002643D8" w:rsidRDefault="00742CF0" w14:paraId="0FE76F01" w14:textId="3F1A2DB4">
            <w:pPr>
              <w:pStyle w:val="JRCText"/>
              <w:spacing w:before="0" w:after="0"/>
              <w:rPr>
                <w:rFonts w:eastAsia="EC Square Sans Pro" w:cs="EC Square Sans Pro"/>
              </w:rPr>
            </w:pPr>
            <w:r w:rsidRPr="002643D8">
              <w:rPr>
                <w:rFonts w:eastAsia="EC Square Sans Pro" w:cs="EC Square Sans Pro"/>
                <w:b/>
              </w:rPr>
              <w:t>X</w:t>
            </w:r>
          </w:p>
        </w:tc>
      </w:tr>
      <w:tr w:rsidRPr="00742CF0" w:rsidR="00742CF0" w:rsidTr="00E02BCD" w14:paraId="137D9EBE" w14:textId="77777777">
        <w:trPr>
          <w:trHeight w:val="300"/>
        </w:trPr>
        <w:tc>
          <w:tcPr>
            <w:tcW w:w="5237" w:type="dxa"/>
            <w:tcMar>
              <w:left w:w="105" w:type="dxa"/>
              <w:right w:w="105" w:type="dxa"/>
            </w:tcMar>
            <w:vAlign w:val="center"/>
          </w:tcPr>
          <w:p w:rsidRPr="00C40697" w:rsidR="00742CF0" w:rsidP="006779C9" w:rsidRDefault="00742CF0" w14:paraId="7CB93A1C" w14:textId="3F34B419">
            <w:pPr>
              <w:pStyle w:val="JRCText"/>
              <w:spacing w:before="0" w:after="0"/>
              <w:rPr>
                <w:rFonts w:ascii="Calibri" w:hAnsi="Calibri" w:cs="Calibri"/>
              </w:rPr>
            </w:pPr>
            <w:r w:rsidRPr="006779C9">
              <w:rPr>
                <w:rFonts w:eastAsia="EC Square Sans Pro" w:cs="EC Square Sans Pro"/>
              </w:rPr>
              <w:t>Reduce the generation of food waste per capita, jointly in retail and other distribution of food, in restaurants and food service</w:t>
            </w:r>
            <w:r w:rsidRPr="00C40697">
              <w:rPr>
                <w:rFonts w:eastAsia="EC Square Sans Pro" w:cs="EC Square Sans Pro"/>
              </w:rPr>
              <w:t>s and in households, by 30 % in comparison 2020.</w:t>
            </w:r>
            <w:r w:rsidRPr="00C40697">
              <w:rPr>
                <w:rFonts w:ascii="Calibri" w:hAnsi="Calibri" w:cs="Calibri"/>
              </w:rPr>
              <w:t> </w:t>
            </w:r>
          </w:p>
        </w:tc>
        <w:tc>
          <w:tcPr>
            <w:tcW w:w="1418" w:type="dxa"/>
            <w:tcMar>
              <w:left w:w="105" w:type="dxa"/>
              <w:right w:w="105" w:type="dxa"/>
            </w:tcMar>
            <w:vAlign w:val="center"/>
          </w:tcPr>
          <w:p w:rsidRPr="00575B0D" w:rsidR="00742CF0" w:rsidP="00C40697" w:rsidRDefault="00742CF0" w14:paraId="325A0375" w14:textId="4BFED713">
            <w:pPr>
              <w:pStyle w:val="JRCText"/>
              <w:spacing w:before="0" w:after="0"/>
              <w:rPr>
                <w:rFonts w:eastAsia="EC Square Sans Pro" w:cs="EC Square Sans Pro"/>
              </w:rPr>
            </w:pPr>
            <w:r w:rsidRPr="00575B0D">
              <w:rPr>
                <w:rFonts w:eastAsia="EC Square Sans Pro" w:cs="EC Square Sans Pro"/>
              </w:rPr>
              <w:t>Acceleration needed</w:t>
            </w:r>
          </w:p>
        </w:tc>
        <w:tc>
          <w:tcPr>
            <w:tcW w:w="992" w:type="dxa"/>
            <w:tcMar>
              <w:left w:w="105" w:type="dxa"/>
              <w:right w:w="105" w:type="dxa"/>
            </w:tcMar>
            <w:vAlign w:val="center"/>
          </w:tcPr>
          <w:p w:rsidRPr="002643D8" w:rsidR="00742CF0" w:rsidP="002643D8" w:rsidRDefault="00742CF0" w14:paraId="40A414A8" w14:textId="1C818307">
            <w:pPr>
              <w:pStyle w:val="JRCText"/>
              <w:spacing w:before="0" w:after="0"/>
              <w:rPr>
                <w:rFonts w:eastAsia="EC Square Sans Pro" w:cs="EC Square Sans Pro"/>
                <w:color w:val="000000" w:themeColor="text1"/>
              </w:rPr>
            </w:pPr>
            <w:r w:rsidRPr="002643D8">
              <w:rPr>
                <w:rFonts w:eastAsia="EC Square Sans Pro" w:cs="EC Square Sans Pro"/>
                <w:color w:val="000000" w:themeColor="text1"/>
              </w:rPr>
              <w:t>No</w:t>
            </w:r>
          </w:p>
        </w:tc>
        <w:tc>
          <w:tcPr>
            <w:tcW w:w="709" w:type="dxa"/>
            <w:tcMar>
              <w:left w:w="105" w:type="dxa"/>
              <w:right w:w="105" w:type="dxa"/>
            </w:tcMar>
            <w:vAlign w:val="center"/>
          </w:tcPr>
          <w:p w:rsidRPr="002643D8" w:rsidR="00742CF0" w:rsidP="002643D8" w:rsidRDefault="00742CF0" w14:paraId="1B434691" w14:textId="531B795A">
            <w:pPr>
              <w:spacing w:before="0" w:after="0"/>
              <w:rPr>
                <w:rFonts w:eastAsia="EC Square Sans Pro" w:cs="EC Square Sans Pro"/>
              </w:rPr>
            </w:pPr>
          </w:p>
        </w:tc>
        <w:tc>
          <w:tcPr>
            <w:tcW w:w="708" w:type="dxa"/>
            <w:tcMar>
              <w:left w:w="105" w:type="dxa"/>
              <w:right w:w="105" w:type="dxa"/>
            </w:tcMar>
            <w:vAlign w:val="center"/>
          </w:tcPr>
          <w:p w:rsidRPr="002643D8" w:rsidR="00742CF0" w:rsidP="002643D8" w:rsidRDefault="00742CF0" w14:paraId="548F175D" w14:textId="08A11C42">
            <w:pPr>
              <w:pStyle w:val="JRCText"/>
              <w:spacing w:before="0" w:after="0"/>
              <w:rPr>
                <w:rFonts w:eastAsia="EC Square Sans Pro" w:cs="EC Square Sans Pro"/>
              </w:rPr>
            </w:pPr>
            <w:r w:rsidRPr="002643D8">
              <w:rPr>
                <w:rFonts w:eastAsia="EC Square Sans Pro" w:cs="EC Square Sans Pro"/>
                <w:b/>
              </w:rPr>
              <w:t>X</w:t>
            </w:r>
          </w:p>
        </w:tc>
      </w:tr>
      <w:tr w:rsidRPr="00742CF0" w:rsidR="00742CF0" w:rsidTr="00E02BCD" w14:paraId="4B07C0F3" w14:textId="77777777">
        <w:trPr>
          <w:trHeight w:val="300"/>
        </w:trPr>
        <w:tc>
          <w:tcPr>
            <w:tcW w:w="5237" w:type="dxa"/>
            <w:tcMar>
              <w:left w:w="105" w:type="dxa"/>
              <w:right w:w="105" w:type="dxa"/>
            </w:tcMar>
            <w:vAlign w:val="center"/>
          </w:tcPr>
          <w:p w:rsidRPr="006779C9" w:rsidR="00742CF0" w:rsidP="006779C9" w:rsidRDefault="00742CF0" w14:paraId="50FB47E1" w14:textId="0760886D">
            <w:pPr>
              <w:pStyle w:val="JRCText"/>
              <w:spacing w:before="0" w:after="0"/>
              <w:rPr>
                <w:rFonts w:eastAsia="EC Square Sans Pro" w:cs="EC Square Sans Pro"/>
              </w:rPr>
            </w:pPr>
            <w:r w:rsidRPr="006779C9">
              <w:rPr>
                <w:rFonts w:eastAsia="EC Square Sans Pro" w:cs="EC Square Sans Pro"/>
              </w:rPr>
              <w:t>Increase organic farming with the aim to achieve at least 25% of total farmland under organic farming by 2030</w:t>
            </w:r>
          </w:p>
        </w:tc>
        <w:tc>
          <w:tcPr>
            <w:tcW w:w="1418" w:type="dxa"/>
            <w:tcMar>
              <w:left w:w="105" w:type="dxa"/>
              <w:right w:w="105" w:type="dxa"/>
            </w:tcMar>
            <w:vAlign w:val="center"/>
          </w:tcPr>
          <w:p w:rsidRPr="00C40697" w:rsidR="00742CF0" w:rsidP="00C40697" w:rsidRDefault="00742CF0" w14:paraId="216457A0" w14:textId="07097D7A">
            <w:pPr>
              <w:pStyle w:val="JRCText"/>
              <w:spacing w:before="0" w:after="0"/>
              <w:rPr>
                <w:rFonts w:eastAsia="EC Square Sans Pro" w:cs="EC Square Sans Pro"/>
                <w:color w:val="000000" w:themeColor="text1"/>
              </w:rPr>
            </w:pPr>
            <w:r w:rsidRPr="00C40697">
              <w:rPr>
                <w:rFonts w:eastAsia="EC Square Sans Pro" w:cs="EC Square Sans Pro"/>
                <w:color w:val="000000" w:themeColor="text1"/>
              </w:rPr>
              <w:t>Acceleration needed</w:t>
            </w:r>
          </w:p>
        </w:tc>
        <w:tc>
          <w:tcPr>
            <w:tcW w:w="992" w:type="dxa"/>
            <w:tcMar>
              <w:left w:w="105" w:type="dxa"/>
              <w:right w:w="105" w:type="dxa"/>
            </w:tcMar>
            <w:vAlign w:val="center"/>
          </w:tcPr>
          <w:p w:rsidRPr="002643D8" w:rsidR="00742CF0" w:rsidP="002643D8" w:rsidRDefault="00742CF0" w14:paraId="3F0B7E8E" w14:textId="781137CB">
            <w:pPr>
              <w:pStyle w:val="JRCText"/>
              <w:spacing w:before="0" w:after="0"/>
              <w:rPr>
                <w:rFonts w:eastAsia="EC Square Sans Pro" w:cs="EC Square Sans Pro"/>
                <w:color w:val="000000" w:themeColor="text1"/>
              </w:rPr>
            </w:pPr>
            <w:r w:rsidRPr="002643D8">
              <w:rPr>
                <w:rFonts w:eastAsia="EC Square Sans Pro" w:cs="EC Square Sans Pro"/>
                <w:color w:val="000000" w:themeColor="text1"/>
              </w:rPr>
              <w:t>No</w:t>
            </w:r>
          </w:p>
        </w:tc>
        <w:tc>
          <w:tcPr>
            <w:tcW w:w="709" w:type="dxa"/>
            <w:tcMar>
              <w:left w:w="105" w:type="dxa"/>
              <w:right w:w="105" w:type="dxa"/>
            </w:tcMar>
            <w:vAlign w:val="center"/>
          </w:tcPr>
          <w:p w:rsidRPr="002643D8" w:rsidR="00742CF0" w:rsidP="002643D8" w:rsidRDefault="00742CF0" w14:paraId="1B59D4BA" w14:textId="421C1400">
            <w:pPr>
              <w:spacing w:before="0" w:after="0"/>
              <w:rPr>
                <w:rFonts w:eastAsia="EC Square Sans Pro" w:cs="EC Square Sans Pro"/>
              </w:rPr>
            </w:pPr>
          </w:p>
        </w:tc>
        <w:tc>
          <w:tcPr>
            <w:tcW w:w="708" w:type="dxa"/>
            <w:tcMar>
              <w:left w:w="105" w:type="dxa"/>
              <w:right w:w="105" w:type="dxa"/>
            </w:tcMar>
            <w:vAlign w:val="center"/>
          </w:tcPr>
          <w:p w:rsidRPr="002643D8" w:rsidR="00742CF0" w:rsidP="002643D8" w:rsidRDefault="00742CF0" w14:paraId="433E4B12" w14:textId="1AEFA5D6">
            <w:pPr>
              <w:pStyle w:val="JRCText"/>
              <w:spacing w:before="0" w:after="0"/>
              <w:rPr>
                <w:rFonts w:eastAsia="EC Square Sans Pro" w:cs="EC Square Sans Pro"/>
              </w:rPr>
            </w:pPr>
            <w:r w:rsidRPr="002643D8">
              <w:rPr>
                <w:rFonts w:eastAsia="EC Square Sans Pro" w:cs="EC Square Sans Pro"/>
                <w:b/>
              </w:rPr>
              <w:t>X</w:t>
            </w:r>
          </w:p>
        </w:tc>
      </w:tr>
      <w:tr w:rsidRPr="00742CF0" w:rsidR="00742CF0" w:rsidTr="00E02BCD" w14:paraId="5EFC150D" w14:textId="77777777">
        <w:trPr>
          <w:trHeight w:val="300"/>
        </w:trPr>
        <w:tc>
          <w:tcPr>
            <w:tcW w:w="5237" w:type="dxa"/>
            <w:tcMar>
              <w:left w:w="105" w:type="dxa"/>
              <w:right w:w="105" w:type="dxa"/>
            </w:tcMar>
            <w:vAlign w:val="center"/>
          </w:tcPr>
          <w:p w:rsidRPr="00742CF0" w:rsidR="00742CF0" w:rsidP="006779C9" w:rsidRDefault="00742CF0" w14:paraId="14FED472" w14:textId="77777777">
            <w:pPr>
              <w:pStyle w:val="JRCText"/>
              <w:spacing w:before="0" w:after="0"/>
              <w:rPr>
                <w:rFonts w:ascii="Calibri" w:hAnsi="Calibri" w:cs="Calibri"/>
              </w:rPr>
            </w:pPr>
            <w:r w:rsidRPr="00742CF0">
              <w:rPr>
                <w:shd w:val="clear" w:color="auto" w:fill="FFFFFF"/>
              </w:rPr>
              <w:t>The losses of nutrients from fertilisers are reduced by 50%, resulting in the reduction of the use of fertilisers by at least 20%</w:t>
            </w:r>
            <w:r w:rsidRPr="00742CF0">
              <w:rPr>
                <w:rFonts w:ascii="Calibri" w:hAnsi="Calibri" w:cs="Calibri"/>
              </w:rPr>
              <w:t> </w:t>
            </w:r>
          </w:p>
          <w:p w:rsidRPr="006779C9" w:rsidR="00742CF0" w:rsidP="00B15600" w:rsidRDefault="00742CF0" w14:paraId="18D9D6FD" w14:textId="58F8D901">
            <w:pPr>
              <w:pStyle w:val="JRCText"/>
              <w:spacing w:before="0" w:after="0"/>
              <w:rPr>
                <w:rFonts w:ascii="Calibri" w:hAnsi="Calibri" w:cs="Calibri"/>
              </w:rPr>
            </w:pPr>
            <w:r w:rsidRPr="00DB2933">
              <w:rPr>
                <w:i/>
                <w:iCs/>
              </w:rPr>
              <w:t xml:space="preserve">(Due to the large coverage of this target in different policy documents, it embeds the modelling of </w:t>
            </w:r>
            <w:r w:rsidR="003C3D02">
              <w:rPr>
                <w:b/>
                <w:bCs/>
                <w:i/>
                <w:iCs/>
              </w:rPr>
              <w:t xml:space="preserve">2 </w:t>
            </w:r>
            <w:r w:rsidRPr="00DB2933">
              <w:rPr>
                <w:b/>
                <w:bCs/>
                <w:i/>
                <w:iCs/>
              </w:rPr>
              <w:t>GTT as detailed in Annex 4</w:t>
            </w:r>
            <w:r w:rsidR="00991330">
              <w:rPr>
                <w:b/>
                <w:bCs/>
                <w:i/>
                <w:iCs/>
              </w:rPr>
              <w:t xml:space="preserve"> </w:t>
            </w:r>
            <w:r w:rsidR="00991330">
              <w:rPr>
                <w:rFonts w:eastAsia="EC Square Sans Pro" w:cs="EC Square Sans Pro"/>
                <w:color w:val="000000" w:themeColor="text1"/>
              </w:rPr>
              <w:t xml:space="preserve">of </w:t>
            </w:r>
            <w:r w:rsidR="00B15600">
              <w:rPr>
                <w:rFonts w:eastAsia="EC Square Sans Pro" w:cs="EC Square Sans Pro"/>
                <w:bCs/>
                <w:color w:val="FF0000"/>
                <w:highlight w:val="green"/>
              </w:rPr>
              <w:fldChar w:fldCharType="begin"/>
            </w:r>
            <w:r w:rsidR="00B15600">
              <w:rPr>
                <w:rFonts w:eastAsia="EC Square Sans Pro" w:cs="EC Square Sans Pro"/>
                <w:bCs/>
                <w:color w:val="FF0000"/>
                <w:highlight w:val="green"/>
              </w:rPr>
              <w:instrText xml:space="preserve"> ADDIN ZOTERO_ITEM CSL_CITATION {"citationID":"o2DZwWJe","properties":{"formattedCitation":"[3]","plainCitation":"[3]","noteIndex":0},"citationItems":[{"id":1027,"uris":["http://zotero.org/groups/5272309/items/SZHAHM6E"],"itemData":{"id":1027,"type":"webpage","abstract":"The European Commission - Joint Research Centre has developed and kept updating since 2016 a modelling framework that includes the Consumption Footprint (CF) and the Domestic Footprint (CF) models, which have become established as a means for monitoring the progress of the EU’s environmental performance. The models are based on Life Cycle Assessment, and use the Environmental Footprint (EF) impact assessment method to produce a set of 16 indicators (also available as a single weighted score) to assess the environmental impacts of EU production and consumption, and compare to the planetary boundaries. This report describes how these models can be applied to generate an outlook in the framework of the Zero Pollution Action Plan (ZPAP) for 2030. This is performed via: (i) calculating the ZPAP official targets in the context of the models, (ii) integrating selected relevant and illustrative green transition measures from the targets and ambitions of the European Green Deal (iii) comparing three progressively more ambitious scenarios simulating the achievement of these measures. The results indicate that the gap is widening between the environmental impacts occurring within the EU’s borders and those linked to consumption via supply chains, that is, those that result from imports into the EU. The selected green transition measures should make progress in terms of reducing environmental impact within the EU. However, via integrating additional ambitions the EU could accelerate actions for almost all EF environmental indicators, and reduce the EU’s environmental impact of consumption even below the ZPAP 2030 targets.","container-title":"JRC Publications Repository","language":"en","note":"ISBN: 9789268238967\nISSN: 1831-9424\nDOI: 10.2760/6552881","title":"Consumption Footprint and Domestic Footprint Outlook Report 2025","URL":"https://publications.jrc.ec.europa.eu/repository/handle/JRC139655","author":[{"family":"Pasqualino","given":"Roberto"},{"family":"Valenzano","given":"Annarita"},{"family":"Chiorrini","given":"Andrea"},{"family":"Wierzgala","given":"Piotr"},{"family":"Frankowska","given":"Angelina"},{"family":"Sanye","given":"MENGUAL Esther"},{"family":"Bennett","given":"Michael John"},{"family":"Listorti","given":"Giulia"},{"family":"Sala","given":"Serenella"}],"accessed":{"date-parts":[["2025",3,4]]},"issued":{"date-parts":[["2025"]]}}}],"schema":"https://github.com/citation-style-language/schema/raw/master/csl-citation.json"} </w:instrText>
            </w:r>
            <w:r w:rsidR="00B15600">
              <w:rPr>
                <w:rFonts w:eastAsia="EC Square Sans Pro" w:cs="EC Square Sans Pro"/>
                <w:bCs/>
                <w:color w:val="FF0000"/>
                <w:highlight w:val="green"/>
              </w:rPr>
              <w:fldChar w:fldCharType="separate"/>
            </w:r>
            <w:r w:rsidRPr="00B15600" w:rsidR="00B15600">
              <w:rPr>
                <w:highlight w:val="green"/>
              </w:rPr>
              <w:t>[3]</w:t>
            </w:r>
            <w:r w:rsidR="00B15600">
              <w:rPr>
                <w:rFonts w:eastAsia="EC Square Sans Pro" w:cs="EC Square Sans Pro"/>
                <w:bCs/>
                <w:color w:val="FF0000"/>
                <w:highlight w:val="green"/>
              </w:rPr>
              <w:fldChar w:fldCharType="end"/>
            </w:r>
            <w:r w:rsidRPr="009E188C">
              <w:rPr>
                <w:i/>
                <w:iCs/>
                <w:highlight w:val="green"/>
              </w:rPr>
              <w:t>)</w:t>
            </w:r>
            <w:r w:rsidRPr="00DB2933">
              <w:rPr>
                <w:rFonts w:ascii="Calibri" w:hAnsi="Calibri" w:cs="Calibri"/>
                <w:shd w:val="clear" w:color="auto" w:fill="FFFFFF"/>
              </w:rPr>
              <w:t> </w:t>
            </w:r>
          </w:p>
        </w:tc>
        <w:tc>
          <w:tcPr>
            <w:tcW w:w="1418" w:type="dxa"/>
            <w:tcMar>
              <w:left w:w="105" w:type="dxa"/>
              <w:right w:w="105" w:type="dxa"/>
            </w:tcMar>
            <w:vAlign w:val="center"/>
          </w:tcPr>
          <w:p w:rsidRPr="00C40697" w:rsidR="00742CF0" w:rsidP="00C40697" w:rsidRDefault="00742CF0" w14:paraId="21C6B6DE" w14:textId="0925478A">
            <w:pPr>
              <w:pStyle w:val="JRCText"/>
              <w:spacing w:before="0" w:after="0"/>
              <w:rPr>
                <w:rFonts w:eastAsia="EC Square Sans Pro" w:cs="EC Square Sans Pro"/>
              </w:rPr>
            </w:pPr>
            <w:r w:rsidRPr="00C40697">
              <w:rPr>
                <w:rFonts w:eastAsia="EC Square Sans Pro" w:cs="EC Square Sans Pro"/>
              </w:rPr>
              <w:t>Acceleration needed</w:t>
            </w:r>
          </w:p>
        </w:tc>
        <w:tc>
          <w:tcPr>
            <w:tcW w:w="992" w:type="dxa"/>
            <w:tcMar>
              <w:left w:w="105" w:type="dxa"/>
              <w:right w:w="105" w:type="dxa"/>
            </w:tcMar>
            <w:vAlign w:val="center"/>
          </w:tcPr>
          <w:p w:rsidRPr="002643D8" w:rsidR="00742CF0" w:rsidP="002643D8" w:rsidRDefault="00742CF0" w14:paraId="17B0A4B7" w14:textId="04BDE3DE">
            <w:pPr>
              <w:pStyle w:val="JRCText"/>
              <w:spacing w:before="0" w:after="0"/>
              <w:rPr>
                <w:rFonts w:eastAsia="EC Square Sans Pro" w:cs="EC Square Sans Pro"/>
                <w:color w:val="000000" w:themeColor="text1"/>
              </w:rPr>
            </w:pPr>
            <w:r w:rsidRPr="002643D8">
              <w:rPr>
                <w:rFonts w:eastAsia="EC Square Sans Pro" w:cs="EC Square Sans Pro"/>
                <w:color w:val="000000" w:themeColor="text1"/>
              </w:rPr>
              <w:t>No</w:t>
            </w:r>
          </w:p>
        </w:tc>
        <w:tc>
          <w:tcPr>
            <w:tcW w:w="709" w:type="dxa"/>
            <w:tcMar>
              <w:left w:w="105" w:type="dxa"/>
              <w:right w:w="105" w:type="dxa"/>
            </w:tcMar>
            <w:vAlign w:val="center"/>
          </w:tcPr>
          <w:p w:rsidRPr="002643D8" w:rsidR="00742CF0" w:rsidP="002643D8" w:rsidRDefault="00742CF0" w14:paraId="68A827ED" w14:textId="1D9B6D5A">
            <w:pPr>
              <w:spacing w:before="0" w:after="0"/>
              <w:rPr>
                <w:rFonts w:eastAsia="EC Square Sans Pro" w:cs="EC Square Sans Pro"/>
              </w:rPr>
            </w:pPr>
          </w:p>
        </w:tc>
        <w:tc>
          <w:tcPr>
            <w:tcW w:w="708" w:type="dxa"/>
            <w:tcMar>
              <w:left w:w="105" w:type="dxa"/>
              <w:right w:w="105" w:type="dxa"/>
            </w:tcMar>
            <w:vAlign w:val="center"/>
          </w:tcPr>
          <w:p w:rsidRPr="002643D8" w:rsidR="00742CF0" w:rsidP="002643D8" w:rsidRDefault="00742CF0" w14:paraId="58B25F68" w14:textId="62C5C60C">
            <w:pPr>
              <w:pStyle w:val="JRCText"/>
              <w:spacing w:before="0" w:after="0"/>
              <w:rPr>
                <w:rFonts w:eastAsia="EC Square Sans Pro" w:cs="EC Square Sans Pro"/>
              </w:rPr>
            </w:pPr>
            <w:r w:rsidRPr="002643D8">
              <w:rPr>
                <w:rFonts w:eastAsia="EC Square Sans Pro" w:cs="EC Square Sans Pro"/>
                <w:b/>
              </w:rPr>
              <w:t>X</w:t>
            </w:r>
          </w:p>
        </w:tc>
      </w:tr>
      <w:tr w:rsidRPr="00742CF0" w:rsidR="00742CF0" w:rsidTr="00E02BCD" w14:paraId="2369B4B5" w14:textId="77777777">
        <w:trPr>
          <w:trHeight w:val="300"/>
        </w:trPr>
        <w:tc>
          <w:tcPr>
            <w:tcW w:w="5237" w:type="dxa"/>
            <w:tcMar>
              <w:left w:w="105" w:type="dxa"/>
              <w:right w:w="105" w:type="dxa"/>
            </w:tcMar>
            <w:vAlign w:val="center"/>
          </w:tcPr>
          <w:p w:rsidRPr="00C40697" w:rsidR="00742CF0" w:rsidP="006779C9" w:rsidRDefault="00742CF0" w14:paraId="06D7D96A" w14:textId="5BA798BC">
            <w:pPr>
              <w:pStyle w:val="JRCText"/>
              <w:spacing w:before="0" w:after="0"/>
              <w:rPr>
                <w:rFonts w:ascii="Calibri" w:hAnsi="Calibri" w:cs="Calibri"/>
              </w:rPr>
            </w:pPr>
            <w:r w:rsidRPr="006779C9">
              <w:rPr>
                <w:rFonts w:eastAsia="EC Square Sans Pro" w:cs="EC Square Sans Pro"/>
              </w:rPr>
              <w:t>Move to healthier and more sustainable diets</w:t>
            </w:r>
            <w:r w:rsidRPr="00C40697">
              <w:rPr>
                <w:rFonts w:ascii="Calibri" w:hAnsi="Calibri" w:cs="Calibri"/>
              </w:rPr>
              <w:t>   </w:t>
            </w:r>
          </w:p>
        </w:tc>
        <w:tc>
          <w:tcPr>
            <w:tcW w:w="1418" w:type="dxa"/>
            <w:tcMar>
              <w:left w:w="105" w:type="dxa"/>
              <w:right w:w="105" w:type="dxa"/>
            </w:tcMar>
            <w:vAlign w:val="center"/>
          </w:tcPr>
          <w:p w:rsidRPr="00C40697" w:rsidR="00742CF0" w:rsidP="00C40697" w:rsidRDefault="00742CF0" w14:paraId="402D287B" w14:textId="0B39F24C">
            <w:pPr>
              <w:pStyle w:val="JRCText"/>
              <w:spacing w:before="0" w:after="0"/>
              <w:rPr>
                <w:rFonts w:eastAsia="EC Square Sans Pro" w:cs="EC Square Sans Pro"/>
              </w:rPr>
            </w:pPr>
            <w:r w:rsidRPr="00C40697">
              <w:rPr>
                <w:rFonts w:eastAsia="EC Square Sans Pro" w:cs="EC Square Sans Pro"/>
              </w:rPr>
              <w:t>Not considered</w:t>
            </w:r>
          </w:p>
        </w:tc>
        <w:tc>
          <w:tcPr>
            <w:tcW w:w="992" w:type="dxa"/>
            <w:tcMar>
              <w:left w:w="105" w:type="dxa"/>
              <w:right w:w="105" w:type="dxa"/>
            </w:tcMar>
            <w:vAlign w:val="center"/>
          </w:tcPr>
          <w:p w:rsidRPr="002643D8" w:rsidR="00742CF0" w:rsidP="002643D8" w:rsidRDefault="00742CF0" w14:paraId="482065B3" w14:textId="011A8D6A">
            <w:pPr>
              <w:pStyle w:val="JRCText"/>
              <w:spacing w:before="0" w:after="0"/>
              <w:rPr>
                <w:rFonts w:eastAsia="EC Square Sans Pro" w:cs="EC Square Sans Pro"/>
                <w:color w:val="000000" w:themeColor="text1"/>
              </w:rPr>
            </w:pPr>
            <w:r w:rsidRPr="002643D8">
              <w:rPr>
                <w:rFonts w:eastAsia="EC Square Sans Pro" w:cs="EC Square Sans Pro"/>
                <w:color w:val="000000" w:themeColor="text1"/>
              </w:rPr>
              <w:t>No (Ambition)</w:t>
            </w:r>
          </w:p>
        </w:tc>
        <w:tc>
          <w:tcPr>
            <w:tcW w:w="709" w:type="dxa"/>
            <w:tcMar>
              <w:left w:w="105" w:type="dxa"/>
              <w:right w:w="105" w:type="dxa"/>
            </w:tcMar>
            <w:vAlign w:val="center"/>
          </w:tcPr>
          <w:p w:rsidRPr="002643D8" w:rsidR="00742CF0" w:rsidP="002643D8" w:rsidRDefault="00742CF0" w14:paraId="260ED4F4" w14:textId="4F82A5A4">
            <w:pPr>
              <w:spacing w:before="0" w:after="0"/>
              <w:rPr>
                <w:rFonts w:eastAsia="EC Square Sans Pro" w:cs="EC Square Sans Pro"/>
              </w:rPr>
            </w:pPr>
          </w:p>
        </w:tc>
        <w:tc>
          <w:tcPr>
            <w:tcW w:w="708" w:type="dxa"/>
            <w:tcMar>
              <w:left w:w="105" w:type="dxa"/>
              <w:right w:w="105" w:type="dxa"/>
            </w:tcMar>
            <w:vAlign w:val="center"/>
          </w:tcPr>
          <w:p w:rsidRPr="002643D8" w:rsidR="00742CF0" w:rsidP="002643D8" w:rsidRDefault="00742CF0" w14:paraId="267D4FDD" w14:textId="1616AD86">
            <w:pPr>
              <w:pStyle w:val="JRCText"/>
              <w:spacing w:before="0" w:after="0"/>
              <w:rPr>
                <w:rFonts w:eastAsia="EC Square Sans Pro" w:cs="EC Square Sans Pro"/>
              </w:rPr>
            </w:pPr>
            <w:r w:rsidRPr="002643D8">
              <w:rPr>
                <w:rFonts w:eastAsia="EC Square Sans Pro" w:cs="EC Square Sans Pro"/>
                <w:b/>
              </w:rPr>
              <w:t>X</w:t>
            </w:r>
          </w:p>
        </w:tc>
      </w:tr>
    </w:tbl>
    <w:p w:rsidRPr="006779C9" w:rsidR="00B26BFB" w:rsidP="006779C9" w:rsidRDefault="3BD8C675" w14:paraId="29E43AE2" w14:textId="7C90EF5C">
      <w:pPr>
        <w:pStyle w:val="JRCLevel-3title"/>
        <w:rPr>
          <w:rFonts w:eastAsia="EC Square Sans Pro" w:cs="EC Square Sans Pro"/>
          <w:color w:val="000000" w:themeColor="text1"/>
        </w:rPr>
      </w:pPr>
      <w:bookmarkStart w:name="_Toc193207518" w:id="324"/>
      <w:r w:rsidRPr="19E95291">
        <w:rPr>
          <w:rFonts w:eastAsia="EC Square Sans Pro"/>
        </w:rPr>
        <w:t>Housing</w:t>
      </w:r>
      <w:bookmarkEnd w:id="324"/>
    </w:p>
    <w:p w:rsidRPr="00B26BFB" w:rsidR="3BD8C675" w:rsidP="006779C9" w:rsidRDefault="00B26BFB" w14:paraId="1CC14C46" w14:textId="4A064C85">
      <w:pPr>
        <w:pStyle w:val="JRCTextbulletedlist1"/>
        <w:keepLines/>
        <w:numPr>
          <w:ilvl w:val="0"/>
          <w:numId w:val="0"/>
        </w:numPr>
        <w:rPr>
          <w:rFonts w:eastAsia="EC Square Sans Pro" w:cs="EC Square Sans Pro"/>
          <w:color w:val="000000" w:themeColor="text1"/>
          <w:sz w:val="22"/>
          <w:szCs w:val="22"/>
        </w:rPr>
      </w:pPr>
      <w:r w:rsidRPr="00431FA7">
        <w:t>In the context of housing,</w:t>
      </w:r>
      <w:r w:rsidRPr="006779C9">
        <w:rPr>
          <w:b/>
        </w:rPr>
        <w:t xml:space="preserve"> </w:t>
      </w:r>
      <w:r w:rsidRPr="00B26BFB">
        <w:rPr>
          <w:b/>
          <w:bCs/>
        </w:rPr>
        <w:t>5 target</w:t>
      </w:r>
      <w:r w:rsidRPr="00431FA7">
        <w:rPr>
          <w:b/>
          <w:bCs/>
        </w:rPr>
        <w:t>s</w:t>
      </w:r>
      <w:r w:rsidRPr="00431FA7">
        <w:t xml:space="preserve"> </w:t>
      </w:r>
      <w:r w:rsidR="00554CD9">
        <w:t xml:space="preserve">and ambitions </w:t>
      </w:r>
      <w:r w:rsidRPr="00431FA7">
        <w:t>are considered (see</w:t>
      </w:r>
      <w:r w:rsidRPr="006779C9">
        <w:rPr>
          <w:color w:val="2B579A"/>
          <w:shd w:val="clear" w:color="auto" w:fill="E6E6E6"/>
        </w:rPr>
        <w:t xml:space="preserve"> </w:t>
      </w:r>
      <w:r w:rsidRPr="00431FA7">
        <w:rPr>
          <w:color w:val="2B579A"/>
          <w:shd w:val="clear" w:color="auto" w:fill="E6E6E6"/>
        </w:rPr>
        <w:fldChar w:fldCharType="begin"/>
      </w:r>
      <w:r w:rsidRPr="00431FA7">
        <w:instrText xml:space="preserve"> REF _Ref176276289 \h</w:instrText>
      </w:r>
      <w:r w:rsidRPr="00B26BFB">
        <w:rPr>
          <w:color w:val="2B579A"/>
          <w:shd w:val="clear" w:color="auto" w:fill="E6E6E6"/>
        </w:rPr>
        <w:instrText xml:space="preserve">  \* MERGEFORMAT</w:instrText>
      </w:r>
      <w:r w:rsidRPr="00431FA7">
        <w:rPr>
          <w:color w:val="2B579A"/>
          <w:shd w:val="clear" w:color="auto" w:fill="E6E6E6"/>
        </w:rPr>
        <w:instrText xml:space="preserve"> </w:instrText>
      </w:r>
      <w:r w:rsidRPr="00431FA7">
        <w:rPr>
          <w:color w:val="2B579A"/>
          <w:shd w:val="clear" w:color="auto" w:fill="E6E6E6"/>
        </w:rPr>
      </w:r>
      <w:r w:rsidRPr="00431FA7">
        <w:rPr>
          <w:color w:val="2B579A"/>
          <w:shd w:val="clear" w:color="auto" w:fill="E6E6E6"/>
        </w:rPr>
        <w:fldChar w:fldCharType="separate"/>
      </w:r>
      <w:r w:rsidRPr="00431FA7">
        <w:t>Table</w:t>
      </w:r>
      <w:r w:rsidRPr="00431FA7">
        <w:rPr>
          <w:noProof/>
        </w:rPr>
        <w:t xml:space="preserve"> </w:t>
      </w:r>
      <w:r w:rsidRPr="00E02BCD">
        <w:rPr>
          <w:color w:val="2B579A"/>
          <w:shd w:val="clear" w:color="auto" w:fill="E6E6E6"/>
        </w:rPr>
        <w:t>4</w:t>
      </w:r>
      <w:r w:rsidRPr="00431FA7">
        <w:rPr>
          <w:color w:val="2B579A"/>
          <w:shd w:val="clear" w:color="auto" w:fill="E6E6E6"/>
        </w:rPr>
        <w:fldChar w:fldCharType="end"/>
      </w:r>
      <w:r w:rsidRPr="00431FA7">
        <w:t>).</w:t>
      </w:r>
      <w:r w:rsidRPr="006779C9">
        <w:rPr>
          <w:rFonts w:eastAsia="EC Square Sans Pro"/>
        </w:rPr>
        <w:t xml:space="preserve"> </w:t>
      </w:r>
      <w:r w:rsidRPr="00B26BFB">
        <w:rPr>
          <w:rFonts w:eastAsia="EC Square Sans Pro"/>
          <w:bCs/>
        </w:rPr>
        <w:t>One target</w:t>
      </w:r>
      <w:r w:rsidRPr="00B26BFB">
        <w:rPr>
          <w:rFonts w:eastAsia="EC Square Sans Pro"/>
        </w:rPr>
        <w:t xml:space="preserve"> linked to the</w:t>
      </w:r>
      <w:r w:rsidRPr="006779C9">
        <w:rPr>
          <w:rFonts w:eastAsia="EC Square Sans Pro"/>
          <w:b/>
        </w:rPr>
        <w:t xml:space="preserve"> </w:t>
      </w:r>
      <w:r w:rsidRPr="00B26BFB">
        <w:rPr>
          <w:rFonts w:eastAsia="EC Square Sans Pro"/>
          <w:b/>
        </w:rPr>
        <w:t>use of renewable energy in buildings</w:t>
      </w:r>
      <w:r w:rsidRPr="00B26BFB">
        <w:rPr>
          <w:rFonts w:eastAsia="EC Square Sans Pro"/>
        </w:rPr>
        <w:t xml:space="preserve"> was considered to be achieved in the</w:t>
      </w:r>
      <w:r w:rsidRPr="006779C9">
        <w:rPr>
          <w:rFonts w:eastAsia="EC Square Sans Pro"/>
          <w:b/>
        </w:rPr>
        <w:t xml:space="preserve"> </w:t>
      </w:r>
      <w:r w:rsidRPr="00431FA7">
        <w:rPr>
          <w:rFonts w:eastAsia="EC Square Sans Pro" w:cs="EC Square Sans Pro"/>
          <w:b/>
          <w:color w:val="000000" w:themeColor="text1"/>
        </w:rPr>
        <w:t>GTT</w:t>
      </w:r>
      <w:r>
        <w:rPr>
          <w:rFonts w:eastAsia="EC Square Sans Pro" w:cs="EC Square Sans Pro"/>
          <w:b/>
          <w:color w:val="000000" w:themeColor="text1"/>
        </w:rPr>
        <w:t xml:space="preserve"> on track</w:t>
      </w:r>
      <w:r w:rsidRPr="00B26BFB">
        <w:rPr>
          <w:rFonts w:eastAsia="EC Square Sans Pro"/>
          <w:bCs/>
        </w:rPr>
        <w:t xml:space="preserve"> scenario</w:t>
      </w:r>
      <w:r w:rsidRPr="00B26BFB">
        <w:rPr>
          <w:rFonts w:eastAsia="EC Square Sans Pro"/>
        </w:rPr>
        <w:t>, and</w:t>
      </w:r>
      <w:r w:rsidRPr="006779C9">
        <w:rPr>
          <w:rFonts w:eastAsia="EC Square Sans Pro"/>
          <w:b/>
        </w:rPr>
        <w:t xml:space="preserve"> </w:t>
      </w:r>
      <w:r w:rsidRPr="00B26BFB">
        <w:rPr>
          <w:rFonts w:eastAsia="EC Square Sans Pro"/>
          <w:b/>
          <w:bCs/>
        </w:rPr>
        <w:t>4 targets</w:t>
      </w:r>
      <w:r w:rsidRPr="00B26BFB">
        <w:rPr>
          <w:rFonts w:eastAsia="EC Square Sans Pro"/>
        </w:rPr>
        <w:t xml:space="preserve"> that represent the ambition of renovation wave (i.e.,</w:t>
      </w:r>
      <w:r w:rsidRPr="006779C9">
        <w:rPr>
          <w:rFonts w:eastAsia="EC Square Sans Pro"/>
          <w:b/>
        </w:rPr>
        <w:t xml:space="preserve"> </w:t>
      </w:r>
      <w:r w:rsidRPr="00B26BFB">
        <w:rPr>
          <w:rFonts w:eastAsia="EC Square Sans Pro"/>
          <w:b/>
        </w:rPr>
        <w:t>reducing final energy and heat energy consumption in buildings</w:t>
      </w:r>
      <w:r w:rsidRPr="00B26BFB">
        <w:rPr>
          <w:rFonts w:eastAsia="EC Square Sans Pro"/>
        </w:rPr>
        <w:t>, as well as</w:t>
      </w:r>
      <w:r w:rsidRPr="006779C9">
        <w:rPr>
          <w:rFonts w:eastAsia="EC Square Sans Pro"/>
          <w:b/>
        </w:rPr>
        <w:t xml:space="preserve"> </w:t>
      </w:r>
      <w:r w:rsidRPr="00B26BFB">
        <w:rPr>
          <w:rFonts w:eastAsia="EC Square Sans Pro"/>
          <w:b/>
        </w:rPr>
        <w:t>increasing the rate of expansion of energy efficient building until achieving deep renovation in 35 million building</w:t>
      </w:r>
      <w:r w:rsidRPr="00B26BFB">
        <w:rPr>
          <w:rFonts w:eastAsia="EC Square Sans Pro"/>
        </w:rPr>
        <w:t>) were modelled in the</w:t>
      </w:r>
      <w:r w:rsidRPr="006779C9">
        <w:rPr>
          <w:rFonts w:eastAsia="EC Square Sans Pro"/>
          <w:b/>
        </w:rPr>
        <w:t xml:space="preserve"> </w:t>
      </w:r>
      <w:r w:rsidRPr="00B26BFB">
        <w:rPr>
          <w:rFonts w:eastAsia="EC Square Sans Pro"/>
          <w:b/>
          <w:bCs/>
        </w:rPr>
        <w:t xml:space="preserve">GTT+ </w:t>
      </w:r>
      <w:r w:rsidRPr="00B26BFB">
        <w:rPr>
          <w:rFonts w:eastAsia="EC Square Sans Pro"/>
          <w:bCs/>
        </w:rPr>
        <w:t>scenario</w:t>
      </w:r>
      <w:r w:rsidRPr="00B26BFB">
        <w:rPr>
          <w:rFonts w:eastAsia="EC Square Sans Pro"/>
        </w:rPr>
        <w:t>. It is worth noting that the use phase (e.g. space heating) of housing represents the major hotspot for the environmental impact of buildings for livelihood, leading to the greatest opportunity for green transition at the EU level</w:t>
      </w:r>
      <w:r w:rsidRPr="00431FA7">
        <w:rPr>
          <w:rFonts w:eastAsia="EC Square Sans Pro"/>
        </w:rPr>
        <w:t>.</w:t>
      </w:r>
    </w:p>
    <w:p w:rsidR="3BD8C675" w:rsidP="006779C9" w:rsidRDefault="3BD8C675" w14:paraId="4031DD98" w14:textId="63173E1F">
      <w:pPr>
        <w:pStyle w:val="Caption"/>
        <w:rPr>
          <w:rFonts w:eastAsia="EC Square Sans Pro" w:cs="EC Square Sans Pro"/>
          <w:color w:val="000000" w:themeColor="text1"/>
        </w:rPr>
      </w:pPr>
      <w:r w:rsidRPr="19E95291">
        <w:rPr>
          <w:rFonts w:ascii="EC Square Sans Pro" w:hAnsi="EC Square Sans Pro" w:eastAsia="EC Square Sans Pro" w:cs="EC Square Sans Pro"/>
          <w:iCs w:val="0"/>
          <w:color w:val="000000" w:themeColor="text1"/>
          <w:szCs w:val="20"/>
        </w:rPr>
        <w:t xml:space="preserve">Table 4. Modelled </w:t>
      </w:r>
      <w:r w:rsidR="00B26BFB">
        <w:rPr>
          <w:rFonts w:ascii="EC Square Sans Pro" w:hAnsi="EC Square Sans Pro" w:eastAsia="EC Square Sans Pro" w:cs="EC Square Sans Pro"/>
          <w:iCs w:val="0"/>
          <w:color w:val="000000" w:themeColor="text1"/>
          <w:szCs w:val="20"/>
        </w:rPr>
        <w:t>green transition</w:t>
      </w:r>
      <w:r w:rsidRPr="19E95291">
        <w:rPr>
          <w:rFonts w:ascii="EC Square Sans Pro" w:hAnsi="EC Square Sans Pro" w:eastAsia="EC Square Sans Pro" w:cs="EC Square Sans Pro"/>
          <w:iCs w:val="0"/>
          <w:color w:val="000000" w:themeColor="text1"/>
          <w:szCs w:val="20"/>
        </w:rPr>
        <w:t xml:space="preserve"> targets in the Housing Basket of Products of the Consumption Footprint.</w:t>
      </w:r>
    </w:p>
    <w:tbl>
      <w:tblPr>
        <w:tblStyle w:val="TableGrid"/>
        <w:tblW w:w="9064"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4954"/>
        <w:gridCol w:w="1417"/>
        <w:gridCol w:w="992"/>
        <w:gridCol w:w="709"/>
        <w:gridCol w:w="992"/>
      </w:tblGrid>
      <w:tr w:rsidRPr="00742CF0" w:rsidR="00742CF0" w:rsidTr="00E02BCD" w14:paraId="6C59E021" w14:textId="77777777">
        <w:trPr>
          <w:trHeight w:val="300"/>
        </w:trPr>
        <w:tc>
          <w:tcPr>
            <w:tcW w:w="4954" w:type="dxa"/>
            <w:tcMar>
              <w:left w:w="105" w:type="dxa"/>
              <w:right w:w="105" w:type="dxa"/>
            </w:tcMar>
            <w:vAlign w:val="center"/>
          </w:tcPr>
          <w:p w:rsidRPr="006779C9" w:rsidR="00742CF0" w:rsidP="006779C9" w:rsidRDefault="00742CF0" w14:paraId="75BF172D" w14:textId="2EE4E23B">
            <w:pPr>
              <w:pStyle w:val="JRCText"/>
              <w:spacing w:before="0" w:after="0"/>
              <w:rPr>
                <w:rFonts w:eastAsia="EC Square Sans Pro" w:cs="EC Square Sans Pro"/>
              </w:rPr>
            </w:pPr>
            <w:r w:rsidRPr="006779C9">
              <w:rPr>
                <w:rFonts w:eastAsia="EC Square Sans Pro" w:cs="EC Square Sans Pro"/>
                <w:b/>
              </w:rPr>
              <w:t>Modelled Target in Consumption Footprint</w:t>
            </w:r>
          </w:p>
        </w:tc>
        <w:tc>
          <w:tcPr>
            <w:tcW w:w="1417" w:type="dxa"/>
            <w:tcMar>
              <w:left w:w="105" w:type="dxa"/>
              <w:right w:w="105" w:type="dxa"/>
            </w:tcMar>
            <w:vAlign w:val="center"/>
          </w:tcPr>
          <w:p w:rsidRPr="002643D8" w:rsidR="00742CF0" w:rsidP="00B15600" w:rsidRDefault="00742CF0" w14:paraId="4EC861D2" w14:textId="2C8E7C79">
            <w:pPr>
              <w:pStyle w:val="JRCText"/>
              <w:spacing w:before="0" w:after="0"/>
              <w:rPr>
                <w:rFonts w:eastAsia="EC Square Sans Pro" w:cs="EC Square Sans Pro"/>
              </w:rPr>
            </w:pPr>
            <w:r w:rsidRPr="00C40697">
              <w:rPr>
                <w:rFonts w:eastAsia="EC Square Sans Pro" w:cs="EC Square Sans Pro"/>
                <w:b/>
              </w:rPr>
              <w:t xml:space="preserve">Status in </w:t>
            </w:r>
            <w:r w:rsidR="00B15600">
              <w:rPr>
                <w:rFonts w:eastAsia="EC Square Sans Pro" w:cs="EC Square Sans Pro"/>
                <w:b/>
                <w:color w:val="FF0000"/>
                <w:highlight w:val="green"/>
              </w:rPr>
              <w:fldChar w:fldCharType="begin"/>
            </w:r>
            <w:r w:rsidR="00386364">
              <w:rPr>
                <w:rFonts w:eastAsia="EC Square Sans Pro" w:cs="EC Square Sans Pro"/>
                <w:b/>
                <w:color w:val="FF0000"/>
                <w:highlight w:val="green"/>
              </w:rPr>
              <w:instrText xml:space="preserve"> ADDIN ZOTERO_ITEM CSL_CITATION {"citationID":"vA7xA1hQ","properties":{"formattedCitation":"[13]","plainCitation":"[13]","noteIndex":0},"citationItems":[{"id":322,"uris":["http://zotero.org/groups/5272309/items/SVPQQ2LE"],"itemData":{"id":322,"type":"report","abstract":"This report provides a comprehensive assessment of progress towards the European Green Deal (EGD), the European Union’s transformative agenda for achieving climate neutrality by 2050. The analysis encompasses 154 quantifiable targets from 44 policy documents between 2019 and 2024 across key sectors such as climate, energy, circular economy, transport, agriculture and food, ecosystems and biodiversity, water, soil and air pollution. The study shows that significant achievement has been delivered so far but progress needs to accelerate in many areas. As of mid-2024, 32 of the 154 targets are currently “on track” and 64 are identified as “acceleration needed” meaning that more progress is needed to meet the targets on time. Furthermore, 15 of the targets are found to be “not progressing” or “regressing”, and for 43 of the targets no data is currently available. The timing of the binding policies, most of which have been recently agreed and are expected to deliver results in the coming years, is a significant factor influencing these assessments. This report integrates all EGD actions and related policies, offering an assessment of the EU’s green transition based on robust data and science. It identifies priority areas for intensified efforts to meet short-term implementation goals and contribute to the long-term ambition of a sustainable, fair, just, and climate-neutral Europe by 2050. This collective work serves as a benchmarking tool, providing scientifically grounded guidance for future EU policies and programmes.","language":"en","note":"ISBN: 9789268231807 9789268231814\nISSN: 1831-9424, 1018-5593\nDOI: 10.2760/3105205","title":"Delivering the EU Green Deal - Progress towards targets","URL":"https://publications.jrc.ec.europa.eu/repository/handle/JRC140372","author":[{"family":"Marelli","given":"Luisa"},{"family":"Trane","given":"Matteo"},{"family":"Barbero","given":"VIGNOLA Giulia"},{"family":"Gastaldi","given":"Chiara"},{"family":"Guerreiro","given":"MIGUEL Mecia"},{"family":"Delgado","given":"CALLICÓ Laia"},{"family":"Borchardt","given":"Steve"},{"family":"Mancini","given":"Lucia"},{"family":"Sanye","given":"MENGUAL Esther"},{"family":"Gourdon","given":"Thomas"},{"family":"Maroni","given":"Michele"},{"family":"Georgakaki","given":"Aliki"},{"family":"Seigneur","given":"Isabelle"},{"family":"M'barek","given":"Robert"},{"family":"Acs","given":"Szvetlana"},{"family":"Listorti","given":"Giulia"},{"family":"Bosco","given":"Simona"},{"family":"Contipelli","given":"Louisa"},{"family":"Dentener","given":"Frank"},{"family":"Dowling","given":"Paul"},{"family":"Grassi","given":"Giacomo"},{"family":"Korosuo","given":"Anu"},{"family":"Manca","given":"Giovanni"},{"family":"Migliavacca","given":"Mirco"},{"family":"Sikora","given":"Przemyslaw"},{"family":"Weitzel","given":"Matthias"},{"family":"Acosta","given":"IBORRA Beatriz"},{"family":"Arrigoni","given":"Alessandro"},{"family":"Bavetta","given":"Maurizio"},{"family":"Bertoldi","given":"Paolo"},{"family":"Bolard","given":"Julien"},{"family":"Bravo","given":"DIAZ Laura"},{"family":"Carlsson","given":"Johan"},{"family":"Castellazzi","given":"Luca"},{"family":"Dagostino","given":"Delia"},{"family":"Della","given":"VALLE Nives"},{"family":"Dolci","given":"Francesco"},{"family":"Dunlop","given":"Ewan Duncan"},{"family":"Hidalgo","given":"GONZALEZ Ignacio"},{"family":"Jaeger","given":"Waldau A."},{"family":"Maduta","given":"Carmen"},{"family":"Mc","given":"GOVERN Lucie"},{"family":"Meletiou","given":"Alexis"},{"family":"Szabo","given":"Sandor"},{"family":"Tapoglou","given":"Evdokia"},{"family":"Taylor","given":"Nigel"},{"family":"Tsemekidi","given":"TZEIRANAK Sofia"},{"family":"Amadei","given":"Andrea"},{"family":"Ardente","given":"Fulvio"},{"family":"Bobba","given":"Silvia"},{"family":"Bruchhausen","given":"Matthias"},{"family":"Coelho","given":"Fernando"},{"family":"De","given":"LAURENTIIS Valeria"},{"family":"Delre","given":"Antonio"},{"family":"Eder","given":"Peter"},{"family":"Egle","given":"Lukas"},{"family":"Foster","given":"Gillian"},{"family":"Cristobal","given":"GARCIA Jorge"},{"family":"Gaudillat","given":"Pierre"},{"family":"Georgitzikis","given":"Konstantinos"},{"family":"Huygens","given":"Dries"},{"family":"Lebedeva","given":"Natalia"},{"family":"Manfredi","given":"Simone"},{"family":"Mathieux","given":"Fabrice"},{"family":"Maury","given":"Thibaut"},{"family":"Orefice","given":"Martina"},{"family":"Pennington","given":"David"},{"family":"Pfrang","given":"Andreas"},{"family":"Pierri","given":"Erika"},{"family":"Saveyn","given":"Hans"},{"family":"Sala","given":"Serenella"},{"family":"Spiliotopoulos","given":"Christoforos"},{"family":"Tonini","given":"Davide"},{"family":"Ciuffo","given":"Biagio"},{"family":"Fontaras","given":"Georgios"},{"family":"Grosso","given":"Monica"},{"family":"Krause","given":"Jette"},{"family":"Lodi","given":"Chiara"},{"family":"Marotta","given":"Alessandro"},{"family":"Martini","given":"Giorgio"},{"family":"Scarlat","given":"Nicolae"},{"family":"Caivano","given":"Arnaldo"},{"family":"Catarino","given":"Rui"},{"family":"De","given":"JONG Beyhan"},{"family":"Druon","given":"Jean-Noel"},{"family":"Guerrero","given":"Irene"},{"family":"Gurria","given":"Patricia"},{"family":"Leite","given":"Joao"},{"family":"Olvedy","given":"Michael"},{"family":"Puerta","given":"PINERO Carolina"},{"family":"Tóth","given":"Katalin"},{"family":"Wollgast","given":"Jan"},{"family":"Addamo","given":"Anna"},{"family":"Barredo","given":"Jose I."},{"family":"Bopp","given":"Stephanie"},{"family":"Cardoso","given":"Ana Cristina"},{"family":"Dubois","given":"Gregoire"},{"family":"La","given":"NOTTE Alessandra"},{"family":"Marando","given":"Federica"},{"family":"Neuville","given":"Aude"},{"family":"Robuchon","given":"Marine"},{"family":"Paracchini","given":"Maria Luisa"},{"family":"Jones","given":"Arwyn"},{"family":"Panagos","given":"Panos"},{"family":"Tamborra","given":"Marialuisa"},{"family":"Vallecillo","given":"Sara"},{"family":"Van","given":"DER VELDE Marijn"},{"family":"Aschberger","given":"Karin"},{"family":"Astorga-Llorens","given":"Covadonga"},{"family":"Belz","given":"Susanne"},{"family":"Gawlik","given":"Bernd Manfred"},{"family":"Held","given":"Andrea"},{"family":"Lettieri","given":"Teresa"},{"family":"Pisoni","given":"Enrico"},{"family":"Pistocchi","given":"Alberto"},{"family":"Rauscher","given":"Hubert"},{"family":"Thunis","given":"Philippe"},{"family":"Wojda","given":"Piotr"},{"family":"Worth","given":"Andrew"},{"family":"Neuwahl","given":"Frederik"}],"accessed":{"date-parts":[["2025",2,5]]},"issued":{"date-parts":[["2025"]]}}}],"schema":"https://github.com/citation-style-language/schema/raw/master/csl-citation.json"} </w:instrText>
            </w:r>
            <w:r w:rsidR="00B15600">
              <w:rPr>
                <w:rFonts w:eastAsia="EC Square Sans Pro" w:cs="EC Square Sans Pro"/>
                <w:b/>
                <w:color w:val="FF0000"/>
                <w:highlight w:val="green"/>
              </w:rPr>
              <w:fldChar w:fldCharType="separate"/>
            </w:r>
            <w:r w:rsidRPr="00B15600" w:rsidR="00B15600">
              <w:rPr>
                <w:highlight w:val="green"/>
              </w:rPr>
              <w:t>[13]</w:t>
            </w:r>
            <w:r w:rsidR="00B15600">
              <w:rPr>
                <w:rFonts w:eastAsia="EC Square Sans Pro" w:cs="EC Square Sans Pro"/>
                <w:b/>
                <w:color w:val="FF0000"/>
                <w:highlight w:val="green"/>
              </w:rPr>
              <w:fldChar w:fldCharType="end"/>
            </w:r>
          </w:p>
        </w:tc>
        <w:tc>
          <w:tcPr>
            <w:tcW w:w="992" w:type="dxa"/>
            <w:tcMar>
              <w:left w:w="105" w:type="dxa"/>
              <w:right w:w="105" w:type="dxa"/>
            </w:tcMar>
            <w:vAlign w:val="center"/>
          </w:tcPr>
          <w:p w:rsidRPr="002643D8" w:rsidR="00742CF0" w:rsidP="002643D8" w:rsidRDefault="00742CF0" w14:paraId="5E31BD9D" w14:textId="26674898">
            <w:pPr>
              <w:pStyle w:val="JRCText"/>
              <w:spacing w:before="0" w:after="0"/>
              <w:rPr>
                <w:rFonts w:eastAsia="EC Square Sans Pro" w:cs="EC Square Sans Pro"/>
              </w:rPr>
            </w:pPr>
            <w:r w:rsidRPr="002643D8">
              <w:rPr>
                <w:rFonts w:eastAsia="EC Square Sans Pro" w:cs="EC Square Sans Pro"/>
                <w:b/>
              </w:rPr>
              <w:t>Legally binding</w:t>
            </w:r>
          </w:p>
        </w:tc>
        <w:tc>
          <w:tcPr>
            <w:tcW w:w="709" w:type="dxa"/>
            <w:tcMar>
              <w:left w:w="105" w:type="dxa"/>
              <w:right w:w="105" w:type="dxa"/>
            </w:tcMar>
            <w:vAlign w:val="center"/>
          </w:tcPr>
          <w:p w:rsidRPr="006779C9" w:rsidR="00742CF0" w:rsidP="002643D8" w:rsidRDefault="00742CF0" w14:paraId="28FDF0AF" w14:textId="75750234">
            <w:pPr>
              <w:pStyle w:val="JRCText"/>
              <w:spacing w:before="0" w:after="0"/>
              <w:rPr>
                <w:rFonts w:eastAsia="EC Square Sans Pro" w:cs="EC Square Sans Pro"/>
              </w:rPr>
            </w:pPr>
            <w:r>
              <w:rPr>
                <w:rFonts w:eastAsia="EC Square Sans Pro" w:cs="EC Square Sans Pro"/>
                <w:b/>
                <w:bCs/>
              </w:rPr>
              <w:t>GTT</w:t>
            </w:r>
            <w:r w:rsidRPr="006779C9">
              <w:rPr>
                <w:rFonts w:eastAsia="EC Square Sans Pro" w:cs="EC Square Sans Pro"/>
                <w:b/>
              </w:rPr>
              <w:t xml:space="preserve"> on track</w:t>
            </w:r>
          </w:p>
        </w:tc>
        <w:tc>
          <w:tcPr>
            <w:tcW w:w="992" w:type="dxa"/>
            <w:tcMar>
              <w:left w:w="105" w:type="dxa"/>
              <w:right w:w="105" w:type="dxa"/>
            </w:tcMar>
            <w:vAlign w:val="center"/>
          </w:tcPr>
          <w:p w:rsidRPr="00C40697" w:rsidR="00742CF0" w:rsidP="002643D8" w:rsidRDefault="00742CF0" w14:paraId="54985582" w14:textId="24E275F6">
            <w:pPr>
              <w:pStyle w:val="JRCText"/>
              <w:spacing w:before="0" w:after="0"/>
              <w:rPr>
                <w:rFonts w:eastAsia="EC Square Sans Pro" w:cs="EC Square Sans Pro"/>
              </w:rPr>
            </w:pPr>
            <w:r>
              <w:rPr>
                <w:rFonts w:eastAsia="EC Square Sans Pro" w:cs="EC Square Sans Pro"/>
                <w:b/>
                <w:bCs/>
              </w:rPr>
              <w:t>GTT</w:t>
            </w:r>
            <w:r w:rsidRPr="006779C9">
              <w:rPr>
                <w:rFonts w:eastAsia="EC Square Sans Pro" w:cs="EC Square Sans Pro"/>
                <w:b/>
              </w:rPr>
              <w:t xml:space="preserve"> ambitions</w:t>
            </w:r>
          </w:p>
        </w:tc>
      </w:tr>
      <w:tr w:rsidRPr="00742CF0" w:rsidR="00742CF0" w:rsidTr="00E02BCD" w14:paraId="1BC98B3C" w14:textId="77777777">
        <w:trPr>
          <w:trHeight w:val="300"/>
        </w:trPr>
        <w:tc>
          <w:tcPr>
            <w:tcW w:w="4954" w:type="dxa"/>
            <w:tcMar>
              <w:left w:w="105" w:type="dxa"/>
              <w:right w:w="105" w:type="dxa"/>
            </w:tcMar>
            <w:vAlign w:val="center"/>
          </w:tcPr>
          <w:p w:rsidRPr="00C40697" w:rsidR="00742CF0" w:rsidP="006779C9" w:rsidRDefault="00742CF0" w14:paraId="0A1871DE" w14:textId="5CE8FB57">
            <w:pPr>
              <w:pStyle w:val="JRCText"/>
              <w:spacing w:before="0" w:after="0"/>
              <w:rPr>
                <w:rFonts w:ascii="Calibri" w:hAnsi="Calibri" w:cs="Calibri"/>
              </w:rPr>
            </w:pPr>
            <w:r w:rsidRPr="006779C9">
              <w:rPr>
                <w:rFonts w:eastAsia="EC Square Sans Pro" w:cs="EC Square Sans Pro"/>
              </w:rPr>
              <w:t>Member States shall determine an indicative national share of renewable energy produced on-site or nearby as well as renewable energy taken from the grid in final energy consumption in their building sector in 2030 that is consistent with an indicative target of at least a 49 % share of energy from renewable sources in the building sector in the Union’s final energy consumption in buildings in 2030</w:t>
            </w:r>
            <w:r w:rsidRPr="00C40697">
              <w:rPr>
                <w:rFonts w:ascii="Calibri" w:hAnsi="Calibri" w:cs="Calibri"/>
              </w:rPr>
              <w:t> </w:t>
            </w:r>
          </w:p>
        </w:tc>
        <w:tc>
          <w:tcPr>
            <w:tcW w:w="1417" w:type="dxa"/>
            <w:tcMar>
              <w:left w:w="105" w:type="dxa"/>
              <w:right w:w="105" w:type="dxa"/>
            </w:tcMar>
            <w:vAlign w:val="center"/>
          </w:tcPr>
          <w:p w:rsidRPr="00C40697" w:rsidR="00742CF0" w:rsidP="00C40697" w:rsidRDefault="00742CF0" w14:paraId="77111483" w14:textId="5A9D8DCA">
            <w:pPr>
              <w:pStyle w:val="JRCText"/>
              <w:spacing w:before="0" w:after="0"/>
              <w:rPr>
                <w:rFonts w:eastAsia="EC Square Sans Pro" w:cs="EC Square Sans Pro"/>
              </w:rPr>
            </w:pPr>
            <w:r w:rsidRPr="00C40697">
              <w:rPr>
                <w:rFonts w:eastAsia="EC Square Sans Pro" w:cs="EC Square Sans Pro"/>
              </w:rPr>
              <w:t>No data</w:t>
            </w:r>
          </w:p>
        </w:tc>
        <w:tc>
          <w:tcPr>
            <w:tcW w:w="992" w:type="dxa"/>
            <w:tcMar>
              <w:left w:w="105" w:type="dxa"/>
              <w:right w:w="105" w:type="dxa"/>
            </w:tcMar>
            <w:vAlign w:val="center"/>
          </w:tcPr>
          <w:p w:rsidRPr="002643D8" w:rsidR="00742CF0" w:rsidP="002643D8" w:rsidRDefault="00742CF0" w14:paraId="63DF37ED" w14:textId="24428BCD">
            <w:pPr>
              <w:pStyle w:val="JRCText"/>
              <w:spacing w:before="0" w:after="0"/>
              <w:rPr>
                <w:rFonts w:eastAsia="EC Square Sans Pro" w:cs="EC Square Sans Pro"/>
              </w:rPr>
            </w:pPr>
            <w:r w:rsidRPr="002643D8">
              <w:rPr>
                <w:rFonts w:eastAsia="EC Square Sans Pro" w:cs="EC Square Sans Pro"/>
              </w:rPr>
              <w:t>Yes</w:t>
            </w:r>
          </w:p>
        </w:tc>
        <w:tc>
          <w:tcPr>
            <w:tcW w:w="709" w:type="dxa"/>
            <w:tcMar>
              <w:left w:w="105" w:type="dxa"/>
              <w:right w:w="105" w:type="dxa"/>
            </w:tcMar>
            <w:vAlign w:val="center"/>
          </w:tcPr>
          <w:p w:rsidRPr="002643D8" w:rsidR="00742CF0" w:rsidP="002643D8" w:rsidRDefault="00742CF0" w14:paraId="606D6EFA" w14:textId="767F53BB">
            <w:pPr>
              <w:spacing w:before="0" w:after="0"/>
              <w:rPr>
                <w:rFonts w:eastAsia="EC Square Sans Pro" w:cs="EC Square Sans Pro"/>
              </w:rPr>
            </w:pPr>
          </w:p>
        </w:tc>
        <w:tc>
          <w:tcPr>
            <w:tcW w:w="992" w:type="dxa"/>
            <w:tcMar>
              <w:left w:w="105" w:type="dxa"/>
              <w:right w:w="105" w:type="dxa"/>
            </w:tcMar>
            <w:vAlign w:val="center"/>
          </w:tcPr>
          <w:p w:rsidRPr="002643D8" w:rsidR="00742CF0" w:rsidP="002643D8" w:rsidRDefault="00742CF0" w14:paraId="69F2EE7F" w14:textId="45733FED">
            <w:pPr>
              <w:pStyle w:val="JRCText"/>
              <w:spacing w:before="0" w:after="0"/>
              <w:rPr>
                <w:rFonts w:eastAsia="EC Square Sans Pro" w:cs="EC Square Sans Pro"/>
              </w:rPr>
            </w:pPr>
            <w:r w:rsidRPr="002643D8">
              <w:rPr>
                <w:rFonts w:eastAsia="EC Square Sans Pro" w:cs="EC Square Sans Pro"/>
                <w:b/>
              </w:rPr>
              <w:t>X</w:t>
            </w:r>
          </w:p>
        </w:tc>
      </w:tr>
      <w:tr w:rsidRPr="00742CF0" w:rsidR="00742CF0" w:rsidTr="00E02BCD" w14:paraId="20E323AF" w14:textId="77777777">
        <w:trPr>
          <w:trHeight w:val="300"/>
        </w:trPr>
        <w:tc>
          <w:tcPr>
            <w:tcW w:w="4954" w:type="dxa"/>
            <w:tcMar>
              <w:left w:w="105" w:type="dxa"/>
              <w:right w:w="105" w:type="dxa"/>
            </w:tcMar>
            <w:vAlign w:val="center"/>
          </w:tcPr>
          <w:p w:rsidRPr="006779C9" w:rsidR="00742CF0" w:rsidP="006779C9" w:rsidRDefault="00742CF0" w14:paraId="7CB9C833" w14:textId="43DE82ED">
            <w:pPr>
              <w:pStyle w:val="JRCText"/>
              <w:spacing w:before="0" w:after="0"/>
              <w:rPr>
                <w:rFonts w:eastAsia="EC Square Sans Pro" w:cs="EC Square Sans Pro"/>
              </w:rPr>
            </w:pPr>
            <w:r w:rsidRPr="006779C9">
              <w:rPr>
                <w:rFonts w:eastAsia="EC Square Sans Pro" w:cs="EC Square Sans Pro"/>
              </w:rPr>
              <w:t>Reduce buildings' final energy consumption by 14%</w:t>
            </w:r>
          </w:p>
        </w:tc>
        <w:tc>
          <w:tcPr>
            <w:tcW w:w="1417" w:type="dxa"/>
            <w:tcMar>
              <w:left w:w="105" w:type="dxa"/>
              <w:right w:w="105" w:type="dxa"/>
            </w:tcMar>
            <w:vAlign w:val="center"/>
          </w:tcPr>
          <w:p w:rsidRPr="00575B0D" w:rsidR="00742CF0" w:rsidP="00C40697" w:rsidRDefault="00742CF0" w14:paraId="42D08251" w14:textId="1A1A7DF3">
            <w:pPr>
              <w:pStyle w:val="JRCText"/>
              <w:spacing w:before="0" w:after="0"/>
              <w:rPr>
                <w:rFonts w:eastAsia="EC Square Sans Pro" w:cs="EC Square Sans Pro"/>
              </w:rPr>
            </w:pPr>
            <w:r w:rsidRPr="00C40697">
              <w:rPr>
                <w:rFonts w:eastAsia="EC Square Sans Pro" w:cs="EC Square Sans Pro"/>
              </w:rPr>
              <w:t>Acc</w:t>
            </w:r>
            <w:r w:rsidRPr="00575B0D">
              <w:rPr>
                <w:rFonts w:eastAsia="EC Square Sans Pro" w:cs="EC Square Sans Pro"/>
              </w:rPr>
              <w:t>eleration needed</w:t>
            </w:r>
          </w:p>
        </w:tc>
        <w:tc>
          <w:tcPr>
            <w:tcW w:w="992" w:type="dxa"/>
            <w:tcMar>
              <w:left w:w="105" w:type="dxa"/>
              <w:right w:w="105" w:type="dxa"/>
            </w:tcMar>
            <w:vAlign w:val="center"/>
          </w:tcPr>
          <w:p w:rsidRPr="002643D8" w:rsidR="00742CF0" w:rsidP="002643D8" w:rsidRDefault="00742CF0" w14:paraId="3A5BBEC8" w14:textId="6265B973">
            <w:pPr>
              <w:pStyle w:val="JRCText"/>
              <w:spacing w:before="0" w:after="0"/>
              <w:rPr>
                <w:rFonts w:eastAsia="EC Square Sans Pro" w:cs="EC Square Sans Pro"/>
              </w:rPr>
            </w:pPr>
            <w:r w:rsidRPr="002643D8">
              <w:rPr>
                <w:rFonts w:eastAsia="EC Square Sans Pro" w:cs="EC Square Sans Pro"/>
              </w:rPr>
              <w:t>No</w:t>
            </w:r>
          </w:p>
        </w:tc>
        <w:tc>
          <w:tcPr>
            <w:tcW w:w="709" w:type="dxa"/>
            <w:tcMar>
              <w:left w:w="105" w:type="dxa"/>
              <w:right w:w="105" w:type="dxa"/>
            </w:tcMar>
            <w:vAlign w:val="center"/>
          </w:tcPr>
          <w:p w:rsidRPr="002643D8" w:rsidR="00742CF0" w:rsidP="002643D8" w:rsidRDefault="00742CF0" w14:paraId="411148C3" w14:textId="165902E5">
            <w:pPr>
              <w:spacing w:before="0" w:after="0"/>
              <w:rPr>
                <w:rFonts w:eastAsia="EC Square Sans Pro" w:cs="EC Square Sans Pro"/>
              </w:rPr>
            </w:pPr>
          </w:p>
        </w:tc>
        <w:tc>
          <w:tcPr>
            <w:tcW w:w="992" w:type="dxa"/>
            <w:tcMar>
              <w:left w:w="105" w:type="dxa"/>
              <w:right w:w="105" w:type="dxa"/>
            </w:tcMar>
            <w:vAlign w:val="center"/>
          </w:tcPr>
          <w:p w:rsidRPr="005A1BC3" w:rsidR="00742CF0" w:rsidP="002643D8" w:rsidRDefault="00742CF0" w14:paraId="6A249FFD" w14:textId="786DD99E">
            <w:pPr>
              <w:pStyle w:val="JRCText"/>
              <w:spacing w:before="0" w:after="0"/>
              <w:rPr>
                <w:rFonts w:eastAsia="EC Square Sans Pro" w:cs="EC Square Sans Pro"/>
              </w:rPr>
            </w:pPr>
            <w:r w:rsidRPr="002643D8">
              <w:rPr>
                <w:rFonts w:eastAsia="EC Square Sans Pro" w:cs="EC Square Sans Pro"/>
                <w:b/>
              </w:rPr>
              <w:t>X</w:t>
            </w:r>
          </w:p>
        </w:tc>
      </w:tr>
      <w:tr w:rsidRPr="00742CF0" w:rsidR="00742CF0" w:rsidTr="00E02BCD" w14:paraId="27D44C3A" w14:textId="77777777">
        <w:trPr>
          <w:trHeight w:val="300"/>
        </w:trPr>
        <w:tc>
          <w:tcPr>
            <w:tcW w:w="4954" w:type="dxa"/>
            <w:tcMar>
              <w:left w:w="105" w:type="dxa"/>
              <w:right w:w="105" w:type="dxa"/>
            </w:tcMar>
            <w:vAlign w:val="center"/>
          </w:tcPr>
          <w:p w:rsidRPr="006779C9" w:rsidR="00742CF0" w:rsidP="006779C9" w:rsidRDefault="00742CF0" w14:paraId="317E66C0" w14:textId="6CE42765">
            <w:pPr>
              <w:pStyle w:val="JRCText"/>
              <w:spacing w:before="0" w:after="0"/>
              <w:rPr>
                <w:rFonts w:eastAsia="EC Square Sans Pro" w:cs="EC Square Sans Pro"/>
              </w:rPr>
            </w:pPr>
            <w:r w:rsidRPr="006779C9">
              <w:rPr>
                <w:rFonts w:eastAsia="EC Square Sans Pro" w:cs="EC Square Sans Pro"/>
              </w:rPr>
              <w:t>Reduce buildings' energy consumption for heating and cooling by 18%</w:t>
            </w:r>
          </w:p>
        </w:tc>
        <w:tc>
          <w:tcPr>
            <w:tcW w:w="1417" w:type="dxa"/>
            <w:tcMar>
              <w:left w:w="105" w:type="dxa"/>
              <w:right w:w="105" w:type="dxa"/>
            </w:tcMar>
            <w:vAlign w:val="center"/>
          </w:tcPr>
          <w:p w:rsidRPr="00C40697" w:rsidR="00742CF0" w:rsidP="00C40697" w:rsidRDefault="00742CF0" w14:paraId="3FDCAE36" w14:textId="25805DB3">
            <w:pPr>
              <w:pStyle w:val="JRCText"/>
              <w:spacing w:before="0" w:after="0"/>
              <w:rPr>
                <w:rFonts w:eastAsia="EC Square Sans Pro" w:cs="EC Square Sans Pro"/>
              </w:rPr>
            </w:pPr>
            <w:r w:rsidRPr="00C40697">
              <w:rPr>
                <w:rFonts w:eastAsia="EC Square Sans Pro" w:cs="EC Square Sans Pro"/>
              </w:rPr>
              <w:t>Acceleration needed</w:t>
            </w:r>
          </w:p>
        </w:tc>
        <w:tc>
          <w:tcPr>
            <w:tcW w:w="992" w:type="dxa"/>
            <w:tcMar>
              <w:left w:w="105" w:type="dxa"/>
              <w:right w:w="105" w:type="dxa"/>
            </w:tcMar>
            <w:vAlign w:val="center"/>
          </w:tcPr>
          <w:p w:rsidRPr="002643D8" w:rsidR="00742CF0" w:rsidP="002643D8" w:rsidRDefault="00742CF0" w14:paraId="3B8391FE" w14:textId="3AD2C351">
            <w:pPr>
              <w:pStyle w:val="JRCText"/>
              <w:spacing w:before="0" w:after="0"/>
              <w:rPr>
                <w:rFonts w:eastAsia="EC Square Sans Pro" w:cs="EC Square Sans Pro"/>
              </w:rPr>
            </w:pPr>
            <w:r w:rsidRPr="002643D8">
              <w:rPr>
                <w:rFonts w:eastAsia="EC Square Sans Pro" w:cs="EC Square Sans Pro"/>
              </w:rPr>
              <w:t>No</w:t>
            </w:r>
          </w:p>
        </w:tc>
        <w:tc>
          <w:tcPr>
            <w:tcW w:w="709" w:type="dxa"/>
            <w:tcMar>
              <w:left w:w="105" w:type="dxa"/>
              <w:right w:w="105" w:type="dxa"/>
            </w:tcMar>
            <w:vAlign w:val="center"/>
          </w:tcPr>
          <w:p w:rsidRPr="002643D8" w:rsidR="00742CF0" w:rsidP="002643D8" w:rsidRDefault="00742CF0" w14:paraId="6A794118" w14:textId="4CB3A0DF">
            <w:pPr>
              <w:spacing w:before="0" w:after="0"/>
              <w:rPr>
                <w:rFonts w:eastAsia="EC Square Sans Pro" w:cs="EC Square Sans Pro"/>
              </w:rPr>
            </w:pPr>
          </w:p>
        </w:tc>
        <w:tc>
          <w:tcPr>
            <w:tcW w:w="992" w:type="dxa"/>
            <w:tcMar>
              <w:left w:w="105" w:type="dxa"/>
              <w:right w:w="105" w:type="dxa"/>
            </w:tcMar>
            <w:vAlign w:val="center"/>
          </w:tcPr>
          <w:p w:rsidRPr="005A1BC3" w:rsidR="00742CF0" w:rsidP="002643D8" w:rsidRDefault="00742CF0" w14:paraId="6079D3AC" w14:textId="71A9A8A1">
            <w:pPr>
              <w:pStyle w:val="JRCText"/>
              <w:spacing w:before="0" w:after="0"/>
              <w:rPr>
                <w:rFonts w:eastAsia="EC Square Sans Pro" w:cs="EC Square Sans Pro"/>
              </w:rPr>
            </w:pPr>
            <w:r w:rsidRPr="002643D8">
              <w:rPr>
                <w:rFonts w:eastAsia="EC Square Sans Pro" w:cs="EC Square Sans Pro"/>
                <w:b/>
              </w:rPr>
              <w:t>X</w:t>
            </w:r>
          </w:p>
        </w:tc>
      </w:tr>
      <w:tr w:rsidRPr="00742CF0" w:rsidR="00742CF0" w:rsidTr="00E02BCD" w14:paraId="4854AE9F" w14:textId="77777777">
        <w:trPr>
          <w:trHeight w:val="300"/>
        </w:trPr>
        <w:tc>
          <w:tcPr>
            <w:tcW w:w="4954" w:type="dxa"/>
            <w:tcMar>
              <w:left w:w="105" w:type="dxa"/>
              <w:right w:w="105" w:type="dxa"/>
            </w:tcMar>
            <w:vAlign w:val="center"/>
          </w:tcPr>
          <w:p w:rsidRPr="00C40697" w:rsidR="00742CF0" w:rsidP="006779C9" w:rsidRDefault="00742CF0" w14:paraId="03C26C6C" w14:textId="09921A5A">
            <w:pPr>
              <w:pStyle w:val="JRCText"/>
              <w:spacing w:before="0" w:after="0"/>
              <w:rPr>
                <w:rFonts w:eastAsia="EC Square Sans Pro" w:cs="EC Square Sans Pro"/>
              </w:rPr>
            </w:pPr>
            <w:r w:rsidRPr="006779C9">
              <w:rPr>
                <w:rFonts w:eastAsia="EC Square Sans Pro" w:cs="EC Square Sans Pro"/>
              </w:rPr>
              <w:t>At least double the annual energy renovation rate of residential and non-residential buildings by 2030 and to foster deep energy renovati</w:t>
            </w:r>
            <w:r w:rsidRPr="00C40697">
              <w:rPr>
                <w:rFonts w:eastAsia="EC Square Sans Pro" w:cs="EC Square Sans Pro"/>
              </w:rPr>
              <w:t>ons</w:t>
            </w:r>
          </w:p>
        </w:tc>
        <w:tc>
          <w:tcPr>
            <w:tcW w:w="1417" w:type="dxa"/>
            <w:tcMar>
              <w:left w:w="105" w:type="dxa"/>
              <w:right w:w="105" w:type="dxa"/>
            </w:tcMar>
            <w:vAlign w:val="center"/>
          </w:tcPr>
          <w:p w:rsidRPr="00C40697" w:rsidR="00742CF0" w:rsidP="00C40697" w:rsidRDefault="00742CF0" w14:paraId="0CA440E4" w14:textId="4F79588A">
            <w:pPr>
              <w:pStyle w:val="JRCText"/>
              <w:spacing w:before="0" w:after="0"/>
              <w:rPr>
                <w:rFonts w:eastAsia="EC Square Sans Pro" w:cs="EC Square Sans Pro"/>
              </w:rPr>
            </w:pPr>
            <w:r w:rsidRPr="00C40697">
              <w:rPr>
                <w:rFonts w:eastAsia="EC Square Sans Pro" w:cs="EC Square Sans Pro"/>
              </w:rPr>
              <w:t>Acceleration needed</w:t>
            </w:r>
          </w:p>
        </w:tc>
        <w:tc>
          <w:tcPr>
            <w:tcW w:w="992" w:type="dxa"/>
            <w:tcMar>
              <w:left w:w="105" w:type="dxa"/>
              <w:right w:w="105" w:type="dxa"/>
            </w:tcMar>
            <w:vAlign w:val="center"/>
          </w:tcPr>
          <w:p w:rsidRPr="002643D8" w:rsidR="00742CF0" w:rsidP="002643D8" w:rsidRDefault="00742CF0" w14:paraId="14D53FD8" w14:textId="3AB975A8">
            <w:pPr>
              <w:pStyle w:val="JRCText"/>
              <w:spacing w:before="0" w:after="0"/>
              <w:rPr>
                <w:rFonts w:eastAsia="EC Square Sans Pro" w:cs="EC Square Sans Pro"/>
              </w:rPr>
            </w:pPr>
            <w:r w:rsidRPr="002643D8">
              <w:rPr>
                <w:rFonts w:eastAsia="EC Square Sans Pro" w:cs="EC Square Sans Pro"/>
              </w:rPr>
              <w:t>No</w:t>
            </w:r>
          </w:p>
        </w:tc>
        <w:tc>
          <w:tcPr>
            <w:tcW w:w="709" w:type="dxa"/>
            <w:tcMar>
              <w:left w:w="105" w:type="dxa"/>
              <w:right w:w="105" w:type="dxa"/>
            </w:tcMar>
            <w:vAlign w:val="center"/>
          </w:tcPr>
          <w:p w:rsidRPr="002643D8" w:rsidR="00742CF0" w:rsidP="002643D8" w:rsidRDefault="00742CF0" w14:paraId="61548168" w14:textId="4898F98D">
            <w:pPr>
              <w:spacing w:before="0" w:after="0"/>
              <w:rPr>
                <w:rFonts w:eastAsia="EC Square Sans Pro" w:cs="EC Square Sans Pro"/>
              </w:rPr>
            </w:pPr>
          </w:p>
        </w:tc>
        <w:tc>
          <w:tcPr>
            <w:tcW w:w="992" w:type="dxa"/>
            <w:tcMar>
              <w:left w:w="105" w:type="dxa"/>
              <w:right w:w="105" w:type="dxa"/>
            </w:tcMar>
            <w:vAlign w:val="center"/>
          </w:tcPr>
          <w:p w:rsidRPr="005A1BC3" w:rsidR="00742CF0" w:rsidP="002643D8" w:rsidRDefault="00742CF0" w14:paraId="1F80FE3E" w14:textId="440C4DDD">
            <w:pPr>
              <w:pStyle w:val="JRCText"/>
              <w:spacing w:before="0" w:after="0"/>
              <w:rPr>
                <w:rFonts w:eastAsia="EC Square Sans Pro" w:cs="EC Square Sans Pro"/>
              </w:rPr>
            </w:pPr>
            <w:r w:rsidRPr="002643D8">
              <w:rPr>
                <w:rFonts w:eastAsia="EC Square Sans Pro" w:cs="EC Square Sans Pro"/>
                <w:b/>
              </w:rPr>
              <w:t>X</w:t>
            </w:r>
          </w:p>
        </w:tc>
      </w:tr>
      <w:tr w:rsidRPr="00742CF0" w:rsidR="00742CF0" w:rsidTr="00E02BCD" w14:paraId="414D065E" w14:textId="77777777">
        <w:trPr>
          <w:trHeight w:val="300"/>
        </w:trPr>
        <w:tc>
          <w:tcPr>
            <w:tcW w:w="4954" w:type="dxa"/>
            <w:tcMar>
              <w:left w:w="105" w:type="dxa"/>
              <w:right w:w="105" w:type="dxa"/>
            </w:tcMar>
            <w:vAlign w:val="center"/>
          </w:tcPr>
          <w:p w:rsidRPr="006779C9" w:rsidR="00742CF0" w:rsidP="006779C9" w:rsidRDefault="00742CF0" w14:paraId="10463B74" w14:textId="7D113D83">
            <w:pPr>
              <w:pStyle w:val="JRCText"/>
              <w:spacing w:before="0" w:after="0"/>
              <w:rPr>
                <w:rFonts w:eastAsia="EC Square Sans Pro" w:cs="EC Square Sans Pro"/>
              </w:rPr>
            </w:pPr>
            <w:r w:rsidRPr="006779C9">
              <w:rPr>
                <w:rFonts w:eastAsia="EC Square Sans Pro" w:cs="EC Square Sans Pro"/>
              </w:rPr>
              <w:t>Indicative national targets aiming to achieve the deep renovation of at least 35 million building units by 2030 to support reaching an annual energy renovation rate of 3 % or more for the period till 2050</w:t>
            </w:r>
          </w:p>
        </w:tc>
        <w:tc>
          <w:tcPr>
            <w:tcW w:w="1417" w:type="dxa"/>
            <w:tcMar>
              <w:left w:w="105" w:type="dxa"/>
              <w:right w:w="105" w:type="dxa"/>
            </w:tcMar>
            <w:vAlign w:val="center"/>
          </w:tcPr>
          <w:p w:rsidRPr="00C40697" w:rsidR="00742CF0" w:rsidP="00C40697" w:rsidRDefault="00742CF0" w14:paraId="46F4A68A" w14:textId="32965774">
            <w:pPr>
              <w:pStyle w:val="JRCText"/>
              <w:spacing w:before="0" w:after="0"/>
              <w:rPr>
                <w:rFonts w:eastAsia="EC Square Sans Pro" w:cs="EC Square Sans Pro"/>
              </w:rPr>
            </w:pPr>
            <w:r w:rsidRPr="00C40697">
              <w:rPr>
                <w:rFonts w:eastAsia="EC Square Sans Pro" w:cs="EC Square Sans Pro"/>
              </w:rPr>
              <w:t>Not considered</w:t>
            </w:r>
          </w:p>
        </w:tc>
        <w:tc>
          <w:tcPr>
            <w:tcW w:w="992" w:type="dxa"/>
            <w:tcMar>
              <w:left w:w="105" w:type="dxa"/>
              <w:right w:w="105" w:type="dxa"/>
            </w:tcMar>
            <w:vAlign w:val="center"/>
          </w:tcPr>
          <w:p w:rsidRPr="002643D8" w:rsidR="00742CF0" w:rsidP="002643D8" w:rsidRDefault="00742CF0" w14:paraId="70D3F480" w14:textId="4C2A18B5">
            <w:pPr>
              <w:pStyle w:val="JRCText"/>
              <w:spacing w:before="0" w:after="0"/>
              <w:rPr>
                <w:rFonts w:eastAsia="EC Square Sans Pro" w:cs="EC Square Sans Pro"/>
              </w:rPr>
            </w:pPr>
            <w:r w:rsidRPr="002643D8">
              <w:rPr>
                <w:rFonts w:eastAsia="EC Square Sans Pro" w:cs="EC Square Sans Pro"/>
              </w:rPr>
              <w:t>No (Ambition)</w:t>
            </w:r>
          </w:p>
        </w:tc>
        <w:tc>
          <w:tcPr>
            <w:tcW w:w="709" w:type="dxa"/>
            <w:tcMar>
              <w:left w:w="105" w:type="dxa"/>
              <w:right w:w="105" w:type="dxa"/>
            </w:tcMar>
            <w:vAlign w:val="center"/>
          </w:tcPr>
          <w:p w:rsidRPr="002643D8" w:rsidR="00742CF0" w:rsidP="002643D8" w:rsidRDefault="00742CF0" w14:paraId="2F04EA55" w14:textId="78FE0461">
            <w:pPr>
              <w:spacing w:before="0" w:after="0"/>
              <w:rPr>
                <w:rFonts w:eastAsia="EC Square Sans Pro" w:cs="EC Square Sans Pro"/>
              </w:rPr>
            </w:pPr>
          </w:p>
        </w:tc>
        <w:tc>
          <w:tcPr>
            <w:tcW w:w="992" w:type="dxa"/>
            <w:tcMar>
              <w:left w:w="105" w:type="dxa"/>
              <w:right w:w="105" w:type="dxa"/>
            </w:tcMar>
            <w:vAlign w:val="center"/>
          </w:tcPr>
          <w:p w:rsidRPr="00723565" w:rsidR="00742CF0" w:rsidP="002643D8" w:rsidRDefault="00742CF0" w14:paraId="4B6758DF" w14:textId="71F90F5A">
            <w:pPr>
              <w:pStyle w:val="JRCText"/>
              <w:spacing w:before="0" w:after="0"/>
              <w:rPr>
                <w:rFonts w:eastAsia="EC Square Sans Pro" w:cs="EC Square Sans Pro"/>
              </w:rPr>
            </w:pPr>
            <w:r w:rsidRPr="005A1BC3">
              <w:rPr>
                <w:rFonts w:eastAsia="EC Square Sans Pro" w:cs="EC Square Sans Pro"/>
                <w:b/>
              </w:rPr>
              <w:t>X</w:t>
            </w:r>
          </w:p>
        </w:tc>
      </w:tr>
    </w:tbl>
    <w:p w:rsidR="19E95291" w:rsidP="006779C9" w:rsidRDefault="19E95291" w14:paraId="77BEDDAF" w14:textId="7C2BF400">
      <w:pPr>
        <w:rPr>
          <w:rFonts w:eastAsia="EC Square Sans Pro" w:cs="EC Square Sans Pro"/>
          <w:color w:val="000000" w:themeColor="text1"/>
          <w:sz w:val="22"/>
          <w:szCs w:val="22"/>
        </w:rPr>
      </w:pPr>
    </w:p>
    <w:p w:rsidRPr="00AE0C9D" w:rsidR="00B26BFB" w:rsidP="006779C9" w:rsidRDefault="3BD8C675" w14:paraId="718B4BA0" w14:textId="46A2D020">
      <w:pPr>
        <w:pStyle w:val="JRCLevel-3title"/>
        <w:rPr>
          <w:rFonts w:eastAsia="EC Square Sans Pro"/>
        </w:rPr>
      </w:pPr>
      <w:bookmarkStart w:name="_Toc193207519" w:id="325"/>
      <w:r w:rsidRPr="19E95291">
        <w:rPr>
          <w:rFonts w:eastAsia="EC Square Sans Pro"/>
        </w:rPr>
        <w:t>Cross cutting: energy, transport, waste treatment, recycling and packaging</w:t>
      </w:r>
      <w:bookmarkEnd w:id="325"/>
    </w:p>
    <w:p w:rsidRPr="00BA5FBD" w:rsidR="00B26BFB" w:rsidP="00B26BFB" w:rsidRDefault="00B26BFB" w14:paraId="4A889653" w14:textId="7D4118D6">
      <w:pPr>
        <w:pStyle w:val="JRCTextbulletedlist1"/>
        <w:rPr>
          <w:rFonts w:eastAsia="EC Square Sans Pro" w:cs="EC Square Sans Pro"/>
          <w:color w:val="000000" w:themeColor="text1"/>
          <w:sz w:val="22"/>
          <w:szCs w:val="22"/>
        </w:rPr>
      </w:pPr>
      <w:r w:rsidRPr="00BA5FBD">
        <w:rPr>
          <w:color w:val="2B579A"/>
          <w:sz w:val="22"/>
          <w:szCs w:val="22"/>
          <w:shd w:val="clear" w:color="auto" w:fill="E6E6E6"/>
        </w:rPr>
        <w:fldChar w:fldCharType="begin"/>
      </w:r>
      <w:r w:rsidRPr="00BA5FBD">
        <w:rPr>
          <w:sz w:val="22"/>
          <w:szCs w:val="22"/>
        </w:rPr>
        <w:instrText xml:space="preserve"> REF _Ref176282366 \h </w:instrText>
      </w:r>
      <w:r w:rsidRPr="00BA5FBD">
        <w:rPr>
          <w:color w:val="2B579A"/>
          <w:sz w:val="22"/>
          <w:szCs w:val="22"/>
          <w:shd w:val="clear" w:color="auto" w:fill="E6E6E6"/>
        </w:rPr>
        <w:instrText xml:space="preserve"> \* MERGEFORMAT </w:instrText>
      </w:r>
      <w:r w:rsidRPr="00BA5FBD">
        <w:rPr>
          <w:color w:val="2B579A"/>
          <w:sz w:val="22"/>
          <w:szCs w:val="22"/>
          <w:shd w:val="clear" w:color="auto" w:fill="E6E6E6"/>
        </w:rPr>
      </w:r>
      <w:r w:rsidRPr="00BA5FBD">
        <w:rPr>
          <w:color w:val="2B579A"/>
          <w:sz w:val="22"/>
          <w:szCs w:val="22"/>
          <w:shd w:val="clear" w:color="auto" w:fill="E6E6E6"/>
        </w:rPr>
        <w:fldChar w:fldCharType="separate"/>
      </w:r>
      <w:r w:rsidRPr="00BA5FBD">
        <w:rPr>
          <w:sz w:val="22"/>
          <w:szCs w:val="22"/>
        </w:rPr>
        <w:t xml:space="preserve">Table </w:t>
      </w:r>
      <w:r w:rsidRPr="00BA5FBD">
        <w:rPr>
          <w:noProof/>
          <w:sz w:val="22"/>
          <w:szCs w:val="22"/>
        </w:rPr>
        <w:t>5</w:t>
      </w:r>
      <w:r w:rsidRPr="00BA5FBD">
        <w:rPr>
          <w:color w:val="2B579A"/>
          <w:sz w:val="22"/>
          <w:szCs w:val="22"/>
          <w:shd w:val="clear" w:color="auto" w:fill="E6E6E6"/>
        </w:rPr>
        <w:fldChar w:fldCharType="end"/>
      </w:r>
      <w:r w:rsidRPr="00BA5FBD">
        <w:rPr>
          <w:sz w:val="22"/>
          <w:szCs w:val="22"/>
        </w:rPr>
        <w:t xml:space="preserve"> shows the </w:t>
      </w:r>
      <w:del w:author="PASQUALINO Roberto (JRC-ISPRA) [2]" w:date="2025-03-18T16:53:00Z" w:id="326">
        <w:r w:rsidDel="005F2EE7" w:rsidR="00554CD9">
          <w:rPr>
            <w:b/>
            <w:bCs/>
            <w:sz w:val="22"/>
            <w:szCs w:val="22"/>
          </w:rPr>
          <w:delText>20</w:delText>
        </w:r>
        <w:r w:rsidRPr="00BA5FBD" w:rsidDel="005F2EE7">
          <w:rPr>
            <w:b/>
            <w:bCs/>
            <w:sz w:val="22"/>
            <w:szCs w:val="22"/>
          </w:rPr>
          <w:delText xml:space="preserve"> </w:delText>
        </w:r>
      </w:del>
      <w:ins w:author="PASQUALINO Roberto (JRC-ISPRA) [2]" w:date="2025-03-18T16:53:00Z" w:id="327">
        <w:r w:rsidR="005F2EE7">
          <w:rPr>
            <w:b/>
            <w:bCs/>
            <w:sz w:val="22"/>
            <w:szCs w:val="22"/>
          </w:rPr>
          <w:t>19</w:t>
        </w:r>
        <w:r w:rsidRPr="00BA5FBD" w:rsidR="005F2EE7">
          <w:rPr>
            <w:b/>
            <w:bCs/>
            <w:sz w:val="22"/>
            <w:szCs w:val="22"/>
          </w:rPr>
          <w:t xml:space="preserve"> </w:t>
        </w:r>
      </w:ins>
      <w:r w:rsidRPr="00BA5FBD">
        <w:rPr>
          <w:b/>
          <w:bCs/>
          <w:sz w:val="22"/>
          <w:szCs w:val="22"/>
        </w:rPr>
        <w:t>cross-cutting targets</w:t>
      </w:r>
      <w:r w:rsidRPr="00BA5FBD">
        <w:rPr>
          <w:sz w:val="22"/>
          <w:szCs w:val="22"/>
        </w:rPr>
        <w:t xml:space="preserve"> (i.e., targeting more than one baske</w:t>
      </w:r>
      <w:r w:rsidRPr="00BA5FBD" w:rsidR="00AE0C9D">
        <w:rPr>
          <w:sz w:val="22"/>
          <w:szCs w:val="22"/>
        </w:rPr>
        <w:t>t</w:t>
      </w:r>
      <w:r w:rsidRPr="00BA5FBD">
        <w:rPr>
          <w:sz w:val="22"/>
          <w:szCs w:val="22"/>
        </w:rPr>
        <w:t xml:space="preserve"> of products in the CF)</w:t>
      </w:r>
      <w:r w:rsidRPr="00BA5FBD">
        <w:rPr>
          <w:rFonts w:eastAsia="EC Square Sans Pro" w:cs="EC Square Sans Pro"/>
          <w:color w:val="000000" w:themeColor="text1"/>
          <w:sz w:val="22"/>
          <w:szCs w:val="22"/>
        </w:rPr>
        <w:t xml:space="preserve">. Due to the high importance of energy and circular economy for environmental impact </w:t>
      </w:r>
      <w:r w:rsidR="00554CD9">
        <w:rPr>
          <w:rFonts w:eastAsia="EC Square Sans Pro" w:cs="EC Square Sans Pro"/>
          <w:color w:val="000000" w:themeColor="text1"/>
          <w:sz w:val="22"/>
          <w:szCs w:val="22"/>
        </w:rPr>
        <w:t>5</w:t>
      </w:r>
      <w:r w:rsidRPr="00BA5FBD" w:rsidR="00554CD9">
        <w:rPr>
          <w:rFonts w:eastAsia="EC Square Sans Pro" w:cs="EC Square Sans Pro"/>
          <w:color w:val="000000" w:themeColor="text1"/>
          <w:sz w:val="22"/>
          <w:szCs w:val="22"/>
        </w:rPr>
        <w:t xml:space="preserve"> </w:t>
      </w:r>
      <w:r w:rsidRPr="00BA5FBD">
        <w:rPr>
          <w:rFonts w:eastAsia="EC Square Sans Pro" w:cs="EC Square Sans Pro"/>
          <w:color w:val="000000" w:themeColor="text1"/>
          <w:sz w:val="22"/>
          <w:szCs w:val="22"/>
        </w:rPr>
        <w:t xml:space="preserve">targets </w:t>
      </w:r>
      <w:r w:rsidR="00554CD9">
        <w:rPr>
          <w:rFonts w:eastAsia="EC Square Sans Pro" w:cs="EC Square Sans Pro"/>
          <w:color w:val="000000" w:themeColor="text1"/>
          <w:sz w:val="22"/>
          <w:szCs w:val="22"/>
        </w:rPr>
        <w:t xml:space="preserve">linked to energy expansion and recycling are considered as on track to be achieved, and </w:t>
      </w:r>
      <w:r w:rsidRPr="00BA5FBD">
        <w:rPr>
          <w:rFonts w:eastAsia="EC Square Sans Pro" w:cs="EC Square Sans Pro"/>
          <w:color w:val="000000" w:themeColor="text1"/>
          <w:sz w:val="22"/>
          <w:szCs w:val="22"/>
        </w:rPr>
        <w:t xml:space="preserve">included in the </w:t>
      </w:r>
      <w:r w:rsidRPr="00BA5FBD">
        <w:rPr>
          <w:rFonts w:eastAsia="EC Square Sans Pro" w:cs="EC Square Sans Pro"/>
          <w:b/>
          <w:color w:val="000000" w:themeColor="text1"/>
          <w:sz w:val="22"/>
          <w:szCs w:val="22"/>
        </w:rPr>
        <w:t>GTT on track</w:t>
      </w:r>
      <w:r w:rsidRPr="00BA5FBD">
        <w:rPr>
          <w:rFonts w:eastAsia="EC Square Sans Pro" w:cs="EC Square Sans Pro"/>
          <w:color w:val="000000" w:themeColor="text1"/>
          <w:sz w:val="22"/>
          <w:szCs w:val="22"/>
        </w:rPr>
        <w:t xml:space="preserve"> scenario. Specifically, the changes in energy mix due to the expansion of renewable energy, with high promises for solar energy is a major driver of the impacts in the analysis of this scenario, as well as they impact all basket of products, and specifically in their production and manufacturing life cycle stages. On the other hand, </w:t>
      </w:r>
      <w:r w:rsidR="00554CD9">
        <w:rPr>
          <w:rFonts w:eastAsia="EC Square Sans Pro" w:cs="EC Square Sans Pro"/>
          <w:color w:val="000000" w:themeColor="text1"/>
          <w:sz w:val="22"/>
          <w:szCs w:val="22"/>
        </w:rPr>
        <w:t>t</w:t>
      </w:r>
      <w:r w:rsidRPr="009607C3" w:rsidR="00554CD9">
        <w:rPr>
          <w:rFonts w:eastAsia="EC Square Sans Pro" w:cs="EC Square Sans Pro"/>
          <w:color w:val="000000" w:themeColor="text1"/>
          <w:sz w:val="22"/>
          <w:szCs w:val="22"/>
        </w:rPr>
        <w:t xml:space="preserve">he </w:t>
      </w:r>
      <w:r w:rsidRPr="009607C3" w:rsidR="00554CD9">
        <w:rPr>
          <w:rFonts w:eastAsia="EC Square Sans Pro" w:cs="EC Square Sans Pro"/>
          <w:b/>
          <w:color w:val="000000" w:themeColor="text1"/>
          <w:sz w:val="22"/>
          <w:szCs w:val="22"/>
        </w:rPr>
        <w:t>GTT+</w:t>
      </w:r>
      <w:r w:rsidRPr="009607C3" w:rsidR="00554CD9">
        <w:rPr>
          <w:rFonts w:eastAsia="EC Square Sans Pro" w:cs="EC Square Sans Pro"/>
          <w:color w:val="000000" w:themeColor="text1"/>
          <w:sz w:val="22"/>
          <w:szCs w:val="22"/>
        </w:rPr>
        <w:t xml:space="preserve"> scenario </w:t>
      </w:r>
      <w:r w:rsidR="00554CD9">
        <w:rPr>
          <w:rFonts w:eastAsia="EC Square Sans Pro" w:cs="EC Square Sans Pro"/>
          <w:color w:val="000000" w:themeColor="text1"/>
          <w:sz w:val="22"/>
          <w:szCs w:val="22"/>
        </w:rPr>
        <w:t xml:space="preserve">also assumes the achievement of </w:t>
      </w:r>
      <w:r w:rsidRPr="00BA5FBD">
        <w:rPr>
          <w:rFonts w:eastAsia="EC Square Sans Pro" w:cs="EC Square Sans Pro"/>
          <w:color w:val="000000" w:themeColor="text1"/>
          <w:sz w:val="22"/>
          <w:szCs w:val="22"/>
        </w:rPr>
        <w:t xml:space="preserve">circular economy intervention which target the recycling of packaging </w:t>
      </w:r>
      <w:r w:rsidR="00554CD9">
        <w:rPr>
          <w:rFonts w:eastAsia="EC Square Sans Pro" w:cs="EC Square Sans Pro"/>
          <w:color w:val="000000" w:themeColor="text1"/>
          <w:sz w:val="22"/>
          <w:szCs w:val="22"/>
        </w:rPr>
        <w:t xml:space="preserve">made in plastic </w:t>
      </w:r>
      <w:r w:rsidRPr="00BA5FBD">
        <w:rPr>
          <w:rFonts w:eastAsia="EC Square Sans Pro" w:cs="EC Square Sans Pro"/>
          <w:color w:val="000000" w:themeColor="text1"/>
          <w:sz w:val="22"/>
          <w:szCs w:val="22"/>
        </w:rPr>
        <w:t>as well as sub-products (e.g., batteries in cars and phones)</w:t>
      </w:r>
      <w:r w:rsidR="00554CD9">
        <w:rPr>
          <w:rFonts w:eastAsia="EC Square Sans Pro" w:cs="EC Square Sans Pro"/>
          <w:color w:val="000000" w:themeColor="text1"/>
          <w:sz w:val="22"/>
          <w:szCs w:val="22"/>
        </w:rPr>
        <w:t xml:space="preserve">, </w:t>
      </w:r>
      <w:r w:rsidRPr="00BA5FBD">
        <w:rPr>
          <w:rFonts w:eastAsia="EC Square Sans Pro" w:cs="EC Square Sans Pro"/>
          <w:color w:val="000000" w:themeColor="text1"/>
          <w:sz w:val="22"/>
          <w:szCs w:val="22"/>
        </w:rPr>
        <w:t>policies which influence landfill and incineration of wasted products</w:t>
      </w:r>
      <w:r w:rsidR="00554CD9">
        <w:rPr>
          <w:rFonts w:eastAsia="EC Square Sans Pro" w:cs="EC Square Sans Pro"/>
          <w:color w:val="000000" w:themeColor="text1"/>
          <w:sz w:val="22"/>
          <w:szCs w:val="22"/>
        </w:rPr>
        <w:t>, as well as</w:t>
      </w:r>
      <w:r w:rsidRPr="00BA5FBD">
        <w:rPr>
          <w:rFonts w:eastAsia="EC Square Sans Pro" w:cs="EC Square Sans Pro"/>
          <w:color w:val="000000" w:themeColor="text1"/>
          <w:sz w:val="22"/>
          <w:szCs w:val="22"/>
        </w:rPr>
        <w:t xml:space="preserve"> </w:t>
      </w:r>
      <w:r w:rsidR="00554CD9">
        <w:rPr>
          <w:rFonts w:eastAsia="EC Square Sans Pro" w:cs="EC Square Sans Pro"/>
          <w:color w:val="000000" w:themeColor="text1"/>
          <w:sz w:val="22"/>
          <w:szCs w:val="22"/>
        </w:rPr>
        <w:t xml:space="preserve">further </w:t>
      </w:r>
      <w:r w:rsidRPr="00BA5FBD" w:rsidR="00554CD9">
        <w:rPr>
          <w:rFonts w:eastAsia="EC Square Sans Pro" w:cs="EC Square Sans Pro"/>
          <w:b/>
          <w:color w:val="000000" w:themeColor="text1"/>
          <w:sz w:val="22"/>
          <w:szCs w:val="22"/>
        </w:rPr>
        <w:t xml:space="preserve">expansion of renewable energy </w:t>
      </w:r>
      <w:r w:rsidRPr="00BE02DE" w:rsidR="00554CD9">
        <w:rPr>
          <w:rFonts w:eastAsia="EC Square Sans Pro" w:cs="EC Square Sans Pro"/>
          <w:b/>
          <w:color w:val="000000" w:themeColor="text1"/>
          <w:sz w:val="22"/>
          <w:szCs w:val="22"/>
        </w:rPr>
        <w:t>and</w:t>
      </w:r>
      <w:r w:rsidRPr="00BA5FBD">
        <w:rPr>
          <w:rFonts w:eastAsia="EC Square Sans Pro" w:cs="EC Square Sans Pro"/>
          <w:color w:val="000000" w:themeColor="text1"/>
          <w:sz w:val="22"/>
          <w:szCs w:val="22"/>
        </w:rPr>
        <w:t xml:space="preserve"> </w:t>
      </w:r>
      <w:r w:rsidRPr="00BA5FBD">
        <w:rPr>
          <w:rFonts w:eastAsia="EC Square Sans Pro" w:cs="EC Square Sans Pro"/>
          <w:b/>
          <w:bCs/>
          <w:color w:val="000000" w:themeColor="text1"/>
          <w:sz w:val="22"/>
          <w:szCs w:val="22"/>
        </w:rPr>
        <w:t>wind energy</w:t>
      </w:r>
      <w:r w:rsidRPr="00BA5FBD">
        <w:rPr>
          <w:rFonts w:eastAsia="EC Square Sans Pro" w:cs="EC Square Sans Pro"/>
          <w:bCs/>
          <w:color w:val="000000" w:themeColor="text1"/>
          <w:sz w:val="22"/>
          <w:szCs w:val="22"/>
        </w:rPr>
        <w:t xml:space="preserve"> as part of the renewable energy mix</w:t>
      </w:r>
      <w:r w:rsidRPr="00BA5FBD">
        <w:rPr>
          <w:rFonts w:eastAsia="EC Square Sans Pro" w:cs="EC Square Sans Pro"/>
          <w:b/>
          <w:bCs/>
          <w:color w:val="000000" w:themeColor="text1"/>
          <w:sz w:val="22"/>
          <w:szCs w:val="22"/>
        </w:rPr>
        <w:t xml:space="preserve">. </w:t>
      </w:r>
    </w:p>
    <w:p w:rsidR="3BD8C675" w:rsidP="006779C9" w:rsidRDefault="3BD8C675" w14:paraId="7045918D" w14:textId="07CA4CF4">
      <w:pPr>
        <w:pStyle w:val="Caption"/>
        <w:rPr>
          <w:rFonts w:eastAsia="EC Square Sans Pro" w:cs="EC Square Sans Pro"/>
          <w:color w:val="000000" w:themeColor="text1"/>
        </w:rPr>
      </w:pPr>
      <w:r w:rsidRPr="19E95291">
        <w:rPr>
          <w:rFonts w:ascii="EC Square Sans Pro" w:hAnsi="EC Square Sans Pro" w:eastAsia="EC Square Sans Pro" w:cs="EC Square Sans Pro"/>
          <w:iCs w:val="0"/>
          <w:color w:val="000000" w:themeColor="text1"/>
          <w:szCs w:val="20"/>
        </w:rPr>
        <w:t xml:space="preserve">Table 5. Modelled </w:t>
      </w:r>
      <w:r w:rsidR="00B26BFB">
        <w:rPr>
          <w:rFonts w:ascii="EC Square Sans Pro" w:hAnsi="EC Square Sans Pro" w:eastAsia="EC Square Sans Pro" w:cs="EC Square Sans Pro"/>
          <w:iCs w:val="0"/>
          <w:color w:val="000000" w:themeColor="text1"/>
          <w:szCs w:val="20"/>
        </w:rPr>
        <w:t>green transition</w:t>
      </w:r>
      <w:r w:rsidRPr="19E95291">
        <w:rPr>
          <w:rFonts w:ascii="EC Square Sans Pro" w:hAnsi="EC Square Sans Pro" w:eastAsia="EC Square Sans Pro" w:cs="EC Square Sans Pro"/>
          <w:iCs w:val="0"/>
          <w:color w:val="000000" w:themeColor="text1"/>
          <w:szCs w:val="20"/>
        </w:rPr>
        <w:t xml:space="preserve"> targets in the energy, transport and waste treatment of the Consumption Footprint.</w:t>
      </w:r>
    </w:p>
    <w:tbl>
      <w:tblPr>
        <w:tblStyle w:val="TableGrid"/>
        <w:tblW w:w="9064"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3820"/>
        <w:gridCol w:w="1417"/>
        <w:gridCol w:w="1276"/>
        <w:gridCol w:w="992"/>
        <w:gridCol w:w="709"/>
        <w:gridCol w:w="850"/>
      </w:tblGrid>
      <w:tr w:rsidRPr="00742CF0" w:rsidR="00742CF0" w:rsidTr="00C40697" w14:paraId="04C1B8CD" w14:textId="77777777">
        <w:trPr>
          <w:trHeight w:val="300"/>
        </w:trPr>
        <w:tc>
          <w:tcPr>
            <w:tcW w:w="3820" w:type="dxa"/>
            <w:tcMar>
              <w:left w:w="105" w:type="dxa"/>
              <w:right w:w="105" w:type="dxa"/>
            </w:tcMar>
            <w:vAlign w:val="center"/>
          </w:tcPr>
          <w:p w:rsidRPr="00C40697" w:rsidR="00742CF0" w:rsidP="006779C9" w:rsidRDefault="00742CF0" w14:paraId="02F12CAC" w14:textId="5C49187F">
            <w:pPr>
              <w:pStyle w:val="JRCText"/>
              <w:spacing w:before="0" w:after="0"/>
              <w:rPr>
                <w:rFonts w:eastAsia="EC Square Sans Pro" w:cs="EC Square Sans Pro"/>
              </w:rPr>
            </w:pPr>
            <w:r w:rsidRPr="006779C9">
              <w:rPr>
                <w:rFonts w:eastAsia="EC Square Sans Pro" w:cs="EC Square Sans Pro"/>
                <w:b/>
              </w:rPr>
              <w:t>Modelled Target in Consumption Footprint</w:t>
            </w:r>
          </w:p>
        </w:tc>
        <w:tc>
          <w:tcPr>
            <w:tcW w:w="1417" w:type="dxa"/>
            <w:tcMar>
              <w:left w:w="105" w:type="dxa"/>
              <w:right w:w="105" w:type="dxa"/>
            </w:tcMar>
            <w:vAlign w:val="center"/>
          </w:tcPr>
          <w:p w:rsidRPr="00C40697" w:rsidR="00742CF0" w:rsidP="00C40697" w:rsidRDefault="00742CF0" w14:paraId="2DB87F91" w14:textId="734FF7C7">
            <w:pPr>
              <w:pStyle w:val="JRCText"/>
              <w:spacing w:before="0" w:after="0"/>
              <w:rPr>
                <w:rFonts w:eastAsia="EC Square Sans Pro" w:cs="EC Square Sans Pro"/>
              </w:rPr>
            </w:pPr>
            <w:r w:rsidRPr="00C40697">
              <w:rPr>
                <w:rFonts w:eastAsia="EC Square Sans Pro" w:cs="EC Square Sans Pro"/>
                <w:b/>
              </w:rPr>
              <w:t>Basket of Products</w:t>
            </w:r>
          </w:p>
        </w:tc>
        <w:tc>
          <w:tcPr>
            <w:tcW w:w="1276" w:type="dxa"/>
            <w:tcMar>
              <w:left w:w="105" w:type="dxa"/>
              <w:right w:w="105" w:type="dxa"/>
            </w:tcMar>
            <w:vAlign w:val="center"/>
          </w:tcPr>
          <w:p w:rsidRPr="00C40697" w:rsidR="00742CF0" w:rsidP="00B15600" w:rsidRDefault="00742CF0" w14:paraId="0DE8C934" w14:textId="13363A0B">
            <w:pPr>
              <w:pStyle w:val="JRCText"/>
              <w:spacing w:before="0" w:after="0"/>
              <w:rPr>
                <w:rFonts w:eastAsia="EC Square Sans Pro" w:cs="EC Square Sans Pro"/>
              </w:rPr>
            </w:pPr>
            <w:r w:rsidRPr="00C40697">
              <w:rPr>
                <w:rFonts w:eastAsia="EC Square Sans Pro" w:cs="EC Square Sans Pro"/>
                <w:b/>
              </w:rPr>
              <w:t xml:space="preserve">Status in </w:t>
            </w:r>
            <w:r w:rsidR="00B15600">
              <w:rPr>
                <w:rFonts w:eastAsia="EC Square Sans Pro" w:cs="EC Square Sans Pro"/>
                <w:b/>
                <w:color w:val="FF0000"/>
                <w:highlight w:val="green"/>
              </w:rPr>
              <w:fldChar w:fldCharType="begin"/>
            </w:r>
            <w:r w:rsidR="00386364">
              <w:rPr>
                <w:rFonts w:eastAsia="EC Square Sans Pro" w:cs="EC Square Sans Pro"/>
                <w:b/>
                <w:color w:val="FF0000"/>
                <w:highlight w:val="green"/>
              </w:rPr>
              <w:instrText xml:space="preserve"> ADDIN ZOTERO_ITEM CSL_CITATION {"citationID":"TqhCSys4","properties":{"formattedCitation":"[13]","plainCitation":"[13]","noteIndex":0},"citationItems":[{"id":322,"uris":["http://zotero.org/groups/5272309/items/SVPQQ2LE"],"itemData":{"id":322,"type":"report","abstract":"This report provides a comprehensive assessment of progress towards the European Green Deal (EGD), the European Union’s transformative agenda for achieving climate neutrality by 2050. The analysis encompasses 154 quantifiable targets from 44 policy documents between 2019 and 2024 across key sectors such as climate, energy, circular economy, transport, agriculture and food, ecosystems and biodiversity, water, soil and air pollution. The study shows that significant achievement has been delivered so far but progress needs to accelerate in many areas. As of mid-2024, 32 of the 154 targets are currently “on track” and 64 are identified as “acceleration needed” meaning that more progress is needed to meet the targets on time. Furthermore, 15 of the targets are found to be “not progressing” or “regressing”, and for 43 of the targets no data is currently available. The timing of the binding policies, most of which have been recently agreed and are expected to deliver results in the coming years, is a significant factor influencing these assessments. This report integrates all EGD actions and related policies, offering an assessment of the EU’s green transition based on robust data and science. It identifies priority areas for intensified efforts to meet short-term implementation goals and contribute to the long-term ambition of a sustainable, fair, just, and climate-neutral Europe by 2050. This collective work serves as a benchmarking tool, providing scientifically grounded guidance for future EU policies and programmes.","language":"en","note":"ISBN: 9789268231807 9789268231814\nISSN: 1831-9424, 1018-5593\nDOI: 10.2760/3105205","title":"Delivering the EU Green Deal - Progress towards targets","URL":"https://publications.jrc.ec.europa.eu/repository/handle/JRC140372","author":[{"family":"Marelli","given":"Luisa"},{"family":"Trane","given":"Matteo"},{"family":"Barbero","given":"VIGNOLA Giulia"},{"family":"Gastaldi","given":"Chiara"},{"family":"Guerreiro","given":"MIGUEL Mecia"},{"family":"Delgado","given":"CALLICÓ Laia"},{"family":"Borchardt","given":"Steve"},{"family":"Mancini","given":"Lucia"},{"family":"Sanye","given":"MENGUAL Esther"},{"family":"Gourdon","given":"Thomas"},{"family":"Maroni","given":"Michele"},{"family":"Georgakaki","given":"Aliki"},{"family":"Seigneur","given":"Isabelle"},{"family":"M'barek","given":"Robert"},{"family":"Acs","given":"Szvetlana"},{"family":"Listorti","given":"Giulia"},{"family":"Bosco","given":"Simona"},{"family":"Contipelli","given":"Louisa"},{"family":"Dentener","given":"Frank"},{"family":"Dowling","given":"Paul"},{"family":"Grassi","given":"Giacomo"},{"family":"Korosuo","given":"Anu"},{"family":"Manca","given":"Giovanni"},{"family":"Migliavacca","given":"Mirco"},{"family":"Sikora","given":"Przemyslaw"},{"family":"Weitzel","given":"Matthias"},{"family":"Acosta","given":"IBORRA Beatriz"},{"family":"Arrigoni","given":"Alessandro"},{"family":"Bavetta","given":"Maurizio"},{"family":"Bertoldi","given":"Paolo"},{"family":"Bolard","given":"Julien"},{"family":"Bravo","given":"DIAZ Laura"},{"family":"Carlsson","given":"Johan"},{"family":"Castellazzi","given":"Luca"},{"family":"Dagostino","given":"Delia"},{"family":"Della","given":"VALLE Nives"},{"family":"Dolci","given":"Francesco"},{"family":"Dunlop","given":"Ewan Duncan"},{"family":"Hidalgo","given":"GONZALEZ Ignacio"},{"family":"Jaeger","given":"Waldau A."},{"family":"Maduta","given":"Carmen"},{"family":"Mc","given":"GOVERN Lucie"},{"family":"Meletiou","given":"Alexis"},{"family":"Szabo","given":"Sandor"},{"family":"Tapoglou","given":"Evdokia"},{"family":"Taylor","given":"Nigel"},{"family":"Tsemekidi","given":"TZEIRANAK Sofia"},{"family":"Amadei","given":"Andrea"},{"family":"Ardente","given":"Fulvio"},{"family":"Bobba","given":"Silvia"},{"family":"Bruchhausen","given":"Matthias"},{"family":"Coelho","given":"Fernando"},{"family":"De","given":"LAURENTIIS Valeria"},{"family":"Delre","given":"Antonio"},{"family":"Eder","given":"Peter"},{"family":"Egle","given":"Lukas"},{"family":"Foster","given":"Gillian"},{"family":"Cristobal","given":"GARCIA Jorge"},{"family":"Gaudillat","given":"Pierre"},{"family":"Georgitzikis","given":"Konstantinos"},{"family":"Huygens","given":"Dries"},{"family":"Lebedeva","given":"Natalia"},{"family":"Manfredi","given":"Simone"},{"family":"Mathieux","given":"Fabrice"},{"family":"Maury","given":"Thibaut"},{"family":"Orefice","given":"Martina"},{"family":"Pennington","given":"David"},{"family":"Pfrang","given":"Andreas"},{"family":"Pierri","given":"Erika"},{"family":"Saveyn","given":"Hans"},{"family":"Sala","given":"Serenella"},{"family":"Spiliotopoulos","given":"Christoforos"},{"family":"Tonini","given":"Davide"},{"family":"Ciuffo","given":"Biagio"},{"family":"Fontaras","given":"Georgios"},{"family":"Grosso","given":"Monica"},{"family":"Krause","given":"Jette"},{"family":"Lodi","given":"Chiara"},{"family":"Marotta","given":"Alessandro"},{"family":"Martini","given":"Giorgio"},{"family":"Scarlat","given":"Nicolae"},{"family":"Caivano","given":"Arnaldo"},{"family":"Catarino","given":"Rui"},{"family":"De","given":"JONG Beyhan"},{"family":"Druon","given":"Jean-Noel"},{"family":"Guerrero","given":"Irene"},{"family":"Gurria","given":"Patricia"},{"family":"Leite","given":"Joao"},{"family":"Olvedy","given":"Michael"},{"family":"Puerta","given":"PINERO Carolina"},{"family":"Tóth","given":"Katalin"},{"family":"Wollgast","given":"Jan"},{"family":"Addamo","given":"Anna"},{"family":"Barredo","given":"Jose I."},{"family":"Bopp","given":"Stephanie"},{"family":"Cardoso","given":"Ana Cristina"},{"family":"Dubois","given":"Gregoire"},{"family":"La","given":"NOTTE Alessandra"},{"family":"Marando","given":"Federica"},{"family":"Neuville","given":"Aude"},{"family":"Robuchon","given":"Marine"},{"family":"Paracchini","given":"Maria Luisa"},{"family":"Jones","given":"Arwyn"},{"family":"Panagos","given":"Panos"},{"family":"Tamborra","given":"Marialuisa"},{"family":"Vallecillo","given":"Sara"},{"family":"Van","given":"DER VELDE Marijn"},{"family":"Aschberger","given":"Karin"},{"family":"Astorga-Llorens","given":"Covadonga"},{"family":"Belz","given":"Susanne"},{"family":"Gawlik","given":"Bernd Manfred"},{"family":"Held","given":"Andrea"},{"family":"Lettieri","given":"Teresa"},{"family":"Pisoni","given":"Enrico"},{"family":"Pistocchi","given":"Alberto"},{"family":"Rauscher","given":"Hubert"},{"family":"Thunis","given":"Philippe"},{"family":"Wojda","given":"Piotr"},{"family":"Worth","given":"Andrew"},{"family":"Neuwahl","given":"Frederik"}],"accessed":{"date-parts":[["2025",2,5]]},"issued":{"date-parts":[["2025"]]}}}],"schema":"https://github.com/citation-style-language/schema/raw/master/csl-citation.json"} </w:instrText>
            </w:r>
            <w:r w:rsidR="00B15600">
              <w:rPr>
                <w:rFonts w:eastAsia="EC Square Sans Pro" w:cs="EC Square Sans Pro"/>
                <w:b/>
                <w:color w:val="FF0000"/>
                <w:highlight w:val="green"/>
              </w:rPr>
              <w:fldChar w:fldCharType="separate"/>
            </w:r>
            <w:r w:rsidRPr="00B15600" w:rsidR="00B15600">
              <w:rPr>
                <w:highlight w:val="green"/>
              </w:rPr>
              <w:t>[13]</w:t>
            </w:r>
            <w:r w:rsidR="00B15600">
              <w:rPr>
                <w:rFonts w:eastAsia="EC Square Sans Pro" w:cs="EC Square Sans Pro"/>
                <w:b/>
                <w:color w:val="FF0000"/>
                <w:highlight w:val="green"/>
              </w:rPr>
              <w:fldChar w:fldCharType="end"/>
            </w:r>
          </w:p>
        </w:tc>
        <w:tc>
          <w:tcPr>
            <w:tcW w:w="992" w:type="dxa"/>
            <w:tcMar>
              <w:left w:w="105" w:type="dxa"/>
              <w:right w:w="105" w:type="dxa"/>
            </w:tcMar>
            <w:vAlign w:val="center"/>
          </w:tcPr>
          <w:p w:rsidRPr="00C40697" w:rsidR="00742CF0" w:rsidP="00C40697" w:rsidRDefault="00742CF0" w14:paraId="74768402" w14:textId="61199919">
            <w:pPr>
              <w:pStyle w:val="JRCText"/>
              <w:spacing w:before="0" w:after="0"/>
              <w:rPr>
                <w:rFonts w:eastAsia="EC Square Sans Pro" w:cs="EC Square Sans Pro"/>
              </w:rPr>
            </w:pPr>
            <w:r w:rsidRPr="00C40697">
              <w:rPr>
                <w:rFonts w:eastAsia="EC Square Sans Pro" w:cs="EC Square Sans Pro"/>
                <w:b/>
              </w:rPr>
              <w:t>Legally binding</w:t>
            </w:r>
          </w:p>
        </w:tc>
        <w:tc>
          <w:tcPr>
            <w:tcW w:w="709" w:type="dxa"/>
            <w:tcMar>
              <w:left w:w="105" w:type="dxa"/>
              <w:right w:w="105" w:type="dxa"/>
            </w:tcMar>
            <w:vAlign w:val="center"/>
          </w:tcPr>
          <w:p w:rsidRPr="00C40697" w:rsidR="00742CF0" w:rsidP="00C40697" w:rsidRDefault="00742CF0" w14:paraId="2C06B7FF" w14:textId="7AF78E6D">
            <w:pPr>
              <w:pStyle w:val="JRCText"/>
              <w:spacing w:before="0" w:after="0"/>
              <w:rPr>
                <w:rFonts w:eastAsia="EC Square Sans Pro" w:cs="EC Square Sans Pro"/>
              </w:rPr>
            </w:pPr>
            <w:r w:rsidRPr="00AE0C9D">
              <w:rPr>
                <w:rFonts w:eastAsia="EC Square Sans Pro" w:cs="EC Square Sans Pro"/>
                <w:b/>
                <w:bCs/>
              </w:rPr>
              <w:t>GTT</w:t>
            </w:r>
            <w:r w:rsidRPr="006779C9">
              <w:rPr>
                <w:rFonts w:eastAsia="EC Square Sans Pro" w:cs="EC Square Sans Pro"/>
                <w:b/>
              </w:rPr>
              <w:t xml:space="preserve"> on track</w:t>
            </w:r>
          </w:p>
        </w:tc>
        <w:tc>
          <w:tcPr>
            <w:tcW w:w="850" w:type="dxa"/>
            <w:tcMar>
              <w:left w:w="105" w:type="dxa"/>
              <w:right w:w="105" w:type="dxa"/>
            </w:tcMar>
            <w:vAlign w:val="center"/>
          </w:tcPr>
          <w:p w:rsidRPr="00C40697" w:rsidR="00742CF0" w:rsidP="00C40697" w:rsidRDefault="00742CF0" w14:paraId="38218D90" w14:textId="061FDDB8">
            <w:pPr>
              <w:pStyle w:val="JRCText"/>
              <w:spacing w:before="0" w:after="0"/>
              <w:rPr>
                <w:rFonts w:eastAsia="EC Square Sans Pro" w:cs="EC Square Sans Pro"/>
              </w:rPr>
            </w:pPr>
            <w:r w:rsidRPr="00AE0C9D">
              <w:rPr>
                <w:rFonts w:eastAsia="EC Square Sans Pro" w:cs="EC Square Sans Pro"/>
                <w:b/>
                <w:bCs/>
              </w:rPr>
              <w:t>GTT</w:t>
            </w:r>
            <w:r w:rsidRPr="006779C9">
              <w:rPr>
                <w:rFonts w:eastAsia="EC Square Sans Pro" w:cs="EC Square Sans Pro"/>
                <w:b/>
              </w:rPr>
              <w:t xml:space="preserve"> ambitions</w:t>
            </w:r>
          </w:p>
        </w:tc>
      </w:tr>
      <w:tr w:rsidRPr="00742CF0" w:rsidR="00742CF0" w:rsidTr="00C40697" w14:paraId="56FC6FCA" w14:textId="77777777">
        <w:trPr>
          <w:trHeight w:val="300"/>
        </w:trPr>
        <w:tc>
          <w:tcPr>
            <w:tcW w:w="3820" w:type="dxa"/>
            <w:tcMar>
              <w:left w:w="105" w:type="dxa"/>
              <w:right w:w="105" w:type="dxa"/>
            </w:tcMar>
            <w:vAlign w:val="center"/>
          </w:tcPr>
          <w:p w:rsidRPr="00BA5FBD" w:rsidR="00742CF0" w:rsidP="006779C9" w:rsidRDefault="00742CF0" w14:paraId="412CD6E5" w14:textId="17D2414C">
            <w:pPr>
              <w:pStyle w:val="JRCText"/>
              <w:spacing w:before="0" w:after="0"/>
              <w:rPr>
                <w:rFonts w:ascii="Calibri" w:hAnsi="Calibri" w:cs="Calibri"/>
              </w:rPr>
            </w:pPr>
            <w:r w:rsidRPr="00BA5FBD">
              <w:rPr>
                <w:rFonts w:eastAsia="EC Square Sans Pro" w:cs="EC Square Sans Pro"/>
              </w:rPr>
              <w:t>Bring online over 320 GW of solar photovoltaic by 2025 and 600 GW by 2030</w:t>
            </w:r>
            <w:r w:rsidRPr="00BA5FBD">
              <w:rPr>
                <w:rFonts w:ascii="Calibri" w:hAnsi="Calibri" w:cs="Calibri"/>
              </w:rPr>
              <w:t> </w:t>
            </w:r>
          </w:p>
        </w:tc>
        <w:tc>
          <w:tcPr>
            <w:tcW w:w="1417" w:type="dxa"/>
            <w:tcMar>
              <w:left w:w="105" w:type="dxa"/>
              <w:right w:w="105" w:type="dxa"/>
            </w:tcMar>
          </w:tcPr>
          <w:p w:rsidRPr="00C40697" w:rsidR="00742CF0" w:rsidP="00C40697" w:rsidRDefault="00742CF0" w14:paraId="04B30B8C" w14:textId="3060C54B">
            <w:pPr>
              <w:pStyle w:val="JRCText"/>
              <w:spacing w:before="0" w:after="0"/>
              <w:rPr>
                <w:rFonts w:eastAsia="EC Square Sans Pro" w:cs="EC Square Sans Pro"/>
              </w:rPr>
            </w:pPr>
            <w:r w:rsidRPr="00C40697">
              <w:rPr>
                <w:rFonts w:eastAsia="EC Square Sans Pro" w:cs="EC Square Sans Pro"/>
              </w:rPr>
              <w:t>Food, Mobility, Housing, Appliances, Household goods</w:t>
            </w:r>
          </w:p>
        </w:tc>
        <w:tc>
          <w:tcPr>
            <w:tcW w:w="1276" w:type="dxa"/>
            <w:tcMar>
              <w:left w:w="105" w:type="dxa"/>
              <w:right w:w="105" w:type="dxa"/>
            </w:tcMar>
            <w:vAlign w:val="center"/>
          </w:tcPr>
          <w:p w:rsidRPr="00C40697" w:rsidR="00742CF0" w:rsidP="00C40697" w:rsidRDefault="00742CF0" w14:paraId="513E61E4" w14:textId="4449F42D">
            <w:pPr>
              <w:pStyle w:val="JRCText"/>
              <w:spacing w:before="0" w:after="0"/>
              <w:rPr>
                <w:rFonts w:eastAsia="EC Square Sans Pro" w:cs="EC Square Sans Pro"/>
              </w:rPr>
            </w:pPr>
            <w:r w:rsidRPr="00C40697">
              <w:rPr>
                <w:rFonts w:eastAsia="EC Square Sans Pro" w:cs="EC Square Sans Pro"/>
              </w:rPr>
              <w:t>On track to be achieved</w:t>
            </w:r>
          </w:p>
        </w:tc>
        <w:tc>
          <w:tcPr>
            <w:tcW w:w="992" w:type="dxa"/>
            <w:tcMar>
              <w:left w:w="105" w:type="dxa"/>
              <w:right w:w="105" w:type="dxa"/>
            </w:tcMar>
            <w:vAlign w:val="center"/>
          </w:tcPr>
          <w:p w:rsidRPr="00C40697" w:rsidR="00742CF0" w:rsidP="00C40697" w:rsidRDefault="00742CF0" w14:paraId="450D55AF" w14:textId="2D200CF4">
            <w:pPr>
              <w:pStyle w:val="JRCText"/>
              <w:spacing w:before="0" w:after="0"/>
              <w:rPr>
                <w:rFonts w:eastAsia="EC Square Sans Pro" w:cs="EC Square Sans Pro"/>
              </w:rPr>
            </w:pPr>
            <w:r w:rsidRPr="00C40697">
              <w:rPr>
                <w:rFonts w:eastAsia="EC Square Sans Pro" w:cs="EC Square Sans Pro"/>
              </w:rPr>
              <w:t>No</w:t>
            </w:r>
          </w:p>
        </w:tc>
        <w:tc>
          <w:tcPr>
            <w:tcW w:w="709" w:type="dxa"/>
            <w:tcMar>
              <w:left w:w="105" w:type="dxa"/>
              <w:right w:w="105" w:type="dxa"/>
            </w:tcMar>
            <w:vAlign w:val="center"/>
          </w:tcPr>
          <w:p w:rsidRPr="00C40697" w:rsidR="00742CF0" w:rsidP="00C40697" w:rsidRDefault="00742CF0" w14:paraId="51769B58" w14:textId="75F2B5F3">
            <w:pPr>
              <w:pStyle w:val="JRCText"/>
              <w:spacing w:before="0" w:after="0"/>
              <w:rPr>
                <w:rFonts w:eastAsia="EC Square Sans Pro" w:cs="EC Square Sans Pro"/>
              </w:rPr>
            </w:pPr>
            <w:r w:rsidRPr="00C40697">
              <w:rPr>
                <w:rFonts w:eastAsia="EC Square Sans Pro" w:cs="EC Square Sans Pro"/>
                <w:b/>
              </w:rPr>
              <w:t>X</w:t>
            </w:r>
          </w:p>
        </w:tc>
        <w:tc>
          <w:tcPr>
            <w:tcW w:w="850" w:type="dxa"/>
            <w:tcMar>
              <w:left w:w="105" w:type="dxa"/>
              <w:right w:w="105" w:type="dxa"/>
            </w:tcMar>
            <w:vAlign w:val="center"/>
          </w:tcPr>
          <w:p w:rsidRPr="00C40697" w:rsidR="00742CF0" w:rsidP="00C40697" w:rsidRDefault="00742CF0" w14:paraId="6E4C1686" w14:textId="257B7147">
            <w:pPr>
              <w:pStyle w:val="JRCText"/>
              <w:spacing w:before="0" w:after="0"/>
              <w:rPr>
                <w:rFonts w:eastAsia="EC Square Sans Pro" w:cs="EC Square Sans Pro"/>
              </w:rPr>
            </w:pPr>
            <w:r w:rsidRPr="00C40697">
              <w:rPr>
                <w:rFonts w:eastAsia="EC Square Sans Pro" w:cs="EC Square Sans Pro"/>
                <w:b/>
              </w:rPr>
              <w:t>X</w:t>
            </w:r>
          </w:p>
        </w:tc>
      </w:tr>
      <w:tr w:rsidRPr="00742CF0" w:rsidR="00742CF0" w:rsidTr="00C40697" w14:paraId="258AC6F0" w14:textId="77777777">
        <w:trPr>
          <w:trHeight w:val="300"/>
        </w:trPr>
        <w:tc>
          <w:tcPr>
            <w:tcW w:w="3820" w:type="dxa"/>
            <w:tcMar>
              <w:left w:w="105" w:type="dxa"/>
              <w:right w:w="105" w:type="dxa"/>
            </w:tcMar>
            <w:vAlign w:val="center"/>
          </w:tcPr>
          <w:p w:rsidRPr="00BA5FBD" w:rsidR="00742CF0" w:rsidP="006779C9" w:rsidRDefault="00742CF0" w14:paraId="73348BD8" w14:textId="02AA3626">
            <w:pPr>
              <w:pStyle w:val="JRCText"/>
              <w:spacing w:before="0" w:after="0"/>
              <w:rPr>
                <w:rFonts w:ascii="Calibri" w:hAnsi="Calibri" w:cs="Calibri"/>
              </w:rPr>
            </w:pPr>
            <w:r w:rsidRPr="00BA5FBD">
              <w:rPr>
                <w:rFonts w:eastAsia="EC Square Sans Pro" w:cs="EC Square Sans Pro"/>
              </w:rPr>
              <w:t>Over this decade, the EU will need to install, on average, approximately 45 GW per year of PV to reach the share of 45% of energy coming from renewables set out in the RePowerEU Plan</w:t>
            </w:r>
            <w:r w:rsidRPr="00BA5FBD">
              <w:rPr>
                <w:rFonts w:ascii="Calibri" w:hAnsi="Calibri" w:cs="Calibri"/>
              </w:rPr>
              <w:t> </w:t>
            </w:r>
          </w:p>
        </w:tc>
        <w:tc>
          <w:tcPr>
            <w:tcW w:w="1417" w:type="dxa"/>
            <w:tcMar>
              <w:left w:w="105" w:type="dxa"/>
              <w:right w:w="105" w:type="dxa"/>
            </w:tcMar>
          </w:tcPr>
          <w:p w:rsidRPr="00C40697" w:rsidR="00742CF0" w:rsidP="00C40697" w:rsidRDefault="00742CF0" w14:paraId="5D1BC668" w14:textId="50A6977D">
            <w:pPr>
              <w:pStyle w:val="JRCText"/>
              <w:spacing w:before="0" w:after="0"/>
              <w:rPr>
                <w:rFonts w:eastAsia="EC Square Sans Pro" w:cs="EC Square Sans Pro"/>
              </w:rPr>
            </w:pPr>
            <w:r w:rsidRPr="00C40697">
              <w:rPr>
                <w:rFonts w:eastAsia="EC Square Sans Pro" w:cs="EC Square Sans Pro"/>
              </w:rPr>
              <w:t>Food, Mobility, Housing, Appliances, Household goods</w:t>
            </w:r>
          </w:p>
        </w:tc>
        <w:tc>
          <w:tcPr>
            <w:tcW w:w="1276" w:type="dxa"/>
            <w:tcMar>
              <w:left w:w="105" w:type="dxa"/>
              <w:right w:w="105" w:type="dxa"/>
            </w:tcMar>
            <w:vAlign w:val="center"/>
          </w:tcPr>
          <w:p w:rsidRPr="00C40697" w:rsidR="00742CF0" w:rsidP="00C40697" w:rsidRDefault="00742CF0" w14:paraId="0EFF6E94" w14:textId="1AD588FF">
            <w:pPr>
              <w:pStyle w:val="JRCText"/>
              <w:spacing w:before="0" w:after="0"/>
              <w:rPr>
                <w:rFonts w:eastAsia="EC Square Sans Pro" w:cs="EC Square Sans Pro"/>
              </w:rPr>
            </w:pPr>
            <w:r w:rsidRPr="00C40697">
              <w:rPr>
                <w:rFonts w:eastAsia="EC Square Sans Pro" w:cs="EC Square Sans Pro"/>
              </w:rPr>
              <w:t>On track to be achieved.</w:t>
            </w:r>
          </w:p>
        </w:tc>
        <w:tc>
          <w:tcPr>
            <w:tcW w:w="992" w:type="dxa"/>
            <w:tcMar>
              <w:left w:w="105" w:type="dxa"/>
              <w:right w:w="105" w:type="dxa"/>
            </w:tcMar>
            <w:vAlign w:val="center"/>
          </w:tcPr>
          <w:p w:rsidRPr="00C40697" w:rsidR="00742CF0" w:rsidP="00C40697" w:rsidRDefault="00742CF0" w14:paraId="3E9F5600" w14:textId="472A63FF">
            <w:pPr>
              <w:pStyle w:val="JRCText"/>
              <w:spacing w:before="0" w:after="0"/>
              <w:rPr>
                <w:rFonts w:eastAsia="EC Square Sans Pro" w:cs="EC Square Sans Pro"/>
              </w:rPr>
            </w:pPr>
            <w:r w:rsidRPr="00C40697">
              <w:rPr>
                <w:rFonts w:eastAsia="EC Square Sans Pro" w:cs="EC Square Sans Pro"/>
              </w:rPr>
              <w:t>No</w:t>
            </w:r>
          </w:p>
        </w:tc>
        <w:tc>
          <w:tcPr>
            <w:tcW w:w="709" w:type="dxa"/>
            <w:tcMar>
              <w:left w:w="105" w:type="dxa"/>
              <w:right w:w="105" w:type="dxa"/>
            </w:tcMar>
            <w:vAlign w:val="center"/>
          </w:tcPr>
          <w:p w:rsidRPr="00C40697" w:rsidR="00742CF0" w:rsidP="00C40697" w:rsidRDefault="00742CF0" w14:paraId="17C09F36" w14:textId="0840046F">
            <w:pPr>
              <w:pStyle w:val="JRCText"/>
              <w:spacing w:before="0" w:after="0"/>
              <w:rPr>
                <w:rFonts w:eastAsia="EC Square Sans Pro" w:cs="EC Square Sans Pro"/>
              </w:rPr>
            </w:pPr>
            <w:r w:rsidRPr="00C40697">
              <w:rPr>
                <w:rFonts w:eastAsia="EC Square Sans Pro" w:cs="EC Square Sans Pro"/>
                <w:b/>
              </w:rPr>
              <w:t>X</w:t>
            </w:r>
          </w:p>
        </w:tc>
        <w:tc>
          <w:tcPr>
            <w:tcW w:w="850" w:type="dxa"/>
            <w:tcMar>
              <w:left w:w="105" w:type="dxa"/>
              <w:right w:w="105" w:type="dxa"/>
            </w:tcMar>
            <w:vAlign w:val="center"/>
          </w:tcPr>
          <w:p w:rsidRPr="00C40697" w:rsidR="00742CF0" w:rsidP="00C40697" w:rsidRDefault="00742CF0" w14:paraId="1F3C3500" w14:textId="514A49F3">
            <w:pPr>
              <w:pStyle w:val="JRCText"/>
              <w:spacing w:before="0" w:after="0"/>
              <w:rPr>
                <w:rFonts w:eastAsia="EC Square Sans Pro" w:cs="EC Square Sans Pro"/>
              </w:rPr>
            </w:pPr>
            <w:r w:rsidRPr="00C40697">
              <w:rPr>
                <w:rFonts w:eastAsia="EC Square Sans Pro" w:cs="EC Square Sans Pro"/>
                <w:b/>
              </w:rPr>
              <w:t>X</w:t>
            </w:r>
          </w:p>
        </w:tc>
      </w:tr>
      <w:tr w:rsidRPr="00742CF0" w:rsidR="003C3D02" w:rsidTr="00BA5FBD" w14:paraId="2EF19627" w14:textId="77777777">
        <w:trPr>
          <w:trHeight w:val="300"/>
        </w:trPr>
        <w:tc>
          <w:tcPr>
            <w:tcW w:w="3820" w:type="dxa"/>
            <w:tcMar>
              <w:left w:w="105" w:type="dxa"/>
              <w:right w:w="105" w:type="dxa"/>
            </w:tcMar>
            <w:vAlign w:val="center"/>
          </w:tcPr>
          <w:p w:rsidRPr="00BA5FBD" w:rsidR="003C3D02" w:rsidP="003C3D02" w:rsidRDefault="003C3D02" w14:paraId="734815E0" w14:textId="7AF3C364">
            <w:pPr>
              <w:pStyle w:val="JRCText"/>
              <w:spacing w:before="0" w:after="0"/>
              <w:rPr>
                <w:rFonts w:eastAsia="EC Square Sans Pro" w:cs="EC Square Sans Pro"/>
              </w:rPr>
            </w:pPr>
            <w:r w:rsidRPr="00BA5FBD">
              <w:rPr>
                <w:rFonts w:eastAsia="EC Square Sans Pro" w:cs="EC Square Sans Pro"/>
              </w:rPr>
              <w:t>Recycling shall achieve at least the following targets for recycling efficiency:</w:t>
            </w:r>
            <w:r w:rsidRPr="00BA5FBD">
              <w:rPr>
                <w:rFonts w:ascii="Calibri" w:hAnsi="Calibri" w:cs="Calibri"/>
              </w:rPr>
              <w:t> </w:t>
            </w:r>
            <w:r w:rsidRPr="00BA5FBD">
              <w:rPr>
                <w:rFonts w:eastAsia="EC Square Sans Pro" w:cs="EC Square Sans Pro"/>
              </w:rPr>
              <w:t xml:space="preserve"> […] No later than 31 December 2030 80% by average weight of lead-acid batteries.</w:t>
            </w:r>
            <w:r w:rsidRPr="00BA5FBD">
              <w:rPr>
                <w:rFonts w:ascii="Calibri" w:hAnsi="Calibri" w:cs="Calibri"/>
              </w:rPr>
              <w:t> </w:t>
            </w:r>
          </w:p>
        </w:tc>
        <w:tc>
          <w:tcPr>
            <w:tcW w:w="1417" w:type="dxa"/>
            <w:tcMar>
              <w:left w:w="105" w:type="dxa"/>
              <w:right w:w="105" w:type="dxa"/>
            </w:tcMar>
            <w:vAlign w:val="center"/>
          </w:tcPr>
          <w:p w:rsidRPr="00C40697" w:rsidR="003C3D02" w:rsidP="003C3D02" w:rsidRDefault="003C3D02" w14:paraId="2F7C16EE" w14:textId="4FB8AF49">
            <w:pPr>
              <w:pStyle w:val="JRCText"/>
              <w:spacing w:before="0" w:after="0"/>
              <w:rPr>
                <w:rFonts w:eastAsia="EC Square Sans Pro" w:cs="EC Square Sans Pro"/>
              </w:rPr>
            </w:pPr>
            <w:r w:rsidRPr="006779C9">
              <w:rPr>
                <w:rFonts w:eastAsia="EC Square Sans Pro" w:cs="EC Square Sans Pro"/>
              </w:rPr>
              <w:t>Mobility, Appliances</w:t>
            </w:r>
          </w:p>
        </w:tc>
        <w:tc>
          <w:tcPr>
            <w:tcW w:w="1276" w:type="dxa"/>
            <w:tcMar>
              <w:left w:w="105" w:type="dxa"/>
              <w:right w:w="105" w:type="dxa"/>
            </w:tcMar>
            <w:vAlign w:val="center"/>
          </w:tcPr>
          <w:p w:rsidR="003C3D02" w:rsidP="003C3D02" w:rsidRDefault="003C3D02" w14:paraId="4688794F" w14:textId="7B295FC1">
            <w:pPr>
              <w:pStyle w:val="JRCText"/>
              <w:spacing w:before="0" w:after="0"/>
              <w:rPr>
                <w:rFonts w:eastAsia="EC Square Sans Pro" w:cs="EC Square Sans Pro"/>
                <w:highlight w:val="yellow"/>
              </w:rPr>
            </w:pPr>
            <w:r w:rsidRPr="006779C9">
              <w:rPr>
                <w:rFonts w:eastAsia="EC Square Sans Pro" w:cs="EC Square Sans Pro"/>
              </w:rPr>
              <w:t>On track to be achieved</w:t>
            </w:r>
          </w:p>
        </w:tc>
        <w:tc>
          <w:tcPr>
            <w:tcW w:w="992" w:type="dxa"/>
            <w:tcMar>
              <w:left w:w="105" w:type="dxa"/>
              <w:right w:w="105" w:type="dxa"/>
            </w:tcMar>
            <w:vAlign w:val="center"/>
          </w:tcPr>
          <w:p w:rsidRPr="00BA5FBD" w:rsidR="003C3D02" w:rsidP="003C3D02" w:rsidRDefault="003C3D02" w14:paraId="7CA2A529" w14:textId="7D4B5FF4">
            <w:pPr>
              <w:pStyle w:val="JRCText"/>
              <w:spacing w:before="0" w:after="0"/>
              <w:rPr>
                <w:rFonts w:eastAsia="EC Square Sans Pro" w:cs="EC Square Sans Pro"/>
                <w:highlight w:val="yellow"/>
              </w:rPr>
            </w:pPr>
            <w:r w:rsidRPr="006779C9">
              <w:rPr>
                <w:rFonts w:eastAsia="EC Square Sans Pro" w:cs="EC Square Sans Pro"/>
              </w:rPr>
              <w:t>Yes</w:t>
            </w:r>
          </w:p>
        </w:tc>
        <w:tc>
          <w:tcPr>
            <w:tcW w:w="709" w:type="dxa"/>
            <w:tcMar>
              <w:left w:w="105" w:type="dxa"/>
              <w:right w:w="105" w:type="dxa"/>
            </w:tcMar>
            <w:vAlign w:val="center"/>
          </w:tcPr>
          <w:p w:rsidRPr="00BA5FBD" w:rsidR="003C3D02" w:rsidP="003C3D02" w:rsidRDefault="003C3D02" w14:paraId="06A71175" w14:textId="4FAD02C2">
            <w:pPr>
              <w:pStyle w:val="JRCText"/>
              <w:spacing w:before="0" w:after="0"/>
              <w:rPr>
                <w:rFonts w:eastAsia="EC Square Sans Pro" w:cs="EC Square Sans Pro"/>
                <w:b/>
                <w:highlight w:val="yellow"/>
              </w:rPr>
            </w:pPr>
            <w:r w:rsidRPr="006779C9">
              <w:rPr>
                <w:rFonts w:eastAsia="EC Square Sans Pro" w:cs="EC Square Sans Pro"/>
                <w:b/>
              </w:rPr>
              <w:t>X</w:t>
            </w:r>
          </w:p>
        </w:tc>
        <w:tc>
          <w:tcPr>
            <w:tcW w:w="850" w:type="dxa"/>
            <w:tcMar>
              <w:left w:w="105" w:type="dxa"/>
              <w:right w:w="105" w:type="dxa"/>
            </w:tcMar>
            <w:vAlign w:val="center"/>
          </w:tcPr>
          <w:p w:rsidRPr="00C40697" w:rsidR="003C3D02" w:rsidP="003C3D02" w:rsidRDefault="003C3D02" w14:paraId="525556D9" w14:textId="385DA0EF">
            <w:pPr>
              <w:pStyle w:val="JRCText"/>
              <w:spacing w:before="0" w:after="0"/>
              <w:rPr>
                <w:rFonts w:eastAsia="EC Square Sans Pro" w:cs="EC Square Sans Pro"/>
                <w:b/>
              </w:rPr>
            </w:pPr>
            <w:r w:rsidRPr="006779C9">
              <w:rPr>
                <w:rFonts w:eastAsia="EC Square Sans Pro" w:cs="EC Square Sans Pro"/>
                <w:b/>
              </w:rPr>
              <w:t>X</w:t>
            </w:r>
          </w:p>
        </w:tc>
      </w:tr>
      <w:tr w:rsidRPr="00742CF0" w:rsidR="003C3D02" w:rsidTr="00BA5FBD" w14:paraId="19037733" w14:textId="77777777">
        <w:trPr>
          <w:trHeight w:val="300"/>
        </w:trPr>
        <w:tc>
          <w:tcPr>
            <w:tcW w:w="3820" w:type="dxa"/>
            <w:tcMar>
              <w:left w:w="105" w:type="dxa"/>
              <w:right w:w="105" w:type="dxa"/>
            </w:tcMar>
            <w:vAlign w:val="center"/>
          </w:tcPr>
          <w:p w:rsidRPr="00BA5FBD" w:rsidR="003C3D02" w:rsidP="003C3D02" w:rsidRDefault="003C3D02" w14:paraId="27C045FD" w14:textId="4CD5F7FA">
            <w:pPr>
              <w:pStyle w:val="JRCText"/>
              <w:spacing w:before="0" w:after="0"/>
              <w:rPr>
                <w:rFonts w:eastAsia="EC Square Sans Pro" w:cs="EC Square Sans Pro"/>
              </w:rPr>
            </w:pPr>
            <w:r w:rsidRPr="00BA5FBD">
              <w:t>All recycling shall achieve at least the following targets for recovery of materials. […] No later than 31 December 2031: (iii) 95% for cobalt, copper, lead, and nickel.</w:t>
            </w:r>
            <w:r w:rsidRPr="00BA5FBD">
              <w:rPr>
                <w:rFonts w:ascii="Calibri" w:hAnsi="Calibri" w:cs="Calibri"/>
              </w:rPr>
              <w:t>  </w:t>
            </w:r>
          </w:p>
        </w:tc>
        <w:tc>
          <w:tcPr>
            <w:tcW w:w="1417" w:type="dxa"/>
            <w:tcMar>
              <w:left w:w="105" w:type="dxa"/>
              <w:right w:w="105" w:type="dxa"/>
            </w:tcMar>
            <w:vAlign w:val="center"/>
          </w:tcPr>
          <w:p w:rsidRPr="00C40697" w:rsidR="003C3D02" w:rsidP="003C3D02" w:rsidRDefault="003C3D02" w14:paraId="1649BDF9" w14:textId="5E560D02">
            <w:pPr>
              <w:pStyle w:val="JRCText"/>
              <w:spacing w:before="0" w:after="0"/>
              <w:rPr>
                <w:rFonts w:eastAsia="EC Square Sans Pro" w:cs="EC Square Sans Pro"/>
              </w:rPr>
            </w:pPr>
            <w:r w:rsidRPr="00575B0D">
              <w:rPr>
                <w:rFonts w:eastAsia="EC Square Sans Pro" w:cs="EC Square Sans Pro"/>
              </w:rPr>
              <w:t>Mobility, Appliances</w:t>
            </w:r>
          </w:p>
        </w:tc>
        <w:tc>
          <w:tcPr>
            <w:tcW w:w="1276" w:type="dxa"/>
            <w:tcMar>
              <w:left w:w="105" w:type="dxa"/>
              <w:right w:w="105" w:type="dxa"/>
            </w:tcMar>
            <w:vAlign w:val="center"/>
          </w:tcPr>
          <w:p w:rsidR="003C3D02" w:rsidP="003C3D02" w:rsidRDefault="003C3D02" w14:paraId="2609C2BD" w14:textId="263DF6CC">
            <w:pPr>
              <w:pStyle w:val="JRCText"/>
              <w:spacing w:before="0" w:after="0"/>
              <w:rPr>
                <w:rFonts w:eastAsia="EC Square Sans Pro" w:cs="EC Square Sans Pro"/>
                <w:highlight w:val="yellow"/>
              </w:rPr>
            </w:pPr>
            <w:r w:rsidRPr="00575B0D">
              <w:rPr>
                <w:rFonts w:eastAsia="EC Square Sans Pro" w:cs="EC Square Sans Pro"/>
              </w:rPr>
              <w:t>On track to be achieved</w:t>
            </w:r>
          </w:p>
        </w:tc>
        <w:tc>
          <w:tcPr>
            <w:tcW w:w="992" w:type="dxa"/>
            <w:tcMar>
              <w:left w:w="105" w:type="dxa"/>
              <w:right w:w="105" w:type="dxa"/>
            </w:tcMar>
            <w:vAlign w:val="center"/>
          </w:tcPr>
          <w:p w:rsidRPr="00BA5FBD" w:rsidR="003C3D02" w:rsidP="003C3D02" w:rsidRDefault="003C3D02" w14:paraId="5F8098DC" w14:textId="3231A742">
            <w:pPr>
              <w:pStyle w:val="JRCText"/>
              <w:spacing w:before="0" w:after="0"/>
              <w:rPr>
                <w:rFonts w:eastAsia="EC Square Sans Pro" w:cs="EC Square Sans Pro"/>
                <w:highlight w:val="yellow"/>
              </w:rPr>
            </w:pPr>
            <w:r w:rsidRPr="00575B0D">
              <w:rPr>
                <w:rFonts w:eastAsia="EC Square Sans Pro" w:cs="EC Square Sans Pro"/>
              </w:rPr>
              <w:t>Yes</w:t>
            </w:r>
          </w:p>
        </w:tc>
        <w:tc>
          <w:tcPr>
            <w:tcW w:w="709" w:type="dxa"/>
            <w:tcMar>
              <w:left w:w="105" w:type="dxa"/>
              <w:right w:w="105" w:type="dxa"/>
            </w:tcMar>
            <w:vAlign w:val="center"/>
          </w:tcPr>
          <w:p w:rsidR="003C3D02" w:rsidP="003C3D02" w:rsidRDefault="003C3D02" w14:paraId="637525B5" w14:textId="35EA5CD4">
            <w:pPr>
              <w:pStyle w:val="JRCText"/>
              <w:spacing w:before="0" w:after="0"/>
              <w:rPr>
                <w:rFonts w:eastAsia="EC Square Sans Pro" w:cs="EC Square Sans Pro"/>
                <w:b/>
                <w:highlight w:val="yellow"/>
              </w:rPr>
            </w:pPr>
            <w:r w:rsidRPr="002643D8">
              <w:rPr>
                <w:rFonts w:eastAsia="EC Square Sans Pro" w:cs="EC Square Sans Pro"/>
                <w:b/>
              </w:rPr>
              <w:t>X</w:t>
            </w:r>
          </w:p>
        </w:tc>
        <w:tc>
          <w:tcPr>
            <w:tcW w:w="850" w:type="dxa"/>
            <w:tcMar>
              <w:left w:w="105" w:type="dxa"/>
              <w:right w:w="105" w:type="dxa"/>
            </w:tcMar>
            <w:vAlign w:val="center"/>
          </w:tcPr>
          <w:p w:rsidRPr="00C40697" w:rsidR="003C3D02" w:rsidP="003C3D02" w:rsidRDefault="003C3D02" w14:paraId="20347F47" w14:textId="619283C5">
            <w:pPr>
              <w:pStyle w:val="JRCText"/>
              <w:spacing w:before="0" w:after="0"/>
              <w:rPr>
                <w:rFonts w:eastAsia="EC Square Sans Pro" w:cs="EC Square Sans Pro"/>
                <w:b/>
              </w:rPr>
            </w:pPr>
            <w:r w:rsidRPr="002643D8">
              <w:rPr>
                <w:rFonts w:eastAsia="EC Square Sans Pro" w:cs="EC Square Sans Pro"/>
                <w:b/>
              </w:rPr>
              <w:t>X</w:t>
            </w:r>
          </w:p>
        </w:tc>
      </w:tr>
      <w:tr w:rsidRPr="00742CF0" w:rsidR="003C3D02" w:rsidTr="00BA5FBD" w14:paraId="01045A7B" w14:textId="77777777">
        <w:trPr>
          <w:trHeight w:val="300"/>
        </w:trPr>
        <w:tc>
          <w:tcPr>
            <w:tcW w:w="3820" w:type="dxa"/>
            <w:tcMar>
              <w:left w:w="105" w:type="dxa"/>
              <w:right w:w="105" w:type="dxa"/>
            </w:tcMar>
            <w:vAlign w:val="center"/>
          </w:tcPr>
          <w:p w:rsidRPr="00BA5FBD" w:rsidR="003C3D02" w:rsidP="003C3D02" w:rsidRDefault="003C3D02" w14:paraId="075BBCCC" w14:textId="5F187F36">
            <w:pPr>
              <w:pStyle w:val="JRCText"/>
              <w:spacing w:before="0" w:after="0"/>
            </w:pPr>
            <w:r w:rsidRPr="00BA5FBD">
              <w:t>Recycling of aluminium in packaging: 60%</w:t>
            </w:r>
          </w:p>
          <w:p w:rsidRPr="00BA5FBD" w:rsidR="003C3D02" w:rsidP="003C3D02" w:rsidRDefault="003C3D02" w14:paraId="6566981A" w14:textId="77777777">
            <w:pPr>
              <w:pStyle w:val="JRCText"/>
              <w:spacing w:before="0" w:after="0"/>
            </w:pPr>
            <w:r w:rsidRPr="00BA5FBD">
              <w:t>Recycling of ferrous metals in packaging: 80%</w:t>
            </w:r>
          </w:p>
          <w:p w:rsidRPr="00BA5FBD" w:rsidR="003C3D02" w:rsidP="003C3D02" w:rsidRDefault="003C3D02" w14:paraId="2BE60DEA" w14:textId="77777777">
            <w:pPr>
              <w:pStyle w:val="JRCText"/>
              <w:spacing w:before="0" w:after="0"/>
            </w:pPr>
            <w:r w:rsidRPr="00BA5FBD">
              <w:t>Recycling of glass in packaging: 75%</w:t>
            </w:r>
          </w:p>
          <w:p w:rsidRPr="00BA5FBD" w:rsidR="003C3D02" w:rsidP="003C3D02" w:rsidRDefault="003C3D02" w14:paraId="33B09623" w14:textId="77777777">
            <w:pPr>
              <w:pStyle w:val="JRCText"/>
              <w:spacing w:before="0" w:after="0"/>
            </w:pPr>
            <w:r w:rsidRPr="00BA5FBD">
              <w:t>Recycling of paper and cardboard in packaging: 85%</w:t>
            </w:r>
          </w:p>
          <w:p w:rsidRPr="00BA5FBD" w:rsidR="003C3D02" w:rsidP="003C3D02" w:rsidRDefault="003C3D02" w14:paraId="74272C7D" w14:textId="3DB76717">
            <w:pPr>
              <w:pStyle w:val="JRCText"/>
              <w:spacing w:before="0" w:after="0"/>
              <w:rPr>
                <w:rFonts w:eastAsia="EC Square Sans Pro" w:cs="EC Square Sans Pro"/>
              </w:rPr>
            </w:pPr>
            <w:r w:rsidRPr="00BA5FBD">
              <w:t>Recycling of wood in packaging: 30%</w:t>
            </w:r>
          </w:p>
        </w:tc>
        <w:tc>
          <w:tcPr>
            <w:tcW w:w="1417" w:type="dxa"/>
            <w:tcMar>
              <w:left w:w="105" w:type="dxa"/>
              <w:right w:w="105" w:type="dxa"/>
            </w:tcMar>
            <w:vAlign w:val="center"/>
          </w:tcPr>
          <w:p w:rsidRPr="00C40697" w:rsidR="003C3D02" w:rsidP="003C3D02" w:rsidRDefault="003C3D02" w14:paraId="1DE2B96A" w14:textId="7C0DB542">
            <w:pPr>
              <w:pStyle w:val="JRCText"/>
              <w:spacing w:before="0" w:after="0"/>
              <w:rPr>
                <w:rFonts w:eastAsia="EC Square Sans Pro" w:cs="EC Square Sans Pro"/>
              </w:rPr>
            </w:pPr>
            <w:r w:rsidRPr="00575B0D">
              <w:rPr>
                <w:rFonts w:eastAsia="EC Square Sans Pro" w:cs="EC Square Sans Pro"/>
              </w:rPr>
              <w:t>Food, Appliances, Household goods</w:t>
            </w:r>
          </w:p>
        </w:tc>
        <w:tc>
          <w:tcPr>
            <w:tcW w:w="1276" w:type="dxa"/>
            <w:tcMar>
              <w:left w:w="105" w:type="dxa"/>
              <w:right w:w="105" w:type="dxa"/>
            </w:tcMar>
            <w:vAlign w:val="center"/>
          </w:tcPr>
          <w:p w:rsidR="003C3D02" w:rsidP="003C3D02" w:rsidRDefault="003C3D02" w14:paraId="1DEFD0AE" w14:textId="34EFA1BC">
            <w:pPr>
              <w:pStyle w:val="JRCText"/>
              <w:spacing w:before="0" w:after="0"/>
              <w:rPr>
                <w:rFonts w:eastAsia="EC Square Sans Pro" w:cs="EC Square Sans Pro"/>
                <w:highlight w:val="yellow"/>
              </w:rPr>
            </w:pPr>
            <w:r>
              <w:rPr>
                <w:rFonts w:eastAsia="EC Square Sans Pro" w:cs="EC Square Sans Pro"/>
              </w:rPr>
              <w:t>On track to be achieved</w:t>
            </w:r>
          </w:p>
        </w:tc>
        <w:tc>
          <w:tcPr>
            <w:tcW w:w="992" w:type="dxa"/>
            <w:tcMar>
              <w:left w:w="105" w:type="dxa"/>
              <w:right w:w="105" w:type="dxa"/>
            </w:tcMar>
            <w:vAlign w:val="center"/>
          </w:tcPr>
          <w:p w:rsidRPr="00BA5FBD" w:rsidR="003C3D02" w:rsidP="003C3D02" w:rsidRDefault="003C3D02" w14:paraId="14256D65" w14:textId="681C6D68">
            <w:pPr>
              <w:pStyle w:val="JRCText"/>
              <w:spacing w:before="0" w:after="0"/>
              <w:rPr>
                <w:rFonts w:eastAsia="EC Square Sans Pro" w:cs="EC Square Sans Pro"/>
                <w:highlight w:val="yellow"/>
              </w:rPr>
            </w:pPr>
            <w:r>
              <w:rPr>
                <w:rFonts w:eastAsia="EC Square Sans Pro" w:cs="EC Square Sans Pro"/>
              </w:rPr>
              <w:t>No</w:t>
            </w:r>
          </w:p>
        </w:tc>
        <w:tc>
          <w:tcPr>
            <w:tcW w:w="709" w:type="dxa"/>
            <w:tcMar>
              <w:left w:w="105" w:type="dxa"/>
              <w:right w:w="105" w:type="dxa"/>
            </w:tcMar>
            <w:vAlign w:val="center"/>
          </w:tcPr>
          <w:p w:rsidR="003C3D02" w:rsidP="003C3D02" w:rsidRDefault="003C3D02" w14:paraId="7AE2686C" w14:textId="259E0CE5">
            <w:pPr>
              <w:pStyle w:val="JRCText"/>
              <w:spacing w:before="0" w:after="0"/>
              <w:rPr>
                <w:rFonts w:eastAsia="EC Square Sans Pro" w:cs="EC Square Sans Pro"/>
                <w:b/>
                <w:highlight w:val="yellow"/>
              </w:rPr>
            </w:pPr>
            <w:r>
              <w:rPr>
                <w:rFonts w:eastAsia="EC Square Sans Pro" w:cs="EC Square Sans Pro"/>
                <w:b/>
              </w:rPr>
              <w:t>X</w:t>
            </w:r>
          </w:p>
        </w:tc>
        <w:tc>
          <w:tcPr>
            <w:tcW w:w="850" w:type="dxa"/>
            <w:tcMar>
              <w:left w:w="105" w:type="dxa"/>
              <w:right w:w="105" w:type="dxa"/>
            </w:tcMar>
            <w:vAlign w:val="center"/>
          </w:tcPr>
          <w:p w:rsidRPr="00C40697" w:rsidR="003C3D02" w:rsidP="003C3D02" w:rsidRDefault="003C3D02" w14:paraId="5ACCE1EE" w14:textId="7D9BDA74">
            <w:pPr>
              <w:pStyle w:val="JRCText"/>
              <w:spacing w:before="0" w:after="0"/>
              <w:rPr>
                <w:rFonts w:eastAsia="EC Square Sans Pro" w:cs="EC Square Sans Pro"/>
                <w:b/>
              </w:rPr>
            </w:pPr>
            <w:r>
              <w:rPr>
                <w:rFonts w:eastAsia="EC Square Sans Pro" w:cs="EC Square Sans Pro"/>
                <w:b/>
              </w:rPr>
              <w:t>X</w:t>
            </w:r>
          </w:p>
        </w:tc>
      </w:tr>
      <w:tr w:rsidRPr="00742CF0" w:rsidR="003C3D02" w:rsidTr="00C40697" w14:paraId="30A87488" w14:textId="77777777">
        <w:trPr>
          <w:trHeight w:val="300"/>
        </w:trPr>
        <w:tc>
          <w:tcPr>
            <w:tcW w:w="3820" w:type="dxa"/>
            <w:tcMar>
              <w:left w:w="105" w:type="dxa"/>
              <w:right w:w="105" w:type="dxa"/>
            </w:tcMar>
            <w:vAlign w:val="center"/>
          </w:tcPr>
          <w:p w:rsidRPr="00BA5FBD" w:rsidR="003C3D02" w:rsidP="003C3D02" w:rsidRDefault="003C3D02" w14:paraId="33A4BA4E" w14:textId="239500E8">
            <w:pPr>
              <w:pStyle w:val="JRCText"/>
              <w:spacing w:before="0" w:after="0"/>
              <w:rPr>
                <w:rFonts w:ascii="Calibri" w:hAnsi="Calibri" w:cs="Calibri"/>
              </w:rPr>
            </w:pPr>
            <w:r w:rsidRPr="00BA5FBD">
              <w:rPr>
                <w:rFonts w:eastAsia="EC Square Sans Pro" w:cs="EC Square Sans Pro"/>
              </w:rPr>
              <w:t>By 2030, the share of renewable energy in the electricity mix should double to 55-60%, and projections show a share of around 84% by 2050. The remaining gap should be covered by other low-carbon options</w:t>
            </w:r>
            <w:r w:rsidRPr="00BA5FBD">
              <w:rPr>
                <w:rFonts w:ascii="Calibri" w:hAnsi="Calibri" w:cs="Calibri"/>
              </w:rPr>
              <w:t> </w:t>
            </w:r>
          </w:p>
        </w:tc>
        <w:tc>
          <w:tcPr>
            <w:tcW w:w="1417" w:type="dxa"/>
            <w:tcMar>
              <w:left w:w="105" w:type="dxa"/>
              <w:right w:w="105" w:type="dxa"/>
            </w:tcMar>
          </w:tcPr>
          <w:p w:rsidRPr="00C40697" w:rsidR="003C3D02" w:rsidP="003C3D02" w:rsidRDefault="003C3D02" w14:paraId="7B952E86" w14:textId="1EC1E3CD">
            <w:pPr>
              <w:pStyle w:val="JRCText"/>
              <w:spacing w:before="0" w:after="0"/>
              <w:rPr>
                <w:rFonts w:eastAsia="EC Square Sans Pro" w:cs="EC Square Sans Pro"/>
              </w:rPr>
            </w:pPr>
            <w:r w:rsidRPr="00C40697">
              <w:rPr>
                <w:rFonts w:eastAsia="EC Square Sans Pro" w:cs="EC Square Sans Pro"/>
              </w:rPr>
              <w:t>Food, Mobility, Housing, Appliances, Household goods</w:t>
            </w:r>
          </w:p>
        </w:tc>
        <w:tc>
          <w:tcPr>
            <w:tcW w:w="1276" w:type="dxa"/>
            <w:tcMar>
              <w:left w:w="105" w:type="dxa"/>
              <w:right w:w="105" w:type="dxa"/>
            </w:tcMar>
            <w:vAlign w:val="center"/>
          </w:tcPr>
          <w:p w:rsidRPr="00BA5FBD" w:rsidR="003C3D02" w:rsidP="003C3D02" w:rsidRDefault="003C3D02" w14:paraId="763852EC" w14:textId="3004F8C7">
            <w:pPr>
              <w:pStyle w:val="JRCText"/>
              <w:spacing w:before="0" w:after="0"/>
              <w:rPr>
                <w:rFonts w:eastAsia="EC Square Sans Pro" w:cs="EC Square Sans Pro"/>
                <w:highlight w:val="yellow"/>
              </w:rPr>
            </w:pPr>
            <w:r>
              <w:rPr>
                <w:rFonts w:eastAsia="EC Square Sans Pro" w:cs="EC Square Sans Pro"/>
                <w:highlight w:val="yellow"/>
              </w:rPr>
              <w:t>Acceleration needed</w:t>
            </w:r>
          </w:p>
        </w:tc>
        <w:tc>
          <w:tcPr>
            <w:tcW w:w="992" w:type="dxa"/>
            <w:tcMar>
              <w:left w:w="105" w:type="dxa"/>
              <w:right w:w="105" w:type="dxa"/>
            </w:tcMar>
            <w:vAlign w:val="center"/>
          </w:tcPr>
          <w:p w:rsidRPr="00BA5FBD" w:rsidR="003C3D02" w:rsidP="003C3D02" w:rsidRDefault="003C3D02" w14:paraId="5E149F75" w14:textId="6783FE64">
            <w:pPr>
              <w:pStyle w:val="JRCText"/>
              <w:spacing w:before="0" w:after="0"/>
              <w:rPr>
                <w:rFonts w:eastAsia="EC Square Sans Pro" w:cs="EC Square Sans Pro"/>
                <w:highlight w:val="yellow"/>
              </w:rPr>
            </w:pPr>
            <w:r w:rsidRPr="00BA5FBD">
              <w:rPr>
                <w:rFonts w:eastAsia="EC Square Sans Pro" w:cs="EC Square Sans Pro"/>
                <w:highlight w:val="yellow"/>
              </w:rPr>
              <w:t>No</w:t>
            </w:r>
          </w:p>
        </w:tc>
        <w:tc>
          <w:tcPr>
            <w:tcW w:w="709" w:type="dxa"/>
            <w:tcMar>
              <w:left w:w="105" w:type="dxa"/>
              <w:right w:w="105" w:type="dxa"/>
            </w:tcMar>
            <w:vAlign w:val="center"/>
          </w:tcPr>
          <w:p w:rsidRPr="00BA5FBD" w:rsidR="003C3D02" w:rsidP="003C3D02" w:rsidRDefault="003C3D02" w14:paraId="5AAB20C4" w14:textId="7E55616E">
            <w:pPr>
              <w:pStyle w:val="JRCText"/>
              <w:spacing w:before="0" w:after="0"/>
              <w:rPr>
                <w:rFonts w:eastAsia="EC Square Sans Pro" w:cs="EC Square Sans Pro"/>
                <w:highlight w:val="yellow"/>
              </w:rPr>
            </w:pPr>
          </w:p>
        </w:tc>
        <w:tc>
          <w:tcPr>
            <w:tcW w:w="850" w:type="dxa"/>
            <w:tcMar>
              <w:left w:w="105" w:type="dxa"/>
              <w:right w:w="105" w:type="dxa"/>
            </w:tcMar>
            <w:vAlign w:val="center"/>
          </w:tcPr>
          <w:p w:rsidRPr="00C40697" w:rsidR="003C3D02" w:rsidP="003C3D02" w:rsidRDefault="003C3D02" w14:paraId="7EF33AF7" w14:textId="74BDFCC6">
            <w:pPr>
              <w:pStyle w:val="JRCText"/>
              <w:spacing w:before="0" w:after="0"/>
              <w:rPr>
                <w:rFonts w:eastAsia="EC Square Sans Pro" w:cs="EC Square Sans Pro"/>
              </w:rPr>
            </w:pPr>
            <w:r w:rsidRPr="00C40697">
              <w:rPr>
                <w:rFonts w:eastAsia="EC Square Sans Pro" w:cs="EC Square Sans Pro"/>
                <w:b/>
              </w:rPr>
              <w:t>X</w:t>
            </w:r>
          </w:p>
        </w:tc>
      </w:tr>
      <w:tr w:rsidRPr="00742CF0" w:rsidR="003C3D02" w:rsidTr="00C40697" w14:paraId="3EB9C141" w14:textId="77777777">
        <w:trPr>
          <w:trHeight w:val="300"/>
        </w:trPr>
        <w:tc>
          <w:tcPr>
            <w:tcW w:w="3820" w:type="dxa"/>
            <w:tcMar>
              <w:left w:w="105" w:type="dxa"/>
              <w:right w:w="105" w:type="dxa"/>
            </w:tcMar>
            <w:vAlign w:val="center"/>
          </w:tcPr>
          <w:p w:rsidRPr="00BA5FBD" w:rsidR="003C3D02" w:rsidP="00BA5FBD" w:rsidRDefault="003C3D02" w14:paraId="795AB5D5" w14:textId="0DBDD41C">
            <w:pPr>
              <w:pStyle w:val="JRCTextbulletedlist1"/>
              <w:keepLines/>
              <w:numPr>
                <w:ilvl w:val="0"/>
                <w:numId w:val="0"/>
              </w:numPr>
              <w:suppressAutoHyphens/>
              <w:spacing w:before="0" w:after="0"/>
              <w:jc w:val="left"/>
              <w:rPr>
                <w:rFonts w:eastAsia="EC Square Sans Pro"/>
              </w:rPr>
            </w:pPr>
            <w:r w:rsidRPr="00BA5FBD">
              <w:rPr>
                <w:rFonts w:eastAsia="EC Square Sans Pro"/>
              </w:rPr>
              <w:t>Energy demand to be covered by solar heat and geothermal should</w:t>
            </w:r>
            <w:r w:rsidRPr="00BA5FBD">
              <w:rPr>
                <w:rFonts w:ascii="Calibri" w:hAnsi="Calibri" w:eastAsia="EC Square Sans Pro" w:cs="Calibri"/>
              </w:rPr>
              <w:t> </w:t>
            </w:r>
            <w:r w:rsidRPr="00BA5FBD">
              <w:rPr>
                <w:rFonts w:eastAsia="EC Square Sans Pro"/>
              </w:rPr>
              <w:t>at least</w:t>
            </w:r>
            <w:r w:rsidRPr="00BA5FBD">
              <w:rPr>
                <w:rFonts w:ascii="Calibri" w:hAnsi="Calibri" w:eastAsia="EC Square Sans Pro" w:cs="Calibri"/>
              </w:rPr>
              <w:t> </w:t>
            </w:r>
            <w:r w:rsidRPr="00BA5FBD">
              <w:rPr>
                <w:rFonts w:eastAsia="EC Square Sans Pro"/>
              </w:rPr>
              <w:t>triple (currently rate at 1,5%)</w:t>
            </w:r>
          </w:p>
          <w:p w:rsidRPr="00BA5FBD" w:rsidR="003C3D02" w:rsidP="003C3D02" w:rsidRDefault="003C3D02" w14:paraId="54428F4D" w14:textId="77777777">
            <w:pPr>
              <w:pStyle w:val="JRCText"/>
              <w:spacing w:before="0" w:after="0"/>
              <w:rPr>
                <w:rFonts w:eastAsia="EC Square Sans Pro" w:cs="EC Square Sans Pro"/>
              </w:rPr>
            </w:pPr>
          </w:p>
        </w:tc>
        <w:tc>
          <w:tcPr>
            <w:tcW w:w="1417" w:type="dxa"/>
            <w:tcMar>
              <w:left w:w="105" w:type="dxa"/>
              <w:right w:w="105" w:type="dxa"/>
            </w:tcMar>
          </w:tcPr>
          <w:p w:rsidRPr="00C40697" w:rsidR="003C3D02" w:rsidP="003C3D02" w:rsidRDefault="003C3D02" w14:paraId="18806F17" w14:textId="0E959F6C">
            <w:pPr>
              <w:pStyle w:val="JRCText"/>
              <w:spacing w:before="0" w:after="0"/>
              <w:rPr>
                <w:rFonts w:eastAsia="EC Square Sans Pro" w:cs="EC Square Sans Pro"/>
              </w:rPr>
            </w:pPr>
            <w:r w:rsidRPr="00C40697">
              <w:rPr>
                <w:rFonts w:eastAsia="EC Square Sans Pro" w:cs="EC Square Sans Pro"/>
              </w:rPr>
              <w:t>Food, Mobility, Housing, Appliances, Household goods</w:t>
            </w:r>
          </w:p>
        </w:tc>
        <w:tc>
          <w:tcPr>
            <w:tcW w:w="1276" w:type="dxa"/>
            <w:tcMar>
              <w:left w:w="105" w:type="dxa"/>
              <w:right w:w="105" w:type="dxa"/>
            </w:tcMar>
            <w:vAlign w:val="center"/>
          </w:tcPr>
          <w:p w:rsidR="003C3D02" w:rsidP="003C3D02" w:rsidRDefault="003C3D02" w14:paraId="53C87313" w14:textId="77777777">
            <w:pPr>
              <w:pStyle w:val="JRCText"/>
              <w:spacing w:before="0" w:after="0"/>
              <w:rPr>
                <w:rFonts w:eastAsia="EC Square Sans Pro" w:cs="EC Square Sans Pro"/>
                <w:highlight w:val="yellow"/>
              </w:rPr>
            </w:pPr>
            <w:r>
              <w:rPr>
                <w:rFonts w:eastAsia="EC Square Sans Pro" w:cs="EC Square Sans Pro"/>
                <w:highlight w:val="yellow"/>
              </w:rPr>
              <w:t>Acceleration needed</w:t>
            </w:r>
          </w:p>
          <w:p w:rsidRPr="00BA5FBD" w:rsidR="003C3D02" w:rsidP="003C3D02" w:rsidRDefault="003C3D02" w14:paraId="12329156" w14:textId="37B271E7">
            <w:pPr>
              <w:pStyle w:val="JRCText"/>
              <w:spacing w:before="0" w:after="0"/>
              <w:rPr>
                <w:rFonts w:eastAsia="EC Square Sans Pro" w:cs="EC Square Sans Pro"/>
                <w:highlight w:val="yellow"/>
              </w:rPr>
            </w:pPr>
          </w:p>
        </w:tc>
        <w:tc>
          <w:tcPr>
            <w:tcW w:w="992" w:type="dxa"/>
            <w:tcMar>
              <w:left w:w="105" w:type="dxa"/>
              <w:right w:w="105" w:type="dxa"/>
            </w:tcMar>
            <w:vAlign w:val="center"/>
          </w:tcPr>
          <w:p w:rsidRPr="00BA5FBD" w:rsidR="003C3D02" w:rsidP="003C3D02" w:rsidRDefault="003C3D02" w14:paraId="38FE4AC3" w14:textId="493FE697">
            <w:pPr>
              <w:pStyle w:val="JRCText"/>
              <w:spacing w:before="0" w:after="0"/>
              <w:rPr>
                <w:rFonts w:eastAsia="EC Square Sans Pro" w:cs="EC Square Sans Pro"/>
                <w:highlight w:val="yellow"/>
              </w:rPr>
            </w:pPr>
            <w:r w:rsidRPr="00BA5FBD">
              <w:rPr>
                <w:rFonts w:eastAsia="EC Square Sans Pro" w:cs="EC Square Sans Pro"/>
                <w:highlight w:val="yellow"/>
              </w:rPr>
              <w:t>No</w:t>
            </w:r>
          </w:p>
        </w:tc>
        <w:tc>
          <w:tcPr>
            <w:tcW w:w="709" w:type="dxa"/>
            <w:tcMar>
              <w:left w:w="105" w:type="dxa"/>
              <w:right w:w="105" w:type="dxa"/>
            </w:tcMar>
            <w:vAlign w:val="center"/>
          </w:tcPr>
          <w:p w:rsidRPr="00C40697" w:rsidR="003C3D02" w:rsidP="003C3D02" w:rsidRDefault="003C3D02" w14:paraId="0E86EF5D" w14:textId="1252D9C5">
            <w:pPr>
              <w:pStyle w:val="JRCText"/>
              <w:spacing w:before="0" w:after="0"/>
              <w:rPr>
                <w:rFonts w:eastAsia="EC Square Sans Pro" w:cs="EC Square Sans Pro"/>
                <w:b/>
              </w:rPr>
            </w:pPr>
          </w:p>
        </w:tc>
        <w:tc>
          <w:tcPr>
            <w:tcW w:w="850" w:type="dxa"/>
            <w:tcMar>
              <w:left w:w="105" w:type="dxa"/>
              <w:right w:w="105" w:type="dxa"/>
            </w:tcMar>
            <w:vAlign w:val="center"/>
          </w:tcPr>
          <w:p w:rsidRPr="00C40697" w:rsidR="003C3D02" w:rsidP="003C3D02" w:rsidRDefault="003C3D02" w14:paraId="69997210" w14:textId="5AB0C5F6">
            <w:pPr>
              <w:pStyle w:val="JRCText"/>
              <w:spacing w:before="0" w:after="0"/>
              <w:rPr>
                <w:rFonts w:eastAsia="EC Square Sans Pro" w:cs="EC Square Sans Pro"/>
                <w:b/>
              </w:rPr>
            </w:pPr>
            <w:r w:rsidRPr="00C40697">
              <w:rPr>
                <w:rFonts w:eastAsia="EC Square Sans Pro" w:cs="EC Square Sans Pro"/>
                <w:b/>
              </w:rPr>
              <w:t>X</w:t>
            </w:r>
          </w:p>
        </w:tc>
      </w:tr>
      <w:tr w:rsidRPr="00742CF0" w:rsidR="003C3D02" w:rsidTr="00C40697" w14:paraId="2195BB98" w14:textId="77777777">
        <w:trPr>
          <w:trHeight w:val="300"/>
        </w:trPr>
        <w:tc>
          <w:tcPr>
            <w:tcW w:w="3820" w:type="dxa"/>
            <w:tcMar>
              <w:left w:w="105" w:type="dxa"/>
              <w:right w:w="105" w:type="dxa"/>
            </w:tcMar>
            <w:vAlign w:val="center"/>
          </w:tcPr>
          <w:p w:rsidRPr="00BA5FBD" w:rsidR="003C3D02" w:rsidP="003C3D02" w:rsidRDefault="003C3D02" w14:paraId="3171F744" w14:textId="379DAE32">
            <w:pPr>
              <w:spacing w:before="0" w:after="0"/>
              <w:jc w:val="left"/>
              <w:rPr>
                <w:rFonts w:eastAsia="EC Square Sans Pro" w:cs="EC Square Sans Pro"/>
                <w:lang w:eastAsia="en-US"/>
              </w:rPr>
            </w:pPr>
            <w:r w:rsidRPr="00BA5FBD">
              <w:rPr>
                <w:rFonts w:eastAsia="EC Square Sans Pro" w:cs="EC Square Sans Pro"/>
                <w:lang w:eastAsia="en-US"/>
              </w:rPr>
              <w:t>Member States shall collectively ensure that the share of energy from renewable sources in the Union’s gross final consumption of energy in 2030 is at least 42,5 %.</w:t>
            </w:r>
          </w:p>
          <w:p w:rsidRPr="00BA5FBD" w:rsidR="003C3D02" w:rsidP="003C3D02" w:rsidRDefault="003C3D02" w14:paraId="1127D73B" w14:textId="77777777">
            <w:pPr>
              <w:pStyle w:val="JRCTextbulletedlist1"/>
              <w:keepLines/>
              <w:numPr>
                <w:ilvl w:val="0"/>
                <w:numId w:val="0"/>
              </w:numPr>
              <w:suppressAutoHyphens/>
              <w:spacing w:before="0" w:after="0"/>
              <w:jc w:val="left"/>
              <w:rPr>
                <w:rFonts w:eastAsia="EC Square Sans Pro"/>
              </w:rPr>
            </w:pPr>
          </w:p>
        </w:tc>
        <w:tc>
          <w:tcPr>
            <w:tcW w:w="1417" w:type="dxa"/>
            <w:tcMar>
              <w:left w:w="105" w:type="dxa"/>
              <w:right w:w="105" w:type="dxa"/>
            </w:tcMar>
          </w:tcPr>
          <w:p w:rsidRPr="00C40697" w:rsidR="003C3D02" w:rsidP="003C3D02" w:rsidRDefault="003C3D02" w14:paraId="4078BABD" w14:textId="544D0846">
            <w:pPr>
              <w:pStyle w:val="JRCText"/>
              <w:spacing w:before="0" w:after="0"/>
              <w:rPr>
                <w:rFonts w:eastAsia="EC Square Sans Pro" w:cs="EC Square Sans Pro"/>
              </w:rPr>
            </w:pPr>
            <w:r w:rsidRPr="00C40697">
              <w:rPr>
                <w:rFonts w:eastAsia="EC Square Sans Pro" w:cs="EC Square Sans Pro"/>
              </w:rPr>
              <w:t>Food, Mobility, Housing, Appliances, Household goods</w:t>
            </w:r>
          </w:p>
        </w:tc>
        <w:tc>
          <w:tcPr>
            <w:tcW w:w="1276" w:type="dxa"/>
            <w:tcMar>
              <w:left w:w="105" w:type="dxa"/>
              <w:right w:w="105" w:type="dxa"/>
            </w:tcMar>
            <w:vAlign w:val="center"/>
          </w:tcPr>
          <w:p w:rsidRPr="00BA5FBD" w:rsidR="003C3D02" w:rsidP="003C3D02" w:rsidRDefault="003C3D02" w14:paraId="72A0C95C" w14:textId="516FB297">
            <w:pPr>
              <w:pStyle w:val="JRCText"/>
              <w:spacing w:before="0" w:after="0"/>
              <w:rPr>
                <w:rFonts w:eastAsia="EC Square Sans Pro" w:cs="EC Square Sans Pro"/>
                <w:highlight w:val="yellow"/>
              </w:rPr>
            </w:pPr>
            <w:r>
              <w:rPr>
                <w:rFonts w:eastAsia="EC Square Sans Pro" w:cs="EC Square Sans Pro"/>
                <w:highlight w:val="yellow"/>
              </w:rPr>
              <w:t>Acceleration needed</w:t>
            </w:r>
          </w:p>
        </w:tc>
        <w:tc>
          <w:tcPr>
            <w:tcW w:w="992" w:type="dxa"/>
            <w:tcMar>
              <w:left w:w="105" w:type="dxa"/>
              <w:right w:w="105" w:type="dxa"/>
            </w:tcMar>
            <w:vAlign w:val="center"/>
          </w:tcPr>
          <w:p w:rsidRPr="00BA5FBD" w:rsidR="003C3D02" w:rsidP="003C3D02" w:rsidRDefault="003C3D02" w14:paraId="1D59D36C" w14:textId="72603A68">
            <w:pPr>
              <w:pStyle w:val="JRCText"/>
              <w:spacing w:before="0" w:after="0"/>
              <w:rPr>
                <w:rFonts w:eastAsia="EC Square Sans Pro" w:cs="EC Square Sans Pro"/>
                <w:highlight w:val="yellow"/>
              </w:rPr>
            </w:pPr>
            <w:r w:rsidRPr="009607C3">
              <w:rPr>
                <w:rFonts w:eastAsia="EC Square Sans Pro" w:cs="EC Square Sans Pro"/>
                <w:highlight w:val="yellow"/>
              </w:rPr>
              <w:t>No</w:t>
            </w:r>
          </w:p>
        </w:tc>
        <w:tc>
          <w:tcPr>
            <w:tcW w:w="709" w:type="dxa"/>
            <w:tcMar>
              <w:left w:w="105" w:type="dxa"/>
              <w:right w:w="105" w:type="dxa"/>
            </w:tcMar>
            <w:vAlign w:val="center"/>
          </w:tcPr>
          <w:p w:rsidRPr="00C40697" w:rsidR="003C3D02" w:rsidP="003C3D02" w:rsidRDefault="003C3D02" w14:paraId="1A109999" w14:textId="77777777">
            <w:pPr>
              <w:pStyle w:val="JRCText"/>
              <w:spacing w:before="0" w:after="0"/>
              <w:rPr>
                <w:rFonts w:eastAsia="EC Square Sans Pro" w:cs="EC Square Sans Pro"/>
                <w:b/>
              </w:rPr>
            </w:pPr>
          </w:p>
        </w:tc>
        <w:tc>
          <w:tcPr>
            <w:tcW w:w="850" w:type="dxa"/>
            <w:tcMar>
              <w:left w:w="105" w:type="dxa"/>
              <w:right w:w="105" w:type="dxa"/>
            </w:tcMar>
            <w:vAlign w:val="center"/>
          </w:tcPr>
          <w:p w:rsidRPr="00C40697" w:rsidR="003C3D02" w:rsidP="003C3D02" w:rsidRDefault="003C3D02" w14:paraId="09E14160" w14:textId="6771C3E6">
            <w:pPr>
              <w:pStyle w:val="JRCText"/>
              <w:spacing w:before="0" w:after="0"/>
              <w:rPr>
                <w:rFonts w:eastAsia="EC Square Sans Pro" w:cs="EC Square Sans Pro"/>
                <w:b/>
              </w:rPr>
            </w:pPr>
            <w:r w:rsidRPr="00C40697">
              <w:rPr>
                <w:rFonts w:eastAsia="EC Square Sans Pro" w:cs="EC Square Sans Pro"/>
                <w:b/>
              </w:rPr>
              <w:t>X</w:t>
            </w:r>
          </w:p>
        </w:tc>
      </w:tr>
      <w:tr w:rsidRPr="00742CF0" w:rsidR="00554CD9" w:rsidTr="00C40697" w14:paraId="4D78CAE7" w14:textId="77777777">
        <w:trPr>
          <w:trHeight w:val="300"/>
        </w:trPr>
        <w:tc>
          <w:tcPr>
            <w:tcW w:w="3820" w:type="dxa"/>
            <w:tcMar>
              <w:left w:w="105" w:type="dxa"/>
              <w:right w:w="105" w:type="dxa"/>
            </w:tcMar>
            <w:vAlign w:val="center"/>
          </w:tcPr>
          <w:p w:rsidRPr="00BA5FBD" w:rsidR="00554CD9" w:rsidP="00554CD9" w:rsidRDefault="00554CD9" w14:paraId="328E594B" w14:textId="40820C0B">
            <w:pPr>
              <w:spacing w:before="0" w:after="0"/>
              <w:jc w:val="left"/>
              <w:rPr>
                <w:rFonts w:ascii="Calibri" w:hAnsi="Calibri" w:cs="Calibri"/>
                <w:color w:val="000000"/>
                <w:sz w:val="22"/>
                <w:szCs w:val="22"/>
              </w:rPr>
            </w:pPr>
            <w:r w:rsidRPr="00BA5FBD">
              <w:rPr>
                <w:rFonts w:eastAsia="EC Square Sans Pro" w:cs="EC Square Sans Pro"/>
              </w:rPr>
              <w:t xml:space="preserve">The strategy sets targets for an installed capacity of at least 60 GW of offshore wind by 2030. </w:t>
            </w:r>
          </w:p>
        </w:tc>
        <w:tc>
          <w:tcPr>
            <w:tcW w:w="1417" w:type="dxa"/>
            <w:tcMar>
              <w:left w:w="105" w:type="dxa"/>
              <w:right w:w="105" w:type="dxa"/>
            </w:tcMar>
          </w:tcPr>
          <w:p w:rsidRPr="00C40697" w:rsidR="00554CD9" w:rsidP="00554CD9" w:rsidRDefault="00554CD9" w14:paraId="1A045FA6" w14:textId="619FA4DC">
            <w:pPr>
              <w:pStyle w:val="JRCText"/>
              <w:spacing w:before="0" w:after="0"/>
              <w:rPr>
                <w:rFonts w:eastAsia="EC Square Sans Pro" w:cs="EC Square Sans Pro"/>
              </w:rPr>
            </w:pPr>
            <w:r w:rsidRPr="00C40697">
              <w:rPr>
                <w:rFonts w:eastAsia="EC Square Sans Pro" w:cs="EC Square Sans Pro"/>
              </w:rPr>
              <w:t>Food, Mobility, Housing, Appliances, Household goods</w:t>
            </w:r>
          </w:p>
        </w:tc>
        <w:tc>
          <w:tcPr>
            <w:tcW w:w="1276" w:type="dxa"/>
            <w:tcMar>
              <w:left w:w="105" w:type="dxa"/>
              <w:right w:w="105" w:type="dxa"/>
            </w:tcMar>
            <w:vAlign w:val="center"/>
          </w:tcPr>
          <w:p w:rsidR="00554CD9" w:rsidP="00554CD9" w:rsidRDefault="00554CD9" w14:paraId="34D62F22" w14:textId="44847DE3">
            <w:pPr>
              <w:pStyle w:val="JRCText"/>
              <w:spacing w:before="0" w:after="0"/>
              <w:rPr>
                <w:rFonts w:eastAsia="EC Square Sans Pro" w:cs="EC Square Sans Pro"/>
                <w:highlight w:val="yellow"/>
              </w:rPr>
            </w:pPr>
            <w:r w:rsidRPr="00575B0D">
              <w:rPr>
                <w:rFonts w:eastAsia="EC Square Sans Pro" w:cs="EC Square Sans Pro"/>
              </w:rPr>
              <w:t>Acceleration needed</w:t>
            </w:r>
          </w:p>
        </w:tc>
        <w:tc>
          <w:tcPr>
            <w:tcW w:w="992" w:type="dxa"/>
            <w:tcMar>
              <w:left w:w="105" w:type="dxa"/>
              <w:right w:w="105" w:type="dxa"/>
            </w:tcMar>
            <w:vAlign w:val="center"/>
          </w:tcPr>
          <w:p w:rsidRPr="009607C3" w:rsidR="00554CD9" w:rsidP="00554CD9" w:rsidRDefault="00554CD9" w14:paraId="17DAFE4D" w14:textId="29DE51DF">
            <w:pPr>
              <w:pStyle w:val="JRCText"/>
              <w:spacing w:before="0" w:after="0"/>
              <w:rPr>
                <w:rFonts w:eastAsia="EC Square Sans Pro" w:cs="EC Square Sans Pro"/>
                <w:highlight w:val="yellow"/>
              </w:rPr>
            </w:pPr>
            <w:r w:rsidRPr="00575B0D">
              <w:rPr>
                <w:rFonts w:eastAsia="EC Square Sans Pro" w:cs="EC Square Sans Pro"/>
              </w:rPr>
              <w:t>No</w:t>
            </w:r>
          </w:p>
        </w:tc>
        <w:tc>
          <w:tcPr>
            <w:tcW w:w="709" w:type="dxa"/>
            <w:tcMar>
              <w:left w:w="105" w:type="dxa"/>
              <w:right w:w="105" w:type="dxa"/>
            </w:tcMar>
            <w:vAlign w:val="center"/>
          </w:tcPr>
          <w:p w:rsidRPr="00C40697" w:rsidR="00554CD9" w:rsidP="00554CD9" w:rsidRDefault="00554CD9" w14:paraId="475A865F" w14:textId="77777777">
            <w:pPr>
              <w:pStyle w:val="JRCText"/>
              <w:spacing w:before="0" w:after="0"/>
              <w:rPr>
                <w:rFonts w:eastAsia="EC Square Sans Pro" w:cs="EC Square Sans Pro"/>
                <w:b/>
              </w:rPr>
            </w:pPr>
          </w:p>
        </w:tc>
        <w:tc>
          <w:tcPr>
            <w:tcW w:w="850" w:type="dxa"/>
            <w:tcMar>
              <w:left w:w="105" w:type="dxa"/>
              <w:right w:w="105" w:type="dxa"/>
            </w:tcMar>
            <w:vAlign w:val="center"/>
          </w:tcPr>
          <w:p w:rsidR="00554CD9" w:rsidP="00554CD9" w:rsidRDefault="00554CD9" w14:paraId="76E1BF67" w14:textId="7615E1BD">
            <w:pPr>
              <w:pStyle w:val="JRCText"/>
              <w:spacing w:before="0" w:after="0"/>
              <w:rPr>
                <w:rFonts w:eastAsia="EC Square Sans Pro" w:cs="EC Square Sans Pro"/>
                <w:b/>
              </w:rPr>
            </w:pPr>
            <w:r w:rsidRPr="00575B0D">
              <w:rPr>
                <w:rFonts w:eastAsia="EC Square Sans Pro" w:cs="EC Square Sans Pro"/>
                <w:b/>
              </w:rPr>
              <w:t>X</w:t>
            </w:r>
          </w:p>
        </w:tc>
      </w:tr>
      <w:tr w:rsidRPr="00742CF0" w:rsidR="00554CD9" w:rsidTr="00A05DB3" w14:paraId="320619D6" w14:textId="77777777">
        <w:trPr>
          <w:trHeight w:val="300"/>
        </w:trPr>
        <w:tc>
          <w:tcPr>
            <w:tcW w:w="3820" w:type="dxa"/>
            <w:tcMar>
              <w:left w:w="105" w:type="dxa"/>
              <w:right w:w="105" w:type="dxa"/>
            </w:tcMar>
            <w:vAlign w:val="center"/>
          </w:tcPr>
          <w:p w:rsidRPr="00BA5FBD" w:rsidR="00554CD9" w:rsidP="00BE02DE" w:rsidRDefault="00554CD9" w14:paraId="1D133E09" w14:textId="01ADF09D">
            <w:pPr>
              <w:pStyle w:val="JRCTextbulletedlist1"/>
              <w:keepLines/>
              <w:numPr>
                <w:ilvl w:val="0"/>
                <w:numId w:val="0"/>
              </w:numPr>
              <w:suppressAutoHyphens/>
              <w:spacing w:before="0" w:after="0"/>
              <w:jc w:val="left"/>
              <w:rPr>
                <w:rFonts w:eastAsia="EC Square Sans Pro" w:cs="EC Square Sans Pro"/>
              </w:rPr>
            </w:pPr>
            <w:r w:rsidRPr="00BA5FBD">
              <w:rPr>
                <w:rFonts w:eastAsia="EC Square Sans Pro" w:cs="EC Square Sans Pro"/>
              </w:rPr>
              <w:t>Recycling shall achieve at least the following targets for recycling efficiency:</w:t>
            </w:r>
            <w:r w:rsidRPr="00BA5FBD">
              <w:rPr>
                <w:rFonts w:ascii="Calibri" w:hAnsi="Calibri" w:cs="Calibri"/>
              </w:rPr>
              <w:t> </w:t>
            </w:r>
            <w:r w:rsidRPr="00BA5FBD">
              <w:rPr>
                <w:rFonts w:eastAsia="EC Square Sans Pro" w:cs="EC Square Sans Pro"/>
              </w:rPr>
              <w:t xml:space="preserve"> […] No later than 31 December 2030 </w:t>
            </w:r>
            <w:r w:rsidRPr="00BA5FBD">
              <w:rPr>
                <w:rFonts w:eastAsia="EC Square Sans Pro"/>
              </w:rPr>
              <w:t>70% by average weight of lithium-based batteries.</w:t>
            </w:r>
            <w:r w:rsidRPr="00BA5FBD">
              <w:rPr>
                <w:rFonts w:ascii="Calibri" w:hAnsi="Calibri" w:cs="Calibri"/>
              </w:rPr>
              <w:t> </w:t>
            </w:r>
          </w:p>
        </w:tc>
        <w:tc>
          <w:tcPr>
            <w:tcW w:w="1417" w:type="dxa"/>
            <w:tcMar>
              <w:left w:w="105" w:type="dxa"/>
              <w:right w:w="105" w:type="dxa"/>
            </w:tcMar>
            <w:vAlign w:val="center"/>
          </w:tcPr>
          <w:p w:rsidRPr="00575B0D" w:rsidR="00554CD9" w:rsidP="00554CD9" w:rsidRDefault="00554CD9" w14:paraId="063F8F9A" w14:textId="3C79838E">
            <w:pPr>
              <w:pStyle w:val="JRCText"/>
              <w:spacing w:before="0" w:after="0"/>
              <w:rPr>
                <w:rFonts w:eastAsia="EC Square Sans Pro" w:cs="EC Square Sans Pro"/>
              </w:rPr>
            </w:pPr>
            <w:r w:rsidRPr="00575B0D">
              <w:rPr>
                <w:rFonts w:eastAsia="EC Square Sans Pro" w:cs="EC Square Sans Pro"/>
              </w:rPr>
              <w:t>Mobility, Appliances</w:t>
            </w:r>
          </w:p>
        </w:tc>
        <w:tc>
          <w:tcPr>
            <w:tcW w:w="1276" w:type="dxa"/>
            <w:tcMar>
              <w:left w:w="105" w:type="dxa"/>
              <w:right w:w="105" w:type="dxa"/>
            </w:tcMar>
            <w:vAlign w:val="center"/>
          </w:tcPr>
          <w:p w:rsidRPr="00575B0D" w:rsidR="00554CD9" w:rsidP="00554CD9" w:rsidRDefault="00554CD9" w14:paraId="4F74C07D" w14:textId="2CEE231E">
            <w:pPr>
              <w:pStyle w:val="JRCText"/>
              <w:spacing w:before="0" w:after="0"/>
              <w:rPr>
                <w:rFonts w:eastAsia="EC Square Sans Pro" w:cs="EC Square Sans Pro"/>
              </w:rPr>
            </w:pPr>
            <w:r>
              <w:rPr>
                <w:rFonts w:eastAsia="EC Square Sans Pro" w:cs="EC Square Sans Pro"/>
              </w:rPr>
              <w:t>Acceleration needed</w:t>
            </w:r>
          </w:p>
        </w:tc>
        <w:tc>
          <w:tcPr>
            <w:tcW w:w="992" w:type="dxa"/>
            <w:tcMar>
              <w:left w:w="105" w:type="dxa"/>
              <w:right w:w="105" w:type="dxa"/>
            </w:tcMar>
            <w:vAlign w:val="center"/>
          </w:tcPr>
          <w:p w:rsidRPr="00575B0D" w:rsidR="00554CD9" w:rsidP="00554CD9" w:rsidRDefault="00554CD9" w14:paraId="4D09686E" w14:textId="740C9056">
            <w:pPr>
              <w:pStyle w:val="JRCText"/>
              <w:spacing w:before="0" w:after="0"/>
              <w:rPr>
                <w:rFonts w:eastAsia="EC Square Sans Pro" w:cs="EC Square Sans Pro"/>
              </w:rPr>
            </w:pPr>
            <w:r w:rsidRPr="00575B0D">
              <w:rPr>
                <w:rFonts w:eastAsia="EC Square Sans Pro" w:cs="EC Square Sans Pro"/>
              </w:rPr>
              <w:t>Yes</w:t>
            </w:r>
          </w:p>
        </w:tc>
        <w:tc>
          <w:tcPr>
            <w:tcW w:w="709" w:type="dxa"/>
            <w:tcMar>
              <w:left w:w="105" w:type="dxa"/>
              <w:right w:w="105" w:type="dxa"/>
            </w:tcMar>
            <w:vAlign w:val="center"/>
          </w:tcPr>
          <w:p w:rsidRPr="002643D8" w:rsidR="00554CD9" w:rsidP="00554CD9" w:rsidRDefault="00554CD9" w14:paraId="7CF828D0" w14:textId="2869AB0C">
            <w:pPr>
              <w:pStyle w:val="JRCText"/>
              <w:spacing w:before="0" w:after="0"/>
              <w:rPr>
                <w:rFonts w:eastAsia="EC Square Sans Pro" w:cs="EC Square Sans Pro"/>
                <w:b/>
              </w:rPr>
            </w:pPr>
          </w:p>
        </w:tc>
        <w:tc>
          <w:tcPr>
            <w:tcW w:w="850" w:type="dxa"/>
            <w:tcMar>
              <w:left w:w="105" w:type="dxa"/>
              <w:right w:w="105" w:type="dxa"/>
            </w:tcMar>
            <w:vAlign w:val="center"/>
          </w:tcPr>
          <w:p w:rsidRPr="002643D8" w:rsidR="00554CD9" w:rsidP="00554CD9" w:rsidRDefault="00554CD9" w14:paraId="5742A022" w14:textId="0ADA2AE6">
            <w:pPr>
              <w:pStyle w:val="JRCText"/>
              <w:spacing w:before="0" w:after="0"/>
              <w:rPr>
                <w:rFonts w:eastAsia="EC Square Sans Pro" w:cs="EC Square Sans Pro"/>
                <w:b/>
              </w:rPr>
            </w:pPr>
            <w:r w:rsidRPr="002643D8">
              <w:rPr>
                <w:rFonts w:eastAsia="EC Square Sans Pro" w:cs="EC Square Sans Pro"/>
                <w:b/>
              </w:rPr>
              <w:t>X</w:t>
            </w:r>
          </w:p>
        </w:tc>
      </w:tr>
      <w:tr w:rsidRPr="00742CF0" w:rsidR="00554CD9" w:rsidTr="00A05DB3" w14:paraId="1ABD474B" w14:textId="77777777">
        <w:trPr>
          <w:trHeight w:val="300"/>
        </w:trPr>
        <w:tc>
          <w:tcPr>
            <w:tcW w:w="3820" w:type="dxa"/>
            <w:tcMar>
              <w:left w:w="105" w:type="dxa"/>
              <w:right w:w="105" w:type="dxa"/>
            </w:tcMar>
            <w:vAlign w:val="center"/>
          </w:tcPr>
          <w:p w:rsidRPr="00BA5FBD" w:rsidR="00554CD9" w:rsidP="00554CD9" w:rsidRDefault="00554CD9" w14:paraId="61EE39B4" w14:textId="07ECFCD7">
            <w:pPr>
              <w:pStyle w:val="JRCText"/>
              <w:spacing w:before="0" w:after="0"/>
              <w:rPr>
                <w:rFonts w:ascii="Calibri" w:hAnsi="Calibri" w:cs="Calibri"/>
              </w:rPr>
            </w:pPr>
            <w:r w:rsidRPr="00BA5FBD">
              <w:t>Recycling or preparing for re-use 65% of all packaging waste by 2025, 70% by 2030</w:t>
            </w:r>
            <w:r w:rsidRPr="00BA5FBD">
              <w:rPr>
                <w:rFonts w:ascii="Calibri" w:hAnsi="Calibri" w:cs="Calibri"/>
              </w:rPr>
              <w:t> </w:t>
            </w:r>
          </w:p>
          <w:p w:rsidRPr="00BA5FBD" w:rsidR="00554CD9" w:rsidP="00B15600" w:rsidRDefault="00554CD9" w14:paraId="52041BE2" w14:textId="20E44E06">
            <w:pPr>
              <w:pStyle w:val="JRCText"/>
              <w:spacing w:before="0" w:after="0"/>
              <w:rPr>
                <w:rFonts w:ascii="Calibri" w:hAnsi="Calibri" w:cs="Calibri"/>
                <w:shd w:val="clear" w:color="auto" w:fill="FFFFFF"/>
              </w:rPr>
            </w:pPr>
            <w:r w:rsidRPr="00DB2933">
              <w:rPr>
                <w:i/>
                <w:iCs/>
              </w:rPr>
              <w:t xml:space="preserve">(Due to the large coverage of this target in different policy documents, it embeds the modelling of </w:t>
            </w:r>
            <w:r>
              <w:rPr>
                <w:b/>
                <w:i/>
                <w:iCs/>
              </w:rPr>
              <w:t>4</w:t>
            </w:r>
            <w:r w:rsidRPr="00DB2933">
              <w:rPr>
                <w:b/>
                <w:bCs/>
                <w:i/>
                <w:iCs/>
              </w:rPr>
              <w:t xml:space="preserve"> GTT as detailed in Annex 4</w:t>
            </w:r>
            <w:r>
              <w:rPr>
                <w:b/>
                <w:bCs/>
                <w:i/>
                <w:iCs/>
              </w:rPr>
              <w:t xml:space="preserve"> </w:t>
            </w:r>
            <w:r>
              <w:rPr>
                <w:rFonts w:eastAsia="EC Square Sans Pro" w:cs="EC Square Sans Pro"/>
                <w:color w:val="000000" w:themeColor="text1"/>
              </w:rPr>
              <w:t xml:space="preserve">of </w:t>
            </w:r>
            <w:r w:rsidR="00B15600">
              <w:rPr>
                <w:rFonts w:eastAsia="EC Square Sans Pro" w:cs="EC Square Sans Pro"/>
                <w:bCs/>
                <w:color w:val="FF0000"/>
                <w:highlight w:val="green"/>
              </w:rPr>
              <w:fldChar w:fldCharType="begin"/>
            </w:r>
            <w:r w:rsidR="00B15600">
              <w:rPr>
                <w:rFonts w:eastAsia="EC Square Sans Pro" w:cs="EC Square Sans Pro"/>
                <w:bCs/>
                <w:color w:val="FF0000"/>
                <w:highlight w:val="green"/>
              </w:rPr>
              <w:instrText xml:space="preserve"> ADDIN ZOTERO_ITEM CSL_CITATION {"citationID":"NYWjOaD0","properties":{"formattedCitation":"[3]","plainCitation":"[3]","noteIndex":0},"citationItems":[{"id":1027,"uris":["http://zotero.org/groups/5272309/items/SZHAHM6E"],"itemData":{"id":1027,"type":"webpage","abstract":"The European Commission - Joint Research Centre has developed and kept updating since 2016 a modelling framework that includes the Consumption Footprint (CF) and the Domestic Footprint (CF) models, which have become established as a means for monitoring the progress of the EU’s environmental performance. The models are based on Life Cycle Assessment, and use the Environmental Footprint (EF) impact assessment method to produce a set of 16 indicators (also available as a single weighted score) to assess the environmental impacts of EU production and consumption, and compare to the planetary boundaries. This report describes how these models can be applied to generate an outlook in the framework of the Zero Pollution Action Plan (ZPAP) for 2030. This is performed via: (i) calculating the ZPAP official targets in the context of the models, (ii) integrating selected relevant and illustrative green transition measures from the targets and ambitions of the European Green Deal (iii) comparing three progressively more ambitious scenarios simulating the achievement of these measures. The results indicate that the gap is widening between the environmental impacts occurring within the EU’s borders and those linked to consumption via supply chains, that is, those that result from imports into the EU. The selected green transition measures should make progress in terms of reducing environmental impact within the EU. However, via integrating additional ambitions the EU could accelerate actions for almost all EF environmental indicators, and reduce the EU’s environmental impact of consumption even below the ZPAP 2030 targets.","container-title":"JRC Publications Repository","language":"en","note":"ISBN: 9789268238967\nISSN: 1831-9424\nDOI: 10.2760/6552881","title":"Consumption Footprint and Domestic Footprint Outlook Report 2025","URL":"https://publications.jrc.ec.europa.eu/repository/handle/JRC139655","author":[{"family":"Pasqualino","given":"Roberto"},{"family":"Valenzano","given":"Annarita"},{"family":"Chiorrini","given":"Andrea"},{"family":"Wierzgala","given":"Piotr"},{"family":"Frankowska","given":"Angelina"},{"family":"Sanye","given":"MENGUAL Esther"},{"family":"Bennett","given":"Michael John"},{"family":"Listorti","given":"Giulia"},{"family":"Sala","given":"Serenella"}],"accessed":{"date-parts":[["2025",3,4]]},"issued":{"date-parts":[["2025"]]}}}],"schema":"https://github.com/citation-style-language/schema/raw/master/csl-citation.json"} </w:instrText>
            </w:r>
            <w:r w:rsidR="00B15600">
              <w:rPr>
                <w:rFonts w:eastAsia="EC Square Sans Pro" w:cs="EC Square Sans Pro"/>
                <w:bCs/>
                <w:color w:val="FF0000"/>
                <w:highlight w:val="green"/>
              </w:rPr>
              <w:fldChar w:fldCharType="separate"/>
            </w:r>
            <w:r w:rsidRPr="00B15600" w:rsidR="00B15600">
              <w:rPr>
                <w:highlight w:val="green"/>
              </w:rPr>
              <w:t>[3]</w:t>
            </w:r>
            <w:r w:rsidR="00B15600">
              <w:rPr>
                <w:rFonts w:eastAsia="EC Square Sans Pro" w:cs="EC Square Sans Pro"/>
                <w:bCs/>
                <w:color w:val="FF0000"/>
                <w:highlight w:val="green"/>
              </w:rPr>
              <w:fldChar w:fldCharType="end"/>
            </w:r>
            <w:r w:rsidRPr="00DB2933">
              <w:rPr>
                <w:i/>
                <w:iCs/>
              </w:rPr>
              <w:t>)</w:t>
            </w:r>
            <w:r w:rsidRPr="00DB2933">
              <w:rPr>
                <w:rFonts w:ascii="Calibri" w:hAnsi="Calibri" w:cs="Calibri"/>
                <w:shd w:val="clear" w:color="auto" w:fill="FFFFFF"/>
              </w:rPr>
              <w:t> </w:t>
            </w:r>
          </w:p>
        </w:tc>
        <w:tc>
          <w:tcPr>
            <w:tcW w:w="1417" w:type="dxa"/>
            <w:tcMar>
              <w:left w:w="105" w:type="dxa"/>
              <w:right w:w="105" w:type="dxa"/>
            </w:tcMar>
            <w:vAlign w:val="center"/>
          </w:tcPr>
          <w:p w:rsidRPr="00575B0D" w:rsidR="00554CD9" w:rsidP="00554CD9" w:rsidRDefault="00554CD9" w14:paraId="02AE88AB" w14:textId="7D642AB4">
            <w:pPr>
              <w:pStyle w:val="JRCText"/>
              <w:spacing w:before="0" w:after="0"/>
              <w:rPr>
                <w:rFonts w:eastAsia="EC Square Sans Pro" w:cs="EC Square Sans Pro"/>
              </w:rPr>
            </w:pPr>
            <w:r w:rsidRPr="00575B0D">
              <w:rPr>
                <w:rFonts w:eastAsia="EC Square Sans Pro" w:cs="EC Square Sans Pro"/>
              </w:rPr>
              <w:t>Food, Appliances, Household goods</w:t>
            </w:r>
          </w:p>
        </w:tc>
        <w:tc>
          <w:tcPr>
            <w:tcW w:w="1276" w:type="dxa"/>
            <w:tcMar>
              <w:left w:w="105" w:type="dxa"/>
              <w:right w:w="105" w:type="dxa"/>
            </w:tcMar>
            <w:vAlign w:val="center"/>
          </w:tcPr>
          <w:p w:rsidRPr="00575B0D" w:rsidR="00554CD9" w:rsidP="00554CD9" w:rsidRDefault="00554CD9" w14:paraId="7CBDBA3F" w14:textId="06C74051">
            <w:pPr>
              <w:pStyle w:val="JRCText"/>
              <w:spacing w:before="0" w:after="0"/>
              <w:rPr>
                <w:rFonts w:eastAsia="EC Square Sans Pro" w:cs="EC Square Sans Pro"/>
              </w:rPr>
            </w:pPr>
            <w:r w:rsidRPr="00575B0D">
              <w:rPr>
                <w:rFonts w:eastAsia="EC Square Sans Pro" w:cs="EC Square Sans Pro"/>
              </w:rPr>
              <w:t>Acceleration needed</w:t>
            </w:r>
          </w:p>
        </w:tc>
        <w:tc>
          <w:tcPr>
            <w:tcW w:w="992" w:type="dxa"/>
            <w:tcMar>
              <w:left w:w="105" w:type="dxa"/>
              <w:right w:w="105" w:type="dxa"/>
            </w:tcMar>
            <w:vAlign w:val="center"/>
          </w:tcPr>
          <w:p w:rsidRPr="00575B0D" w:rsidR="00554CD9" w:rsidP="00554CD9" w:rsidRDefault="00554CD9" w14:paraId="159EF096" w14:textId="24FB1FE5">
            <w:pPr>
              <w:pStyle w:val="JRCText"/>
              <w:spacing w:before="0" w:after="0"/>
              <w:rPr>
                <w:rFonts w:eastAsia="EC Square Sans Pro" w:cs="EC Square Sans Pro"/>
              </w:rPr>
            </w:pPr>
            <w:r w:rsidRPr="00575B0D">
              <w:rPr>
                <w:rFonts w:eastAsia="EC Square Sans Pro" w:cs="EC Square Sans Pro"/>
              </w:rPr>
              <w:t>Yes</w:t>
            </w:r>
          </w:p>
        </w:tc>
        <w:tc>
          <w:tcPr>
            <w:tcW w:w="709" w:type="dxa"/>
            <w:tcMar>
              <w:left w:w="105" w:type="dxa"/>
              <w:right w:w="105" w:type="dxa"/>
            </w:tcMar>
            <w:vAlign w:val="center"/>
          </w:tcPr>
          <w:p w:rsidRPr="00575B0D" w:rsidR="00554CD9" w:rsidP="00554CD9" w:rsidRDefault="00554CD9" w14:paraId="0D80720D" w14:textId="77777777">
            <w:pPr>
              <w:pStyle w:val="JRCText"/>
              <w:spacing w:before="0" w:after="0"/>
              <w:rPr>
                <w:rFonts w:eastAsia="EC Square Sans Pro" w:cs="EC Square Sans Pro"/>
                <w:b/>
              </w:rPr>
            </w:pPr>
          </w:p>
        </w:tc>
        <w:tc>
          <w:tcPr>
            <w:tcW w:w="850" w:type="dxa"/>
            <w:tcMar>
              <w:left w:w="105" w:type="dxa"/>
              <w:right w:w="105" w:type="dxa"/>
            </w:tcMar>
            <w:vAlign w:val="center"/>
          </w:tcPr>
          <w:p w:rsidRPr="002643D8" w:rsidR="00554CD9" w:rsidP="00554CD9" w:rsidRDefault="00554CD9" w14:paraId="13A4221C" w14:textId="22AA52EE">
            <w:pPr>
              <w:pStyle w:val="JRCText"/>
              <w:spacing w:before="0" w:after="0"/>
              <w:rPr>
                <w:rFonts w:eastAsia="EC Square Sans Pro" w:cs="EC Square Sans Pro"/>
                <w:b/>
              </w:rPr>
            </w:pPr>
            <w:r w:rsidRPr="002643D8">
              <w:rPr>
                <w:rFonts w:eastAsia="EC Square Sans Pro" w:cs="EC Square Sans Pro"/>
                <w:b/>
              </w:rPr>
              <w:t>X</w:t>
            </w:r>
          </w:p>
        </w:tc>
      </w:tr>
      <w:tr w:rsidRPr="00742CF0" w:rsidR="00554CD9" w:rsidDel="005F2EE7" w:rsidTr="00E02BCD" w14:paraId="2B657F69" w14:textId="2B328ABD">
        <w:trPr>
          <w:trHeight w:val="300"/>
          <w:del w:author="PASQUALINO Roberto (JRC-ISPRA) [2]" w:date="2025-03-18T16:53:00Z" w:id="328"/>
        </w:trPr>
        <w:tc>
          <w:tcPr>
            <w:tcW w:w="3820" w:type="dxa"/>
            <w:tcMar>
              <w:left w:w="105" w:type="dxa"/>
              <w:right w:w="105" w:type="dxa"/>
            </w:tcMar>
            <w:vAlign w:val="center"/>
          </w:tcPr>
          <w:p w:rsidRPr="00BA5FBD" w:rsidR="00554CD9" w:rsidDel="005F2EE7" w:rsidP="00554CD9" w:rsidRDefault="00554CD9" w14:paraId="7DB88ECE" w14:textId="17D16664">
            <w:pPr>
              <w:pStyle w:val="JRCText"/>
              <w:spacing w:before="0" w:after="0"/>
              <w:rPr>
                <w:del w:author="PASQUALINO Roberto (JRC-ISPRA) [2]" w:date="2025-03-18T16:53:00Z" w:id="329"/>
              </w:rPr>
            </w:pPr>
            <w:del w:author="PASQUALINO Roberto (JRC-ISPRA) [2]" w:date="2025-03-18T16:53:00Z" w:id="330">
              <w:r w:rsidRPr="00BA5FBD" w:rsidDel="005F2EE7">
                <w:rPr>
                  <w:rFonts w:eastAsia="EC Square Sans Pro" w:cs="EC Square Sans Pro"/>
                </w:rPr>
                <w:delText>Reduce landfill to a maximum of 10% of municipal waste (by 2035)</w:delText>
              </w:r>
              <w:r w:rsidRPr="00BA5FBD" w:rsidDel="005F2EE7">
                <w:rPr>
                  <w:rFonts w:ascii="Calibri" w:hAnsi="Calibri" w:cs="Calibri"/>
                </w:rPr>
                <w:delText> </w:delText>
              </w:r>
            </w:del>
          </w:p>
        </w:tc>
        <w:tc>
          <w:tcPr>
            <w:tcW w:w="1417" w:type="dxa"/>
            <w:tcMar>
              <w:left w:w="105" w:type="dxa"/>
              <w:right w:w="105" w:type="dxa"/>
            </w:tcMar>
          </w:tcPr>
          <w:p w:rsidRPr="00C40697" w:rsidR="00554CD9" w:rsidDel="005F2EE7" w:rsidP="00554CD9" w:rsidRDefault="00554CD9" w14:paraId="2C4B5E30" w14:textId="775B48F3">
            <w:pPr>
              <w:pStyle w:val="JRCText"/>
              <w:spacing w:before="0" w:after="0"/>
              <w:rPr>
                <w:del w:author="PASQUALINO Roberto (JRC-ISPRA) [2]" w:date="2025-03-18T16:53:00Z" w:id="331"/>
                <w:rFonts w:eastAsia="EC Square Sans Pro" w:cs="EC Square Sans Pro"/>
              </w:rPr>
            </w:pPr>
            <w:del w:author="PASQUALINO Roberto (JRC-ISPRA) [2]" w:date="2025-03-18T16:53:00Z" w:id="332">
              <w:r w:rsidRPr="00C40697" w:rsidDel="005F2EE7">
                <w:rPr>
                  <w:rFonts w:eastAsia="EC Square Sans Pro" w:cs="EC Square Sans Pro"/>
                </w:rPr>
                <w:delText>Food, Housing, Appliances, Household goods</w:delText>
              </w:r>
            </w:del>
          </w:p>
        </w:tc>
        <w:tc>
          <w:tcPr>
            <w:tcW w:w="1276" w:type="dxa"/>
            <w:tcMar>
              <w:left w:w="105" w:type="dxa"/>
              <w:right w:w="105" w:type="dxa"/>
            </w:tcMar>
            <w:vAlign w:val="center"/>
          </w:tcPr>
          <w:p w:rsidRPr="00575B0D" w:rsidR="00554CD9" w:rsidDel="005F2EE7" w:rsidP="00554CD9" w:rsidRDefault="00554CD9" w14:paraId="5192CC80" w14:textId="2600FAA8">
            <w:pPr>
              <w:pStyle w:val="JRCText"/>
              <w:rPr>
                <w:del w:author="PASQUALINO Roberto (JRC-ISPRA) [2]" w:date="2025-03-18T16:53:00Z" w:id="333"/>
                <w:rFonts w:eastAsia="EC Square Sans Pro" w:cs="EC Square Sans Pro"/>
              </w:rPr>
            </w:pPr>
            <w:del w:author="PASQUALINO Roberto (JRC-ISPRA) [2]" w:date="2025-03-18T16:53:00Z" w:id="334">
              <w:r w:rsidRPr="00575B0D" w:rsidDel="005F2EE7">
                <w:rPr>
                  <w:rFonts w:eastAsia="EC Square Sans Pro" w:cs="EC Square Sans Pro"/>
                </w:rPr>
                <w:delText>Not considered</w:delText>
              </w:r>
            </w:del>
          </w:p>
          <w:p w:rsidRPr="00575B0D" w:rsidR="00554CD9" w:rsidDel="005F2EE7" w:rsidP="00554CD9" w:rsidRDefault="00554CD9" w14:paraId="626919E6" w14:textId="2CD7D2A2">
            <w:pPr>
              <w:pStyle w:val="JRCText"/>
              <w:spacing w:before="0" w:after="0"/>
              <w:rPr>
                <w:del w:author="PASQUALINO Roberto (JRC-ISPRA) [2]" w:date="2025-03-18T16:53:00Z" w:id="335"/>
                <w:rFonts w:eastAsia="EC Square Sans Pro" w:cs="EC Square Sans Pro"/>
              </w:rPr>
            </w:pPr>
            <w:del w:author="PASQUALINO Roberto (JRC-ISPRA) [2]" w:date="2025-03-18T16:53:00Z" w:id="336">
              <w:r w:rsidRPr="00575B0D" w:rsidDel="005F2EE7">
                <w:rPr>
                  <w:rFonts w:eastAsia="EC Square Sans Pro" w:cs="EC Square Sans Pro"/>
                </w:rPr>
                <w:delText>(ambition)</w:delText>
              </w:r>
            </w:del>
          </w:p>
        </w:tc>
        <w:tc>
          <w:tcPr>
            <w:tcW w:w="992" w:type="dxa"/>
            <w:tcMar>
              <w:left w:w="105" w:type="dxa"/>
              <w:right w:w="105" w:type="dxa"/>
            </w:tcMar>
            <w:vAlign w:val="center"/>
          </w:tcPr>
          <w:p w:rsidRPr="00575B0D" w:rsidR="00554CD9" w:rsidDel="005F2EE7" w:rsidP="00554CD9" w:rsidRDefault="00554CD9" w14:paraId="75136AD0" w14:textId="30AE9ED5">
            <w:pPr>
              <w:pStyle w:val="JRCText"/>
              <w:spacing w:before="0" w:after="0"/>
              <w:rPr>
                <w:del w:author="PASQUALINO Roberto (JRC-ISPRA) [2]" w:date="2025-03-18T16:53:00Z" w:id="337"/>
                <w:rFonts w:eastAsia="EC Square Sans Pro" w:cs="EC Square Sans Pro"/>
              </w:rPr>
            </w:pPr>
            <w:del w:author="PASQUALINO Roberto (JRC-ISPRA) [2]" w:date="2025-03-18T16:53:00Z" w:id="338">
              <w:r w:rsidRPr="00575B0D" w:rsidDel="005F2EE7">
                <w:rPr>
                  <w:rFonts w:eastAsia="EC Square Sans Pro" w:cs="EC Square Sans Pro"/>
                </w:rPr>
                <w:delText>Yes</w:delText>
              </w:r>
            </w:del>
          </w:p>
        </w:tc>
        <w:tc>
          <w:tcPr>
            <w:tcW w:w="709" w:type="dxa"/>
            <w:tcMar>
              <w:left w:w="105" w:type="dxa"/>
              <w:right w:w="105" w:type="dxa"/>
            </w:tcMar>
            <w:vAlign w:val="center"/>
          </w:tcPr>
          <w:p w:rsidRPr="002643D8" w:rsidR="00554CD9" w:rsidDel="005F2EE7" w:rsidP="00554CD9" w:rsidRDefault="00554CD9" w14:paraId="04F59ABD" w14:textId="36101C15">
            <w:pPr>
              <w:pStyle w:val="JRCText"/>
              <w:spacing w:before="0" w:after="0"/>
              <w:rPr>
                <w:del w:author="PASQUALINO Roberto (JRC-ISPRA) [2]" w:date="2025-03-18T16:53:00Z" w:id="339"/>
                <w:rFonts w:eastAsia="EC Square Sans Pro" w:cs="EC Square Sans Pro"/>
                <w:b/>
              </w:rPr>
            </w:pPr>
          </w:p>
        </w:tc>
        <w:tc>
          <w:tcPr>
            <w:tcW w:w="850" w:type="dxa"/>
            <w:tcMar>
              <w:left w:w="105" w:type="dxa"/>
              <w:right w:w="105" w:type="dxa"/>
            </w:tcMar>
            <w:vAlign w:val="center"/>
          </w:tcPr>
          <w:p w:rsidRPr="002643D8" w:rsidR="00554CD9" w:rsidDel="005F2EE7" w:rsidP="00554CD9" w:rsidRDefault="00554CD9" w14:paraId="5D3DEACC" w14:textId="0BA745EF">
            <w:pPr>
              <w:pStyle w:val="JRCText"/>
              <w:spacing w:before="0" w:after="0"/>
              <w:rPr>
                <w:del w:author="PASQUALINO Roberto (JRC-ISPRA) [2]" w:date="2025-03-18T16:53:00Z" w:id="340"/>
                <w:rFonts w:eastAsia="EC Square Sans Pro" w:cs="EC Square Sans Pro"/>
                <w:b/>
              </w:rPr>
            </w:pPr>
            <w:del w:author="PASQUALINO Roberto (JRC-ISPRA) [2]" w:date="2025-03-18T16:53:00Z" w:id="341">
              <w:r w:rsidRPr="002643D8" w:rsidDel="005F2EE7">
                <w:rPr>
                  <w:rFonts w:eastAsia="EC Square Sans Pro" w:cs="EC Square Sans Pro"/>
                  <w:b/>
                </w:rPr>
                <w:delText>X</w:delText>
              </w:r>
            </w:del>
          </w:p>
        </w:tc>
      </w:tr>
    </w:tbl>
    <w:p w:rsidR="19E95291" w:rsidP="19E95291" w:rsidRDefault="19E95291" w14:paraId="1DF2762A" w14:textId="4221FEEA">
      <w:pPr>
        <w:pStyle w:val="JRCText"/>
      </w:pPr>
    </w:p>
    <w:sectPr w:rsidR="19E95291">
      <w:footerReference w:type="default" r:id="rId45"/>
      <w:type w:val="oddPage"/>
      <w:pgSz w:w="11906" w:h="16838" w:orient="portrait"/>
      <w:pgMar w:top="1417" w:right="1417" w:bottom="1417"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nitials="LG(" w:author="LISTORTI Giulia (JRC-ISPRA)" w:date="2024-12-06T15:18:00Z" w:id="4">
    <w:p w:rsidR="005F2EE7" w:rsidRDefault="005F2EE7" w14:paraId="5E9CE2A3" w14:textId="7739FB6D">
      <w:pPr>
        <w:pStyle w:val="CommentText"/>
      </w:pPr>
      <w:r>
        <w:rPr>
          <w:rStyle w:val="CommentReference"/>
        </w:rPr>
        <w:annotationRef/>
      </w:r>
      <w:r>
        <w:t>To be done in the main report: we can extract a sentence related to each of the areas of consumption and recall it in Chapter 4</w:t>
      </w:r>
    </w:p>
  </w:comment>
  <w:comment w:initials="LG(" w:author="LISTORTI Giulia (JRC-ISPRA)" w:date="2024-12-09T09:56:00Z" w:id="5">
    <w:p w:rsidR="005F2EE7" w:rsidRDefault="005F2EE7" w14:paraId="1CA9AE72" w14:textId="4E336431">
      <w:pPr>
        <w:pStyle w:val="CommentText"/>
      </w:pPr>
      <w:r>
        <w:rPr>
          <w:rStyle w:val="CommentReference"/>
        </w:rPr>
        <w:annotationRef/>
      </w:r>
      <w:r>
        <w:t xml:space="preserve">Possible title to be proposed: </w:t>
      </w:r>
      <w:r w:rsidRPr="00523548">
        <w:t xml:space="preserve">Environmental impacts of </w:t>
      </w:r>
      <w:r>
        <w:t>selected EGD targets</w:t>
      </w:r>
    </w:p>
  </w:comment>
  <w:comment w:initials="PR(" w:author="PASQUALINO Roberto (JRC-ISPRA)" w:date="2024-11-27T09:21:00Z" w:id="84">
    <w:p w:rsidR="005F2EE7" w:rsidRDefault="005F2EE7" w14:paraId="7E75B423" w14:textId="7C9D3B09">
      <w:pPr>
        <w:pStyle w:val="CommentText"/>
      </w:pPr>
      <w:r>
        <w:rPr>
          <w:rStyle w:val="CommentReference"/>
        </w:rPr>
        <w:annotationRef/>
      </w:r>
      <w:r>
        <w:t xml:space="preserve">In the last presentation of Luisa, I saw that this number is now down to 154. </w:t>
      </w:r>
    </w:p>
    <w:p w:rsidR="005F2EE7" w:rsidRDefault="005F2EE7" w14:paraId="36EEC89F" w14:textId="76CC00B3">
      <w:pPr>
        <w:pStyle w:val="CommentText"/>
      </w:pPr>
    </w:p>
    <w:p w:rsidR="005F2EE7" w:rsidRDefault="005F2EE7" w14:paraId="0B43C7FF" w14:textId="7AAA07B1">
      <w:pPr>
        <w:pStyle w:val="CommentText"/>
      </w:pPr>
      <w:r>
        <w:t>Is it possible to please indicate which target was removed at the end so we can adjust the text in the footnote below?</w:t>
      </w:r>
      <w:r>
        <w:br/>
      </w:r>
      <w:r>
        <w:br/>
      </w:r>
      <w:r>
        <w:t>Many thanks.</w:t>
      </w:r>
    </w:p>
  </w:comment>
  <w:comment w:initials="LG(" w:author="LISTORTI Giulia (JRC-ISPRA)" w:date="2024-12-09T17:10:00Z" w:id="97">
    <w:p w:rsidR="005F2EE7" w:rsidRDefault="005F2EE7" w14:paraId="3419FB95" w14:textId="0A2DD727">
      <w:pPr>
        <w:pStyle w:val="CommentText"/>
      </w:pPr>
      <w:r>
        <w:rPr>
          <w:rStyle w:val="CommentReference"/>
        </w:rPr>
        <w:annotationRef/>
      </w:r>
      <w:r>
        <w:t>Could also be a box</w:t>
      </w:r>
    </w:p>
  </w:comment>
  <w:comment w:initials="PR(" w:author="PASQUALINO Roberto (JRC-ISPRA)" w:date="2024-11-27T09:16:00Z" w:id="99">
    <w:p w:rsidR="005F2EE7" w:rsidRDefault="005F2EE7" w14:paraId="654AD551" w14:textId="690DC4BD">
      <w:pPr>
        <w:pStyle w:val="CommentText"/>
      </w:pPr>
      <w:r>
        <w:rPr>
          <w:rStyle w:val="CommentReference"/>
        </w:rPr>
        <w:annotationRef/>
      </w:r>
      <w:r>
        <w:t>We are happy to redesign this table to be better aligned with report 1 in particular by avoiding confusion linked to the matching between (i) the targets that we model, (ii) the targets that are listed under report 1, and (iii) the overlap with thematic areas.</w:t>
      </w:r>
    </w:p>
    <w:p w:rsidR="005F2EE7" w:rsidRDefault="005F2EE7" w14:paraId="5041860A" w14:textId="2A8AE27A">
      <w:pPr>
        <w:pStyle w:val="CommentText"/>
      </w:pPr>
    </w:p>
    <w:p w:rsidR="005F2EE7" w:rsidRDefault="005F2EE7" w14:paraId="2D1F303F" w14:textId="42C94A28">
      <w:pPr>
        <w:pStyle w:val="CommentText"/>
      </w:pPr>
      <w:r>
        <w:t>For example, we may:</w:t>
      </w:r>
    </w:p>
    <w:p w:rsidR="005F2EE7" w:rsidP="005D572D" w:rsidRDefault="005F2EE7" w14:paraId="3F2ECBAE" w14:textId="593AAB4C">
      <w:pPr>
        <w:pStyle w:val="CommentText"/>
        <w:numPr>
          <w:ilvl w:val="0"/>
          <w:numId w:val="47"/>
        </w:numPr>
      </w:pPr>
      <w:r>
        <w:t>Copy the exact text of the 33 targets that we model as in report 1</w:t>
      </w:r>
    </w:p>
    <w:p w:rsidR="005F2EE7" w:rsidP="005D572D" w:rsidRDefault="005F2EE7" w14:paraId="3ACA69CA" w14:textId="72814522">
      <w:pPr>
        <w:pStyle w:val="CommentText"/>
        <w:numPr>
          <w:ilvl w:val="0"/>
          <w:numId w:val="47"/>
        </w:numPr>
      </w:pPr>
      <w:r>
        <w:t>Write the connected thematic areas in parenthesis near the name of the target (e.g., pesticides reduction overlaps between TA 5, 6, 7 at least)</w:t>
      </w:r>
    </w:p>
    <w:p w:rsidR="005F2EE7" w:rsidP="005D572D" w:rsidRDefault="005F2EE7" w14:paraId="6446298D" w14:textId="41EAAAA7">
      <w:pPr>
        <w:pStyle w:val="CommentText"/>
        <w:numPr>
          <w:ilvl w:val="0"/>
          <w:numId w:val="47"/>
        </w:numPr>
      </w:pPr>
      <w:r>
        <w:t>Add some visuals to (e.g. yellow, green, red) to resemble to the SUSGAP assessment of achievement/not achievement.</w:t>
      </w:r>
    </w:p>
    <w:p w:rsidR="005F2EE7" w:rsidP="005D572D" w:rsidRDefault="005F2EE7" w14:paraId="62A1A368" w14:textId="179069D8">
      <w:pPr>
        <w:pStyle w:val="CommentText"/>
        <w:numPr>
          <w:ilvl w:val="0"/>
          <w:numId w:val="47"/>
        </w:numPr>
      </w:pPr>
      <w:r>
        <w:t xml:space="preserve"> Add a hint to the targets that are assumed to be achieved in every scenario.</w:t>
      </w:r>
    </w:p>
    <w:p w:rsidR="005F2EE7" w:rsidP="005D572D" w:rsidRDefault="005F2EE7" w14:paraId="1A393706" w14:textId="14B55CAE">
      <w:pPr>
        <w:pStyle w:val="CommentText"/>
      </w:pPr>
    </w:p>
    <w:p w:rsidR="005F2EE7" w:rsidP="005D572D" w:rsidRDefault="005F2EE7" w14:paraId="0CB14BCB" w14:textId="242A1E8A">
      <w:pPr>
        <w:pStyle w:val="CommentText"/>
      </w:pPr>
      <w:r>
        <w:t>Happy to think around the better representation of these information all together.</w:t>
      </w:r>
    </w:p>
  </w:comment>
  <w:comment w:initials="PR(" w:author="PASQUALINO Roberto (JRC-ISPRA)" w:date="2025-03-20T14:22:00Z" w:id="207">
    <w:p w:rsidR="00EF3A84" w:rsidRDefault="00EF3A84" w14:paraId="2FA02A4E" w14:textId="001ECEC9">
      <w:pPr>
        <w:pStyle w:val="CommentText"/>
      </w:pPr>
      <w:r>
        <w:rPr>
          <w:rStyle w:val="CommentReference"/>
        </w:rPr>
        <w:annotationRef/>
      </w:r>
      <w:r>
        <w:t>This can be moved at the top as intro chapter, based on the new outline proposed on 17</w:t>
      </w:r>
      <w:r w:rsidRPr="00EF3A84">
        <w:rPr>
          <w:vertAlign w:val="superscript"/>
        </w:rPr>
        <w:t>th</w:t>
      </w:r>
      <w:r>
        <w:t xml:space="preserve"> march</w:t>
      </w:r>
    </w:p>
  </w:comment>
  <w:comment w:initials="PR(" w:author="PASQUALINO Roberto (JRC-ISPRA)" w:date="2025-02-28T10:50:00Z" w:id="208">
    <w:p w:rsidR="005F2EE7" w:rsidRDefault="005F2EE7" w14:paraId="687E75E5" w14:textId="23E94802">
      <w:pPr>
        <w:pStyle w:val="CommentText"/>
      </w:pPr>
      <w:r>
        <w:rPr>
          <w:rStyle w:val="CommentReference"/>
        </w:rPr>
        <w:annotationRef/>
      </w:r>
      <w:r>
        <w:t>I think we may need to revise this, as the Compass sees growth as good to competitiveness.</w:t>
      </w:r>
      <w:r>
        <w:br/>
      </w:r>
      <w:r>
        <w:br/>
      </w:r>
      <w:r>
        <w:t>Substitute with “consumption” for now.</w:t>
      </w:r>
    </w:p>
  </w:comment>
  <w:comment w:initials="PR(" w:author="PASQUALINO Roberto (JRC-ISPRA)" w:date="2025-03-20T14:23:00Z" w:id="210">
    <w:p w:rsidR="00EF3A84" w:rsidRDefault="00EF3A84" w14:paraId="3DDAABC1" w14:textId="1BAA886F">
      <w:pPr>
        <w:pStyle w:val="CommentText"/>
      </w:pPr>
      <w:r>
        <w:rPr>
          <w:rStyle w:val="CommentReference"/>
        </w:rPr>
        <w:annotationRef/>
      </w:r>
      <w:r>
        <w:rPr>
          <w:rStyle w:val="CommentReference"/>
        </w:rPr>
        <w:t>Moving this section at the top we may need to write a line or two introducing the IEA which follows</w:t>
      </w:r>
    </w:p>
  </w:comment>
  <w:comment w:initials="PR(" w:author="PASQUALINO Roberto (JRC-ISPRA) [2]" w:date="2025-02-24T11:22:00Z" w:id="212">
    <w:p w:rsidR="005F2EE7" w:rsidRDefault="005F2EE7" w14:paraId="54FD7CF6" w14:textId="55DB0FEF">
      <w:pPr>
        <w:pStyle w:val="CommentText"/>
      </w:pPr>
      <w:r>
        <w:rPr>
          <w:rStyle w:val="CommentReference"/>
        </w:rPr>
        <w:annotationRef/>
      </w:r>
      <w:r>
        <w:t>To update</w:t>
      </w:r>
    </w:p>
  </w:comment>
  <w:comment w:initials="M(" w:author="MANCINI Lucia (JRC-ISPRA-EXT)" w:date="2024-08-19T13:17:00Z" w:id="249">
    <w:p w:rsidR="005F2EE7" w:rsidRDefault="005F2EE7" w14:paraId="5E3A74E2" w14:textId="64D4DFB4">
      <w:pPr>
        <w:pStyle w:val="CommentText"/>
      </w:pPr>
      <w:r>
        <w:t>pending the publication of the JRC Atlas. The figure will be provided in the right format by D6</w:t>
      </w:r>
      <w:r>
        <w:rPr>
          <w:rStyle w:val="CommentReference"/>
        </w:rPr>
        <w:annotationRef/>
      </w:r>
    </w:p>
  </w:comment>
  <w:comment w:initials="M(" w:author="MANCINI Lucia (JRC-ISPRA-EXT)" w:date="2025-03-05T15:53:00Z" w:id="254">
    <w:p w:rsidR="005F2EE7" w:rsidRDefault="005F2EE7" w14:paraId="124EBC87" w14:textId="17B38099">
      <w:pPr>
        <w:pStyle w:val="CommentText"/>
      </w:pPr>
      <w:r>
        <w:rPr>
          <w:rStyle w:val="CommentReference"/>
        </w:rPr>
        <w:annotationRef/>
      </w:r>
      <w:r>
        <w:fldChar w:fldCharType="begin"/>
      </w:r>
      <w:r>
        <w:instrText xml:space="preserve"> HYPERLINK "mailto:Sarah.MUBAREKA@ec.europa.eu"</w:instrText>
      </w:r>
      <w:bookmarkStart w:name="_@_EBD7D29A94484E5E9C158F4187995FCCZ" w:id="255"/>
      <w:r>
        <w:fldChar w:fldCharType="separate"/>
      </w:r>
      <w:bookmarkEnd w:id="255"/>
      <w:r w:rsidRPr="68AA5EE9">
        <w:rPr>
          <w:rStyle w:val="Mention"/>
          <w:noProof/>
        </w:rPr>
        <w:t>@MUBAREKA Sarah Betoul (JRC-ISPRA)</w:t>
      </w:r>
      <w:r>
        <w:fldChar w:fldCharType="end"/>
      </w:r>
      <w:r w:rsidRPr="7067AA80">
        <w:t xml:space="preserve"> , can  you check this part and add the references outlined in pink, please? </w:t>
      </w:r>
    </w:p>
  </w:comment>
  <w:comment w:initials="M(" w:author="MANCINI Lucia (JRC-ISPRA-EXT)" w:date="2024-11-25T18:34:00Z" w:id="261">
    <w:p w:rsidR="005F2EE7" w:rsidRDefault="005F2EE7" w14:paraId="0762BB1C" w14:textId="25C6A6D7">
      <w:pPr>
        <w:pStyle w:val="CommentText"/>
      </w:pPr>
      <w:r>
        <w:rPr>
          <w:rStyle w:val="CommentReference"/>
        </w:rPr>
        <w:annotationRef/>
      </w:r>
      <w:r w:rsidRPr="4C88FE79">
        <w:rPr>
          <w:i/>
          <w:iCs/>
        </w:rPr>
        <w:t>Coordinator: Mécia &amp; Thomas (2pages)</w:t>
      </w:r>
    </w:p>
    <w:p w:rsidR="005F2EE7" w:rsidRDefault="005F2EE7" w14:paraId="521B8102" w14:textId="0BC1262A">
      <w:pPr>
        <w:pStyle w:val="CommentText"/>
      </w:pPr>
      <w:r w:rsidRPr="3C5BE1AE">
        <w:rPr>
          <w:u w:val="single"/>
        </w:rPr>
        <w:t xml:space="preserve">Contributors: </w:t>
      </w:r>
      <w:r w:rsidRPr="257BB81A">
        <w:t xml:space="preserve">Anna </w:t>
      </w:r>
      <w:r>
        <w:t xml:space="preserve">M. </w:t>
      </w:r>
      <w:r w:rsidRPr="257BB81A">
        <w:t>Walker; Paola F. Albizzati; Pelayo Garcia-Gutierrez; Leonidas Milios; Davide Tonini</w:t>
      </w:r>
    </w:p>
  </w:comment>
  <w:comment w:initials="M(" w:author="MANCINI Lucia (JRC-ISPRA-EXT)" w:date="2025-03-05T15:50:00Z" w:id="263">
    <w:p w:rsidR="005F2EE7" w:rsidRDefault="005F2EE7" w14:paraId="250CAE7E" w14:textId="327C713E">
      <w:pPr>
        <w:pStyle w:val="CommentText"/>
      </w:pPr>
      <w:r>
        <w:rPr>
          <w:rStyle w:val="CommentReference"/>
        </w:rPr>
        <w:annotationRef/>
      </w:r>
      <w:r>
        <w:fldChar w:fldCharType="begin"/>
      </w:r>
      <w:r>
        <w:instrText xml:space="preserve"> HYPERLINK "mailto:Mecia.GUERREIRO-MIGUEL@ec.europa.eu"</w:instrText>
      </w:r>
      <w:bookmarkStart w:name="_@_307ABD70EF27456681C79B300C8B9AB3Z" w:id="266"/>
      <w:r>
        <w:fldChar w:fldCharType="separate"/>
      </w:r>
      <w:bookmarkEnd w:id="266"/>
      <w:r w:rsidRPr="6C8E9F14">
        <w:rPr>
          <w:rStyle w:val="Mention"/>
          <w:noProof/>
        </w:rPr>
        <w:t>@GUERREIRO MIGUEL Mecia (JRC-SEVILLA)</w:t>
      </w:r>
      <w:r>
        <w:fldChar w:fldCharType="end"/>
      </w:r>
      <w:r w:rsidRPr="00241619">
        <w:t xml:space="preserve"> , can you check this reference? </w:t>
      </w:r>
    </w:p>
  </w:comment>
  <w:comment w:initials="GMM(" w:author="GUERREIRO MIGUEL Mecia (JRC-SEVILLA)" w:date="2025-03-09T15:51:00Z" w:id="264">
    <w:p w:rsidR="005F2EE7" w:rsidRDefault="005F2EE7" w14:paraId="22F6A166" w14:textId="4C035476">
      <w:pPr>
        <w:pStyle w:val="CommentText"/>
      </w:pPr>
      <w:r>
        <w:rPr>
          <w:rStyle w:val="CommentReference"/>
        </w:rPr>
        <w:annotationRef/>
      </w:r>
      <w:r>
        <w:t xml:space="preserve">Waiting response from colleagues. Will update when have more info. </w:t>
      </w:r>
    </w:p>
  </w:comment>
  <w:comment w:initials="PR(" w:author="PASQUALINO Roberto (JRC-ISPRA) [2]" w:date="2025-03-04T16:52:00Z" w:id="312">
    <w:p w:rsidR="005F2EE7" w:rsidRDefault="005F2EE7" w14:paraId="400E7A6F" w14:textId="668F4C71">
      <w:pPr>
        <w:pStyle w:val="CommentText"/>
      </w:pPr>
      <w:r>
        <w:rPr>
          <w:rStyle w:val="CommentReference"/>
        </w:rPr>
        <w:annotationRef/>
      </w:r>
      <w:r>
        <w:t>Cannot find this one</w:t>
      </w:r>
    </w:p>
  </w:comment>
  <w:comment w:initials="M(" w:author="MANCINI Lucia (JRC-ISPRA-EXT)" w:date="2025-03-05T16:00:00Z" w:id="313">
    <w:p w:rsidR="005F2EE7" w:rsidRDefault="005F2EE7" w14:paraId="5E6AA913" w14:textId="094478E6">
      <w:pPr>
        <w:pStyle w:val="CommentText"/>
      </w:pPr>
      <w:r>
        <w:rPr>
          <w:rStyle w:val="CommentReference"/>
        </w:rPr>
        <w:annotationRef/>
      </w:r>
      <w:r w:rsidRPr="49983624">
        <w:t>I asked Mecia</w:t>
      </w:r>
    </w:p>
  </w:comment>
  <w:comment xmlns:w="http://schemas.openxmlformats.org/wordprocessingml/2006/main" w:initials="S(" w:author="SANYE MENGUAL Esther (JRC-ISPRA)" w:date="2025-03-20T14:39:50" w:id="1535272785">
    <w:p xmlns:w14="http://schemas.microsoft.com/office/word/2010/wordml" xmlns:w="http://schemas.openxmlformats.org/wordprocessingml/2006/main" w:rsidR="144123C0" w:rsidRDefault="7F0BC9F4" w14:paraId="1C2BE035" w14:textId="5EB7266C">
      <w:pPr>
        <w:pStyle w:val="CommentText"/>
      </w:pPr>
      <w:r>
        <w:rPr>
          <w:rStyle w:val="CommentReference"/>
        </w:rPr>
        <w:annotationRef/>
      </w:r>
      <w:r w:rsidRPr="318283E1" w:rsidR="34E8A133">
        <w:t>we think is good as is.</w:t>
      </w:r>
    </w:p>
  </w:comment>
  <w:comment xmlns:w="http://schemas.openxmlformats.org/wordprocessingml/2006/main" w:initials="P(" w:author="PASQUALINO Roberto (JRC-ISPRA)" w:date="2025-02-28T02:50:00" w:id="1025247039">
    <w:p xmlns:w14="http://schemas.microsoft.com/office/word/2010/wordml" xmlns:w="http://schemas.openxmlformats.org/wordprocessingml/2006/main" w:rsidR="0D508AD9" w:rsidRDefault="563FDA7E" w14:paraId="119D8E71" w14:textId="6EC75A6B">
      <w:pPr>
        <w:pStyle w:val="CommentText"/>
      </w:pPr>
      <w:r>
        <w:rPr>
          <w:rStyle w:val="CommentReference"/>
        </w:rPr>
        <w:annotationRef/>
      </w:r>
      <w:r w:rsidRPr="77EAB9E5" w:rsidR="1E3B97F1">
        <w:t>I think we may need to revise this, as the Compass sees growth as good to competitiveness.</w:t>
      </w:r>
      <w:r w:rsidRPr="5E3BDC70" w:rsidR="3718C7EE">
        <w:t>Substitute with “consumption” for now.</w:t>
      </w:r>
    </w:p>
  </w:comment>
  <w:comment xmlns:w="http://schemas.openxmlformats.org/wordprocessingml/2006/main" w:initials="P(" w:author="PASQUALINO Roberto (JRC-ISPRA)" w:date="2025-03-20T07:23:00" w:id="1706181471">
    <w:p xmlns:w14="http://schemas.microsoft.com/office/word/2010/wordml" xmlns:w="http://schemas.openxmlformats.org/wordprocessingml/2006/main" w:rsidR="70E96C16" w:rsidRDefault="4208B3EA" w14:paraId="07D0B006" w14:textId="701E9486">
      <w:pPr>
        <w:pStyle w:val="CommentText"/>
      </w:pPr>
      <w:r>
        <w:rPr>
          <w:rStyle w:val="CommentReference"/>
        </w:rPr>
        <w:annotationRef/>
      </w:r>
      <w:r w:rsidRPr="0EBFB1DA" w:rsidR="39B11962">
        <w:t>Moving this section at the top we may need to write a line or two introducing the IEA which follows</w:t>
      </w:r>
    </w:p>
  </w:comment>
  <w:comment xmlns:w="http://schemas.openxmlformats.org/wordprocessingml/2006/main" w:initials="S(" w:author="SANYE MENGUAL Esther (JRC-ISPRA)" w:date="2025-03-20T14:55:25" w:id="1763793916">
    <w:p xmlns:w14="http://schemas.microsoft.com/office/word/2010/wordml" xmlns:w="http://schemas.openxmlformats.org/wordprocessingml/2006/main" w:rsidR="0BE651C4" w:rsidRDefault="19F88635" w14:paraId="3C957A64" w14:textId="021A6521">
      <w:pPr>
        <w:pStyle w:val="CommentText"/>
      </w:pPr>
      <w:r>
        <w:rPr>
          <w:rStyle w:val="CommentReference"/>
        </w:rPr>
        <w:annotationRef/>
      </w:r>
      <w:r w:rsidRPr="70006A51" w:rsidR="73E4B97E">
        <w:t>Move to education section</w:t>
      </w:r>
    </w:p>
  </w:comment>
  <w:comment xmlns:w="http://schemas.openxmlformats.org/wordprocessingml/2006/main" w:initials="S(" w:author="SANYE MENGUAL Esther (JRC-ISPRA)" w:date="2025-03-20T14:55:33" w:id="741983661">
    <w:p xmlns:w14="http://schemas.microsoft.com/office/word/2010/wordml" xmlns:w="http://schemas.openxmlformats.org/wordprocessingml/2006/main" w:rsidR="7BCBC973" w:rsidRDefault="3714DA2B" w14:paraId="1E651FB1" w14:textId="38DC3CE8">
      <w:pPr>
        <w:pStyle w:val="CommentText"/>
      </w:pPr>
      <w:r>
        <w:rPr>
          <w:rStyle w:val="CommentReference"/>
        </w:rPr>
        <w:annotationRef/>
      </w:r>
      <w:r>
        <w:fldChar w:fldCharType="begin"/>
      </w:r>
      <w:r>
        <w:instrText xml:space="preserve"> HYPERLINK "mailto:Roberto.PASQUALINO@ec.europa.eu"</w:instrText>
      </w:r>
      <w:bookmarkStart w:name="_@_96881B9B358F4AB8B16C58236E9B29C3Z" w:id="1619297321"/>
      <w:r>
        <w:fldChar w:fldCharType="separate"/>
      </w:r>
      <w:bookmarkEnd w:id="1619297321"/>
      <w:r w:rsidRPr="2E8A90A1" w:rsidR="25C835D8">
        <w:rPr>
          <w:rStyle w:val="Mention"/>
          <w:noProof/>
        </w:rPr>
        <w:t>@PASQUALINO Roberto (JRC-ISPRA)</w:t>
      </w:r>
      <w:r>
        <w:fldChar w:fldCharType="end"/>
      </w:r>
      <w:r w:rsidRPr="570F03B8" w:rsidR="75502C0F">
        <w:t xml:space="preserve"> </w:t>
      </w:r>
    </w:p>
  </w:comment>
</w:comments>
</file>

<file path=word/commentsExtended.xml><?xml version="1.0" encoding="utf-8"?>
<w15:commentsEx xmlns:mc="http://schemas.openxmlformats.org/markup-compatibility/2006" xmlns:w15="http://schemas.microsoft.com/office/word/2012/wordml" mc:Ignorable="w15">
  <w15:commentEx w15:done="1" w15:paraId="5E9CE2A3"/>
  <w15:commentEx w15:done="1" w15:paraId="1CA9AE72"/>
  <w15:commentEx w15:done="1" w15:paraId="0B43C7FF"/>
  <w15:commentEx w15:done="1" w15:paraId="3419FB95"/>
  <w15:commentEx w15:done="0" w15:paraId="0CB14BCB"/>
  <w15:commentEx w15:done="1" w15:paraId="2FA02A4E"/>
  <w15:commentEx w15:done="1" w15:paraId="687E75E5"/>
  <w15:commentEx w15:done="1" w15:paraId="3DDAABC1"/>
  <w15:commentEx w15:done="1" w15:paraId="54FD7CF6"/>
  <w15:commentEx w15:done="0" w15:paraId="5E3A74E2"/>
  <w15:commentEx w15:done="1" w15:paraId="124EBC87"/>
  <w15:commentEx w15:done="0" w15:paraId="521B8102"/>
  <w15:commentEx w15:done="1" w15:paraId="250CAE7E"/>
  <w15:commentEx w15:done="1" w15:paraId="22F6A166" w15:paraIdParent="250CAE7E"/>
  <w15:commentEx w15:done="1" w15:paraId="400E7A6F"/>
  <w15:commentEx w15:done="1" w15:paraId="5E6AA913" w15:paraIdParent="400E7A6F"/>
  <w15:commentEx w15:done="1" w15:paraId="1C2BE035" w15:paraIdParent="3419FB95"/>
  <w15:commentEx w15:paraId="119D8E71"/>
  <w15:commentEx w15:done="1" w15:paraId="07D0B006"/>
  <w15:commentEx w15:done="0" w15:paraId="3C957A64"/>
  <w15:commentEx w15:done="0" w15:paraId="1E651FB1" w15:paraIdParent="3C957A6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4F99A05" w16cex:dateUtc="2024-07-19T14:54:00Z"/>
  <w16cex:commentExtensible w16cex:durableId="11F8453E" w16cex:dateUtc="2024-07-12T11:59:00Z"/>
  <w16cex:commentExtensible w16cex:durableId="6731DE8C" w16cex:dateUtc="2024-07-22T08:20:00Z"/>
  <w16cex:commentExtensible w16cex:durableId="2EB493AF" w16cex:dateUtc="2024-07-22T11:01:00Z"/>
  <w16cex:commentExtensible w16cex:durableId="08632A2A" w16cex:dateUtc="2024-08-19T10:51:44.209Z"/>
  <w16cex:commentExtensible w16cex:durableId="04AFBE77" w16cex:dateUtc="2024-07-16T14:05:00Z"/>
  <w16cex:commentExtensible w16cex:durableId="1D6A6CC8" w16cex:dateUtc="2024-08-19T10:18:17.235Z"/>
  <w16cex:commentExtensible w16cex:durableId="5D5A9F9B" w16cex:dateUtc="2024-07-16T14:09:00Z"/>
  <w16cex:commentExtensible w16cex:durableId="57A4B3DD" w16cex:dateUtc="2024-07-30T16:27:33.636Z"/>
  <w16cex:commentExtensible w16cex:durableId="07604886" w16cex:dateUtc="2024-07-31T14:46:06.921Z"/>
  <w16cex:commentExtensible w16cex:durableId="7B717341" w16cex:dateUtc="2024-08-19T10:16:57.451Z"/>
  <w16cex:commentExtensible w16cex:durableId="445AAB84" w16cex:dateUtc="2024-08-19T10:53:33.012Z"/>
  <w16cex:commentExtensible w16cex:durableId="57A41170" w16cex:dateUtc="2024-08-19T10:58:14.817Z"/>
  <w16cex:commentExtensible w16cex:durableId="2DA20DE6" w16cex:dateUtc="2024-11-08T15:29:49.733Z"/>
  <w16cex:commentExtensible w16cex:durableId="610F1524" w16cex:dateUtc="2024-11-08T15:31:30.451Z"/>
  <w16cex:commentExtensible w16cex:durableId="3826542F" w16cex:dateUtc="2024-08-19T11:17:57.561Z"/>
  <w16cex:commentExtensible w16cex:durableId="0B439317" w16cex:dateUtc="2024-09-03T07:19:15.525Z"/>
  <w16cex:commentExtensible w16cex:durableId="1A1C6DB0" w16cex:dateUtc="2024-09-03T07:22:57.009Z"/>
  <w16cex:commentExtensible w16cex:durableId="3F5A3D0E" w16cex:dateUtc="2024-09-03T07:31:14.662Z"/>
  <w16cex:commentExtensible w16cex:durableId="77551648" w16cex:dateUtc="2024-09-03T07:54:39.375Z"/>
  <w16cex:commentExtensible w16cex:durableId="0B3193E3" w16cex:dateUtc="2024-09-03T08:05:33.537Z"/>
  <w16cex:commentExtensible w16cex:durableId="3A28FBEE" w16cex:dateUtc="2024-09-03T08:28:11.313Z"/>
  <w16cex:commentExtensible w16cex:durableId="2843E967" w16cex:dateUtc="2024-09-03T08:30:34.352Z"/>
  <w16cex:commentExtensible w16cex:durableId="317CB406" w16cex:dateUtc="2024-09-03T08:50:12.507Z"/>
  <w16cex:commentExtensible w16cex:durableId="68528A1F" w16cex:dateUtc="2024-09-03T08:53:42.804Z"/>
  <w16cex:commentExtensible w16cex:durableId="38437FF8" w16cex:dateUtc="2024-09-03T09:00:52.543Z"/>
  <w16cex:commentExtensible w16cex:durableId="649A538A" w16cex:dateUtc="2024-09-03T09:07:18.674Z"/>
  <w16cex:commentExtensible w16cex:durableId="32955B39" w16cex:dateUtc="2024-09-03T09:09:47.826Z"/>
  <w16cex:commentExtensible w16cex:durableId="689A92D6" w16cex:dateUtc="2024-09-03T09:12:41.44Z"/>
  <w16cex:commentExtensible w16cex:durableId="6A0491F7" w16cex:dateUtc="2024-09-03T09:14:16.678Z"/>
  <w16cex:commentExtensible w16cex:durableId="06775496" w16cex:dateUtc="2024-09-03T09:20:35.407Z"/>
  <w16cex:commentExtensible w16cex:durableId="04F91214" w16cex:dateUtc="2024-11-25T17:25:29.046Z"/>
  <w16cex:commentExtensible w16cex:durableId="10CB62E2" w16cex:dateUtc="2024-10-31T09:44:12.173Z"/>
  <w16cex:commentExtensible w16cex:durableId="683E93E4" w16cex:dateUtc="2024-10-31T09:44:58.326Z"/>
  <w16cex:commentExtensible w16cex:durableId="4FA3CD94" w16cex:dateUtc="2024-10-31T09:46:01.776Z"/>
  <w16cex:commentExtensible w16cex:durableId="5DB69B2F" w16cex:dateUtc="2024-11-08T15:34:18.325Z"/>
  <w16cex:commentExtensible w16cex:durableId="31B8151B" w16cex:dateUtc="2024-11-08T15:41:23.125Z"/>
  <w16cex:commentExtensible w16cex:durableId="51E47C6A" w16cex:dateUtc="2024-11-14T08:22:32.45Z"/>
  <w16cex:commentExtensible w16cex:durableId="48E24599" w16cex:dateUtc="2024-11-14T08:23:42.009Z"/>
  <w16cex:commentExtensible w16cex:durableId="02480F0A" w16cex:dateUtc="2024-11-14T08:28:39.13Z"/>
  <w16cex:commentExtensible w16cex:durableId="1FE5B977" w16cex:dateUtc="2024-11-18T07:49:48.502Z"/>
  <w16cex:commentExtensible w16cex:durableId="1C75D40C" w16cex:dateUtc="2024-11-18T10:15:27.61Z"/>
  <w16cex:commentExtensible w16cex:durableId="51A7C941" w16cex:dateUtc="2024-11-19T10:02:17.173Z"/>
  <w16cex:commentExtensible w16cex:durableId="408B37EA" w16cex:dateUtc="2024-11-19T10:06:48.562Z"/>
  <w16cex:commentExtensible w16cex:durableId="1F051B35" w16cex:dateUtc="2024-11-19T10:31:22.588Z"/>
  <w16cex:commentExtensible w16cex:durableId="73FCBF24" w16cex:dateUtc="2024-11-19T10:38:13.228Z"/>
  <w16cex:commentExtensible w16cex:durableId="173AA10E" w16cex:dateUtc="2024-11-19T14:59:15.806Z"/>
  <w16cex:commentExtensible w16cex:durableId="6BF0E709" w16cex:dateUtc="2024-11-19T14:59:57.503Z"/>
  <w16cex:commentExtensible w16cex:durableId="7A0A793C" w16cex:dateUtc="2024-11-19T17:09:25.996Z"/>
  <w16cex:commentExtensible w16cex:durableId="67DCBC86" w16cex:dateUtc="2024-11-20T09:25:12.339Z"/>
  <w16cex:commentExtensible w16cex:durableId="08874212" w16cex:dateUtc="2025-03-05T14:53:27.794Z"/>
  <w16cex:commentExtensible w16cex:durableId="2212CB4F" w16cex:dateUtc="2024-11-25T17:34:10.942Z"/>
  <w16cex:commentExtensible w16cex:durableId="5DC5F62E" w16cex:dateUtc="2024-12-09T15:43:53.511Z"/>
  <w16cex:commentExtensible w16cex:durableId="4B8D6B84" w16cex:dateUtc="2024-12-09T15:44:13.218Z"/>
  <w16cex:commentExtensible w16cex:durableId="1C5E9E79" w16cex:dateUtc="2025-03-05T14:50:09.849Z"/>
  <w16cex:commentExtensible w16cex:durableId="05F6E283" w16cex:dateUtc="2025-03-05T15:00:48.169Z"/>
  <w16cex:commentExtensible w16cex:durableId="5DCF903E" w16cex:dateUtc="2025-03-20T13:39:50.674Z"/>
  <w16cex:commentExtensible w16cex:durableId="6452A0E1" w16cex:dateUtc="2025-03-20T13:55:25.272Z"/>
  <w16cex:commentExtensible w16cex:durableId="6A3740D0" w16cex:dateUtc="2025-03-20T13:55:33.524Z"/>
</w16cex:commentsExtensible>
</file>

<file path=word/commentsIds.xml><?xml version="1.0" encoding="utf-8"?>
<w16cid:commentsIds xmlns:mc="http://schemas.openxmlformats.org/markup-compatibility/2006" xmlns:w16cid="http://schemas.microsoft.com/office/word/2016/wordml/cid" mc:Ignorable="w16cid">
  <w16cid:commentId w16cid:paraId="69950DC5" w16cid:durableId="34F99A05"/>
  <w16cid:commentId w16cid:paraId="0CEEFD5C" w16cid:durableId="11F8453E"/>
  <w16cid:commentId w16cid:paraId="28E352E1" w16cid:durableId="5FBE1C3D"/>
  <w16cid:commentId w16cid:paraId="0536951A" w16cid:durableId="002E9FE3"/>
  <w16cid:commentId w16cid:paraId="6E55A6BD" w16cid:durableId="17DE1F59"/>
  <w16cid:commentId w16cid:paraId="2CFEDD9D" w16cid:durableId="1CD1B48B"/>
  <w16cid:commentId w16cid:paraId="3A932866" w16cid:durableId="2A642EE4"/>
  <w16cid:commentId w16cid:paraId="77B5D564" w16cid:durableId="63454F9F"/>
  <w16cid:commentId w16cid:paraId="0FCDA1C5" w16cid:durableId="63455058"/>
  <w16cid:commentId w16cid:paraId="4772E0D3" w16cid:durableId="180F3605"/>
  <w16cid:commentId w16cid:paraId="5A40DA62" w16cid:durableId="6731DE8C"/>
  <w16cid:commentId w16cid:paraId="70422825" w16cid:durableId="2EB493AF"/>
  <w16cid:commentId w16cid:paraId="3CFB303D" w16cid:durableId="04AFBE77"/>
  <w16cid:commentId w16cid:paraId="445B52B3" w16cid:durableId="5D5A9F9B"/>
  <w16cid:commentId w16cid:paraId="5C94360A" w16cid:durableId="3102FD5F"/>
  <w16cid:commentId w16cid:paraId="1CD9032D" w16cid:durableId="49DEF597"/>
  <w16cid:commentId w16cid:paraId="7DCA8894" w16cid:durableId="6B8F4EA6"/>
  <w16cid:commentId w16cid:paraId="321BE52F" w16cid:durableId="740FDEED"/>
  <w16cid:commentId w16cid:paraId="16DDD10F" w16cid:durableId="57A4B3DD"/>
  <w16cid:commentId w16cid:paraId="248F4D18" w16cid:durableId="07604886"/>
  <w16cid:commentId w16cid:paraId="7A2BC63B" w16cid:durableId="1CA03E94"/>
  <w16cid:commentId w16cid:paraId="4A4F71DA" w16cid:durableId="72F243B0"/>
  <w16cid:commentId w16cid:paraId="5DFE6907" w16cid:durableId="3DF86C3B"/>
  <w16cid:commentId w16cid:paraId="2CB81D23" w16cid:durableId="6F2F6CFC"/>
  <w16cid:commentId w16cid:paraId="1393EDEF" w16cid:durableId="2045889C"/>
  <w16cid:commentId w16cid:paraId="3E614E85" w16cid:durableId="6F9C652B"/>
  <w16cid:commentId w16cid:paraId="548CAB76" w16cid:durableId="3130274C"/>
  <w16cid:commentId w16cid:paraId="20719615" w16cid:durableId="3DE7C7A8"/>
  <w16cid:commentId w16cid:paraId="15B2EF69" w16cid:durableId="751FF633"/>
  <w16cid:commentId w16cid:paraId="40095DE5" w16cid:durableId="64CC7629"/>
  <w16cid:commentId w16cid:paraId="6317C796" w16cid:durableId="6BC2C42A"/>
  <w16cid:commentId w16cid:paraId="138EFFB3" w16cid:durableId="78F95FC8"/>
  <w16cid:commentId w16cid:paraId="2027ED19" w16cid:durableId="3761AC6D"/>
  <w16cid:commentId w16cid:paraId="1A1A31CF" w16cid:durableId="57503A30"/>
  <w16cid:commentId w16cid:paraId="606C1F98" w16cid:durableId="6DC3F36B"/>
  <w16cid:commentId w16cid:paraId="701E6EDE" w16cid:durableId="68D3359A"/>
  <w16cid:commentId w16cid:paraId="4BD85A33" w16cid:durableId="5BC67CC0"/>
  <w16cid:commentId w16cid:paraId="65B0B454" w16cid:durableId="3D852872"/>
  <w16cid:commentId w16cid:paraId="6D8275E1" w16cid:durableId="56726FD6"/>
  <w16cid:commentId w16cid:paraId="4C6F06D7" w16cid:durableId="75A0E194"/>
  <w16cid:commentId w16cid:paraId="46005A5E" w16cid:durableId="3DC9CE16"/>
  <w16cid:commentId w16cid:paraId="48E8290F" w16cid:durableId="64CFE9AB"/>
  <w16cid:commentId w16cid:paraId="3C9678D7" w16cid:durableId="531F227C"/>
  <w16cid:commentId w16cid:paraId="687263A4" w16cid:durableId="0614FBBB"/>
  <w16cid:commentId w16cid:paraId="50395E23" w16cid:durableId="4E763DCC"/>
  <w16cid:commentId w16cid:paraId="583A653A" w16cid:durableId="6B936BD3"/>
  <w16cid:commentId w16cid:paraId="2A5C4D2F" w16cid:durableId="4154A0BE"/>
  <w16cid:commentId w16cid:paraId="6BFBB580" w16cid:durableId="3F45326E"/>
  <w16cid:commentId w16cid:paraId="2BD9E997" w16cid:durableId="71C4A63E"/>
  <w16cid:commentId w16cid:paraId="1EC9EBB2" w16cid:durableId="58FCE363"/>
  <w16cid:commentId w16cid:paraId="43168F76" w16cid:durableId="32F8684C"/>
  <w16cid:commentId w16cid:paraId="6C44C352" w16cid:durableId="13E9EAEE"/>
  <w16cid:commentId w16cid:paraId="6A69C4B8" w16cid:durableId="7B717341"/>
  <w16cid:commentId w16cid:paraId="7A70E9B8" w16cid:durableId="1D6A6CC8"/>
  <w16cid:commentId w16cid:paraId="33390EEA" w16cid:durableId="08632A2A"/>
  <w16cid:commentId w16cid:paraId="5D4FEAB1" w16cid:durableId="445AAB84"/>
  <w16cid:commentId w16cid:paraId="6C0A174C" w16cid:durableId="57A41170"/>
  <w16cid:commentId w16cid:paraId="5E3A74E2" w16cid:durableId="3826542F"/>
  <w16cid:commentId w16cid:paraId="28FDC4B1" w16cid:durableId="5CC27D1E"/>
  <w16cid:commentId w16cid:paraId="1337E051" w16cid:durableId="7C3C481C"/>
  <w16cid:commentId w16cid:paraId="74FBF344" w16cid:durableId="1FA34E4F"/>
  <w16cid:commentId w16cid:paraId="04ABBF56" w16cid:durableId="7B462B3F"/>
  <w16cid:commentId w16cid:paraId="2B7857B4" w16cid:durableId="25171621"/>
  <w16cid:commentId w16cid:paraId="3C83A789" w16cid:durableId="37BF0062"/>
  <w16cid:commentId w16cid:paraId="1CADC76D" w16cid:durableId="108AD68E"/>
  <w16cid:commentId w16cid:paraId="44196F1B" w16cid:durableId="5E15AAD2"/>
  <w16cid:commentId w16cid:paraId="2A5EDE7E" w16cid:durableId="0E479842"/>
  <w16cid:commentId w16cid:paraId="60D235D4" w16cid:durableId="0B439317"/>
  <w16cid:commentId w16cid:paraId="7A392CB5" w16cid:durableId="1A1C6DB0"/>
  <w16cid:commentId w16cid:paraId="3E772982" w16cid:durableId="3F5A3D0E"/>
  <w16cid:commentId w16cid:paraId="676CBEEE" w16cid:durableId="77551648"/>
  <w16cid:commentId w16cid:paraId="1BE00367" w16cid:durableId="0B3193E3"/>
  <w16cid:commentId w16cid:paraId="72494B2C" w16cid:durableId="3A28FBEE"/>
  <w16cid:commentId w16cid:paraId="49323D5A" w16cid:durableId="2843E967"/>
  <w16cid:commentId w16cid:paraId="686BF5DF" w16cid:durableId="317CB406"/>
  <w16cid:commentId w16cid:paraId="24D06FBA" w16cid:durableId="68528A1F"/>
  <w16cid:commentId w16cid:paraId="1FEC2161" w16cid:durableId="38437FF8"/>
  <w16cid:commentId w16cid:paraId="51D92057" w16cid:durableId="649A538A"/>
  <w16cid:commentId w16cid:paraId="14CB13BF" w16cid:durableId="32955B39"/>
  <w16cid:commentId w16cid:paraId="5E822E16" w16cid:durableId="689A92D6"/>
  <w16cid:commentId w16cid:paraId="7A7F704B" w16cid:durableId="6A0491F7"/>
  <w16cid:commentId w16cid:paraId="7EE4D13C" w16cid:durableId="06775496"/>
  <w16cid:commentId w16cid:paraId="585BCC99" w16cid:durableId="10CB62E2"/>
  <w16cid:commentId w16cid:paraId="128CEAE4" w16cid:durableId="683E93E4"/>
  <w16cid:commentId w16cid:paraId="003BD671" w16cid:durableId="4FA3CD94"/>
  <w16cid:commentId w16cid:paraId="07FEDDA9" w16cid:durableId="636AFA6D"/>
  <w16cid:commentId w16cid:paraId="6C29A3AF" w16cid:durableId="1C6684D0"/>
  <w16cid:commentId w16cid:paraId="4F0E2044" w16cid:durableId="2DA20DE6"/>
  <w16cid:commentId w16cid:paraId="793B0B66" w16cid:durableId="610F1524"/>
  <w16cid:commentId w16cid:paraId="24E8D01A" w16cid:durableId="5DB69B2F"/>
  <w16cid:commentId w16cid:paraId="2613AB21" w16cid:durableId="31B8151B"/>
  <w16cid:commentId w16cid:paraId="663055BA" w16cid:durableId="432A5E96"/>
  <w16cid:commentId w16cid:paraId="335D8296" w16cid:durableId="0411563B"/>
  <w16cid:commentId w16cid:paraId="0059F6DF" w16cid:durableId="19529C81"/>
  <w16cid:commentId w16cid:paraId="3AE9F57E" w16cid:durableId="793C2327"/>
  <w16cid:commentId w16cid:paraId="7808FEDA" w16cid:durableId="2B5CF49D"/>
  <w16cid:commentId w16cid:paraId="44AAE4DD" w16cid:durableId="14D6A063"/>
  <w16cid:commentId w16cid:paraId="434E758F" w16cid:durableId="151343AF"/>
  <w16cid:commentId w16cid:paraId="3400C1D2" w16cid:durableId="64BE99EB"/>
  <w16cid:commentId w16cid:paraId="1C186B16" w16cid:durableId="3648E304"/>
  <w16cid:commentId w16cid:paraId="6FD0DDA4" w16cid:durableId="63969775"/>
  <w16cid:commentId w16cid:paraId="6B93445E" w16cid:durableId="4F9FF7FE"/>
  <w16cid:commentId w16cid:paraId="0BB2C196" w16cid:durableId="09CD2F4B"/>
  <w16cid:commentId w16cid:paraId="76F1C381" w16cid:durableId="14CE707A"/>
  <w16cid:commentId w16cid:paraId="55181B56" w16cid:durableId="4F4C75EB"/>
  <w16cid:commentId w16cid:paraId="79AA893D" w16cid:durableId="076DFC28"/>
  <w16cid:commentId w16cid:paraId="04A06EBA" w16cid:durableId="246B3C3F"/>
  <w16cid:commentId w16cid:paraId="19C48E5E" w16cid:durableId="05FBF376"/>
  <w16cid:commentId w16cid:paraId="249679DA" w16cid:durableId="29092326"/>
  <w16cid:commentId w16cid:paraId="3BCD6189" w16cid:durableId="0C2DEC1B"/>
  <w16cid:commentId w16cid:paraId="3EEE154A" w16cid:durableId="41AA0026"/>
  <w16cid:commentId w16cid:paraId="38DECEC1" w16cid:durableId="4020B9F4"/>
  <w16cid:commentId w16cid:paraId="554B1512" w16cid:durableId="672BB0D9"/>
  <w16cid:commentId w16cid:paraId="5640BF67" w16cid:durableId="3B8DDD53"/>
  <w16cid:commentId w16cid:paraId="1E19184A" w16cid:durableId="0E98A798"/>
  <w16cid:commentId w16cid:paraId="586A3DE0" w16cid:durableId="681B0BD8"/>
  <w16cid:commentId w16cid:paraId="324E75D8" w16cid:durableId="5B7A7CBB"/>
  <w16cid:commentId w16cid:paraId="070BBDBB" w16cid:durableId="6BDD7C8B"/>
  <w16cid:commentId w16cid:paraId="071671CE" w16cid:durableId="6C85E356"/>
  <w16cid:commentId w16cid:paraId="64B29A11" w16cid:durableId="5D81DC1F"/>
  <w16cid:commentId w16cid:paraId="32CD64AE" w16cid:durableId="18EB9CFC"/>
  <w16cid:commentId w16cid:paraId="153F6750" w16cid:durableId="66B804E1"/>
  <w16cid:commentId w16cid:paraId="52603DCB" w16cid:durableId="69605C12"/>
  <w16cid:commentId w16cid:paraId="4DB939A1" w16cid:durableId="52088018"/>
  <w16cid:commentId w16cid:paraId="434362E0" w16cid:durableId="1AD6BEBA"/>
  <w16cid:commentId w16cid:paraId="0B34FD46" w16cid:durableId="5A160468"/>
  <w16cid:commentId w16cid:paraId="57AB3212" w16cid:durableId="51E47C6A"/>
  <w16cid:commentId w16cid:paraId="1A11131F" w16cid:durableId="48E24599"/>
  <w16cid:commentId w16cid:paraId="55942FA3" w16cid:durableId="02480F0A"/>
  <w16cid:commentId w16cid:paraId="76E30F13" w16cid:durableId="16B56698"/>
  <w16cid:commentId w16cid:paraId="193BAB7C" w16cid:durableId="38655381"/>
  <w16cid:commentId w16cid:paraId="6F8467C5" w16cid:durableId="24E0BE18"/>
  <w16cid:commentId w16cid:paraId="55DD3DDC" w16cid:durableId="0C971C1B"/>
  <w16cid:commentId w16cid:paraId="52CD1B6D" w16cid:durableId="4F1CC941"/>
  <w16cid:commentId w16cid:paraId="78553F11" w16cid:durableId="01A6355B"/>
  <w16cid:commentId w16cid:paraId="65E917FC" w16cid:durableId="7ACABDC5"/>
  <w16cid:commentId w16cid:paraId="175D5EC7" w16cid:durableId="60046CBC"/>
  <w16cid:commentId w16cid:paraId="33987E3F" w16cid:durableId="591FB282"/>
  <w16cid:commentId w16cid:paraId="465712F1" w16cid:durableId="1D5C2243"/>
  <w16cid:commentId w16cid:paraId="3AA62F10" w16cid:durableId="71D6144A"/>
  <w16cid:commentId w16cid:paraId="78532E57" w16cid:durableId="44653F33"/>
  <w16cid:commentId w16cid:paraId="14A5A156" w16cid:durableId="54302E37"/>
  <w16cid:commentId w16cid:paraId="3C73B7DD" w16cid:durableId="0205B00A"/>
  <w16cid:commentId w16cid:paraId="6A6BD6C3" w16cid:durableId="39FF7F42"/>
  <w16cid:commentId w16cid:paraId="125FECC6" w16cid:durableId="1FE5B977"/>
  <w16cid:commentId w16cid:paraId="07574F6E" w16cid:durableId="3CA7C7BC"/>
  <w16cid:commentId w16cid:paraId="0ED1BE48" w16cid:durableId="6688AE4C"/>
  <w16cid:commentId w16cid:paraId="2D1570AF" w16cid:durableId="22ABBD16"/>
  <w16cid:commentId w16cid:paraId="39052AEE" w16cid:durableId="2D6E60FD"/>
  <w16cid:commentId w16cid:paraId="4836E105" w16cid:durableId="36E50568"/>
  <w16cid:commentId w16cid:paraId="02C09EAB" w16cid:durableId="1C75D40C"/>
  <w16cid:commentId w16cid:paraId="19828118" w16cid:durableId="13B93C8A"/>
  <w16cid:commentId w16cid:paraId="64E2B6D2" w16cid:durableId="681E5D0E"/>
  <w16cid:commentId w16cid:paraId="5DBB55AE" w16cid:durableId="368F178B"/>
  <w16cid:commentId w16cid:paraId="341EB2D4" w16cid:durableId="3B83F12E"/>
  <w16cid:commentId w16cid:paraId="6827E110" w16cid:durableId="37A7BC70"/>
  <w16cid:commentId w16cid:paraId="2C527C6E" w16cid:durableId="35E954A5"/>
  <w16cid:commentId w16cid:paraId="190CBE62" w16cid:durableId="0C4F88F7"/>
  <w16cid:commentId w16cid:paraId="2FC224B5" w16cid:durableId="6F4956A3"/>
  <w16cid:commentId w16cid:paraId="27D8E9BD" w16cid:durableId="152F0952"/>
  <w16cid:commentId w16cid:paraId="64B3BFE7" w16cid:durableId="481F2739"/>
  <w16cid:commentId w16cid:paraId="5DB3DA7A" w16cid:durableId="05773E63"/>
  <w16cid:commentId w16cid:paraId="62DB49A9" w16cid:durableId="57E4E5C8"/>
  <w16cid:commentId w16cid:paraId="56459AAE" w16cid:durableId="46414C53"/>
  <w16cid:commentId w16cid:paraId="1398E478" w16cid:durableId="7077330A"/>
  <w16cid:commentId w16cid:paraId="0A3619EF" w16cid:durableId="51A7C941"/>
  <w16cid:commentId w16cid:paraId="489461E5" w16cid:durableId="408B37EA"/>
  <w16cid:commentId w16cid:paraId="05BB11E9" w16cid:durableId="1F051B35"/>
  <w16cid:commentId w16cid:paraId="77B256A7" w16cid:durableId="73FCBF24"/>
  <w16cid:commentId w16cid:paraId="6CB0E84A" w16cid:durableId="5B1EEADD"/>
  <w16cid:commentId w16cid:paraId="3D0A561A" w16cid:durableId="173AA10E"/>
  <w16cid:commentId w16cid:paraId="3B58B2B5" w16cid:durableId="6BF0E709"/>
  <w16cid:commentId w16cid:paraId="01EC0EA0" w16cid:durableId="7A0A793C"/>
  <w16cid:commentId w16cid:paraId="320477C8" w16cid:durableId="67DCBC86"/>
  <w16cid:commentId w16cid:paraId="4F497C16" w16cid:durableId="04F91214"/>
  <w16cid:commentId w16cid:paraId="521B8102" w16cid:durableId="2212CB4F"/>
  <w16cid:commentId w16cid:paraId="5E9CE2A3" w16cid:durableId="26E7EE24"/>
  <w16cid:commentId w16cid:paraId="1CA9AE72" w16cid:durableId="4A5C0A2D"/>
  <w16cid:commentId w16cid:paraId="0B43C7FF" w16cid:durableId="163426C5"/>
  <w16cid:commentId w16cid:paraId="18008D80" w16cid:durableId="00581EA9"/>
  <w16cid:commentId w16cid:paraId="0CB14BCB" w16cid:durableId="181A810D"/>
  <w16cid:commentId w16cid:paraId="3CC807C3" w16cid:durableId="3EA54676"/>
  <w16cid:commentId w16cid:paraId="1B29B378" w16cid:durableId="6652925E"/>
  <w16cid:commentId w16cid:paraId="2183D0C4" w16cid:durableId="128DB7C2"/>
  <w16cid:commentId w16cid:paraId="76A7C0F6" w16cid:durableId="437C7D44"/>
  <w16cid:commentId w16cid:paraId="30013A24" w16cid:durableId="2E473F0F"/>
  <w16cid:commentId w16cid:paraId="1966B9CB" w16cid:durableId="3BDF594F"/>
  <w16cid:commentId w16cid:paraId="5E3EC3E1" w16cid:durableId="626CCFB6"/>
  <w16cid:commentId w16cid:paraId="4118D168" w16cid:durableId="5C0F7DEF"/>
  <w16cid:commentId w16cid:paraId="59F3A2A8" w16cid:durableId="5DC5F62E"/>
  <w16cid:commentId w16cid:paraId="32829EC2" w16cid:durableId="4B8D6B84"/>
  <w16cid:commentId w16cid:paraId="3419FB95" w16cid:durableId="0705195D"/>
  <w16cid:commentId w16cid:paraId="72A87DD4" w16cid:durableId="06C0BA9E"/>
  <w16cid:commentId w16cid:paraId="54FD7CF6" w16cid:durableId="29655BC4"/>
  <w16cid:commentId w16cid:paraId="687E75E5" w16cid:durableId="17D6A2A8"/>
  <w16cid:commentId w16cid:paraId="20D9824B" w16cid:durableId="1FB09FA8"/>
  <w16cid:commentId w16cid:paraId="400E7A6F" w16cid:durableId="226E94C0"/>
  <w16cid:commentId w16cid:paraId="250CAE7E" w16cid:durableId="1C5E9E79"/>
  <w16cid:commentId w16cid:paraId="124EBC87" w16cid:durableId="08874212"/>
  <w16cid:commentId w16cid:paraId="5E6AA913" w16cid:durableId="05F6E283"/>
  <w16cid:commentId w16cid:paraId="22F6A166" w16cid:durableId="2F2A5883"/>
  <w16cid:commentId w16cid:paraId="2FA02A4E" w16cid:durableId="76468839"/>
  <w16cid:commentId w16cid:paraId="3DDAABC1" w16cid:durableId="7A13FC38"/>
  <w16cid:commentId w16cid:paraId="1C2BE035" w16cid:durableId="5DCF903E"/>
  <w16cid:commentId w16cid:paraId="119D8E71" w16cid:durableId="14BBCCAB"/>
  <w16cid:commentId w16cid:paraId="07D0B006" w16cid:durableId="2C87BBBB"/>
  <w16cid:commentId w16cid:paraId="3C957A64" w16cid:durableId="6452A0E1"/>
  <w16cid:commentId w16cid:paraId="1E651FB1" w16cid:durableId="6A3740D0"/>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1B98" w:rsidP="00F7732B" w:rsidRDefault="00371B98" w14:paraId="1E413327" w14:textId="77777777">
      <w:pPr>
        <w:spacing w:before="0" w:after="0"/>
      </w:pPr>
      <w:r>
        <w:separator/>
      </w:r>
    </w:p>
  </w:endnote>
  <w:endnote w:type="continuationSeparator" w:id="0">
    <w:p w:rsidR="00371B98" w:rsidP="00F7732B" w:rsidRDefault="00371B98" w14:paraId="25027718" w14:textId="77777777">
      <w:pPr>
        <w:spacing w:before="0" w:after="0"/>
      </w:pPr>
      <w:r>
        <w:continuationSeparator/>
      </w:r>
    </w:p>
  </w:endnote>
  <w:endnote w:type="continuationNotice" w:id="1">
    <w:p w:rsidR="00371B98" w:rsidRDefault="00371B98" w14:paraId="08BB70AE" w14:textId="7777777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C Square Sans Pro">
    <w:panose1 w:val="020B0506040000020004"/>
    <w:charset w:val="00"/>
    <w:family w:val="swiss"/>
    <w:pitch w:val="variable"/>
    <w:sig w:usb0="20000287" w:usb1="00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quot;EC Square Sans Pro&quot;,sans-serif">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EC Square Sans Cond Pro">
    <w:altName w:val="EC Square Sans Pro"/>
    <w:charset w:val="00"/>
    <w:family w:val="swiss"/>
    <w:pitch w:val="variable"/>
    <w:sig w:usb0="20000287" w:usb1="00000001" w:usb2="00000000" w:usb3="00000000" w:csb0="000001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EC Square Sans Pro Light">
    <w:panose1 w:val="020B0506000000020004"/>
    <w:charset w:val="00"/>
    <w:family w:val="swiss"/>
    <w:pitch w:val="variable"/>
    <w:sig w:usb0="20000287" w:usb1="00000001" w:usb2="00000000" w:usb3="00000000" w:csb0="0000019F" w:csb1="00000000"/>
  </w:font>
  <w:font w:name="MinionPro-Regular">
    <w:panose1 w:val="00000000000000000000"/>
    <w:charset w:val="00"/>
    <w:family w:val="auto"/>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altName w:val="Arial"/>
    <w:charset w:val="00"/>
    <w:family w:val="swiss"/>
    <w:pitch w:val="variable"/>
    <w:sig w:usb0="00000001"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EE7" w:rsidRDefault="005F2EE7" w14:paraId="740DB11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8100377"/>
      <w:docPartObj>
        <w:docPartGallery w:val="Page Numbers (Bottom of Page)"/>
        <w:docPartUnique/>
      </w:docPartObj>
    </w:sdtPr>
    <w:sdtEndPr>
      <w:rPr>
        <w:noProof/>
      </w:rPr>
    </w:sdtEndPr>
    <w:sdtContent>
      <w:p w:rsidR="005F2EE7" w:rsidRDefault="005F2EE7" w14:paraId="5099E559" w14:textId="064246BD">
        <w:pPr>
          <w:pStyle w:val="Footer"/>
          <w:jc w:val="center"/>
        </w:pPr>
        <w:r>
          <w:fldChar w:fldCharType="begin"/>
        </w:r>
        <w:r>
          <w:instrText xml:space="preserve"> PAGE   \* MERGEFORMAT </w:instrText>
        </w:r>
        <w:r>
          <w:rPr>
            <w:color w:val="2B579A"/>
          </w:rPr>
          <w:fldChar w:fldCharType="separate"/>
        </w:r>
        <w:r w:rsidR="00EF3A84">
          <w:rPr>
            <w:noProof/>
          </w:rPr>
          <w:t>i</w:t>
        </w:r>
        <w:r>
          <w:fldChar w:fldCharType="end"/>
        </w:r>
      </w:p>
    </w:sdtContent>
  </w:sdt>
  <w:p w:rsidRPr="00546D06" w:rsidR="005F2EE7" w:rsidRDefault="005F2EE7" w14:paraId="3B005F86" w14:textId="77777777">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2594514"/>
      <w:docPartObj>
        <w:docPartGallery w:val="Page Numbers (Bottom of Page)"/>
        <w:docPartUnique/>
      </w:docPartObj>
    </w:sdtPr>
    <w:sdtEndPr>
      <w:rPr>
        <w:noProof/>
      </w:rPr>
    </w:sdtEndPr>
    <w:sdtContent>
      <w:p w:rsidR="005F2EE7" w:rsidRDefault="005F2EE7" w14:paraId="52A53AD3" w14:textId="77777777">
        <w:pPr>
          <w:pStyle w:val="Footer"/>
          <w:jc w:val="center"/>
        </w:pPr>
        <w:r>
          <w:fldChar w:fldCharType="begin"/>
        </w:r>
        <w:r>
          <w:instrText xml:space="preserve"> PAGE   \* MERGEFORMAT </w:instrText>
        </w:r>
        <w:r>
          <w:rPr>
            <w:color w:val="2B579A"/>
          </w:rPr>
          <w:fldChar w:fldCharType="separate"/>
        </w:r>
        <w:r>
          <w:t>1</w:t>
        </w:r>
        <w:r>
          <w:fldChar w:fldCharType="end"/>
        </w:r>
      </w:p>
    </w:sdtContent>
  </w:sdt>
  <w:p w:rsidR="005F2EE7" w:rsidRDefault="005F2EE7" w14:paraId="27CE9D00"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500401"/>
      <w:docPartObj>
        <w:docPartGallery w:val="Page Numbers (Bottom of Page)"/>
        <w:docPartUnique/>
      </w:docPartObj>
    </w:sdtPr>
    <w:sdtEndPr>
      <w:rPr>
        <w:noProof/>
      </w:rPr>
    </w:sdtEndPr>
    <w:sdtContent>
      <w:p w:rsidR="005F2EE7" w:rsidRDefault="005F2EE7" w14:paraId="6B6D7A41" w14:textId="21894B27">
        <w:pPr>
          <w:pStyle w:val="Footer"/>
          <w:jc w:val="center"/>
        </w:pPr>
        <w:r>
          <w:fldChar w:fldCharType="begin"/>
        </w:r>
        <w:r>
          <w:instrText xml:space="preserve"> PAGE   \* MERGEFORMAT </w:instrText>
        </w:r>
        <w:r>
          <w:fldChar w:fldCharType="separate"/>
        </w:r>
        <w:r w:rsidR="00EF3A84">
          <w:rPr>
            <w:noProof/>
          </w:rPr>
          <w:t>9</w:t>
        </w:r>
        <w:r>
          <w:rPr>
            <w:noProof/>
          </w:rPr>
          <w:fldChar w:fldCharType="end"/>
        </w:r>
      </w:p>
    </w:sdtContent>
  </w:sdt>
  <w:p w:rsidR="005F2EE7" w:rsidRDefault="005F2EE7" w14:paraId="7D9BDDB4" w14:textId="777777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du="http://schemas.microsoft.com/office/word/2023/wordml/word16du" mc:Ignorable="w14 w15 w16se wp14">
  <w:footnote w:type="separator" w:id="-1">
    <w:p w:rsidR="00371B98" w:rsidP="00F7732B" w:rsidRDefault="00371B98" w14:paraId="3B1C1769" w14:textId="77777777">
      <w:pPr>
        <w:spacing w:before="0" w:after="0"/>
      </w:pPr>
      <w:r>
        <w:separator/>
      </w:r>
    </w:p>
  </w:footnote>
  <w:footnote w:type="continuationSeparator" w:id="0">
    <w:p w:rsidR="00371B98" w:rsidP="00F7732B" w:rsidRDefault="00371B98" w14:paraId="0106AD5F" w14:textId="77777777">
      <w:pPr>
        <w:spacing w:before="0" w:after="0"/>
      </w:pPr>
      <w:r>
        <w:continuationSeparator/>
      </w:r>
    </w:p>
  </w:footnote>
  <w:footnote w:type="continuationNotice" w:id="1">
    <w:p w:rsidR="00371B98" w:rsidRDefault="00371B98" w14:paraId="410513C0" w14:textId="77777777">
      <w:pPr>
        <w:spacing w:before="0" w:after="0"/>
      </w:pPr>
    </w:p>
  </w:footnote>
  <w:footnote w:id="2">
    <w:p w:rsidRPr="00B864CC" w:rsidR="005F2EE7" w:rsidRDefault="005F2EE7" w14:paraId="2A0BBB6E" w14:textId="62BBFEF7">
      <w:pPr>
        <w:pStyle w:val="FootnoteText"/>
        <w:rPr>
          <w:lang w:val="en-IE"/>
        </w:rPr>
      </w:pPr>
      <w:r>
        <w:rPr>
          <w:rStyle w:val="FootnoteReference"/>
        </w:rPr>
        <w:footnoteRef/>
      </w:r>
      <w:r>
        <w:t xml:space="preserve"> </w:t>
      </w:r>
      <w:r w:rsidRPr="006017F5">
        <w:t>Climate change; Ozone depletion; Particulate matter; Ionising radiation; Photochemical ozone formation; Acidification; Eutrophication, terrestrial; Eutrophication, freshwater; Eutrophication marine; Water use; Land use; Resource use, fossils; Resource use, minerals and metals; Human toxicity, cancer; Human toxicity, non-can</w:t>
      </w:r>
      <w:r>
        <w:t>cer and Ecotoxicity, freshwater.</w:t>
      </w:r>
    </w:p>
  </w:footnote>
  <w:footnote w:id="3">
    <w:p w:rsidRPr="00B5411D" w:rsidR="005F2EE7" w:rsidRDefault="005F2EE7" w14:paraId="2C0E6FEF" w14:textId="4697FEAB">
      <w:pPr>
        <w:pStyle w:val="FootnoteText"/>
        <w:rPr>
          <w:lang w:val="en-US"/>
        </w:rPr>
      </w:pPr>
      <w:r>
        <w:rPr>
          <w:rStyle w:val="FootnoteReference"/>
        </w:rPr>
        <w:footnoteRef/>
      </w:r>
      <w:r>
        <w:t xml:space="preserve"> </w:t>
      </w:r>
      <w:r>
        <w:rPr>
          <w:lang w:val="en-US"/>
        </w:rPr>
        <w:t>The planetary boundaries are represented by nine critical ecological thresholds: climate change, ocean acidification, stratospheric ozone depletion, biogeochemical flows in the nitrogen and phosphorus cycles, global freshwater use, land system change, erosion of biosphere integrity, chemical pollution, atmospheric aerosol loading.</w:t>
      </w:r>
    </w:p>
  </w:footnote>
  <w:footnote w:id="4">
    <w:p w:rsidR="005F2EE7" w:rsidP="001F6572" w:rsidRDefault="005F2EE7" w14:paraId="07678CB2" w14:textId="77777777">
      <w:pPr>
        <w:pStyle w:val="FootnoteText"/>
      </w:pPr>
      <w:r>
        <w:rPr>
          <w:rStyle w:val="FootnoteReference"/>
        </w:rPr>
        <w:footnoteRef/>
      </w:r>
      <w:r>
        <w:t xml:space="preserve"> The results linked to toxicity are subject to high uncertainty as specified in the classification and description of the Environmental Footprint (3.1) method </w:t>
      </w:r>
      <w:r w:rsidRPr="19A0E454">
        <w:rPr>
          <w:rFonts w:eastAsia="EC Square Sans Pro" w:cs="EC Square Sans Pro"/>
        </w:rPr>
        <w:t>EC (2021). Commission Recommendation of 16.12.2021 on the Environmental Footprint methods to measure and communicate the life cycle environmental performance of products and organisations. COM(2021) 9332 final.</w:t>
      </w:r>
      <w:r>
        <w:rPr>
          <w:rFonts w:eastAsia="EC Square Sans Pro" w:cs="EC Square Sans Pro"/>
        </w:rPr>
        <w:t xml:space="preserve"> </w:t>
      </w:r>
    </w:p>
    <w:p w:rsidR="005F2EE7" w:rsidP="001F6572" w:rsidRDefault="005F2EE7" w14:paraId="2A8D4223" w14:textId="77777777">
      <w:pPr>
        <w:pStyle w:val="FootnoteText"/>
      </w:pPr>
    </w:p>
  </w:footnote>
  <w:footnote w:id="5">
    <w:p w:rsidRPr="00B5411D" w:rsidR="005F2EE7" w:rsidRDefault="005F2EE7" w14:paraId="1BC04206" w14:textId="0422C76C">
      <w:pPr>
        <w:pStyle w:val="FootnoteText"/>
        <w:rPr>
          <w:lang w:val="en-US"/>
        </w:rPr>
      </w:pPr>
      <w:r>
        <w:rPr>
          <w:rStyle w:val="FootnoteReference"/>
        </w:rPr>
        <w:footnoteRef/>
      </w:r>
      <w:r>
        <w:t xml:space="preserve"> </w:t>
      </w:r>
      <w:hyperlink w:history="1" r:id="rId1">
        <w:r>
          <w:rPr>
            <w:rStyle w:val="Hyperlink"/>
          </w:rPr>
          <w:t>Ecodesign for Sustainable Products Regulation - European Commission</w:t>
        </w:r>
      </w:hyperlink>
    </w:p>
  </w:footnote>
  <w:footnote w:id="6">
    <w:p w:rsidRPr="00E02BCD" w:rsidR="005F2EE7" w:rsidRDefault="005F2EE7" w14:paraId="4C189E16" w14:textId="71B64E71">
      <w:pPr>
        <w:pStyle w:val="FootnoteText"/>
      </w:pPr>
      <w:r>
        <w:rPr>
          <w:rStyle w:val="FootnoteReference"/>
        </w:rPr>
        <w:footnoteRef/>
      </w:r>
      <w:r w:rsidRPr="00E02BCD">
        <w:t xml:space="preserve"> </w:t>
      </w:r>
      <w:hyperlink r:id="rId2">
        <w:r w:rsidRPr="00E02BCD">
          <w:rPr>
            <w:rStyle w:val="Hyperlink"/>
          </w:rPr>
          <w:t>Regulation - 2023/1115 - EN - EUR-Lex (europa.eu)</w:t>
        </w:r>
      </w:hyperlink>
    </w:p>
  </w:footnote>
  <w:footnote w:id="7">
    <w:p w:rsidR="005F2EE7" w:rsidP="00C47015" w:rsidRDefault="005F2EE7" w14:paraId="30EE56E3" w14:textId="78DC91E7">
      <w:pPr>
        <w:pStyle w:val="FootnoteText"/>
      </w:pPr>
      <w:r w:rsidRPr="1A677C9A">
        <w:rPr>
          <w:rStyle w:val="FootnoteReference"/>
        </w:rPr>
        <w:footnoteRef/>
      </w:r>
      <w:r>
        <w:t xml:space="preserve"> </w:t>
      </w:r>
    </w:p>
  </w:footnote>
  <w:footnote w:id="8">
    <w:p w:rsidRPr="00F84120" w:rsidR="005F2EE7" w:rsidP="00D528BF" w:rsidRDefault="005F2EE7" w14:paraId="5DA34427" w14:textId="1A5E7F6C">
      <w:pPr>
        <w:pStyle w:val="JRCText"/>
        <w:rPr>
          <w:rFonts w:eastAsia="EC Square Sans Pro" w:cs="EC Square Sans Pro"/>
          <w:color w:val="000000" w:themeColor="text1"/>
        </w:rPr>
      </w:pPr>
      <w:r>
        <w:rPr>
          <w:rStyle w:val="FootnoteReference"/>
        </w:rPr>
        <w:footnoteRef/>
      </w:r>
      <w:r>
        <w:t xml:space="preserve"> </w:t>
      </w:r>
      <w:r w:rsidRPr="00B755FF">
        <w:rPr>
          <w:sz w:val="16"/>
        </w:rPr>
        <w:t>The selection of targets for this IEA considered</w:t>
      </w:r>
      <w:r>
        <w:rPr>
          <w:sz w:val="16"/>
        </w:rPr>
        <w:t xml:space="preserve"> the following</w:t>
      </w:r>
      <w:r w:rsidRPr="00B755FF">
        <w:rPr>
          <w:sz w:val="16"/>
        </w:rPr>
        <w:t xml:space="preserve">: 7 targets could not be estimated quantitatively, 35 did not relate to environmental aspects which are under the scope of the model, 47 could not be modelled due to a lack of product disaggregation in the model (e.g., cover heavy duty transport as part of the transportation of other products, but not specifically modelled as products themselves), 27 could not be considered as not covered by the Environmental Footprint indicators (e.g., overfishing), and 5 were deemed not relevant due to the timeline (e.g., new EUR7 requirements). </w:t>
      </w:r>
    </w:p>
    <w:p w:rsidR="005F2EE7" w:rsidRDefault="005F2EE7" w14:paraId="750D416D" w14:textId="7B165F69">
      <w:pPr>
        <w:pStyle w:val="FootnoteText"/>
      </w:pPr>
    </w:p>
  </w:footnote>
  <w:footnote w:id="9">
    <w:p w:rsidRPr="002410BC" w:rsidR="005F2EE7" w:rsidRDefault="005F2EE7" w14:paraId="1F8E626F" w14:textId="225AE891">
      <w:pPr>
        <w:pStyle w:val="FootnoteText"/>
      </w:pPr>
      <w:r>
        <w:rPr>
          <w:rStyle w:val="FootnoteReference"/>
        </w:rPr>
        <w:footnoteRef/>
      </w:r>
      <w:r>
        <w:t xml:space="preserve"> </w:t>
      </w:r>
      <w:r w:rsidRPr="002410BC">
        <w:t>Additional details on the methodology adopted, approach to model scenarios and adaptations to the model are available in Pasqualino et al (2024).</w:t>
      </w:r>
    </w:p>
  </w:footnote>
  <w:footnote w:id="10">
    <w:p w:rsidR="005F2EE7" w:rsidRDefault="005F2EE7" w14:paraId="13D5D2B6" w14:textId="52A7BE16">
      <w:pPr>
        <w:pStyle w:val="FootnoteText"/>
      </w:pPr>
      <w:r>
        <w:rPr>
          <w:rStyle w:val="FootnoteReference"/>
        </w:rPr>
        <w:footnoteRef/>
      </w:r>
      <w:r>
        <w:t xml:space="preserve"> The change towards a more sustainable and healthy diet was calculated with the EAT Lancet report from </w:t>
      </w:r>
      <w:r w:rsidRPr="00760B16">
        <w:t>Willett, W.</w:t>
      </w:r>
      <w:r>
        <w:t xml:space="preserve"> et al. (2019). Additional details on the modelling are available in Pasqualino et al. (2024). This is meant as a gradual shift from high consumption of animal based products such as beef, pork and dairy (that are known to have higher environmental impact per unit of consumption) to a diet based on vegetable based protein products, and higher consumption of vegetables in general.</w:t>
      </w:r>
    </w:p>
  </w:footnote>
  <w:footnote w:id="11">
    <w:p w:rsidR="005F2EE7" w:rsidRDefault="005F2EE7" w14:paraId="17799357" w14:textId="39CF28D9">
      <w:pPr>
        <w:pStyle w:val="FootnoteText"/>
      </w:pPr>
      <w:r>
        <w:rPr>
          <w:rStyle w:val="FootnoteReference"/>
        </w:rPr>
        <w:footnoteRef/>
      </w:r>
      <w:r>
        <w:t xml:space="preserve"> The targets of expansion of organic farming as well as reduction in nutrient loss and fertilizers from soil were considered as not achieved in JRC forthcoming, and are also not legally binding. As a result, these were added as part of the EGD ambitious scenario in the IEA analysis.</w:t>
      </w:r>
    </w:p>
  </w:footnote>
  <w:footnote w:id="12">
    <w:p w:rsidR="005F2EE7" w:rsidP="00723565" w:rsidRDefault="005F2EE7" w14:paraId="464C297E" w14:textId="720128F0">
      <w:pPr>
        <w:pStyle w:val="FootnoteText"/>
      </w:pPr>
      <w:r w:rsidRPr="283B3FE1">
        <w:rPr>
          <w:rStyle w:val="FootnoteReference"/>
        </w:rPr>
        <w:footnoteRef/>
      </w:r>
      <w:r>
        <w:t xml:space="preserve"> The description of all the Environmental Footprint impact categories can be found at: </w:t>
      </w:r>
      <w:hyperlink w:history="1" r:id="rId3">
        <w:r w:rsidRPr="283B3FE1">
          <w:rPr>
            <w:rStyle w:val="Hyperlink"/>
          </w:rPr>
          <w:t>https://green-business.ec.europa.eu/environmental-footprint-methods/life-cycle-assessment-ef-methods_en</w:t>
        </w:r>
      </w:hyperlink>
      <w:r>
        <w:t xml:space="preserve"> </w:t>
      </w:r>
    </w:p>
  </w:footnote>
  <w:footnote w:id="13">
    <w:p w:rsidR="005F2EE7" w:rsidP="00723565" w:rsidRDefault="005F2EE7" w14:paraId="20B0DAC4" w14:textId="081F10B3">
      <w:pPr>
        <w:pStyle w:val="FootnoteText"/>
      </w:pPr>
      <w:r w:rsidRPr="20BB0A5F">
        <w:rPr>
          <w:rStyle w:val="FootnoteReference"/>
        </w:rPr>
        <w:footnoteRef/>
      </w:r>
      <w:r>
        <w:t>https://www.wri.org/insights/how-mining-impacts-forests?utm_campaign=novrecap2024&amp;utm_medium=bitly&amp;utm_source=MonthlyRecap</w:t>
      </w:r>
    </w:p>
  </w:footnote>
  <w:footnote w:id="14">
    <w:p w:rsidRPr="00BA5FBD" w:rsidR="005F2EE7" w:rsidRDefault="005F2EE7" w14:paraId="21FEB204" w14:textId="4D594665">
      <w:pPr>
        <w:spacing w:before="0" w:after="0" w:line="240" w:lineRule="auto"/>
        <w:ind w:left="357" w:hanging="357"/>
        <w:rPr>
          <w:sz w:val="18"/>
          <w:szCs w:val="18"/>
        </w:rPr>
        <w:pPrChange w:author="GUERREIRO MIGUEL Mecia (JRC-SEVILLA)" w:date="2024-12-10T15:44:00Z" w:id="262">
          <w:pPr>
            <w:spacing w:before="0" w:after="0" w:line="257" w:lineRule="auto"/>
            <w:ind w:left="357" w:hanging="357"/>
          </w:pPr>
        </w:pPrChange>
      </w:pPr>
      <w:r>
        <w:rPr>
          <w:rStyle w:val="FootnoteReference"/>
        </w:rPr>
        <w:footnoteRef/>
      </w:r>
      <w:r>
        <w:t xml:space="preserve"> </w:t>
      </w:r>
      <w:r w:rsidRPr="00BA5FBD">
        <w:rPr>
          <w:sz w:val="18"/>
          <w:szCs w:val="18"/>
        </w:rPr>
        <w:t xml:space="preserve">Communication and Impact Assessment for the 2040 climate target. </w:t>
      </w:r>
    </w:p>
    <w:p w:rsidR="005F2EE7" w:rsidRDefault="005F2EE7" w14:paraId="1DC443D8" w14:textId="6E9CE6F4">
      <w:pPr>
        <w:pStyle w:val="FootnoteText"/>
      </w:pPr>
    </w:p>
  </w:footnote>
  <w:footnote w:id="15">
    <w:p w:rsidR="005F2EE7" w:rsidP="009823FD" w:rsidRDefault="005F2EE7" w14:paraId="44BD1ABC" w14:textId="77777777">
      <w:pPr>
        <w:spacing w:before="0" w:after="0" w:line="257" w:lineRule="auto"/>
        <w:ind w:left="357" w:hanging="357"/>
      </w:pPr>
      <w:r>
        <w:rPr>
          <w:rStyle w:val="FootnoteReference"/>
        </w:rPr>
        <w:footnoteRef/>
      </w:r>
      <w:r>
        <w:t xml:space="preserve"> </w:t>
      </w:r>
      <w:r w:rsidRPr="6F5F1520">
        <w:rPr>
          <w:rFonts w:eastAsia="EC Square Sans Pro" w:cs="EC Square Sans Pro"/>
          <w:sz w:val="16"/>
          <w:szCs w:val="16"/>
        </w:rPr>
        <w:t xml:space="preserve">Notably, the EU Waste Framework Directive 2008 amended in 2018 and the EC Packaging Directive 1999 amended in 2018. </w:t>
      </w:r>
    </w:p>
    <w:p w:rsidR="005F2EE7" w:rsidRDefault="005F2EE7" w14:paraId="1E04B78A" w14:textId="007EDE17">
      <w:pPr>
        <w:pStyle w:val="FootnoteText"/>
      </w:pPr>
    </w:p>
  </w:footnote>
  <w:footnote w:id="16">
    <w:p w:rsidR="005F2EE7" w:rsidRDefault="005F2EE7" w14:paraId="6406AB01" w14:textId="2C4AFD5C">
      <w:pPr>
        <w:pStyle w:val="FootnoteText"/>
      </w:pPr>
      <w:r>
        <w:rPr>
          <w:rStyle w:val="FootnoteReference"/>
        </w:rPr>
        <w:footnoteRef/>
      </w:r>
      <w:r>
        <w:t xml:space="preserve"> Circle Economy, Circularity Gap Report, 2021</w:t>
      </w:r>
    </w:p>
  </w:footnote>
  <w:footnote w:id="17">
    <w:p w:rsidR="005F2EE7" w:rsidRDefault="005F2EE7" w14:paraId="7679B50D" w14:textId="58F7643F">
      <w:pPr>
        <w:pStyle w:val="FootnoteText"/>
      </w:pPr>
      <w:r>
        <w:rPr>
          <w:rStyle w:val="FootnoteReference"/>
        </w:rPr>
        <w:footnoteRef/>
      </w:r>
      <w:r>
        <w:t xml:space="preserve"> Ellen MacArthur Foundation (2019). Completing the picture: How the CE tackles climate change; </w:t>
      </w:r>
    </w:p>
  </w:footnote>
  <w:footnote w:id="18">
    <w:p w:rsidR="005F2EE7" w:rsidRDefault="005F2EE7" w14:paraId="4026AEC6" w14:textId="36485FB7">
      <w:pPr>
        <w:pStyle w:val="FootnoteText"/>
      </w:pPr>
      <w:r>
        <w:rPr>
          <w:rStyle w:val="FootnoteReference"/>
        </w:rPr>
        <w:footnoteRef/>
      </w:r>
      <w:r>
        <w:t xml:space="preserve"> The studies and the estimates reported herein have been obtained via a literature review as part of the JRC RecalibrateCE project, </w:t>
      </w:r>
    </w:p>
  </w:footnote>
  <w:footnote w:id="19">
    <w:p w:rsidR="005F2EE7" w:rsidRDefault="005F2EE7" w14:paraId="39E97F07" w14:textId="7770BB34">
      <w:pPr>
        <w:pStyle w:val="FootnoteText"/>
      </w:pPr>
      <w:r>
        <w:rPr>
          <w:rStyle w:val="FootnoteReference"/>
        </w:rPr>
        <w:footnoteRef/>
      </w:r>
      <w:r>
        <w:t xml:space="preserve"> When compared with a 2050 baseline scenario, where no action is taken. </w:t>
      </w:r>
    </w:p>
  </w:footnote>
  <w:footnote w:id="20">
    <w:p w:rsidR="005F2EE7" w:rsidRDefault="005F2EE7" w14:paraId="21FD5980" w14:textId="7E94C305">
      <w:pPr>
        <w:pStyle w:val="FootnoteText"/>
      </w:pPr>
      <w:r>
        <w:rPr>
          <w:rStyle w:val="FootnoteReference"/>
        </w:rPr>
        <w:footnoteRef/>
      </w:r>
      <w:r>
        <w:t xml:space="preserve"> Six scenarios: a business-as-usual scenario without policy intervention; a ‘current policy’ scenario; a ‘circular scenario’(78% circular), a retrofit scenario (assuming retrofitting of current plastic production facilities with carbon capture and storage and renewable energy sources); a Net Zero Emission scenario.</w:t>
      </w:r>
    </w:p>
  </w:footnote>
  <w:footnote w:id="21">
    <w:p w:rsidR="005F2EE7" w:rsidRDefault="005F2EE7" w14:paraId="02240DB0" w14:textId="501DBB3E">
      <w:pPr>
        <w:pStyle w:val="FootnoteText"/>
      </w:pPr>
      <w:r>
        <w:rPr>
          <w:rStyle w:val="FootnoteReference"/>
        </w:rPr>
        <w:footnoteRef/>
      </w:r>
      <w:r>
        <w:t xml:space="preserve"> Hypothetical CE measures classified as: i) reduction of the service level, e.g. smaller house; ii) reduction of the stock of assets (increase usage intensity, e.g., via longer life); iii) reduction of the flow of primary non-renewable materials – e.g., substitution of material by more efficient one, reduction of max, increased share on renewable material or recycled content).</w:t>
      </w:r>
    </w:p>
    <w:p w:rsidR="005F2EE7" w:rsidRDefault="005F2EE7" w14:paraId="357145EA" w14:textId="3DF6BE20">
      <w:pPr>
        <w:pStyle w:val="FootnoteText"/>
      </w:pPr>
    </w:p>
  </w:footnote>
  <w:footnote w:id="22">
    <w:p w:rsidR="005F2EE7" w:rsidRDefault="005F2EE7" w14:paraId="1A301229" w14:textId="323AEA16">
      <w:pPr>
        <w:pStyle w:val="FootnoteText"/>
      </w:pPr>
      <w:r>
        <w:rPr>
          <w:rStyle w:val="FootnoteReference"/>
        </w:rPr>
        <w:footnoteRef/>
      </w:r>
      <w:r>
        <w:t xml:space="preserve"> </w:t>
      </w:r>
      <w:r w:rsidRPr="15EA60C0">
        <w:rPr>
          <w:rFonts w:ascii="Aptos" w:hAnsi="Aptos" w:eastAsia="Aptos" w:cs="Aptos"/>
        </w:rPr>
        <w:t xml:space="preserve">Commission Communication COM(2018) 773 “A Clean Planet for all”: </w:t>
      </w:r>
      <w:hyperlink r:id="rId4">
        <w:r w:rsidRPr="15EA60C0">
          <w:rPr>
            <w:rStyle w:val="Hyperlink"/>
            <w:rFonts w:ascii="Aptos" w:hAnsi="Aptos" w:eastAsia="Aptos" w:cs="Aptos"/>
            <w:color w:val="0000FF"/>
          </w:rPr>
          <w:t>https://ec.europa.eu/clima/system/files/2018-11/com_2018_733_analysis_in_support_en_0.pdf</w:t>
        </w:r>
      </w:hyperlink>
    </w:p>
  </w:footnote>
  <w:footnote w:id="23">
    <w:p w:rsidR="005F2EE7" w:rsidP="000E15F1" w:rsidRDefault="005F2EE7" w14:paraId="2512DCE8" w14:textId="77777777">
      <w:pPr>
        <w:spacing w:after="0" w:line="278" w:lineRule="auto"/>
        <w:ind w:left="357" w:hanging="357"/>
        <w:jc w:val="left"/>
      </w:pPr>
      <w:r>
        <w:rPr>
          <w:rStyle w:val="FootnoteReference"/>
        </w:rPr>
        <w:footnoteRef/>
      </w:r>
      <w:r>
        <w:t xml:space="preserve"> </w:t>
      </w:r>
      <w:r w:rsidRPr="15EA60C0">
        <w:rPr>
          <w:rFonts w:eastAsia="EC Square Sans Pro" w:cs="EC Square Sans Pro"/>
          <w:sz w:val="16"/>
          <w:szCs w:val="16"/>
        </w:rPr>
        <w:t xml:space="preserve">UN Environment Program (2024), Global Waste Management Outlook 2024. Available at:  </w:t>
      </w:r>
      <w:hyperlink r:id="rId5">
        <w:r w:rsidRPr="15EA60C0">
          <w:rPr>
            <w:rStyle w:val="Hyperlink"/>
            <w:rFonts w:eastAsia="EC Square Sans Pro" w:cs="EC Square Sans Pro"/>
            <w:color w:val="467886"/>
            <w:sz w:val="16"/>
            <w:szCs w:val="16"/>
          </w:rPr>
          <w:t>https://wedocs.unep.org/bitstream/handle/20.500.11822/44939/global_waste_management_outlook_2024.pdf?sequence=3</w:t>
        </w:r>
      </w:hyperlink>
      <w:r w:rsidRPr="15EA60C0">
        <w:rPr>
          <w:rFonts w:eastAsia="EC Square Sans Pro" w:cs="EC Square Sans Pro"/>
          <w:sz w:val="16"/>
          <w:szCs w:val="16"/>
        </w:rPr>
        <w:t>.</w:t>
      </w:r>
    </w:p>
    <w:p w:rsidR="005F2EE7" w:rsidRDefault="005F2EE7" w14:paraId="0F363062" w14:textId="46C1E2AC">
      <w:pPr>
        <w:pStyle w:val="FootnoteText"/>
      </w:pPr>
    </w:p>
  </w:footnote>
  <w:footnote w:id="24">
    <w:p w:rsidRPr="009B0440" w:rsidR="005F2EE7" w:rsidRDefault="005F2EE7" w14:paraId="6D6EA00D" w14:textId="6DD17DBB">
      <w:pPr>
        <w:pStyle w:val="FootnoteText"/>
      </w:pPr>
      <w:r>
        <w:rPr>
          <w:rStyle w:val="FootnoteReference"/>
        </w:rPr>
        <w:footnoteRef/>
      </w:r>
      <w:r>
        <w:t xml:space="preserve"> </w:t>
      </w:r>
      <w:r w:rsidRPr="00BA5FBD">
        <w:rPr>
          <w:i/>
        </w:rPr>
        <w:t>Additional</w:t>
      </w:r>
      <w:r>
        <w:t xml:space="preserve"> to what would result from the implementation of CEAP and from the contribution of the energy transition (including carbon capture and storage of hard-to-abate industrial emissions). </w:t>
      </w:r>
    </w:p>
  </w:footnote>
  <w:footnote w:id="25">
    <w:p w:rsidR="005F2EE7" w:rsidRDefault="005F2EE7" w14:paraId="51349E79" w14:textId="5ABF727F">
      <w:pPr>
        <w:pStyle w:val="FootnoteText"/>
      </w:pPr>
      <w:r>
        <w:rPr>
          <w:rStyle w:val="FootnoteReference"/>
        </w:rPr>
        <w:footnoteRef/>
      </w:r>
      <w:r>
        <w:t xml:space="preserve"> Business-as-usual scenario refers to the continuation of historic CE trajectory (with decarbonisation of energy)</w:t>
      </w:r>
    </w:p>
  </w:footnote>
  <w:footnote w:id="2718">
    <w:p w:rsidR="667DC181" w:rsidP="667DC181" w:rsidRDefault="667DC181" w14:paraId="2693C2AE" w14:textId="75D248B0">
      <w:pPr>
        <w:pStyle w:val="FootnoteText"/>
        <w:bidi w:val="0"/>
        <w:pPrChange w:author="SANYE MENGUAL Esther (JRC-ISPRA)" w:date="2025-03-20T13:37:24.548Z">
          <w:pPr/>
        </w:pPrChange>
      </w:pPr>
      <w:r w:rsidRPr="667DC181">
        <w:rPr>
          <w:rStyle w:val="FootnoteReference"/>
        </w:rPr>
        <w:footnoteRef/>
      </w:r>
      <w:r w:rsidR="667DC181">
        <w:rPr/>
        <w:t xml:space="preserve"> </w:t>
      </w:r>
      <w:ins w:author="SANYE MENGUAL Esther (JRC-ISPRA)" w:date="2025-03-20T13:37:59.935Z" w:id="674750611">
        <w:r w:rsidR="667DC181">
          <w:t xml:space="preserve">Note that in the reference study Pasqualino et al. (2025), the authors have modelled an </w:t>
        </w:r>
        <w:r w:rsidR="667DC181">
          <w:t>additional</w:t>
        </w:r>
        <w:r w:rsidR="667DC181">
          <w:t xml:space="preserve"> target </w:t>
        </w:r>
        <w:r w:rsidR="667DC181">
          <w:t>relative</w:t>
        </w:r>
        <w:r w:rsidR="667DC181">
          <w:t xml:space="preserve"> to landfilling, which </w:t>
        </w:r>
      </w:ins>
      <w:ins w:author="SANYE MENGUAL Esther (JRC-ISPRA)" w:date="2025-03-20T13:38:09.451Z" w:id="1421766361">
        <w:r w:rsidR="667DC181">
          <w:t xml:space="preserve">is already embedded in other targets linked to </w:t>
        </w:r>
      </w:ins>
      <w:ins w:author="SANYE MENGUAL Esther (JRC-ISPRA)" w:date="2025-03-20T13:39:03.669Z" w:id="238053243">
        <w:r w:rsidR="667DC181">
          <w:t>circular economy</w:t>
        </w:r>
      </w:ins>
      <w:ins w:author="SANYE MENGUAL Esther (JRC-ISPRA)" w:date="2025-03-20T13:38:09.451Z" w:id="1660342708">
        <w:r w:rsidR="667DC181">
          <w:t>.</w:t>
        </w:r>
      </w:ins>
    </w:p>
  </w:footnote>
  <w:footnote w:id="14957">
    <w:p w:rsidR="7A518423" w:rsidP="7A518423" w:rsidRDefault="7A518423" w14:paraId="1CD7663E" w14:textId="66F6544D">
      <w:pPr>
        <w:pStyle w:val="FootnoteText"/>
        <w:bidi w:val="0"/>
        <w:rPr>
          <w:ins w:author="PASQUALINO Roberto (JRC-ISPRA)" w:date="2025-03-21T15:58:36.036Z" w16du:dateUtc="2025-03-21T15:58:36.036Z" w:id="1773648195"/>
          <w:noProof w:val="0"/>
          <w:lang w:val="en-GB"/>
        </w:rPr>
        <w:pPrChange w:author="PASQUALINO Roberto (JRC-ISPRA)" w:date="2025-03-21T15:58:32.454Z">
          <w:pPr/>
        </w:pPrChange>
      </w:pPr>
      <w:r w:rsidRPr="7A518423">
        <w:rPr>
          <w:rStyle w:val="FootnoteReference"/>
        </w:rPr>
        <w:footnoteRef/>
      </w:r>
      <w:r w:rsidR="7A518423">
        <w:rPr/>
        <w:t xml:space="preserve"> </w:t>
      </w:r>
      <w:ins w:author="PASQUALINO Roberto (JRC-ISPRA)" w:date="2025-03-21T15:58:36.035Z" w:id="1641390522">
        <w:r w:rsidRPr="7A518423" w:rsidR="7A518423">
          <w:rPr>
            <w:rFonts w:ascii="EC Square Sans Pro" w:hAnsi="EC Square Sans Pro" w:eastAsia="EC Square Sans Pro" w:cs="EC Square Sans Pro"/>
            <w:b w:val="0"/>
            <w:bCs w:val="0"/>
            <w:i w:val="0"/>
            <w:iCs w:val="0"/>
            <w:caps w:val="0"/>
            <w:smallCaps w:val="0"/>
            <w:noProof w:val="0"/>
            <w:color w:val="000000" w:themeColor="text1" w:themeTint="FF" w:themeShade="FF"/>
            <w:sz w:val="22"/>
            <w:szCs w:val="22"/>
            <w:lang w:val="en-GB"/>
          </w:rPr>
          <w:t>European Commission (EC). 2021</w:t>
        </w:r>
        <w:r w:rsidRPr="7A518423" w:rsidR="7A518423">
          <w:rPr>
            <w:rFonts w:ascii="EC Square Sans Pro" w:hAnsi="EC Square Sans Pro" w:eastAsia="EC Square Sans Pro" w:cs="EC Square Sans Pro"/>
            <w:b w:val="0"/>
            <w:bCs w:val="0"/>
            <w:i w:val="0"/>
            <w:iCs w:val="0"/>
            <w:caps w:val="0"/>
            <w:smallCaps w:val="0"/>
            <w:noProof w:val="0"/>
            <w:color w:val="000000" w:themeColor="text1" w:themeTint="FF" w:themeShade="FF"/>
            <w:sz w:val="22"/>
            <w:szCs w:val="22"/>
            <w:lang w:val="en-GB"/>
          </w:rPr>
          <w:t xml:space="preserve">. Commission Recommendation of 16.12.2021 on the Environmental Footprint methods to measure and communicate the life cycle environmental performance of products and organisations. </w:t>
        </w:r>
        <w:r w:rsidRPr="7A518423" w:rsidR="7A518423">
          <w:rPr>
            <w:rFonts w:ascii="EC Square Sans Pro" w:hAnsi="EC Square Sans Pro" w:eastAsia="EC Square Sans Pro" w:cs="EC Square Sans Pro"/>
            <w:b w:val="0"/>
            <w:bCs w:val="0"/>
            <w:i w:val="0"/>
            <w:iCs w:val="0"/>
            <w:caps w:val="0"/>
            <w:smallCaps w:val="0"/>
            <w:noProof w:val="0"/>
            <w:color w:val="000000" w:themeColor="text1" w:themeTint="FF" w:themeShade="FF"/>
            <w:sz w:val="22"/>
            <w:szCs w:val="22"/>
            <w:lang w:val="en-GB"/>
          </w:rPr>
          <w:t>C(</w:t>
        </w:r>
        <w:r w:rsidRPr="7A518423" w:rsidR="7A518423">
          <w:rPr>
            <w:rFonts w:ascii="EC Square Sans Pro" w:hAnsi="EC Square Sans Pro" w:eastAsia="EC Square Sans Pro" w:cs="EC Square Sans Pro"/>
            <w:b w:val="0"/>
            <w:bCs w:val="0"/>
            <w:i w:val="0"/>
            <w:iCs w:val="0"/>
            <w:caps w:val="0"/>
            <w:smallCaps w:val="0"/>
            <w:noProof w:val="0"/>
            <w:color w:val="000000" w:themeColor="text1" w:themeTint="FF" w:themeShade="FF"/>
            <w:sz w:val="22"/>
            <w:szCs w:val="22"/>
            <w:lang w:val="en-GB"/>
          </w:rPr>
          <w:t>2021) 9332 final</w:t>
        </w:r>
        <w:r w:rsidRPr="7A518423" w:rsidR="7A518423">
          <w:rPr>
            <w:rFonts w:ascii="EC Square Sans Pro" w:hAnsi="EC Square Sans Pro" w:eastAsia="EC Square Sans Pro" w:cs="EC Square Sans Pro"/>
            <w:b w:val="0"/>
            <w:bCs w:val="0"/>
            <w:i w:val="0"/>
            <w:iCs w:val="0"/>
            <w:caps w:val="0"/>
            <w:smallCaps w:val="0"/>
            <w:noProof w:val="0"/>
            <w:color w:val="000000" w:themeColor="text1" w:themeTint="FF" w:themeShade="FF"/>
            <w:sz w:val="22"/>
            <w:szCs w:val="22"/>
            <w:lang w:val="en-GB"/>
          </w:rPr>
          <w:t xml:space="preserve">. </w:t>
        </w:r>
        <w:r w:rsidRPr="7A518423" w:rsidR="7A518423">
          <w:rPr>
            <w:noProof w:val="0"/>
            <w:lang w:val="en-GB"/>
          </w:rPr>
          <w:t xml:space="preserve"> </w:t>
        </w:r>
      </w:ins>
    </w:p>
    <w:p w:rsidR="7A518423" w:rsidP="7A518423" w:rsidRDefault="7A518423" w14:paraId="17E77A7B" w14:textId="5DABB9D2">
      <w:pPr>
        <w:pStyle w:val="FootnoteText"/>
        <w:bidi w:val="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EE7" w:rsidRDefault="005F2EE7" w14:paraId="4C957EB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EE7" w:rsidRDefault="005F2EE7" w14:paraId="24CCCB5D"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EE7" w:rsidRDefault="005F2EE7" w14:paraId="2FAA66B1" w14:textId="7777777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76BEC"/>
    <w:multiLevelType w:val="hybridMultilevel"/>
    <w:tmpl w:val="25800F28"/>
    <w:lvl w:ilvl="0" w:tplc="E07695AA">
      <w:start w:val="1"/>
      <w:numFmt w:val="bullet"/>
      <w:lvlText w:val="·"/>
      <w:lvlJc w:val="left"/>
      <w:pPr>
        <w:ind w:left="720" w:hanging="360"/>
      </w:pPr>
      <w:rPr>
        <w:rFonts w:hint="default" w:ascii="Symbol" w:hAnsi="Symbol"/>
      </w:rPr>
    </w:lvl>
    <w:lvl w:ilvl="1" w:tplc="29AAC95E">
      <w:start w:val="1"/>
      <w:numFmt w:val="bullet"/>
      <w:lvlText w:val="o"/>
      <w:lvlJc w:val="left"/>
      <w:pPr>
        <w:ind w:left="1440" w:hanging="360"/>
      </w:pPr>
      <w:rPr>
        <w:rFonts w:hint="default" w:ascii="Courier New" w:hAnsi="Courier New"/>
      </w:rPr>
    </w:lvl>
    <w:lvl w:ilvl="2" w:tplc="A14098E0">
      <w:start w:val="1"/>
      <w:numFmt w:val="bullet"/>
      <w:lvlText w:val=""/>
      <w:lvlJc w:val="left"/>
      <w:pPr>
        <w:ind w:left="2160" w:hanging="360"/>
      </w:pPr>
      <w:rPr>
        <w:rFonts w:hint="default" w:ascii="Wingdings" w:hAnsi="Wingdings"/>
      </w:rPr>
    </w:lvl>
    <w:lvl w:ilvl="3" w:tplc="6B3659A0">
      <w:start w:val="1"/>
      <w:numFmt w:val="bullet"/>
      <w:lvlText w:val=""/>
      <w:lvlJc w:val="left"/>
      <w:pPr>
        <w:ind w:left="2880" w:hanging="360"/>
      </w:pPr>
      <w:rPr>
        <w:rFonts w:hint="default" w:ascii="Symbol" w:hAnsi="Symbol"/>
      </w:rPr>
    </w:lvl>
    <w:lvl w:ilvl="4" w:tplc="B55657BC">
      <w:start w:val="1"/>
      <w:numFmt w:val="bullet"/>
      <w:lvlText w:val="o"/>
      <w:lvlJc w:val="left"/>
      <w:pPr>
        <w:ind w:left="3600" w:hanging="360"/>
      </w:pPr>
      <w:rPr>
        <w:rFonts w:hint="default" w:ascii="Courier New" w:hAnsi="Courier New"/>
      </w:rPr>
    </w:lvl>
    <w:lvl w:ilvl="5" w:tplc="193EC676">
      <w:start w:val="1"/>
      <w:numFmt w:val="bullet"/>
      <w:lvlText w:val=""/>
      <w:lvlJc w:val="left"/>
      <w:pPr>
        <w:ind w:left="4320" w:hanging="360"/>
      </w:pPr>
      <w:rPr>
        <w:rFonts w:hint="default" w:ascii="Wingdings" w:hAnsi="Wingdings"/>
      </w:rPr>
    </w:lvl>
    <w:lvl w:ilvl="6" w:tplc="24D2D1B6">
      <w:start w:val="1"/>
      <w:numFmt w:val="bullet"/>
      <w:lvlText w:val=""/>
      <w:lvlJc w:val="left"/>
      <w:pPr>
        <w:ind w:left="5040" w:hanging="360"/>
      </w:pPr>
      <w:rPr>
        <w:rFonts w:hint="default" w:ascii="Symbol" w:hAnsi="Symbol"/>
      </w:rPr>
    </w:lvl>
    <w:lvl w:ilvl="7" w:tplc="F0A20DFC">
      <w:start w:val="1"/>
      <w:numFmt w:val="bullet"/>
      <w:lvlText w:val="o"/>
      <w:lvlJc w:val="left"/>
      <w:pPr>
        <w:ind w:left="5760" w:hanging="360"/>
      </w:pPr>
      <w:rPr>
        <w:rFonts w:hint="default" w:ascii="Courier New" w:hAnsi="Courier New"/>
      </w:rPr>
    </w:lvl>
    <w:lvl w:ilvl="8" w:tplc="C6124516">
      <w:start w:val="1"/>
      <w:numFmt w:val="bullet"/>
      <w:lvlText w:val=""/>
      <w:lvlJc w:val="left"/>
      <w:pPr>
        <w:ind w:left="6480" w:hanging="360"/>
      </w:pPr>
      <w:rPr>
        <w:rFonts w:hint="default" w:ascii="Wingdings" w:hAnsi="Wingdings"/>
      </w:rPr>
    </w:lvl>
  </w:abstractNum>
  <w:abstractNum w:abstractNumId="1" w15:restartNumberingAfterBreak="0">
    <w:nsid w:val="031A1DB8"/>
    <w:multiLevelType w:val="hybridMultilevel"/>
    <w:tmpl w:val="A53C7014"/>
    <w:lvl w:ilvl="0" w:tplc="4D3C8F10">
      <w:numFmt w:val="bullet"/>
      <w:lvlText w:val="-"/>
      <w:lvlJc w:val="left"/>
      <w:pPr>
        <w:ind w:left="720" w:hanging="360"/>
      </w:pPr>
      <w:rPr>
        <w:rFonts w:hint="default" w:ascii="EC Square Sans Pro" w:hAnsi="EC Square Sans Pro" w:eastAsia="Calibri"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5EBC44A"/>
    <w:multiLevelType w:val="hybridMultilevel"/>
    <w:tmpl w:val="7A2A0704"/>
    <w:lvl w:ilvl="0" w:tplc="7A882214">
      <w:start w:val="1"/>
      <w:numFmt w:val="bullet"/>
      <w:lvlText w:val="·"/>
      <w:lvlJc w:val="left"/>
      <w:pPr>
        <w:ind w:left="720" w:hanging="360"/>
      </w:pPr>
      <w:rPr>
        <w:rFonts w:hint="default" w:ascii="Symbol" w:hAnsi="Symbol"/>
      </w:rPr>
    </w:lvl>
    <w:lvl w:ilvl="1" w:tplc="E3167964">
      <w:start w:val="1"/>
      <w:numFmt w:val="bullet"/>
      <w:lvlText w:val="o"/>
      <w:lvlJc w:val="left"/>
      <w:pPr>
        <w:ind w:left="1440" w:hanging="360"/>
      </w:pPr>
      <w:rPr>
        <w:rFonts w:hint="default" w:ascii="Courier New" w:hAnsi="Courier New"/>
      </w:rPr>
    </w:lvl>
    <w:lvl w:ilvl="2" w:tplc="71240AC6">
      <w:start w:val="1"/>
      <w:numFmt w:val="bullet"/>
      <w:lvlText w:val=""/>
      <w:lvlJc w:val="left"/>
      <w:pPr>
        <w:ind w:left="2160" w:hanging="360"/>
      </w:pPr>
      <w:rPr>
        <w:rFonts w:hint="default" w:ascii="Wingdings" w:hAnsi="Wingdings"/>
      </w:rPr>
    </w:lvl>
    <w:lvl w:ilvl="3" w:tplc="8DEE891E">
      <w:start w:val="1"/>
      <w:numFmt w:val="bullet"/>
      <w:lvlText w:val=""/>
      <w:lvlJc w:val="left"/>
      <w:pPr>
        <w:ind w:left="2880" w:hanging="360"/>
      </w:pPr>
      <w:rPr>
        <w:rFonts w:hint="default" w:ascii="Symbol" w:hAnsi="Symbol"/>
      </w:rPr>
    </w:lvl>
    <w:lvl w:ilvl="4" w:tplc="EE64127C">
      <w:start w:val="1"/>
      <w:numFmt w:val="bullet"/>
      <w:lvlText w:val="o"/>
      <w:lvlJc w:val="left"/>
      <w:pPr>
        <w:ind w:left="3600" w:hanging="360"/>
      </w:pPr>
      <w:rPr>
        <w:rFonts w:hint="default" w:ascii="Courier New" w:hAnsi="Courier New"/>
      </w:rPr>
    </w:lvl>
    <w:lvl w:ilvl="5" w:tplc="6FE8AD46">
      <w:start w:val="1"/>
      <w:numFmt w:val="bullet"/>
      <w:lvlText w:val=""/>
      <w:lvlJc w:val="left"/>
      <w:pPr>
        <w:ind w:left="4320" w:hanging="360"/>
      </w:pPr>
      <w:rPr>
        <w:rFonts w:hint="default" w:ascii="Wingdings" w:hAnsi="Wingdings"/>
      </w:rPr>
    </w:lvl>
    <w:lvl w:ilvl="6" w:tplc="F998DF16">
      <w:start w:val="1"/>
      <w:numFmt w:val="bullet"/>
      <w:lvlText w:val=""/>
      <w:lvlJc w:val="left"/>
      <w:pPr>
        <w:ind w:left="5040" w:hanging="360"/>
      </w:pPr>
      <w:rPr>
        <w:rFonts w:hint="default" w:ascii="Symbol" w:hAnsi="Symbol"/>
      </w:rPr>
    </w:lvl>
    <w:lvl w:ilvl="7" w:tplc="F9CE0146">
      <w:start w:val="1"/>
      <w:numFmt w:val="bullet"/>
      <w:lvlText w:val="o"/>
      <w:lvlJc w:val="left"/>
      <w:pPr>
        <w:ind w:left="5760" w:hanging="360"/>
      </w:pPr>
      <w:rPr>
        <w:rFonts w:hint="default" w:ascii="Courier New" w:hAnsi="Courier New"/>
      </w:rPr>
    </w:lvl>
    <w:lvl w:ilvl="8" w:tplc="265C1D96">
      <w:start w:val="1"/>
      <w:numFmt w:val="bullet"/>
      <w:lvlText w:val=""/>
      <w:lvlJc w:val="left"/>
      <w:pPr>
        <w:ind w:left="6480" w:hanging="360"/>
      </w:pPr>
      <w:rPr>
        <w:rFonts w:hint="default" w:ascii="Wingdings" w:hAnsi="Wingdings"/>
      </w:rPr>
    </w:lvl>
  </w:abstractNum>
  <w:abstractNum w:abstractNumId="3" w15:restartNumberingAfterBreak="0">
    <w:nsid w:val="06A63FB3"/>
    <w:multiLevelType w:val="hybridMultilevel"/>
    <w:tmpl w:val="BF3C1AFE"/>
    <w:lvl w:ilvl="0" w:tplc="F13AC6F8">
      <w:start w:val="5"/>
      <w:numFmt w:val="bullet"/>
      <w:lvlText w:val="-"/>
      <w:lvlJc w:val="left"/>
      <w:pPr>
        <w:ind w:left="720" w:hanging="360"/>
      </w:pPr>
      <w:rPr>
        <w:rFonts w:hint="default" w:ascii="EC Square Sans Pro" w:hAnsi="EC Square Sans Pro" w:eastAsia="Times New Roman"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07025354"/>
    <w:multiLevelType w:val="hybridMultilevel"/>
    <w:tmpl w:val="AA68F2F4"/>
    <w:lvl w:ilvl="0" w:tplc="34A0531A">
      <w:start w:val="1"/>
      <w:numFmt w:val="bullet"/>
      <w:lvlText w:val="·"/>
      <w:lvlJc w:val="left"/>
      <w:pPr>
        <w:ind w:left="720" w:hanging="360"/>
      </w:pPr>
      <w:rPr>
        <w:rFonts w:hint="default" w:ascii="Symbol" w:hAnsi="Symbol"/>
      </w:rPr>
    </w:lvl>
    <w:lvl w:ilvl="1" w:tplc="9C70E6A6">
      <w:start w:val="1"/>
      <w:numFmt w:val="bullet"/>
      <w:lvlText w:val="o"/>
      <w:lvlJc w:val="left"/>
      <w:pPr>
        <w:ind w:left="1440" w:hanging="360"/>
      </w:pPr>
      <w:rPr>
        <w:rFonts w:hint="default" w:ascii="Courier New" w:hAnsi="Courier New"/>
      </w:rPr>
    </w:lvl>
    <w:lvl w:ilvl="2" w:tplc="1E506948">
      <w:start w:val="1"/>
      <w:numFmt w:val="bullet"/>
      <w:lvlText w:val=""/>
      <w:lvlJc w:val="left"/>
      <w:pPr>
        <w:ind w:left="2160" w:hanging="360"/>
      </w:pPr>
      <w:rPr>
        <w:rFonts w:hint="default" w:ascii="Wingdings" w:hAnsi="Wingdings"/>
      </w:rPr>
    </w:lvl>
    <w:lvl w:ilvl="3" w:tplc="5F26A2CC">
      <w:start w:val="1"/>
      <w:numFmt w:val="bullet"/>
      <w:lvlText w:val=""/>
      <w:lvlJc w:val="left"/>
      <w:pPr>
        <w:ind w:left="2880" w:hanging="360"/>
      </w:pPr>
      <w:rPr>
        <w:rFonts w:hint="default" w:ascii="Symbol" w:hAnsi="Symbol"/>
      </w:rPr>
    </w:lvl>
    <w:lvl w:ilvl="4" w:tplc="E3D054AE">
      <w:start w:val="1"/>
      <w:numFmt w:val="bullet"/>
      <w:lvlText w:val="o"/>
      <w:lvlJc w:val="left"/>
      <w:pPr>
        <w:ind w:left="3600" w:hanging="360"/>
      </w:pPr>
      <w:rPr>
        <w:rFonts w:hint="default" w:ascii="Courier New" w:hAnsi="Courier New"/>
      </w:rPr>
    </w:lvl>
    <w:lvl w:ilvl="5" w:tplc="F4D89A50">
      <w:start w:val="1"/>
      <w:numFmt w:val="bullet"/>
      <w:lvlText w:val=""/>
      <w:lvlJc w:val="left"/>
      <w:pPr>
        <w:ind w:left="4320" w:hanging="360"/>
      </w:pPr>
      <w:rPr>
        <w:rFonts w:hint="default" w:ascii="Wingdings" w:hAnsi="Wingdings"/>
      </w:rPr>
    </w:lvl>
    <w:lvl w:ilvl="6" w:tplc="8EDAE542">
      <w:start w:val="1"/>
      <w:numFmt w:val="bullet"/>
      <w:lvlText w:val=""/>
      <w:lvlJc w:val="left"/>
      <w:pPr>
        <w:ind w:left="5040" w:hanging="360"/>
      </w:pPr>
      <w:rPr>
        <w:rFonts w:hint="default" w:ascii="Symbol" w:hAnsi="Symbol"/>
      </w:rPr>
    </w:lvl>
    <w:lvl w:ilvl="7" w:tplc="DAE075AC">
      <w:start w:val="1"/>
      <w:numFmt w:val="bullet"/>
      <w:lvlText w:val="o"/>
      <w:lvlJc w:val="left"/>
      <w:pPr>
        <w:ind w:left="5760" w:hanging="360"/>
      </w:pPr>
      <w:rPr>
        <w:rFonts w:hint="default" w:ascii="Courier New" w:hAnsi="Courier New"/>
      </w:rPr>
    </w:lvl>
    <w:lvl w:ilvl="8" w:tplc="C29683D6">
      <w:start w:val="1"/>
      <w:numFmt w:val="bullet"/>
      <w:lvlText w:val=""/>
      <w:lvlJc w:val="left"/>
      <w:pPr>
        <w:ind w:left="6480" w:hanging="360"/>
      </w:pPr>
      <w:rPr>
        <w:rFonts w:hint="default" w:ascii="Wingdings" w:hAnsi="Wingdings"/>
      </w:rPr>
    </w:lvl>
  </w:abstractNum>
  <w:abstractNum w:abstractNumId="5" w15:restartNumberingAfterBreak="0">
    <w:nsid w:val="09AF3A4D"/>
    <w:multiLevelType w:val="hybridMultilevel"/>
    <w:tmpl w:val="B6382BE8"/>
    <w:lvl w:ilvl="0" w:tplc="FFFFFFFF">
      <w:numFmt w:val="decimal"/>
      <w:pStyle w:val="JRCTextbulletedlist1"/>
      <w:lvlText w:val=""/>
      <w:lvlJc w:val="left"/>
      <w:pPr>
        <w:tabs>
          <w:tab w:val="num" w:pos="360"/>
        </w:tabs>
      </w:pPr>
    </w:lvl>
    <w:lvl w:ilvl="1" w:tplc="A476E7EA">
      <w:start w:val="1"/>
      <w:numFmt w:val="bullet"/>
      <w:lvlText w:val="o"/>
      <w:lvlJc w:val="left"/>
      <w:pPr>
        <w:ind w:left="1080" w:hanging="360"/>
      </w:pPr>
      <w:rPr>
        <w:rFonts w:hint="default" w:ascii="Courier New" w:hAnsi="Courier New" w:cs="Courier New"/>
      </w:rPr>
    </w:lvl>
    <w:lvl w:ilvl="2" w:tplc="ABC66BC6" w:tentative="1">
      <w:start w:val="1"/>
      <w:numFmt w:val="bullet"/>
      <w:lvlText w:val=""/>
      <w:lvlJc w:val="left"/>
      <w:pPr>
        <w:ind w:left="1800" w:hanging="360"/>
      </w:pPr>
      <w:rPr>
        <w:rFonts w:hint="default" w:ascii="Wingdings" w:hAnsi="Wingdings"/>
      </w:rPr>
    </w:lvl>
    <w:lvl w:ilvl="3" w:tplc="FD6266B0" w:tentative="1">
      <w:start w:val="1"/>
      <w:numFmt w:val="bullet"/>
      <w:lvlText w:val=""/>
      <w:lvlJc w:val="left"/>
      <w:pPr>
        <w:ind w:left="2520" w:hanging="360"/>
      </w:pPr>
      <w:rPr>
        <w:rFonts w:hint="default" w:ascii="Symbol" w:hAnsi="Symbol"/>
      </w:rPr>
    </w:lvl>
    <w:lvl w:ilvl="4" w:tplc="CAC8DBD6" w:tentative="1">
      <w:start w:val="1"/>
      <w:numFmt w:val="bullet"/>
      <w:lvlText w:val="o"/>
      <w:lvlJc w:val="left"/>
      <w:pPr>
        <w:ind w:left="3240" w:hanging="360"/>
      </w:pPr>
      <w:rPr>
        <w:rFonts w:hint="default" w:ascii="Courier New" w:hAnsi="Courier New" w:cs="Courier New"/>
      </w:rPr>
    </w:lvl>
    <w:lvl w:ilvl="5" w:tplc="20BA0338" w:tentative="1">
      <w:start w:val="1"/>
      <w:numFmt w:val="bullet"/>
      <w:lvlText w:val=""/>
      <w:lvlJc w:val="left"/>
      <w:pPr>
        <w:ind w:left="3960" w:hanging="360"/>
      </w:pPr>
      <w:rPr>
        <w:rFonts w:hint="default" w:ascii="Wingdings" w:hAnsi="Wingdings"/>
      </w:rPr>
    </w:lvl>
    <w:lvl w:ilvl="6" w:tplc="BB7C394C" w:tentative="1">
      <w:start w:val="1"/>
      <w:numFmt w:val="bullet"/>
      <w:lvlText w:val=""/>
      <w:lvlJc w:val="left"/>
      <w:pPr>
        <w:ind w:left="4680" w:hanging="360"/>
      </w:pPr>
      <w:rPr>
        <w:rFonts w:hint="default" w:ascii="Symbol" w:hAnsi="Symbol"/>
      </w:rPr>
    </w:lvl>
    <w:lvl w:ilvl="7" w:tplc="9966464E" w:tentative="1">
      <w:start w:val="1"/>
      <w:numFmt w:val="bullet"/>
      <w:lvlText w:val="o"/>
      <w:lvlJc w:val="left"/>
      <w:pPr>
        <w:ind w:left="5400" w:hanging="360"/>
      </w:pPr>
      <w:rPr>
        <w:rFonts w:hint="default" w:ascii="Courier New" w:hAnsi="Courier New" w:cs="Courier New"/>
      </w:rPr>
    </w:lvl>
    <w:lvl w:ilvl="8" w:tplc="8BA2289E" w:tentative="1">
      <w:start w:val="1"/>
      <w:numFmt w:val="bullet"/>
      <w:lvlText w:val=""/>
      <w:lvlJc w:val="left"/>
      <w:pPr>
        <w:ind w:left="6120" w:hanging="360"/>
      </w:pPr>
      <w:rPr>
        <w:rFonts w:hint="default" w:ascii="Wingdings" w:hAnsi="Wingdings"/>
      </w:rPr>
    </w:lvl>
  </w:abstractNum>
  <w:abstractNum w:abstractNumId="6" w15:restartNumberingAfterBreak="0">
    <w:nsid w:val="0E8C51FE"/>
    <w:multiLevelType w:val="hybridMultilevel"/>
    <w:tmpl w:val="825C8034"/>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7" w15:restartNumberingAfterBreak="0">
    <w:nsid w:val="10F811F2"/>
    <w:multiLevelType w:val="hybridMultilevel"/>
    <w:tmpl w:val="B36E3A12"/>
    <w:lvl w:ilvl="0" w:tplc="1438FF2E">
      <w:start w:val="1"/>
      <w:numFmt w:val="bullet"/>
      <w:lvlText w:val="·"/>
      <w:lvlJc w:val="left"/>
      <w:pPr>
        <w:ind w:left="720" w:hanging="360"/>
      </w:pPr>
      <w:rPr>
        <w:rFonts w:hint="default" w:ascii="Symbol" w:hAnsi="Symbol"/>
      </w:rPr>
    </w:lvl>
    <w:lvl w:ilvl="1" w:tplc="24D20588">
      <w:start w:val="1"/>
      <w:numFmt w:val="bullet"/>
      <w:lvlText w:val="o"/>
      <w:lvlJc w:val="left"/>
      <w:pPr>
        <w:ind w:left="1440" w:hanging="360"/>
      </w:pPr>
      <w:rPr>
        <w:rFonts w:hint="default" w:ascii="Courier New" w:hAnsi="Courier New"/>
      </w:rPr>
    </w:lvl>
    <w:lvl w:ilvl="2" w:tplc="B3AC3AAE">
      <w:start w:val="1"/>
      <w:numFmt w:val="bullet"/>
      <w:lvlText w:val=""/>
      <w:lvlJc w:val="left"/>
      <w:pPr>
        <w:ind w:left="2160" w:hanging="360"/>
      </w:pPr>
      <w:rPr>
        <w:rFonts w:hint="default" w:ascii="Wingdings" w:hAnsi="Wingdings"/>
      </w:rPr>
    </w:lvl>
    <w:lvl w:ilvl="3" w:tplc="B72CC8FC">
      <w:start w:val="1"/>
      <w:numFmt w:val="bullet"/>
      <w:lvlText w:val=""/>
      <w:lvlJc w:val="left"/>
      <w:pPr>
        <w:ind w:left="2880" w:hanging="360"/>
      </w:pPr>
      <w:rPr>
        <w:rFonts w:hint="default" w:ascii="Symbol" w:hAnsi="Symbol"/>
      </w:rPr>
    </w:lvl>
    <w:lvl w:ilvl="4" w:tplc="13668594">
      <w:start w:val="1"/>
      <w:numFmt w:val="bullet"/>
      <w:lvlText w:val="o"/>
      <w:lvlJc w:val="left"/>
      <w:pPr>
        <w:ind w:left="3600" w:hanging="360"/>
      </w:pPr>
      <w:rPr>
        <w:rFonts w:hint="default" w:ascii="Courier New" w:hAnsi="Courier New"/>
      </w:rPr>
    </w:lvl>
    <w:lvl w:ilvl="5" w:tplc="0E2C32C6">
      <w:start w:val="1"/>
      <w:numFmt w:val="bullet"/>
      <w:lvlText w:val=""/>
      <w:lvlJc w:val="left"/>
      <w:pPr>
        <w:ind w:left="4320" w:hanging="360"/>
      </w:pPr>
      <w:rPr>
        <w:rFonts w:hint="default" w:ascii="Wingdings" w:hAnsi="Wingdings"/>
      </w:rPr>
    </w:lvl>
    <w:lvl w:ilvl="6" w:tplc="31A4C9D6">
      <w:start w:val="1"/>
      <w:numFmt w:val="bullet"/>
      <w:lvlText w:val=""/>
      <w:lvlJc w:val="left"/>
      <w:pPr>
        <w:ind w:left="5040" w:hanging="360"/>
      </w:pPr>
      <w:rPr>
        <w:rFonts w:hint="default" w:ascii="Symbol" w:hAnsi="Symbol"/>
      </w:rPr>
    </w:lvl>
    <w:lvl w:ilvl="7" w:tplc="D4AA2FC4">
      <w:start w:val="1"/>
      <w:numFmt w:val="bullet"/>
      <w:lvlText w:val="o"/>
      <w:lvlJc w:val="left"/>
      <w:pPr>
        <w:ind w:left="5760" w:hanging="360"/>
      </w:pPr>
      <w:rPr>
        <w:rFonts w:hint="default" w:ascii="Courier New" w:hAnsi="Courier New"/>
      </w:rPr>
    </w:lvl>
    <w:lvl w:ilvl="8" w:tplc="C6C04B10">
      <w:start w:val="1"/>
      <w:numFmt w:val="bullet"/>
      <w:lvlText w:val=""/>
      <w:lvlJc w:val="left"/>
      <w:pPr>
        <w:ind w:left="6480" w:hanging="360"/>
      </w:pPr>
      <w:rPr>
        <w:rFonts w:hint="default" w:ascii="Wingdings" w:hAnsi="Wingdings"/>
      </w:rPr>
    </w:lvl>
  </w:abstractNum>
  <w:abstractNum w:abstractNumId="8" w15:restartNumberingAfterBreak="0">
    <w:nsid w:val="11A21BA5"/>
    <w:multiLevelType w:val="hybridMultilevel"/>
    <w:tmpl w:val="BB9E406E"/>
    <w:lvl w:ilvl="0" w:tplc="A0EE43A2">
      <w:start w:val="1"/>
      <w:numFmt w:val="bullet"/>
      <w:lvlText w:val="—"/>
      <w:lvlJc w:val="left"/>
      <w:pPr>
        <w:ind w:left="360" w:hanging="360"/>
      </w:pPr>
      <w:rPr>
        <w:rFonts w:hint="default" w:ascii="Times New Roman" w:hAnsi="Times New Roman" w:cs="Times New Roman"/>
      </w:rPr>
    </w:lvl>
    <w:lvl w:ilvl="1" w:tplc="4480544E">
      <w:start w:val="1"/>
      <w:numFmt w:val="bullet"/>
      <w:pStyle w:val="JRCTextbulletedlist2"/>
      <w:lvlText w:val="●"/>
      <w:lvlJc w:val="left"/>
      <w:pPr>
        <w:ind w:left="1080" w:hanging="360"/>
      </w:pPr>
      <w:rPr>
        <w:rFonts w:hint="default" w:ascii="Verdana" w:hAnsi="Verdana"/>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9" w15:restartNumberingAfterBreak="0">
    <w:nsid w:val="11EA7D2A"/>
    <w:multiLevelType w:val="hybridMultilevel"/>
    <w:tmpl w:val="15247274"/>
    <w:lvl w:ilvl="0" w:tplc="54E0AC7A">
      <w:start w:val="1"/>
      <w:numFmt w:val="bullet"/>
      <w:pStyle w:val="JRCBoxbulletlist"/>
      <w:lvlText w:val="—"/>
      <w:lvlJc w:val="left"/>
      <w:pPr>
        <w:ind w:left="720" w:hanging="360"/>
      </w:pPr>
      <w:rPr>
        <w:rFonts w:hint="default" w:ascii="Verdana" w:hAnsi="Verdana"/>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14291184"/>
    <w:multiLevelType w:val="hybridMultilevel"/>
    <w:tmpl w:val="3AA8CDC8"/>
    <w:lvl w:ilvl="0" w:tplc="4D3C8F10">
      <w:numFmt w:val="bullet"/>
      <w:lvlText w:val="-"/>
      <w:lvlJc w:val="left"/>
      <w:pPr>
        <w:ind w:left="720" w:hanging="360"/>
      </w:pPr>
      <w:rPr>
        <w:rFonts w:hint="default" w:ascii="EC Square Sans Pro" w:hAnsi="EC Square Sans Pro" w:eastAsia="Calibri"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17CF2A56"/>
    <w:multiLevelType w:val="hybridMultilevel"/>
    <w:tmpl w:val="AE7C4FF0"/>
    <w:lvl w:ilvl="0" w:tplc="027EE952">
      <w:start w:val="1"/>
      <w:numFmt w:val="bullet"/>
      <w:lvlText w:val="·"/>
      <w:lvlJc w:val="left"/>
      <w:pPr>
        <w:ind w:left="360" w:hanging="360"/>
      </w:pPr>
      <w:rPr>
        <w:rFonts w:hint="default" w:ascii="Symbol" w:hAnsi="Symbol"/>
      </w:rPr>
    </w:lvl>
    <w:lvl w:ilvl="1" w:tplc="6C127EC0">
      <w:start w:val="1"/>
      <w:numFmt w:val="bullet"/>
      <w:lvlText w:val="o"/>
      <w:lvlJc w:val="left"/>
      <w:pPr>
        <w:ind w:left="1080" w:hanging="360"/>
      </w:pPr>
      <w:rPr>
        <w:rFonts w:hint="default" w:ascii="Courier New" w:hAnsi="Courier New"/>
      </w:rPr>
    </w:lvl>
    <w:lvl w:ilvl="2" w:tplc="154EA2B6">
      <w:start w:val="1"/>
      <w:numFmt w:val="bullet"/>
      <w:lvlText w:val=""/>
      <w:lvlJc w:val="left"/>
      <w:pPr>
        <w:ind w:left="1800" w:hanging="360"/>
      </w:pPr>
      <w:rPr>
        <w:rFonts w:hint="default" w:ascii="Wingdings" w:hAnsi="Wingdings"/>
      </w:rPr>
    </w:lvl>
    <w:lvl w:ilvl="3" w:tplc="9300DA26">
      <w:start w:val="1"/>
      <w:numFmt w:val="bullet"/>
      <w:lvlText w:val=""/>
      <w:lvlJc w:val="left"/>
      <w:pPr>
        <w:ind w:left="2520" w:hanging="360"/>
      </w:pPr>
      <w:rPr>
        <w:rFonts w:hint="default" w:ascii="Symbol" w:hAnsi="Symbol"/>
      </w:rPr>
    </w:lvl>
    <w:lvl w:ilvl="4" w:tplc="9642C906">
      <w:start w:val="1"/>
      <w:numFmt w:val="bullet"/>
      <w:lvlText w:val="o"/>
      <w:lvlJc w:val="left"/>
      <w:pPr>
        <w:ind w:left="3240" w:hanging="360"/>
      </w:pPr>
      <w:rPr>
        <w:rFonts w:hint="default" w:ascii="Courier New" w:hAnsi="Courier New"/>
      </w:rPr>
    </w:lvl>
    <w:lvl w:ilvl="5" w:tplc="7ED2A618">
      <w:start w:val="1"/>
      <w:numFmt w:val="bullet"/>
      <w:lvlText w:val=""/>
      <w:lvlJc w:val="left"/>
      <w:pPr>
        <w:ind w:left="3960" w:hanging="360"/>
      </w:pPr>
      <w:rPr>
        <w:rFonts w:hint="default" w:ascii="Wingdings" w:hAnsi="Wingdings"/>
      </w:rPr>
    </w:lvl>
    <w:lvl w:ilvl="6" w:tplc="7ED89DBC">
      <w:start w:val="1"/>
      <w:numFmt w:val="bullet"/>
      <w:lvlText w:val=""/>
      <w:lvlJc w:val="left"/>
      <w:pPr>
        <w:ind w:left="4680" w:hanging="360"/>
      </w:pPr>
      <w:rPr>
        <w:rFonts w:hint="default" w:ascii="Symbol" w:hAnsi="Symbol"/>
      </w:rPr>
    </w:lvl>
    <w:lvl w:ilvl="7" w:tplc="B17C9710">
      <w:start w:val="1"/>
      <w:numFmt w:val="bullet"/>
      <w:lvlText w:val="o"/>
      <w:lvlJc w:val="left"/>
      <w:pPr>
        <w:ind w:left="5400" w:hanging="360"/>
      </w:pPr>
      <w:rPr>
        <w:rFonts w:hint="default" w:ascii="Courier New" w:hAnsi="Courier New"/>
      </w:rPr>
    </w:lvl>
    <w:lvl w:ilvl="8" w:tplc="E85C9588">
      <w:start w:val="1"/>
      <w:numFmt w:val="bullet"/>
      <w:lvlText w:val=""/>
      <w:lvlJc w:val="left"/>
      <w:pPr>
        <w:ind w:left="6120" w:hanging="360"/>
      </w:pPr>
      <w:rPr>
        <w:rFonts w:hint="default" w:ascii="Wingdings" w:hAnsi="Wingdings"/>
      </w:rPr>
    </w:lvl>
  </w:abstractNum>
  <w:abstractNum w:abstractNumId="12" w15:restartNumberingAfterBreak="0">
    <w:nsid w:val="1975E89A"/>
    <w:multiLevelType w:val="hybridMultilevel"/>
    <w:tmpl w:val="01149FD8"/>
    <w:lvl w:ilvl="0" w:tplc="AA0C1DE0">
      <w:start w:val="1"/>
      <w:numFmt w:val="decimal"/>
      <w:lvlText w:val=""/>
      <w:lvlJc w:val="left"/>
      <w:pPr>
        <w:ind w:left="360" w:hanging="360"/>
      </w:pPr>
    </w:lvl>
    <w:lvl w:ilvl="1" w:tplc="854E7382">
      <w:start w:val="1"/>
      <w:numFmt w:val="lowerLetter"/>
      <w:lvlText w:val="%2."/>
      <w:lvlJc w:val="left"/>
      <w:pPr>
        <w:ind w:left="1080" w:hanging="360"/>
      </w:pPr>
    </w:lvl>
    <w:lvl w:ilvl="2" w:tplc="A4E805D4">
      <w:start w:val="1"/>
      <w:numFmt w:val="lowerRoman"/>
      <w:lvlText w:val="%3."/>
      <w:lvlJc w:val="right"/>
      <w:pPr>
        <w:ind w:left="1800" w:hanging="180"/>
      </w:pPr>
    </w:lvl>
    <w:lvl w:ilvl="3" w:tplc="FDB6E23E">
      <w:start w:val="1"/>
      <w:numFmt w:val="decimal"/>
      <w:lvlText w:val="%4."/>
      <w:lvlJc w:val="left"/>
      <w:pPr>
        <w:ind w:left="2520" w:hanging="360"/>
      </w:pPr>
    </w:lvl>
    <w:lvl w:ilvl="4" w:tplc="F54E4258">
      <w:start w:val="1"/>
      <w:numFmt w:val="lowerLetter"/>
      <w:lvlText w:val="%5."/>
      <w:lvlJc w:val="left"/>
      <w:pPr>
        <w:ind w:left="3240" w:hanging="360"/>
      </w:pPr>
    </w:lvl>
    <w:lvl w:ilvl="5" w:tplc="BB649E44">
      <w:start w:val="1"/>
      <w:numFmt w:val="lowerRoman"/>
      <w:lvlText w:val="%6."/>
      <w:lvlJc w:val="right"/>
      <w:pPr>
        <w:ind w:left="3960" w:hanging="180"/>
      </w:pPr>
    </w:lvl>
    <w:lvl w:ilvl="6" w:tplc="117E5916">
      <w:start w:val="1"/>
      <w:numFmt w:val="decimal"/>
      <w:lvlText w:val="%7."/>
      <w:lvlJc w:val="left"/>
      <w:pPr>
        <w:ind w:left="4680" w:hanging="360"/>
      </w:pPr>
    </w:lvl>
    <w:lvl w:ilvl="7" w:tplc="33B65046">
      <w:start w:val="1"/>
      <w:numFmt w:val="lowerLetter"/>
      <w:lvlText w:val="%8."/>
      <w:lvlJc w:val="left"/>
      <w:pPr>
        <w:ind w:left="5400" w:hanging="360"/>
      </w:pPr>
    </w:lvl>
    <w:lvl w:ilvl="8" w:tplc="0CCA188A">
      <w:start w:val="1"/>
      <w:numFmt w:val="lowerRoman"/>
      <w:lvlText w:val="%9."/>
      <w:lvlJc w:val="right"/>
      <w:pPr>
        <w:ind w:left="6120" w:hanging="180"/>
      </w:pPr>
    </w:lvl>
  </w:abstractNum>
  <w:abstractNum w:abstractNumId="13" w15:restartNumberingAfterBreak="0">
    <w:nsid w:val="1AE3E5DB"/>
    <w:multiLevelType w:val="hybridMultilevel"/>
    <w:tmpl w:val="47888FA4"/>
    <w:lvl w:ilvl="0" w:tplc="F70058BC">
      <w:start w:val="1"/>
      <w:numFmt w:val="bullet"/>
      <w:lvlText w:val=""/>
      <w:lvlJc w:val="left"/>
      <w:pPr>
        <w:ind w:left="720" w:hanging="360"/>
      </w:pPr>
      <w:rPr>
        <w:rFonts w:hint="default" w:ascii="Symbol" w:hAnsi="Symbol"/>
      </w:rPr>
    </w:lvl>
    <w:lvl w:ilvl="1" w:tplc="A54E4894">
      <w:start w:val="1"/>
      <w:numFmt w:val="bullet"/>
      <w:lvlText w:val="o"/>
      <w:lvlJc w:val="left"/>
      <w:pPr>
        <w:ind w:left="1440" w:hanging="360"/>
      </w:pPr>
      <w:rPr>
        <w:rFonts w:hint="default" w:ascii="Courier New" w:hAnsi="Courier New"/>
      </w:rPr>
    </w:lvl>
    <w:lvl w:ilvl="2" w:tplc="E9CE1AA2">
      <w:start w:val="1"/>
      <w:numFmt w:val="bullet"/>
      <w:lvlText w:val=""/>
      <w:lvlJc w:val="left"/>
      <w:pPr>
        <w:ind w:left="2160" w:hanging="360"/>
      </w:pPr>
      <w:rPr>
        <w:rFonts w:hint="default" w:ascii="Wingdings" w:hAnsi="Wingdings"/>
      </w:rPr>
    </w:lvl>
    <w:lvl w:ilvl="3" w:tplc="2DDA818E">
      <w:start w:val="1"/>
      <w:numFmt w:val="bullet"/>
      <w:lvlText w:val=""/>
      <w:lvlJc w:val="left"/>
      <w:pPr>
        <w:ind w:left="2880" w:hanging="360"/>
      </w:pPr>
      <w:rPr>
        <w:rFonts w:hint="default" w:ascii="Symbol" w:hAnsi="Symbol"/>
      </w:rPr>
    </w:lvl>
    <w:lvl w:ilvl="4" w:tplc="82B26C20">
      <w:start w:val="1"/>
      <w:numFmt w:val="bullet"/>
      <w:lvlText w:val="o"/>
      <w:lvlJc w:val="left"/>
      <w:pPr>
        <w:ind w:left="3600" w:hanging="360"/>
      </w:pPr>
      <w:rPr>
        <w:rFonts w:hint="default" w:ascii="Courier New" w:hAnsi="Courier New"/>
      </w:rPr>
    </w:lvl>
    <w:lvl w:ilvl="5" w:tplc="9E0C9B24">
      <w:start w:val="1"/>
      <w:numFmt w:val="bullet"/>
      <w:lvlText w:val=""/>
      <w:lvlJc w:val="left"/>
      <w:pPr>
        <w:ind w:left="4320" w:hanging="360"/>
      </w:pPr>
      <w:rPr>
        <w:rFonts w:hint="default" w:ascii="Wingdings" w:hAnsi="Wingdings"/>
      </w:rPr>
    </w:lvl>
    <w:lvl w:ilvl="6" w:tplc="1E1444B2">
      <w:start w:val="1"/>
      <w:numFmt w:val="bullet"/>
      <w:lvlText w:val=""/>
      <w:lvlJc w:val="left"/>
      <w:pPr>
        <w:ind w:left="5040" w:hanging="360"/>
      </w:pPr>
      <w:rPr>
        <w:rFonts w:hint="default" w:ascii="Symbol" w:hAnsi="Symbol"/>
      </w:rPr>
    </w:lvl>
    <w:lvl w:ilvl="7" w:tplc="C856297C">
      <w:start w:val="1"/>
      <w:numFmt w:val="bullet"/>
      <w:lvlText w:val="o"/>
      <w:lvlJc w:val="left"/>
      <w:pPr>
        <w:ind w:left="5760" w:hanging="360"/>
      </w:pPr>
      <w:rPr>
        <w:rFonts w:hint="default" w:ascii="Courier New" w:hAnsi="Courier New"/>
      </w:rPr>
    </w:lvl>
    <w:lvl w:ilvl="8" w:tplc="C972CF2E">
      <w:start w:val="1"/>
      <w:numFmt w:val="bullet"/>
      <w:lvlText w:val=""/>
      <w:lvlJc w:val="left"/>
      <w:pPr>
        <w:ind w:left="6480" w:hanging="360"/>
      </w:pPr>
      <w:rPr>
        <w:rFonts w:hint="default" w:ascii="Wingdings" w:hAnsi="Wingdings"/>
      </w:rPr>
    </w:lvl>
  </w:abstractNum>
  <w:abstractNum w:abstractNumId="14" w15:restartNumberingAfterBreak="0">
    <w:nsid w:val="1BA94A83"/>
    <w:multiLevelType w:val="hybridMultilevel"/>
    <w:tmpl w:val="59F21C30"/>
    <w:lvl w:ilvl="0" w:tplc="08090001">
      <w:start w:val="1"/>
      <w:numFmt w:val="bullet"/>
      <w:lvlText w:val=""/>
      <w:lvlJc w:val="left"/>
      <w:pPr>
        <w:ind w:left="720" w:hanging="360"/>
      </w:pPr>
      <w:rPr>
        <w:rFonts w:hint="default" w:ascii="Symbol" w:hAnsi="Symbol"/>
      </w:rPr>
    </w:lvl>
    <w:lvl w:ilvl="1" w:tplc="A126BF0A">
      <w:numFmt w:val="bullet"/>
      <w:lvlText w:val="-"/>
      <w:lvlJc w:val="left"/>
      <w:pPr>
        <w:ind w:left="1440" w:hanging="360"/>
      </w:pPr>
      <w:rPr>
        <w:rFonts w:hint="default" w:ascii="Segoe UI" w:hAnsi="Segoe UI" w:eastAsia="Times New Roman" w:cs="Segoe UI"/>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23BD253B"/>
    <w:multiLevelType w:val="hybridMultilevel"/>
    <w:tmpl w:val="1012F682"/>
    <w:lvl w:ilvl="0" w:tplc="87BA506C">
      <w:start w:val="1"/>
      <w:numFmt w:val="bullet"/>
      <w:lvlText w:val=""/>
      <w:lvlJc w:val="left"/>
      <w:pPr>
        <w:ind w:left="720" w:hanging="360"/>
      </w:pPr>
      <w:rPr>
        <w:rFonts w:hint="default" w:ascii="Symbol" w:hAnsi="Symbol"/>
      </w:rPr>
    </w:lvl>
    <w:lvl w:ilvl="1" w:tplc="D3505DC2">
      <w:start w:val="1"/>
      <w:numFmt w:val="bullet"/>
      <w:lvlText w:val="o"/>
      <w:lvlJc w:val="left"/>
      <w:pPr>
        <w:ind w:left="1440" w:hanging="360"/>
      </w:pPr>
      <w:rPr>
        <w:rFonts w:hint="default" w:ascii="Courier New" w:hAnsi="Courier New"/>
      </w:rPr>
    </w:lvl>
    <w:lvl w:ilvl="2" w:tplc="4D68063C">
      <w:start w:val="1"/>
      <w:numFmt w:val="bullet"/>
      <w:lvlText w:val=""/>
      <w:lvlJc w:val="left"/>
      <w:pPr>
        <w:ind w:left="2160" w:hanging="360"/>
      </w:pPr>
      <w:rPr>
        <w:rFonts w:hint="default" w:ascii="Wingdings" w:hAnsi="Wingdings"/>
      </w:rPr>
    </w:lvl>
    <w:lvl w:ilvl="3" w:tplc="7C6829A2">
      <w:start w:val="1"/>
      <w:numFmt w:val="bullet"/>
      <w:lvlText w:val=""/>
      <w:lvlJc w:val="left"/>
      <w:pPr>
        <w:ind w:left="2880" w:hanging="360"/>
      </w:pPr>
      <w:rPr>
        <w:rFonts w:hint="default" w:ascii="Symbol" w:hAnsi="Symbol"/>
      </w:rPr>
    </w:lvl>
    <w:lvl w:ilvl="4" w:tplc="B616D940">
      <w:start w:val="1"/>
      <w:numFmt w:val="bullet"/>
      <w:lvlText w:val="o"/>
      <w:lvlJc w:val="left"/>
      <w:pPr>
        <w:ind w:left="3600" w:hanging="360"/>
      </w:pPr>
      <w:rPr>
        <w:rFonts w:hint="default" w:ascii="Courier New" w:hAnsi="Courier New"/>
      </w:rPr>
    </w:lvl>
    <w:lvl w:ilvl="5" w:tplc="F5787E5C">
      <w:start w:val="1"/>
      <w:numFmt w:val="bullet"/>
      <w:lvlText w:val=""/>
      <w:lvlJc w:val="left"/>
      <w:pPr>
        <w:ind w:left="4320" w:hanging="360"/>
      </w:pPr>
      <w:rPr>
        <w:rFonts w:hint="default" w:ascii="Wingdings" w:hAnsi="Wingdings"/>
      </w:rPr>
    </w:lvl>
    <w:lvl w:ilvl="6" w:tplc="02A82E42">
      <w:start w:val="1"/>
      <w:numFmt w:val="bullet"/>
      <w:lvlText w:val=""/>
      <w:lvlJc w:val="left"/>
      <w:pPr>
        <w:ind w:left="5040" w:hanging="360"/>
      </w:pPr>
      <w:rPr>
        <w:rFonts w:hint="default" w:ascii="Symbol" w:hAnsi="Symbol"/>
      </w:rPr>
    </w:lvl>
    <w:lvl w:ilvl="7" w:tplc="21B800FC">
      <w:start w:val="1"/>
      <w:numFmt w:val="bullet"/>
      <w:lvlText w:val="o"/>
      <w:lvlJc w:val="left"/>
      <w:pPr>
        <w:ind w:left="5760" w:hanging="360"/>
      </w:pPr>
      <w:rPr>
        <w:rFonts w:hint="default" w:ascii="Courier New" w:hAnsi="Courier New"/>
      </w:rPr>
    </w:lvl>
    <w:lvl w:ilvl="8" w:tplc="075A5C22">
      <w:start w:val="1"/>
      <w:numFmt w:val="bullet"/>
      <w:lvlText w:val=""/>
      <w:lvlJc w:val="left"/>
      <w:pPr>
        <w:ind w:left="6480" w:hanging="360"/>
      </w:pPr>
      <w:rPr>
        <w:rFonts w:hint="default" w:ascii="Wingdings" w:hAnsi="Wingdings"/>
      </w:rPr>
    </w:lvl>
  </w:abstractNum>
  <w:abstractNum w:abstractNumId="16" w15:restartNumberingAfterBreak="0">
    <w:nsid w:val="2689B291"/>
    <w:multiLevelType w:val="hybridMultilevel"/>
    <w:tmpl w:val="FB6E6E80"/>
    <w:lvl w:ilvl="0" w:tplc="A91ADAEA">
      <w:start w:val="1"/>
      <w:numFmt w:val="bullet"/>
      <w:lvlText w:val="·"/>
      <w:lvlJc w:val="left"/>
      <w:pPr>
        <w:ind w:left="720" w:hanging="360"/>
      </w:pPr>
      <w:rPr>
        <w:rFonts w:hint="default" w:ascii="Symbol" w:hAnsi="Symbol"/>
      </w:rPr>
    </w:lvl>
    <w:lvl w:ilvl="1" w:tplc="C80C00B6">
      <w:start w:val="1"/>
      <w:numFmt w:val="bullet"/>
      <w:lvlText w:val="o"/>
      <w:lvlJc w:val="left"/>
      <w:pPr>
        <w:ind w:left="1440" w:hanging="360"/>
      </w:pPr>
      <w:rPr>
        <w:rFonts w:hint="default" w:ascii="Courier New" w:hAnsi="Courier New"/>
      </w:rPr>
    </w:lvl>
    <w:lvl w:ilvl="2" w:tplc="8CCE2A94">
      <w:start w:val="1"/>
      <w:numFmt w:val="bullet"/>
      <w:lvlText w:val=""/>
      <w:lvlJc w:val="left"/>
      <w:pPr>
        <w:ind w:left="2160" w:hanging="360"/>
      </w:pPr>
      <w:rPr>
        <w:rFonts w:hint="default" w:ascii="Wingdings" w:hAnsi="Wingdings"/>
      </w:rPr>
    </w:lvl>
    <w:lvl w:ilvl="3" w:tplc="FE523BB4">
      <w:start w:val="1"/>
      <w:numFmt w:val="bullet"/>
      <w:lvlText w:val=""/>
      <w:lvlJc w:val="left"/>
      <w:pPr>
        <w:ind w:left="2880" w:hanging="360"/>
      </w:pPr>
      <w:rPr>
        <w:rFonts w:hint="default" w:ascii="Symbol" w:hAnsi="Symbol"/>
      </w:rPr>
    </w:lvl>
    <w:lvl w:ilvl="4" w:tplc="F44CBE16">
      <w:start w:val="1"/>
      <w:numFmt w:val="bullet"/>
      <w:lvlText w:val="o"/>
      <w:lvlJc w:val="left"/>
      <w:pPr>
        <w:ind w:left="3600" w:hanging="360"/>
      </w:pPr>
      <w:rPr>
        <w:rFonts w:hint="default" w:ascii="Courier New" w:hAnsi="Courier New"/>
      </w:rPr>
    </w:lvl>
    <w:lvl w:ilvl="5" w:tplc="04405F4E">
      <w:start w:val="1"/>
      <w:numFmt w:val="bullet"/>
      <w:lvlText w:val=""/>
      <w:lvlJc w:val="left"/>
      <w:pPr>
        <w:ind w:left="4320" w:hanging="360"/>
      </w:pPr>
      <w:rPr>
        <w:rFonts w:hint="default" w:ascii="Wingdings" w:hAnsi="Wingdings"/>
      </w:rPr>
    </w:lvl>
    <w:lvl w:ilvl="6" w:tplc="89C4AA6E">
      <w:start w:val="1"/>
      <w:numFmt w:val="bullet"/>
      <w:lvlText w:val=""/>
      <w:lvlJc w:val="left"/>
      <w:pPr>
        <w:ind w:left="5040" w:hanging="360"/>
      </w:pPr>
      <w:rPr>
        <w:rFonts w:hint="default" w:ascii="Symbol" w:hAnsi="Symbol"/>
      </w:rPr>
    </w:lvl>
    <w:lvl w:ilvl="7" w:tplc="E5B859B0">
      <w:start w:val="1"/>
      <w:numFmt w:val="bullet"/>
      <w:lvlText w:val="o"/>
      <w:lvlJc w:val="left"/>
      <w:pPr>
        <w:ind w:left="5760" w:hanging="360"/>
      </w:pPr>
      <w:rPr>
        <w:rFonts w:hint="default" w:ascii="Courier New" w:hAnsi="Courier New"/>
      </w:rPr>
    </w:lvl>
    <w:lvl w:ilvl="8" w:tplc="4F1684DE">
      <w:start w:val="1"/>
      <w:numFmt w:val="bullet"/>
      <w:lvlText w:val=""/>
      <w:lvlJc w:val="left"/>
      <w:pPr>
        <w:ind w:left="6480" w:hanging="360"/>
      </w:pPr>
      <w:rPr>
        <w:rFonts w:hint="default" w:ascii="Wingdings" w:hAnsi="Wingdings"/>
      </w:rPr>
    </w:lvl>
  </w:abstractNum>
  <w:abstractNum w:abstractNumId="17" w15:restartNumberingAfterBreak="0">
    <w:nsid w:val="26B62B35"/>
    <w:multiLevelType w:val="hybridMultilevel"/>
    <w:tmpl w:val="2BFE27C6"/>
    <w:lvl w:ilvl="0" w:tplc="4FDE4A86">
      <w:numFmt w:val="decimal"/>
      <w:lvlText w:val=""/>
      <w:lvlJc w:val="left"/>
      <w:pPr>
        <w:ind w:left="720" w:hanging="360"/>
      </w:pPr>
    </w:lvl>
    <w:lvl w:ilvl="1" w:tplc="88E2C518">
      <w:start w:val="1"/>
      <w:numFmt w:val="lowerLetter"/>
      <w:lvlText w:val="%2."/>
      <w:lvlJc w:val="left"/>
      <w:pPr>
        <w:ind w:left="1440" w:hanging="360"/>
      </w:pPr>
    </w:lvl>
    <w:lvl w:ilvl="2" w:tplc="B3624882">
      <w:start w:val="1"/>
      <w:numFmt w:val="lowerRoman"/>
      <w:lvlText w:val="%3."/>
      <w:lvlJc w:val="right"/>
      <w:pPr>
        <w:ind w:left="2160" w:hanging="180"/>
      </w:pPr>
    </w:lvl>
    <w:lvl w:ilvl="3" w:tplc="206C32CC">
      <w:start w:val="1"/>
      <w:numFmt w:val="decimal"/>
      <w:lvlText w:val="%4."/>
      <w:lvlJc w:val="left"/>
      <w:pPr>
        <w:ind w:left="2880" w:hanging="360"/>
      </w:pPr>
    </w:lvl>
    <w:lvl w:ilvl="4" w:tplc="117E857E">
      <w:start w:val="1"/>
      <w:numFmt w:val="lowerLetter"/>
      <w:lvlText w:val="%5."/>
      <w:lvlJc w:val="left"/>
      <w:pPr>
        <w:ind w:left="3600" w:hanging="360"/>
      </w:pPr>
    </w:lvl>
    <w:lvl w:ilvl="5" w:tplc="D430F122">
      <w:start w:val="1"/>
      <w:numFmt w:val="lowerRoman"/>
      <w:lvlText w:val="%6."/>
      <w:lvlJc w:val="right"/>
      <w:pPr>
        <w:ind w:left="4320" w:hanging="180"/>
      </w:pPr>
    </w:lvl>
    <w:lvl w:ilvl="6" w:tplc="38580B0A">
      <w:start w:val="1"/>
      <w:numFmt w:val="decimal"/>
      <w:lvlText w:val="%7."/>
      <w:lvlJc w:val="left"/>
      <w:pPr>
        <w:ind w:left="5040" w:hanging="360"/>
      </w:pPr>
    </w:lvl>
    <w:lvl w:ilvl="7" w:tplc="D528D8F4">
      <w:start w:val="1"/>
      <w:numFmt w:val="lowerLetter"/>
      <w:lvlText w:val="%8."/>
      <w:lvlJc w:val="left"/>
      <w:pPr>
        <w:ind w:left="5760" w:hanging="360"/>
      </w:pPr>
    </w:lvl>
    <w:lvl w:ilvl="8" w:tplc="A5C06AF6">
      <w:start w:val="1"/>
      <w:numFmt w:val="lowerRoman"/>
      <w:lvlText w:val="%9."/>
      <w:lvlJc w:val="right"/>
      <w:pPr>
        <w:ind w:left="6480" w:hanging="180"/>
      </w:pPr>
    </w:lvl>
  </w:abstractNum>
  <w:abstractNum w:abstractNumId="18" w15:restartNumberingAfterBreak="0">
    <w:nsid w:val="2ACF124E"/>
    <w:multiLevelType w:val="hybridMultilevel"/>
    <w:tmpl w:val="58A8BFDE"/>
    <w:lvl w:ilvl="0" w:tplc="44B8DD18">
      <w:start w:val="1"/>
      <w:numFmt w:val="decimal"/>
      <w:pStyle w:val="JRCTextnumberedlist1"/>
      <w:lvlText w:val="%1."/>
      <w:lvlJc w:val="left"/>
      <w:pPr>
        <w:ind w:left="360" w:hanging="360"/>
      </w:pPr>
    </w:lvl>
    <w:lvl w:ilvl="1" w:tplc="4F049BF6">
      <w:start w:val="1"/>
      <w:numFmt w:val="lowerLetter"/>
      <w:pStyle w:val="JRCTextnumberedlist2"/>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2ACF7DB0"/>
    <w:multiLevelType w:val="multilevel"/>
    <w:tmpl w:val="BDAC02DE"/>
    <w:lvl w:ilvl="0">
      <w:start w:val="3"/>
      <w:numFmt w:val="decimal"/>
      <w:pStyle w:val="JRCLevel-1title"/>
      <w:lvlText w:val="%1."/>
      <w:lvlJc w:val="left"/>
      <w:pPr>
        <w:ind w:left="432" w:hanging="432"/>
      </w:pPr>
      <w:rPr>
        <w:rFonts w:hint="default"/>
        <w:b/>
        <w:color w:val="6CA644"/>
      </w:rPr>
    </w:lvl>
    <w:lvl w:ilvl="1">
      <w:start w:val="1"/>
      <w:numFmt w:val="decimal"/>
      <w:pStyle w:val="JRCLevel-2title"/>
      <w:lvlText w:val="%1.%2"/>
      <w:lvlJc w:val="left"/>
      <w:pPr>
        <w:ind w:left="1427" w:hanging="576"/>
      </w:pPr>
      <w:rPr>
        <w:rFonts w:hint="default"/>
        <w:b/>
        <w:color w:val="6CA644"/>
      </w:rPr>
    </w:lvl>
    <w:lvl w:ilvl="2">
      <w:numFmt w:val="none"/>
      <w:pStyle w:val="JRCLevel-3title"/>
      <w:lvlText w:val=""/>
      <w:lvlJc w:val="left"/>
      <w:pPr>
        <w:tabs>
          <w:tab w:val="num" w:pos="360"/>
        </w:tabs>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2DB36087"/>
    <w:multiLevelType w:val="hybridMultilevel"/>
    <w:tmpl w:val="C11AA050"/>
    <w:lvl w:ilvl="0" w:tplc="4D3C8F10">
      <w:numFmt w:val="bullet"/>
      <w:lvlText w:val="-"/>
      <w:lvlJc w:val="left"/>
      <w:pPr>
        <w:ind w:left="720" w:hanging="360"/>
      </w:pPr>
      <w:rPr>
        <w:rFonts w:hint="default" w:ascii="EC Square Sans Pro" w:hAnsi="EC Square Sans Pro" w:eastAsia="Calibri"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3179AADB"/>
    <w:multiLevelType w:val="hybridMultilevel"/>
    <w:tmpl w:val="32D0D63A"/>
    <w:lvl w:ilvl="0" w:tplc="1D7EBE2A">
      <w:start w:val="1"/>
      <w:numFmt w:val="bullet"/>
      <w:lvlText w:val="·"/>
      <w:lvlJc w:val="left"/>
      <w:pPr>
        <w:ind w:left="720" w:hanging="360"/>
      </w:pPr>
      <w:rPr>
        <w:rFonts w:hint="default" w:ascii="Symbol" w:hAnsi="Symbol"/>
      </w:rPr>
    </w:lvl>
    <w:lvl w:ilvl="1" w:tplc="F2C88736">
      <w:start w:val="1"/>
      <w:numFmt w:val="bullet"/>
      <w:lvlText w:val="o"/>
      <w:lvlJc w:val="left"/>
      <w:pPr>
        <w:ind w:left="1440" w:hanging="360"/>
      </w:pPr>
      <w:rPr>
        <w:rFonts w:hint="default" w:ascii="Courier New" w:hAnsi="Courier New"/>
      </w:rPr>
    </w:lvl>
    <w:lvl w:ilvl="2" w:tplc="BDCA6EB8">
      <w:start w:val="1"/>
      <w:numFmt w:val="bullet"/>
      <w:lvlText w:val=""/>
      <w:lvlJc w:val="left"/>
      <w:pPr>
        <w:ind w:left="2160" w:hanging="360"/>
      </w:pPr>
      <w:rPr>
        <w:rFonts w:hint="default" w:ascii="Wingdings" w:hAnsi="Wingdings"/>
      </w:rPr>
    </w:lvl>
    <w:lvl w:ilvl="3" w:tplc="0B029E28">
      <w:start w:val="1"/>
      <w:numFmt w:val="bullet"/>
      <w:lvlText w:val=""/>
      <w:lvlJc w:val="left"/>
      <w:pPr>
        <w:ind w:left="2880" w:hanging="360"/>
      </w:pPr>
      <w:rPr>
        <w:rFonts w:hint="default" w:ascii="Symbol" w:hAnsi="Symbol"/>
      </w:rPr>
    </w:lvl>
    <w:lvl w:ilvl="4" w:tplc="CF301504">
      <w:start w:val="1"/>
      <w:numFmt w:val="bullet"/>
      <w:lvlText w:val="o"/>
      <w:lvlJc w:val="left"/>
      <w:pPr>
        <w:ind w:left="3600" w:hanging="360"/>
      </w:pPr>
      <w:rPr>
        <w:rFonts w:hint="default" w:ascii="Courier New" w:hAnsi="Courier New"/>
      </w:rPr>
    </w:lvl>
    <w:lvl w:ilvl="5" w:tplc="B0C6278A">
      <w:start w:val="1"/>
      <w:numFmt w:val="bullet"/>
      <w:lvlText w:val=""/>
      <w:lvlJc w:val="left"/>
      <w:pPr>
        <w:ind w:left="4320" w:hanging="360"/>
      </w:pPr>
      <w:rPr>
        <w:rFonts w:hint="default" w:ascii="Wingdings" w:hAnsi="Wingdings"/>
      </w:rPr>
    </w:lvl>
    <w:lvl w:ilvl="6" w:tplc="36304632">
      <w:start w:val="1"/>
      <w:numFmt w:val="bullet"/>
      <w:lvlText w:val=""/>
      <w:lvlJc w:val="left"/>
      <w:pPr>
        <w:ind w:left="5040" w:hanging="360"/>
      </w:pPr>
      <w:rPr>
        <w:rFonts w:hint="default" w:ascii="Symbol" w:hAnsi="Symbol"/>
      </w:rPr>
    </w:lvl>
    <w:lvl w:ilvl="7" w:tplc="4FF61C98">
      <w:start w:val="1"/>
      <w:numFmt w:val="bullet"/>
      <w:lvlText w:val="o"/>
      <w:lvlJc w:val="left"/>
      <w:pPr>
        <w:ind w:left="5760" w:hanging="360"/>
      </w:pPr>
      <w:rPr>
        <w:rFonts w:hint="default" w:ascii="Courier New" w:hAnsi="Courier New"/>
      </w:rPr>
    </w:lvl>
    <w:lvl w:ilvl="8" w:tplc="428C41D2">
      <w:start w:val="1"/>
      <w:numFmt w:val="bullet"/>
      <w:lvlText w:val=""/>
      <w:lvlJc w:val="left"/>
      <w:pPr>
        <w:ind w:left="6480" w:hanging="360"/>
      </w:pPr>
      <w:rPr>
        <w:rFonts w:hint="default" w:ascii="Wingdings" w:hAnsi="Wingdings"/>
      </w:rPr>
    </w:lvl>
  </w:abstractNum>
  <w:abstractNum w:abstractNumId="22" w15:restartNumberingAfterBreak="0">
    <w:nsid w:val="339A4F21"/>
    <w:multiLevelType w:val="multilevel"/>
    <w:tmpl w:val="2D72F9CC"/>
    <w:lvl w:ilvl="0">
      <w:start w:val="1"/>
      <w:numFmt w:val="bullet"/>
      <w:lvlText w:val="—"/>
      <w:lvlJc w:val="left"/>
      <w:pPr>
        <w:ind w:left="360" w:hanging="360"/>
      </w:pPr>
      <w:rPr>
        <w:rFonts w:hint="default" w:ascii="Times New Roman" w:hAnsi="Times New Roman"/>
      </w:rPr>
    </w:lvl>
    <w:lvl w:ilvl="1">
      <w:start w:val="1"/>
      <w:numFmt w:val="bullet"/>
      <w:lvlText w:val=""/>
      <w:lvlJc w:val="left"/>
      <w:pPr>
        <w:ind w:left="1080" w:hanging="360"/>
      </w:pPr>
      <w:rPr>
        <w:rFonts w:hint="default" w:ascii="Symbol" w:hAnsi="Symbol"/>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23" w15:restartNumberingAfterBreak="0">
    <w:nsid w:val="3AD136DD"/>
    <w:multiLevelType w:val="hybridMultilevel"/>
    <w:tmpl w:val="030E73D8"/>
    <w:lvl w:ilvl="0" w:tplc="AC303A92">
      <w:start w:val="1"/>
      <w:numFmt w:val="bullet"/>
      <w:lvlText w:val=""/>
      <w:lvlJc w:val="left"/>
      <w:pPr>
        <w:ind w:left="720" w:hanging="360"/>
      </w:pPr>
      <w:rPr>
        <w:rFonts w:hint="default" w:ascii="Symbol" w:hAnsi="Symbol"/>
      </w:rPr>
    </w:lvl>
    <w:lvl w:ilvl="1" w:tplc="5B52D3A2">
      <w:start w:val="1"/>
      <w:numFmt w:val="bullet"/>
      <w:lvlText w:val="o"/>
      <w:lvlJc w:val="left"/>
      <w:pPr>
        <w:ind w:left="1440" w:hanging="360"/>
      </w:pPr>
      <w:rPr>
        <w:rFonts w:hint="default" w:ascii="Courier New" w:hAnsi="Courier New"/>
      </w:rPr>
    </w:lvl>
    <w:lvl w:ilvl="2" w:tplc="A07EAD20">
      <w:start w:val="1"/>
      <w:numFmt w:val="bullet"/>
      <w:lvlText w:val=""/>
      <w:lvlJc w:val="left"/>
      <w:pPr>
        <w:ind w:left="2160" w:hanging="360"/>
      </w:pPr>
      <w:rPr>
        <w:rFonts w:hint="default" w:ascii="Wingdings" w:hAnsi="Wingdings"/>
      </w:rPr>
    </w:lvl>
    <w:lvl w:ilvl="3" w:tplc="3B4C64FA">
      <w:start w:val="1"/>
      <w:numFmt w:val="bullet"/>
      <w:lvlText w:val=""/>
      <w:lvlJc w:val="left"/>
      <w:pPr>
        <w:ind w:left="2880" w:hanging="360"/>
      </w:pPr>
      <w:rPr>
        <w:rFonts w:hint="default" w:ascii="Symbol" w:hAnsi="Symbol"/>
      </w:rPr>
    </w:lvl>
    <w:lvl w:ilvl="4" w:tplc="31921EBC">
      <w:start w:val="1"/>
      <w:numFmt w:val="bullet"/>
      <w:lvlText w:val="o"/>
      <w:lvlJc w:val="left"/>
      <w:pPr>
        <w:ind w:left="3600" w:hanging="360"/>
      </w:pPr>
      <w:rPr>
        <w:rFonts w:hint="default" w:ascii="Courier New" w:hAnsi="Courier New"/>
      </w:rPr>
    </w:lvl>
    <w:lvl w:ilvl="5" w:tplc="66D8EC72">
      <w:start w:val="1"/>
      <w:numFmt w:val="bullet"/>
      <w:lvlText w:val=""/>
      <w:lvlJc w:val="left"/>
      <w:pPr>
        <w:ind w:left="4320" w:hanging="360"/>
      </w:pPr>
      <w:rPr>
        <w:rFonts w:hint="default" w:ascii="Wingdings" w:hAnsi="Wingdings"/>
      </w:rPr>
    </w:lvl>
    <w:lvl w:ilvl="6" w:tplc="70C82A2E">
      <w:start w:val="1"/>
      <w:numFmt w:val="bullet"/>
      <w:lvlText w:val=""/>
      <w:lvlJc w:val="left"/>
      <w:pPr>
        <w:ind w:left="5040" w:hanging="360"/>
      </w:pPr>
      <w:rPr>
        <w:rFonts w:hint="default" w:ascii="Symbol" w:hAnsi="Symbol"/>
      </w:rPr>
    </w:lvl>
    <w:lvl w:ilvl="7" w:tplc="6E7ABDCE">
      <w:start w:val="1"/>
      <w:numFmt w:val="bullet"/>
      <w:lvlText w:val="o"/>
      <w:lvlJc w:val="left"/>
      <w:pPr>
        <w:ind w:left="5760" w:hanging="360"/>
      </w:pPr>
      <w:rPr>
        <w:rFonts w:hint="default" w:ascii="Courier New" w:hAnsi="Courier New"/>
      </w:rPr>
    </w:lvl>
    <w:lvl w:ilvl="8" w:tplc="39920A1A">
      <w:start w:val="1"/>
      <w:numFmt w:val="bullet"/>
      <w:lvlText w:val=""/>
      <w:lvlJc w:val="left"/>
      <w:pPr>
        <w:ind w:left="6480" w:hanging="360"/>
      </w:pPr>
      <w:rPr>
        <w:rFonts w:hint="default" w:ascii="Wingdings" w:hAnsi="Wingdings"/>
      </w:rPr>
    </w:lvl>
  </w:abstractNum>
  <w:abstractNum w:abstractNumId="24" w15:restartNumberingAfterBreak="0">
    <w:nsid w:val="44390C46"/>
    <w:multiLevelType w:val="hybridMultilevel"/>
    <w:tmpl w:val="1ADA6544"/>
    <w:lvl w:ilvl="0" w:tplc="77BC06E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5190141"/>
    <w:multiLevelType w:val="hybridMultilevel"/>
    <w:tmpl w:val="B6E28750"/>
    <w:lvl w:ilvl="0" w:tplc="9BFE06F2">
      <w:start w:val="1"/>
      <w:numFmt w:val="bullet"/>
      <w:lvlText w:val="-"/>
      <w:lvlJc w:val="left"/>
      <w:pPr>
        <w:ind w:left="720" w:hanging="360"/>
      </w:pPr>
      <w:rPr>
        <w:rFonts w:hint="default" w:ascii="EC Square Sans Pro" w:hAnsi="EC Square Sans Pro" w:eastAsia="Times New Roman"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45797DFD"/>
    <w:multiLevelType w:val="hybridMultilevel"/>
    <w:tmpl w:val="D51E8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A778BE"/>
    <w:multiLevelType w:val="hybridMultilevel"/>
    <w:tmpl w:val="CF882EB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53FA7E97"/>
    <w:multiLevelType w:val="hybridMultilevel"/>
    <w:tmpl w:val="8460E836"/>
    <w:lvl w:ilvl="0" w:tplc="F9DC246C">
      <w:start w:val="1"/>
      <w:numFmt w:val="bullet"/>
      <w:lvlText w:val=""/>
      <w:lvlJc w:val="left"/>
      <w:pPr>
        <w:ind w:left="720" w:hanging="360"/>
      </w:pPr>
      <w:rPr>
        <w:rFonts w:hint="default" w:ascii="Symbol" w:hAnsi="Symbol"/>
      </w:rPr>
    </w:lvl>
    <w:lvl w:ilvl="1" w:tplc="C78CD780">
      <w:start w:val="1"/>
      <w:numFmt w:val="bullet"/>
      <w:lvlText w:val="o"/>
      <w:lvlJc w:val="left"/>
      <w:pPr>
        <w:ind w:left="1440" w:hanging="360"/>
      </w:pPr>
      <w:rPr>
        <w:rFonts w:hint="default" w:ascii="Courier New" w:hAnsi="Courier New"/>
      </w:rPr>
    </w:lvl>
    <w:lvl w:ilvl="2" w:tplc="D51895A8">
      <w:start w:val="1"/>
      <w:numFmt w:val="bullet"/>
      <w:lvlText w:val=""/>
      <w:lvlJc w:val="left"/>
      <w:pPr>
        <w:ind w:left="2160" w:hanging="360"/>
      </w:pPr>
      <w:rPr>
        <w:rFonts w:hint="default" w:ascii="Wingdings" w:hAnsi="Wingdings"/>
      </w:rPr>
    </w:lvl>
    <w:lvl w:ilvl="3" w:tplc="D144B5E6">
      <w:start w:val="1"/>
      <w:numFmt w:val="bullet"/>
      <w:lvlText w:val=""/>
      <w:lvlJc w:val="left"/>
      <w:pPr>
        <w:ind w:left="2880" w:hanging="360"/>
      </w:pPr>
      <w:rPr>
        <w:rFonts w:hint="default" w:ascii="Symbol" w:hAnsi="Symbol"/>
      </w:rPr>
    </w:lvl>
    <w:lvl w:ilvl="4" w:tplc="BD9E11F0">
      <w:start w:val="1"/>
      <w:numFmt w:val="bullet"/>
      <w:lvlText w:val="o"/>
      <w:lvlJc w:val="left"/>
      <w:pPr>
        <w:ind w:left="3600" w:hanging="360"/>
      </w:pPr>
      <w:rPr>
        <w:rFonts w:hint="default" w:ascii="Courier New" w:hAnsi="Courier New"/>
      </w:rPr>
    </w:lvl>
    <w:lvl w:ilvl="5" w:tplc="6212B766">
      <w:start w:val="1"/>
      <w:numFmt w:val="bullet"/>
      <w:lvlText w:val=""/>
      <w:lvlJc w:val="left"/>
      <w:pPr>
        <w:ind w:left="4320" w:hanging="360"/>
      </w:pPr>
      <w:rPr>
        <w:rFonts w:hint="default" w:ascii="Wingdings" w:hAnsi="Wingdings"/>
      </w:rPr>
    </w:lvl>
    <w:lvl w:ilvl="6" w:tplc="56F4482C">
      <w:start w:val="1"/>
      <w:numFmt w:val="bullet"/>
      <w:lvlText w:val=""/>
      <w:lvlJc w:val="left"/>
      <w:pPr>
        <w:ind w:left="5040" w:hanging="360"/>
      </w:pPr>
      <w:rPr>
        <w:rFonts w:hint="default" w:ascii="Symbol" w:hAnsi="Symbol"/>
      </w:rPr>
    </w:lvl>
    <w:lvl w:ilvl="7" w:tplc="10D4007C">
      <w:start w:val="1"/>
      <w:numFmt w:val="bullet"/>
      <w:lvlText w:val="o"/>
      <w:lvlJc w:val="left"/>
      <w:pPr>
        <w:ind w:left="5760" w:hanging="360"/>
      </w:pPr>
      <w:rPr>
        <w:rFonts w:hint="default" w:ascii="Courier New" w:hAnsi="Courier New"/>
      </w:rPr>
    </w:lvl>
    <w:lvl w:ilvl="8" w:tplc="0142A6C2">
      <w:start w:val="1"/>
      <w:numFmt w:val="bullet"/>
      <w:lvlText w:val=""/>
      <w:lvlJc w:val="left"/>
      <w:pPr>
        <w:ind w:left="6480" w:hanging="360"/>
      </w:pPr>
      <w:rPr>
        <w:rFonts w:hint="default" w:ascii="Wingdings" w:hAnsi="Wingdings"/>
      </w:rPr>
    </w:lvl>
  </w:abstractNum>
  <w:abstractNum w:abstractNumId="29" w15:restartNumberingAfterBreak="0">
    <w:nsid w:val="55212BD4"/>
    <w:multiLevelType w:val="multilevel"/>
    <w:tmpl w:val="D0283FD8"/>
    <w:styleLink w:val="JRCTextnumberedlist"/>
    <w:lvl w:ilvl="0">
      <w:start w:val="1"/>
      <w:numFmt w:val="decimal"/>
      <w:lvlText w:val="%1."/>
      <w:lvlJc w:val="left"/>
      <w:pPr>
        <w:ind w:left="284" w:hanging="284"/>
      </w:pPr>
      <w:rPr>
        <w:rFonts w:hint="default" w:asciiTheme="minorHAnsi" w:hAnsiTheme="minorHAnsi"/>
      </w:rPr>
    </w:lvl>
    <w:lvl w:ilvl="1">
      <w:start w:val="1"/>
      <w:numFmt w:val="lowerLetter"/>
      <w:lvlText w:val="(%2)"/>
      <w:lvlJc w:val="left"/>
      <w:pPr>
        <w:ind w:left="567" w:hanging="283"/>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559E9FCF"/>
    <w:multiLevelType w:val="hybridMultilevel"/>
    <w:tmpl w:val="B95481E0"/>
    <w:lvl w:ilvl="0" w:tplc="0E10C110">
      <w:start w:val="1"/>
      <w:numFmt w:val="bullet"/>
      <w:lvlText w:val="·"/>
      <w:lvlJc w:val="left"/>
      <w:pPr>
        <w:ind w:left="720" w:hanging="360"/>
      </w:pPr>
      <w:rPr>
        <w:rFonts w:hint="default" w:ascii="Symbol" w:hAnsi="Symbol"/>
      </w:rPr>
    </w:lvl>
    <w:lvl w:ilvl="1" w:tplc="149E3860">
      <w:start w:val="1"/>
      <w:numFmt w:val="bullet"/>
      <w:lvlText w:val="o"/>
      <w:lvlJc w:val="left"/>
      <w:pPr>
        <w:ind w:left="1440" w:hanging="360"/>
      </w:pPr>
      <w:rPr>
        <w:rFonts w:hint="default" w:ascii="Courier New" w:hAnsi="Courier New"/>
      </w:rPr>
    </w:lvl>
    <w:lvl w:ilvl="2" w:tplc="3DB49A9C">
      <w:start w:val="1"/>
      <w:numFmt w:val="bullet"/>
      <w:lvlText w:val=""/>
      <w:lvlJc w:val="left"/>
      <w:pPr>
        <w:ind w:left="2160" w:hanging="360"/>
      </w:pPr>
      <w:rPr>
        <w:rFonts w:hint="default" w:ascii="Wingdings" w:hAnsi="Wingdings"/>
      </w:rPr>
    </w:lvl>
    <w:lvl w:ilvl="3" w:tplc="F24A84EA">
      <w:start w:val="1"/>
      <w:numFmt w:val="bullet"/>
      <w:lvlText w:val=""/>
      <w:lvlJc w:val="left"/>
      <w:pPr>
        <w:ind w:left="2880" w:hanging="360"/>
      </w:pPr>
      <w:rPr>
        <w:rFonts w:hint="default" w:ascii="Symbol" w:hAnsi="Symbol"/>
      </w:rPr>
    </w:lvl>
    <w:lvl w:ilvl="4" w:tplc="669CC7CC">
      <w:start w:val="1"/>
      <w:numFmt w:val="bullet"/>
      <w:lvlText w:val="o"/>
      <w:lvlJc w:val="left"/>
      <w:pPr>
        <w:ind w:left="3600" w:hanging="360"/>
      </w:pPr>
      <w:rPr>
        <w:rFonts w:hint="default" w:ascii="Courier New" w:hAnsi="Courier New"/>
      </w:rPr>
    </w:lvl>
    <w:lvl w:ilvl="5" w:tplc="5EA0753E">
      <w:start w:val="1"/>
      <w:numFmt w:val="bullet"/>
      <w:lvlText w:val=""/>
      <w:lvlJc w:val="left"/>
      <w:pPr>
        <w:ind w:left="4320" w:hanging="360"/>
      </w:pPr>
      <w:rPr>
        <w:rFonts w:hint="default" w:ascii="Wingdings" w:hAnsi="Wingdings"/>
      </w:rPr>
    </w:lvl>
    <w:lvl w:ilvl="6" w:tplc="587C295E">
      <w:start w:val="1"/>
      <w:numFmt w:val="bullet"/>
      <w:lvlText w:val=""/>
      <w:lvlJc w:val="left"/>
      <w:pPr>
        <w:ind w:left="5040" w:hanging="360"/>
      </w:pPr>
      <w:rPr>
        <w:rFonts w:hint="default" w:ascii="Symbol" w:hAnsi="Symbol"/>
      </w:rPr>
    </w:lvl>
    <w:lvl w:ilvl="7" w:tplc="66C05F20">
      <w:start w:val="1"/>
      <w:numFmt w:val="bullet"/>
      <w:lvlText w:val="o"/>
      <w:lvlJc w:val="left"/>
      <w:pPr>
        <w:ind w:left="5760" w:hanging="360"/>
      </w:pPr>
      <w:rPr>
        <w:rFonts w:hint="default" w:ascii="Courier New" w:hAnsi="Courier New"/>
      </w:rPr>
    </w:lvl>
    <w:lvl w:ilvl="8" w:tplc="C44AE62C">
      <w:start w:val="1"/>
      <w:numFmt w:val="bullet"/>
      <w:lvlText w:val=""/>
      <w:lvlJc w:val="left"/>
      <w:pPr>
        <w:ind w:left="6480" w:hanging="360"/>
      </w:pPr>
      <w:rPr>
        <w:rFonts w:hint="default" w:ascii="Wingdings" w:hAnsi="Wingdings"/>
      </w:rPr>
    </w:lvl>
  </w:abstractNum>
  <w:abstractNum w:abstractNumId="31" w15:restartNumberingAfterBreak="0">
    <w:nsid w:val="578277EF"/>
    <w:multiLevelType w:val="hybridMultilevel"/>
    <w:tmpl w:val="03DC4870"/>
    <w:lvl w:ilvl="0" w:tplc="477232C4">
      <w:start w:val="1"/>
      <w:numFmt w:val="bullet"/>
      <w:lvlText w:val=""/>
      <w:lvlJc w:val="left"/>
      <w:pPr>
        <w:ind w:left="720" w:hanging="360"/>
      </w:pPr>
      <w:rPr>
        <w:rFonts w:hint="default" w:ascii="Symbol" w:hAnsi="Symbol"/>
      </w:rPr>
    </w:lvl>
    <w:lvl w:ilvl="1" w:tplc="FB463DCC">
      <w:start w:val="1"/>
      <w:numFmt w:val="bullet"/>
      <w:lvlText w:val="o"/>
      <w:lvlJc w:val="left"/>
      <w:pPr>
        <w:ind w:left="1440" w:hanging="360"/>
      </w:pPr>
      <w:rPr>
        <w:rFonts w:hint="default" w:ascii="Courier New" w:hAnsi="Courier New"/>
      </w:rPr>
    </w:lvl>
    <w:lvl w:ilvl="2" w:tplc="434635D6">
      <w:start w:val="1"/>
      <w:numFmt w:val="bullet"/>
      <w:lvlText w:val=""/>
      <w:lvlJc w:val="left"/>
      <w:pPr>
        <w:ind w:left="2160" w:hanging="360"/>
      </w:pPr>
      <w:rPr>
        <w:rFonts w:hint="default" w:ascii="Wingdings" w:hAnsi="Wingdings"/>
      </w:rPr>
    </w:lvl>
    <w:lvl w:ilvl="3" w:tplc="C4F81618">
      <w:start w:val="1"/>
      <w:numFmt w:val="bullet"/>
      <w:lvlText w:val=""/>
      <w:lvlJc w:val="left"/>
      <w:pPr>
        <w:ind w:left="2880" w:hanging="360"/>
      </w:pPr>
      <w:rPr>
        <w:rFonts w:hint="default" w:ascii="Symbol" w:hAnsi="Symbol"/>
      </w:rPr>
    </w:lvl>
    <w:lvl w:ilvl="4" w:tplc="DAAEF25C">
      <w:start w:val="1"/>
      <w:numFmt w:val="bullet"/>
      <w:lvlText w:val="o"/>
      <w:lvlJc w:val="left"/>
      <w:pPr>
        <w:ind w:left="3600" w:hanging="360"/>
      </w:pPr>
      <w:rPr>
        <w:rFonts w:hint="default" w:ascii="Courier New" w:hAnsi="Courier New"/>
      </w:rPr>
    </w:lvl>
    <w:lvl w:ilvl="5" w:tplc="5E10E09C">
      <w:start w:val="1"/>
      <w:numFmt w:val="bullet"/>
      <w:lvlText w:val=""/>
      <w:lvlJc w:val="left"/>
      <w:pPr>
        <w:ind w:left="4320" w:hanging="360"/>
      </w:pPr>
      <w:rPr>
        <w:rFonts w:hint="default" w:ascii="Wingdings" w:hAnsi="Wingdings"/>
      </w:rPr>
    </w:lvl>
    <w:lvl w:ilvl="6" w:tplc="56B49552">
      <w:start w:val="1"/>
      <w:numFmt w:val="bullet"/>
      <w:lvlText w:val=""/>
      <w:lvlJc w:val="left"/>
      <w:pPr>
        <w:ind w:left="5040" w:hanging="360"/>
      </w:pPr>
      <w:rPr>
        <w:rFonts w:hint="default" w:ascii="Symbol" w:hAnsi="Symbol"/>
      </w:rPr>
    </w:lvl>
    <w:lvl w:ilvl="7" w:tplc="0826DCA0">
      <w:start w:val="1"/>
      <w:numFmt w:val="bullet"/>
      <w:lvlText w:val="o"/>
      <w:lvlJc w:val="left"/>
      <w:pPr>
        <w:ind w:left="5760" w:hanging="360"/>
      </w:pPr>
      <w:rPr>
        <w:rFonts w:hint="default" w:ascii="Courier New" w:hAnsi="Courier New"/>
      </w:rPr>
    </w:lvl>
    <w:lvl w:ilvl="8" w:tplc="8D1E3344">
      <w:start w:val="1"/>
      <w:numFmt w:val="bullet"/>
      <w:lvlText w:val=""/>
      <w:lvlJc w:val="left"/>
      <w:pPr>
        <w:ind w:left="6480" w:hanging="360"/>
      </w:pPr>
      <w:rPr>
        <w:rFonts w:hint="default" w:ascii="Wingdings" w:hAnsi="Wingdings"/>
      </w:rPr>
    </w:lvl>
  </w:abstractNum>
  <w:abstractNum w:abstractNumId="32" w15:restartNumberingAfterBreak="0">
    <w:nsid w:val="598E64F9"/>
    <w:multiLevelType w:val="hybridMultilevel"/>
    <w:tmpl w:val="C15EC6BA"/>
    <w:lvl w:ilvl="0" w:tplc="08090017">
      <w:start w:val="1"/>
      <w:numFmt w:val="lowerLetter"/>
      <w:lvlText w:val="%1)"/>
      <w:lvlJc w:val="left"/>
      <w:pPr>
        <w:ind w:left="360" w:hanging="360"/>
      </w:pPr>
    </w:lvl>
    <w:lvl w:ilvl="1" w:tplc="4F049BF6">
      <w:start w:val="1"/>
      <w:numFmt w:val="lowerLetter"/>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5AE371BC"/>
    <w:multiLevelType w:val="hybridMultilevel"/>
    <w:tmpl w:val="058C4FCE"/>
    <w:lvl w:ilvl="0" w:tplc="4D3C8F10">
      <w:numFmt w:val="bullet"/>
      <w:lvlText w:val="-"/>
      <w:lvlJc w:val="left"/>
      <w:pPr>
        <w:ind w:left="720" w:hanging="360"/>
      </w:pPr>
      <w:rPr>
        <w:rFonts w:hint="default" w:ascii="EC Square Sans Pro" w:hAnsi="EC Square Sans Pro" w:eastAsia="Calibri"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5B3B35F2"/>
    <w:multiLevelType w:val="multilevel"/>
    <w:tmpl w:val="2D72F9CC"/>
    <w:styleLink w:val="JRCTextbulletedlist"/>
    <w:lvl w:ilvl="0">
      <w:start w:val="1"/>
      <w:numFmt w:val="bullet"/>
      <w:lvlText w:val="—"/>
      <w:lvlJc w:val="left"/>
      <w:pPr>
        <w:ind w:left="360" w:hanging="360"/>
      </w:pPr>
      <w:rPr>
        <w:rFonts w:hint="default" w:ascii="Times New Roman" w:hAnsi="Times New Roman"/>
      </w:rPr>
    </w:lvl>
    <w:lvl w:ilvl="1">
      <w:start w:val="1"/>
      <w:numFmt w:val="bullet"/>
      <w:lvlText w:val=""/>
      <w:lvlJc w:val="left"/>
      <w:pPr>
        <w:ind w:left="1080" w:hanging="360"/>
      </w:pPr>
      <w:rPr>
        <w:rFonts w:hint="default" w:ascii="Symbol" w:hAnsi="Symbol"/>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35" w15:restartNumberingAfterBreak="0">
    <w:nsid w:val="5EEADD6E"/>
    <w:multiLevelType w:val="hybridMultilevel"/>
    <w:tmpl w:val="56D0CFA4"/>
    <w:lvl w:ilvl="0" w:tplc="660C7778">
      <w:start w:val="1"/>
      <w:numFmt w:val="bullet"/>
      <w:lvlText w:val="·"/>
      <w:lvlJc w:val="left"/>
      <w:pPr>
        <w:ind w:left="720" w:hanging="360"/>
      </w:pPr>
      <w:rPr>
        <w:rFonts w:hint="default" w:ascii="Symbol" w:hAnsi="Symbol"/>
      </w:rPr>
    </w:lvl>
    <w:lvl w:ilvl="1" w:tplc="C1CC5E0C">
      <w:start w:val="1"/>
      <w:numFmt w:val="bullet"/>
      <w:lvlText w:val="o"/>
      <w:lvlJc w:val="left"/>
      <w:pPr>
        <w:ind w:left="1440" w:hanging="360"/>
      </w:pPr>
      <w:rPr>
        <w:rFonts w:hint="default" w:ascii="Courier New" w:hAnsi="Courier New"/>
      </w:rPr>
    </w:lvl>
    <w:lvl w:ilvl="2" w:tplc="6BC85AC4">
      <w:start w:val="1"/>
      <w:numFmt w:val="bullet"/>
      <w:lvlText w:val=""/>
      <w:lvlJc w:val="left"/>
      <w:pPr>
        <w:ind w:left="2160" w:hanging="360"/>
      </w:pPr>
      <w:rPr>
        <w:rFonts w:hint="default" w:ascii="Wingdings" w:hAnsi="Wingdings"/>
      </w:rPr>
    </w:lvl>
    <w:lvl w:ilvl="3" w:tplc="9264A8D0">
      <w:start w:val="1"/>
      <w:numFmt w:val="bullet"/>
      <w:lvlText w:val=""/>
      <w:lvlJc w:val="left"/>
      <w:pPr>
        <w:ind w:left="2880" w:hanging="360"/>
      </w:pPr>
      <w:rPr>
        <w:rFonts w:hint="default" w:ascii="Symbol" w:hAnsi="Symbol"/>
      </w:rPr>
    </w:lvl>
    <w:lvl w:ilvl="4" w:tplc="D3D04B2C">
      <w:start w:val="1"/>
      <w:numFmt w:val="bullet"/>
      <w:lvlText w:val="o"/>
      <w:lvlJc w:val="left"/>
      <w:pPr>
        <w:ind w:left="3600" w:hanging="360"/>
      </w:pPr>
      <w:rPr>
        <w:rFonts w:hint="default" w:ascii="Courier New" w:hAnsi="Courier New"/>
      </w:rPr>
    </w:lvl>
    <w:lvl w:ilvl="5" w:tplc="34DAE770">
      <w:start w:val="1"/>
      <w:numFmt w:val="bullet"/>
      <w:lvlText w:val=""/>
      <w:lvlJc w:val="left"/>
      <w:pPr>
        <w:ind w:left="4320" w:hanging="360"/>
      </w:pPr>
      <w:rPr>
        <w:rFonts w:hint="default" w:ascii="Wingdings" w:hAnsi="Wingdings"/>
      </w:rPr>
    </w:lvl>
    <w:lvl w:ilvl="6" w:tplc="723CDCB6">
      <w:start w:val="1"/>
      <w:numFmt w:val="bullet"/>
      <w:lvlText w:val=""/>
      <w:lvlJc w:val="left"/>
      <w:pPr>
        <w:ind w:left="5040" w:hanging="360"/>
      </w:pPr>
      <w:rPr>
        <w:rFonts w:hint="default" w:ascii="Symbol" w:hAnsi="Symbol"/>
      </w:rPr>
    </w:lvl>
    <w:lvl w:ilvl="7" w:tplc="EA02E02C">
      <w:start w:val="1"/>
      <w:numFmt w:val="bullet"/>
      <w:lvlText w:val="o"/>
      <w:lvlJc w:val="left"/>
      <w:pPr>
        <w:ind w:left="5760" w:hanging="360"/>
      </w:pPr>
      <w:rPr>
        <w:rFonts w:hint="default" w:ascii="Courier New" w:hAnsi="Courier New"/>
      </w:rPr>
    </w:lvl>
    <w:lvl w:ilvl="8" w:tplc="B24A5ADC">
      <w:start w:val="1"/>
      <w:numFmt w:val="bullet"/>
      <w:lvlText w:val=""/>
      <w:lvlJc w:val="left"/>
      <w:pPr>
        <w:ind w:left="6480" w:hanging="360"/>
      </w:pPr>
      <w:rPr>
        <w:rFonts w:hint="default" w:ascii="Wingdings" w:hAnsi="Wingdings"/>
      </w:rPr>
    </w:lvl>
  </w:abstractNum>
  <w:abstractNum w:abstractNumId="36" w15:restartNumberingAfterBreak="0">
    <w:nsid w:val="612515AF"/>
    <w:multiLevelType w:val="hybridMultilevel"/>
    <w:tmpl w:val="2B887A3E"/>
    <w:lvl w:ilvl="0" w:tplc="13CE2D34">
      <w:numFmt w:val="decimal"/>
      <w:lvlText w:val=""/>
      <w:lvlJc w:val="left"/>
      <w:pPr>
        <w:ind w:left="720" w:hanging="360"/>
      </w:pPr>
    </w:lvl>
    <w:lvl w:ilvl="1" w:tplc="8250C98C">
      <w:start w:val="1"/>
      <w:numFmt w:val="lowerLetter"/>
      <w:lvlText w:val="%2."/>
      <w:lvlJc w:val="left"/>
      <w:pPr>
        <w:ind w:left="1440" w:hanging="360"/>
      </w:pPr>
    </w:lvl>
    <w:lvl w:ilvl="2" w:tplc="A31CD034">
      <w:start w:val="1"/>
      <w:numFmt w:val="lowerRoman"/>
      <w:lvlText w:val="%3."/>
      <w:lvlJc w:val="right"/>
      <w:pPr>
        <w:ind w:left="2160" w:hanging="180"/>
      </w:pPr>
    </w:lvl>
    <w:lvl w:ilvl="3" w:tplc="E7CAF670">
      <w:start w:val="1"/>
      <w:numFmt w:val="decimal"/>
      <w:lvlText w:val="%4."/>
      <w:lvlJc w:val="left"/>
      <w:pPr>
        <w:ind w:left="2880" w:hanging="360"/>
      </w:pPr>
    </w:lvl>
    <w:lvl w:ilvl="4" w:tplc="E8243C6C">
      <w:start w:val="1"/>
      <w:numFmt w:val="lowerLetter"/>
      <w:lvlText w:val="%5."/>
      <w:lvlJc w:val="left"/>
      <w:pPr>
        <w:ind w:left="3600" w:hanging="360"/>
      </w:pPr>
    </w:lvl>
    <w:lvl w:ilvl="5" w:tplc="8020E528">
      <w:start w:val="1"/>
      <w:numFmt w:val="lowerRoman"/>
      <w:lvlText w:val="%6."/>
      <w:lvlJc w:val="right"/>
      <w:pPr>
        <w:ind w:left="4320" w:hanging="180"/>
      </w:pPr>
    </w:lvl>
    <w:lvl w:ilvl="6" w:tplc="E910B6F6">
      <w:start w:val="1"/>
      <w:numFmt w:val="decimal"/>
      <w:lvlText w:val="%7."/>
      <w:lvlJc w:val="left"/>
      <w:pPr>
        <w:ind w:left="5040" w:hanging="360"/>
      </w:pPr>
    </w:lvl>
    <w:lvl w:ilvl="7" w:tplc="944EEBAE">
      <w:start w:val="1"/>
      <w:numFmt w:val="lowerLetter"/>
      <w:lvlText w:val="%8."/>
      <w:lvlJc w:val="left"/>
      <w:pPr>
        <w:ind w:left="5760" w:hanging="360"/>
      </w:pPr>
    </w:lvl>
    <w:lvl w:ilvl="8" w:tplc="0E38F622">
      <w:start w:val="1"/>
      <w:numFmt w:val="lowerRoman"/>
      <w:lvlText w:val="%9."/>
      <w:lvlJc w:val="right"/>
      <w:pPr>
        <w:ind w:left="6480" w:hanging="180"/>
      </w:pPr>
    </w:lvl>
  </w:abstractNum>
  <w:abstractNum w:abstractNumId="37" w15:restartNumberingAfterBreak="0">
    <w:nsid w:val="61A7BE12"/>
    <w:multiLevelType w:val="multilevel"/>
    <w:tmpl w:val="7F22C79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1.%2.%3"/>
      <w:lvlJc w:val="left"/>
      <w:pPr>
        <w:ind w:left="72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3F3D79E"/>
    <w:multiLevelType w:val="hybridMultilevel"/>
    <w:tmpl w:val="CA5CE9C2"/>
    <w:lvl w:ilvl="0" w:tplc="4CACE0DE">
      <w:start w:val="1"/>
      <w:numFmt w:val="bullet"/>
      <w:lvlText w:val="-"/>
      <w:lvlJc w:val="left"/>
      <w:pPr>
        <w:ind w:left="720" w:hanging="360"/>
      </w:pPr>
      <w:rPr>
        <w:rFonts w:hint="default" w:ascii="&quot;EC Square Sans Pro&quot;,sans-serif" w:hAnsi="&quot;EC Square Sans Pro&quot;,sans-serif"/>
      </w:rPr>
    </w:lvl>
    <w:lvl w:ilvl="1" w:tplc="5B066A14">
      <w:start w:val="1"/>
      <w:numFmt w:val="bullet"/>
      <w:lvlText w:val="o"/>
      <w:lvlJc w:val="left"/>
      <w:pPr>
        <w:ind w:left="1440" w:hanging="360"/>
      </w:pPr>
      <w:rPr>
        <w:rFonts w:hint="default" w:ascii="Courier New" w:hAnsi="Courier New"/>
      </w:rPr>
    </w:lvl>
    <w:lvl w:ilvl="2" w:tplc="EDBA9570">
      <w:start w:val="1"/>
      <w:numFmt w:val="bullet"/>
      <w:lvlText w:val=""/>
      <w:lvlJc w:val="left"/>
      <w:pPr>
        <w:ind w:left="2160" w:hanging="360"/>
      </w:pPr>
      <w:rPr>
        <w:rFonts w:hint="default" w:ascii="Wingdings" w:hAnsi="Wingdings"/>
      </w:rPr>
    </w:lvl>
    <w:lvl w:ilvl="3" w:tplc="68B8B5C6">
      <w:start w:val="1"/>
      <w:numFmt w:val="bullet"/>
      <w:lvlText w:val=""/>
      <w:lvlJc w:val="left"/>
      <w:pPr>
        <w:ind w:left="2880" w:hanging="360"/>
      </w:pPr>
      <w:rPr>
        <w:rFonts w:hint="default" w:ascii="Symbol" w:hAnsi="Symbol"/>
      </w:rPr>
    </w:lvl>
    <w:lvl w:ilvl="4" w:tplc="0BFC0E82">
      <w:start w:val="1"/>
      <w:numFmt w:val="bullet"/>
      <w:lvlText w:val="o"/>
      <w:lvlJc w:val="left"/>
      <w:pPr>
        <w:ind w:left="3600" w:hanging="360"/>
      </w:pPr>
      <w:rPr>
        <w:rFonts w:hint="default" w:ascii="Courier New" w:hAnsi="Courier New"/>
      </w:rPr>
    </w:lvl>
    <w:lvl w:ilvl="5" w:tplc="F55A1CB6">
      <w:start w:val="1"/>
      <w:numFmt w:val="bullet"/>
      <w:lvlText w:val=""/>
      <w:lvlJc w:val="left"/>
      <w:pPr>
        <w:ind w:left="4320" w:hanging="360"/>
      </w:pPr>
      <w:rPr>
        <w:rFonts w:hint="default" w:ascii="Wingdings" w:hAnsi="Wingdings"/>
      </w:rPr>
    </w:lvl>
    <w:lvl w:ilvl="6" w:tplc="DB2EF2B6">
      <w:start w:val="1"/>
      <w:numFmt w:val="bullet"/>
      <w:lvlText w:val=""/>
      <w:lvlJc w:val="left"/>
      <w:pPr>
        <w:ind w:left="5040" w:hanging="360"/>
      </w:pPr>
      <w:rPr>
        <w:rFonts w:hint="default" w:ascii="Symbol" w:hAnsi="Symbol"/>
      </w:rPr>
    </w:lvl>
    <w:lvl w:ilvl="7" w:tplc="CA5CE5BA">
      <w:start w:val="1"/>
      <w:numFmt w:val="bullet"/>
      <w:lvlText w:val="o"/>
      <w:lvlJc w:val="left"/>
      <w:pPr>
        <w:ind w:left="5760" w:hanging="360"/>
      </w:pPr>
      <w:rPr>
        <w:rFonts w:hint="default" w:ascii="Courier New" w:hAnsi="Courier New"/>
      </w:rPr>
    </w:lvl>
    <w:lvl w:ilvl="8" w:tplc="ACCA45F4">
      <w:start w:val="1"/>
      <w:numFmt w:val="bullet"/>
      <w:lvlText w:val=""/>
      <w:lvlJc w:val="left"/>
      <w:pPr>
        <w:ind w:left="6480" w:hanging="360"/>
      </w:pPr>
      <w:rPr>
        <w:rFonts w:hint="default" w:ascii="Wingdings" w:hAnsi="Wingdings"/>
      </w:rPr>
    </w:lvl>
  </w:abstractNum>
  <w:abstractNum w:abstractNumId="39" w15:restartNumberingAfterBreak="0">
    <w:nsid w:val="63FA3A45"/>
    <w:multiLevelType w:val="hybridMultilevel"/>
    <w:tmpl w:val="6690161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68DA48A9"/>
    <w:multiLevelType w:val="hybridMultilevel"/>
    <w:tmpl w:val="8FAC447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1" w15:restartNumberingAfterBreak="0">
    <w:nsid w:val="6BD12E55"/>
    <w:multiLevelType w:val="hybridMultilevel"/>
    <w:tmpl w:val="354ABE7A"/>
    <w:lvl w:ilvl="0" w:tplc="DAA2FF28">
      <w:start w:val="1"/>
      <w:numFmt w:val="bullet"/>
      <w:lvlText w:val=""/>
      <w:lvlJc w:val="left"/>
      <w:pPr>
        <w:ind w:left="720" w:hanging="360"/>
      </w:pPr>
      <w:rPr>
        <w:rFonts w:hint="default" w:ascii="Symbol" w:hAnsi="Symbol"/>
      </w:rPr>
    </w:lvl>
    <w:lvl w:ilvl="1" w:tplc="33B64450">
      <w:start w:val="1"/>
      <w:numFmt w:val="bullet"/>
      <w:lvlText w:val="o"/>
      <w:lvlJc w:val="left"/>
      <w:pPr>
        <w:ind w:left="1440" w:hanging="360"/>
      </w:pPr>
      <w:rPr>
        <w:rFonts w:hint="default" w:ascii="Courier New" w:hAnsi="Courier New"/>
      </w:rPr>
    </w:lvl>
    <w:lvl w:ilvl="2" w:tplc="3918BF68">
      <w:start w:val="1"/>
      <w:numFmt w:val="bullet"/>
      <w:lvlText w:val=""/>
      <w:lvlJc w:val="left"/>
      <w:pPr>
        <w:ind w:left="2160" w:hanging="360"/>
      </w:pPr>
      <w:rPr>
        <w:rFonts w:hint="default" w:ascii="Wingdings" w:hAnsi="Wingdings"/>
      </w:rPr>
    </w:lvl>
    <w:lvl w:ilvl="3" w:tplc="9918A1C0">
      <w:start w:val="1"/>
      <w:numFmt w:val="bullet"/>
      <w:lvlText w:val=""/>
      <w:lvlJc w:val="left"/>
      <w:pPr>
        <w:ind w:left="2880" w:hanging="360"/>
      </w:pPr>
      <w:rPr>
        <w:rFonts w:hint="default" w:ascii="Symbol" w:hAnsi="Symbol"/>
      </w:rPr>
    </w:lvl>
    <w:lvl w:ilvl="4" w:tplc="ADA885C8">
      <w:start w:val="1"/>
      <w:numFmt w:val="bullet"/>
      <w:lvlText w:val="o"/>
      <w:lvlJc w:val="left"/>
      <w:pPr>
        <w:ind w:left="3600" w:hanging="360"/>
      </w:pPr>
      <w:rPr>
        <w:rFonts w:hint="default" w:ascii="Courier New" w:hAnsi="Courier New"/>
      </w:rPr>
    </w:lvl>
    <w:lvl w:ilvl="5" w:tplc="D2824B60">
      <w:start w:val="1"/>
      <w:numFmt w:val="bullet"/>
      <w:lvlText w:val=""/>
      <w:lvlJc w:val="left"/>
      <w:pPr>
        <w:ind w:left="4320" w:hanging="360"/>
      </w:pPr>
      <w:rPr>
        <w:rFonts w:hint="default" w:ascii="Wingdings" w:hAnsi="Wingdings"/>
      </w:rPr>
    </w:lvl>
    <w:lvl w:ilvl="6" w:tplc="20745992">
      <w:start w:val="1"/>
      <w:numFmt w:val="bullet"/>
      <w:lvlText w:val=""/>
      <w:lvlJc w:val="left"/>
      <w:pPr>
        <w:ind w:left="5040" w:hanging="360"/>
      </w:pPr>
      <w:rPr>
        <w:rFonts w:hint="default" w:ascii="Symbol" w:hAnsi="Symbol"/>
      </w:rPr>
    </w:lvl>
    <w:lvl w:ilvl="7" w:tplc="8D163022">
      <w:start w:val="1"/>
      <w:numFmt w:val="bullet"/>
      <w:lvlText w:val="o"/>
      <w:lvlJc w:val="left"/>
      <w:pPr>
        <w:ind w:left="5760" w:hanging="360"/>
      </w:pPr>
      <w:rPr>
        <w:rFonts w:hint="default" w:ascii="Courier New" w:hAnsi="Courier New"/>
      </w:rPr>
    </w:lvl>
    <w:lvl w:ilvl="8" w:tplc="FE5488C2">
      <w:start w:val="1"/>
      <w:numFmt w:val="bullet"/>
      <w:lvlText w:val=""/>
      <w:lvlJc w:val="left"/>
      <w:pPr>
        <w:ind w:left="6480" w:hanging="360"/>
      </w:pPr>
      <w:rPr>
        <w:rFonts w:hint="default" w:ascii="Wingdings" w:hAnsi="Wingdings"/>
      </w:rPr>
    </w:lvl>
  </w:abstractNum>
  <w:abstractNum w:abstractNumId="42" w15:restartNumberingAfterBreak="0">
    <w:nsid w:val="72A61FCD"/>
    <w:multiLevelType w:val="hybridMultilevel"/>
    <w:tmpl w:val="CBBEE508"/>
    <w:lvl w:ilvl="0" w:tplc="1618F81C">
      <w:start w:val="6"/>
      <w:numFmt w:val="bullet"/>
      <w:lvlText w:val="-"/>
      <w:lvlJc w:val="left"/>
      <w:pPr>
        <w:ind w:left="720" w:hanging="360"/>
      </w:pPr>
      <w:rPr>
        <w:rFonts w:hint="default" w:ascii="EC Square Sans Pro" w:hAnsi="EC Square Sans Pro"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7AF113D2"/>
    <w:multiLevelType w:val="hybridMultilevel"/>
    <w:tmpl w:val="0C08EB42"/>
    <w:lvl w:ilvl="0" w:tplc="06AC60A2">
      <w:start w:val="1"/>
      <w:numFmt w:val="bullet"/>
      <w:lvlText w:val="·"/>
      <w:lvlJc w:val="left"/>
      <w:pPr>
        <w:ind w:left="720" w:hanging="360"/>
      </w:pPr>
      <w:rPr>
        <w:rFonts w:hint="default" w:ascii="Symbol" w:hAnsi="Symbol"/>
      </w:rPr>
    </w:lvl>
    <w:lvl w:ilvl="1" w:tplc="9CD89FB0">
      <w:start w:val="1"/>
      <w:numFmt w:val="bullet"/>
      <w:lvlText w:val="o"/>
      <w:lvlJc w:val="left"/>
      <w:pPr>
        <w:ind w:left="1440" w:hanging="360"/>
      </w:pPr>
      <w:rPr>
        <w:rFonts w:hint="default" w:ascii="Courier New" w:hAnsi="Courier New"/>
      </w:rPr>
    </w:lvl>
    <w:lvl w:ilvl="2" w:tplc="C51434CC">
      <w:start w:val="1"/>
      <w:numFmt w:val="bullet"/>
      <w:lvlText w:val=""/>
      <w:lvlJc w:val="left"/>
      <w:pPr>
        <w:ind w:left="2160" w:hanging="360"/>
      </w:pPr>
      <w:rPr>
        <w:rFonts w:hint="default" w:ascii="Wingdings" w:hAnsi="Wingdings"/>
      </w:rPr>
    </w:lvl>
    <w:lvl w:ilvl="3" w:tplc="BCA812CA">
      <w:start w:val="1"/>
      <w:numFmt w:val="bullet"/>
      <w:lvlText w:val=""/>
      <w:lvlJc w:val="left"/>
      <w:pPr>
        <w:ind w:left="2880" w:hanging="360"/>
      </w:pPr>
      <w:rPr>
        <w:rFonts w:hint="default" w:ascii="Symbol" w:hAnsi="Symbol"/>
      </w:rPr>
    </w:lvl>
    <w:lvl w:ilvl="4" w:tplc="4100314A">
      <w:start w:val="1"/>
      <w:numFmt w:val="bullet"/>
      <w:lvlText w:val="o"/>
      <w:lvlJc w:val="left"/>
      <w:pPr>
        <w:ind w:left="3600" w:hanging="360"/>
      </w:pPr>
      <w:rPr>
        <w:rFonts w:hint="default" w:ascii="Courier New" w:hAnsi="Courier New"/>
      </w:rPr>
    </w:lvl>
    <w:lvl w:ilvl="5" w:tplc="2C24EBEE">
      <w:start w:val="1"/>
      <w:numFmt w:val="bullet"/>
      <w:lvlText w:val=""/>
      <w:lvlJc w:val="left"/>
      <w:pPr>
        <w:ind w:left="4320" w:hanging="360"/>
      </w:pPr>
      <w:rPr>
        <w:rFonts w:hint="default" w:ascii="Wingdings" w:hAnsi="Wingdings"/>
      </w:rPr>
    </w:lvl>
    <w:lvl w:ilvl="6" w:tplc="BBB242C8">
      <w:start w:val="1"/>
      <w:numFmt w:val="bullet"/>
      <w:lvlText w:val=""/>
      <w:lvlJc w:val="left"/>
      <w:pPr>
        <w:ind w:left="5040" w:hanging="360"/>
      </w:pPr>
      <w:rPr>
        <w:rFonts w:hint="default" w:ascii="Symbol" w:hAnsi="Symbol"/>
      </w:rPr>
    </w:lvl>
    <w:lvl w:ilvl="7" w:tplc="573C3416">
      <w:start w:val="1"/>
      <w:numFmt w:val="bullet"/>
      <w:lvlText w:val="o"/>
      <w:lvlJc w:val="left"/>
      <w:pPr>
        <w:ind w:left="5760" w:hanging="360"/>
      </w:pPr>
      <w:rPr>
        <w:rFonts w:hint="default" w:ascii="Courier New" w:hAnsi="Courier New"/>
      </w:rPr>
    </w:lvl>
    <w:lvl w:ilvl="8" w:tplc="B3FC7532">
      <w:start w:val="1"/>
      <w:numFmt w:val="bullet"/>
      <w:lvlText w:val=""/>
      <w:lvlJc w:val="left"/>
      <w:pPr>
        <w:ind w:left="6480" w:hanging="360"/>
      </w:pPr>
      <w:rPr>
        <w:rFonts w:hint="default" w:ascii="Wingdings" w:hAnsi="Wingdings"/>
      </w:rPr>
    </w:lvl>
  </w:abstractNum>
  <w:abstractNum w:abstractNumId="44" w15:restartNumberingAfterBreak="0">
    <w:nsid w:val="7F774897"/>
    <w:multiLevelType w:val="multilevel"/>
    <w:tmpl w:val="D0283FD8"/>
    <w:lvl w:ilvl="0">
      <w:start w:val="1"/>
      <w:numFmt w:val="decimal"/>
      <w:lvlText w:val="%1."/>
      <w:lvlJc w:val="left"/>
      <w:pPr>
        <w:ind w:left="284" w:hanging="284"/>
      </w:pPr>
      <w:rPr>
        <w:rFonts w:hint="default" w:asciiTheme="minorHAnsi" w:hAnsiTheme="minorHAnsi"/>
      </w:rPr>
    </w:lvl>
    <w:lvl w:ilvl="1">
      <w:start w:val="1"/>
      <w:numFmt w:val="lowerLetter"/>
      <w:lvlText w:val="(%2)"/>
      <w:lvlJc w:val="left"/>
      <w:pPr>
        <w:ind w:left="567" w:hanging="283"/>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36"/>
  </w:num>
  <w:num w:numId="2">
    <w:abstractNumId w:val="17"/>
  </w:num>
  <w:num w:numId="3">
    <w:abstractNumId w:val="12"/>
  </w:num>
  <w:num w:numId="4">
    <w:abstractNumId w:val="37"/>
  </w:num>
  <w:num w:numId="5">
    <w:abstractNumId w:val="31"/>
  </w:num>
  <w:num w:numId="6">
    <w:abstractNumId w:val="28"/>
  </w:num>
  <w:num w:numId="7">
    <w:abstractNumId w:val="21"/>
  </w:num>
  <w:num w:numId="8">
    <w:abstractNumId w:val="2"/>
  </w:num>
  <w:num w:numId="9">
    <w:abstractNumId w:val="35"/>
  </w:num>
  <w:num w:numId="10">
    <w:abstractNumId w:val="43"/>
  </w:num>
  <w:num w:numId="11">
    <w:abstractNumId w:val="15"/>
  </w:num>
  <w:num w:numId="12">
    <w:abstractNumId w:val="16"/>
  </w:num>
  <w:num w:numId="13">
    <w:abstractNumId w:val="30"/>
  </w:num>
  <w:num w:numId="14">
    <w:abstractNumId w:val="7"/>
  </w:num>
  <w:num w:numId="15">
    <w:abstractNumId w:val="0"/>
  </w:num>
  <w:num w:numId="16">
    <w:abstractNumId w:val="4"/>
  </w:num>
  <w:num w:numId="17">
    <w:abstractNumId w:val="13"/>
  </w:num>
  <w:num w:numId="18">
    <w:abstractNumId w:val="41"/>
  </w:num>
  <w:num w:numId="19">
    <w:abstractNumId w:val="38"/>
  </w:num>
  <w:num w:numId="20">
    <w:abstractNumId w:val="23"/>
  </w:num>
  <w:num w:numId="21">
    <w:abstractNumId w:val="19"/>
  </w:num>
  <w:num w:numId="22">
    <w:abstractNumId w:val="9"/>
  </w:num>
  <w:num w:numId="23">
    <w:abstractNumId w:val="5"/>
  </w:num>
  <w:num w:numId="24">
    <w:abstractNumId w:val="8"/>
  </w:num>
  <w:num w:numId="25">
    <w:abstractNumId w:val="18"/>
  </w:num>
  <w:num w:numId="26">
    <w:abstractNumId w:val="40"/>
  </w:num>
  <w:num w:numId="27">
    <w:abstractNumId w:val="14"/>
  </w:num>
  <w:num w:numId="28">
    <w:abstractNumId w:val="11"/>
  </w:num>
  <w:num w:numId="29">
    <w:abstractNumId w:val="6"/>
  </w:num>
  <w:num w:numId="30">
    <w:abstractNumId w:val="32"/>
  </w:num>
  <w:num w:numId="31">
    <w:abstractNumId w:val="24"/>
  </w:num>
  <w:num w:numId="32">
    <w:abstractNumId w:val="25"/>
  </w:num>
  <w:num w:numId="33">
    <w:abstractNumId w:val="19"/>
  </w:num>
  <w:num w:numId="34">
    <w:abstractNumId w:val="19"/>
    <w:lvlOverride w:ilvl="0">
      <w:startOverride w:val="3"/>
    </w:lvlOverride>
    <w:lvlOverride w:ilvl="1"/>
    <w:lvlOverride w:ilvl="2"/>
    <w:lvlOverride w:ilvl="3"/>
    <w:lvlOverride w:ilvl="4"/>
    <w:lvlOverride w:ilvl="5"/>
    <w:lvlOverride w:ilvl="6"/>
    <w:lvlOverride w:ilvl="7"/>
    <w:lvlOverride w:ilvl="8"/>
  </w:num>
  <w:num w:numId="35">
    <w:abstractNumId w:val="19"/>
  </w:num>
  <w:num w:numId="36">
    <w:abstractNumId w:val="42"/>
  </w:num>
  <w:num w:numId="37">
    <w:abstractNumId w:val="34"/>
  </w:num>
  <w:num w:numId="38">
    <w:abstractNumId w:val="22"/>
  </w:num>
  <w:num w:numId="39">
    <w:abstractNumId w:val="27"/>
  </w:num>
  <w:num w:numId="40">
    <w:abstractNumId w:val="20"/>
  </w:num>
  <w:num w:numId="41">
    <w:abstractNumId w:val="1"/>
  </w:num>
  <w:num w:numId="42">
    <w:abstractNumId w:val="10"/>
  </w:num>
  <w:num w:numId="43">
    <w:abstractNumId w:val="19"/>
  </w:num>
  <w:num w:numId="44">
    <w:abstractNumId w:val="33"/>
  </w:num>
  <w:num w:numId="45">
    <w:abstractNumId w:val="39"/>
  </w:num>
  <w:num w:numId="46">
    <w:abstractNumId w:val="3"/>
  </w:num>
  <w:num w:numId="47">
    <w:abstractNumId w:val="26"/>
  </w:num>
  <w:num w:numId="48">
    <w:abstractNumId w:val="19"/>
  </w:num>
  <w:num w:numId="49">
    <w:abstractNumId w:val="29"/>
  </w:num>
  <w:num w:numId="50">
    <w:abstractNumId w:val="44"/>
  </w:num>
  <w:num w:numId="51">
    <w:abstractNumId w:val="19"/>
  </w:num>
  <w:num w:numId="52">
    <w:abstractNumId w:val="18"/>
  </w:num>
  <w:num w:numId="53">
    <w:abstractNumId w:val="18"/>
  </w:num>
  <w:num w:numId="54">
    <w:abstractNumId w:val="18"/>
  </w:num>
  <w:num w:numId="55">
    <w:abstractNumId w:val="18"/>
  </w:num>
  <w:num w:numId="56">
    <w:abstractNumId w:val="19"/>
  </w:num>
  <w:numIdMacAtCleanup w:val="52"/>
</w:numbering>
</file>

<file path=word/people.xml><?xml version="1.0" encoding="utf-8"?>
<w15:people xmlns:mc="http://schemas.openxmlformats.org/markup-compatibility/2006" xmlns:w15="http://schemas.microsoft.com/office/word/2012/wordml" mc:Ignorable="w15">
  <w15:person w15:author="BARBERO VIGNOLA Giulia (JRC-ISPRA)">
    <w15:presenceInfo w15:providerId="AD" w15:userId="S-1-5-21-1606980848-2025429265-839522115-1150007"/>
  </w15:person>
  <w15:person w15:author="LISTORTI Giulia (JRC-ISPRA)">
    <w15:presenceInfo w15:providerId="AD" w15:userId="S-1-5-21-1606980848-2025429265-839522115-995651"/>
  </w15:person>
  <w15:person w15:author="PASQUALINO Roberto (JRC-ISPRA)">
    <w15:presenceInfo w15:providerId="None" w15:userId="PASQUALINO Roberto (JRC-ISPRA)"/>
  </w15:person>
  <w15:person w15:author="PASQUALINO Roberto (JRC-ISPRA) [2]">
    <w15:presenceInfo w15:providerId="AD" w15:userId="S-1-5-21-1606980848-2025429265-839522115-1499141"/>
  </w15:person>
  <w15:person w15:author="MANCINI Lucia (JRC-ISPRA-EXT)">
    <w15:presenceInfo w15:providerId="AD" w15:userId="S::lucia.mancini@ext.ec.europa.eu::00aa6934-f230-478b-9a81-ec45bf607d6d"/>
  </w15:person>
  <w15:person w15:author="GUERREIRO MIGUEL Mecia (JRC-SEVILLA)">
    <w15:presenceInfo w15:providerId="AD" w15:userId="S-1-5-21-1606980848-2025429265-839522115-1485980"/>
  </w15:person>
  <w15:person w15:author="SANYE MENGUAL Esther (JRC-ISPRA)">
    <w15:presenceInfo w15:providerId="AD" w15:userId="S::esther.sanye-mengual@ec.europa.eu::e7a7bec5-623d-4a38-b253-d48756bde0a3"/>
  </w15:person>
  <w15:person w15:author="SANYE MENGUAL Esther (JRC-ISPRA)">
    <w15:presenceInfo w15:providerId="AD" w15:userId="S::esther.sanye-mengual@ec.europa.eu::e7a7bec5-623d-4a38-b253-d48756bde0a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activeWritingStyle w:lang="fr-FR" w:vendorID="64" w:dllVersion="131078" w:nlCheck="1" w:checkStyle="0" w:appName="MSWord"/>
  <w:trackRevisions w:val="false"/>
  <w:defaultTabStop w:val="720"/>
  <w:hyphenationZone w:val="283"/>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TMxsDA1tjQ3MzA1NjZU0lEKTi0uzszPAykwsqgFAA9Fyp8tAAAA"/>
  </w:docVars>
  <w:rsids>
    <w:rsidRoot w:val="00F7732B"/>
    <w:rsid w:val="0000151F"/>
    <w:rsid w:val="00001EF9"/>
    <w:rsid w:val="000022DD"/>
    <w:rsid w:val="00002B8B"/>
    <w:rsid w:val="00003989"/>
    <w:rsid w:val="00003A52"/>
    <w:rsid w:val="00004516"/>
    <w:rsid w:val="00004C97"/>
    <w:rsid w:val="00004E4D"/>
    <w:rsid w:val="00004F3D"/>
    <w:rsid w:val="0000606E"/>
    <w:rsid w:val="00006E06"/>
    <w:rsid w:val="000070E4"/>
    <w:rsid w:val="000073A3"/>
    <w:rsid w:val="0000790F"/>
    <w:rsid w:val="0000BEB3"/>
    <w:rsid w:val="00010A9B"/>
    <w:rsid w:val="00010DB5"/>
    <w:rsid w:val="00011756"/>
    <w:rsid w:val="00012150"/>
    <w:rsid w:val="000121BE"/>
    <w:rsid w:val="00012D10"/>
    <w:rsid w:val="00015396"/>
    <w:rsid w:val="0001645F"/>
    <w:rsid w:val="0001673A"/>
    <w:rsid w:val="0001720A"/>
    <w:rsid w:val="00017616"/>
    <w:rsid w:val="00017A73"/>
    <w:rsid w:val="00020457"/>
    <w:rsid w:val="00020D1D"/>
    <w:rsid w:val="000217BC"/>
    <w:rsid w:val="00022B71"/>
    <w:rsid w:val="00022C89"/>
    <w:rsid w:val="00023D90"/>
    <w:rsid w:val="00024B71"/>
    <w:rsid w:val="00025643"/>
    <w:rsid w:val="00025E6B"/>
    <w:rsid w:val="00030188"/>
    <w:rsid w:val="000304D3"/>
    <w:rsid w:val="00031A08"/>
    <w:rsid w:val="0003351E"/>
    <w:rsid w:val="000343E4"/>
    <w:rsid w:val="00034E51"/>
    <w:rsid w:val="000350A8"/>
    <w:rsid w:val="000364B0"/>
    <w:rsid w:val="00037303"/>
    <w:rsid w:val="0004065C"/>
    <w:rsid w:val="00040B31"/>
    <w:rsid w:val="000410F0"/>
    <w:rsid w:val="00041FBF"/>
    <w:rsid w:val="000431C3"/>
    <w:rsid w:val="00043B5C"/>
    <w:rsid w:val="0004563E"/>
    <w:rsid w:val="000470EB"/>
    <w:rsid w:val="00050B70"/>
    <w:rsid w:val="00050FE2"/>
    <w:rsid w:val="000512B3"/>
    <w:rsid w:val="00055ED4"/>
    <w:rsid w:val="000566AB"/>
    <w:rsid w:val="00056919"/>
    <w:rsid w:val="000577BF"/>
    <w:rsid w:val="00057D59"/>
    <w:rsid w:val="00060CC5"/>
    <w:rsid w:val="00061235"/>
    <w:rsid w:val="000623C7"/>
    <w:rsid w:val="00062945"/>
    <w:rsid w:val="000639D4"/>
    <w:rsid w:val="00063FAB"/>
    <w:rsid w:val="00064779"/>
    <w:rsid w:val="00065E7F"/>
    <w:rsid w:val="00066A5B"/>
    <w:rsid w:val="0006767B"/>
    <w:rsid w:val="00067930"/>
    <w:rsid w:val="00067AFD"/>
    <w:rsid w:val="000707A7"/>
    <w:rsid w:val="000707D5"/>
    <w:rsid w:val="00070A12"/>
    <w:rsid w:val="00070FEF"/>
    <w:rsid w:val="00071CA2"/>
    <w:rsid w:val="00071D47"/>
    <w:rsid w:val="000721CB"/>
    <w:rsid w:val="00072330"/>
    <w:rsid w:val="0007433F"/>
    <w:rsid w:val="00077153"/>
    <w:rsid w:val="000776E9"/>
    <w:rsid w:val="0008061D"/>
    <w:rsid w:val="0008315E"/>
    <w:rsid w:val="00085A28"/>
    <w:rsid w:val="00085E6E"/>
    <w:rsid w:val="00086140"/>
    <w:rsid w:val="0008647E"/>
    <w:rsid w:val="00086FF8"/>
    <w:rsid w:val="000875A7"/>
    <w:rsid w:val="00091644"/>
    <w:rsid w:val="0009261F"/>
    <w:rsid w:val="00094B6F"/>
    <w:rsid w:val="00095469"/>
    <w:rsid w:val="00095FE7"/>
    <w:rsid w:val="000966CA"/>
    <w:rsid w:val="00096BEF"/>
    <w:rsid w:val="00096F61"/>
    <w:rsid w:val="00097AB3"/>
    <w:rsid w:val="00097E57"/>
    <w:rsid w:val="000A0121"/>
    <w:rsid w:val="000A0361"/>
    <w:rsid w:val="000A037A"/>
    <w:rsid w:val="000A071D"/>
    <w:rsid w:val="000A2FFF"/>
    <w:rsid w:val="000A3B62"/>
    <w:rsid w:val="000A40CA"/>
    <w:rsid w:val="000A5385"/>
    <w:rsid w:val="000A75F2"/>
    <w:rsid w:val="000A7EE4"/>
    <w:rsid w:val="000B3239"/>
    <w:rsid w:val="000B34CC"/>
    <w:rsid w:val="000B3571"/>
    <w:rsid w:val="000B47BD"/>
    <w:rsid w:val="000B50F7"/>
    <w:rsid w:val="000B6237"/>
    <w:rsid w:val="000B6581"/>
    <w:rsid w:val="000B6EA8"/>
    <w:rsid w:val="000C1C6A"/>
    <w:rsid w:val="000C2961"/>
    <w:rsid w:val="000C305F"/>
    <w:rsid w:val="000C3398"/>
    <w:rsid w:val="000C364C"/>
    <w:rsid w:val="000C3D3D"/>
    <w:rsid w:val="000C4D4A"/>
    <w:rsid w:val="000C5A65"/>
    <w:rsid w:val="000C6141"/>
    <w:rsid w:val="000C7004"/>
    <w:rsid w:val="000D052F"/>
    <w:rsid w:val="000D11FD"/>
    <w:rsid w:val="000D1AF3"/>
    <w:rsid w:val="000D1D0F"/>
    <w:rsid w:val="000D2AE5"/>
    <w:rsid w:val="000D363F"/>
    <w:rsid w:val="000D3BCE"/>
    <w:rsid w:val="000D486F"/>
    <w:rsid w:val="000D4F34"/>
    <w:rsid w:val="000D6498"/>
    <w:rsid w:val="000D67F8"/>
    <w:rsid w:val="000D68CD"/>
    <w:rsid w:val="000D716D"/>
    <w:rsid w:val="000D7E23"/>
    <w:rsid w:val="000E01EF"/>
    <w:rsid w:val="000E0D7C"/>
    <w:rsid w:val="000E15F1"/>
    <w:rsid w:val="000E1A8B"/>
    <w:rsid w:val="000E1C60"/>
    <w:rsid w:val="000E232C"/>
    <w:rsid w:val="000E406A"/>
    <w:rsid w:val="000E7805"/>
    <w:rsid w:val="000E79D0"/>
    <w:rsid w:val="000E7A04"/>
    <w:rsid w:val="000E7F33"/>
    <w:rsid w:val="000EAAA6"/>
    <w:rsid w:val="000F07AC"/>
    <w:rsid w:val="000F10CE"/>
    <w:rsid w:val="000F1471"/>
    <w:rsid w:val="000F1887"/>
    <w:rsid w:val="000F1964"/>
    <w:rsid w:val="000F4007"/>
    <w:rsid w:val="000F72C4"/>
    <w:rsid w:val="000F760C"/>
    <w:rsid w:val="0010013A"/>
    <w:rsid w:val="001010BB"/>
    <w:rsid w:val="001014DE"/>
    <w:rsid w:val="00101E32"/>
    <w:rsid w:val="00102870"/>
    <w:rsid w:val="00102F79"/>
    <w:rsid w:val="00104AE6"/>
    <w:rsid w:val="00105A52"/>
    <w:rsid w:val="00105C51"/>
    <w:rsid w:val="0010697B"/>
    <w:rsid w:val="00106D7F"/>
    <w:rsid w:val="00106E60"/>
    <w:rsid w:val="00107520"/>
    <w:rsid w:val="00107B93"/>
    <w:rsid w:val="0010D34A"/>
    <w:rsid w:val="00110465"/>
    <w:rsid w:val="00110E29"/>
    <w:rsid w:val="00112BEC"/>
    <w:rsid w:val="001131FB"/>
    <w:rsid w:val="0011367C"/>
    <w:rsid w:val="001137F7"/>
    <w:rsid w:val="00113C87"/>
    <w:rsid w:val="0011457A"/>
    <w:rsid w:val="00114777"/>
    <w:rsid w:val="001157AF"/>
    <w:rsid w:val="001158E5"/>
    <w:rsid w:val="00115C33"/>
    <w:rsid w:val="00116F7B"/>
    <w:rsid w:val="00117358"/>
    <w:rsid w:val="0012034B"/>
    <w:rsid w:val="00120B78"/>
    <w:rsid w:val="001211A1"/>
    <w:rsid w:val="001214A8"/>
    <w:rsid w:val="0012674D"/>
    <w:rsid w:val="001302FA"/>
    <w:rsid w:val="001308E5"/>
    <w:rsid w:val="00132CA7"/>
    <w:rsid w:val="00133959"/>
    <w:rsid w:val="00135317"/>
    <w:rsid w:val="00135CD5"/>
    <w:rsid w:val="00137054"/>
    <w:rsid w:val="00140B60"/>
    <w:rsid w:val="00140C43"/>
    <w:rsid w:val="00140F1E"/>
    <w:rsid w:val="00140F74"/>
    <w:rsid w:val="0014148A"/>
    <w:rsid w:val="0014282F"/>
    <w:rsid w:val="00143AE4"/>
    <w:rsid w:val="00144800"/>
    <w:rsid w:val="00144D97"/>
    <w:rsid w:val="00146402"/>
    <w:rsid w:val="001473D7"/>
    <w:rsid w:val="00147791"/>
    <w:rsid w:val="0014E43E"/>
    <w:rsid w:val="00150793"/>
    <w:rsid w:val="00150F57"/>
    <w:rsid w:val="001520AD"/>
    <w:rsid w:val="00152650"/>
    <w:rsid w:val="00152BE7"/>
    <w:rsid w:val="00154D05"/>
    <w:rsid w:val="0015540C"/>
    <w:rsid w:val="0015600B"/>
    <w:rsid w:val="00156176"/>
    <w:rsid w:val="00156181"/>
    <w:rsid w:val="00157141"/>
    <w:rsid w:val="00157EFA"/>
    <w:rsid w:val="00161890"/>
    <w:rsid w:val="00161A22"/>
    <w:rsid w:val="00161AD8"/>
    <w:rsid w:val="00161FF6"/>
    <w:rsid w:val="001620C8"/>
    <w:rsid w:val="001628EC"/>
    <w:rsid w:val="00163F75"/>
    <w:rsid w:val="00165679"/>
    <w:rsid w:val="00165DCC"/>
    <w:rsid w:val="00170B73"/>
    <w:rsid w:val="00170DA1"/>
    <w:rsid w:val="0017229E"/>
    <w:rsid w:val="00173F4A"/>
    <w:rsid w:val="00174FAD"/>
    <w:rsid w:val="0017546A"/>
    <w:rsid w:val="00175AB7"/>
    <w:rsid w:val="00175CDC"/>
    <w:rsid w:val="00176002"/>
    <w:rsid w:val="0017675C"/>
    <w:rsid w:val="00177B6B"/>
    <w:rsid w:val="00182D55"/>
    <w:rsid w:val="00183850"/>
    <w:rsid w:val="00183FE5"/>
    <w:rsid w:val="00186B4B"/>
    <w:rsid w:val="00191AC2"/>
    <w:rsid w:val="0019350A"/>
    <w:rsid w:val="00193D25"/>
    <w:rsid w:val="00194852"/>
    <w:rsid w:val="00194C0F"/>
    <w:rsid w:val="00197118"/>
    <w:rsid w:val="001A0072"/>
    <w:rsid w:val="001A02C0"/>
    <w:rsid w:val="001A1920"/>
    <w:rsid w:val="001A246D"/>
    <w:rsid w:val="001A379D"/>
    <w:rsid w:val="001A4402"/>
    <w:rsid w:val="001A531C"/>
    <w:rsid w:val="001A53CF"/>
    <w:rsid w:val="001A5BBB"/>
    <w:rsid w:val="001A6237"/>
    <w:rsid w:val="001A635F"/>
    <w:rsid w:val="001A7450"/>
    <w:rsid w:val="001A7D2F"/>
    <w:rsid w:val="001B0294"/>
    <w:rsid w:val="001B12C7"/>
    <w:rsid w:val="001B4B9A"/>
    <w:rsid w:val="001B4BFD"/>
    <w:rsid w:val="001B4EDA"/>
    <w:rsid w:val="001B59E5"/>
    <w:rsid w:val="001B6B40"/>
    <w:rsid w:val="001B6C6A"/>
    <w:rsid w:val="001C0B7A"/>
    <w:rsid w:val="001C1940"/>
    <w:rsid w:val="001C19EE"/>
    <w:rsid w:val="001C2B01"/>
    <w:rsid w:val="001C36B1"/>
    <w:rsid w:val="001C4575"/>
    <w:rsid w:val="001C4F9A"/>
    <w:rsid w:val="001C598E"/>
    <w:rsid w:val="001C6336"/>
    <w:rsid w:val="001C638E"/>
    <w:rsid w:val="001C67FF"/>
    <w:rsid w:val="001C6961"/>
    <w:rsid w:val="001C7B7C"/>
    <w:rsid w:val="001D0259"/>
    <w:rsid w:val="001D025E"/>
    <w:rsid w:val="001D23DF"/>
    <w:rsid w:val="001D27B4"/>
    <w:rsid w:val="001D2BBF"/>
    <w:rsid w:val="001D3114"/>
    <w:rsid w:val="001D35EC"/>
    <w:rsid w:val="001D3A70"/>
    <w:rsid w:val="001D4334"/>
    <w:rsid w:val="001D43AB"/>
    <w:rsid w:val="001D459C"/>
    <w:rsid w:val="001D51E0"/>
    <w:rsid w:val="001D549B"/>
    <w:rsid w:val="001D59BC"/>
    <w:rsid w:val="001D6B68"/>
    <w:rsid w:val="001E0DDB"/>
    <w:rsid w:val="001E1D9E"/>
    <w:rsid w:val="001E4104"/>
    <w:rsid w:val="001E5973"/>
    <w:rsid w:val="001E5C0B"/>
    <w:rsid w:val="001E6380"/>
    <w:rsid w:val="001E68F7"/>
    <w:rsid w:val="001E7708"/>
    <w:rsid w:val="001E784A"/>
    <w:rsid w:val="001F02E9"/>
    <w:rsid w:val="001F10CE"/>
    <w:rsid w:val="001F1AEF"/>
    <w:rsid w:val="001F2CFB"/>
    <w:rsid w:val="001F347E"/>
    <w:rsid w:val="001F397A"/>
    <w:rsid w:val="001F3D4A"/>
    <w:rsid w:val="001F55EF"/>
    <w:rsid w:val="001F5D20"/>
    <w:rsid w:val="001F6572"/>
    <w:rsid w:val="001F783F"/>
    <w:rsid w:val="001FED37"/>
    <w:rsid w:val="00200BAF"/>
    <w:rsid w:val="00200C9F"/>
    <w:rsid w:val="00200D05"/>
    <w:rsid w:val="0020216E"/>
    <w:rsid w:val="002033B0"/>
    <w:rsid w:val="002070EE"/>
    <w:rsid w:val="00207AF5"/>
    <w:rsid w:val="0021002E"/>
    <w:rsid w:val="00210E56"/>
    <w:rsid w:val="0021216C"/>
    <w:rsid w:val="0021371B"/>
    <w:rsid w:val="00214FA6"/>
    <w:rsid w:val="002150C7"/>
    <w:rsid w:val="002158A5"/>
    <w:rsid w:val="00215EEF"/>
    <w:rsid w:val="00216733"/>
    <w:rsid w:val="00217A46"/>
    <w:rsid w:val="00221226"/>
    <w:rsid w:val="00221940"/>
    <w:rsid w:val="002237C3"/>
    <w:rsid w:val="002250ED"/>
    <w:rsid w:val="00227038"/>
    <w:rsid w:val="00227A65"/>
    <w:rsid w:val="00227A70"/>
    <w:rsid w:val="00230B02"/>
    <w:rsid w:val="0023107C"/>
    <w:rsid w:val="0023235A"/>
    <w:rsid w:val="002328EB"/>
    <w:rsid w:val="00232D33"/>
    <w:rsid w:val="00233DC2"/>
    <w:rsid w:val="00235124"/>
    <w:rsid w:val="002371AF"/>
    <w:rsid w:val="00237880"/>
    <w:rsid w:val="00240296"/>
    <w:rsid w:val="002403D4"/>
    <w:rsid w:val="002410BC"/>
    <w:rsid w:val="0024121C"/>
    <w:rsid w:val="00241B0E"/>
    <w:rsid w:val="00241B8A"/>
    <w:rsid w:val="0024351F"/>
    <w:rsid w:val="002439B9"/>
    <w:rsid w:val="002454E3"/>
    <w:rsid w:val="00245862"/>
    <w:rsid w:val="00249F6B"/>
    <w:rsid w:val="0025012C"/>
    <w:rsid w:val="00250504"/>
    <w:rsid w:val="002506F7"/>
    <w:rsid w:val="00250B8E"/>
    <w:rsid w:val="00251AAA"/>
    <w:rsid w:val="0025269E"/>
    <w:rsid w:val="0025274E"/>
    <w:rsid w:val="00252819"/>
    <w:rsid w:val="00253638"/>
    <w:rsid w:val="002539EC"/>
    <w:rsid w:val="00253C3A"/>
    <w:rsid w:val="00254B42"/>
    <w:rsid w:val="00254E22"/>
    <w:rsid w:val="0025520C"/>
    <w:rsid w:val="002553AE"/>
    <w:rsid w:val="0025572A"/>
    <w:rsid w:val="00256AB7"/>
    <w:rsid w:val="00257B75"/>
    <w:rsid w:val="00260987"/>
    <w:rsid w:val="00260C5C"/>
    <w:rsid w:val="00262214"/>
    <w:rsid w:val="00262C76"/>
    <w:rsid w:val="00263086"/>
    <w:rsid w:val="002634C7"/>
    <w:rsid w:val="002635D4"/>
    <w:rsid w:val="00264088"/>
    <w:rsid w:val="002643D8"/>
    <w:rsid w:val="0026561D"/>
    <w:rsid w:val="002658E7"/>
    <w:rsid w:val="00265AF6"/>
    <w:rsid w:val="00266415"/>
    <w:rsid w:val="00266C28"/>
    <w:rsid w:val="002715F5"/>
    <w:rsid w:val="002717B3"/>
    <w:rsid w:val="00271A3A"/>
    <w:rsid w:val="00273B98"/>
    <w:rsid w:val="00276E32"/>
    <w:rsid w:val="00276E5D"/>
    <w:rsid w:val="00277186"/>
    <w:rsid w:val="0027720F"/>
    <w:rsid w:val="00277820"/>
    <w:rsid w:val="0028003E"/>
    <w:rsid w:val="00280969"/>
    <w:rsid w:val="002809F6"/>
    <w:rsid w:val="002814BC"/>
    <w:rsid w:val="002823DD"/>
    <w:rsid w:val="00282B8A"/>
    <w:rsid w:val="002838C4"/>
    <w:rsid w:val="00283AFD"/>
    <w:rsid w:val="00283E74"/>
    <w:rsid w:val="00284F58"/>
    <w:rsid w:val="00285342"/>
    <w:rsid w:val="002854FF"/>
    <w:rsid w:val="0028679B"/>
    <w:rsid w:val="00287982"/>
    <w:rsid w:val="00292280"/>
    <w:rsid w:val="00292BAC"/>
    <w:rsid w:val="00292F98"/>
    <w:rsid w:val="0029332A"/>
    <w:rsid w:val="002934FB"/>
    <w:rsid w:val="00295181"/>
    <w:rsid w:val="00296179"/>
    <w:rsid w:val="0029654A"/>
    <w:rsid w:val="00297165"/>
    <w:rsid w:val="002974A9"/>
    <w:rsid w:val="00297548"/>
    <w:rsid w:val="002977C3"/>
    <w:rsid w:val="002978E1"/>
    <w:rsid w:val="002A008F"/>
    <w:rsid w:val="002A050C"/>
    <w:rsid w:val="002A079B"/>
    <w:rsid w:val="002A0FFA"/>
    <w:rsid w:val="002A1747"/>
    <w:rsid w:val="002A2297"/>
    <w:rsid w:val="002A24E2"/>
    <w:rsid w:val="002A46CF"/>
    <w:rsid w:val="002A4D21"/>
    <w:rsid w:val="002A501C"/>
    <w:rsid w:val="002A7D0D"/>
    <w:rsid w:val="002B05AF"/>
    <w:rsid w:val="002B17F3"/>
    <w:rsid w:val="002B1BDD"/>
    <w:rsid w:val="002B1D9C"/>
    <w:rsid w:val="002B2992"/>
    <w:rsid w:val="002B376A"/>
    <w:rsid w:val="002B3919"/>
    <w:rsid w:val="002B39BC"/>
    <w:rsid w:val="002B477A"/>
    <w:rsid w:val="002B53EE"/>
    <w:rsid w:val="002B5417"/>
    <w:rsid w:val="002B687F"/>
    <w:rsid w:val="002B772F"/>
    <w:rsid w:val="002B7C11"/>
    <w:rsid w:val="002B7FD5"/>
    <w:rsid w:val="002C2777"/>
    <w:rsid w:val="002C4141"/>
    <w:rsid w:val="002C4AD7"/>
    <w:rsid w:val="002C4DE2"/>
    <w:rsid w:val="002C5031"/>
    <w:rsid w:val="002C5107"/>
    <w:rsid w:val="002C69E1"/>
    <w:rsid w:val="002C6B10"/>
    <w:rsid w:val="002C72BB"/>
    <w:rsid w:val="002C7EDA"/>
    <w:rsid w:val="002D0BD3"/>
    <w:rsid w:val="002D0CE2"/>
    <w:rsid w:val="002D0EC4"/>
    <w:rsid w:val="002D1BE7"/>
    <w:rsid w:val="002D1FCF"/>
    <w:rsid w:val="002D2B18"/>
    <w:rsid w:val="002D2FDB"/>
    <w:rsid w:val="002D3983"/>
    <w:rsid w:val="002D3E74"/>
    <w:rsid w:val="002D4187"/>
    <w:rsid w:val="002D57AA"/>
    <w:rsid w:val="002D6950"/>
    <w:rsid w:val="002D75EB"/>
    <w:rsid w:val="002D7EF1"/>
    <w:rsid w:val="002E00F4"/>
    <w:rsid w:val="002E0DFF"/>
    <w:rsid w:val="002E0E9D"/>
    <w:rsid w:val="002E2084"/>
    <w:rsid w:val="002E2CB7"/>
    <w:rsid w:val="002E2EB6"/>
    <w:rsid w:val="002E3B4C"/>
    <w:rsid w:val="002E3F8D"/>
    <w:rsid w:val="002E4156"/>
    <w:rsid w:val="002E45A3"/>
    <w:rsid w:val="002E5968"/>
    <w:rsid w:val="002E6203"/>
    <w:rsid w:val="002E6EEA"/>
    <w:rsid w:val="002F050E"/>
    <w:rsid w:val="002F1597"/>
    <w:rsid w:val="002F2163"/>
    <w:rsid w:val="002F2831"/>
    <w:rsid w:val="002F30AF"/>
    <w:rsid w:val="002F30B2"/>
    <w:rsid w:val="002F3BDE"/>
    <w:rsid w:val="002F40C6"/>
    <w:rsid w:val="002F47EE"/>
    <w:rsid w:val="002F4C7D"/>
    <w:rsid w:val="002F6A1D"/>
    <w:rsid w:val="002F6BCF"/>
    <w:rsid w:val="00300EF8"/>
    <w:rsid w:val="00300F19"/>
    <w:rsid w:val="00301CFE"/>
    <w:rsid w:val="003039EE"/>
    <w:rsid w:val="003041DB"/>
    <w:rsid w:val="0030444D"/>
    <w:rsid w:val="003044B3"/>
    <w:rsid w:val="00305BEA"/>
    <w:rsid w:val="003074DB"/>
    <w:rsid w:val="00310229"/>
    <w:rsid w:val="00310263"/>
    <w:rsid w:val="00310416"/>
    <w:rsid w:val="0031115E"/>
    <w:rsid w:val="003114E5"/>
    <w:rsid w:val="00311859"/>
    <w:rsid w:val="00311BD2"/>
    <w:rsid w:val="00311E56"/>
    <w:rsid w:val="003120A2"/>
    <w:rsid w:val="0031295D"/>
    <w:rsid w:val="003151C3"/>
    <w:rsid w:val="00315DC3"/>
    <w:rsid w:val="00316A34"/>
    <w:rsid w:val="00322C80"/>
    <w:rsid w:val="00323B35"/>
    <w:rsid w:val="00323C79"/>
    <w:rsid w:val="00323FE8"/>
    <w:rsid w:val="00324E48"/>
    <w:rsid w:val="00325E53"/>
    <w:rsid w:val="003264D3"/>
    <w:rsid w:val="00327FE3"/>
    <w:rsid w:val="00330599"/>
    <w:rsid w:val="00330659"/>
    <w:rsid w:val="003306D4"/>
    <w:rsid w:val="00331993"/>
    <w:rsid w:val="003328FA"/>
    <w:rsid w:val="0033391F"/>
    <w:rsid w:val="003345BE"/>
    <w:rsid w:val="00334EB8"/>
    <w:rsid w:val="0033623B"/>
    <w:rsid w:val="003369E4"/>
    <w:rsid w:val="00337678"/>
    <w:rsid w:val="0034182F"/>
    <w:rsid w:val="00341CA1"/>
    <w:rsid w:val="00341DEA"/>
    <w:rsid w:val="00343891"/>
    <w:rsid w:val="00344DB1"/>
    <w:rsid w:val="003451C8"/>
    <w:rsid w:val="00345CE4"/>
    <w:rsid w:val="003461D6"/>
    <w:rsid w:val="003464A1"/>
    <w:rsid w:val="003464E1"/>
    <w:rsid w:val="00346DDE"/>
    <w:rsid w:val="003472BD"/>
    <w:rsid w:val="0034BD9F"/>
    <w:rsid w:val="0035159F"/>
    <w:rsid w:val="00351AC6"/>
    <w:rsid w:val="00353287"/>
    <w:rsid w:val="00354F14"/>
    <w:rsid w:val="00356356"/>
    <w:rsid w:val="003607AA"/>
    <w:rsid w:val="003617CB"/>
    <w:rsid w:val="00361B07"/>
    <w:rsid w:val="00362210"/>
    <w:rsid w:val="00362C51"/>
    <w:rsid w:val="0036605F"/>
    <w:rsid w:val="00366626"/>
    <w:rsid w:val="00366A1E"/>
    <w:rsid w:val="00366F41"/>
    <w:rsid w:val="00371996"/>
    <w:rsid w:val="00371B98"/>
    <w:rsid w:val="003726CE"/>
    <w:rsid w:val="00374BA1"/>
    <w:rsid w:val="00375878"/>
    <w:rsid w:val="00376767"/>
    <w:rsid w:val="0037742E"/>
    <w:rsid w:val="00380187"/>
    <w:rsid w:val="003840A3"/>
    <w:rsid w:val="00384AA5"/>
    <w:rsid w:val="00386364"/>
    <w:rsid w:val="00386570"/>
    <w:rsid w:val="0039151C"/>
    <w:rsid w:val="003917AD"/>
    <w:rsid w:val="00391B17"/>
    <w:rsid w:val="00391D61"/>
    <w:rsid w:val="0039253A"/>
    <w:rsid w:val="00393E24"/>
    <w:rsid w:val="003943E6"/>
    <w:rsid w:val="003949CA"/>
    <w:rsid w:val="00394C3D"/>
    <w:rsid w:val="003956B4"/>
    <w:rsid w:val="00395AEE"/>
    <w:rsid w:val="00396590"/>
    <w:rsid w:val="00396D3F"/>
    <w:rsid w:val="00396E21"/>
    <w:rsid w:val="00397C52"/>
    <w:rsid w:val="003A13D8"/>
    <w:rsid w:val="003A141F"/>
    <w:rsid w:val="003A2A82"/>
    <w:rsid w:val="003A3376"/>
    <w:rsid w:val="003A3EFE"/>
    <w:rsid w:val="003A40EB"/>
    <w:rsid w:val="003A4D50"/>
    <w:rsid w:val="003A4DDE"/>
    <w:rsid w:val="003A4E5E"/>
    <w:rsid w:val="003A509B"/>
    <w:rsid w:val="003A591A"/>
    <w:rsid w:val="003A5AE1"/>
    <w:rsid w:val="003A6061"/>
    <w:rsid w:val="003A6224"/>
    <w:rsid w:val="003A77F0"/>
    <w:rsid w:val="003A7C01"/>
    <w:rsid w:val="003B04B4"/>
    <w:rsid w:val="003B0EEE"/>
    <w:rsid w:val="003B2832"/>
    <w:rsid w:val="003B3D88"/>
    <w:rsid w:val="003B4447"/>
    <w:rsid w:val="003B4478"/>
    <w:rsid w:val="003B4E02"/>
    <w:rsid w:val="003B7027"/>
    <w:rsid w:val="003B73EA"/>
    <w:rsid w:val="003B74A2"/>
    <w:rsid w:val="003C3D02"/>
    <w:rsid w:val="003C3E01"/>
    <w:rsid w:val="003C40AD"/>
    <w:rsid w:val="003C5C2D"/>
    <w:rsid w:val="003C5C80"/>
    <w:rsid w:val="003C6172"/>
    <w:rsid w:val="003C6477"/>
    <w:rsid w:val="003D09C2"/>
    <w:rsid w:val="003D1C9F"/>
    <w:rsid w:val="003D1D2C"/>
    <w:rsid w:val="003D208E"/>
    <w:rsid w:val="003D3044"/>
    <w:rsid w:val="003D3626"/>
    <w:rsid w:val="003D36E1"/>
    <w:rsid w:val="003D4925"/>
    <w:rsid w:val="003D6463"/>
    <w:rsid w:val="003D7518"/>
    <w:rsid w:val="003D7719"/>
    <w:rsid w:val="003D79E4"/>
    <w:rsid w:val="003E0195"/>
    <w:rsid w:val="003E0237"/>
    <w:rsid w:val="003E0A06"/>
    <w:rsid w:val="003E212A"/>
    <w:rsid w:val="003E2DCD"/>
    <w:rsid w:val="003E34D3"/>
    <w:rsid w:val="003E3848"/>
    <w:rsid w:val="003E3BC7"/>
    <w:rsid w:val="003E3D8A"/>
    <w:rsid w:val="003E3FDD"/>
    <w:rsid w:val="003E4019"/>
    <w:rsid w:val="003E4720"/>
    <w:rsid w:val="003E5983"/>
    <w:rsid w:val="003E5C4C"/>
    <w:rsid w:val="003E6763"/>
    <w:rsid w:val="003E6909"/>
    <w:rsid w:val="003E6D24"/>
    <w:rsid w:val="003E7BB3"/>
    <w:rsid w:val="003E7C37"/>
    <w:rsid w:val="003F27B0"/>
    <w:rsid w:val="003F3AE7"/>
    <w:rsid w:val="003F613F"/>
    <w:rsid w:val="00400805"/>
    <w:rsid w:val="004015DA"/>
    <w:rsid w:val="00401870"/>
    <w:rsid w:val="00401DA9"/>
    <w:rsid w:val="00401DB6"/>
    <w:rsid w:val="0040222A"/>
    <w:rsid w:val="00402502"/>
    <w:rsid w:val="00402585"/>
    <w:rsid w:val="00402EF0"/>
    <w:rsid w:val="00403DC3"/>
    <w:rsid w:val="00406202"/>
    <w:rsid w:val="0040704B"/>
    <w:rsid w:val="00407B18"/>
    <w:rsid w:val="00407E03"/>
    <w:rsid w:val="00412189"/>
    <w:rsid w:val="004137B6"/>
    <w:rsid w:val="00413D01"/>
    <w:rsid w:val="0041427A"/>
    <w:rsid w:val="00415038"/>
    <w:rsid w:val="004152AB"/>
    <w:rsid w:val="00415B0C"/>
    <w:rsid w:val="0041610E"/>
    <w:rsid w:val="0041644C"/>
    <w:rsid w:val="00416B98"/>
    <w:rsid w:val="00420116"/>
    <w:rsid w:val="00420738"/>
    <w:rsid w:val="004212C9"/>
    <w:rsid w:val="00421921"/>
    <w:rsid w:val="00422CEC"/>
    <w:rsid w:val="004249A2"/>
    <w:rsid w:val="00424DA0"/>
    <w:rsid w:val="00425DD3"/>
    <w:rsid w:val="00427AFC"/>
    <w:rsid w:val="0043036A"/>
    <w:rsid w:val="00431248"/>
    <w:rsid w:val="00431BE9"/>
    <w:rsid w:val="00431D41"/>
    <w:rsid w:val="004320DF"/>
    <w:rsid w:val="00432F58"/>
    <w:rsid w:val="0043406B"/>
    <w:rsid w:val="00435398"/>
    <w:rsid w:val="004361DE"/>
    <w:rsid w:val="0043620C"/>
    <w:rsid w:val="00436368"/>
    <w:rsid w:val="004368E3"/>
    <w:rsid w:val="00436E8E"/>
    <w:rsid w:val="004408D1"/>
    <w:rsid w:val="004413BF"/>
    <w:rsid w:val="00441FD0"/>
    <w:rsid w:val="00442F3F"/>
    <w:rsid w:val="00443C16"/>
    <w:rsid w:val="00444377"/>
    <w:rsid w:val="004460FA"/>
    <w:rsid w:val="00446DEC"/>
    <w:rsid w:val="0045004C"/>
    <w:rsid w:val="00450F58"/>
    <w:rsid w:val="00451A8B"/>
    <w:rsid w:val="00451B2B"/>
    <w:rsid w:val="0045220A"/>
    <w:rsid w:val="0045269F"/>
    <w:rsid w:val="0045280B"/>
    <w:rsid w:val="00452BE7"/>
    <w:rsid w:val="00453633"/>
    <w:rsid w:val="004555A5"/>
    <w:rsid w:val="00457417"/>
    <w:rsid w:val="00460CDC"/>
    <w:rsid w:val="00460CF4"/>
    <w:rsid w:val="00461102"/>
    <w:rsid w:val="00461FBB"/>
    <w:rsid w:val="0046227D"/>
    <w:rsid w:val="00463872"/>
    <w:rsid w:val="0046390D"/>
    <w:rsid w:val="00464FFF"/>
    <w:rsid w:val="0046591E"/>
    <w:rsid w:val="00466535"/>
    <w:rsid w:val="004675B2"/>
    <w:rsid w:val="00467F0D"/>
    <w:rsid w:val="0047013D"/>
    <w:rsid w:val="0047242F"/>
    <w:rsid w:val="004724BA"/>
    <w:rsid w:val="004727B6"/>
    <w:rsid w:val="00474E0A"/>
    <w:rsid w:val="00476B98"/>
    <w:rsid w:val="00477A4F"/>
    <w:rsid w:val="00477EEE"/>
    <w:rsid w:val="00482CF4"/>
    <w:rsid w:val="004835C2"/>
    <w:rsid w:val="004836B7"/>
    <w:rsid w:val="00484197"/>
    <w:rsid w:val="004850F8"/>
    <w:rsid w:val="0048578A"/>
    <w:rsid w:val="00485FBF"/>
    <w:rsid w:val="00486F5A"/>
    <w:rsid w:val="0048707D"/>
    <w:rsid w:val="00490B93"/>
    <w:rsid w:val="00491556"/>
    <w:rsid w:val="00491E7B"/>
    <w:rsid w:val="004924F1"/>
    <w:rsid w:val="00492614"/>
    <w:rsid w:val="004926D8"/>
    <w:rsid w:val="00493944"/>
    <w:rsid w:val="0049468A"/>
    <w:rsid w:val="00495423"/>
    <w:rsid w:val="00496242"/>
    <w:rsid w:val="004976BC"/>
    <w:rsid w:val="004A0470"/>
    <w:rsid w:val="004A092D"/>
    <w:rsid w:val="004A1AA1"/>
    <w:rsid w:val="004A1B47"/>
    <w:rsid w:val="004A1E05"/>
    <w:rsid w:val="004A257E"/>
    <w:rsid w:val="004A353F"/>
    <w:rsid w:val="004A428B"/>
    <w:rsid w:val="004A4A59"/>
    <w:rsid w:val="004A52AA"/>
    <w:rsid w:val="004A5588"/>
    <w:rsid w:val="004A5A23"/>
    <w:rsid w:val="004A7407"/>
    <w:rsid w:val="004A7F1B"/>
    <w:rsid w:val="004AA214"/>
    <w:rsid w:val="004B12A4"/>
    <w:rsid w:val="004B1A20"/>
    <w:rsid w:val="004B21F5"/>
    <w:rsid w:val="004B24F2"/>
    <w:rsid w:val="004B2ADE"/>
    <w:rsid w:val="004B2BBC"/>
    <w:rsid w:val="004B3A65"/>
    <w:rsid w:val="004B5C9A"/>
    <w:rsid w:val="004B7F38"/>
    <w:rsid w:val="004BCC80"/>
    <w:rsid w:val="004C06FC"/>
    <w:rsid w:val="004C1363"/>
    <w:rsid w:val="004C16FA"/>
    <w:rsid w:val="004C1E04"/>
    <w:rsid w:val="004C2412"/>
    <w:rsid w:val="004C285F"/>
    <w:rsid w:val="004C2EEA"/>
    <w:rsid w:val="004C2FE7"/>
    <w:rsid w:val="004C3D25"/>
    <w:rsid w:val="004C5283"/>
    <w:rsid w:val="004C68B8"/>
    <w:rsid w:val="004C7073"/>
    <w:rsid w:val="004C7350"/>
    <w:rsid w:val="004C77F6"/>
    <w:rsid w:val="004C796E"/>
    <w:rsid w:val="004D0700"/>
    <w:rsid w:val="004D0BA6"/>
    <w:rsid w:val="004D180D"/>
    <w:rsid w:val="004D1C3F"/>
    <w:rsid w:val="004D235B"/>
    <w:rsid w:val="004D3D9A"/>
    <w:rsid w:val="004D5755"/>
    <w:rsid w:val="004D5C1C"/>
    <w:rsid w:val="004D6757"/>
    <w:rsid w:val="004E0E1F"/>
    <w:rsid w:val="004E1626"/>
    <w:rsid w:val="004E1F37"/>
    <w:rsid w:val="004E2B2F"/>
    <w:rsid w:val="004E3554"/>
    <w:rsid w:val="004E370C"/>
    <w:rsid w:val="004E3B84"/>
    <w:rsid w:val="004E45D0"/>
    <w:rsid w:val="004E5DAD"/>
    <w:rsid w:val="004E78B8"/>
    <w:rsid w:val="004E959D"/>
    <w:rsid w:val="004F241C"/>
    <w:rsid w:val="004F2A9C"/>
    <w:rsid w:val="004F436E"/>
    <w:rsid w:val="004F5157"/>
    <w:rsid w:val="004F55E3"/>
    <w:rsid w:val="004F59BA"/>
    <w:rsid w:val="004F5B91"/>
    <w:rsid w:val="004F63E0"/>
    <w:rsid w:val="00500C05"/>
    <w:rsid w:val="00500C7E"/>
    <w:rsid w:val="00500CE0"/>
    <w:rsid w:val="00500DF7"/>
    <w:rsid w:val="00501F7B"/>
    <w:rsid w:val="00502240"/>
    <w:rsid w:val="0050273D"/>
    <w:rsid w:val="00502CDB"/>
    <w:rsid w:val="00502F53"/>
    <w:rsid w:val="00503F5E"/>
    <w:rsid w:val="005045E3"/>
    <w:rsid w:val="00504EB5"/>
    <w:rsid w:val="00505F31"/>
    <w:rsid w:val="00506309"/>
    <w:rsid w:val="00506B33"/>
    <w:rsid w:val="00506CB5"/>
    <w:rsid w:val="00506D66"/>
    <w:rsid w:val="005074C1"/>
    <w:rsid w:val="00507814"/>
    <w:rsid w:val="00507D4A"/>
    <w:rsid w:val="005112FF"/>
    <w:rsid w:val="00512C95"/>
    <w:rsid w:val="0051358B"/>
    <w:rsid w:val="0051455F"/>
    <w:rsid w:val="005146E0"/>
    <w:rsid w:val="00515F6C"/>
    <w:rsid w:val="0051610C"/>
    <w:rsid w:val="00516C43"/>
    <w:rsid w:val="00517ACA"/>
    <w:rsid w:val="00517BF6"/>
    <w:rsid w:val="00520FB2"/>
    <w:rsid w:val="0052139A"/>
    <w:rsid w:val="005214DD"/>
    <w:rsid w:val="00523548"/>
    <w:rsid w:val="00526190"/>
    <w:rsid w:val="0052668A"/>
    <w:rsid w:val="00526A33"/>
    <w:rsid w:val="00526ADA"/>
    <w:rsid w:val="005271B7"/>
    <w:rsid w:val="00530C80"/>
    <w:rsid w:val="00531907"/>
    <w:rsid w:val="00531914"/>
    <w:rsid w:val="00531DEB"/>
    <w:rsid w:val="005324DA"/>
    <w:rsid w:val="00532779"/>
    <w:rsid w:val="00532C97"/>
    <w:rsid w:val="00533EA9"/>
    <w:rsid w:val="00534195"/>
    <w:rsid w:val="00535AE2"/>
    <w:rsid w:val="00535AF6"/>
    <w:rsid w:val="00535F6A"/>
    <w:rsid w:val="00536001"/>
    <w:rsid w:val="00536362"/>
    <w:rsid w:val="005407A8"/>
    <w:rsid w:val="005414DD"/>
    <w:rsid w:val="00542185"/>
    <w:rsid w:val="00542958"/>
    <w:rsid w:val="00542FDB"/>
    <w:rsid w:val="00543470"/>
    <w:rsid w:val="00543A73"/>
    <w:rsid w:val="00543AB0"/>
    <w:rsid w:val="0054422F"/>
    <w:rsid w:val="0054489C"/>
    <w:rsid w:val="00544CB0"/>
    <w:rsid w:val="00544FDF"/>
    <w:rsid w:val="00550004"/>
    <w:rsid w:val="00551806"/>
    <w:rsid w:val="005537C5"/>
    <w:rsid w:val="00554CD9"/>
    <w:rsid w:val="00556EBD"/>
    <w:rsid w:val="00556F96"/>
    <w:rsid w:val="00557703"/>
    <w:rsid w:val="0055D58C"/>
    <w:rsid w:val="005612F6"/>
    <w:rsid w:val="00562EFC"/>
    <w:rsid w:val="00563EA6"/>
    <w:rsid w:val="00564EB3"/>
    <w:rsid w:val="0056590E"/>
    <w:rsid w:val="00566CF3"/>
    <w:rsid w:val="00570772"/>
    <w:rsid w:val="00570D18"/>
    <w:rsid w:val="00570E89"/>
    <w:rsid w:val="0057113A"/>
    <w:rsid w:val="00571E1D"/>
    <w:rsid w:val="0057304B"/>
    <w:rsid w:val="005730A2"/>
    <w:rsid w:val="00573280"/>
    <w:rsid w:val="00575413"/>
    <w:rsid w:val="00575817"/>
    <w:rsid w:val="0057598D"/>
    <w:rsid w:val="00575B0D"/>
    <w:rsid w:val="0057705B"/>
    <w:rsid w:val="005775AC"/>
    <w:rsid w:val="00577625"/>
    <w:rsid w:val="00581862"/>
    <w:rsid w:val="005825CB"/>
    <w:rsid w:val="00582942"/>
    <w:rsid w:val="00582C13"/>
    <w:rsid w:val="00583F9A"/>
    <w:rsid w:val="00584462"/>
    <w:rsid w:val="00584E26"/>
    <w:rsid w:val="005861E2"/>
    <w:rsid w:val="00587CEA"/>
    <w:rsid w:val="00590BBC"/>
    <w:rsid w:val="00590E08"/>
    <w:rsid w:val="005915E2"/>
    <w:rsid w:val="005A0DBC"/>
    <w:rsid w:val="005A1BC3"/>
    <w:rsid w:val="005A3224"/>
    <w:rsid w:val="005A347F"/>
    <w:rsid w:val="005A3AC1"/>
    <w:rsid w:val="005A4DE5"/>
    <w:rsid w:val="005A5739"/>
    <w:rsid w:val="005A659C"/>
    <w:rsid w:val="005A6DD7"/>
    <w:rsid w:val="005AD975"/>
    <w:rsid w:val="005B091A"/>
    <w:rsid w:val="005B112E"/>
    <w:rsid w:val="005B1347"/>
    <w:rsid w:val="005B1BDF"/>
    <w:rsid w:val="005B259D"/>
    <w:rsid w:val="005B3D91"/>
    <w:rsid w:val="005B4050"/>
    <w:rsid w:val="005B5FD1"/>
    <w:rsid w:val="005B6194"/>
    <w:rsid w:val="005B69BF"/>
    <w:rsid w:val="005C2690"/>
    <w:rsid w:val="005C2F26"/>
    <w:rsid w:val="005C2F73"/>
    <w:rsid w:val="005C2FF0"/>
    <w:rsid w:val="005C3530"/>
    <w:rsid w:val="005C4213"/>
    <w:rsid w:val="005C4324"/>
    <w:rsid w:val="005C521F"/>
    <w:rsid w:val="005C5606"/>
    <w:rsid w:val="005C59BF"/>
    <w:rsid w:val="005D001D"/>
    <w:rsid w:val="005D0444"/>
    <w:rsid w:val="005D04A2"/>
    <w:rsid w:val="005D3355"/>
    <w:rsid w:val="005D3521"/>
    <w:rsid w:val="005D36D5"/>
    <w:rsid w:val="005D41D8"/>
    <w:rsid w:val="005D469B"/>
    <w:rsid w:val="005D4A25"/>
    <w:rsid w:val="005D529E"/>
    <w:rsid w:val="005D5477"/>
    <w:rsid w:val="005D572D"/>
    <w:rsid w:val="005D6870"/>
    <w:rsid w:val="005D6C58"/>
    <w:rsid w:val="005D7D76"/>
    <w:rsid w:val="005E1B11"/>
    <w:rsid w:val="005E2C6E"/>
    <w:rsid w:val="005E40A0"/>
    <w:rsid w:val="005E56DE"/>
    <w:rsid w:val="005E609F"/>
    <w:rsid w:val="005E6323"/>
    <w:rsid w:val="005E7A1A"/>
    <w:rsid w:val="005F0F94"/>
    <w:rsid w:val="005F1ACE"/>
    <w:rsid w:val="005F1E42"/>
    <w:rsid w:val="005F226C"/>
    <w:rsid w:val="005F279C"/>
    <w:rsid w:val="005F28C9"/>
    <w:rsid w:val="005F2A1C"/>
    <w:rsid w:val="005F2EE7"/>
    <w:rsid w:val="005F339A"/>
    <w:rsid w:val="005F54CC"/>
    <w:rsid w:val="005F5EFF"/>
    <w:rsid w:val="005F7D5B"/>
    <w:rsid w:val="00600CC6"/>
    <w:rsid w:val="006017F5"/>
    <w:rsid w:val="00601A13"/>
    <w:rsid w:val="006026D0"/>
    <w:rsid w:val="00602E4F"/>
    <w:rsid w:val="00604653"/>
    <w:rsid w:val="0060496E"/>
    <w:rsid w:val="00604BBE"/>
    <w:rsid w:val="006077DE"/>
    <w:rsid w:val="00607814"/>
    <w:rsid w:val="0061258E"/>
    <w:rsid w:val="006125CB"/>
    <w:rsid w:val="006126D9"/>
    <w:rsid w:val="006133B2"/>
    <w:rsid w:val="00613787"/>
    <w:rsid w:val="00615F0D"/>
    <w:rsid w:val="0062048C"/>
    <w:rsid w:val="00620962"/>
    <w:rsid w:val="00622CE0"/>
    <w:rsid w:val="00622EED"/>
    <w:rsid w:val="00623136"/>
    <w:rsid w:val="00623FF3"/>
    <w:rsid w:val="00624B80"/>
    <w:rsid w:val="00624D71"/>
    <w:rsid w:val="0062509E"/>
    <w:rsid w:val="00625127"/>
    <w:rsid w:val="0062562B"/>
    <w:rsid w:val="00625BC2"/>
    <w:rsid w:val="00625F0D"/>
    <w:rsid w:val="00626A2F"/>
    <w:rsid w:val="00626F3F"/>
    <w:rsid w:val="00627081"/>
    <w:rsid w:val="00627A69"/>
    <w:rsid w:val="00631637"/>
    <w:rsid w:val="006360AF"/>
    <w:rsid w:val="00637EC4"/>
    <w:rsid w:val="006422DE"/>
    <w:rsid w:val="00642DAC"/>
    <w:rsid w:val="0064309E"/>
    <w:rsid w:val="006453D6"/>
    <w:rsid w:val="006458AD"/>
    <w:rsid w:val="00645C25"/>
    <w:rsid w:val="00645D87"/>
    <w:rsid w:val="006461C2"/>
    <w:rsid w:val="006472A4"/>
    <w:rsid w:val="006507E9"/>
    <w:rsid w:val="006512C0"/>
    <w:rsid w:val="00651C19"/>
    <w:rsid w:val="00652C8F"/>
    <w:rsid w:val="006535C6"/>
    <w:rsid w:val="006538D8"/>
    <w:rsid w:val="006547A9"/>
    <w:rsid w:val="006548A8"/>
    <w:rsid w:val="00654D0C"/>
    <w:rsid w:val="00655B54"/>
    <w:rsid w:val="00656909"/>
    <w:rsid w:val="00656EBF"/>
    <w:rsid w:val="00657C56"/>
    <w:rsid w:val="00660497"/>
    <w:rsid w:val="00661545"/>
    <w:rsid w:val="00663C92"/>
    <w:rsid w:val="00666D26"/>
    <w:rsid w:val="0066740F"/>
    <w:rsid w:val="00667C87"/>
    <w:rsid w:val="00667E87"/>
    <w:rsid w:val="006700D6"/>
    <w:rsid w:val="0067110F"/>
    <w:rsid w:val="00672A9F"/>
    <w:rsid w:val="00673622"/>
    <w:rsid w:val="00673955"/>
    <w:rsid w:val="00673B00"/>
    <w:rsid w:val="00673E1B"/>
    <w:rsid w:val="006754FB"/>
    <w:rsid w:val="006779C9"/>
    <w:rsid w:val="00677EC6"/>
    <w:rsid w:val="006801D7"/>
    <w:rsid w:val="006803FD"/>
    <w:rsid w:val="006809B8"/>
    <w:rsid w:val="006809DE"/>
    <w:rsid w:val="00680B31"/>
    <w:rsid w:val="00680C22"/>
    <w:rsid w:val="00680EB5"/>
    <w:rsid w:val="006819B8"/>
    <w:rsid w:val="00681D96"/>
    <w:rsid w:val="00681E0B"/>
    <w:rsid w:val="0068231A"/>
    <w:rsid w:val="00682550"/>
    <w:rsid w:val="0068348D"/>
    <w:rsid w:val="0068387F"/>
    <w:rsid w:val="00684220"/>
    <w:rsid w:val="006849DA"/>
    <w:rsid w:val="006851DF"/>
    <w:rsid w:val="00685AC1"/>
    <w:rsid w:val="00685B1A"/>
    <w:rsid w:val="00686E42"/>
    <w:rsid w:val="00686E59"/>
    <w:rsid w:val="00687B36"/>
    <w:rsid w:val="00690689"/>
    <w:rsid w:val="00692280"/>
    <w:rsid w:val="0069246D"/>
    <w:rsid w:val="00693367"/>
    <w:rsid w:val="006942C0"/>
    <w:rsid w:val="006948DF"/>
    <w:rsid w:val="00695668"/>
    <w:rsid w:val="00695AEE"/>
    <w:rsid w:val="006965CC"/>
    <w:rsid w:val="0069778B"/>
    <w:rsid w:val="00697891"/>
    <w:rsid w:val="006A07E6"/>
    <w:rsid w:val="006A0A8F"/>
    <w:rsid w:val="006A16E3"/>
    <w:rsid w:val="006A1D37"/>
    <w:rsid w:val="006A290E"/>
    <w:rsid w:val="006A29E4"/>
    <w:rsid w:val="006A361D"/>
    <w:rsid w:val="006A576A"/>
    <w:rsid w:val="006A6000"/>
    <w:rsid w:val="006A664A"/>
    <w:rsid w:val="006B11E7"/>
    <w:rsid w:val="006B1AFE"/>
    <w:rsid w:val="006B1F05"/>
    <w:rsid w:val="006B4507"/>
    <w:rsid w:val="006B6981"/>
    <w:rsid w:val="006B7E52"/>
    <w:rsid w:val="006BC8B3"/>
    <w:rsid w:val="006C0387"/>
    <w:rsid w:val="006C09AA"/>
    <w:rsid w:val="006C2221"/>
    <w:rsid w:val="006C3E94"/>
    <w:rsid w:val="006C4322"/>
    <w:rsid w:val="006C44FE"/>
    <w:rsid w:val="006C4C91"/>
    <w:rsid w:val="006C554D"/>
    <w:rsid w:val="006C5FE2"/>
    <w:rsid w:val="006C642F"/>
    <w:rsid w:val="006C64F8"/>
    <w:rsid w:val="006C6C29"/>
    <w:rsid w:val="006C7B96"/>
    <w:rsid w:val="006D0560"/>
    <w:rsid w:val="006D0738"/>
    <w:rsid w:val="006D1010"/>
    <w:rsid w:val="006D27E8"/>
    <w:rsid w:val="006D284B"/>
    <w:rsid w:val="006D38BE"/>
    <w:rsid w:val="006D39F4"/>
    <w:rsid w:val="006D465C"/>
    <w:rsid w:val="006D4C12"/>
    <w:rsid w:val="006D6763"/>
    <w:rsid w:val="006D6A09"/>
    <w:rsid w:val="006D733D"/>
    <w:rsid w:val="006D7551"/>
    <w:rsid w:val="006E0230"/>
    <w:rsid w:val="006E05B4"/>
    <w:rsid w:val="006E1442"/>
    <w:rsid w:val="006E2499"/>
    <w:rsid w:val="006E4295"/>
    <w:rsid w:val="006E67CC"/>
    <w:rsid w:val="006E7F02"/>
    <w:rsid w:val="006F0529"/>
    <w:rsid w:val="006F13F9"/>
    <w:rsid w:val="006F204D"/>
    <w:rsid w:val="006F219E"/>
    <w:rsid w:val="006F33F6"/>
    <w:rsid w:val="006F3BE3"/>
    <w:rsid w:val="006F431A"/>
    <w:rsid w:val="006F44C9"/>
    <w:rsid w:val="006F4CE4"/>
    <w:rsid w:val="006F6780"/>
    <w:rsid w:val="006F6E72"/>
    <w:rsid w:val="006F6EC3"/>
    <w:rsid w:val="00700115"/>
    <w:rsid w:val="00700147"/>
    <w:rsid w:val="007007CA"/>
    <w:rsid w:val="00701D7F"/>
    <w:rsid w:val="007024B1"/>
    <w:rsid w:val="00704A3D"/>
    <w:rsid w:val="00704FA6"/>
    <w:rsid w:val="00705BD1"/>
    <w:rsid w:val="00705C0B"/>
    <w:rsid w:val="007060E2"/>
    <w:rsid w:val="007061F5"/>
    <w:rsid w:val="00706726"/>
    <w:rsid w:val="00706E40"/>
    <w:rsid w:val="00707DB7"/>
    <w:rsid w:val="0070F172"/>
    <w:rsid w:val="007107DB"/>
    <w:rsid w:val="00710D83"/>
    <w:rsid w:val="00711304"/>
    <w:rsid w:val="0071132F"/>
    <w:rsid w:val="007136E6"/>
    <w:rsid w:val="00713FA5"/>
    <w:rsid w:val="00714CDC"/>
    <w:rsid w:val="00715228"/>
    <w:rsid w:val="00715261"/>
    <w:rsid w:val="00715767"/>
    <w:rsid w:val="0071C97E"/>
    <w:rsid w:val="00720513"/>
    <w:rsid w:val="00720E96"/>
    <w:rsid w:val="0072268E"/>
    <w:rsid w:val="00723565"/>
    <w:rsid w:val="00724EEC"/>
    <w:rsid w:val="007254F5"/>
    <w:rsid w:val="00725AD6"/>
    <w:rsid w:val="007265A0"/>
    <w:rsid w:val="007275D1"/>
    <w:rsid w:val="007278F2"/>
    <w:rsid w:val="007300B2"/>
    <w:rsid w:val="00731710"/>
    <w:rsid w:val="00732F5B"/>
    <w:rsid w:val="00733949"/>
    <w:rsid w:val="00735A92"/>
    <w:rsid w:val="00736849"/>
    <w:rsid w:val="00737531"/>
    <w:rsid w:val="00737B5C"/>
    <w:rsid w:val="00737ED3"/>
    <w:rsid w:val="00740877"/>
    <w:rsid w:val="00742367"/>
    <w:rsid w:val="00742CF0"/>
    <w:rsid w:val="00742E3C"/>
    <w:rsid w:val="00742FF0"/>
    <w:rsid w:val="00743A08"/>
    <w:rsid w:val="00743CB3"/>
    <w:rsid w:val="007446EA"/>
    <w:rsid w:val="007447CB"/>
    <w:rsid w:val="00745E76"/>
    <w:rsid w:val="00745FCA"/>
    <w:rsid w:val="00746072"/>
    <w:rsid w:val="00746769"/>
    <w:rsid w:val="0074695D"/>
    <w:rsid w:val="00746EBB"/>
    <w:rsid w:val="00747702"/>
    <w:rsid w:val="0074785E"/>
    <w:rsid w:val="007509BF"/>
    <w:rsid w:val="00750A31"/>
    <w:rsid w:val="007513E6"/>
    <w:rsid w:val="007517B4"/>
    <w:rsid w:val="00751D8A"/>
    <w:rsid w:val="00752C5E"/>
    <w:rsid w:val="0075367E"/>
    <w:rsid w:val="00754666"/>
    <w:rsid w:val="00754BC3"/>
    <w:rsid w:val="007553F3"/>
    <w:rsid w:val="0075555A"/>
    <w:rsid w:val="00756BB9"/>
    <w:rsid w:val="00756D68"/>
    <w:rsid w:val="0076062C"/>
    <w:rsid w:val="00760B16"/>
    <w:rsid w:val="00761433"/>
    <w:rsid w:val="00763C2A"/>
    <w:rsid w:val="00763F9F"/>
    <w:rsid w:val="0076519B"/>
    <w:rsid w:val="007655C1"/>
    <w:rsid w:val="007673C6"/>
    <w:rsid w:val="00770A65"/>
    <w:rsid w:val="0077197A"/>
    <w:rsid w:val="00771D8A"/>
    <w:rsid w:val="0077204F"/>
    <w:rsid w:val="00772DA1"/>
    <w:rsid w:val="00772DB4"/>
    <w:rsid w:val="007742A3"/>
    <w:rsid w:val="00774753"/>
    <w:rsid w:val="00775503"/>
    <w:rsid w:val="007756EF"/>
    <w:rsid w:val="00777BF7"/>
    <w:rsid w:val="00780CC6"/>
    <w:rsid w:val="00781563"/>
    <w:rsid w:val="007825E6"/>
    <w:rsid w:val="0078399B"/>
    <w:rsid w:val="00784E59"/>
    <w:rsid w:val="00784FBE"/>
    <w:rsid w:val="00784FF1"/>
    <w:rsid w:val="00785A4D"/>
    <w:rsid w:val="00785D5D"/>
    <w:rsid w:val="007875AD"/>
    <w:rsid w:val="007878BC"/>
    <w:rsid w:val="007879B5"/>
    <w:rsid w:val="00787A92"/>
    <w:rsid w:val="00787F1B"/>
    <w:rsid w:val="0079044F"/>
    <w:rsid w:val="00792707"/>
    <w:rsid w:val="00792A92"/>
    <w:rsid w:val="0079329D"/>
    <w:rsid w:val="007942EB"/>
    <w:rsid w:val="00794367"/>
    <w:rsid w:val="00797203"/>
    <w:rsid w:val="0079730F"/>
    <w:rsid w:val="007A057C"/>
    <w:rsid w:val="007A05A7"/>
    <w:rsid w:val="007A3C5F"/>
    <w:rsid w:val="007A4646"/>
    <w:rsid w:val="007A5635"/>
    <w:rsid w:val="007A6238"/>
    <w:rsid w:val="007B23E0"/>
    <w:rsid w:val="007B2E10"/>
    <w:rsid w:val="007B2F31"/>
    <w:rsid w:val="007B3083"/>
    <w:rsid w:val="007B3402"/>
    <w:rsid w:val="007B3E0D"/>
    <w:rsid w:val="007B54BD"/>
    <w:rsid w:val="007B661D"/>
    <w:rsid w:val="007B6B95"/>
    <w:rsid w:val="007BE2F0"/>
    <w:rsid w:val="007C084E"/>
    <w:rsid w:val="007C0904"/>
    <w:rsid w:val="007C0F0E"/>
    <w:rsid w:val="007C1CF8"/>
    <w:rsid w:val="007C28B7"/>
    <w:rsid w:val="007C3FA5"/>
    <w:rsid w:val="007C4903"/>
    <w:rsid w:val="007C5087"/>
    <w:rsid w:val="007C5428"/>
    <w:rsid w:val="007C6448"/>
    <w:rsid w:val="007C6CF6"/>
    <w:rsid w:val="007C7F6F"/>
    <w:rsid w:val="007D0FB8"/>
    <w:rsid w:val="007D189F"/>
    <w:rsid w:val="007D3A16"/>
    <w:rsid w:val="007D41B8"/>
    <w:rsid w:val="007D4601"/>
    <w:rsid w:val="007D4941"/>
    <w:rsid w:val="007D5B82"/>
    <w:rsid w:val="007D5C27"/>
    <w:rsid w:val="007D612E"/>
    <w:rsid w:val="007D63B8"/>
    <w:rsid w:val="007D69A7"/>
    <w:rsid w:val="007D6ACB"/>
    <w:rsid w:val="007D7F63"/>
    <w:rsid w:val="007E1AAD"/>
    <w:rsid w:val="007E4D52"/>
    <w:rsid w:val="007E5244"/>
    <w:rsid w:val="007E5330"/>
    <w:rsid w:val="007E5A57"/>
    <w:rsid w:val="007E65E4"/>
    <w:rsid w:val="007E76AC"/>
    <w:rsid w:val="007E7E6D"/>
    <w:rsid w:val="007F0081"/>
    <w:rsid w:val="007F0201"/>
    <w:rsid w:val="007F057F"/>
    <w:rsid w:val="007F19BE"/>
    <w:rsid w:val="007F3587"/>
    <w:rsid w:val="007F3792"/>
    <w:rsid w:val="007F4BD3"/>
    <w:rsid w:val="007F5192"/>
    <w:rsid w:val="007F5386"/>
    <w:rsid w:val="007F588A"/>
    <w:rsid w:val="007F5A61"/>
    <w:rsid w:val="007F5D86"/>
    <w:rsid w:val="007F72AE"/>
    <w:rsid w:val="007F7F24"/>
    <w:rsid w:val="007F7FB5"/>
    <w:rsid w:val="00800B1B"/>
    <w:rsid w:val="008026BC"/>
    <w:rsid w:val="00802D9E"/>
    <w:rsid w:val="008033F9"/>
    <w:rsid w:val="00803E49"/>
    <w:rsid w:val="00803FBA"/>
    <w:rsid w:val="0080410D"/>
    <w:rsid w:val="00807ED0"/>
    <w:rsid w:val="00808B70"/>
    <w:rsid w:val="00810DE1"/>
    <w:rsid w:val="00810DE5"/>
    <w:rsid w:val="00811483"/>
    <w:rsid w:val="0081225B"/>
    <w:rsid w:val="0081318F"/>
    <w:rsid w:val="00814B86"/>
    <w:rsid w:val="008155A5"/>
    <w:rsid w:val="008171EB"/>
    <w:rsid w:val="00820FC8"/>
    <w:rsid w:val="008217D8"/>
    <w:rsid w:val="00822638"/>
    <w:rsid w:val="008242ED"/>
    <w:rsid w:val="00824824"/>
    <w:rsid w:val="00824997"/>
    <w:rsid w:val="00826ED5"/>
    <w:rsid w:val="008271F0"/>
    <w:rsid w:val="008278CE"/>
    <w:rsid w:val="008279E9"/>
    <w:rsid w:val="0082E9B4"/>
    <w:rsid w:val="0082F3BC"/>
    <w:rsid w:val="0082FFF9"/>
    <w:rsid w:val="0083002D"/>
    <w:rsid w:val="00830396"/>
    <w:rsid w:val="008304BD"/>
    <w:rsid w:val="00830651"/>
    <w:rsid w:val="00830978"/>
    <w:rsid w:val="0083164A"/>
    <w:rsid w:val="0083361E"/>
    <w:rsid w:val="00834ED1"/>
    <w:rsid w:val="008352F8"/>
    <w:rsid w:val="00835B5C"/>
    <w:rsid w:val="008377D4"/>
    <w:rsid w:val="008406A6"/>
    <w:rsid w:val="008411B8"/>
    <w:rsid w:val="00841C26"/>
    <w:rsid w:val="0084304B"/>
    <w:rsid w:val="008455CE"/>
    <w:rsid w:val="00845C3F"/>
    <w:rsid w:val="008476BA"/>
    <w:rsid w:val="00847DC6"/>
    <w:rsid w:val="0085070D"/>
    <w:rsid w:val="00851A7A"/>
    <w:rsid w:val="008543E8"/>
    <w:rsid w:val="00854BB9"/>
    <w:rsid w:val="00855D06"/>
    <w:rsid w:val="00856B86"/>
    <w:rsid w:val="008575C6"/>
    <w:rsid w:val="00857867"/>
    <w:rsid w:val="00857AAC"/>
    <w:rsid w:val="00861D2D"/>
    <w:rsid w:val="008639ED"/>
    <w:rsid w:val="00863FFD"/>
    <w:rsid w:val="00865A5D"/>
    <w:rsid w:val="00865CD0"/>
    <w:rsid w:val="0086778D"/>
    <w:rsid w:val="00867C1A"/>
    <w:rsid w:val="00871935"/>
    <w:rsid w:val="008736C3"/>
    <w:rsid w:val="00873BAE"/>
    <w:rsid w:val="00875D40"/>
    <w:rsid w:val="008764E7"/>
    <w:rsid w:val="00876901"/>
    <w:rsid w:val="00876D95"/>
    <w:rsid w:val="0087707F"/>
    <w:rsid w:val="00877251"/>
    <w:rsid w:val="00877390"/>
    <w:rsid w:val="0088028F"/>
    <w:rsid w:val="00880617"/>
    <w:rsid w:val="00880B0B"/>
    <w:rsid w:val="00881976"/>
    <w:rsid w:val="00881A29"/>
    <w:rsid w:val="0088304E"/>
    <w:rsid w:val="008861B5"/>
    <w:rsid w:val="008865AC"/>
    <w:rsid w:val="00886B0F"/>
    <w:rsid w:val="00886BFC"/>
    <w:rsid w:val="00886FA4"/>
    <w:rsid w:val="00887CFF"/>
    <w:rsid w:val="008900A6"/>
    <w:rsid w:val="00893248"/>
    <w:rsid w:val="00893254"/>
    <w:rsid w:val="00895248"/>
    <w:rsid w:val="00896889"/>
    <w:rsid w:val="008968D4"/>
    <w:rsid w:val="00897865"/>
    <w:rsid w:val="008A099B"/>
    <w:rsid w:val="008A1E68"/>
    <w:rsid w:val="008A2B4E"/>
    <w:rsid w:val="008A2F0F"/>
    <w:rsid w:val="008A347D"/>
    <w:rsid w:val="008A3E98"/>
    <w:rsid w:val="008A6315"/>
    <w:rsid w:val="008A7BB9"/>
    <w:rsid w:val="008B06C2"/>
    <w:rsid w:val="008B0981"/>
    <w:rsid w:val="008B1439"/>
    <w:rsid w:val="008B1444"/>
    <w:rsid w:val="008B23CC"/>
    <w:rsid w:val="008B4078"/>
    <w:rsid w:val="008B42C2"/>
    <w:rsid w:val="008B4830"/>
    <w:rsid w:val="008B4DCD"/>
    <w:rsid w:val="008B5261"/>
    <w:rsid w:val="008B5EA3"/>
    <w:rsid w:val="008B5EEF"/>
    <w:rsid w:val="008B6478"/>
    <w:rsid w:val="008C03A7"/>
    <w:rsid w:val="008C1890"/>
    <w:rsid w:val="008C2028"/>
    <w:rsid w:val="008C241C"/>
    <w:rsid w:val="008C33A6"/>
    <w:rsid w:val="008C3D4A"/>
    <w:rsid w:val="008C420F"/>
    <w:rsid w:val="008C5A49"/>
    <w:rsid w:val="008C61E1"/>
    <w:rsid w:val="008C6FAE"/>
    <w:rsid w:val="008D0483"/>
    <w:rsid w:val="008D06B6"/>
    <w:rsid w:val="008D19C2"/>
    <w:rsid w:val="008D4F86"/>
    <w:rsid w:val="008D53BA"/>
    <w:rsid w:val="008D6A34"/>
    <w:rsid w:val="008D6E5C"/>
    <w:rsid w:val="008D6F13"/>
    <w:rsid w:val="008D7FA3"/>
    <w:rsid w:val="008E0145"/>
    <w:rsid w:val="008E0EF8"/>
    <w:rsid w:val="008E18F7"/>
    <w:rsid w:val="008E24B0"/>
    <w:rsid w:val="008E2D5F"/>
    <w:rsid w:val="008E3EB3"/>
    <w:rsid w:val="008E468C"/>
    <w:rsid w:val="008E4E2B"/>
    <w:rsid w:val="008E56FA"/>
    <w:rsid w:val="008E5B40"/>
    <w:rsid w:val="008E6D77"/>
    <w:rsid w:val="008E7345"/>
    <w:rsid w:val="008F0003"/>
    <w:rsid w:val="008F0F8C"/>
    <w:rsid w:val="008F13BA"/>
    <w:rsid w:val="008F1621"/>
    <w:rsid w:val="008F1671"/>
    <w:rsid w:val="008F210A"/>
    <w:rsid w:val="008F3178"/>
    <w:rsid w:val="008F4177"/>
    <w:rsid w:val="008F4B6E"/>
    <w:rsid w:val="008F4DEF"/>
    <w:rsid w:val="008F5998"/>
    <w:rsid w:val="008F5BFC"/>
    <w:rsid w:val="00903DFC"/>
    <w:rsid w:val="00904014"/>
    <w:rsid w:val="009045BA"/>
    <w:rsid w:val="00904C56"/>
    <w:rsid w:val="00906EA5"/>
    <w:rsid w:val="0091127C"/>
    <w:rsid w:val="0091136F"/>
    <w:rsid w:val="00913C80"/>
    <w:rsid w:val="00913E6F"/>
    <w:rsid w:val="00914939"/>
    <w:rsid w:val="00914F9F"/>
    <w:rsid w:val="00916B8A"/>
    <w:rsid w:val="00916D2C"/>
    <w:rsid w:val="009174D3"/>
    <w:rsid w:val="00920C23"/>
    <w:rsid w:val="00920FE5"/>
    <w:rsid w:val="00921D94"/>
    <w:rsid w:val="00921EE3"/>
    <w:rsid w:val="00922A00"/>
    <w:rsid w:val="009246A7"/>
    <w:rsid w:val="0092525B"/>
    <w:rsid w:val="009252A7"/>
    <w:rsid w:val="00926271"/>
    <w:rsid w:val="00926655"/>
    <w:rsid w:val="00926865"/>
    <w:rsid w:val="00926B80"/>
    <w:rsid w:val="00926CE0"/>
    <w:rsid w:val="00926E89"/>
    <w:rsid w:val="0092766E"/>
    <w:rsid w:val="00930033"/>
    <w:rsid w:val="009314D3"/>
    <w:rsid w:val="0093162C"/>
    <w:rsid w:val="009326F6"/>
    <w:rsid w:val="00932D7F"/>
    <w:rsid w:val="0093470B"/>
    <w:rsid w:val="00934809"/>
    <w:rsid w:val="00934BD0"/>
    <w:rsid w:val="00936BC3"/>
    <w:rsid w:val="0093762B"/>
    <w:rsid w:val="0093785E"/>
    <w:rsid w:val="009403CD"/>
    <w:rsid w:val="00940804"/>
    <w:rsid w:val="0094160E"/>
    <w:rsid w:val="00941A51"/>
    <w:rsid w:val="00941EBC"/>
    <w:rsid w:val="00942980"/>
    <w:rsid w:val="009439E9"/>
    <w:rsid w:val="00943A41"/>
    <w:rsid w:val="00943A44"/>
    <w:rsid w:val="00943AE4"/>
    <w:rsid w:val="00944CA4"/>
    <w:rsid w:val="00946B70"/>
    <w:rsid w:val="009476E2"/>
    <w:rsid w:val="00947D45"/>
    <w:rsid w:val="00947D55"/>
    <w:rsid w:val="0094EFF6"/>
    <w:rsid w:val="009501F7"/>
    <w:rsid w:val="009508A4"/>
    <w:rsid w:val="009513C6"/>
    <w:rsid w:val="00951CC0"/>
    <w:rsid w:val="009520E2"/>
    <w:rsid w:val="0095367C"/>
    <w:rsid w:val="00954443"/>
    <w:rsid w:val="00955E35"/>
    <w:rsid w:val="00955F7B"/>
    <w:rsid w:val="009568BF"/>
    <w:rsid w:val="00960566"/>
    <w:rsid w:val="009624A5"/>
    <w:rsid w:val="00963391"/>
    <w:rsid w:val="00963CEA"/>
    <w:rsid w:val="00964DF5"/>
    <w:rsid w:val="00965CC1"/>
    <w:rsid w:val="00966157"/>
    <w:rsid w:val="00966BCF"/>
    <w:rsid w:val="009676D9"/>
    <w:rsid w:val="00971142"/>
    <w:rsid w:val="00971328"/>
    <w:rsid w:val="00971B23"/>
    <w:rsid w:val="00972A5C"/>
    <w:rsid w:val="009739B2"/>
    <w:rsid w:val="00973FF8"/>
    <w:rsid w:val="00974699"/>
    <w:rsid w:val="00974F0A"/>
    <w:rsid w:val="009763DA"/>
    <w:rsid w:val="0097665E"/>
    <w:rsid w:val="00977191"/>
    <w:rsid w:val="00977AF4"/>
    <w:rsid w:val="009810F0"/>
    <w:rsid w:val="0098217B"/>
    <w:rsid w:val="009822F0"/>
    <w:rsid w:val="009823FD"/>
    <w:rsid w:val="00982C25"/>
    <w:rsid w:val="00983562"/>
    <w:rsid w:val="009841C6"/>
    <w:rsid w:val="009846F6"/>
    <w:rsid w:val="00985655"/>
    <w:rsid w:val="00985FB6"/>
    <w:rsid w:val="00986782"/>
    <w:rsid w:val="00987702"/>
    <w:rsid w:val="0098771F"/>
    <w:rsid w:val="00990D39"/>
    <w:rsid w:val="00991330"/>
    <w:rsid w:val="00991B10"/>
    <w:rsid w:val="009931ED"/>
    <w:rsid w:val="00993658"/>
    <w:rsid w:val="00994B37"/>
    <w:rsid w:val="00994F01"/>
    <w:rsid w:val="00996F1E"/>
    <w:rsid w:val="00997291"/>
    <w:rsid w:val="009A02A4"/>
    <w:rsid w:val="009A1581"/>
    <w:rsid w:val="009A24CD"/>
    <w:rsid w:val="009A296D"/>
    <w:rsid w:val="009A2A19"/>
    <w:rsid w:val="009A3138"/>
    <w:rsid w:val="009A4AF2"/>
    <w:rsid w:val="009A5FFE"/>
    <w:rsid w:val="009A662E"/>
    <w:rsid w:val="009A7A8A"/>
    <w:rsid w:val="009B00AB"/>
    <w:rsid w:val="009B010D"/>
    <w:rsid w:val="009B0440"/>
    <w:rsid w:val="009B1DB7"/>
    <w:rsid w:val="009B1F4B"/>
    <w:rsid w:val="009B2325"/>
    <w:rsid w:val="009B5E0F"/>
    <w:rsid w:val="009B6348"/>
    <w:rsid w:val="009B6382"/>
    <w:rsid w:val="009B6599"/>
    <w:rsid w:val="009C025C"/>
    <w:rsid w:val="009C0465"/>
    <w:rsid w:val="009C1425"/>
    <w:rsid w:val="009C1D9A"/>
    <w:rsid w:val="009C1F29"/>
    <w:rsid w:val="009C5AFB"/>
    <w:rsid w:val="009C5EA5"/>
    <w:rsid w:val="009C6D7C"/>
    <w:rsid w:val="009C79A8"/>
    <w:rsid w:val="009C7E32"/>
    <w:rsid w:val="009D0A50"/>
    <w:rsid w:val="009D1469"/>
    <w:rsid w:val="009D23A8"/>
    <w:rsid w:val="009D39C3"/>
    <w:rsid w:val="009D4F75"/>
    <w:rsid w:val="009D5E5F"/>
    <w:rsid w:val="009D744C"/>
    <w:rsid w:val="009D7890"/>
    <w:rsid w:val="009E0E9A"/>
    <w:rsid w:val="009E160C"/>
    <w:rsid w:val="009E188C"/>
    <w:rsid w:val="009E233B"/>
    <w:rsid w:val="009E304A"/>
    <w:rsid w:val="009E3DE5"/>
    <w:rsid w:val="009E4611"/>
    <w:rsid w:val="009E5F70"/>
    <w:rsid w:val="009E622C"/>
    <w:rsid w:val="009E682C"/>
    <w:rsid w:val="009E6FF8"/>
    <w:rsid w:val="009E73E0"/>
    <w:rsid w:val="009E7411"/>
    <w:rsid w:val="009F05AC"/>
    <w:rsid w:val="009F0D74"/>
    <w:rsid w:val="009F1EAA"/>
    <w:rsid w:val="009F2250"/>
    <w:rsid w:val="009F23F5"/>
    <w:rsid w:val="009F25D7"/>
    <w:rsid w:val="009F30A5"/>
    <w:rsid w:val="009F344F"/>
    <w:rsid w:val="009F4622"/>
    <w:rsid w:val="009F487D"/>
    <w:rsid w:val="009F60E9"/>
    <w:rsid w:val="009F6C66"/>
    <w:rsid w:val="00A00E6F"/>
    <w:rsid w:val="00A013A1"/>
    <w:rsid w:val="00A0184C"/>
    <w:rsid w:val="00A019A1"/>
    <w:rsid w:val="00A01A79"/>
    <w:rsid w:val="00A024B4"/>
    <w:rsid w:val="00A02BDA"/>
    <w:rsid w:val="00A03A3C"/>
    <w:rsid w:val="00A041A9"/>
    <w:rsid w:val="00A0430A"/>
    <w:rsid w:val="00A04C8D"/>
    <w:rsid w:val="00A0554C"/>
    <w:rsid w:val="00A055F5"/>
    <w:rsid w:val="00A05A14"/>
    <w:rsid w:val="00A05DB3"/>
    <w:rsid w:val="00A063C1"/>
    <w:rsid w:val="00A069D2"/>
    <w:rsid w:val="00A10BFD"/>
    <w:rsid w:val="00A10D53"/>
    <w:rsid w:val="00A11546"/>
    <w:rsid w:val="00A116A2"/>
    <w:rsid w:val="00A13484"/>
    <w:rsid w:val="00A13D0D"/>
    <w:rsid w:val="00A14ED5"/>
    <w:rsid w:val="00A1568F"/>
    <w:rsid w:val="00A15EF2"/>
    <w:rsid w:val="00A16049"/>
    <w:rsid w:val="00A20A06"/>
    <w:rsid w:val="00A21205"/>
    <w:rsid w:val="00A21955"/>
    <w:rsid w:val="00A21BEB"/>
    <w:rsid w:val="00A2275E"/>
    <w:rsid w:val="00A23A97"/>
    <w:rsid w:val="00A248C8"/>
    <w:rsid w:val="00A249F1"/>
    <w:rsid w:val="00A25266"/>
    <w:rsid w:val="00A26BA9"/>
    <w:rsid w:val="00A31C40"/>
    <w:rsid w:val="00A33C98"/>
    <w:rsid w:val="00A36AFA"/>
    <w:rsid w:val="00A4203D"/>
    <w:rsid w:val="00A4235C"/>
    <w:rsid w:val="00A4246F"/>
    <w:rsid w:val="00A42B99"/>
    <w:rsid w:val="00A42DBA"/>
    <w:rsid w:val="00A43593"/>
    <w:rsid w:val="00A44AFB"/>
    <w:rsid w:val="00A45113"/>
    <w:rsid w:val="00A45E72"/>
    <w:rsid w:val="00A45F49"/>
    <w:rsid w:val="00A4604D"/>
    <w:rsid w:val="00A466B5"/>
    <w:rsid w:val="00A54C5D"/>
    <w:rsid w:val="00A54E23"/>
    <w:rsid w:val="00A56D15"/>
    <w:rsid w:val="00A56F6D"/>
    <w:rsid w:val="00A57B72"/>
    <w:rsid w:val="00A61406"/>
    <w:rsid w:val="00A619B0"/>
    <w:rsid w:val="00A61F24"/>
    <w:rsid w:val="00A61F4D"/>
    <w:rsid w:val="00A62982"/>
    <w:rsid w:val="00A63A91"/>
    <w:rsid w:val="00A6663E"/>
    <w:rsid w:val="00A66D96"/>
    <w:rsid w:val="00A67900"/>
    <w:rsid w:val="00A67C3A"/>
    <w:rsid w:val="00A6BABB"/>
    <w:rsid w:val="00A7004B"/>
    <w:rsid w:val="00A70447"/>
    <w:rsid w:val="00A70615"/>
    <w:rsid w:val="00A71C7B"/>
    <w:rsid w:val="00A722DB"/>
    <w:rsid w:val="00A72457"/>
    <w:rsid w:val="00A72A68"/>
    <w:rsid w:val="00A737FE"/>
    <w:rsid w:val="00A73996"/>
    <w:rsid w:val="00A73A9F"/>
    <w:rsid w:val="00A73C1A"/>
    <w:rsid w:val="00A744F6"/>
    <w:rsid w:val="00A7525A"/>
    <w:rsid w:val="00A75692"/>
    <w:rsid w:val="00A75B40"/>
    <w:rsid w:val="00A76339"/>
    <w:rsid w:val="00A7D336"/>
    <w:rsid w:val="00A812E1"/>
    <w:rsid w:val="00A8177E"/>
    <w:rsid w:val="00A82A07"/>
    <w:rsid w:val="00A82E26"/>
    <w:rsid w:val="00A83344"/>
    <w:rsid w:val="00A83EFD"/>
    <w:rsid w:val="00A8405B"/>
    <w:rsid w:val="00A84A43"/>
    <w:rsid w:val="00A864C1"/>
    <w:rsid w:val="00A8704B"/>
    <w:rsid w:val="00A870E4"/>
    <w:rsid w:val="00A87B43"/>
    <w:rsid w:val="00A8D53E"/>
    <w:rsid w:val="00A903FF"/>
    <w:rsid w:val="00A909B1"/>
    <w:rsid w:val="00A911FF"/>
    <w:rsid w:val="00A9167A"/>
    <w:rsid w:val="00A918CA"/>
    <w:rsid w:val="00A91B96"/>
    <w:rsid w:val="00A9241F"/>
    <w:rsid w:val="00A928F4"/>
    <w:rsid w:val="00A92BED"/>
    <w:rsid w:val="00A936C4"/>
    <w:rsid w:val="00A93EEE"/>
    <w:rsid w:val="00A94095"/>
    <w:rsid w:val="00A942B7"/>
    <w:rsid w:val="00A94685"/>
    <w:rsid w:val="00A9551B"/>
    <w:rsid w:val="00A956A2"/>
    <w:rsid w:val="00A969C8"/>
    <w:rsid w:val="00A970AD"/>
    <w:rsid w:val="00A97400"/>
    <w:rsid w:val="00A97767"/>
    <w:rsid w:val="00AA0DED"/>
    <w:rsid w:val="00AA5307"/>
    <w:rsid w:val="00AA7333"/>
    <w:rsid w:val="00AA758D"/>
    <w:rsid w:val="00AA7606"/>
    <w:rsid w:val="00AA790A"/>
    <w:rsid w:val="00AA7AB3"/>
    <w:rsid w:val="00AA7AD0"/>
    <w:rsid w:val="00AA7B54"/>
    <w:rsid w:val="00AB0C7D"/>
    <w:rsid w:val="00AB222C"/>
    <w:rsid w:val="00AB2707"/>
    <w:rsid w:val="00AB3EDB"/>
    <w:rsid w:val="00AB46FF"/>
    <w:rsid w:val="00AB4CF2"/>
    <w:rsid w:val="00AB611F"/>
    <w:rsid w:val="00AB625B"/>
    <w:rsid w:val="00AB6AE4"/>
    <w:rsid w:val="00AC01C9"/>
    <w:rsid w:val="00AC1D15"/>
    <w:rsid w:val="00AC2B40"/>
    <w:rsid w:val="00AC355C"/>
    <w:rsid w:val="00AC374D"/>
    <w:rsid w:val="00AC3BEE"/>
    <w:rsid w:val="00AC3F67"/>
    <w:rsid w:val="00AC443F"/>
    <w:rsid w:val="00AC5A8B"/>
    <w:rsid w:val="00AC7F69"/>
    <w:rsid w:val="00AC7F7A"/>
    <w:rsid w:val="00AD29A4"/>
    <w:rsid w:val="00AD2B86"/>
    <w:rsid w:val="00AD34E3"/>
    <w:rsid w:val="00AD383F"/>
    <w:rsid w:val="00AD3ED2"/>
    <w:rsid w:val="00AD409B"/>
    <w:rsid w:val="00AD4B70"/>
    <w:rsid w:val="00AD4F75"/>
    <w:rsid w:val="00AD5AAE"/>
    <w:rsid w:val="00AD629F"/>
    <w:rsid w:val="00AD6513"/>
    <w:rsid w:val="00AD7035"/>
    <w:rsid w:val="00AE09CE"/>
    <w:rsid w:val="00AE0C9D"/>
    <w:rsid w:val="00AE0E08"/>
    <w:rsid w:val="00AE1C3A"/>
    <w:rsid w:val="00AE267E"/>
    <w:rsid w:val="00AE3456"/>
    <w:rsid w:val="00AE3FEE"/>
    <w:rsid w:val="00AE46CC"/>
    <w:rsid w:val="00AE4C93"/>
    <w:rsid w:val="00AE532C"/>
    <w:rsid w:val="00AE576B"/>
    <w:rsid w:val="00AE5C03"/>
    <w:rsid w:val="00AE5E25"/>
    <w:rsid w:val="00AE5F06"/>
    <w:rsid w:val="00AE648A"/>
    <w:rsid w:val="00AE6F3F"/>
    <w:rsid w:val="00AE7C85"/>
    <w:rsid w:val="00AF03C1"/>
    <w:rsid w:val="00AF080F"/>
    <w:rsid w:val="00AF082C"/>
    <w:rsid w:val="00AF1147"/>
    <w:rsid w:val="00AF1C7D"/>
    <w:rsid w:val="00AF1DA8"/>
    <w:rsid w:val="00AF1EB8"/>
    <w:rsid w:val="00AF3CE6"/>
    <w:rsid w:val="00AF4878"/>
    <w:rsid w:val="00AF4997"/>
    <w:rsid w:val="00AF5BED"/>
    <w:rsid w:val="00AF705A"/>
    <w:rsid w:val="00AF748E"/>
    <w:rsid w:val="00AF7B87"/>
    <w:rsid w:val="00AF7C30"/>
    <w:rsid w:val="00B0068F"/>
    <w:rsid w:val="00B02FC9"/>
    <w:rsid w:val="00B06134"/>
    <w:rsid w:val="00B06E30"/>
    <w:rsid w:val="00B07518"/>
    <w:rsid w:val="00B07D0C"/>
    <w:rsid w:val="00B103AF"/>
    <w:rsid w:val="00B104E6"/>
    <w:rsid w:val="00B11654"/>
    <w:rsid w:val="00B11C27"/>
    <w:rsid w:val="00B124F0"/>
    <w:rsid w:val="00B126B1"/>
    <w:rsid w:val="00B12718"/>
    <w:rsid w:val="00B13576"/>
    <w:rsid w:val="00B13F79"/>
    <w:rsid w:val="00B1409A"/>
    <w:rsid w:val="00B150D5"/>
    <w:rsid w:val="00B152B2"/>
    <w:rsid w:val="00B15600"/>
    <w:rsid w:val="00B16A6A"/>
    <w:rsid w:val="00B20AC1"/>
    <w:rsid w:val="00B213CB"/>
    <w:rsid w:val="00B2195C"/>
    <w:rsid w:val="00B21BD8"/>
    <w:rsid w:val="00B22476"/>
    <w:rsid w:val="00B22694"/>
    <w:rsid w:val="00B23797"/>
    <w:rsid w:val="00B24E69"/>
    <w:rsid w:val="00B2534A"/>
    <w:rsid w:val="00B2572B"/>
    <w:rsid w:val="00B25FC5"/>
    <w:rsid w:val="00B260C1"/>
    <w:rsid w:val="00B26683"/>
    <w:rsid w:val="00B26BFB"/>
    <w:rsid w:val="00B27198"/>
    <w:rsid w:val="00B3075A"/>
    <w:rsid w:val="00B310C2"/>
    <w:rsid w:val="00B3136B"/>
    <w:rsid w:val="00B3160E"/>
    <w:rsid w:val="00B317F4"/>
    <w:rsid w:val="00B33E7B"/>
    <w:rsid w:val="00B344DA"/>
    <w:rsid w:val="00B347E5"/>
    <w:rsid w:val="00B34A55"/>
    <w:rsid w:val="00B355B2"/>
    <w:rsid w:val="00B3631E"/>
    <w:rsid w:val="00B36673"/>
    <w:rsid w:val="00B36726"/>
    <w:rsid w:val="00B36B93"/>
    <w:rsid w:val="00B370A9"/>
    <w:rsid w:val="00B41159"/>
    <w:rsid w:val="00B41485"/>
    <w:rsid w:val="00B42F37"/>
    <w:rsid w:val="00B4494D"/>
    <w:rsid w:val="00B45756"/>
    <w:rsid w:val="00B4628C"/>
    <w:rsid w:val="00B46324"/>
    <w:rsid w:val="00B47558"/>
    <w:rsid w:val="00B478A3"/>
    <w:rsid w:val="00B479FA"/>
    <w:rsid w:val="00B500D0"/>
    <w:rsid w:val="00B501D9"/>
    <w:rsid w:val="00B5148B"/>
    <w:rsid w:val="00B516E2"/>
    <w:rsid w:val="00B52D75"/>
    <w:rsid w:val="00B53825"/>
    <w:rsid w:val="00B53D5A"/>
    <w:rsid w:val="00B5411D"/>
    <w:rsid w:val="00B54C67"/>
    <w:rsid w:val="00B54CE2"/>
    <w:rsid w:val="00B55399"/>
    <w:rsid w:val="00B55449"/>
    <w:rsid w:val="00B55B1D"/>
    <w:rsid w:val="00B55B7D"/>
    <w:rsid w:val="00B567C9"/>
    <w:rsid w:val="00B60893"/>
    <w:rsid w:val="00B60A13"/>
    <w:rsid w:val="00B6279B"/>
    <w:rsid w:val="00B63493"/>
    <w:rsid w:val="00B63F48"/>
    <w:rsid w:val="00B64255"/>
    <w:rsid w:val="00B644AD"/>
    <w:rsid w:val="00B64793"/>
    <w:rsid w:val="00B65A60"/>
    <w:rsid w:val="00B662A4"/>
    <w:rsid w:val="00B663ED"/>
    <w:rsid w:val="00B67988"/>
    <w:rsid w:val="00B7015F"/>
    <w:rsid w:val="00B70A04"/>
    <w:rsid w:val="00B70DBA"/>
    <w:rsid w:val="00B71349"/>
    <w:rsid w:val="00B717F5"/>
    <w:rsid w:val="00B71EB5"/>
    <w:rsid w:val="00B72300"/>
    <w:rsid w:val="00B72FDE"/>
    <w:rsid w:val="00B7492B"/>
    <w:rsid w:val="00B75178"/>
    <w:rsid w:val="00B755FF"/>
    <w:rsid w:val="00B768DF"/>
    <w:rsid w:val="00B76E37"/>
    <w:rsid w:val="00B7717F"/>
    <w:rsid w:val="00B77768"/>
    <w:rsid w:val="00B78E19"/>
    <w:rsid w:val="00B81079"/>
    <w:rsid w:val="00B8113F"/>
    <w:rsid w:val="00B8197F"/>
    <w:rsid w:val="00B82594"/>
    <w:rsid w:val="00B82756"/>
    <w:rsid w:val="00B82E82"/>
    <w:rsid w:val="00B8319F"/>
    <w:rsid w:val="00B835C4"/>
    <w:rsid w:val="00B8569B"/>
    <w:rsid w:val="00B85C56"/>
    <w:rsid w:val="00B864CC"/>
    <w:rsid w:val="00B874B1"/>
    <w:rsid w:val="00B90242"/>
    <w:rsid w:val="00B9262C"/>
    <w:rsid w:val="00B92647"/>
    <w:rsid w:val="00B93F63"/>
    <w:rsid w:val="00B940C0"/>
    <w:rsid w:val="00B94AE9"/>
    <w:rsid w:val="00B95857"/>
    <w:rsid w:val="00B96406"/>
    <w:rsid w:val="00B96868"/>
    <w:rsid w:val="00BA2950"/>
    <w:rsid w:val="00BA309D"/>
    <w:rsid w:val="00BA4880"/>
    <w:rsid w:val="00BA4A72"/>
    <w:rsid w:val="00BA561E"/>
    <w:rsid w:val="00BA5FBD"/>
    <w:rsid w:val="00BA6399"/>
    <w:rsid w:val="00BA65F8"/>
    <w:rsid w:val="00BA684F"/>
    <w:rsid w:val="00BA76C6"/>
    <w:rsid w:val="00BA7D0B"/>
    <w:rsid w:val="00BAB1B8"/>
    <w:rsid w:val="00BB03D6"/>
    <w:rsid w:val="00BB04A9"/>
    <w:rsid w:val="00BB07D7"/>
    <w:rsid w:val="00BB1B67"/>
    <w:rsid w:val="00BB23C9"/>
    <w:rsid w:val="00BB3560"/>
    <w:rsid w:val="00BB4016"/>
    <w:rsid w:val="00BB4919"/>
    <w:rsid w:val="00BB5E95"/>
    <w:rsid w:val="00BB6932"/>
    <w:rsid w:val="00BB6B49"/>
    <w:rsid w:val="00BB7014"/>
    <w:rsid w:val="00BC0302"/>
    <w:rsid w:val="00BC0975"/>
    <w:rsid w:val="00BC0A21"/>
    <w:rsid w:val="00BC1218"/>
    <w:rsid w:val="00BC121B"/>
    <w:rsid w:val="00BC342F"/>
    <w:rsid w:val="00BC38E8"/>
    <w:rsid w:val="00BC39CE"/>
    <w:rsid w:val="00BC612D"/>
    <w:rsid w:val="00BC6262"/>
    <w:rsid w:val="00BC6545"/>
    <w:rsid w:val="00BC6C20"/>
    <w:rsid w:val="00BC7E99"/>
    <w:rsid w:val="00BC9098"/>
    <w:rsid w:val="00BD2BE9"/>
    <w:rsid w:val="00BD34B3"/>
    <w:rsid w:val="00BD577F"/>
    <w:rsid w:val="00BD59B8"/>
    <w:rsid w:val="00BD5BD6"/>
    <w:rsid w:val="00BD5EB2"/>
    <w:rsid w:val="00BD5F1D"/>
    <w:rsid w:val="00BD67A1"/>
    <w:rsid w:val="00BD732E"/>
    <w:rsid w:val="00BE026D"/>
    <w:rsid w:val="00BE02DE"/>
    <w:rsid w:val="00BE045E"/>
    <w:rsid w:val="00BE0B68"/>
    <w:rsid w:val="00BE0F80"/>
    <w:rsid w:val="00BE1308"/>
    <w:rsid w:val="00BE15AE"/>
    <w:rsid w:val="00BE328A"/>
    <w:rsid w:val="00BE4039"/>
    <w:rsid w:val="00BE4CBB"/>
    <w:rsid w:val="00BE5B73"/>
    <w:rsid w:val="00BE5E2B"/>
    <w:rsid w:val="00BE6A40"/>
    <w:rsid w:val="00BE6B11"/>
    <w:rsid w:val="00BE7CFB"/>
    <w:rsid w:val="00BF06AB"/>
    <w:rsid w:val="00BF0D8E"/>
    <w:rsid w:val="00BF1084"/>
    <w:rsid w:val="00BF4866"/>
    <w:rsid w:val="00BF5278"/>
    <w:rsid w:val="00BF57C9"/>
    <w:rsid w:val="00BF5EE3"/>
    <w:rsid w:val="00BF605D"/>
    <w:rsid w:val="00BF6A58"/>
    <w:rsid w:val="00BF78ED"/>
    <w:rsid w:val="00C01FBD"/>
    <w:rsid w:val="00C02DBE"/>
    <w:rsid w:val="00C03942"/>
    <w:rsid w:val="00C03FD1"/>
    <w:rsid w:val="00C05940"/>
    <w:rsid w:val="00C06CB8"/>
    <w:rsid w:val="00C07059"/>
    <w:rsid w:val="00C10293"/>
    <w:rsid w:val="00C113DE"/>
    <w:rsid w:val="00C1169A"/>
    <w:rsid w:val="00C11E35"/>
    <w:rsid w:val="00C126E5"/>
    <w:rsid w:val="00C1287C"/>
    <w:rsid w:val="00C13017"/>
    <w:rsid w:val="00C1457D"/>
    <w:rsid w:val="00C1467F"/>
    <w:rsid w:val="00C1513C"/>
    <w:rsid w:val="00C16021"/>
    <w:rsid w:val="00C16E27"/>
    <w:rsid w:val="00C17A4E"/>
    <w:rsid w:val="00C21ED3"/>
    <w:rsid w:val="00C21F8C"/>
    <w:rsid w:val="00C223A9"/>
    <w:rsid w:val="00C239D6"/>
    <w:rsid w:val="00C23A61"/>
    <w:rsid w:val="00C23BCF"/>
    <w:rsid w:val="00C23F6B"/>
    <w:rsid w:val="00C254C7"/>
    <w:rsid w:val="00C2552C"/>
    <w:rsid w:val="00C25531"/>
    <w:rsid w:val="00C2578D"/>
    <w:rsid w:val="00C269E7"/>
    <w:rsid w:val="00C26DDA"/>
    <w:rsid w:val="00C27D52"/>
    <w:rsid w:val="00C301B1"/>
    <w:rsid w:val="00C3091F"/>
    <w:rsid w:val="00C30A1B"/>
    <w:rsid w:val="00C30E6B"/>
    <w:rsid w:val="00C31088"/>
    <w:rsid w:val="00C320BB"/>
    <w:rsid w:val="00C326D8"/>
    <w:rsid w:val="00C32D81"/>
    <w:rsid w:val="00C32DD1"/>
    <w:rsid w:val="00C33229"/>
    <w:rsid w:val="00C33AAC"/>
    <w:rsid w:val="00C33BAB"/>
    <w:rsid w:val="00C346D4"/>
    <w:rsid w:val="00C354C9"/>
    <w:rsid w:val="00C354E0"/>
    <w:rsid w:val="00C3568E"/>
    <w:rsid w:val="00C36AD8"/>
    <w:rsid w:val="00C376F7"/>
    <w:rsid w:val="00C37D91"/>
    <w:rsid w:val="00C37FB3"/>
    <w:rsid w:val="00C40697"/>
    <w:rsid w:val="00C40D79"/>
    <w:rsid w:val="00C41B78"/>
    <w:rsid w:val="00C43227"/>
    <w:rsid w:val="00C43487"/>
    <w:rsid w:val="00C44141"/>
    <w:rsid w:val="00C44D7B"/>
    <w:rsid w:val="00C46190"/>
    <w:rsid w:val="00C46451"/>
    <w:rsid w:val="00C468EE"/>
    <w:rsid w:val="00C47015"/>
    <w:rsid w:val="00C47BB1"/>
    <w:rsid w:val="00C47CF2"/>
    <w:rsid w:val="00C504BA"/>
    <w:rsid w:val="00C51143"/>
    <w:rsid w:val="00C560D3"/>
    <w:rsid w:val="00C5727F"/>
    <w:rsid w:val="00C573CF"/>
    <w:rsid w:val="00C57748"/>
    <w:rsid w:val="00C61CFA"/>
    <w:rsid w:val="00C62665"/>
    <w:rsid w:val="00C63FF3"/>
    <w:rsid w:val="00C64651"/>
    <w:rsid w:val="00C64C4D"/>
    <w:rsid w:val="00C6507A"/>
    <w:rsid w:val="00C69AD2"/>
    <w:rsid w:val="00C73A06"/>
    <w:rsid w:val="00C73D15"/>
    <w:rsid w:val="00C76EDE"/>
    <w:rsid w:val="00C807E0"/>
    <w:rsid w:val="00C8258D"/>
    <w:rsid w:val="00C82AA5"/>
    <w:rsid w:val="00C82D99"/>
    <w:rsid w:val="00C8383D"/>
    <w:rsid w:val="00C8547E"/>
    <w:rsid w:val="00C869D1"/>
    <w:rsid w:val="00C87608"/>
    <w:rsid w:val="00C87B7F"/>
    <w:rsid w:val="00C87E4A"/>
    <w:rsid w:val="00C900EC"/>
    <w:rsid w:val="00C90D6C"/>
    <w:rsid w:val="00C91173"/>
    <w:rsid w:val="00C91C5C"/>
    <w:rsid w:val="00C92249"/>
    <w:rsid w:val="00C9275A"/>
    <w:rsid w:val="00C92C00"/>
    <w:rsid w:val="00C956C3"/>
    <w:rsid w:val="00C9598C"/>
    <w:rsid w:val="00C95ADB"/>
    <w:rsid w:val="00C97091"/>
    <w:rsid w:val="00C9744F"/>
    <w:rsid w:val="00CA01EF"/>
    <w:rsid w:val="00CA0541"/>
    <w:rsid w:val="00CA1CEA"/>
    <w:rsid w:val="00CA3A4B"/>
    <w:rsid w:val="00CA3DA4"/>
    <w:rsid w:val="00CA3F00"/>
    <w:rsid w:val="00CA4271"/>
    <w:rsid w:val="00CA4DB2"/>
    <w:rsid w:val="00CA531E"/>
    <w:rsid w:val="00CA5890"/>
    <w:rsid w:val="00CA65CE"/>
    <w:rsid w:val="00CA7189"/>
    <w:rsid w:val="00CA7369"/>
    <w:rsid w:val="00CB14A0"/>
    <w:rsid w:val="00CB1644"/>
    <w:rsid w:val="00CB1E13"/>
    <w:rsid w:val="00CB1FED"/>
    <w:rsid w:val="00CB2DED"/>
    <w:rsid w:val="00CB2FC8"/>
    <w:rsid w:val="00CB3A92"/>
    <w:rsid w:val="00CB4010"/>
    <w:rsid w:val="00CB489A"/>
    <w:rsid w:val="00CB52A9"/>
    <w:rsid w:val="00CB667F"/>
    <w:rsid w:val="00CC0365"/>
    <w:rsid w:val="00CC21F5"/>
    <w:rsid w:val="00CC2519"/>
    <w:rsid w:val="00CC2591"/>
    <w:rsid w:val="00CC25A1"/>
    <w:rsid w:val="00CC2A5A"/>
    <w:rsid w:val="00CC3683"/>
    <w:rsid w:val="00CC371A"/>
    <w:rsid w:val="00CC37DD"/>
    <w:rsid w:val="00CC45B1"/>
    <w:rsid w:val="00CC5291"/>
    <w:rsid w:val="00CC5992"/>
    <w:rsid w:val="00CC5C5E"/>
    <w:rsid w:val="00CC625D"/>
    <w:rsid w:val="00CCC82B"/>
    <w:rsid w:val="00CD02B1"/>
    <w:rsid w:val="00CD05EE"/>
    <w:rsid w:val="00CD10E5"/>
    <w:rsid w:val="00CD1CE0"/>
    <w:rsid w:val="00CD202D"/>
    <w:rsid w:val="00CD344E"/>
    <w:rsid w:val="00CD4B92"/>
    <w:rsid w:val="00CD4FEF"/>
    <w:rsid w:val="00CD5FAC"/>
    <w:rsid w:val="00CD7EA6"/>
    <w:rsid w:val="00CE16AA"/>
    <w:rsid w:val="00CE2BE2"/>
    <w:rsid w:val="00CE2E48"/>
    <w:rsid w:val="00CE3D99"/>
    <w:rsid w:val="00CE4447"/>
    <w:rsid w:val="00CE4F68"/>
    <w:rsid w:val="00CE557D"/>
    <w:rsid w:val="00CE6603"/>
    <w:rsid w:val="00CE71BC"/>
    <w:rsid w:val="00CE7312"/>
    <w:rsid w:val="00CE7C1C"/>
    <w:rsid w:val="00CE7F79"/>
    <w:rsid w:val="00CE7F94"/>
    <w:rsid w:val="00CE8D67"/>
    <w:rsid w:val="00CF14B4"/>
    <w:rsid w:val="00CF1F31"/>
    <w:rsid w:val="00CF3E23"/>
    <w:rsid w:val="00CF4D2B"/>
    <w:rsid w:val="00CF5860"/>
    <w:rsid w:val="00CF6331"/>
    <w:rsid w:val="00CF6BFC"/>
    <w:rsid w:val="00CF7A77"/>
    <w:rsid w:val="00D00DAC"/>
    <w:rsid w:val="00D00E56"/>
    <w:rsid w:val="00D016FA"/>
    <w:rsid w:val="00D033E3"/>
    <w:rsid w:val="00D048BF"/>
    <w:rsid w:val="00D0527D"/>
    <w:rsid w:val="00D0612E"/>
    <w:rsid w:val="00D076AF"/>
    <w:rsid w:val="00D07B78"/>
    <w:rsid w:val="00D104C3"/>
    <w:rsid w:val="00D12698"/>
    <w:rsid w:val="00D13261"/>
    <w:rsid w:val="00D141B9"/>
    <w:rsid w:val="00D14264"/>
    <w:rsid w:val="00D14CB5"/>
    <w:rsid w:val="00D14D29"/>
    <w:rsid w:val="00D16473"/>
    <w:rsid w:val="00D16C5B"/>
    <w:rsid w:val="00D16E05"/>
    <w:rsid w:val="00D17071"/>
    <w:rsid w:val="00D175F5"/>
    <w:rsid w:val="00D1777A"/>
    <w:rsid w:val="00D17B16"/>
    <w:rsid w:val="00D2042E"/>
    <w:rsid w:val="00D205F8"/>
    <w:rsid w:val="00D20ACA"/>
    <w:rsid w:val="00D226E6"/>
    <w:rsid w:val="00D2388B"/>
    <w:rsid w:val="00D23CA7"/>
    <w:rsid w:val="00D2445B"/>
    <w:rsid w:val="00D252A3"/>
    <w:rsid w:val="00D25391"/>
    <w:rsid w:val="00D256B9"/>
    <w:rsid w:val="00D25E71"/>
    <w:rsid w:val="00D289CE"/>
    <w:rsid w:val="00D30F42"/>
    <w:rsid w:val="00D31840"/>
    <w:rsid w:val="00D320F6"/>
    <w:rsid w:val="00D32A37"/>
    <w:rsid w:val="00D32C13"/>
    <w:rsid w:val="00D33128"/>
    <w:rsid w:val="00D34D78"/>
    <w:rsid w:val="00D34F10"/>
    <w:rsid w:val="00D3500B"/>
    <w:rsid w:val="00D351B4"/>
    <w:rsid w:val="00D359F2"/>
    <w:rsid w:val="00D374CB"/>
    <w:rsid w:val="00D4061B"/>
    <w:rsid w:val="00D40D5F"/>
    <w:rsid w:val="00D40DF3"/>
    <w:rsid w:val="00D412E4"/>
    <w:rsid w:val="00D42144"/>
    <w:rsid w:val="00D42EF0"/>
    <w:rsid w:val="00D447DF"/>
    <w:rsid w:val="00D44FCA"/>
    <w:rsid w:val="00D45FF0"/>
    <w:rsid w:val="00D46A13"/>
    <w:rsid w:val="00D47C79"/>
    <w:rsid w:val="00D47ECA"/>
    <w:rsid w:val="00D5006A"/>
    <w:rsid w:val="00D5021D"/>
    <w:rsid w:val="00D5072E"/>
    <w:rsid w:val="00D50A25"/>
    <w:rsid w:val="00D51555"/>
    <w:rsid w:val="00D528BF"/>
    <w:rsid w:val="00D53D37"/>
    <w:rsid w:val="00D53DDE"/>
    <w:rsid w:val="00D53FDA"/>
    <w:rsid w:val="00D541F7"/>
    <w:rsid w:val="00D5699F"/>
    <w:rsid w:val="00D57485"/>
    <w:rsid w:val="00D57600"/>
    <w:rsid w:val="00D60772"/>
    <w:rsid w:val="00D61F8E"/>
    <w:rsid w:val="00D631D2"/>
    <w:rsid w:val="00D63505"/>
    <w:rsid w:val="00D64054"/>
    <w:rsid w:val="00D641B4"/>
    <w:rsid w:val="00D64593"/>
    <w:rsid w:val="00D655EA"/>
    <w:rsid w:val="00D659AE"/>
    <w:rsid w:val="00D666A8"/>
    <w:rsid w:val="00D66C61"/>
    <w:rsid w:val="00D70088"/>
    <w:rsid w:val="00D71CC1"/>
    <w:rsid w:val="00D72517"/>
    <w:rsid w:val="00D72CE8"/>
    <w:rsid w:val="00D73921"/>
    <w:rsid w:val="00D73C05"/>
    <w:rsid w:val="00D74D88"/>
    <w:rsid w:val="00D75DA2"/>
    <w:rsid w:val="00D7656C"/>
    <w:rsid w:val="00D77EED"/>
    <w:rsid w:val="00D7E72B"/>
    <w:rsid w:val="00D81042"/>
    <w:rsid w:val="00D8114D"/>
    <w:rsid w:val="00D8266B"/>
    <w:rsid w:val="00D832B5"/>
    <w:rsid w:val="00D834A0"/>
    <w:rsid w:val="00D8399B"/>
    <w:rsid w:val="00D84021"/>
    <w:rsid w:val="00D84DD3"/>
    <w:rsid w:val="00D850A4"/>
    <w:rsid w:val="00D85858"/>
    <w:rsid w:val="00D85ADC"/>
    <w:rsid w:val="00D86313"/>
    <w:rsid w:val="00D875A3"/>
    <w:rsid w:val="00D87648"/>
    <w:rsid w:val="00D90033"/>
    <w:rsid w:val="00D901FF"/>
    <w:rsid w:val="00D91C8D"/>
    <w:rsid w:val="00D92115"/>
    <w:rsid w:val="00D925AF"/>
    <w:rsid w:val="00D94FCA"/>
    <w:rsid w:val="00D967A0"/>
    <w:rsid w:val="00D96E43"/>
    <w:rsid w:val="00D9703C"/>
    <w:rsid w:val="00DA0468"/>
    <w:rsid w:val="00DA073D"/>
    <w:rsid w:val="00DA08A3"/>
    <w:rsid w:val="00DA169B"/>
    <w:rsid w:val="00DA211A"/>
    <w:rsid w:val="00DA221D"/>
    <w:rsid w:val="00DA3DD2"/>
    <w:rsid w:val="00DA433B"/>
    <w:rsid w:val="00DA5276"/>
    <w:rsid w:val="00DA62D9"/>
    <w:rsid w:val="00DA7331"/>
    <w:rsid w:val="00DB0741"/>
    <w:rsid w:val="00DB08B4"/>
    <w:rsid w:val="00DB1095"/>
    <w:rsid w:val="00DB2933"/>
    <w:rsid w:val="00DB53F6"/>
    <w:rsid w:val="00DB5DBF"/>
    <w:rsid w:val="00DB64A3"/>
    <w:rsid w:val="00DB6C91"/>
    <w:rsid w:val="00DB6E2C"/>
    <w:rsid w:val="00DB7C29"/>
    <w:rsid w:val="00DC0C8B"/>
    <w:rsid w:val="00DC11E9"/>
    <w:rsid w:val="00DC1C63"/>
    <w:rsid w:val="00DC34FF"/>
    <w:rsid w:val="00DC3BF9"/>
    <w:rsid w:val="00DC3F92"/>
    <w:rsid w:val="00DC52AB"/>
    <w:rsid w:val="00DC5334"/>
    <w:rsid w:val="00DC7406"/>
    <w:rsid w:val="00DD17CD"/>
    <w:rsid w:val="00DD2038"/>
    <w:rsid w:val="00DD2E4A"/>
    <w:rsid w:val="00DD3995"/>
    <w:rsid w:val="00DD42B5"/>
    <w:rsid w:val="00DD4356"/>
    <w:rsid w:val="00DD4784"/>
    <w:rsid w:val="00DD5036"/>
    <w:rsid w:val="00DD525B"/>
    <w:rsid w:val="00DD5E54"/>
    <w:rsid w:val="00DD6117"/>
    <w:rsid w:val="00DD6657"/>
    <w:rsid w:val="00DD7C30"/>
    <w:rsid w:val="00DE1134"/>
    <w:rsid w:val="00DE23A2"/>
    <w:rsid w:val="00DE2E18"/>
    <w:rsid w:val="00DE4907"/>
    <w:rsid w:val="00DE4CAE"/>
    <w:rsid w:val="00DE5270"/>
    <w:rsid w:val="00DE550C"/>
    <w:rsid w:val="00DE774E"/>
    <w:rsid w:val="00DE78A6"/>
    <w:rsid w:val="00DED60E"/>
    <w:rsid w:val="00DF1D04"/>
    <w:rsid w:val="00DF1EAB"/>
    <w:rsid w:val="00DF2034"/>
    <w:rsid w:val="00DF380A"/>
    <w:rsid w:val="00DF3CDB"/>
    <w:rsid w:val="00DF5AB8"/>
    <w:rsid w:val="00DF66B3"/>
    <w:rsid w:val="00DF704F"/>
    <w:rsid w:val="00E01D33"/>
    <w:rsid w:val="00E02136"/>
    <w:rsid w:val="00E02235"/>
    <w:rsid w:val="00E02BCD"/>
    <w:rsid w:val="00E038B6"/>
    <w:rsid w:val="00E04CB0"/>
    <w:rsid w:val="00E065B7"/>
    <w:rsid w:val="00E06B20"/>
    <w:rsid w:val="00E11051"/>
    <w:rsid w:val="00E113C7"/>
    <w:rsid w:val="00E1356E"/>
    <w:rsid w:val="00E1392D"/>
    <w:rsid w:val="00E13F91"/>
    <w:rsid w:val="00E14E5D"/>
    <w:rsid w:val="00E159AD"/>
    <w:rsid w:val="00E15C09"/>
    <w:rsid w:val="00E201DC"/>
    <w:rsid w:val="00E22149"/>
    <w:rsid w:val="00E22EC5"/>
    <w:rsid w:val="00E232F5"/>
    <w:rsid w:val="00E23330"/>
    <w:rsid w:val="00E249DA"/>
    <w:rsid w:val="00E26881"/>
    <w:rsid w:val="00E268FC"/>
    <w:rsid w:val="00E26C9D"/>
    <w:rsid w:val="00E26EFB"/>
    <w:rsid w:val="00E30070"/>
    <w:rsid w:val="00E310D8"/>
    <w:rsid w:val="00E31165"/>
    <w:rsid w:val="00E3144E"/>
    <w:rsid w:val="00E33AD4"/>
    <w:rsid w:val="00E33C9B"/>
    <w:rsid w:val="00E33D2A"/>
    <w:rsid w:val="00E33F4D"/>
    <w:rsid w:val="00E3419C"/>
    <w:rsid w:val="00E351F3"/>
    <w:rsid w:val="00E35970"/>
    <w:rsid w:val="00E35DA9"/>
    <w:rsid w:val="00E36528"/>
    <w:rsid w:val="00E367FA"/>
    <w:rsid w:val="00E36BE6"/>
    <w:rsid w:val="00E36CF1"/>
    <w:rsid w:val="00E37DBF"/>
    <w:rsid w:val="00E4026B"/>
    <w:rsid w:val="00E41214"/>
    <w:rsid w:val="00E41290"/>
    <w:rsid w:val="00E41B0D"/>
    <w:rsid w:val="00E41F53"/>
    <w:rsid w:val="00E41F8A"/>
    <w:rsid w:val="00E42288"/>
    <w:rsid w:val="00E42953"/>
    <w:rsid w:val="00E4335D"/>
    <w:rsid w:val="00E43A0E"/>
    <w:rsid w:val="00E43C64"/>
    <w:rsid w:val="00E43EED"/>
    <w:rsid w:val="00E444EB"/>
    <w:rsid w:val="00E447FD"/>
    <w:rsid w:val="00E4486E"/>
    <w:rsid w:val="00E44D09"/>
    <w:rsid w:val="00E45232"/>
    <w:rsid w:val="00E45298"/>
    <w:rsid w:val="00E460F2"/>
    <w:rsid w:val="00E4739A"/>
    <w:rsid w:val="00E478EC"/>
    <w:rsid w:val="00E47DA7"/>
    <w:rsid w:val="00E47EF9"/>
    <w:rsid w:val="00E47FD0"/>
    <w:rsid w:val="00E5137B"/>
    <w:rsid w:val="00E517C7"/>
    <w:rsid w:val="00E53F41"/>
    <w:rsid w:val="00E55425"/>
    <w:rsid w:val="00E559E3"/>
    <w:rsid w:val="00E5798B"/>
    <w:rsid w:val="00E57B95"/>
    <w:rsid w:val="00E5E8D2"/>
    <w:rsid w:val="00E60324"/>
    <w:rsid w:val="00E609CB"/>
    <w:rsid w:val="00E609F1"/>
    <w:rsid w:val="00E62BAC"/>
    <w:rsid w:val="00E62EFC"/>
    <w:rsid w:val="00E65988"/>
    <w:rsid w:val="00E65F80"/>
    <w:rsid w:val="00E66349"/>
    <w:rsid w:val="00E677A6"/>
    <w:rsid w:val="00E67BEC"/>
    <w:rsid w:val="00E70D49"/>
    <w:rsid w:val="00E7136E"/>
    <w:rsid w:val="00E7151D"/>
    <w:rsid w:val="00E716BD"/>
    <w:rsid w:val="00E71D8E"/>
    <w:rsid w:val="00E729AA"/>
    <w:rsid w:val="00E72B79"/>
    <w:rsid w:val="00E72D46"/>
    <w:rsid w:val="00E75541"/>
    <w:rsid w:val="00E760EE"/>
    <w:rsid w:val="00E7647F"/>
    <w:rsid w:val="00E76BE5"/>
    <w:rsid w:val="00E800E1"/>
    <w:rsid w:val="00E80949"/>
    <w:rsid w:val="00E80B44"/>
    <w:rsid w:val="00E80CA7"/>
    <w:rsid w:val="00E810EE"/>
    <w:rsid w:val="00E81E8E"/>
    <w:rsid w:val="00E82E55"/>
    <w:rsid w:val="00E83501"/>
    <w:rsid w:val="00E8399A"/>
    <w:rsid w:val="00E84213"/>
    <w:rsid w:val="00E8421B"/>
    <w:rsid w:val="00E85213"/>
    <w:rsid w:val="00E85643"/>
    <w:rsid w:val="00E856F5"/>
    <w:rsid w:val="00E85E0F"/>
    <w:rsid w:val="00E86B74"/>
    <w:rsid w:val="00E87472"/>
    <w:rsid w:val="00E8B5B1"/>
    <w:rsid w:val="00E907A1"/>
    <w:rsid w:val="00E911E7"/>
    <w:rsid w:val="00E91C05"/>
    <w:rsid w:val="00E9232C"/>
    <w:rsid w:val="00E92444"/>
    <w:rsid w:val="00E926C5"/>
    <w:rsid w:val="00E93696"/>
    <w:rsid w:val="00E93A86"/>
    <w:rsid w:val="00E943DF"/>
    <w:rsid w:val="00E953DD"/>
    <w:rsid w:val="00E9541F"/>
    <w:rsid w:val="00E96008"/>
    <w:rsid w:val="00E97973"/>
    <w:rsid w:val="00E97E98"/>
    <w:rsid w:val="00EA1B50"/>
    <w:rsid w:val="00EA1CE9"/>
    <w:rsid w:val="00EA241A"/>
    <w:rsid w:val="00EA2AEB"/>
    <w:rsid w:val="00EA3637"/>
    <w:rsid w:val="00EA47A5"/>
    <w:rsid w:val="00EA5468"/>
    <w:rsid w:val="00EA5DC2"/>
    <w:rsid w:val="00EA6958"/>
    <w:rsid w:val="00EA78CC"/>
    <w:rsid w:val="00EA7A13"/>
    <w:rsid w:val="00EA7D6A"/>
    <w:rsid w:val="00EA7D77"/>
    <w:rsid w:val="00EB00F1"/>
    <w:rsid w:val="00EB02C4"/>
    <w:rsid w:val="00EB2717"/>
    <w:rsid w:val="00EB55A3"/>
    <w:rsid w:val="00EB7226"/>
    <w:rsid w:val="00EB7322"/>
    <w:rsid w:val="00EC0680"/>
    <w:rsid w:val="00EC11E0"/>
    <w:rsid w:val="00EC16A9"/>
    <w:rsid w:val="00EC2873"/>
    <w:rsid w:val="00EC3AFB"/>
    <w:rsid w:val="00EC3B77"/>
    <w:rsid w:val="00EC53CA"/>
    <w:rsid w:val="00EC63DD"/>
    <w:rsid w:val="00EC70F6"/>
    <w:rsid w:val="00EC7935"/>
    <w:rsid w:val="00EC7AAD"/>
    <w:rsid w:val="00ED1249"/>
    <w:rsid w:val="00ED17B7"/>
    <w:rsid w:val="00ED35E5"/>
    <w:rsid w:val="00ED39F3"/>
    <w:rsid w:val="00ED4516"/>
    <w:rsid w:val="00ED5C38"/>
    <w:rsid w:val="00ED688E"/>
    <w:rsid w:val="00ED6B72"/>
    <w:rsid w:val="00ED6DD2"/>
    <w:rsid w:val="00EE0963"/>
    <w:rsid w:val="00EE13D1"/>
    <w:rsid w:val="00EE17BB"/>
    <w:rsid w:val="00EE18E1"/>
    <w:rsid w:val="00EE2C16"/>
    <w:rsid w:val="00EE4034"/>
    <w:rsid w:val="00EE413E"/>
    <w:rsid w:val="00EE6115"/>
    <w:rsid w:val="00EE6865"/>
    <w:rsid w:val="00EE6AE9"/>
    <w:rsid w:val="00EE7D22"/>
    <w:rsid w:val="00EF311F"/>
    <w:rsid w:val="00EF3A84"/>
    <w:rsid w:val="00EF3DC5"/>
    <w:rsid w:val="00EF66B6"/>
    <w:rsid w:val="00EF6DB2"/>
    <w:rsid w:val="00EF6E09"/>
    <w:rsid w:val="00EF7457"/>
    <w:rsid w:val="00EF7BFC"/>
    <w:rsid w:val="00F0012E"/>
    <w:rsid w:val="00F010CE"/>
    <w:rsid w:val="00F021E6"/>
    <w:rsid w:val="00F02BC0"/>
    <w:rsid w:val="00F03B50"/>
    <w:rsid w:val="00F049EE"/>
    <w:rsid w:val="00F05F9A"/>
    <w:rsid w:val="00F06B2A"/>
    <w:rsid w:val="00F07234"/>
    <w:rsid w:val="00F07F8C"/>
    <w:rsid w:val="00F112C8"/>
    <w:rsid w:val="00F11385"/>
    <w:rsid w:val="00F1270C"/>
    <w:rsid w:val="00F12A98"/>
    <w:rsid w:val="00F12E05"/>
    <w:rsid w:val="00F1335C"/>
    <w:rsid w:val="00F134C2"/>
    <w:rsid w:val="00F14012"/>
    <w:rsid w:val="00F141EA"/>
    <w:rsid w:val="00F142E9"/>
    <w:rsid w:val="00F15696"/>
    <w:rsid w:val="00F162FB"/>
    <w:rsid w:val="00F178DA"/>
    <w:rsid w:val="00F179D2"/>
    <w:rsid w:val="00F2053D"/>
    <w:rsid w:val="00F208EF"/>
    <w:rsid w:val="00F21E7F"/>
    <w:rsid w:val="00F23761"/>
    <w:rsid w:val="00F26140"/>
    <w:rsid w:val="00F26EF6"/>
    <w:rsid w:val="00F27955"/>
    <w:rsid w:val="00F27ACE"/>
    <w:rsid w:val="00F308FC"/>
    <w:rsid w:val="00F3528A"/>
    <w:rsid w:val="00F37DB1"/>
    <w:rsid w:val="00F40544"/>
    <w:rsid w:val="00F41171"/>
    <w:rsid w:val="00F41E48"/>
    <w:rsid w:val="00F41FC3"/>
    <w:rsid w:val="00F43DC9"/>
    <w:rsid w:val="00F44075"/>
    <w:rsid w:val="00F441C7"/>
    <w:rsid w:val="00F44850"/>
    <w:rsid w:val="00F44FA8"/>
    <w:rsid w:val="00F45BF6"/>
    <w:rsid w:val="00F46590"/>
    <w:rsid w:val="00F46CD5"/>
    <w:rsid w:val="00F4721E"/>
    <w:rsid w:val="00F479AF"/>
    <w:rsid w:val="00F5071C"/>
    <w:rsid w:val="00F50F66"/>
    <w:rsid w:val="00F512C3"/>
    <w:rsid w:val="00F5357A"/>
    <w:rsid w:val="00F53693"/>
    <w:rsid w:val="00F53D50"/>
    <w:rsid w:val="00F54FEE"/>
    <w:rsid w:val="00F56026"/>
    <w:rsid w:val="00F56B6A"/>
    <w:rsid w:val="00F5783E"/>
    <w:rsid w:val="00F57A5D"/>
    <w:rsid w:val="00F57F6C"/>
    <w:rsid w:val="00F60F7B"/>
    <w:rsid w:val="00F616F2"/>
    <w:rsid w:val="00F62078"/>
    <w:rsid w:val="00F62C82"/>
    <w:rsid w:val="00F63F15"/>
    <w:rsid w:val="00F657C8"/>
    <w:rsid w:val="00F6610D"/>
    <w:rsid w:val="00F67602"/>
    <w:rsid w:val="00F705E2"/>
    <w:rsid w:val="00F7101C"/>
    <w:rsid w:val="00F7112F"/>
    <w:rsid w:val="00F71E26"/>
    <w:rsid w:val="00F7365E"/>
    <w:rsid w:val="00F7432C"/>
    <w:rsid w:val="00F746E1"/>
    <w:rsid w:val="00F7493B"/>
    <w:rsid w:val="00F750D9"/>
    <w:rsid w:val="00F75749"/>
    <w:rsid w:val="00F767E9"/>
    <w:rsid w:val="00F768E9"/>
    <w:rsid w:val="00F7732B"/>
    <w:rsid w:val="00F7753E"/>
    <w:rsid w:val="00F77A37"/>
    <w:rsid w:val="00F77D9F"/>
    <w:rsid w:val="00F808DD"/>
    <w:rsid w:val="00F80929"/>
    <w:rsid w:val="00F80E54"/>
    <w:rsid w:val="00F80F7A"/>
    <w:rsid w:val="00F81B63"/>
    <w:rsid w:val="00F81CE0"/>
    <w:rsid w:val="00F828BD"/>
    <w:rsid w:val="00F83551"/>
    <w:rsid w:val="00F85AAB"/>
    <w:rsid w:val="00F85E90"/>
    <w:rsid w:val="00F87A28"/>
    <w:rsid w:val="00F87E40"/>
    <w:rsid w:val="00F9018D"/>
    <w:rsid w:val="00F91A3B"/>
    <w:rsid w:val="00F91A75"/>
    <w:rsid w:val="00F936A7"/>
    <w:rsid w:val="00F93B54"/>
    <w:rsid w:val="00F93C28"/>
    <w:rsid w:val="00F94FB3"/>
    <w:rsid w:val="00F95033"/>
    <w:rsid w:val="00F95C13"/>
    <w:rsid w:val="00F961BC"/>
    <w:rsid w:val="00F970CE"/>
    <w:rsid w:val="00FA075F"/>
    <w:rsid w:val="00FA1BF8"/>
    <w:rsid w:val="00FA2759"/>
    <w:rsid w:val="00FA31E9"/>
    <w:rsid w:val="00FA42C1"/>
    <w:rsid w:val="00FA517F"/>
    <w:rsid w:val="00FA60E8"/>
    <w:rsid w:val="00FA6947"/>
    <w:rsid w:val="00FA7480"/>
    <w:rsid w:val="00FB02F8"/>
    <w:rsid w:val="00FB0B3E"/>
    <w:rsid w:val="00FB1238"/>
    <w:rsid w:val="00FB1959"/>
    <w:rsid w:val="00FB1A5F"/>
    <w:rsid w:val="00FB302E"/>
    <w:rsid w:val="00FB37CB"/>
    <w:rsid w:val="00FB420F"/>
    <w:rsid w:val="00FB46B1"/>
    <w:rsid w:val="00FB4B9D"/>
    <w:rsid w:val="00FB4CCE"/>
    <w:rsid w:val="00FC0CAF"/>
    <w:rsid w:val="00FC1336"/>
    <w:rsid w:val="00FC1AE8"/>
    <w:rsid w:val="00FC1B94"/>
    <w:rsid w:val="00FC2DEF"/>
    <w:rsid w:val="00FC35C0"/>
    <w:rsid w:val="00FC424E"/>
    <w:rsid w:val="00FC44E4"/>
    <w:rsid w:val="00FC4913"/>
    <w:rsid w:val="00FC6824"/>
    <w:rsid w:val="00FC7A3C"/>
    <w:rsid w:val="00FD0217"/>
    <w:rsid w:val="00FD031A"/>
    <w:rsid w:val="00FD0876"/>
    <w:rsid w:val="00FD0AEF"/>
    <w:rsid w:val="00FD0FFB"/>
    <w:rsid w:val="00FD18DF"/>
    <w:rsid w:val="00FD18EA"/>
    <w:rsid w:val="00FD22CF"/>
    <w:rsid w:val="00FD3892"/>
    <w:rsid w:val="00FD4DAD"/>
    <w:rsid w:val="00FD5DF7"/>
    <w:rsid w:val="00FD6C48"/>
    <w:rsid w:val="00FD7A99"/>
    <w:rsid w:val="00FE093F"/>
    <w:rsid w:val="00FE0966"/>
    <w:rsid w:val="00FE0B25"/>
    <w:rsid w:val="00FE0DEC"/>
    <w:rsid w:val="00FE4D08"/>
    <w:rsid w:val="00FE6DE5"/>
    <w:rsid w:val="00FE799A"/>
    <w:rsid w:val="00FE7FDF"/>
    <w:rsid w:val="00FF04BD"/>
    <w:rsid w:val="00FF1E41"/>
    <w:rsid w:val="00FF26D3"/>
    <w:rsid w:val="00FF3CDF"/>
    <w:rsid w:val="00FF41F7"/>
    <w:rsid w:val="00FF442B"/>
    <w:rsid w:val="00FF5248"/>
    <w:rsid w:val="00FF576D"/>
    <w:rsid w:val="00FF6FC7"/>
    <w:rsid w:val="010146E2"/>
    <w:rsid w:val="010FC5DA"/>
    <w:rsid w:val="01118C65"/>
    <w:rsid w:val="0111EF5E"/>
    <w:rsid w:val="01136856"/>
    <w:rsid w:val="01188C4A"/>
    <w:rsid w:val="012AECDD"/>
    <w:rsid w:val="012FAE04"/>
    <w:rsid w:val="01312B92"/>
    <w:rsid w:val="013AC5C1"/>
    <w:rsid w:val="0141F790"/>
    <w:rsid w:val="0143695C"/>
    <w:rsid w:val="01450630"/>
    <w:rsid w:val="014F42CF"/>
    <w:rsid w:val="01515777"/>
    <w:rsid w:val="0151C584"/>
    <w:rsid w:val="015585DA"/>
    <w:rsid w:val="0158A174"/>
    <w:rsid w:val="015F9A82"/>
    <w:rsid w:val="016E4D43"/>
    <w:rsid w:val="01758491"/>
    <w:rsid w:val="017FCD35"/>
    <w:rsid w:val="01828473"/>
    <w:rsid w:val="018C112D"/>
    <w:rsid w:val="018DF1E0"/>
    <w:rsid w:val="018E2B9B"/>
    <w:rsid w:val="018F53E4"/>
    <w:rsid w:val="0193ED09"/>
    <w:rsid w:val="01992FD6"/>
    <w:rsid w:val="01995E15"/>
    <w:rsid w:val="019E72D7"/>
    <w:rsid w:val="019FC01C"/>
    <w:rsid w:val="01A2F377"/>
    <w:rsid w:val="01A68BA9"/>
    <w:rsid w:val="01A81643"/>
    <w:rsid w:val="01A8F0C2"/>
    <w:rsid w:val="01A9B92F"/>
    <w:rsid w:val="01B6F8BE"/>
    <w:rsid w:val="01BCDB98"/>
    <w:rsid w:val="01C0DF92"/>
    <w:rsid w:val="01C24E0D"/>
    <w:rsid w:val="01C697C5"/>
    <w:rsid w:val="01C95C9B"/>
    <w:rsid w:val="01CB76BA"/>
    <w:rsid w:val="01CDB08C"/>
    <w:rsid w:val="01CE854B"/>
    <w:rsid w:val="01CFBC0D"/>
    <w:rsid w:val="01D66C0E"/>
    <w:rsid w:val="01D940FC"/>
    <w:rsid w:val="01E16AEA"/>
    <w:rsid w:val="01EBF042"/>
    <w:rsid w:val="01ECC6D4"/>
    <w:rsid w:val="01EE6362"/>
    <w:rsid w:val="01EFD23D"/>
    <w:rsid w:val="01F146C3"/>
    <w:rsid w:val="01F52650"/>
    <w:rsid w:val="01F6775D"/>
    <w:rsid w:val="01F94727"/>
    <w:rsid w:val="01FAC7B0"/>
    <w:rsid w:val="01FADAFF"/>
    <w:rsid w:val="01FCD958"/>
    <w:rsid w:val="01FE1EC1"/>
    <w:rsid w:val="02069E12"/>
    <w:rsid w:val="02074F7E"/>
    <w:rsid w:val="020C8DEF"/>
    <w:rsid w:val="020FB298"/>
    <w:rsid w:val="02176922"/>
    <w:rsid w:val="02186620"/>
    <w:rsid w:val="0244A573"/>
    <w:rsid w:val="0245D9FB"/>
    <w:rsid w:val="024A1201"/>
    <w:rsid w:val="024D2EB7"/>
    <w:rsid w:val="024D4211"/>
    <w:rsid w:val="0256742A"/>
    <w:rsid w:val="02589DD1"/>
    <w:rsid w:val="02651FE8"/>
    <w:rsid w:val="026ABEFF"/>
    <w:rsid w:val="026E2A50"/>
    <w:rsid w:val="027D2FE5"/>
    <w:rsid w:val="027D476C"/>
    <w:rsid w:val="027F44B2"/>
    <w:rsid w:val="028178FC"/>
    <w:rsid w:val="0284A9D2"/>
    <w:rsid w:val="0294EF5E"/>
    <w:rsid w:val="029DB84E"/>
    <w:rsid w:val="02A49023"/>
    <w:rsid w:val="02A4BC15"/>
    <w:rsid w:val="02AD24F6"/>
    <w:rsid w:val="02ADBFBF"/>
    <w:rsid w:val="02AE6C4B"/>
    <w:rsid w:val="02AEBD16"/>
    <w:rsid w:val="02AFBEC5"/>
    <w:rsid w:val="02B1CE15"/>
    <w:rsid w:val="02C2945E"/>
    <w:rsid w:val="02C35314"/>
    <w:rsid w:val="02C3CBF1"/>
    <w:rsid w:val="02D4AB27"/>
    <w:rsid w:val="02DF503E"/>
    <w:rsid w:val="02DF8C88"/>
    <w:rsid w:val="02E16AAA"/>
    <w:rsid w:val="02E1D623"/>
    <w:rsid w:val="02E2E15E"/>
    <w:rsid w:val="02E41198"/>
    <w:rsid w:val="02E47DD4"/>
    <w:rsid w:val="02E7481F"/>
    <w:rsid w:val="02E8211C"/>
    <w:rsid w:val="02ED4BD4"/>
    <w:rsid w:val="02EDD71F"/>
    <w:rsid w:val="02F5532D"/>
    <w:rsid w:val="02F89C46"/>
    <w:rsid w:val="02FED3E7"/>
    <w:rsid w:val="03005C2F"/>
    <w:rsid w:val="030C34E4"/>
    <w:rsid w:val="030C99BF"/>
    <w:rsid w:val="031637BE"/>
    <w:rsid w:val="03175358"/>
    <w:rsid w:val="0318545C"/>
    <w:rsid w:val="031C6325"/>
    <w:rsid w:val="031DE189"/>
    <w:rsid w:val="0321696B"/>
    <w:rsid w:val="032685CC"/>
    <w:rsid w:val="03268DAD"/>
    <w:rsid w:val="03331708"/>
    <w:rsid w:val="033524C5"/>
    <w:rsid w:val="0335465B"/>
    <w:rsid w:val="03378DA8"/>
    <w:rsid w:val="03382CE2"/>
    <w:rsid w:val="03390773"/>
    <w:rsid w:val="033B80F2"/>
    <w:rsid w:val="033D0D85"/>
    <w:rsid w:val="0341FDA3"/>
    <w:rsid w:val="03479C2D"/>
    <w:rsid w:val="0349397D"/>
    <w:rsid w:val="034A6421"/>
    <w:rsid w:val="034C5117"/>
    <w:rsid w:val="034E6023"/>
    <w:rsid w:val="0352CF39"/>
    <w:rsid w:val="035470EC"/>
    <w:rsid w:val="035D32CF"/>
    <w:rsid w:val="036508DE"/>
    <w:rsid w:val="0366D59D"/>
    <w:rsid w:val="036908DD"/>
    <w:rsid w:val="0371B2A2"/>
    <w:rsid w:val="037445DA"/>
    <w:rsid w:val="0377F66E"/>
    <w:rsid w:val="037E95E2"/>
    <w:rsid w:val="038046BA"/>
    <w:rsid w:val="03814FD0"/>
    <w:rsid w:val="0381D1B4"/>
    <w:rsid w:val="03830656"/>
    <w:rsid w:val="03877C36"/>
    <w:rsid w:val="038A627D"/>
    <w:rsid w:val="038A72D5"/>
    <w:rsid w:val="038DA34C"/>
    <w:rsid w:val="038F5C62"/>
    <w:rsid w:val="039135FD"/>
    <w:rsid w:val="0394157C"/>
    <w:rsid w:val="039B6CD9"/>
    <w:rsid w:val="039EE33B"/>
    <w:rsid w:val="039F4E9D"/>
    <w:rsid w:val="03A9BA02"/>
    <w:rsid w:val="03AC82B4"/>
    <w:rsid w:val="03AF9EBD"/>
    <w:rsid w:val="03B36C96"/>
    <w:rsid w:val="03B4F4DE"/>
    <w:rsid w:val="03B8EB89"/>
    <w:rsid w:val="03BAD9D7"/>
    <w:rsid w:val="03BFA7DD"/>
    <w:rsid w:val="03C16C8B"/>
    <w:rsid w:val="03CC315D"/>
    <w:rsid w:val="03D373D3"/>
    <w:rsid w:val="03D4E43E"/>
    <w:rsid w:val="03D7B74D"/>
    <w:rsid w:val="03D92237"/>
    <w:rsid w:val="03DC33FC"/>
    <w:rsid w:val="03DD71AD"/>
    <w:rsid w:val="03E164F1"/>
    <w:rsid w:val="03E97D4D"/>
    <w:rsid w:val="03EE20CC"/>
    <w:rsid w:val="03F061DF"/>
    <w:rsid w:val="03F46E32"/>
    <w:rsid w:val="03F5219C"/>
    <w:rsid w:val="03F7249C"/>
    <w:rsid w:val="03F85E28"/>
    <w:rsid w:val="04125BB1"/>
    <w:rsid w:val="041503D2"/>
    <w:rsid w:val="04170DAB"/>
    <w:rsid w:val="041F17E2"/>
    <w:rsid w:val="042545D2"/>
    <w:rsid w:val="042729CB"/>
    <w:rsid w:val="0432DEE1"/>
    <w:rsid w:val="0433EC7F"/>
    <w:rsid w:val="04361537"/>
    <w:rsid w:val="043E55A7"/>
    <w:rsid w:val="043FCD3A"/>
    <w:rsid w:val="044495C4"/>
    <w:rsid w:val="044935B7"/>
    <w:rsid w:val="0449A059"/>
    <w:rsid w:val="044A8279"/>
    <w:rsid w:val="044AD188"/>
    <w:rsid w:val="044AFB6F"/>
    <w:rsid w:val="044BC875"/>
    <w:rsid w:val="044C23E4"/>
    <w:rsid w:val="04526967"/>
    <w:rsid w:val="045639B6"/>
    <w:rsid w:val="04579774"/>
    <w:rsid w:val="04581280"/>
    <w:rsid w:val="04581716"/>
    <w:rsid w:val="045DBC93"/>
    <w:rsid w:val="04619F0F"/>
    <w:rsid w:val="0462BC2D"/>
    <w:rsid w:val="0462F764"/>
    <w:rsid w:val="04671931"/>
    <w:rsid w:val="04676EBD"/>
    <w:rsid w:val="0468DB9E"/>
    <w:rsid w:val="046DDF30"/>
    <w:rsid w:val="046ED6F9"/>
    <w:rsid w:val="04774400"/>
    <w:rsid w:val="0480926C"/>
    <w:rsid w:val="048502C5"/>
    <w:rsid w:val="048657F2"/>
    <w:rsid w:val="0489B1D5"/>
    <w:rsid w:val="04916A4D"/>
    <w:rsid w:val="049958C1"/>
    <w:rsid w:val="049CD49E"/>
    <w:rsid w:val="049E22FB"/>
    <w:rsid w:val="049F4D4C"/>
    <w:rsid w:val="04A10694"/>
    <w:rsid w:val="04A2042C"/>
    <w:rsid w:val="04A4D592"/>
    <w:rsid w:val="04A9BBBA"/>
    <w:rsid w:val="04ADBF57"/>
    <w:rsid w:val="04B4EE85"/>
    <w:rsid w:val="04B59DD0"/>
    <w:rsid w:val="04B914A9"/>
    <w:rsid w:val="04BE86C5"/>
    <w:rsid w:val="04BF6FC6"/>
    <w:rsid w:val="04C28E6C"/>
    <w:rsid w:val="04C32544"/>
    <w:rsid w:val="04D21D90"/>
    <w:rsid w:val="04D30DAB"/>
    <w:rsid w:val="04D89049"/>
    <w:rsid w:val="04DF474A"/>
    <w:rsid w:val="04DFA14C"/>
    <w:rsid w:val="04E123D5"/>
    <w:rsid w:val="04E3D1DE"/>
    <w:rsid w:val="04E97E26"/>
    <w:rsid w:val="04EE60AB"/>
    <w:rsid w:val="04EEB81B"/>
    <w:rsid w:val="04F11096"/>
    <w:rsid w:val="04F3DBA3"/>
    <w:rsid w:val="04FDA91D"/>
    <w:rsid w:val="0500D93F"/>
    <w:rsid w:val="050A1136"/>
    <w:rsid w:val="050B40D3"/>
    <w:rsid w:val="050D0400"/>
    <w:rsid w:val="0510E076"/>
    <w:rsid w:val="05122C43"/>
    <w:rsid w:val="05147D88"/>
    <w:rsid w:val="0517E149"/>
    <w:rsid w:val="051A2BE0"/>
    <w:rsid w:val="051E7C40"/>
    <w:rsid w:val="05227184"/>
    <w:rsid w:val="05253EF1"/>
    <w:rsid w:val="05254D1B"/>
    <w:rsid w:val="05255B54"/>
    <w:rsid w:val="0528046B"/>
    <w:rsid w:val="052D999B"/>
    <w:rsid w:val="05310D45"/>
    <w:rsid w:val="05333BEA"/>
    <w:rsid w:val="0533E33B"/>
    <w:rsid w:val="05405A2F"/>
    <w:rsid w:val="05450A5E"/>
    <w:rsid w:val="0547D77A"/>
    <w:rsid w:val="054C2F2A"/>
    <w:rsid w:val="054F846D"/>
    <w:rsid w:val="05518559"/>
    <w:rsid w:val="05521657"/>
    <w:rsid w:val="0559D377"/>
    <w:rsid w:val="055B10AB"/>
    <w:rsid w:val="055F7CF4"/>
    <w:rsid w:val="055FA023"/>
    <w:rsid w:val="05613E23"/>
    <w:rsid w:val="0563564F"/>
    <w:rsid w:val="0563C17A"/>
    <w:rsid w:val="05649A60"/>
    <w:rsid w:val="0567797A"/>
    <w:rsid w:val="056A6267"/>
    <w:rsid w:val="057C6D42"/>
    <w:rsid w:val="0581D660"/>
    <w:rsid w:val="05821808"/>
    <w:rsid w:val="058226FB"/>
    <w:rsid w:val="0582BDF6"/>
    <w:rsid w:val="05856DF1"/>
    <w:rsid w:val="058CF147"/>
    <w:rsid w:val="05942E89"/>
    <w:rsid w:val="05961EC2"/>
    <w:rsid w:val="059A4437"/>
    <w:rsid w:val="059AAC50"/>
    <w:rsid w:val="059B6976"/>
    <w:rsid w:val="059D1457"/>
    <w:rsid w:val="059F6FBD"/>
    <w:rsid w:val="05A13F09"/>
    <w:rsid w:val="05A246D8"/>
    <w:rsid w:val="05A58717"/>
    <w:rsid w:val="05A59812"/>
    <w:rsid w:val="05AAF45A"/>
    <w:rsid w:val="05B33303"/>
    <w:rsid w:val="05B6F17D"/>
    <w:rsid w:val="05BC1169"/>
    <w:rsid w:val="05BD746B"/>
    <w:rsid w:val="05BF574B"/>
    <w:rsid w:val="05C5E554"/>
    <w:rsid w:val="05C9360A"/>
    <w:rsid w:val="05CFED41"/>
    <w:rsid w:val="05D4D767"/>
    <w:rsid w:val="05DC8F0E"/>
    <w:rsid w:val="05E3D1AF"/>
    <w:rsid w:val="05E5F119"/>
    <w:rsid w:val="05E93A82"/>
    <w:rsid w:val="05E999E7"/>
    <w:rsid w:val="05EE7BFC"/>
    <w:rsid w:val="05F0C166"/>
    <w:rsid w:val="05F1FB7A"/>
    <w:rsid w:val="05FD94DC"/>
    <w:rsid w:val="05FE544E"/>
    <w:rsid w:val="0605A25F"/>
    <w:rsid w:val="06088286"/>
    <w:rsid w:val="0609B8C6"/>
    <w:rsid w:val="060D3CB2"/>
    <w:rsid w:val="060E6C0B"/>
    <w:rsid w:val="0621370C"/>
    <w:rsid w:val="06218239"/>
    <w:rsid w:val="0638AC2D"/>
    <w:rsid w:val="0639286E"/>
    <w:rsid w:val="063D614A"/>
    <w:rsid w:val="0643691E"/>
    <w:rsid w:val="06487344"/>
    <w:rsid w:val="064AAD97"/>
    <w:rsid w:val="064F215A"/>
    <w:rsid w:val="064FBDBA"/>
    <w:rsid w:val="0658673C"/>
    <w:rsid w:val="065967A1"/>
    <w:rsid w:val="065C03C7"/>
    <w:rsid w:val="065C21AC"/>
    <w:rsid w:val="0660E6F5"/>
    <w:rsid w:val="06613EF6"/>
    <w:rsid w:val="06683849"/>
    <w:rsid w:val="066C662C"/>
    <w:rsid w:val="066DB533"/>
    <w:rsid w:val="06728EC6"/>
    <w:rsid w:val="0672972F"/>
    <w:rsid w:val="0674F9C2"/>
    <w:rsid w:val="0679886A"/>
    <w:rsid w:val="067A1636"/>
    <w:rsid w:val="06803339"/>
    <w:rsid w:val="0681AEE0"/>
    <w:rsid w:val="06903F55"/>
    <w:rsid w:val="06948B8F"/>
    <w:rsid w:val="0699BD7D"/>
    <w:rsid w:val="069C85FE"/>
    <w:rsid w:val="069D022C"/>
    <w:rsid w:val="06A2FF34"/>
    <w:rsid w:val="06AA78B2"/>
    <w:rsid w:val="06B25C91"/>
    <w:rsid w:val="06B52114"/>
    <w:rsid w:val="06B933F3"/>
    <w:rsid w:val="06B94AEC"/>
    <w:rsid w:val="06B99A53"/>
    <w:rsid w:val="06BA42AB"/>
    <w:rsid w:val="06C12BB5"/>
    <w:rsid w:val="06C20C3A"/>
    <w:rsid w:val="06C40D2A"/>
    <w:rsid w:val="06C7CBB5"/>
    <w:rsid w:val="06CA56B1"/>
    <w:rsid w:val="06CEB5C1"/>
    <w:rsid w:val="06D6AA4D"/>
    <w:rsid w:val="06DADB5E"/>
    <w:rsid w:val="06DF780A"/>
    <w:rsid w:val="06E3B4AE"/>
    <w:rsid w:val="06E99EB0"/>
    <w:rsid w:val="06EE1E72"/>
    <w:rsid w:val="06F18981"/>
    <w:rsid w:val="06F27752"/>
    <w:rsid w:val="06F5358A"/>
    <w:rsid w:val="06F717FA"/>
    <w:rsid w:val="06FE9F8D"/>
    <w:rsid w:val="06FF3625"/>
    <w:rsid w:val="07003B81"/>
    <w:rsid w:val="0707CF69"/>
    <w:rsid w:val="070B77B6"/>
    <w:rsid w:val="070B84EC"/>
    <w:rsid w:val="0710AA85"/>
    <w:rsid w:val="071A06F0"/>
    <w:rsid w:val="0720D5CB"/>
    <w:rsid w:val="0724E3AE"/>
    <w:rsid w:val="0725C18E"/>
    <w:rsid w:val="072EF0A3"/>
    <w:rsid w:val="07427A09"/>
    <w:rsid w:val="07434AE5"/>
    <w:rsid w:val="074742FB"/>
    <w:rsid w:val="074A96C9"/>
    <w:rsid w:val="074FA601"/>
    <w:rsid w:val="07500211"/>
    <w:rsid w:val="0753832E"/>
    <w:rsid w:val="0758399A"/>
    <w:rsid w:val="075AC9E7"/>
    <w:rsid w:val="075E7D8D"/>
    <w:rsid w:val="07704932"/>
    <w:rsid w:val="0772FCCD"/>
    <w:rsid w:val="0779359F"/>
    <w:rsid w:val="077EC073"/>
    <w:rsid w:val="078EF8D7"/>
    <w:rsid w:val="07904D5F"/>
    <w:rsid w:val="0798D47F"/>
    <w:rsid w:val="07A75DB8"/>
    <w:rsid w:val="07A8E08C"/>
    <w:rsid w:val="07AECEC1"/>
    <w:rsid w:val="07B81F3A"/>
    <w:rsid w:val="07B906BE"/>
    <w:rsid w:val="07C958C1"/>
    <w:rsid w:val="07D60125"/>
    <w:rsid w:val="07DCC20A"/>
    <w:rsid w:val="07DDDCF4"/>
    <w:rsid w:val="07E120AF"/>
    <w:rsid w:val="07EDFBD2"/>
    <w:rsid w:val="07F088C7"/>
    <w:rsid w:val="07F203D6"/>
    <w:rsid w:val="07F2903B"/>
    <w:rsid w:val="07F95AC9"/>
    <w:rsid w:val="07FF71B1"/>
    <w:rsid w:val="0808B77E"/>
    <w:rsid w:val="080AE1FA"/>
    <w:rsid w:val="080BFBA5"/>
    <w:rsid w:val="080D6558"/>
    <w:rsid w:val="08101BF2"/>
    <w:rsid w:val="0815E752"/>
    <w:rsid w:val="0815E950"/>
    <w:rsid w:val="081D0C8D"/>
    <w:rsid w:val="081F17FE"/>
    <w:rsid w:val="0820B2C6"/>
    <w:rsid w:val="08228477"/>
    <w:rsid w:val="0823C468"/>
    <w:rsid w:val="082A7C3D"/>
    <w:rsid w:val="082AE275"/>
    <w:rsid w:val="082B01AA"/>
    <w:rsid w:val="082EAC57"/>
    <w:rsid w:val="08336ECF"/>
    <w:rsid w:val="08371768"/>
    <w:rsid w:val="0838FB25"/>
    <w:rsid w:val="083982D3"/>
    <w:rsid w:val="083B14AD"/>
    <w:rsid w:val="083E3263"/>
    <w:rsid w:val="084054DA"/>
    <w:rsid w:val="084169D0"/>
    <w:rsid w:val="08442CBA"/>
    <w:rsid w:val="084BAD62"/>
    <w:rsid w:val="0857C5EA"/>
    <w:rsid w:val="085987A5"/>
    <w:rsid w:val="0859F467"/>
    <w:rsid w:val="085B4BDB"/>
    <w:rsid w:val="085F6BF6"/>
    <w:rsid w:val="0863455C"/>
    <w:rsid w:val="08640CEB"/>
    <w:rsid w:val="0867E351"/>
    <w:rsid w:val="0869B60B"/>
    <w:rsid w:val="08774879"/>
    <w:rsid w:val="087A33F3"/>
    <w:rsid w:val="087AE734"/>
    <w:rsid w:val="087BC5F2"/>
    <w:rsid w:val="087ECE06"/>
    <w:rsid w:val="087F9BFF"/>
    <w:rsid w:val="0887E795"/>
    <w:rsid w:val="088A656F"/>
    <w:rsid w:val="0890B0C2"/>
    <w:rsid w:val="08910701"/>
    <w:rsid w:val="0894D1EE"/>
    <w:rsid w:val="0895087E"/>
    <w:rsid w:val="0895242C"/>
    <w:rsid w:val="08964761"/>
    <w:rsid w:val="08A26323"/>
    <w:rsid w:val="08A5CC1F"/>
    <w:rsid w:val="08A91AC1"/>
    <w:rsid w:val="08A996B2"/>
    <w:rsid w:val="08B0CCAA"/>
    <w:rsid w:val="08B52908"/>
    <w:rsid w:val="08B951D0"/>
    <w:rsid w:val="08BDE4C4"/>
    <w:rsid w:val="08C188EE"/>
    <w:rsid w:val="08C1F8F1"/>
    <w:rsid w:val="08C3B6A5"/>
    <w:rsid w:val="08C59436"/>
    <w:rsid w:val="08CD0AE5"/>
    <w:rsid w:val="08CD5D34"/>
    <w:rsid w:val="08CDD038"/>
    <w:rsid w:val="08DC503E"/>
    <w:rsid w:val="08DCD016"/>
    <w:rsid w:val="08E5652C"/>
    <w:rsid w:val="08E668F9"/>
    <w:rsid w:val="08E847C1"/>
    <w:rsid w:val="08E9798D"/>
    <w:rsid w:val="08ED820E"/>
    <w:rsid w:val="08EF5B9A"/>
    <w:rsid w:val="08EFB245"/>
    <w:rsid w:val="08F11B76"/>
    <w:rsid w:val="08F3D47A"/>
    <w:rsid w:val="08F3DB88"/>
    <w:rsid w:val="08F51475"/>
    <w:rsid w:val="08F5B940"/>
    <w:rsid w:val="08FE34B4"/>
    <w:rsid w:val="09008FE9"/>
    <w:rsid w:val="0901103D"/>
    <w:rsid w:val="0901E84D"/>
    <w:rsid w:val="09059DEB"/>
    <w:rsid w:val="0905D99F"/>
    <w:rsid w:val="090CBE9D"/>
    <w:rsid w:val="090DE25E"/>
    <w:rsid w:val="0915C151"/>
    <w:rsid w:val="091A06E8"/>
    <w:rsid w:val="091D6E41"/>
    <w:rsid w:val="091E5A12"/>
    <w:rsid w:val="091E95E7"/>
    <w:rsid w:val="091F43C4"/>
    <w:rsid w:val="0926843D"/>
    <w:rsid w:val="09293A31"/>
    <w:rsid w:val="092DFF4D"/>
    <w:rsid w:val="092ECFE0"/>
    <w:rsid w:val="0931D182"/>
    <w:rsid w:val="093202D7"/>
    <w:rsid w:val="093BCA98"/>
    <w:rsid w:val="0942D1EB"/>
    <w:rsid w:val="094490C9"/>
    <w:rsid w:val="09572EE0"/>
    <w:rsid w:val="0959493E"/>
    <w:rsid w:val="095B77DB"/>
    <w:rsid w:val="0963327F"/>
    <w:rsid w:val="09655213"/>
    <w:rsid w:val="09697C69"/>
    <w:rsid w:val="096CC29E"/>
    <w:rsid w:val="096FA69A"/>
    <w:rsid w:val="0972FB68"/>
    <w:rsid w:val="097DC7DD"/>
    <w:rsid w:val="09805732"/>
    <w:rsid w:val="098346A3"/>
    <w:rsid w:val="098AAF73"/>
    <w:rsid w:val="098F4F18"/>
    <w:rsid w:val="098F885F"/>
    <w:rsid w:val="0990CDAC"/>
    <w:rsid w:val="09911DCD"/>
    <w:rsid w:val="0992FA31"/>
    <w:rsid w:val="09997EBE"/>
    <w:rsid w:val="099B1994"/>
    <w:rsid w:val="099ECCCD"/>
    <w:rsid w:val="09A089EF"/>
    <w:rsid w:val="09A644DB"/>
    <w:rsid w:val="09A6B146"/>
    <w:rsid w:val="09A6D07E"/>
    <w:rsid w:val="09A6F702"/>
    <w:rsid w:val="09AF396B"/>
    <w:rsid w:val="09B54A0F"/>
    <w:rsid w:val="09C06ED3"/>
    <w:rsid w:val="09C47428"/>
    <w:rsid w:val="09CA0917"/>
    <w:rsid w:val="09CB9D03"/>
    <w:rsid w:val="09CCE81D"/>
    <w:rsid w:val="09CE4F47"/>
    <w:rsid w:val="09CFDA78"/>
    <w:rsid w:val="09D488D9"/>
    <w:rsid w:val="09DB5366"/>
    <w:rsid w:val="09DD478E"/>
    <w:rsid w:val="09DD7FC8"/>
    <w:rsid w:val="09E4907B"/>
    <w:rsid w:val="09E7C75B"/>
    <w:rsid w:val="09E81126"/>
    <w:rsid w:val="09EBD1E6"/>
    <w:rsid w:val="09EDC1DD"/>
    <w:rsid w:val="09EF25A0"/>
    <w:rsid w:val="09EF2EC7"/>
    <w:rsid w:val="09F71C3C"/>
    <w:rsid w:val="09F8879A"/>
    <w:rsid w:val="09F99B3D"/>
    <w:rsid w:val="0A00EA39"/>
    <w:rsid w:val="0A04487C"/>
    <w:rsid w:val="0A0A1D08"/>
    <w:rsid w:val="0A0B8665"/>
    <w:rsid w:val="0A0F8A55"/>
    <w:rsid w:val="0A12C8C3"/>
    <w:rsid w:val="0A153DE0"/>
    <w:rsid w:val="0A18312D"/>
    <w:rsid w:val="0A1FBA90"/>
    <w:rsid w:val="0A2ECB84"/>
    <w:rsid w:val="0A310CE5"/>
    <w:rsid w:val="0A3280C9"/>
    <w:rsid w:val="0A353BDA"/>
    <w:rsid w:val="0A3ACEBE"/>
    <w:rsid w:val="0A3B1BBE"/>
    <w:rsid w:val="0A3B9B20"/>
    <w:rsid w:val="0A3C9893"/>
    <w:rsid w:val="0A3D8A05"/>
    <w:rsid w:val="0A3E76E5"/>
    <w:rsid w:val="0A3FBCF4"/>
    <w:rsid w:val="0A40BB2D"/>
    <w:rsid w:val="0A430C1E"/>
    <w:rsid w:val="0A465195"/>
    <w:rsid w:val="0A465284"/>
    <w:rsid w:val="0A46DCD6"/>
    <w:rsid w:val="0A46FAFE"/>
    <w:rsid w:val="0A4A6302"/>
    <w:rsid w:val="0A4B048C"/>
    <w:rsid w:val="0A4BB44D"/>
    <w:rsid w:val="0A4DF01D"/>
    <w:rsid w:val="0A4E154A"/>
    <w:rsid w:val="0A4E8622"/>
    <w:rsid w:val="0A4F124D"/>
    <w:rsid w:val="0A527BFE"/>
    <w:rsid w:val="0A5A45A3"/>
    <w:rsid w:val="0A5E37FA"/>
    <w:rsid w:val="0A5FAD13"/>
    <w:rsid w:val="0A656020"/>
    <w:rsid w:val="0A6599BB"/>
    <w:rsid w:val="0A65F3EF"/>
    <w:rsid w:val="0A7069C7"/>
    <w:rsid w:val="0A73C904"/>
    <w:rsid w:val="0A78BACC"/>
    <w:rsid w:val="0A78D491"/>
    <w:rsid w:val="0A7A6502"/>
    <w:rsid w:val="0A8252F6"/>
    <w:rsid w:val="0A835DC8"/>
    <w:rsid w:val="0A90E58E"/>
    <w:rsid w:val="0A92C06C"/>
    <w:rsid w:val="0A935055"/>
    <w:rsid w:val="0A93B79D"/>
    <w:rsid w:val="0A9A534F"/>
    <w:rsid w:val="0AA0E308"/>
    <w:rsid w:val="0AA96B37"/>
    <w:rsid w:val="0AAC2CE3"/>
    <w:rsid w:val="0AAFA208"/>
    <w:rsid w:val="0AB00031"/>
    <w:rsid w:val="0ABB138E"/>
    <w:rsid w:val="0AC1B366"/>
    <w:rsid w:val="0AC51C57"/>
    <w:rsid w:val="0AC85460"/>
    <w:rsid w:val="0AC8FA04"/>
    <w:rsid w:val="0AC9AEB7"/>
    <w:rsid w:val="0AD1B2CC"/>
    <w:rsid w:val="0AD3C4BF"/>
    <w:rsid w:val="0AD87672"/>
    <w:rsid w:val="0ADFAECE"/>
    <w:rsid w:val="0AE0A012"/>
    <w:rsid w:val="0AE35257"/>
    <w:rsid w:val="0AE3EBC4"/>
    <w:rsid w:val="0AE407E7"/>
    <w:rsid w:val="0AE6ACFB"/>
    <w:rsid w:val="0AF26277"/>
    <w:rsid w:val="0AF3B3D8"/>
    <w:rsid w:val="0AF46ACB"/>
    <w:rsid w:val="0AF84185"/>
    <w:rsid w:val="0AFA4498"/>
    <w:rsid w:val="0AFEC5C1"/>
    <w:rsid w:val="0B03E74B"/>
    <w:rsid w:val="0B049353"/>
    <w:rsid w:val="0B050947"/>
    <w:rsid w:val="0B0771A1"/>
    <w:rsid w:val="0B0FD253"/>
    <w:rsid w:val="0B105D5E"/>
    <w:rsid w:val="0B1075BC"/>
    <w:rsid w:val="0B1457BA"/>
    <w:rsid w:val="0B1F741E"/>
    <w:rsid w:val="0B2238CC"/>
    <w:rsid w:val="0B233807"/>
    <w:rsid w:val="0B26C69E"/>
    <w:rsid w:val="0B27B91B"/>
    <w:rsid w:val="0B2FF393"/>
    <w:rsid w:val="0B308D88"/>
    <w:rsid w:val="0B31F676"/>
    <w:rsid w:val="0B4B5397"/>
    <w:rsid w:val="0B4D224E"/>
    <w:rsid w:val="0B50C9E5"/>
    <w:rsid w:val="0B53AB51"/>
    <w:rsid w:val="0B5895C3"/>
    <w:rsid w:val="0B58DEE8"/>
    <w:rsid w:val="0B5952E3"/>
    <w:rsid w:val="0B6109A0"/>
    <w:rsid w:val="0B61FEE5"/>
    <w:rsid w:val="0B63934B"/>
    <w:rsid w:val="0B64FADE"/>
    <w:rsid w:val="0B653E5F"/>
    <w:rsid w:val="0B6B0F91"/>
    <w:rsid w:val="0B6C4871"/>
    <w:rsid w:val="0B6D92F0"/>
    <w:rsid w:val="0B75FE56"/>
    <w:rsid w:val="0B7B2E12"/>
    <w:rsid w:val="0B8768E1"/>
    <w:rsid w:val="0B8C4759"/>
    <w:rsid w:val="0B92D305"/>
    <w:rsid w:val="0B954903"/>
    <w:rsid w:val="0B954E0C"/>
    <w:rsid w:val="0B96B72E"/>
    <w:rsid w:val="0BAFE5A4"/>
    <w:rsid w:val="0BB91BFF"/>
    <w:rsid w:val="0BB9A7D8"/>
    <w:rsid w:val="0BBD7E83"/>
    <w:rsid w:val="0BBDEB90"/>
    <w:rsid w:val="0BBF4866"/>
    <w:rsid w:val="0BBFA5B6"/>
    <w:rsid w:val="0BC7A085"/>
    <w:rsid w:val="0BCAB9C2"/>
    <w:rsid w:val="0BD6A9B4"/>
    <w:rsid w:val="0BD6C192"/>
    <w:rsid w:val="0BDA6C39"/>
    <w:rsid w:val="0BDC8B8E"/>
    <w:rsid w:val="0BE5E2D2"/>
    <w:rsid w:val="0BE62EB8"/>
    <w:rsid w:val="0BE76F6F"/>
    <w:rsid w:val="0BE87A60"/>
    <w:rsid w:val="0BED8CA0"/>
    <w:rsid w:val="0BEF7A03"/>
    <w:rsid w:val="0BF2D704"/>
    <w:rsid w:val="0BF58D27"/>
    <w:rsid w:val="0BF7E21E"/>
    <w:rsid w:val="0BFDA7DB"/>
    <w:rsid w:val="0C01CC1A"/>
    <w:rsid w:val="0C129631"/>
    <w:rsid w:val="0C138285"/>
    <w:rsid w:val="0C14F13C"/>
    <w:rsid w:val="0C1503A5"/>
    <w:rsid w:val="0C1AF3AA"/>
    <w:rsid w:val="0C1C3F43"/>
    <w:rsid w:val="0C1F412F"/>
    <w:rsid w:val="0C214055"/>
    <w:rsid w:val="0C237334"/>
    <w:rsid w:val="0C281030"/>
    <w:rsid w:val="0C2946C0"/>
    <w:rsid w:val="0C2B4988"/>
    <w:rsid w:val="0C2D12E2"/>
    <w:rsid w:val="0C2E99F4"/>
    <w:rsid w:val="0C3AC9AE"/>
    <w:rsid w:val="0C3FEAAA"/>
    <w:rsid w:val="0C46463D"/>
    <w:rsid w:val="0C46B6BC"/>
    <w:rsid w:val="0C472213"/>
    <w:rsid w:val="0C4A49F4"/>
    <w:rsid w:val="0C53C76B"/>
    <w:rsid w:val="0C56007C"/>
    <w:rsid w:val="0C5C0960"/>
    <w:rsid w:val="0C5ED2DD"/>
    <w:rsid w:val="0C613FCC"/>
    <w:rsid w:val="0C64393E"/>
    <w:rsid w:val="0C652AE3"/>
    <w:rsid w:val="0C6AF603"/>
    <w:rsid w:val="0C6CDD72"/>
    <w:rsid w:val="0C780A15"/>
    <w:rsid w:val="0C7C318B"/>
    <w:rsid w:val="0C7C8127"/>
    <w:rsid w:val="0C9555D2"/>
    <w:rsid w:val="0C98400E"/>
    <w:rsid w:val="0C9A2AD0"/>
    <w:rsid w:val="0CA3569E"/>
    <w:rsid w:val="0CA6A8BD"/>
    <w:rsid w:val="0CA7301C"/>
    <w:rsid w:val="0CB0D75B"/>
    <w:rsid w:val="0CB5AE1A"/>
    <w:rsid w:val="0CB9D63B"/>
    <w:rsid w:val="0CB9DDF7"/>
    <w:rsid w:val="0CBE7B0D"/>
    <w:rsid w:val="0CC20EB9"/>
    <w:rsid w:val="0CCA39FF"/>
    <w:rsid w:val="0CCA84A5"/>
    <w:rsid w:val="0CCB0117"/>
    <w:rsid w:val="0CCDE0C8"/>
    <w:rsid w:val="0CD5954B"/>
    <w:rsid w:val="0CDDF2C6"/>
    <w:rsid w:val="0CDE1911"/>
    <w:rsid w:val="0CDEEF1B"/>
    <w:rsid w:val="0CDFDB91"/>
    <w:rsid w:val="0CE27358"/>
    <w:rsid w:val="0CE2A329"/>
    <w:rsid w:val="0CE5A957"/>
    <w:rsid w:val="0CEDEBBA"/>
    <w:rsid w:val="0CEE0860"/>
    <w:rsid w:val="0CF5EB76"/>
    <w:rsid w:val="0CFF746E"/>
    <w:rsid w:val="0D0947EB"/>
    <w:rsid w:val="0D0E9923"/>
    <w:rsid w:val="0D0F3A0F"/>
    <w:rsid w:val="0D158498"/>
    <w:rsid w:val="0D1E5D51"/>
    <w:rsid w:val="0D202B55"/>
    <w:rsid w:val="0D23D209"/>
    <w:rsid w:val="0D3170E5"/>
    <w:rsid w:val="0D3345E0"/>
    <w:rsid w:val="0D349C6A"/>
    <w:rsid w:val="0D35EB70"/>
    <w:rsid w:val="0D3885DE"/>
    <w:rsid w:val="0D402684"/>
    <w:rsid w:val="0D436702"/>
    <w:rsid w:val="0D4AA3C0"/>
    <w:rsid w:val="0D4EA49C"/>
    <w:rsid w:val="0D518FAB"/>
    <w:rsid w:val="0D51B0C7"/>
    <w:rsid w:val="0D55A619"/>
    <w:rsid w:val="0D57F979"/>
    <w:rsid w:val="0D5AC114"/>
    <w:rsid w:val="0D5BDE93"/>
    <w:rsid w:val="0D5D923C"/>
    <w:rsid w:val="0D5F0A0C"/>
    <w:rsid w:val="0D5F5A70"/>
    <w:rsid w:val="0D63B1CD"/>
    <w:rsid w:val="0D6669EB"/>
    <w:rsid w:val="0D6E40CB"/>
    <w:rsid w:val="0D704693"/>
    <w:rsid w:val="0D72AFED"/>
    <w:rsid w:val="0D73F881"/>
    <w:rsid w:val="0D74E34A"/>
    <w:rsid w:val="0D7BABAD"/>
    <w:rsid w:val="0D80E699"/>
    <w:rsid w:val="0D811AD4"/>
    <w:rsid w:val="0D835FBE"/>
    <w:rsid w:val="0D87DC80"/>
    <w:rsid w:val="0D89E093"/>
    <w:rsid w:val="0D99352D"/>
    <w:rsid w:val="0D9B28A0"/>
    <w:rsid w:val="0D9CD38D"/>
    <w:rsid w:val="0DA2F47C"/>
    <w:rsid w:val="0DA9E0EE"/>
    <w:rsid w:val="0DAC3651"/>
    <w:rsid w:val="0DAE959B"/>
    <w:rsid w:val="0DB04CB0"/>
    <w:rsid w:val="0DB3D571"/>
    <w:rsid w:val="0DB63C4A"/>
    <w:rsid w:val="0DB6A872"/>
    <w:rsid w:val="0DC07D87"/>
    <w:rsid w:val="0DC08196"/>
    <w:rsid w:val="0DC3B72E"/>
    <w:rsid w:val="0DC58A24"/>
    <w:rsid w:val="0DC7945A"/>
    <w:rsid w:val="0DCAF38A"/>
    <w:rsid w:val="0DD2B458"/>
    <w:rsid w:val="0DD48989"/>
    <w:rsid w:val="0DD77E58"/>
    <w:rsid w:val="0DDB0D77"/>
    <w:rsid w:val="0DE5DD29"/>
    <w:rsid w:val="0DE659B2"/>
    <w:rsid w:val="0DEF73DB"/>
    <w:rsid w:val="0DF63092"/>
    <w:rsid w:val="0DFAADFC"/>
    <w:rsid w:val="0E01E25A"/>
    <w:rsid w:val="0E0FB5A3"/>
    <w:rsid w:val="0E1C4276"/>
    <w:rsid w:val="0E2EAECB"/>
    <w:rsid w:val="0E2EEC10"/>
    <w:rsid w:val="0E300EE0"/>
    <w:rsid w:val="0E300EEA"/>
    <w:rsid w:val="0E35842C"/>
    <w:rsid w:val="0E3E5469"/>
    <w:rsid w:val="0E41400B"/>
    <w:rsid w:val="0E49FB05"/>
    <w:rsid w:val="0E4A91C3"/>
    <w:rsid w:val="0E501D81"/>
    <w:rsid w:val="0E50223B"/>
    <w:rsid w:val="0E5279D4"/>
    <w:rsid w:val="0E5D85BF"/>
    <w:rsid w:val="0E62480A"/>
    <w:rsid w:val="0E66C78D"/>
    <w:rsid w:val="0E69E575"/>
    <w:rsid w:val="0E6ABC6A"/>
    <w:rsid w:val="0E776F45"/>
    <w:rsid w:val="0E80E07A"/>
    <w:rsid w:val="0E8506A9"/>
    <w:rsid w:val="0E850B2F"/>
    <w:rsid w:val="0E883121"/>
    <w:rsid w:val="0E893124"/>
    <w:rsid w:val="0E89A709"/>
    <w:rsid w:val="0E8B3E9D"/>
    <w:rsid w:val="0E8BD9B5"/>
    <w:rsid w:val="0E8ED543"/>
    <w:rsid w:val="0E9188E1"/>
    <w:rsid w:val="0E91A2F4"/>
    <w:rsid w:val="0E9503F4"/>
    <w:rsid w:val="0E971E2D"/>
    <w:rsid w:val="0E9781F6"/>
    <w:rsid w:val="0E979DE9"/>
    <w:rsid w:val="0E9A93A3"/>
    <w:rsid w:val="0E9E8754"/>
    <w:rsid w:val="0EA293A0"/>
    <w:rsid w:val="0EA8FC61"/>
    <w:rsid w:val="0EAA80FE"/>
    <w:rsid w:val="0EB1EEB6"/>
    <w:rsid w:val="0EB7320F"/>
    <w:rsid w:val="0EBF3BD8"/>
    <w:rsid w:val="0EC1A78C"/>
    <w:rsid w:val="0EC20A07"/>
    <w:rsid w:val="0ED84B00"/>
    <w:rsid w:val="0ED89193"/>
    <w:rsid w:val="0ED933D2"/>
    <w:rsid w:val="0EDB6F22"/>
    <w:rsid w:val="0EDC73FF"/>
    <w:rsid w:val="0EE21318"/>
    <w:rsid w:val="0EE9731F"/>
    <w:rsid w:val="0EEB172D"/>
    <w:rsid w:val="0EF480B0"/>
    <w:rsid w:val="0EF7E9D4"/>
    <w:rsid w:val="0EFD2926"/>
    <w:rsid w:val="0F0092DC"/>
    <w:rsid w:val="0F0290D5"/>
    <w:rsid w:val="0F0323EF"/>
    <w:rsid w:val="0F038C02"/>
    <w:rsid w:val="0F04174E"/>
    <w:rsid w:val="0F06A4C9"/>
    <w:rsid w:val="0F0A4662"/>
    <w:rsid w:val="0F0C3909"/>
    <w:rsid w:val="0F0E8CE1"/>
    <w:rsid w:val="0F0F12CE"/>
    <w:rsid w:val="0F0FD595"/>
    <w:rsid w:val="0F16CEC7"/>
    <w:rsid w:val="0F186B48"/>
    <w:rsid w:val="0F1D5CDA"/>
    <w:rsid w:val="0F20238B"/>
    <w:rsid w:val="0F27AA95"/>
    <w:rsid w:val="0F297ED5"/>
    <w:rsid w:val="0F31D10F"/>
    <w:rsid w:val="0F323274"/>
    <w:rsid w:val="0F324DDF"/>
    <w:rsid w:val="0F357B82"/>
    <w:rsid w:val="0F35B6E8"/>
    <w:rsid w:val="0F378CB2"/>
    <w:rsid w:val="0F424867"/>
    <w:rsid w:val="0F457717"/>
    <w:rsid w:val="0F4D8882"/>
    <w:rsid w:val="0F4E91A3"/>
    <w:rsid w:val="0F4FA39F"/>
    <w:rsid w:val="0F544FAA"/>
    <w:rsid w:val="0F5A19A0"/>
    <w:rsid w:val="0F632DA6"/>
    <w:rsid w:val="0F67BE05"/>
    <w:rsid w:val="0F69EAEA"/>
    <w:rsid w:val="0F722954"/>
    <w:rsid w:val="0F74374D"/>
    <w:rsid w:val="0F7C35E5"/>
    <w:rsid w:val="0F7DF7C8"/>
    <w:rsid w:val="0F7F682B"/>
    <w:rsid w:val="0F811459"/>
    <w:rsid w:val="0F943708"/>
    <w:rsid w:val="0F98EDE4"/>
    <w:rsid w:val="0F9BD9B2"/>
    <w:rsid w:val="0FA6857B"/>
    <w:rsid w:val="0FA92A0B"/>
    <w:rsid w:val="0FAA125F"/>
    <w:rsid w:val="0FACA1F2"/>
    <w:rsid w:val="0FB1924A"/>
    <w:rsid w:val="0FC11E53"/>
    <w:rsid w:val="0FC943A2"/>
    <w:rsid w:val="0FCC41B1"/>
    <w:rsid w:val="0FE19A86"/>
    <w:rsid w:val="0FE52391"/>
    <w:rsid w:val="0FF9C0BD"/>
    <w:rsid w:val="10015F53"/>
    <w:rsid w:val="1001B1C5"/>
    <w:rsid w:val="100CEC70"/>
    <w:rsid w:val="101740C8"/>
    <w:rsid w:val="1017720E"/>
    <w:rsid w:val="1018F7BA"/>
    <w:rsid w:val="101D8F07"/>
    <w:rsid w:val="10231464"/>
    <w:rsid w:val="1026BFE1"/>
    <w:rsid w:val="1028470F"/>
    <w:rsid w:val="102AAD0F"/>
    <w:rsid w:val="1033336E"/>
    <w:rsid w:val="103D4004"/>
    <w:rsid w:val="103EE287"/>
    <w:rsid w:val="104231C8"/>
    <w:rsid w:val="10484089"/>
    <w:rsid w:val="10512205"/>
    <w:rsid w:val="10599950"/>
    <w:rsid w:val="105A90A8"/>
    <w:rsid w:val="1060E9EA"/>
    <w:rsid w:val="1063AA03"/>
    <w:rsid w:val="10687743"/>
    <w:rsid w:val="1069B2E3"/>
    <w:rsid w:val="10715153"/>
    <w:rsid w:val="107EF389"/>
    <w:rsid w:val="108B0E93"/>
    <w:rsid w:val="1093350E"/>
    <w:rsid w:val="1099D69E"/>
    <w:rsid w:val="10A3B23F"/>
    <w:rsid w:val="10A3DE54"/>
    <w:rsid w:val="10AA8A66"/>
    <w:rsid w:val="10AE797C"/>
    <w:rsid w:val="10B80C4A"/>
    <w:rsid w:val="10B83D81"/>
    <w:rsid w:val="10B92F0A"/>
    <w:rsid w:val="10BCD752"/>
    <w:rsid w:val="10BD445D"/>
    <w:rsid w:val="10BE53D1"/>
    <w:rsid w:val="10BE9FDE"/>
    <w:rsid w:val="10BFCE2B"/>
    <w:rsid w:val="10CDEFEB"/>
    <w:rsid w:val="10D12768"/>
    <w:rsid w:val="10D5E955"/>
    <w:rsid w:val="10D810F4"/>
    <w:rsid w:val="10DB4B2C"/>
    <w:rsid w:val="10DD431B"/>
    <w:rsid w:val="10DECEB6"/>
    <w:rsid w:val="10E64B5A"/>
    <w:rsid w:val="10EAF5F4"/>
    <w:rsid w:val="10F0256A"/>
    <w:rsid w:val="11058242"/>
    <w:rsid w:val="11111FF1"/>
    <w:rsid w:val="11144839"/>
    <w:rsid w:val="1118DDF7"/>
    <w:rsid w:val="111AC32B"/>
    <w:rsid w:val="11212155"/>
    <w:rsid w:val="1122D226"/>
    <w:rsid w:val="1123A6C7"/>
    <w:rsid w:val="11327C40"/>
    <w:rsid w:val="113B6074"/>
    <w:rsid w:val="1145BCED"/>
    <w:rsid w:val="114B991E"/>
    <w:rsid w:val="1151FA15"/>
    <w:rsid w:val="11583F78"/>
    <w:rsid w:val="115D88CC"/>
    <w:rsid w:val="115E7902"/>
    <w:rsid w:val="115F2158"/>
    <w:rsid w:val="115F2972"/>
    <w:rsid w:val="1175D82A"/>
    <w:rsid w:val="1175DE39"/>
    <w:rsid w:val="1179E077"/>
    <w:rsid w:val="117BC28C"/>
    <w:rsid w:val="1181225C"/>
    <w:rsid w:val="118850FE"/>
    <w:rsid w:val="118D7210"/>
    <w:rsid w:val="11913876"/>
    <w:rsid w:val="1199F1FA"/>
    <w:rsid w:val="11A5BD11"/>
    <w:rsid w:val="11A6CA5A"/>
    <w:rsid w:val="11A72384"/>
    <w:rsid w:val="11AE3DF1"/>
    <w:rsid w:val="11AF16BB"/>
    <w:rsid w:val="11AF7930"/>
    <w:rsid w:val="11B0A045"/>
    <w:rsid w:val="11C52DA0"/>
    <w:rsid w:val="11C96444"/>
    <w:rsid w:val="11CFCF00"/>
    <w:rsid w:val="11D28B58"/>
    <w:rsid w:val="11D2B45A"/>
    <w:rsid w:val="11D3868D"/>
    <w:rsid w:val="11D5E91B"/>
    <w:rsid w:val="11D675A0"/>
    <w:rsid w:val="11D874D2"/>
    <w:rsid w:val="11DD7608"/>
    <w:rsid w:val="11E8324B"/>
    <w:rsid w:val="11E9A5A3"/>
    <w:rsid w:val="11EB14F9"/>
    <w:rsid w:val="11F250D0"/>
    <w:rsid w:val="11F73694"/>
    <w:rsid w:val="11FA5899"/>
    <w:rsid w:val="11FACC40"/>
    <w:rsid w:val="11FCF839"/>
    <w:rsid w:val="11FD0FBF"/>
    <w:rsid w:val="120822AB"/>
    <w:rsid w:val="120B7805"/>
    <w:rsid w:val="120E519D"/>
    <w:rsid w:val="12117E0A"/>
    <w:rsid w:val="12138246"/>
    <w:rsid w:val="12194C1C"/>
    <w:rsid w:val="1219A77A"/>
    <w:rsid w:val="121CEE5C"/>
    <w:rsid w:val="121DE2AC"/>
    <w:rsid w:val="12241CAA"/>
    <w:rsid w:val="122857A9"/>
    <w:rsid w:val="122D06CA"/>
    <w:rsid w:val="122DE52F"/>
    <w:rsid w:val="1236EAE9"/>
    <w:rsid w:val="123CEE14"/>
    <w:rsid w:val="123D6119"/>
    <w:rsid w:val="123E3DB1"/>
    <w:rsid w:val="124370B3"/>
    <w:rsid w:val="124421E0"/>
    <w:rsid w:val="12562442"/>
    <w:rsid w:val="125ADF09"/>
    <w:rsid w:val="125F499C"/>
    <w:rsid w:val="1260E3DA"/>
    <w:rsid w:val="12619CA6"/>
    <w:rsid w:val="12657C8D"/>
    <w:rsid w:val="1266035A"/>
    <w:rsid w:val="1268CADA"/>
    <w:rsid w:val="126986F1"/>
    <w:rsid w:val="12704732"/>
    <w:rsid w:val="12729C4B"/>
    <w:rsid w:val="127A9F17"/>
    <w:rsid w:val="127C1FD5"/>
    <w:rsid w:val="127E2ABF"/>
    <w:rsid w:val="127F3756"/>
    <w:rsid w:val="128C4FA3"/>
    <w:rsid w:val="1292DB29"/>
    <w:rsid w:val="12931288"/>
    <w:rsid w:val="129C97D7"/>
    <w:rsid w:val="12A31E6F"/>
    <w:rsid w:val="12A8ABD0"/>
    <w:rsid w:val="12AD4EF0"/>
    <w:rsid w:val="12AF9EA1"/>
    <w:rsid w:val="12B1655D"/>
    <w:rsid w:val="12B927E7"/>
    <w:rsid w:val="12BB1216"/>
    <w:rsid w:val="12BB4137"/>
    <w:rsid w:val="12BB83B6"/>
    <w:rsid w:val="12BD3273"/>
    <w:rsid w:val="12BF837E"/>
    <w:rsid w:val="12C3E739"/>
    <w:rsid w:val="12C58FC3"/>
    <w:rsid w:val="12C66D80"/>
    <w:rsid w:val="12C689CB"/>
    <w:rsid w:val="12CB5A98"/>
    <w:rsid w:val="12CDDC48"/>
    <w:rsid w:val="12D21AAF"/>
    <w:rsid w:val="12D7A94E"/>
    <w:rsid w:val="12E21F41"/>
    <w:rsid w:val="12E50308"/>
    <w:rsid w:val="12F01E81"/>
    <w:rsid w:val="12F09387"/>
    <w:rsid w:val="12F177A7"/>
    <w:rsid w:val="12F540E1"/>
    <w:rsid w:val="12F6D399"/>
    <w:rsid w:val="12F860A3"/>
    <w:rsid w:val="12FBBE21"/>
    <w:rsid w:val="12FE9C3D"/>
    <w:rsid w:val="12FFADCE"/>
    <w:rsid w:val="130C85B1"/>
    <w:rsid w:val="13150E68"/>
    <w:rsid w:val="13192E12"/>
    <w:rsid w:val="13202483"/>
    <w:rsid w:val="1322D4FE"/>
    <w:rsid w:val="13269699"/>
    <w:rsid w:val="132CCC07"/>
    <w:rsid w:val="132DF572"/>
    <w:rsid w:val="13323558"/>
    <w:rsid w:val="133359A2"/>
    <w:rsid w:val="133A7417"/>
    <w:rsid w:val="133E600F"/>
    <w:rsid w:val="133EDC9B"/>
    <w:rsid w:val="134A7E3F"/>
    <w:rsid w:val="134BD562"/>
    <w:rsid w:val="134BE66E"/>
    <w:rsid w:val="134F2E1C"/>
    <w:rsid w:val="13539D57"/>
    <w:rsid w:val="1353B7B2"/>
    <w:rsid w:val="135B1EEB"/>
    <w:rsid w:val="135C783E"/>
    <w:rsid w:val="135C8455"/>
    <w:rsid w:val="136641A7"/>
    <w:rsid w:val="1368A09F"/>
    <w:rsid w:val="136A35C2"/>
    <w:rsid w:val="13769B95"/>
    <w:rsid w:val="1376CDBB"/>
    <w:rsid w:val="1378E559"/>
    <w:rsid w:val="1379909C"/>
    <w:rsid w:val="1379F95D"/>
    <w:rsid w:val="137D9A7F"/>
    <w:rsid w:val="137E30E1"/>
    <w:rsid w:val="137F02F2"/>
    <w:rsid w:val="138075D0"/>
    <w:rsid w:val="13826C13"/>
    <w:rsid w:val="138B6B27"/>
    <w:rsid w:val="138E8D77"/>
    <w:rsid w:val="13917BDB"/>
    <w:rsid w:val="13931104"/>
    <w:rsid w:val="13961035"/>
    <w:rsid w:val="13A0C131"/>
    <w:rsid w:val="13A8C6E0"/>
    <w:rsid w:val="13ADB9D0"/>
    <w:rsid w:val="13AEE2FE"/>
    <w:rsid w:val="13B7BFA4"/>
    <w:rsid w:val="13BC9577"/>
    <w:rsid w:val="13C5C9B4"/>
    <w:rsid w:val="13C6B51E"/>
    <w:rsid w:val="13C81B0B"/>
    <w:rsid w:val="13CE39AA"/>
    <w:rsid w:val="13D503A8"/>
    <w:rsid w:val="13D564E9"/>
    <w:rsid w:val="13E9EB8A"/>
    <w:rsid w:val="13EBEEF8"/>
    <w:rsid w:val="13EDFB1D"/>
    <w:rsid w:val="13F28BB9"/>
    <w:rsid w:val="13F32366"/>
    <w:rsid w:val="13F394AE"/>
    <w:rsid w:val="13FF96B8"/>
    <w:rsid w:val="14026B85"/>
    <w:rsid w:val="14089076"/>
    <w:rsid w:val="140B0AE5"/>
    <w:rsid w:val="140B64C5"/>
    <w:rsid w:val="14129F5E"/>
    <w:rsid w:val="1414C616"/>
    <w:rsid w:val="141BC184"/>
    <w:rsid w:val="141BCFD1"/>
    <w:rsid w:val="141E8F17"/>
    <w:rsid w:val="14242A61"/>
    <w:rsid w:val="142A91AA"/>
    <w:rsid w:val="142D55CF"/>
    <w:rsid w:val="142D977F"/>
    <w:rsid w:val="1435A3DD"/>
    <w:rsid w:val="143FD587"/>
    <w:rsid w:val="1443F10D"/>
    <w:rsid w:val="1445A0F3"/>
    <w:rsid w:val="14491F51"/>
    <w:rsid w:val="144E14E3"/>
    <w:rsid w:val="1457A1C4"/>
    <w:rsid w:val="145B140C"/>
    <w:rsid w:val="145CF72E"/>
    <w:rsid w:val="146192CA"/>
    <w:rsid w:val="14661251"/>
    <w:rsid w:val="14690CA1"/>
    <w:rsid w:val="146983C3"/>
    <w:rsid w:val="14698D97"/>
    <w:rsid w:val="14736E0C"/>
    <w:rsid w:val="14761EE4"/>
    <w:rsid w:val="14765252"/>
    <w:rsid w:val="14797D93"/>
    <w:rsid w:val="147F0BFB"/>
    <w:rsid w:val="1480FAC0"/>
    <w:rsid w:val="14849E2D"/>
    <w:rsid w:val="14889B4B"/>
    <w:rsid w:val="148ACCB5"/>
    <w:rsid w:val="148D65B4"/>
    <w:rsid w:val="148E0D62"/>
    <w:rsid w:val="1499A7AF"/>
    <w:rsid w:val="149C1A90"/>
    <w:rsid w:val="149C5D68"/>
    <w:rsid w:val="14A0A786"/>
    <w:rsid w:val="14A3D90D"/>
    <w:rsid w:val="14A9EB79"/>
    <w:rsid w:val="14B281B5"/>
    <w:rsid w:val="14BD8C41"/>
    <w:rsid w:val="14C1A5FF"/>
    <w:rsid w:val="14C68D8F"/>
    <w:rsid w:val="14CC1905"/>
    <w:rsid w:val="14D29AF7"/>
    <w:rsid w:val="14D2A6C1"/>
    <w:rsid w:val="14D9AD4F"/>
    <w:rsid w:val="14DAC790"/>
    <w:rsid w:val="14DEE76C"/>
    <w:rsid w:val="14E35F8F"/>
    <w:rsid w:val="14E6E724"/>
    <w:rsid w:val="14E92571"/>
    <w:rsid w:val="14E94501"/>
    <w:rsid w:val="14E9E616"/>
    <w:rsid w:val="14EA59F8"/>
    <w:rsid w:val="14F0F073"/>
    <w:rsid w:val="14F2DCE2"/>
    <w:rsid w:val="14F727AC"/>
    <w:rsid w:val="1501E5B2"/>
    <w:rsid w:val="1501EAF1"/>
    <w:rsid w:val="15071DE2"/>
    <w:rsid w:val="1508CB3E"/>
    <w:rsid w:val="150B56C0"/>
    <w:rsid w:val="150CD00E"/>
    <w:rsid w:val="150CEB82"/>
    <w:rsid w:val="1510DE0B"/>
    <w:rsid w:val="15126DBE"/>
    <w:rsid w:val="1514E78E"/>
    <w:rsid w:val="15155CA9"/>
    <w:rsid w:val="1517C8CB"/>
    <w:rsid w:val="1519B873"/>
    <w:rsid w:val="15272DD0"/>
    <w:rsid w:val="152837DC"/>
    <w:rsid w:val="1529F192"/>
    <w:rsid w:val="152D5297"/>
    <w:rsid w:val="153F1B84"/>
    <w:rsid w:val="1540A4EE"/>
    <w:rsid w:val="1540EAAA"/>
    <w:rsid w:val="1541209D"/>
    <w:rsid w:val="1544A410"/>
    <w:rsid w:val="1546A9A2"/>
    <w:rsid w:val="15496440"/>
    <w:rsid w:val="154B09B8"/>
    <w:rsid w:val="154BC8B6"/>
    <w:rsid w:val="154E2C83"/>
    <w:rsid w:val="1550C620"/>
    <w:rsid w:val="155552A2"/>
    <w:rsid w:val="155D3228"/>
    <w:rsid w:val="1560EE5C"/>
    <w:rsid w:val="15656EAB"/>
    <w:rsid w:val="1569F95A"/>
    <w:rsid w:val="156A8D67"/>
    <w:rsid w:val="156BF2EE"/>
    <w:rsid w:val="156EF15D"/>
    <w:rsid w:val="1571BDAB"/>
    <w:rsid w:val="157A65E0"/>
    <w:rsid w:val="15820D1A"/>
    <w:rsid w:val="15826CED"/>
    <w:rsid w:val="1585E6F5"/>
    <w:rsid w:val="158694F6"/>
    <w:rsid w:val="1586B3F5"/>
    <w:rsid w:val="15887F9A"/>
    <w:rsid w:val="158CB16C"/>
    <w:rsid w:val="158DD6B6"/>
    <w:rsid w:val="1597357A"/>
    <w:rsid w:val="159A89FC"/>
    <w:rsid w:val="159EACD4"/>
    <w:rsid w:val="15A1CCA2"/>
    <w:rsid w:val="15A56033"/>
    <w:rsid w:val="15A71A19"/>
    <w:rsid w:val="15A7B981"/>
    <w:rsid w:val="15AE842B"/>
    <w:rsid w:val="15B1B620"/>
    <w:rsid w:val="15B70395"/>
    <w:rsid w:val="15BF6995"/>
    <w:rsid w:val="15C1E7B1"/>
    <w:rsid w:val="15C400E6"/>
    <w:rsid w:val="15C7310B"/>
    <w:rsid w:val="15CA9895"/>
    <w:rsid w:val="15D2378B"/>
    <w:rsid w:val="15D2F854"/>
    <w:rsid w:val="15D60807"/>
    <w:rsid w:val="15D803DD"/>
    <w:rsid w:val="15D9F065"/>
    <w:rsid w:val="15DD64D4"/>
    <w:rsid w:val="15E964FF"/>
    <w:rsid w:val="15EA60C0"/>
    <w:rsid w:val="15F32478"/>
    <w:rsid w:val="15F448C6"/>
    <w:rsid w:val="15FFC18F"/>
    <w:rsid w:val="1606343A"/>
    <w:rsid w:val="160D387D"/>
    <w:rsid w:val="160DB1B8"/>
    <w:rsid w:val="160DE91E"/>
    <w:rsid w:val="160F02AB"/>
    <w:rsid w:val="16129FF2"/>
    <w:rsid w:val="16192ED6"/>
    <w:rsid w:val="161C44A3"/>
    <w:rsid w:val="161C4FBF"/>
    <w:rsid w:val="161C668E"/>
    <w:rsid w:val="161DFD2E"/>
    <w:rsid w:val="16272E4B"/>
    <w:rsid w:val="1628F21E"/>
    <w:rsid w:val="162BB09B"/>
    <w:rsid w:val="16317E78"/>
    <w:rsid w:val="1633A4C4"/>
    <w:rsid w:val="16340D65"/>
    <w:rsid w:val="1635D69B"/>
    <w:rsid w:val="163F967C"/>
    <w:rsid w:val="1642E379"/>
    <w:rsid w:val="16477537"/>
    <w:rsid w:val="1655FAE4"/>
    <w:rsid w:val="165868FB"/>
    <w:rsid w:val="166409DF"/>
    <w:rsid w:val="16658AD4"/>
    <w:rsid w:val="166A0DE1"/>
    <w:rsid w:val="166D1E56"/>
    <w:rsid w:val="166E0E77"/>
    <w:rsid w:val="16705FB6"/>
    <w:rsid w:val="16719158"/>
    <w:rsid w:val="1671FCEF"/>
    <w:rsid w:val="1673BE02"/>
    <w:rsid w:val="1676ED6A"/>
    <w:rsid w:val="167B8BF7"/>
    <w:rsid w:val="1681D902"/>
    <w:rsid w:val="169155CD"/>
    <w:rsid w:val="169E1E8C"/>
    <w:rsid w:val="16A281BF"/>
    <w:rsid w:val="16A4F295"/>
    <w:rsid w:val="16A68F9D"/>
    <w:rsid w:val="16AA7633"/>
    <w:rsid w:val="16ADC238"/>
    <w:rsid w:val="16AF2F23"/>
    <w:rsid w:val="16B9FBB4"/>
    <w:rsid w:val="16BA1B0C"/>
    <w:rsid w:val="16BABBC8"/>
    <w:rsid w:val="16BC00FB"/>
    <w:rsid w:val="16BD52E0"/>
    <w:rsid w:val="16C1D339"/>
    <w:rsid w:val="16C3CE5F"/>
    <w:rsid w:val="16C52FB7"/>
    <w:rsid w:val="16C8275A"/>
    <w:rsid w:val="16C980FD"/>
    <w:rsid w:val="16CD5012"/>
    <w:rsid w:val="16D0DCBC"/>
    <w:rsid w:val="16D33977"/>
    <w:rsid w:val="16DC5B1E"/>
    <w:rsid w:val="16DF06D4"/>
    <w:rsid w:val="16E25FA3"/>
    <w:rsid w:val="16E43A0E"/>
    <w:rsid w:val="16E57304"/>
    <w:rsid w:val="16E7F4C8"/>
    <w:rsid w:val="16EFD0B4"/>
    <w:rsid w:val="16F05A9C"/>
    <w:rsid w:val="16F102AF"/>
    <w:rsid w:val="170B9644"/>
    <w:rsid w:val="170E124A"/>
    <w:rsid w:val="170E187B"/>
    <w:rsid w:val="170F1EB8"/>
    <w:rsid w:val="170F6AE7"/>
    <w:rsid w:val="170FED9F"/>
    <w:rsid w:val="17156C6E"/>
    <w:rsid w:val="17202835"/>
    <w:rsid w:val="172469C4"/>
    <w:rsid w:val="1724CC79"/>
    <w:rsid w:val="17271091"/>
    <w:rsid w:val="172BF591"/>
    <w:rsid w:val="1732E547"/>
    <w:rsid w:val="1735DCAE"/>
    <w:rsid w:val="1738C77C"/>
    <w:rsid w:val="173BBE04"/>
    <w:rsid w:val="17453AB4"/>
    <w:rsid w:val="174C6744"/>
    <w:rsid w:val="174D45DB"/>
    <w:rsid w:val="17513B28"/>
    <w:rsid w:val="17569E0E"/>
    <w:rsid w:val="1759808B"/>
    <w:rsid w:val="175FB4F9"/>
    <w:rsid w:val="17612EDB"/>
    <w:rsid w:val="1763DFB9"/>
    <w:rsid w:val="176A07C9"/>
    <w:rsid w:val="176A9009"/>
    <w:rsid w:val="17772954"/>
    <w:rsid w:val="177D64AF"/>
    <w:rsid w:val="177EA283"/>
    <w:rsid w:val="1784B37B"/>
    <w:rsid w:val="1789A550"/>
    <w:rsid w:val="1795530C"/>
    <w:rsid w:val="1797FF18"/>
    <w:rsid w:val="17A55A42"/>
    <w:rsid w:val="17A70637"/>
    <w:rsid w:val="17A89B03"/>
    <w:rsid w:val="17ACB1A0"/>
    <w:rsid w:val="17BAA7A9"/>
    <w:rsid w:val="17BFABB0"/>
    <w:rsid w:val="17C2EE7E"/>
    <w:rsid w:val="17C4F1ED"/>
    <w:rsid w:val="17C6728C"/>
    <w:rsid w:val="17CD2E9B"/>
    <w:rsid w:val="17CEA19D"/>
    <w:rsid w:val="17CF243C"/>
    <w:rsid w:val="17E47C5A"/>
    <w:rsid w:val="17EF39D5"/>
    <w:rsid w:val="17F1D26F"/>
    <w:rsid w:val="17F47C0F"/>
    <w:rsid w:val="17FA110D"/>
    <w:rsid w:val="1809EAE1"/>
    <w:rsid w:val="180DDFB0"/>
    <w:rsid w:val="18143273"/>
    <w:rsid w:val="18144222"/>
    <w:rsid w:val="1815520D"/>
    <w:rsid w:val="1820FC39"/>
    <w:rsid w:val="18221ED8"/>
    <w:rsid w:val="1826E148"/>
    <w:rsid w:val="18289E7A"/>
    <w:rsid w:val="1828F777"/>
    <w:rsid w:val="182B120A"/>
    <w:rsid w:val="1830E45B"/>
    <w:rsid w:val="1832EE91"/>
    <w:rsid w:val="1835AC2F"/>
    <w:rsid w:val="183D33EB"/>
    <w:rsid w:val="183D9AD6"/>
    <w:rsid w:val="183ECB4B"/>
    <w:rsid w:val="1842B596"/>
    <w:rsid w:val="1844D423"/>
    <w:rsid w:val="1846061E"/>
    <w:rsid w:val="18487D5B"/>
    <w:rsid w:val="184A032C"/>
    <w:rsid w:val="184E61E8"/>
    <w:rsid w:val="184F4BEE"/>
    <w:rsid w:val="18508602"/>
    <w:rsid w:val="18529A1B"/>
    <w:rsid w:val="185C4805"/>
    <w:rsid w:val="185FC5AC"/>
    <w:rsid w:val="1864DEBE"/>
    <w:rsid w:val="18668636"/>
    <w:rsid w:val="186EA145"/>
    <w:rsid w:val="186F5C67"/>
    <w:rsid w:val="187563E5"/>
    <w:rsid w:val="1877070A"/>
    <w:rsid w:val="187B1A3B"/>
    <w:rsid w:val="187D7735"/>
    <w:rsid w:val="1885036C"/>
    <w:rsid w:val="18850E36"/>
    <w:rsid w:val="18856F79"/>
    <w:rsid w:val="1889D620"/>
    <w:rsid w:val="188A8136"/>
    <w:rsid w:val="188CBE3C"/>
    <w:rsid w:val="188E3E44"/>
    <w:rsid w:val="188E8ACE"/>
    <w:rsid w:val="1897508D"/>
    <w:rsid w:val="1899D704"/>
    <w:rsid w:val="189A8ECF"/>
    <w:rsid w:val="189AFACC"/>
    <w:rsid w:val="18A1C96D"/>
    <w:rsid w:val="18A95BFE"/>
    <w:rsid w:val="18B2DA12"/>
    <w:rsid w:val="18B4ABE5"/>
    <w:rsid w:val="18B5CCFD"/>
    <w:rsid w:val="18C92605"/>
    <w:rsid w:val="18DC03DB"/>
    <w:rsid w:val="18DCBCE9"/>
    <w:rsid w:val="18DE81E1"/>
    <w:rsid w:val="18E06684"/>
    <w:rsid w:val="18E142D6"/>
    <w:rsid w:val="18F5C196"/>
    <w:rsid w:val="18F65E8A"/>
    <w:rsid w:val="18F68EF1"/>
    <w:rsid w:val="18F7795C"/>
    <w:rsid w:val="18F986B4"/>
    <w:rsid w:val="18FC41B4"/>
    <w:rsid w:val="19085EC7"/>
    <w:rsid w:val="1909161F"/>
    <w:rsid w:val="190FB5AE"/>
    <w:rsid w:val="19163C34"/>
    <w:rsid w:val="19168DD1"/>
    <w:rsid w:val="19189831"/>
    <w:rsid w:val="191CD1C8"/>
    <w:rsid w:val="1922D701"/>
    <w:rsid w:val="1926EB3B"/>
    <w:rsid w:val="1928A5F5"/>
    <w:rsid w:val="192F235B"/>
    <w:rsid w:val="1935C16A"/>
    <w:rsid w:val="193F51BD"/>
    <w:rsid w:val="19466E58"/>
    <w:rsid w:val="1946C1A8"/>
    <w:rsid w:val="19504A82"/>
    <w:rsid w:val="1950822D"/>
    <w:rsid w:val="1951BA1D"/>
    <w:rsid w:val="19528F3B"/>
    <w:rsid w:val="19635984"/>
    <w:rsid w:val="196B507C"/>
    <w:rsid w:val="196D29B8"/>
    <w:rsid w:val="19732CFA"/>
    <w:rsid w:val="19733D0A"/>
    <w:rsid w:val="197646DC"/>
    <w:rsid w:val="1977373E"/>
    <w:rsid w:val="197945C3"/>
    <w:rsid w:val="197DAFFB"/>
    <w:rsid w:val="197EDDF1"/>
    <w:rsid w:val="197F1B6D"/>
    <w:rsid w:val="19857402"/>
    <w:rsid w:val="198679D7"/>
    <w:rsid w:val="198BB3E9"/>
    <w:rsid w:val="198D33B1"/>
    <w:rsid w:val="198EEAAF"/>
    <w:rsid w:val="198FB1E6"/>
    <w:rsid w:val="19904C70"/>
    <w:rsid w:val="1991D116"/>
    <w:rsid w:val="19982F68"/>
    <w:rsid w:val="199A70AC"/>
    <w:rsid w:val="19A34376"/>
    <w:rsid w:val="19A46490"/>
    <w:rsid w:val="19A60A7C"/>
    <w:rsid w:val="19A9321A"/>
    <w:rsid w:val="19B271DB"/>
    <w:rsid w:val="19B3E09A"/>
    <w:rsid w:val="19B99F9C"/>
    <w:rsid w:val="19BFBE0E"/>
    <w:rsid w:val="19C0A0EA"/>
    <w:rsid w:val="19C25450"/>
    <w:rsid w:val="19C3F534"/>
    <w:rsid w:val="19CA6397"/>
    <w:rsid w:val="19CC2CCA"/>
    <w:rsid w:val="19CE2A34"/>
    <w:rsid w:val="19D63D10"/>
    <w:rsid w:val="19D9F532"/>
    <w:rsid w:val="19DB323A"/>
    <w:rsid w:val="19E48650"/>
    <w:rsid w:val="19E72F59"/>
    <w:rsid w:val="19E9377F"/>
    <w:rsid w:val="19E94EA0"/>
    <w:rsid w:val="19E95291"/>
    <w:rsid w:val="19F015FF"/>
    <w:rsid w:val="19F1ACD3"/>
    <w:rsid w:val="19F66D4D"/>
    <w:rsid w:val="1A025697"/>
    <w:rsid w:val="1A0865E1"/>
    <w:rsid w:val="1A0A19D8"/>
    <w:rsid w:val="1A0EE54D"/>
    <w:rsid w:val="1A1A78BB"/>
    <w:rsid w:val="1A1BC6F7"/>
    <w:rsid w:val="1A21B09C"/>
    <w:rsid w:val="1A235C5F"/>
    <w:rsid w:val="1A2619D1"/>
    <w:rsid w:val="1A272B24"/>
    <w:rsid w:val="1A292AF9"/>
    <w:rsid w:val="1A29F31B"/>
    <w:rsid w:val="1A2B25D5"/>
    <w:rsid w:val="1A2F7C36"/>
    <w:rsid w:val="1A335ECC"/>
    <w:rsid w:val="1A33FE48"/>
    <w:rsid w:val="1A356EF6"/>
    <w:rsid w:val="1A3D09D1"/>
    <w:rsid w:val="1A418537"/>
    <w:rsid w:val="1A4193A5"/>
    <w:rsid w:val="1A4814A3"/>
    <w:rsid w:val="1A4A5070"/>
    <w:rsid w:val="1A526BE6"/>
    <w:rsid w:val="1A54A3E1"/>
    <w:rsid w:val="1A572E1E"/>
    <w:rsid w:val="1A583C07"/>
    <w:rsid w:val="1A5ACF21"/>
    <w:rsid w:val="1A64298D"/>
    <w:rsid w:val="1A64C3DB"/>
    <w:rsid w:val="1A677C9A"/>
    <w:rsid w:val="1A78DB24"/>
    <w:rsid w:val="1A7936F5"/>
    <w:rsid w:val="1A7A2FBD"/>
    <w:rsid w:val="1A7A7AB9"/>
    <w:rsid w:val="1A8885CF"/>
    <w:rsid w:val="1A8CC0F5"/>
    <w:rsid w:val="1A8F60E1"/>
    <w:rsid w:val="1A92D7FA"/>
    <w:rsid w:val="1A97B7F0"/>
    <w:rsid w:val="1A9B4912"/>
    <w:rsid w:val="1A9C2A7D"/>
    <w:rsid w:val="1AA2FE22"/>
    <w:rsid w:val="1AA69C89"/>
    <w:rsid w:val="1AA6F368"/>
    <w:rsid w:val="1AA7B3BC"/>
    <w:rsid w:val="1AB089EE"/>
    <w:rsid w:val="1AB0B169"/>
    <w:rsid w:val="1AB4FB80"/>
    <w:rsid w:val="1AB70794"/>
    <w:rsid w:val="1AB97EAD"/>
    <w:rsid w:val="1ABA0898"/>
    <w:rsid w:val="1ABADB9E"/>
    <w:rsid w:val="1AC1762F"/>
    <w:rsid w:val="1AC2BA53"/>
    <w:rsid w:val="1AC6176E"/>
    <w:rsid w:val="1ACA5AEA"/>
    <w:rsid w:val="1ACB5521"/>
    <w:rsid w:val="1AD10F37"/>
    <w:rsid w:val="1AE3404F"/>
    <w:rsid w:val="1AE7C515"/>
    <w:rsid w:val="1AE7E7EC"/>
    <w:rsid w:val="1AEFEC23"/>
    <w:rsid w:val="1AF91281"/>
    <w:rsid w:val="1B0548C6"/>
    <w:rsid w:val="1B0BB17E"/>
    <w:rsid w:val="1B115D2A"/>
    <w:rsid w:val="1B19B8D7"/>
    <w:rsid w:val="1B1AD288"/>
    <w:rsid w:val="1B1F3439"/>
    <w:rsid w:val="1B210BF4"/>
    <w:rsid w:val="1B23D106"/>
    <w:rsid w:val="1B2414E2"/>
    <w:rsid w:val="1B27A34C"/>
    <w:rsid w:val="1B286D91"/>
    <w:rsid w:val="1B2D2743"/>
    <w:rsid w:val="1B32E0C4"/>
    <w:rsid w:val="1B357FAD"/>
    <w:rsid w:val="1B3DFDC0"/>
    <w:rsid w:val="1B409DA2"/>
    <w:rsid w:val="1B431680"/>
    <w:rsid w:val="1B49A594"/>
    <w:rsid w:val="1B4DF474"/>
    <w:rsid w:val="1B4EB1F1"/>
    <w:rsid w:val="1B5BDB59"/>
    <w:rsid w:val="1B5C8B43"/>
    <w:rsid w:val="1B5F57FD"/>
    <w:rsid w:val="1B6287CA"/>
    <w:rsid w:val="1B641885"/>
    <w:rsid w:val="1B661237"/>
    <w:rsid w:val="1B6723F5"/>
    <w:rsid w:val="1B673354"/>
    <w:rsid w:val="1B6A26B1"/>
    <w:rsid w:val="1B750502"/>
    <w:rsid w:val="1B7AEC5C"/>
    <w:rsid w:val="1B7F5415"/>
    <w:rsid w:val="1B854132"/>
    <w:rsid w:val="1B898C0B"/>
    <w:rsid w:val="1B8E54BA"/>
    <w:rsid w:val="1B958017"/>
    <w:rsid w:val="1B981074"/>
    <w:rsid w:val="1B9A50E8"/>
    <w:rsid w:val="1BA33555"/>
    <w:rsid w:val="1BA66EFA"/>
    <w:rsid w:val="1BAC990C"/>
    <w:rsid w:val="1BADB7B9"/>
    <w:rsid w:val="1BADD820"/>
    <w:rsid w:val="1BB8989A"/>
    <w:rsid w:val="1BBCAEF8"/>
    <w:rsid w:val="1BBE6312"/>
    <w:rsid w:val="1BBEE062"/>
    <w:rsid w:val="1BC08C7C"/>
    <w:rsid w:val="1BC33C58"/>
    <w:rsid w:val="1BC358F5"/>
    <w:rsid w:val="1BC4FB5A"/>
    <w:rsid w:val="1BCA58D7"/>
    <w:rsid w:val="1BCC6930"/>
    <w:rsid w:val="1BD61A9E"/>
    <w:rsid w:val="1BD8EE99"/>
    <w:rsid w:val="1BD95C29"/>
    <w:rsid w:val="1BE620D1"/>
    <w:rsid w:val="1BE63AE6"/>
    <w:rsid w:val="1BE9B1B9"/>
    <w:rsid w:val="1BF3F484"/>
    <w:rsid w:val="1BF65F4E"/>
    <w:rsid w:val="1BF84196"/>
    <w:rsid w:val="1BFE5CEA"/>
    <w:rsid w:val="1BFEF853"/>
    <w:rsid w:val="1C003F48"/>
    <w:rsid w:val="1C005004"/>
    <w:rsid w:val="1C0B41FC"/>
    <w:rsid w:val="1C150756"/>
    <w:rsid w:val="1C1724EB"/>
    <w:rsid w:val="1C1E5BD0"/>
    <w:rsid w:val="1C1F61F7"/>
    <w:rsid w:val="1C25E4B7"/>
    <w:rsid w:val="1C2C8ECC"/>
    <w:rsid w:val="1C2D3FC7"/>
    <w:rsid w:val="1C2E18A0"/>
    <w:rsid w:val="1C31ADF1"/>
    <w:rsid w:val="1C32B633"/>
    <w:rsid w:val="1C33BA41"/>
    <w:rsid w:val="1C350636"/>
    <w:rsid w:val="1C404004"/>
    <w:rsid w:val="1C471170"/>
    <w:rsid w:val="1C4BFD12"/>
    <w:rsid w:val="1C4C39BF"/>
    <w:rsid w:val="1C4FACD9"/>
    <w:rsid w:val="1C50312C"/>
    <w:rsid w:val="1C53B611"/>
    <w:rsid w:val="1C56FA47"/>
    <w:rsid w:val="1C5BCDF1"/>
    <w:rsid w:val="1C5C4787"/>
    <w:rsid w:val="1C5C5254"/>
    <w:rsid w:val="1C5CF7FD"/>
    <w:rsid w:val="1C5F86EA"/>
    <w:rsid w:val="1C613E83"/>
    <w:rsid w:val="1C69BB36"/>
    <w:rsid w:val="1C6D03E4"/>
    <w:rsid w:val="1C74DD37"/>
    <w:rsid w:val="1C7CAF7F"/>
    <w:rsid w:val="1C83FB04"/>
    <w:rsid w:val="1C84E4AF"/>
    <w:rsid w:val="1C852F9D"/>
    <w:rsid w:val="1C8F1DA6"/>
    <w:rsid w:val="1C8F6DB4"/>
    <w:rsid w:val="1C93F6D4"/>
    <w:rsid w:val="1C9805D2"/>
    <w:rsid w:val="1CA1517D"/>
    <w:rsid w:val="1CA7C855"/>
    <w:rsid w:val="1CAA87E2"/>
    <w:rsid w:val="1CAFA89D"/>
    <w:rsid w:val="1CB062A0"/>
    <w:rsid w:val="1CB836C5"/>
    <w:rsid w:val="1CBC604D"/>
    <w:rsid w:val="1CC1A2D3"/>
    <w:rsid w:val="1CC404F3"/>
    <w:rsid w:val="1CCC2138"/>
    <w:rsid w:val="1CCF535D"/>
    <w:rsid w:val="1CCFFDD4"/>
    <w:rsid w:val="1CD17FFD"/>
    <w:rsid w:val="1CD1BA13"/>
    <w:rsid w:val="1CD1CC9E"/>
    <w:rsid w:val="1CD25105"/>
    <w:rsid w:val="1CD2AA89"/>
    <w:rsid w:val="1CDF904D"/>
    <w:rsid w:val="1CE83BD1"/>
    <w:rsid w:val="1CEAF558"/>
    <w:rsid w:val="1CEDDAFE"/>
    <w:rsid w:val="1CEF3CB5"/>
    <w:rsid w:val="1CEF50B7"/>
    <w:rsid w:val="1CF27988"/>
    <w:rsid w:val="1CF2D7F3"/>
    <w:rsid w:val="1CF4F799"/>
    <w:rsid w:val="1CF72743"/>
    <w:rsid w:val="1CF9188D"/>
    <w:rsid w:val="1CFDA00C"/>
    <w:rsid w:val="1D0355C8"/>
    <w:rsid w:val="1D08D7A4"/>
    <w:rsid w:val="1D0B5E5F"/>
    <w:rsid w:val="1D0C3272"/>
    <w:rsid w:val="1D0FC730"/>
    <w:rsid w:val="1D13C5B7"/>
    <w:rsid w:val="1D157B21"/>
    <w:rsid w:val="1D1A673D"/>
    <w:rsid w:val="1D1BB746"/>
    <w:rsid w:val="1D1ED80E"/>
    <w:rsid w:val="1D217491"/>
    <w:rsid w:val="1D2F1CF8"/>
    <w:rsid w:val="1D300377"/>
    <w:rsid w:val="1D3483A9"/>
    <w:rsid w:val="1D39BB7B"/>
    <w:rsid w:val="1D4006A3"/>
    <w:rsid w:val="1D440006"/>
    <w:rsid w:val="1D48C137"/>
    <w:rsid w:val="1D4947A9"/>
    <w:rsid w:val="1D49B3A1"/>
    <w:rsid w:val="1D4D77DC"/>
    <w:rsid w:val="1D548AEC"/>
    <w:rsid w:val="1D575592"/>
    <w:rsid w:val="1D5D0670"/>
    <w:rsid w:val="1D60E179"/>
    <w:rsid w:val="1D65CFEE"/>
    <w:rsid w:val="1D6B46BA"/>
    <w:rsid w:val="1D6DF3A2"/>
    <w:rsid w:val="1D6F9942"/>
    <w:rsid w:val="1D738A31"/>
    <w:rsid w:val="1D7390D2"/>
    <w:rsid w:val="1D74E552"/>
    <w:rsid w:val="1D755047"/>
    <w:rsid w:val="1D7701BD"/>
    <w:rsid w:val="1D798FC8"/>
    <w:rsid w:val="1D7C9DDE"/>
    <w:rsid w:val="1D7FAC5D"/>
    <w:rsid w:val="1D82EB10"/>
    <w:rsid w:val="1D839AC8"/>
    <w:rsid w:val="1D8577C5"/>
    <w:rsid w:val="1D8C03E5"/>
    <w:rsid w:val="1D8C701E"/>
    <w:rsid w:val="1D8DF1F0"/>
    <w:rsid w:val="1D917642"/>
    <w:rsid w:val="1D91AF2D"/>
    <w:rsid w:val="1D9ABFD9"/>
    <w:rsid w:val="1D9AC1E0"/>
    <w:rsid w:val="1D9DE812"/>
    <w:rsid w:val="1D9F19D2"/>
    <w:rsid w:val="1D9F38D9"/>
    <w:rsid w:val="1D9F630C"/>
    <w:rsid w:val="1DA221BF"/>
    <w:rsid w:val="1DA5E814"/>
    <w:rsid w:val="1DA61246"/>
    <w:rsid w:val="1DA6DBA9"/>
    <w:rsid w:val="1DAE5D0F"/>
    <w:rsid w:val="1DAF3B15"/>
    <w:rsid w:val="1DB46153"/>
    <w:rsid w:val="1DB6095C"/>
    <w:rsid w:val="1DBA67E8"/>
    <w:rsid w:val="1DC116A9"/>
    <w:rsid w:val="1DC700C1"/>
    <w:rsid w:val="1DC74F53"/>
    <w:rsid w:val="1DC9F412"/>
    <w:rsid w:val="1DCC10BD"/>
    <w:rsid w:val="1DCFA32F"/>
    <w:rsid w:val="1DD1E6C1"/>
    <w:rsid w:val="1DD32D60"/>
    <w:rsid w:val="1DD54D17"/>
    <w:rsid w:val="1DD6EDCE"/>
    <w:rsid w:val="1DE2688E"/>
    <w:rsid w:val="1DE78EFD"/>
    <w:rsid w:val="1DE98EFB"/>
    <w:rsid w:val="1DEA895D"/>
    <w:rsid w:val="1DEC5AD3"/>
    <w:rsid w:val="1DF04742"/>
    <w:rsid w:val="1DF0C34D"/>
    <w:rsid w:val="1DF52CB2"/>
    <w:rsid w:val="1DF71FE6"/>
    <w:rsid w:val="1DFECCC3"/>
    <w:rsid w:val="1DFFFAAA"/>
    <w:rsid w:val="1E00EBF3"/>
    <w:rsid w:val="1E064841"/>
    <w:rsid w:val="1E06B52B"/>
    <w:rsid w:val="1E06F2E0"/>
    <w:rsid w:val="1E09A140"/>
    <w:rsid w:val="1E0CB29E"/>
    <w:rsid w:val="1E0D2482"/>
    <w:rsid w:val="1E0DC2BC"/>
    <w:rsid w:val="1E11CB5B"/>
    <w:rsid w:val="1E122B3B"/>
    <w:rsid w:val="1E19F101"/>
    <w:rsid w:val="1E1EC0B0"/>
    <w:rsid w:val="1E201B3D"/>
    <w:rsid w:val="1E20D156"/>
    <w:rsid w:val="1E23C35C"/>
    <w:rsid w:val="1E26F074"/>
    <w:rsid w:val="1E27845D"/>
    <w:rsid w:val="1E287253"/>
    <w:rsid w:val="1E2AD6DC"/>
    <w:rsid w:val="1E2C030A"/>
    <w:rsid w:val="1E2D6DE7"/>
    <w:rsid w:val="1E2EB880"/>
    <w:rsid w:val="1E307DEF"/>
    <w:rsid w:val="1E30F6F2"/>
    <w:rsid w:val="1E31E14B"/>
    <w:rsid w:val="1E32C6F7"/>
    <w:rsid w:val="1E388450"/>
    <w:rsid w:val="1E3BBD97"/>
    <w:rsid w:val="1E3D9533"/>
    <w:rsid w:val="1E40B88E"/>
    <w:rsid w:val="1E447D72"/>
    <w:rsid w:val="1E48AE2E"/>
    <w:rsid w:val="1E48C25A"/>
    <w:rsid w:val="1E4A71E8"/>
    <w:rsid w:val="1E4B11C9"/>
    <w:rsid w:val="1E4E15B4"/>
    <w:rsid w:val="1E4F5300"/>
    <w:rsid w:val="1E518152"/>
    <w:rsid w:val="1E53C188"/>
    <w:rsid w:val="1E5A2312"/>
    <w:rsid w:val="1E5C8586"/>
    <w:rsid w:val="1E5F3609"/>
    <w:rsid w:val="1E60B7AE"/>
    <w:rsid w:val="1E622CE0"/>
    <w:rsid w:val="1E64B4C3"/>
    <w:rsid w:val="1E679622"/>
    <w:rsid w:val="1E686ACA"/>
    <w:rsid w:val="1E6E7AEA"/>
    <w:rsid w:val="1E728C58"/>
    <w:rsid w:val="1E73D6B3"/>
    <w:rsid w:val="1E744DEA"/>
    <w:rsid w:val="1E7458EF"/>
    <w:rsid w:val="1E7B0C80"/>
    <w:rsid w:val="1E8493EF"/>
    <w:rsid w:val="1E8524D6"/>
    <w:rsid w:val="1E85BB8C"/>
    <w:rsid w:val="1E8B0190"/>
    <w:rsid w:val="1E957DAC"/>
    <w:rsid w:val="1E9B82C1"/>
    <w:rsid w:val="1E9E1285"/>
    <w:rsid w:val="1EA02BAD"/>
    <w:rsid w:val="1EA10508"/>
    <w:rsid w:val="1EA345A4"/>
    <w:rsid w:val="1EA36328"/>
    <w:rsid w:val="1EA49E8E"/>
    <w:rsid w:val="1EB86527"/>
    <w:rsid w:val="1EBDA1A2"/>
    <w:rsid w:val="1EC10A33"/>
    <w:rsid w:val="1EC91F1F"/>
    <w:rsid w:val="1ECE8C98"/>
    <w:rsid w:val="1ECEE6DD"/>
    <w:rsid w:val="1ED5D461"/>
    <w:rsid w:val="1ED69DA1"/>
    <w:rsid w:val="1ED86CEA"/>
    <w:rsid w:val="1ED8E660"/>
    <w:rsid w:val="1EDD8574"/>
    <w:rsid w:val="1EDDCF45"/>
    <w:rsid w:val="1EE2A9BE"/>
    <w:rsid w:val="1EE555D8"/>
    <w:rsid w:val="1EE58402"/>
    <w:rsid w:val="1EE72DDC"/>
    <w:rsid w:val="1EEBAB98"/>
    <w:rsid w:val="1EF449C8"/>
    <w:rsid w:val="1EF471F8"/>
    <w:rsid w:val="1F0070ED"/>
    <w:rsid w:val="1F0783FA"/>
    <w:rsid w:val="1F095C91"/>
    <w:rsid w:val="1F0BCE55"/>
    <w:rsid w:val="1F0CBD22"/>
    <w:rsid w:val="1F0F7E08"/>
    <w:rsid w:val="1F11B7B9"/>
    <w:rsid w:val="1F17A77C"/>
    <w:rsid w:val="1F1A0E24"/>
    <w:rsid w:val="1F1D45A3"/>
    <w:rsid w:val="1F1F665F"/>
    <w:rsid w:val="1F21BCC1"/>
    <w:rsid w:val="1F2367A1"/>
    <w:rsid w:val="1F272131"/>
    <w:rsid w:val="1F2822A5"/>
    <w:rsid w:val="1F2B0302"/>
    <w:rsid w:val="1F2EACAD"/>
    <w:rsid w:val="1F346D84"/>
    <w:rsid w:val="1F3C468B"/>
    <w:rsid w:val="1F42E2BE"/>
    <w:rsid w:val="1F4D9F4F"/>
    <w:rsid w:val="1F4F31F0"/>
    <w:rsid w:val="1F4F4BC5"/>
    <w:rsid w:val="1F52901F"/>
    <w:rsid w:val="1F5740FF"/>
    <w:rsid w:val="1F57B131"/>
    <w:rsid w:val="1F5BC5F9"/>
    <w:rsid w:val="1F5BCC32"/>
    <w:rsid w:val="1F60603E"/>
    <w:rsid w:val="1F6B2E4C"/>
    <w:rsid w:val="1F72098F"/>
    <w:rsid w:val="1F7335C6"/>
    <w:rsid w:val="1F73AB82"/>
    <w:rsid w:val="1F748ED9"/>
    <w:rsid w:val="1F79C278"/>
    <w:rsid w:val="1F7A39A7"/>
    <w:rsid w:val="1F846790"/>
    <w:rsid w:val="1F875969"/>
    <w:rsid w:val="1F87C4C5"/>
    <w:rsid w:val="1F88E109"/>
    <w:rsid w:val="1F89C5EB"/>
    <w:rsid w:val="1F917EE1"/>
    <w:rsid w:val="1F930E2E"/>
    <w:rsid w:val="1F9313C4"/>
    <w:rsid w:val="1F985B50"/>
    <w:rsid w:val="1F98C304"/>
    <w:rsid w:val="1F9C7852"/>
    <w:rsid w:val="1F9F92E3"/>
    <w:rsid w:val="1F9FC6A7"/>
    <w:rsid w:val="1FA0F3D1"/>
    <w:rsid w:val="1FA186E0"/>
    <w:rsid w:val="1FB06EF7"/>
    <w:rsid w:val="1FB0EA61"/>
    <w:rsid w:val="1FB686D1"/>
    <w:rsid w:val="1FCF8249"/>
    <w:rsid w:val="1FCFFC54"/>
    <w:rsid w:val="1FD1F19F"/>
    <w:rsid w:val="1FDDEB60"/>
    <w:rsid w:val="1FE24D68"/>
    <w:rsid w:val="1FE59B24"/>
    <w:rsid w:val="1FE78627"/>
    <w:rsid w:val="1FEBAAF3"/>
    <w:rsid w:val="1FF2F342"/>
    <w:rsid w:val="1FF3E158"/>
    <w:rsid w:val="1FF4B586"/>
    <w:rsid w:val="1FF5573D"/>
    <w:rsid w:val="1FF7CDB2"/>
    <w:rsid w:val="1FF8EEE7"/>
    <w:rsid w:val="1FFFB41A"/>
    <w:rsid w:val="200065EA"/>
    <w:rsid w:val="200B2A81"/>
    <w:rsid w:val="200FFEEF"/>
    <w:rsid w:val="2011C33D"/>
    <w:rsid w:val="20177076"/>
    <w:rsid w:val="20223356"/>
    <w:rsid w:val="202404E0"/>
    <w:rsid w:val="202EE0E8"/>
    <w:rsid w:val="2036C8B9"/>
    <w:rsid w:val="2037FF07"/>
    <w:rsid w:val="2038EB2B"/>
    <w:rsid w:val="203ED695"/>
    <w:rsid w:val="203F8370"/>
    <w:rsid w:val="20467932"/>
    <w:rsid w:val="204DB9C6"/>
    <w:rsid w:val="204DDAB4"/>
    <w:rsid w:val="2050AA1A"/>
    <w:rsid w:val="2050DE21"/>
    <w:rsid w:val="205224B8"/>
    <w:rsid w:val="205361C0"/>
    <w:rsid w:val="205A33EF"/>
    <w:rsid w:val="205A9F36"/>
    <w:rsid w:val="205BAC28"/>
    <w:rsid w:val="205C0B45"/>
    <w:rsid w:val="205D6ED4"/>
    <w:rsid w:val="20686B35"/>
    <w:rsid w:val="207A6E4C"/>
    <w:rsid w:val="207CC099"/>
    <w:rsid w:val="207CC66B"/>
    <w:rsid w:val="2084DCA8"/>
    <w:rsid w:val="208D2A04"/>
    <w:rsid w:val="2093D18D"/>
    <w:rsid w:val="20973E30"/>
    <w:rsid w:val="2098FA63"/>
    <w:rsid w:val="209CE9DB"/>
    <w:rsid w:val="209D354E"/>
    <w:rsid w:val="20A3436F"/>
    <w:rsid w:val="20A39AAD"/>
    <w:rsid w:val="20A73A52"/>
    <w:rsid w:val="20AA9F4D"/>
    <w:rsid w:val="20AB26CE"/>
    <w:rsid w:val="20AD2C02"/>
    <w:rsid w:val="20ADF19E"/>
    <w:rsid w:val="20B41D39"/>
    <w:rsid w:val="20B78DAF"/>
    <w:rsid w:val="20B8DF6B"/>
    <w:rsid w:val="20BB0A5F"/>
    <w:rsid w:val="20C0A595"/>
    <w:rsid w:val="20C51F49"/>
    <w:rsid w:val="20C5207D"/>
    <w:rsid w:val="20CD7911"/>
    <w:rsid w:val="20D4AB89"/>
    <w:rsid w:val="20DEB31F"/>
    <w:rsid w:val="20E4071B"/>
    <w:rsid w:val="20E77F3E"/>
    <w:rsid w:val="20E9D18E"/>
    <w:rsid w:val="20F3C469"/>
    <w:rsid w:val="20FF0E60"/>
    <w:rsid w:val="2106514A"/>
    <w:rsid w:val="210D864F"/>
    <w:rsid w:val="211C686C"/>
    <w:rsid w:val="2124434D"/>
    <w:rsid w:val="212A6940"/>
    <w:rsid w:val="212B3F47"/>
    <w:rsid w:val="212BD137"/>
    <w:rsid w:val="21377294"/>
    <w:rsid w:val="2137A1E1"/>
    <w:rsid w:val="213D15B7"/>
    <w:rsid w:val="2140EB77"/>
    <w:rsid w:val="21423BC1"/>
    <w:rsid w:val="21428587"/>
    <w:rsid w:val="214E18B9"/>
    <w:rsid w:val="21543A4A"/>
    <w:rsid w:val="2157F819"/>
    <w:rsid w:val="21591A90"/>
    <w:rsid w:val="215BAA9A"/>
    <w:rsid w:val="215E30F4"/>
    <w:rsid w:val="215FA6F8"/>
    <w:rsid w:val="21656638"/>
    <w:rsid w:val="216A0B4F"/>
    <w:rsid w:val="216B1BDC"/>
    <w:rsid w:val="216DD023"/>
    <w:rsid w:val="2173F0D1"/>
    <w:rsid w:val="217ABC7A"/>
    <w:rsid w:val="2186388B"/>
    <w:rsid w:val="2187CAF6"/>
    <w:rsid w:val="218FE0A3"/>
    <w:rsid w:val="2191279E"/>
    <w:rsid w:val="21913510"/>
    <w:rsid w:val="21939833"/>
    <w:rsid w:val="21999208"/>
    <w:rsid w:val="219D0BCE"/>
    <w:rsid w:val="21A14511"/>
    <w:rsid w:val="21A1AD69"/>
    <w:rsid w:val="21A61BAC"/>
    <w:rsid w:val="21AF7069"/>
    <w:rsid w:val="21B1E513"/>
    <w:rsid w:val="21BACA29"/>
    <w:rsid w:val="21BD3DBD"/>
    <w:rsid w:val="21BFACF7"/>
    <w:rsid w:val="21C6E609"/>
    <w:rsid w:val="21CCD6B9"/>
    <w:rsid w:val="21DA9ECA"/>
    <w:rsid w:val="21E3EE08"/>
    <w:rsid w:val="21EEC17B"/>
    <w:rsid w:val="21F32094"/>
    <w:rsid w:val="21F7C6C6"/>
    <w:rsid w:val="21FC5B4D"/>
    <w:rsid w:val="2201E83B"/>
    <w:rsid w:val="22066407"/>
    <w:rsid w:val="2208749A"/>
    <w:rsid w:val="220B6B3F"/>
    <w:rsid w:val="22100015"/>
    <w:rsid w:val="2210F7BB"/>
    <w:rsid w:val="221A4A80"/>
    <w:rsid w:val="221D9B4A"/>
    <w:rsid w:val="221E5E91"/>
    <w:rsid w:val="2220EA9A"/>
    <w:rsid w:val="22226D1D"/>
    <w:rsid w:val="2223FF19"/>
    <w:rsid w:val="222F946E"/>
    <w:rsid w:val="2246B726"/>
    <w:rsid w:val="2251DCD4"/>
    <w:rsid w:val="225706E1"/>
    <w:rsid w:val="225B42B4"/>
    <w:rsid w:val="225C165E"/>
    <w:rsid w:val="2260ECC3"/>
    <w:rsid w:val="226573D8"/>
    <w:rsid w:val="22671FFE"/>
    <w:rsid w:val="226FA4E1"/>
    <w:rsid w:val="22713EA3"/>
    <w:rsid w:val="22743F92"/>
    <w:rsid w:val="22787EFC"/>
    <w:rsid w:val="227E79D9"/>
    <w:rsid w:val="227ED660"/>
    <w:rsid w:val="228436A4"/>
    <w:rsid w:val="228D6BFC"/>
    <w:rsid w:val="228F2746"/>
    <w:rsid w:val="2291E9E4"/>
    <w:rsid w:val="2293D62B"/>
    <w:rsid w:val="229979E2"/>
    <w:rsid w:val="229B610D"/>
    <w:rsid w:val="22A0D16E"/>
    <w:rsid w:val="22A515F1"/>
    <w:rsid w:val="22A8BA41"/>
    <w:rsid w:val="22ACCBE2"/>
    <w:rsid w:val="22B2652B"/>
    <w:rsid w:val="22B686E5"/>
    <w:rsid w:val="22BF765C"/>
    <w:rsid w:val="22C50F84"/>
    <w:rsid w:val="22CAB486"/>
    <w:rsid w:val="22CDD599"/>
    <w:rsid w:val="22D8082D"/>
    <w:rsid w:val="22DAC1A9"/>
    <w:rsid w:val="22DDFB26"/>
    <w:rsid w:val="22E1C049"/>
    <w:rsid w:val="22E40B3B"/>
    <w:rsid w:val="22E95EC5"/>
    <w:rsid w:val="22EB1821"/>
    <w:rsid w:val="22ED16FA"/>
    <w:rsid w:val="22EE1A5F"/>
    <w:rsid w:val="22EEB9E7"/>
    <w:rsid w:val="22F5694A"/>
    <w:rsid w:val="22F6165D"/>
    <w:rsid w:val="22F75EB1"/>
    <w:rsid w:val="23004EAD"/>
    <w:rsid w:val="23044BE1"/>
    <w:rsid w:val="230D68C2"/>
    <w:rsid w:val="23135162"/>
    <w:rsid w:val="2318084D"/>
    <w:rsid w:val="231B2F68"/>
    <w:rsid w:val="232034AF"/>
    <w:rsid w:val="2328287D"/>
    <w:rsid w:val="2328715A"/>
    <w:rsid w:val="232A1014"/>
    <w:rsid w:val="232A8CD5"/>
    <w:rsid w:val="232CF20C"/>
    <w:rsid w:val="232E654E"/>
    <w:rsid w:val="232F4E05"/>
    <w:rsid w:val="233791E3"/>
    <w:rsid w:val="233999A8"/>
    <w:rsid w:val="233F7D30"/>
    <w:rsid w:val="233F94DE"/>
    <w:rsid w:val="23400699"/>
    <w:rsid w:val="23406411"/>
    <w:rsid w:val="2346D2E6"/>
    <w:rsid w:val="234D77F7"/>
    <w:rsid w:val="234E1BCD"/>
    <w:rsid w:val="234E90FB"/>
    <w:rsid w:val="2350D9F4"/>
    <w:rsid w:val="2351A44C"/>
    <w:rsid w:val="2356468B"/>
    <w:rsid w:val="235A5544"/>
    <w:rsid w:val="235E9A36"/>
    <w:rsid w:val="236786A1"/>
    <w:rsid w:val="236E5DA7"/>
    <w:rsid w:val="23716B64"/>
    <w:rsid w:val="2371B7AA"/>
    <w:rsid w:val="2372D876"/>
    <w:rsid w:val="23732DF4"/>
    <w:rsid w:val="237902F1"/>
    <w:rsid w:val="237C5F01"/>
    <w:rsid w:val="23807E58"/>
    <w:rsid w:val="23816E58"/>
    <w:rsid w:val="23826C99"/>
    <w:rsid w:val="23829F31"/>
    <w:rsid w:val="23853C31"/>
    <w:rsid w:val="239240BD"/>
    <w:rsid w:val="23978EDA"/>
    <w:rsid w:val="239B2E1B"/>
    <w:rsid w:val="23A23B5A"/>
    <w:rsid w:val="23A7356C"/>
    <w:rsid w:val="23A980E0"/>
    <w:rsid w:val="23ACD7A9"/>
    <w:rsid w:val="23B1380D"/>
    <w:rsid w:val="23B1D3DE"/>
    <w:rsid w:val="23B250CF"/>
    <w:rsid w:val="23B54562"/>
    <w:rsid w:val="23B58B4C"/>
    <w:rsid w:val="23BAFF9E"/>
    <w:rsid w:val="23BD5E28"/>
    <w:rsid w:val="23C454D7"/>
    <w:rsid w:val="23C7C067"/>
    <w:rsid w:val="23C868AD"/>
    <w:rsid w:val="23C92A68"/>
    <w:rsid w:val="23CA944C"/>
    <w:rsid w:val="23CC18FD"/>
    <w:rsid w:val="23D20DE9"/>
    <w:rsid w:val="23D36E6E"/>
    <w:rsid w:val="23D510E7"/>
    <w:rsid w:val="23D59733"/>
    <w:rsid w:val="23D7A4EC"/>
    <w:rsid w:val="23D7FAE9"/>
    <w:rsid w:val="23DD0922"/>
    <w:rsid w:val="23E1A833"/>
    <w:rsid w:val="23E1D04B"/>
    <w:rsid w:val="23E20A3A"/>
    <w:rsid w:val="23EB1023"/>
    <w:rsid w:val="23EFEE6A"/>
    <w:rsid w:val="23F19647"/>
    <w:rsid w:val="23F6B50A"/>
    <w:rsid w:val="23F74B16"/>
    <w:rsid w:val="23FBED13"/>
    <w:rsid w:val="23FE896D"/>
    <w:rsid w:val="2405037B"/>
    <w:rsid w:val="2405DAC2"/>
    <w:rsid w:val="24066C7D"/>
    <w:rsid w:val="2406FF2B"/>
    <w:rsid w:val="240AE486"/>
    <w:rsid w:val="2412C01E"/>
    <w:rsid w:val="24131FE4"/>
    <w:rsid w:val="24181E21"/>
    <w:rsid w:val="24183188"/>
    <w:rsid w:val="24186EB5"/>
    <w:rsid w:val="24199E6A"/>
    <w:rsid w:val="241F8F5B"/>
    <w:rsid w:val="242325DA"/>
    <w:rsid w:val="2427A8B9"/>
    <w:rsid w:val="242AFEC6"/>
    <w:rsid w:val="242EF1A8"/>
    <w:rsid w:val="2433024B"/>
    <w:rsid w:val="243ABC6D"/>
    <w:rsid w:val="244A695C"/>
    <w:rsid w:val="244AAD7E"/>
    <w:rsid w:val="244F6E20"/>
    <w:rsid w:val="2453517B"/>
    <w:rsid w:val="24554BB2"/>
    <w:rsid w:val="24564064"/>
    <w:rsid w:val="245B9D5D"/>
    <w:rsid w:val="2463C526"/>
    <w:rsid w:val="2463C6B8"/>
    <w:rsid w:val="24688B11"/>
    <w:rsid w:val="246A9A61"/>
    <w:rsid w:val="246BDDCF"/>
    <w:rsid w:val="246FF011"/>
    <w:rsid w:val="24716EEC"/>
    <w:rsid w:val="2475B43C"/>
    <w:rsid w:val="247815C9"/>
    <w:rsid w:val="247ED4CD"/>
    <w:rsid w:val="248367E9"/>
    <w:rsid w:val="2488A261"/>
    <w:rsid w:val="248D8D15"/>
    <w:rsid w:val="249B6730"/>
    <w:rsid w:val="24A04F97"/>
    <w:rsid w:val="24AEA480"/>
    <w:rsid w:val="24AF2148"/>
    <w:rsid w:val="24B2A23C"/>
    <w:rsid w:val="24B4C306"/>
    <w:rsid w:val="24B6430E"/>
    <w:rsid w:val="24C06A23"/>
    <w:rsid w:val="24C33326"/>
    <w:rsid w:val="24C55BF8"/>
    <w:rsid w:val="24C8C860"/>
    <w:rsid w:val="24C9D4E2"/>
    <w:rsid w:val="24CC8C56"/>
    <w:rsid w:val="24CE08A7"/>
    <w:rsid w:val="24D54C28"/>
    <w:rsid w:val="24D5EE1E"/>
    <w:rsid w:val="24E02351"/>
    <w:rsid w:val="24E19237"/>
    <w:rsid w:val="24E3107B"/>
    <w:rsid w:val="24E354A1"/>
    <w:rsid w:val="24E4155F"/>
    <w:rsid w:val="24E4E97E"/>
    <w:rsid w:val="24E5B7FD"/>
    <w:rsid w:val="24E62445"/>
    <w:rsid w:val="24EC8D54"/>
    <w:rsid w:val="24F4B193"/>
    <w:rsid w:val="24FA0F90"/>
    <w:rsid w:val="24FD3445"/>
    <w:rsid w:val="24FD61DB"/>
    <w:rsid w:val="24FE8281"/>
    <w:rsid w:val="25066E16"/>
    <w:rsid w:val="25072709"/>
    <w:rsid w:val="2508C104"/>
    <w:rsid w:val="250BAFDE"/>
    <w:rsid w:val="250BEEA8"/>
    <w:rsid w:val="250D7D6F"/>
    <w:rsid w:val="250D873D"/>
    <w:rsid w:val="250E1AA7"/>
    <w:rsid w:val="2512784A"/>
    <w:rsid w:val="2513456A"/>
    <w:rsid w:val="2521F9CE"/>
    <w:rsid w:val="252373C2"/>
    <w:rsid w:val="25248C8F"/>
    <w:rsid w:val="252D5E5D"/>
    <w:rsid w:val="252E5089"/>
    <w:rsid w:val="252E73AD"/>
    <w:rsid w:val="25330626"/>
    <w:rsid w:val="253759B0"/>
    <w:rsid w:val="2537BC58"/>
    <w:rsid w:val="25381292"/>
    <w:rsid w:val="253EF42D"/>
    <w:rsid w:val="25405BC8"/>
    <w:rsid w:val="2543E380"/>
    <w:rsid w:val="2544E8BB"/>
    <w:rsid w:val="254BA59F"/>
    <w:rsid w:val="255168CD"/>
    <w:rsid w:val="2551A0C5"/>
    <w:rsid w:val="25570E5D"/>
    <w:rsid w:val="25604141"/>
    <w:rsid w:val="25618791"/>
    <w:rsid w:val="2569EDCE"/>
    <w:rsid w:val="256A82A2"/>
    <w:rsid w:val="257290C5"/>
    <w:rsid w:val="257338C0"/>
    <w:rsid w:val="257635A0"/>
    <w:rsid w:val="25771CF4"/>
    <w:rsid w:val="257946FF"/>
    <w:rsid w:val="257A4BCA"/>
    <w:rsid w:val="257A921B"/>
    <w:rsid w:val="257C654B"/>
    <w:rsid w:val="257D368E"/>
    <w:rsid w:val="258171F3"/>
    <w:rsid w:val="25861DB0"/>
    <w:rsid w:val="2588A72D"/>
    <w:rsid w:val="258B0C0E"/>
    <w:rsid w:val="258BF7BB"/>
    <w:rsid w:val="258F60B4"/>
    <w:rsid w:val="2590F4E2"/>
    <w:rsid w:val="25968FEF"/>
    <w:rsid w:val="259D47D8"/>
    <w:rsid w:val="25A14212"/>
    <w:rsid w:val="25A62F76"/>
    <w:rsid w:val="25AD1BE0"/>
    <w:rsid w:val="25B67CFA"/>
    <w:rsid w:val="25B70D8F"/>
    <w:rsid w:val="25BBE99C"/>
    <w:rsid w:val="25C11FA8"/>
    <w:rsid w:val="25C1A53A"/>
    <w:rsid w:val="25C5512D"/>
    <w:rsid w:val="25C68CE1"/>
    <w:rsid w:val="25C8158D"/>
    <w:rsid w:val="25C94513"/>
    <w:rsid w:val="25C9BC56"/>
    <w:rsid w:val="25CDB639"/>
    <w:rsid w:val="25D4E5AC"/>
    <w:rsid w:val="25DE1B9B"/>
    <w:rsid w:val="25DF4F8B"/>
    <w:rsid w:val="25E1E30A"/>
    <w:rsid w:val="25E71582"/>
    <w:rsid w:val="25E7E99A"/>
    <w:rsid w:val="25E92FBE"/>
    <w:rsid w:val="25EAA4E0"/>
    <w:rsid w:val="25EACA54"/>
    <w:rsid w:val="25F50432"/>
    <w:rsid w:val="25F69613"/>
    <w:rsid w:val="25F803B3"/>
    <w:rsid w:val="25FBD7FA"/>
    <w:rsid w:val="25FC5DC4"/>
    <w:rsid w:val="25FEB672"/>
    <w:rsid w:val="2600D1D3"/>
    <w:rsid w:val="26022A60"/>
    <w:rsid w:val="26049FCE"/>
    <w:rsid w:val="26065CBE"/>
    <w:rsid w:val="2607AE30"/>
    <w:rsid w:val="260C01EA"/>
    <w:rsid w:val="260DAF55"/>
    <w:rsid w:val="260E3FBD"/>
    <w:rsid w:val="2618E639"/>
    <w:rsid w:val="261A2A20"/>
    <w:rsid w:val="261BD894"/>
    <w:rsid w:val="261C1CDC"/>
    <w:rsid w:val="26282786"/>
    <w:rsid w:val="262DAA83"/>
    <w:rsid w:val="2635EC4C"/>
    <w:rsid w:val="26376533"/>
    <w:rsid w:val="2638B426"/>
    <w:rsid w:val="263B63CA"/>
    <w:rsid w:val="2641A7E1"/>
    <w:rsid w:val="2646BCD7"/>
    <w:rsid w:val="264BC49B"/>
    <w:rsid w:val="264D7584"/>
    <w:rsid w:val="2655FF52"/>
    <w:rsid w:val="2658D932"/>
    <w:rsid w:val="265E95F0"/>
    <w:rsid w:val="2663F70A"/>
    <w:rsid w:val="266EA850"/>
    <w:rsid w:val="2671B290"/>
    <w:rsid w:val="2672BB13"/>
    <w:rsid w:val="2672E93D"/>
    <w:rsid w:val="26738E67"/>
    <w:rsid w:val="26738F42"/>
    <w:rsid w:val="26843C67"/>
    <w:rsid w:val="26845EEA"/>
    <w:rsid w:val="2687E0C8"/>
    <w:rsid w:val="2687F3DA"/>
    <w:rsid w:val="2689DB8E"/>
    <w:rsid w:val="2692402A"/>
    <w:rsid w:val="26A19686"/>
    <w:rsid w:val="26A1EE02"/>
    <w:rsid w:val="26A21CE8"/>
    <w:rsid w:val="26A47076"/>
    <w:rsid w:val="26A619D4"/>
    <w:rsid w:val="26A98F40"/>
    <w:rsid w:val="26AB2F2E"/>
    <w:rsid w:val="26B29450"/>
    <w:rsid w:val="26B83665"/>
    <w:rsid w:val="26B9D96C"/>
    <w:rsid w:val="26C2998C"/>
    <w:rsid w:val="26C4ABCB"/>
    <w:rsid w:val="26D5C4F8"/>
    <w:rsid w:val="26DD5C6E"/>
    <w:rsid w:val="26DEDB78"/>
    <w:rsid w:val="26DF5B10"/>
    <w:rsid w:val="26DF73B0"/>
    <w:rsid w:val="26E1D769"/>
    <w:rsid w:val="26E840F6"/>
    <w:rsid w:val="26F44DE2"/>
    <w:rsid w:val="26F8B977"/>
    <w:rsid w:val="26FBA816"/>
    <w:rsid w:val="26FF7EE4"/>
    <w:rsid w:val="27016702"/>
    <w:rsid w:val="27023863"/>
    <w:rsid w:val="27041844"/>
    <w:rsid w:val="27083058"/>
    <w:rsid w:val="27088D0D"/>
    <w:rsid w:val="2708D586"/>
    <w:rsid w:val="270903A9"/>
    <w:rsid w:val="27090B52"/>
    <w:rsid w:val="270A667C"/>
    <w:rsid w:val="270E1BDD"/>
    <w:rsid w:val="270EB15D"/>
    <w:rsid w:val="270EC0AA"/>
    <w:rsid w:val="270F45AE"/>
    <w:rsid w:val="27101470"/>
    <w:rsid w:val="2712DA40"/>
    <w:rsid w:val="27134A45"/>
    <w:rsid w:val="27146CCD"/>
    <w:rsid w:val="2716693A"/>
    <w:rsid w:val="271D4F69"/>
    <w:rsid w:val="2720048E"/>
    <w:rsid w:val="272D0705"/>
    <w:rsid w:val="2732E953"/>
    <w:rsid w:val="273961F6"/>
    <w:rsid w:val="273EF6E8"/>
    <w:rsid w:val="2748CB54"/>
    <w:rsid w:val="274B5011"/>
    <w:rsid w:val="27523017"/>
    <w:rsid w:val="2752C62F"/>
    <w:rsid w:val="27572FF6"/>
    <w:rsid w:val="27581F52"/>
    <w:rsid w:val="275D759B"/>
    <w:rsid w:val="27608D95"/>
    <w:rsid w:val="2764941C"/>
    <w:rsid w:val="276512CA"/>
    <w:rsid w:val="2766FA0F"/>
    <w:rsid w:val="276DCF56"/>
    <w:rsid w:val="2770762B"/>
    <w:rsid w:val="277A4673"/>
    <w:rsid w:val="277B2B97"/>
    <w:rsid w:val="277C0217"/>
    <w:rsid w:val="277D58D7"/>
    <w:rsid w:val="278478F5"/>
    <w:rsid w:val="278AEC52"/>
    <w:rsid w:val="2790B901"/>
    <w:rsid w:val="2791F03C"/>
    <w:rsid w:val="279463D2"/>
    <w:rsid w:val="27A22849"/>
    <w:rsid w:val="27A2E13D"/>
    <w:rsid w:val="27A46CE7"/>
    <w:rsid w:val="27A4A561"/>
    <w:rsid w:val="27A58729"/>
    <w:rsid w:val="27A67A93"/>
    <w:rsid w:val="27AD8D25"/>
    <w:rsid w:val="27B36516"/>
    <w:rsid w:val="27BD0A1A"/>
    <w:rsid w:val="27BEACA5"/>
    <w:rsid w:val="27C403DF"/>
    <w:rsid w:val="27C5DAA9"/>
    <w:rsid w:val="27C69484"/>
    <w:rsid w:val="27C8791F"/>
    <w:rsid w:val="27C9967D"/>
    <w:rsid w:val="27CB3F5F"/>
    <w:rsid w:val="27D9A93D"/>
    <w:rsid w:val="27E64D7F"/>
    <w:rsid w:val="27EA9B3B"/>
    <w:rsid w:val="27F268D6"/>
    <w:rsid w:val="27F5AAFE"/>
    <w:rsid w:val="27F989BA"/>
    <w:rsid w:val="280D708F"/>
    <w:rsid w:val="280E9418"/>
    <w:rsid w:val="281CB50D"/>
    <w:rsid w:val="281D56F7"/>
    <w:rsid w:val="281DF108"/>
    <w:rsid w:val="281F73AD"/>
    <w:rsid w:val="281FBE6F"/>
    <w:rsid w:val="28254370"/>
    <w:rsid w:val="2825ABEF"/>
    <w:rsid w:val="2831F706"/>
    <w:rsid w:val="2837DE21"/>
    <w:rsid w:val="283B3FE1"/>
    <w:rsid w:val="283DED49"/>
    <w:rsid w:val="28406D09"/>
    <w:rsid w:val="284108E7"/>
    <w:rsid w:val="284159E5"/>
    <w:rsid w:val="284383AB"/>
    <w:rsid w:val="28447D33"/>
    <w:rsid w:val="2844EFAA"/>
    <w:rsid w:val="2844F1F6"/>
    <w:rsid w:val="28479D16"/>
    <w:rsid w:val="2847E72B"/>
    <w:rsid w:val="284ABEB2"/>
    <w:rsid w:val="285069FF"/>
    <w:rsid w:val="28554917"/>
    <w:rsid w:val="2856D332"/>
    <w:rsid w:val="2857BD5A"/>
    <w:rsid w:val="2857DAA5"/>
    <w:rsid w:val="2858C1E1"/>
    <w:rsid w:val="285AA015"/>
    <w:rsid w:val="287FCCB6"/>
    <w:rsid w:val="28830417"/>
    <w:rsid w:val="2884B283"/>
    <w:rsid w:val="2889D3D8"/>
    <w:rsid w:val="288CDB0A"/>
    <w:rsid w:val="28956A06"/>
    <w:rsid w:val="2896B377"/>
    <w:rsid w:val="28983B6C"/>
    <w:rsid w:val="289923DA"/>
    <w:rsid w:val="289C6967"/>
    <w:rsid w:val="289E4F8F"/>
    <w:rsid w:val="289E7FBE"/>
    <w:rsid w:val="289FA0B4"/>
    <w:rsid w:val="28A3FAE2"/>
    <w:rsid w:val="28AA1F77"/>
    <w:rsid w:val="28B0DBC1"/>
    <w:rsid w:val="28B1BD25"/>
    <w:rsid w:val="28B32A95"/>
    <w:rsid w:val="28B61B70"/>
    <w:rsid w:val="28B94166"/>
    <w:rsid w:val="28B96803"/>
    <w:rsid w:val="28B9E412"/>
    <w:rsid w:val="28BEBC90"/>
    <w:rsid w:val="28CF83CD"/>
    <w:rsid w:val="28D15E5A"/>
    <w:rsid w:val="28D4B2EA"/>
    <w:rsid w:val="28D67E53"/>
    <w:rsid w:val="28D7F80F"/>
    <w:rsid w:val="28D84821"/>
    <w:rsid w:val="28DAB1A5"/>
    <w:rsid w:val="28DB8659"/>
    <w:rsid w:val="28DE47D6"/>
    <w:rsid w:val="28DE4CF8"/>
    <w:rsid w:val="28EA4C7F"/>
    <w:rsid w:val="28F38A5E"/>
    <w:rsid w:val="28FC624F"/>
    <w:rsid w:val="28FCF7DB"/>
    <w:rsid w:val="28FD5609"/>
    <w:rsid w:val="290566FA"/>
    <w:rsid w:val="290B0C56"/>
    <w:rsid w:val="290B997A"/>
    <w:rsid w:val="290CE551"/>
    <w:rsid w:val="290DBC56"/>
    <w:rsid w:val="290ED0FE"/>
    <w:rsid w:val="29139BBE"/>
    <w:rsid w:val="2915986F"/>
    <w:rsid w:val="2924DA21"/>
    <w:rsid w:val="2926213F"/>
    <w:rsid w:val="2928908E"/>
    <w:rsid w:val="29425FA3"/>
    <w:rsid w:val="2944BFB7"/>
    <w:rsid w:val="2947F565"/>
    <w:rsid w:val="294E929B"/>
    <w:rsid w:val="294FDB18"/>
    <w:rsid w:val="295B16F4"/>
    <w:rsid w:val="295C16F7"/>
    <w:rsid w:val="295FDE30"/>
    <w:rsid w:val="296439E4"/>
    <w:rsid w:val="2967E514"/>
    <w:rsid w:val="296C2C7D"/>
    <w:rsid w:val="296EB430"/>
    <w:rsid w:val="296F8362"/>
    <w:rsid w:val="29737705"/>
    <w:rsid w:val="29749CB0"/>
    <w:rsid w:val="2974C41C"/>
    <w:rsid w:val="2976C639"/>
    <w:rsid w:val="297AAB1B"/>
    <w:rsid w:val="297B4994"/>
    <w:rsid w:val="2986A477"/>
    <w:rsid w:val="298AEB31"/>
    <w:rsid w:val="298EFF9D"/>
    <w:rsid w:val="299988C1"/>
    <w:rsid w:val="2999ABCF"/>
    <w:rsid w:val="299E882D"/>
    <w:rsid w:val="29A7756C"/>
    <w:rsid w:val="29A8A0C6"/>
    <w:rsid w:val="29A93CA3"/>
    <w:rsid w:val="29AA6676"/>
    <w:rsid w:val="29AC16F4"/>
    <w:rsid w:val="29AF318A"/>
    <w:rsid w:val="29BBB9C8"/>
    <w:rsid w:val="29BD3D26"/>
    <w:rsid w:val="29BFEFA7"/>
    <w:rsid w:val="29D5976D"/>
    <w:rsid w:val="29D70C56"/>
    <w:rsid w:val="29DC9FE8"/>
    <w:rsid w:val="29E4EAFB"/>
    <w:rsid w:val="29E9B3D6"/>
    <w:rsid w:val="29F056BE"/>
    <w:rsid w:val="29F2DD2D"/>
    <w:rsid w:val="29F63C62"/>
    <w:rsid w:val="29F7599D"/>
    <w:rsid w:val="29F8CB59"/>
    <w:rsid w:val="29FD8170"/>
    <w:rsid w:val="29FF5817"/>
    <w:rsid w:val="2A005DC5"/>
    <w:rsid w:val="2A023839"/>
    <w:rsid w:val="2A069770"/>
    <w:rsid w:val="2A0D407A"/>
    <w:rsid w:val="2A0D645C"/>
    <w:rsid w:val="2A0F1156"/>
    <w:rsid w:val="2A1687C4"/>
    <w:rsid w:val="2A17C72F"/>
    <w:rsid w:val="2A1BC06F"/>
    <w:rsid w:val="2A234525"/>
    <w:rsid w:val="2A234A72"/>
    <w:rsid w:val="2A2435CC"/>
    <w:rsid w:val="2A2A5348"/>
    <w:rsid w:val="2A2AFD64"/>
    <w:rsid w:val="2A2C62AB"/>
    <w:rsid w:val="2A2EF36B"/>
    <w:rsid w:val="2A3258E5"/>
    <w:rsid w:val="2A3821BD"/>
    <w:rsid w:val="2A3B39CD"/>
    <w:rsid w:val="2A3D9B08"/>
    <w:rsid w:val="2A405C57"/>
    <w:rsid w:val="2A41BA74"/>
    <w:rsid w:val="2A4AD270"/>
    <w:rsid w:val="2A4F47EF"/>
    <w:rsid w:val="2A52E482"/>
    <w:rsid w:val="2A5AA26E"/>
    <w:rsid w:val="2A5E733A"/>
    <w:rsid w:val="2A60D8B5"/>
    <w:rsid w:val="2A62F847"/>
    <w:rsid w:val="2A65BD4A"/>
    <w:rsid w:val="2A6D44A3"/>
    <w:rsid w:val="2A6D8FBA"/>
    <w:rsid w:val="2A757F5F"/>
    <w:rsid w:val="2A77FCE2"/>
    <w:rsid w:val="2A79A287"/>
    <w:rsid w:val="2A7C5531"/>
    <w:rsid w:val="2A7C819E"/>
    <w:rsid w:val="2A7E170D"/>
    <w:rsid w:val="2A80F9E0"/>
    <w:rsid w:val="2A8C5B6C"/>
    <w:rsid w:val="2A8D3370"/>
    <w:rsid w:val="2A90DB3C"/>
    <w:rsid w:val="2A925477"/>
    <w:rsid w:val="2A92BEE1"/>
    <w:rsid w:val="2A9782B1"/>
    <w:rsid w:val="2A9E19E2"/>
    <w:rsid w:val="2A9E2EB1"/>
    <w:rsid w:val="2A9EDA64"/>
    <w:rsid w:val="2AA86AA4"/>
    <w:rsid w:val="2AAB6A09"/>
    <w:rsid w:val="2AAD3437"/>
    <w:rsid w:val="2AAECBAB"/>
    <w:rsid w:val="2AB041FA"/>
    <w:rsid w:val="2AB43287"/>
    <w:rsid w:val="2ABB4A57"/>
    <w:rsid w:val="2ABFF941"/>
    <w:rsid w:val="2AC8AEBB"/>
    <w:rsid w:val="2ACB14C3"/>
    <w:rsid w:val="2ACD602E"/>
    <w:rsid w:val="2AD0ED11"/>
    <w:rsid w:val="2AD243E2"/>
    <w:rsid w:val="2AD347C8"/>
    <w:rsid w:val="2ADAC127"/>
    <w:rsid w:val="2ADC5148"/>
    <w:rsid w:val="2ADC6CD5"/>
    <w:rsid w:val="2ADDB620"/>
    <w:rsid w:val="2AE1FFCA"/>
    <w:rsid w:val="2AE91548"/>
    <w:rsid w:val="2AEAEF3F"/>
    <w:rsid w:val="2AED0A6E"/>
    <w:rsid w:val="2AF1B4C3"/>
    <w:rsid w:val="2AF1B6D2"/>
    <w:rsid w:val="2AF82B33"/>
    <w:rsid w:val="2AFA3191"/>
    <w:rsid w:val="2AFA3F8F"/>
    <w:rsid w:val="2B03E4DE"/>
    <w:rsid w:val="2B04A8D9"/>
    <w:rsid w:val="2B06CA9C"/>
    <w:rsid w:val="2B086CA2"/>
    <w:rsid w:val="2B088B28"/>
    <w:rsid w:val="2B08B227"/>
    <w:rsid w:val="2B1162B2"/>
    <w:rsid w:val="2B15926C"/>
    <w:rsid w:val="2B1AF4E8"/>
    <w:rsid w:val="2B20EE50"/>
    <w:rsid w:val="2B27F1B7"/>
    <w:rsid w:val="2B287E77"/>
    <w:rsid w:val="2B2AC554"/>
    <w:rsid w:val="2B2AD5B4"/>
    <w:rsid w:val="2B2D39B5"/>
    <w:rsid w:val="2B302DAE"/>
    <w:rsid w:val="2B31C471"/>
    <w:rsid w:val="2B381276"/>
    <w:rsid w:val="2B3E2083"/>
    <w:rsid w:val="2B413C07"/>
    <w:rsid w:val="2B41CCC7"/>
    <w:rsid w:val="2B43C69F"/>
    <w:rsid w:val="2B4A3388"/>
    <w:rsid w:val="2B4C85BC"/>
    <w:rsid w:val="2B504470"/>
    <w:rsid w:val="2B545F3A"/>
    <w:rsid w:val="2B5503A7"/>
    <w:rsid w:val="2B5B0B66"/>
    <w:rsid w:val="2B672352"/>
    <w:rsid w:val="2B69EF8A"/>
    <w:rsid w:val="2B72EE25"/>
    <w:rsid w:val="2B74C750"/>
    <w:rsid w:val="2B793A7B"/>
    <w:rsid w:val="2B7A3F7B"/>
    <w:rsid w:val="2B7C906C"/>
    <w:rsid w:val="2B80073E"/>
    <w:rsid w:val="2B801E5F"/>
    <w:rsid w:val="2B86AD8F"/>
    <w:rsid w:val="2B882F5C"/>
    <w:rsid w:val="2B8DA0AB"/>
    <w:rsid w:val="2B8DFDBE"/>
    <w:rsid w:val="2B902BDE"/>
    <w:rsid w:val="2B905326"/>
    <w:rsid w:val="2B972ED5"/>
    <w:rsid w:val="2B9C1673"/>
    <w:rsid w:val="2BA314CD"/>
    <w:rsid w:val="2BAC181F"/>
    <w:rsid w:val="2BB6B895"/>
    <w:rsid w:val="2BB83BE6"/>
    <w:rsid w:val="2BB98D99"/>
    <w:rsid w:val="2BBB5BC7"/>
    <w:rsid w:val="2BBC3848"/>
    <w:rsid w:val="2BC20E92"/>
    <w:rsid w:val="2BC2259A"/>
    <w:rsid w:val="2BC626F6"/>
    <w:rsid w:val="2BC6D40D"/>
    <w:rsid w:val="2BC924A4"/>
    <w:rsid w:val="2BD3402E"/>
    <w:rsid w:val="2BD34147"/>
    <w:rsid w:val="2BD7C9E1"/>
    <w:rsid w:val="2BDC2310"/>
    <w:rsid w:val="2BE9AB73"/>
    <w:rsid w:val="2BEDF3B4"/>
    <w:rsid w:val="2BEEACFB"/>
    <w:rsid w:val="2BF4D11E"/>
    <w:rsid w:val="2BF5712D"/>
    <w:rsid w:val="2BF98CC6"/>
    <w:rsid w:val="2BFC6552"/>
    <w:rsid w:val="2C007EB2"/>
    <w:rsid w:val="2C018B6D"/>
    <w:rsid w:val="2C053C99"/>
    <w:rsid w:val="2C063EA6"/>
    <w:rsid w:val="2C06E04A"/>
    <w:rsid w:val="2C076201"/>
    <w:rsid w:val="2C1562C2"/>
    <w:rsid w:val="2C1791AC"/>
    <w:rsid w:val="2C1C7E22"/>
    <w:rsid w:val="2C1E633B"/>
    <w:rsid w:val="2C1F2D0E"/>
    <w:rsid w:val="2C28FFBB"/>
    <w:rsid w:val="2C32E88E"/>
    <w:rsid w:val="2C358912"/>
    <w:rsid w:val="2C3EB282"/>
    <w:rsid w:val="2C3ED759"/>
    <w:rsid w:val="2C3EE6E5"/>
    <w:rsid w:val="2C44BA33"/>
    <w:rsid w:val="2C468349"/>
    <w:rsid w:val="2C4B2A00"/>
    <w:rsid w:val="2C4C82C3"/>
    <w:rsid w:val="2C538D24"/>
    <w:rsid w:val="2C54D06F"/>
    <w:rsid w:val="2C572B1E"/>
    <w:rsid w:val="2C5B9EF0"/>
    <w:rsid w:val="2C6581C9"/>
    <w:rsid w:val="2C674F01"/>
    <w:rsid w:val="2C6B809C"/>
    <w:rsid w:val="2C6C19BA"/>
    <w:rsid w:val="2C6C1E04"/>
    <w:rsid w:val="2C716A33"/>
    <w:rsid w:val="2C73C998"/>
    <w:rsid w:val="2C75E2C2"/>
    <w:rsid w:val="2C785B7A"/>
    <w:rsid w:val="2C8098F3"/>
    <w:rsid w:val="2C80AD82"/>
    <w:rsid w:val="2C8AF951"/>
    <w:rsid w:val="2C8C9F78"/>
    <w:rsid w:val="2C901C0D"/>
    <w:rsid w:val="2C907AC0"/>
    <w:rsid w:val="2C910C78"/>
    <w:rsid w:val="2C93DA78"/>
    <w:rsid w:val="2C940C27"/>
    <w:rsid w:val="2C96C817"/>
    <w:rsid w:val="2C97D634"/>
    <w:rsid w:val="2C9CB50C"/>
    <w:rsid w:val="2C9FF514"/>
    <w:rsid w:val="2CAD1A60"/>
    <w:rsid w:val="2CB82DD7"/>
    <w:rsid w:val="2CBB754F"/>
    <w:rsid w:val="2CBD7CEB"/>
    <w:rsid w:val="2CBE84E6"/>
    <w:rsid w:val="2CC23E1E"/>
    <w:rsid w:val="2CC2EB80"/>
    <w:rsid w:val="2CC39F9E"/>
    <w:rsid w:val="2CC5CC67"/>
    <w:rsid w:val="2CC71BA6"/>
    <w:rsid w:val="2CC8AE45"/>
    <w:rsid w:val="2CC935DF"/>
    <w:rsid w:val="2CC9D275"/>
    <w:rsid w:val="2CCF0982"/>
    <w:rsid w:val="2CD10EEF"/>
    <w:rsid w:val="2CD4090A"/>
    <w:rsid w:val="2CD4A1F7"/>
    <w:rsid w:val="2CD7DB0F"/>
    <w:rsid w:val="2CDD34A3"/>
    <w:rsid w:val="2CE11CB2"/>
    <w:rsid w:val="2CE97637"/>
    <w:rsid w:val="2CEA35B1"/>
    <w:rsid w:val="2CEF4F96"/>
    <w:rsid w:val="2CF23839"/>
    <w:rsid w:val="2CF97988"/>
    <w:rsid w:val="2CFCA78D"/>
    <w:rsid w:val="2D03BE21"/>
    <w:rsid w:val="2D06F886"/>
    <w:rsid w:val="2D0D302E"/>
    <w:rsid w:val="2D12DE18"/>
    <w:rsid w:val="2D1401BE"/>
    <w:rsid w:val="2D14FC5A"/>
    <w:rsid w:val="2D18B2B3"/>
    <w:rsid w:val="2D1D21E3"/>
    <w:rsid w:val="2D21E060"/>
    <w:rsid w:val="2D266F77"/>
    <w:rsid w:val="2D27F467"/>
    <w:rsid w:val="2D2AFF3A"/>
    <w:rsid w:val="2D373738"/>
    <w:rsid w:val="2D397051"/>
    <w:rsid w:val="2D401714"/>
    <w:rsid w:val="2D414814"/>
    <w:rsid w:val="2D43B0CE"/>
    <w:rsid w:val="2D4720F5"/>
    <w:rsid w:val="2D4BB257"/>
    <w:rsid w:val="2D4DB65D"/>
    <w:rsid w:val="2D52DB79"/>
    <w:rsid w:val="2D52E1DD"/>
    <w:rsid w:val="2D56B698"/>
    <w:rsid w:val="2D57092C"/>
    <w:rsid w:val="2D581663"/>
    <w:rsid w:val="2D623F76"/>
    <w:rsid w:val="2D636799"/>
    <w:rsid w:val="2D687682"/>
    <w:rsid w:val="2D695757"/>
    <w:rsid w:val="2D6AE9A6"/>
    <w:rsid w:val="2D6B58B9"/>
    <w:rsid w:val="2D6C00C5"/>
    <w:rsid w:val="2D6C651E"/>
    <w:rsid w:val="2D6DABC0"/>
    <w:rsid w:val="2D776739"/>
    <w:rsid w:val="2D7A1B88"/>
    <w:rsid w:val="2D7A3FE5"/>
    <w:rsid w:val="2D7CCCF7"/>
    <w:rsid w:val="2D7FA0EA"/>
    <w:rsid w:val="2D808020"/>
    <w:rsid w:val="2D809D09"/>
    <w:rsid w:val="2D826CC5"/>
    <w:rsid w:val="2D82DCF4"/>
    <w:rsid w:val="2D845B50"/>
    <w:rsid w:val="2D87757F"/>
    <w:rsid w:val="2D8E43EE"/>
    <w:rsid w:val="2D8FC903"/>
    <w:rsid w:val="2D909877"/>
    <w:rsid w:val="2D93A34A"/>
    <w:rsid w:val="2D963A0C"/>
    <w:rsid w:val="2D96406A"/>
    <w:rsid w:val="2D967697"/>
    <w:rsid w:val="2D99014E"/>
    <w:rsid w:val="2DA3BBD9"/>
    <w:rsid w:val="2DA7EC79"/>
    <w:rsid w:val="2DB14349"/>
    <w:rsid w:val="2DB55664"/>
    <w:rsid w:val="2DB60CFE"/>
    <w:rsid w:val="2DBD85FC"/>
    <w:rsid w:val="2DC20E91"/>
    <w:rsid w:val="2DC850A8"/>
    <w:rsid w:val="2DCBA1B0"/>
    <w:rsid w:val="2DCF5AFA"/>
    <w:rsid w:val="2DD3E029"/>
    <w:rsid w:val="2DD437C2"/>
    <w:rsid w:val="2DD65443"/>
    <w:rsid w:val="2DDFDD3E"/>
    <w:rsid w:val="2DE31BD2"/>
    <w:rsid w:val="2DE3EB9B"/>
    <w:rsid w:val="2DE561AF"/>
    <w:rsid w:val="2DEA2F1D"/>
    <w:rsid w:val="2DEDDDA4"/>
    <w:rsid w:val="2DFAF754"/>
    <w:rsid w:val="2DFE6E9F"/>
    <w:rsid w:val="2DFED9C5"/>
    <w:rsid w:val="2DFF8D43"/>
    <w:rsid w:val="2E0390D8"/>
    <w:rsid w:val="2E0697BE"/>
    <w:rsid w:val="2E0C75A6"/>
    <w:rsid w:val="2E1261E9"/>
    <w:rsid w:val="2E18D5FF"/>
    <w:rsid w:val="2E1B6250"/>
    <w:rsid w:val="2E1FC02D"/>
    <w:rsid w:val="2E203F86"/>
    <w:rsid w:val="2E266DD3"/>
    <w:rsid w:val="2E2A2154"/>
    <w:rsid w:val="2E2D2561"/>
    <w:rsid w:val="2E2E0980"/>
    <w:rsid w:val="2E30C5E8"/>
    <w:rsid w:val="2E37D2B1"/>
    <w:rsid w:val="2E3931D2"/>
    <w:rsid w:val="2E3AC1AD"/>
    <w:rsid w:val="2E4EED62"/>
    <w:rsid w:val="2E5095EC"/>
    <w:rsid w:val="2E54CA71"/>
    <w:rsid w:val="2E5E552B"/>
    <w:rsid w:val="2E633F11"/>
    <w:rsid w:val="2E649B4C"/>
    <w:rsid w:val="2E6A509C"/>
    <w:rsid w:val="2E6EB531"/>
    <w:rsid w:val="2E6F9AB5"/>
    <w:rsid w:val="2E76BFD0"/>
    <w:rsid w:val="2E7B1E92"/>
    <w:rsid w:val="2E7BAED7"/>
    <w:rsid w:val="2E8189C1"/>
    <w:rsid w:val="2E86C4FB"/>
    <w:rsid w:val="2E8B3362"/>
    <w:rsid w:val="2E8B65E8"/>
    <w:rsid w:val="2E8E6E93"/>
    <w:rsid w:val="2E95F677"/>
    <w:rsid w:val="2E9B550A"/>
    <w:rsid w:val="2E9DF6B0"/>
    <w:rsid w:val="2E9E2C2A"/>
    <w:rsid w:val="2EA083D1"/>
    <w:rsid w:val="2EA0F286"/>
    <w:rsid w:val="2EA85130"/>
    <w:rsid w:val="2EA953E9"/>
    <w:rsid w:val="2EAA6859"/>
    <w:rsid w:val="2EABFB67"/>
    <w:rsid w:val="2EAD1E0D"/>
    <w:rsid w:val="2EAD3C1B"/>
    <w:rsid w:val="2EAE116A"/>
    <w:rsid w:val="2EBAD49A"/>
    <w:rsid w:val="2EBC4094"/>
    <w:rsid w:val="2EBC8ABD"/>
    <w:rsid w:val="2EBCB40B"/>
    <w:rsid w:val="2EBDDEEA"/>
    <w:rsid w:val="2EBED0AC"/>
    <w:rsid w:val="2EC30201"/>
    <w:rsid w:val="2EC6FA15"/>
    <w:rsid w:val="2ECBA604"/>
    <w:rsid w:val="2ECD119E"/>
    <w:rsid w:val="2ECD63E2"/>
    <w:rsid w:val="2ECF1227"/>
    <w:rsid w:val="2ECF687A"/>
    <w:rsid w:val="2ECFC412"/>
    <w:rsid w:val="2ED1E500"/>
    <w:rsid w:val="2ED2EF8B"/>
    <w:rsid w:val="2ED527D4"/>
    <w:rsid w:val="2ED64C2E"/>
    <w:rsid w:val="2EE1432D"/>
    <w:rsid w:val="2EE36F0B"/>
    <w:rsid w:val="2EE6E97C"/>
    <w:rsid w:val="2EE986BE"/>
    <w:rsid w:val="2EEF6F32"/>
    <w:rsid w:val="2EF3BD78"/>
    <w:rsid w:val="2EF50484"/>
    <w:rsid w:val="2EF7CBFD"/>
    <w:rsid w:val="2EF81F2A"/>
    <w:rsid w:val="2EF89618"/>
    <w:rsid w:val="2EFAF6DB"/>
    <w:rsid w:val="2EFC803D"/>
    <w:rsid w:val="2F01B82B"/>
    <w:rsid w:val="2F03A41E"/>
    <w:rsid w:val="2F0999C0"/>
    <w:rsid w:val="2F0AB90B"/>
    <w:rsid w:val="2F1061AD"/>
    <w:rsid w:val="2F15B969"/>
    <w:rsid w:val="2F16C9AF"/>
    <w:rsid w:val="2F17BB11"/>
    <w:rsid w:val="2F1C1CF5"/>
    <w:rsid w:val="2F2F9300"/>
    <w:rsid w:val="2F2FD3E5"/>
    <w:rsid w:val="2F3270DF"/>
    <w:rsid w:val="2F32A53D"/>
    <w:rsid w:val="2F32DF2E"/>
    <w:rsid w:val="2F32FD71"/>
    <w:rsid w:val="2F3394C0"/>
    <w:rsid w:val="2F3C644B"/>
    <w:rsid w:val="2F3C78F5"/>
    <w:rsid w:val="2F3D14B7"/>
    <w:rsid w:val="2F3DA12F"/>
    <w:rsid w:val="2F401E9E"/>
    <w:rsid w:val="2F40FE22"/>
    <w:rsid w:val="2F410DB7"/>
    <w:rsid w:val="2F4147FC"/>
    <w:rsid w:val="2F4BD820"/>
    <w:rsid w:val="2F52E4A9"/>
    <w:rsid w:val="2F53C54D"/>
    <w:rsid w:val="2F56F3BC"/>
    <w:rsid w:val="2F5CECD6"/>
    <w:rsid w:val="2F5F1AB8"/>
    <w:rsid w:val="2F64DB23"/>
    <w:rsid w:val="2F64F798"/>
    <w:rsid w:val="2F6537A4"/>
    <w:rsid w:val="2F6B8B71"/>
    <w:rsid w:val="2F6EB734"/>
    <w:rsid w:val="2F706274"/>
    <w:rsid w:val="2F70867C"/>
    <w:rsid w:val="2F73BA92"/>
    <w:rsid w:val="2F775E63"/>
    <w:rsid w:val="2F79072D"/>
    <w:rsid w:val="2F7F3FEA"/>
    <w:rsid w:val="2F86E37E"/>
    <w:rsid w:val="2F89FB6C"/>
    <w:rsid w:val="2F9261AA"/>
    <w:rsid w:val="2F94854A"/>
    <w:rsid w:val="2F9E1F30"/>
    <w:rsid w:val="2F9E4F87"/>
    <w:rsid w:val="2FAB641D"/>
    <w:rsid w:val="2FC08E47"/>
    <w:rsid w:val="2FC650CC"/>
    <w:rsid w:val="2FCBF672"/>
    <w:rsid w:val="2FCC1C2A"/>
    <w:rsid w:val="2FCCCA01"/>
    <w:rsid w:val="2FCF03A2"/>
    <w:rsid w:val="2FD204C6"/>
    <w:rsid w:val="2FD46644"/>
    <w:rsid w:val="2FD61FB4"/>
    <w:rsid w:val="2FD7A556"/>
    <w:rsid w:val="2FD87471"/>
    <w:rsid w:val="2FD8A4FE"/>
    <w:rsid w:val="2FDAC00F"/>
    <w:rsid w:val="2FDFF67A"/>
    <w:rsid w:val="2FE08A13"/>
    <w:rsid w:val="2FE82F18"/>
    <w:rsid w:val="2FE884A8"/>
    <w:rsid w:val="2FE9CF64"/>
    <w:rsid w:val="2FEDA446"/>
    <w:rsid w:val="2FEEC272"/>
    <w:rsid w:val="2FF24A54"/>
    <w:rsid w:val="2FF33170"/>
    <w:rsid w:val="2FF366E5"/>
    <w:rsid w:val="2FF71A4D"/>
    <w:rsid w:val="2FF80869"/>
    <w:rsid w:val="2FFB4060"/>
    <w:rsid w:val="30008369"/>
    <w:rsid w:val="30024F15"/>
    <w:rsid w:val="3003907E"/>
    <w:rsid w:val="3008D82E"/>
    <w:rsid w:val="300DA0EA"/>
    <w:rsid w:val="300E6A80"/>
    <w:rsid w:val="30120686"/>
    <w:rsid w:val="30123F0B"/>
    <w:rsid w:val="30126838"/>
    <w:rsid w:val="3018B86C"/>
    <w:rsid w:val="3018C426"/>
    <w:rsid w:val="301FB6BB"/>
    <w:rsid w:val="301FC09D"/>
    <w:rsid w:val="3020693E"/>
    <w:rsid w:val="30216C66"/>
    <w:rsid w:val="3024CADE"/>
    <w:rsid w:val="302881E7"/>
    <w:rsid w:val="302EA05A"/>
    <w:rsid w:val="30305662"/>
    <w:rsid w:val="30383321"/>
    <w:rsid w:val="30385C92"/>
    <w:rsid w:val="3038BBBA"/>
    <w:rsid w:val="3038C9AC"/>
    <w:rsid w:val="303F5C96"/>
    <w:rsid w:val="30407B76"/>
    <w:rsid w:val="30454D25"/>
    <w:rsid w:val="3047C672"/>
    <w:rsid w:val="304AB88A"/>
    <w:rsid w:val="304BD986"/>
    <w:rsid w:val="30544603"/>
    <w:rsid w:val="3054E800"/>
    <w:rsid w:val="30558022"/>
    <w:rsid w:val="3057695A"/>
    <w:rsid w:val="30578F6B"/>
    <w:rsid w:val="3058C9C7"/>
    <w:rsid w:val="305D1285"/>
    <w:rsid w:val="306112FE"/>
    <w:rsid w:val="3062DEFA"/>
    <w:rsid w:val="30690F4F"/>
    <w:rsid w:val="306F3C02"/>
    <w:rsid w:val="307A6ED5"/>
    <w:rsid w:val="307AD57B"/>
    <w:rsid w:val="308BA5D5"/>
    <w:rsid w:val="308F59E7"/>
    <w:rsid w:val="30910BE7"/>
    <w:rsid w:val="30939C5D"/>
    <w:rsid w:val="3097F290"/>
    <w:rsid w:val="309978FC"/>
    <w:rsid w:val="309B7EDC"/>
    <w:rsid w:val="309F1658"/>
    <w:rsid w:val="30A04E57"/>
    <w:rsid w:val="30A44BA7"/>
    <w:rsid w:val="30AA9BFC"/>
    <w:rsid w:val="30AC0F05"/>
    <w:rsid w:val="30C0B0A5"/>
    <w:rsid w:val="30C2AEFE"/>
    <w:rsid w:val="30C4BD9F"/>
    <w:rsid w:val="30C4E2A7"/>
    <w:rsid w:val="30CB92C5"/>
    <w:rsid w:val="30CEA295"/>
    <w:rsid w:val="30D1845B"/>
    <w:rsid w:val="30D6A594"/>
    <w:rsid w:val="30D711CF"/>
    <w:rsid w:val="30D8400E"/>
    <w:rsid w:val="30D84A09"/>
    <w:rsid w:val="30D84D38"/>
    <w:rsid w:val="30D87E15"/>
    <w:rsid w:val="30D8AEA3"/>
    <w:rsid w:val="30DD8854"/>
    <w:rsid w:val="30E6486E"/>
    <w:rsid w:val="30E7C829"/>
    <w:rsid w:val="30E9E0FF"/>
    <w:rsid w:val="30EA4972"/>
    <w:rsid w:val="30EBB35B"/>
    <w:rsid w:val="30ED595B"/>
    <w:rsid w:val="30EE7262"/>
    <w:rsid w:val="30F9C8D9"/>
    <w:rsid w:val="30FA63C4"/>
    <w:rsid w:val="310B5386"/>
    <w:rsid w:val="310BDAB5"/>
    <w:rsid w:val="310C7391"/>
    <w:rsid w:val="310E48E1"/>
    <w:rsid w:val="3113EF3E"/>
    <w:rsid w:val="31161EC0"/>
    <w:rsid w:val="311D0271"/>
    <w:rsid w:val="31233C0F"/>
    <w:rsid w:val="3133774A"/>
    <w:rsid w:val="3136E51F"/>
    <w:rsid w:val="313ACA50"/>
    <w:rsid w:val="313E25C1"/>
    <w:rsid w:val="31456043"/>
    <w:rsid w:val="3147BB71"/>
    <w:rsid w:val="3155D97B"/>
    <w:rsid w:val="315E4BDD"/>
    <w:rsid w:val="315F3B51"/>
    <w:rsid w:val="316E74AF"/>
    <w:rsid w:val="317659A1"/>
    <w:rsid w:val="31790142"/>
    <w:rsid w:val="317B8B7F"/>
    <w:rsid w:val="317DCD91"/>
    <w:rsid w:val="3185F175"/>
    <w:rsid w:val="31862CDE"/>
    <w:rsid w:val="31863E9F"/>
    <w:rsid w:val="31873216"/>
    <w:rsid w:val="318A7F90"/>
    <w:rsid w:val="319300DD"/>
    <w:rsid w:val="3194169C"/>
    <w:rsid w:val="31944C39"/>
    <w:rsid w:val="319503AC"/>
    <w:rsid w:val="31953772"/>
    <w:rsid w:val="3197E5EE"/>
    <w:rsid w:val="31981217"/>
    <w:rsid w:val="31988538"/>
    <w:rsid w:val="31A85DD0"/>
    <w:rsid w:val="31AA2A90"/>
    <w:rsid w:val="31AB9259"/>
    <w:rsid w:val="31AE3899"/>
    <w:rsid w:val="31AF6513"/>
    <w:rsid w:val="31AF9380"/>
    <w:rsid w:val="31B3E57F"/>
    <w:rsid w:val="31B762B7"/>
    <w:rsid w:val="31BDF1B2"/>
    <w:rsid w:val="31C39F4E"/>
    <w:rsid w:val="31D28AA2"/>
    <w:rsid w:val="31D5F7A1"/>
    <w:rsid w:val="31D9F27C"/>
    <w:rsid w:val="31DCD9BA"/>
    <w:rsid w:val="31EBAF44"/>
    <w:rsid w:val="31F557F3"/>
    <w:rsid w:val="31F74CAC"/>
    <w:rsid w:val="31FB90DA"/>
    <w:rsid w:val="31FFB5D2"/>
    <w:rsid w:val="32051075"/>
    <w:rsid w:val="32085BD1"/>
    <w:rsid w:val="320C0DBB"/>
    <w:rsid w:val="320C99AE"/>
    <w:rsid w:val="320D8DE4"/>
    <w:rsid w:val="3210A9F7"/>
    <w:rsid w:val="32113B3E"/>
    <w:rsid w:val="32114161"/>
    <w:rsid w:val="32148408"/>
    <w:rsid w:val="321B3276"/>
    <w:rsid w:val="321C5575"/>
    <w:rsid w:val="3220280B"/>
    <w:rsid w:val="3221F84D"/>
    <w:rsid w:val="322865CC"/>
    <w:rsid w:val="3228C0BA"/>
    <w:rsid w:val="32295955"/>
    <w:rsid w:val="32299C89"/>
    <w:rsid w:val="322A426D"/>
    <w:rsid w:val="322B05C6"/>
    <w:rsid w:val="322FEBD5"/>
    <w:rsid w:val="32318AE6"/>
    <w:rsid w:val="3239E693"/>
    <w:rsid w:val="323B904B"/>
    <w:rsid w:val="32423329"/>
    <w:rsid w:val="32491432"/>
    <w:rsid w:val="32582522"/>
    <w:rsid w:val="325A2914"/>
    <w:rsid w:val="325BE0F8"/>
    <w:rsid w:val="325C9E2E"/>
    <w:rsid w:val="32677E6C"/>
    <w:rsid w:val="326E534E"/>
    <w:rsid w:val="3273844E"/>
    <w:rsid w:val="3273F04F"/>
    <w:rsid w:val="32771B25"/>
    <w:rsid w:val="3278EA3A"/>
    <w:rsid w:val="327DB038"/>
    <w:rsid w:val="32845EBB"/>
    <w:rsid w:val="32848DFC"/>
    <w:rsid w:val="3285D938"/>
    <w:rsid w:val="328E6E92"/>
    <w:rsid w:val="3290DF3E"/>
    <w:rsid w:val="3290E738"/>
    <w:rsid w:val="3296B2F8"/>
    <w:rsid w:val="32981161"/>
    <w:rsid w:val="329D665C"/>
    <w:rsid w:val="32A820C3"/>
    <w:rsid w:val="32A87FF1"/>
    <w:rsid w:val="32AD43CD"/>
    <w:rsid w:val="32B0C0DC"/>
    <w:rsid w:val="32B31D12"/>
    <w:rsid w:val="32B69294"/>
    <w:rsid w:val="32B80411"/>
    <w:rsid w:val="32B97162"/>
    <w:rsid w:val="32B9AECE"/>
    <w:rsid w:val="32C2FD8A"/>
    <w:rsid w:val="32C60F56"/>
    <w:rsid w:val="32C6958D"/>
    <w:rsid w:val="32CDDB3F"/>
    <w:rsid w:val="32CFD9D9"/>
    <w:rsid w:val="32D3C3D5"/>
    <w:rsid w:val="32E00A9D"/>
    <w:rsid w:val="32E20740"/>
    <w:rsid w:val="32E94F07"/>
    <w:rsid w:val="32EB72DB"/>
    <w:rsid w:val="32F016FC"/>
    <w:rsid w:val="32F8A838"/>
    <w:rsid w:val="32F9ACE0"/>
    <w:rsid w:val="32FBC42F"/>
    <w:rsid w:val="32FEB753"/>
    <w:rsid w:val="330284D6"/>
    <w:rsid w:val="330DE953"/>
    <w:rsid w:val="330E0411"/>
    <w:rsid w:val="330E0922"/>
    <w:rsid w:val="33143BB2"/>
    <w:rsid w:val="33166E0B"/>
    <w:rsid w:val="3321DED3"/>
    <w:rsid w:val="33243601"/>
    <w:rsid w:val="3324E354"/>
    <w:rsid w:val="332510FC"/>
    <w:rsid w:val="332B796F"/>
    <w:rsid w:val="3331D80C"/>
    <w:rsid w:val="3333039C"/>
    <w:rsid w:val="33377CC5"/>
    <w:rsid w:val="333B2B55"/>
    <w:rsid w:val="333B9ECC"/>
    <w:rsid w:val="333E7D4C"/>
    <w:rsid w:val="333FE2BB"/>
    <w:rsid w:val="3343B09A"/>
    <w:rsid w:val="3343BEF3"/>
    <w:rsid w:val="33441231"/>
    <w:rsid w:val="3345E2DE"/>
    <w:rsid w:val="33476845"/>
    <w:rsid w:val="334B02AA"/>
    <w:rsid w:val="334E050E"/>
    <w:rsid w:val="33576CBB"/>
    <w:rsid w:val="3360BCBC"/>
    <w:rsid w:val="3367164D"/>
    <w:rsid w:val="33685E96"/>
    <w:rsid w:val="3368749F"/>
    <w:rsid w:val="3368F68F"/>
    <w:rsid w:val="336D859B"/>
    <w:rsid w:val="337017A7"/>
    <w:rsid w:val="337743E5"/>
    <w:rsid w:val="337C9E74"/>
    <w:rsid w:val="337E0B3C"/>
    <w:rsid w:val="33827B35"/>
    <w:rsid w:val="338885C0"/>
    <w:rsid w:val="3390A5F6"/>
    <w:rsid w:val="339555BC"/>
    <w:rsid w:val="3395D047"/>
    <w:rsid w:val="3397613B"/>
    <w:rsid w:val="3397910C"/>
    <w:rsid w:val="339C6779"/>
    <w:rsid w:val="339C9FE3"/>
    <w:rsid w:val="339CF337"/>
    <w:rsid w:val="339FA114"/>
    <w:rsid w:val="33A20465"/>
    <w:rsid w:val="33A37B6A"/>
    <w:rsid w:val="33A71BDC"/>
    <w:rsid w:val="33A72FA8"/>
    <w:rsid w:val="33A8B9B3"/>
    <w:rsid w:val="33AAAFCF"/>
    <w:rsid w:val="33B1E800"/>
    <w:rsid w:val="33B20F70"/>
    <w:rsid w:val="33B4AB3C"/>
    <w:rsid w:val="33B4EA1F"/>
    <w:rsid w:val="33BFC22E"/>
    <w:rsid w:val="33C102CD"/>
    <w:rsid w:val="33C6EC41"/>
    <w:rsid w:val="33C842ED"/>
    <w:rsid w:val="33C9B3B9"/>
    <w:rsid w:val="33D203D7"/>
    <w:rsid w:val="33D36894"/>
    <w:rsid w:val="33D67247"/>
    <w:rsid w:val="33D8B6ED"/>
    <w:rsid w:val="33DA596E"/>
    <w:rsid w:val="33DAFAE2"/>
    <w:rsid w:val="33E04EDD"/>
    <w:rsid w:val="33E28440"/>
    <w:rsid w:val="33E7822C"/>
    <w:rsid w:val="33E7F805"/>
    <w:rsid w:val="33EC66B7"/>
    <w:rsid w:val="33EFFDCF"/>
    <w:rsid w:val="33F250AC"/>
    <w:rsid w:val="33F41C81"/>
    <w:rsid w:val="33F619B2"/>
    <w:rsid w:val="33F71063"/>
    <w:rsid w:val="33F9B026"/>
    <w:rsid w:val="33FB9518"/>
    <w:rsid w:val="3401F56D"/>
    <w:rsid w:val="34034ECD"/>
    <w:rsid w:val="34081430"/>
    <w:rsid w:val="3409C844"/>
    <w:rsid w:val="340CFC25"/>
    <w:rsid w:val="34199593"/>
    <w:rsid w:val="341A3DEB"/>
    <w:rsid w:val="341BBB56"/>
    <w:rsid w:val="341C2E45"/>
    <w:rsid w:val="341C772A"/>
    <w:rsid w:val="34220706"/>
    <w:rsid w:val="342363E4"/>
    <w:rsid w:val="3425BBEE"/>
    <w:rsid w:val="342D02C2"/>
    <w:rsid w:val="343BC8E8"/>
    <w:rsid w:val="3440FF7A"/>
    <w:rsid w:val="3441B7F4"/>
    <w:rsid w:val="3445A96C"/>
    <w:rsid w:val="344A51AA"/>
    <w:rsid w:val="344B5544"/>
    <w:rsid w:val="34575EB4"/>
    <w:rsid w:val="34591834"/>
    <w:rsid w:val="345FA3A4"/>
    <w:rsid w:val="3465EB86"/>
    <w:rsid w:val="34670F6C"/>
    <w:rsid w:val="347C0337"/>
    <w:rsid w:val="347CFEBC"/>
    <w:rsid w:val="3482EF00"/>
    <w:rsid w:val="3487B327"/>
    <w:rsid w:val="34899BF4"/>
    <w:rsid w:val="348B35C9"/>
    <w:rsid w:val="348D3420"/>
    <w:rsid w:val="3493FF6A"/>
    <w:rsid w:val="34979490"/>
    <w:rsid w:val="349A03E4"/>
    <w:rsid w:val="349A2708"/>
    <w:rsid w:val="34A1E87D"/>
    <w:rsid w:val="34A863A0"/>
    <w:rsid w:val="34B92120"/>
    <w:rsid w:val="34BCA2A0"/>
    <w:rsid w:val="34C01C3F"/>
    <w:rsid w:val="34C8F013"/>
    <w:rsid w:val="34CC7077"/>
    <w:rsid w:val="34D23FE7"/>
    <w:rsid w:val="34D650C0"/>
    <w:rsid w:val="34D67931"/>
    <w:rsid w:val="34DA6906"/>
    <w:rsid w:val="34DB3970"/>
    <w:rsid w:val="34E2281B"/>
    <w:rsid w:val="34E346DA"/>
    <w:rsid w:val="3508F86D"/>
    <w:rsid w:val="350A4A55"/>
    <w:rsid w:val="350B65F8"/>
    <w:rsid w:val="3510172F"/>
    <w:rsid w:val="351797DA"/>
    <w:rsid w:val="35182F52"/>
    <w:rsid w:val="351F9161"/>
    <w:rsid w:val="3534B7C5"/>
    <w:rsid w:val="35353259"/>
    <w:rsid w:val="3537A404"/>
    <w:rsid w:val="3539D171"/>
    <w:rsid w:val="353C0B39"/>
    <w:rsid w:val="353DB611"/>
    <w:rsid w:val="353EA9FE"/>
    <w:rsid w:val="35424923"/>
    <w:rsid w:val="354796FE"/>
    <w:rsid w:val="354C0D94"/>
    <w:rsid w:val="354F5041"/>
    <w:rsid w:val="354F5838"/>
    <w:rsid w:val="3554963C"/>
    <w:rsid w:val="3556E6A0"/>
    <w:rsid w:val="3558A0BC"/>
    <w:rsid w:val="35597122"/>
    <w:rsid w:val="355F8DEF"/>
    <w:rsid w:val="3560FA17"/>
    <w:rsid w:val="35631A8E"/>
    <w:rsid w:val="356B9075"/>
    <w:rsid w:val="356C0202"/>
    <w:rsid w:val="357C670C"/>
    <w:rsid w:val="357CAD01"/>
    <w:rsid w:val="357DC0D5"/>
    <w:rsid w:val="357DE7AB"/>
    <w:rsid w:val="3585DE56"/>
    <w:rsid w:val="358B9A1B"/>
    <w:rsid w:val="359F1F2E"/>
    <w:rsid w:val="359F4494"/>
    <w:rsid w:val="35A0CDFC"/>
    <w:rsid w:val="35A8CC86"/>
    <w:rsid w:val="35AD8689"/>
    <w:rsid w:val="35BADF6E"/>
    <w:rsid w:val="35BB01D7"/>
    <w:rsid w:val="35BB71AC"/>
    <w:rsid w:val="35BBBA65"/>
    <w:rsid w:val="35BE1E81"/>
    <w:rsid w:val="35CB341B"/>
    <w:rsid w:val="35D10EE7"/>
    <w:rsid w:val="35D87010"/>
    <w:rsid w:val="35DAE557"/>
    <w:rsid w:val="35DF64D8"/>
    <w:rsid w:val="35DFA272"/>
    <w:rsid w:val="35E11A44"/>
    <w:rsid w:val="35ED255F"/>
    <w:rsid w:val="35EED4A3"/>
    <w:rsid w:val="35F08110"/>
    <w:rsid w:val="35F3B1A3"/>
    <w:rsid w:val="35F7FD7D"/>
    <w:rsid w:val="3600CAE6"/>
    <w:rsid w:val="360905E8"/>
    <w:rsid w:val="36094FF8"/>
    <w:rsid w:val="360F6C35"/>
    <w:rsid w:val="3612F0EB"/>
    <w:rsid w:val="36185EF0"/>
    <w:rsid w:val="3618CF1D"/>
    <w:rsid w:val="361AEA4C"/>
    <w:rsid w:val="361D0E85"/>
    <w:rsid w:val="361D33E3"/>
    <w:rsid w:val="362059B5"/>
    <w:rsid w:val="3621D07E"/>
    <w:rsid w:val="36252667"/>
    <w:rsid w:val="36258D9F"/>
    <w:rsid w:val="36301615"/>
    <w:rsid w:val="36321B50"/>
    <w:rsid w:val="363292F1"/>
    <w:rsid w:val="36335C8E"/>
    <w:rsid w:val="3635A54A"/>
    <w:rsid w:val="3635E500"/>
    <w:rsid w:val="363E57B1"/>
    <w:rsid w:val="363F633D"/>
    <w:rsid w:val="36408E4F"/>
    <w:rsid w:val="364182AE"/>
    <w:rsid w:val="36421C95"/>
    <w:rsid w:val="36441CBC"/>
    <w:rsid w:val="36484E4B"/>
    <w:rsid w:val="364A92D6"/>
    <w:rsid w:val="364E717C"/>
    <w:rsid w:val="3650A7D1"/>
    <w:rsid w:val="365542AE"/>
    <w:rsid w:val="365B60A4"/>
    <w:rsid w:val="366481D7"/>
    <w:rsid w:val="36661176"/>
    <w:rsid w:val="366AB5FD"/>
    <w:rsid w:val="366DB9F0"/>
    <w:rsid w:val="366DEB6D"/>
    <w:rsid w:val="36755A30"/>
    <w:rsid w:val="3677AC6B"/>
    <w:rsid w:val="367BB342"/>
    <w:rsid w:val="367BBD3C"/>
    <w:rsid w:val="367C34CE"/>
    <w:rsid w:val="367C62B6"/>
    <w:rsid w:val="367E2E03"/>
    <w:rsid w:val="3684357F"/>
    <w:rsid w:val="368C573C"/>
    <w:rsid w:val="36A0A272"/>
    <w:rsid w:val="36A39993"/>
    <w:rsid w:val="36B00614"/>
    <w:rsid w:val="36B7CCDD"/>
    <w:rsid w:val="36BD3F42"/>
    <w:rsid w:val="36BE36D7"/>
    <w:rsid w:val="36BEC04E"/>
    <w:rsid w:val="36BFEEC0"/>
    <w:rsid w:val="36C084C8"/>
    <w:rsid w:val="36C721C9"/>
    <w:rsid w:val="36D29AEE"/>
    <w:rsid w:val="36D5C858"/>
    <w:rsid w:val="36D7D818"/>
    <w:rsid w:val="36D812AD"/>
    <w:rsid w:val="36E0BD6A"/>
    <w:rsid w:val="36E16C73"/>
    <w:rsid w:val="36E2BAC1"/>
    <w:rsid w:val="36E45DD0"/>
    <w:rsid w:val="36E6E61C"/>
    <w:rsid w:val="36F0C3FF"/>
    <w:rsid w:val="36F215F1"/>
    <w:rsid w:val="36F31902"/>
    <w:rsid w:val="36F31A23"/>
    <w:rsid w:val="36F48D47"/>
    <w:rsid w:val="36F69789"/>
    <w:rsid w:val="36F7961C"/>
    <w:rsid w:val="36FEEAEF"/>
    <w:rsid w:val="3700657D"/>
    <w:rsid w:val="3704BF56"/>
    <w:rsid w:val="3705DF5B"/>
    <w:rsid w:val="370E40B6"/>
    <w:rsid w:val="3717E4FB"/>
    <w:rsid w:val="371AF399"/>
    <w:rsid w:val="371BA381"/>
    <w:rsid w:val="371E3241"/>
    <w:rsid w:val="371F68FF"/>
    <w:rsid w:val="37240CB3"/>
    <w:rsid w:val="3728CBDD"/>
    <w:rsid w:val="37295211"/>
    <w:rsid w:val="372E3693"/>
    <w:rsid w:val="37301C3B"/>
    <w:rsid w:val="373080D1"/>
    <w:rsid w:val="37333A42"/>
    <w:rsid w:val="37387B15"/>
    <w:rsid w:val="373A9A4D"/>
    <w:rsid w:val="37418425"/>
    <w:rsid w:val="37438E8A"/>
    <w:rsid w:val="374462B1"/>
    <w:rsid w:val="3746C2F9"/>
    <w:rsid w:val="37498AFC"/>
    <w:rsid w:val="374A3D0A"/>
    <w:rsid w:val="374C8119"/>
    <w:rsid w:val="375679CB"/>
    <w:rsid w:val="3758E2E3"/>
    <w:rsid w:val="375A97F8"/>
    <w:rsid w:val="375C8691"/>
    <w:rsid w:val="375EE876"/>
    <w:rsid w:val="37600A48"/>
    <w:rsid w:val="37650E68"/>
    <w:rsid w:val="376B2A65"/>
    <w:rsid w:val="376C2632"/>
    <w:rsid w:val="377195E4"/>
    <w:rsid w:val="377B1D2D"/>
    <w:rsid w:val="378509B7"/>
    <w:rsid w:val="3789DAC4"/>
    <w:rsid w:val="378EF267"/>
    <w:rsid w:val="379076B7"/>
    <w:rsid w:val="379FF9A3"/>
    <w:rsid w:val="37A29CFA"/>
    <w:rsid w:val="37AD3137"/>
    <w:rsid w:val="37ADD50B"/>
    <w:rsid w:val="37B1F3E2"/>
    <w:rsid w:val="37B533CA"/>
    <w:rsid w:val="37C1B839"/>
    <w:rsid w:val="37C344BE"/>
    <w:rsid w:val="37C61844"/>
    <w:rsid w:val="37CB3741"/>
    <w:rsid w:val="37CE71D5"/>
    <w:rsid w:val="37D407A7"/>
    <w:rsid w:val="37D89FCA"/>
    <w:rsid w:val="37DB7FD5"/>
    <w:rsid w:val="37DE6062"/>
    <w:rsid w:val="37E2845A"/>
    <w:rsid w:val="37E2D985"/>
    <w:rsid w:val="37E85B96"/>
    <w:rsid w:val="37EB8B82"/>
    <w:rsid w:val="37EBD380"/>
    <w:rsid w:val="37ECFA52"/>
    <w:rsid w:val="37EF9CBE"/>
    <w:rsid w:val="37F63F21"/>
    <w:rsid w:val="37F715C7"/>
    <w:rsid w:val="37FE5255"/>
    <w:rsid w:val="3800EA4A"/>
    <w:rsid w:val="38031B02"/>
    <w:rsid w:val="38100074"/>
    <w:rsid w:val="381068AA"/>
    <w:rsid w:val="3813E451"/>
    <w:rsid w:val="3814A451"/>
    <w:rsid w:val="3817FBF4"/>
    <w:rsid w:val="381DFDF5"/>
    <w:rsid w:val="381FBC4E"/>
    <w:rsid w:val="38394454"/>
    <w:rsid w:val="38399556"/>
    <w:rsid w:val="383B29F6"/>
    <w:rsid w:val="383CDF18"/>
    <w:rsid w:val="383CF654"/>
    <w:rsid w:val="383D3517"/>
    <w:rsid w:val="3843602C"/>
    <w:rsid w:val="384710AB"/>
    <w:rsid w:val="3848C014"/>
    <w:rsid w:val="384BF7D9"/>
    <w:rsid w:val="384CD882"/>
    <w:rsid w:val="384CF037"/>
    <w:rsid w:val="384EED31"/>
    <w:rsid w:val="385293E5"/>
    <w:rsid w:val="38581B69"/>
    <w:rsid w:val="38595C60"/>
    <w:rsid w:val="3859FC8A"/>
    <w:rsid w:val="385E23A0"/>
    <w:rsid w:val="385E9EEB"/>
    <w:rsid w:val="385F05D3"/>
    <w:rsid w:val="385F4331"/>
    <w:rsid w:val="38624E5B"/>
    <w:rsid w:val="386EB87E"/>
    <w:rsid w:val="3876C690"/>
    <w:rsid w:val="3877E13B"/>
    <w:rsid w:val="387BC128"/>
    <w:rsid w:val="387BC9AD"/>
    <w:rsid w:val="3881A3C1"/>
    <w:rsid w:val="38830E57"/>
    <w:rsid w:val="388539BD"/>
    <w:rsid w:val="3891751C"/>
    <w:rsid w:val="3896E9F1"/>
    <w:rsid w:val="3899DDE7"/>
    <w:rsid w:val="389A67D0"/>
    <w:rsid w:val="38A08CE6"/>
    <w:rsid w:val="38A2F766"/>
    <w:rsid w:val="38A443D4"/>
    <w:rsid w:val="38AC566D"/>
    <w:rsid w:val="38B2983D"/>
    <w:rsid w:val="38B32C25"/>
    <w:rsid w:val="38B686D4"/>
    <w:rsid w:val="38B773E2"/>
    <w:rsid w:val="38B7B665"/>
    <w:rsid w:val="38B7FAD6"/>
    <w:rsid w:val="38B9A22C"/>
    <w:rsid w:val="38B9C7C1"/>
    <w:rsid w:val="38BA0A95"/>
    <w:rsid w:val="38BCFD37"/>
    <w:rsid w:val="38BD53DF"/>
    <w:rsid w:val="38C4CA5E"/>
    <w:rsid w:val="38D06105"/>
    <w:rsid w:val="38D3444F"/>
    <w:rsid w:val="38D7EBF4"/>
    <w:rsid w:val="38D9E7EA"/>
    <w:rsid w:val="38DCC9BE"/>
    <w:rsid w:val="38DF0A3F"/>
    <w:rsid w:val="38E08EBC"/>
    <w:rsid w:val="38E8B5E4"/>
    <w:rsid w:val="38EBFC8D"/>
    <w:rsid w:val="38EDF138"/>
    <w:rsid w:val="38EFE84D"/>
    <w:rsid w:val="38F2E6B8"/>
    <w:rsid w:val="38F32BEF"/>
    <w:rsid w:val="38F3C85C"/>
    <w:rsid w:val="38F7F0E7"/>
    <w:rsid w:val="3900B3E0"/>
    <w:rsid w:val="3901F5FD"/>
    <w:rsid w:val="3902AF28"/>
    <w:rsid w:val="390689DE"/>
    <w:rsid w:val="390AE1A5"/>
    <w:rsid w:val="390B5BC4"/>
    <w:rsid w:val="3910B4EF"/>
    <w:rsid w:val="3916C931"/>
    <w:rsid w:val="391B60B7"/>
    <w:rsid w:val="391D8F97"/>
    <w:rsid w:val="391EE83E"/>
    <w:rsid w:val="39233FEE"/>
    <w:rsid w:val="3923F0E5"/>
    <w:rsid w:val="39283877"/>
    <w:rsid w:val="39288E3C"/>
    <w:rsid w:val="3928A57D"/>
    <w:rsid w:val="392D5514"/>
    <w:rsid w:val="392F4B5E"/>
    <w:rsid w:val="393022E5"/>
    <w:rsid w:val="3933889E"/>
    <w:rsid w:val="3938B8E3"/>
    <w:rsid w:val="3945D1F7"/>
    <w:rsid w:val="3955E915"/>
    <w:rsid w:val="39591C78"/>
    <w:rsid w:val="39611379"/>
    <w:rsid w:val="396706EF"/>
    <w:rsid w:val="39672554"/>
    <w:rsid w:val="39686730"/>
    <w:rsid w:val="3969E46E"/>
    <w:rsid w:val="396A5C88"/>
    <w:rsid w:val="396B83C2"/>
    <w:rsid w:val="396D9406"/>
    <w:rsid w:val="3971085E"/>
    <w:rsid w:val="3977243F"/>
    <w:rsid w:val="39783489"/>
    <w:rsid w:val="397A9238"/>
    <w:rsid w:val="39825433"/>
    <w:rsid w:val="39856DA0"/>
    <w:rsid w:val="3985D935"/>
    <w:rsid w:val="39863D95"/>
    <w:rsid w:val="398B63AA"/>
    <w:rsid w:val="39901DAD"/>
    <w:rsid w:val="39944865"/>
    <w:rsid w:val="399747E7"/>
    <w:rsid w:val="39989478"/>
    <w:rsid w:val="399A2BD9"/>
    <w:rsid w:val="39A06AED"/>
    <w:rsid w:val="39A96FB6"/>
    <w:rsid w:val="39A9D505"/>
    <w:rsid w:val="39ACD378"/>
    <w:rsid w:val="39B26B9E"/>
    <w:rsid w:val="39B54560"/>
    <w:rsid w:val="39B8E8CC"/>
    <w:rsid w:val="39BB1C37"/>
    <w:rsid w:val="39BC6F75"/>
    <w:rsid w:val="39BDC46A"/>
    <w:rsid w:val="39C2955D"/>
    <w:rsid w:val="39C4E882"/>
    <w:rsid w:val="39C8DA2D"/>
    <w:rsid w:val="39CB5485"/>
    <w:rsid w:val="39D047E0"/>
    <w:rsid w:val="39D4EEB0"/>
    <w:rsid w:val="39DC0491"/>
    <w:rsid w:val="39DD2AF3"/>
    <w:rsid w:val="39E0569F"/>
    <w:rsid w:val="39E07F61"/>
    <w:rsid w:val="39E3966C"/>
    <w:rsid w:val="39E67FE5"/>
    <w:rsid w:val="39E6DC0E"/>
    <w:rsid w:val="39ED6DCC"/>
    <w:rsid w:val="39EED2D2"/>
    <w:rsid w:val="39F386F4"/>
    <w:rsid w:val="39FE12D2"/>
    <w:rsid w:val="3A0AC945"/>
    <w:rsid w:val="3A0BB28B"/>
    <w:rsid w:val="3A0C845A"/>
    <w:rsid w:val="3A1187A3"/>
    <w:rsid w:val="3A136C64"/>
    <w:rsid w:val="3A157A33"/>
    <w:rsid w:val="3A165CFA"/>
    <w:rsid w:val="3A1C2F6B"/>
    <w:rsid w:val="3A2500D6"/>
    <w:rsid w:val="3A276D2C"/>
    <w:rsid w:val="3A2AB887"/>
    <w:rsid w:val="3A2B6024"/>
    <w:rsid w:val="3A2C6490"/>
    <w:rsid w:val="3A30EB15"/>
    <w:rsid w:val="3A3182E9"/>
    <w:rsid w:val="3A332A57"/>
    <w:rsid w:val="3A38411F"/>
    <w:rsid w:val="3A39CA6A"/>
    <w:rsid w:val="3A3AA947"/>
    <w:rsid w:val="3A3ADB5C"/>
    <w:rsid w:val="3A481646"/>
    <w:rsid w:val="3A48CF2A"/>
    <w:rsid w:val="3A48E231"/>
    <w:rsid w:val="3A4E8FB6"/>
    <w:rsid w:val="3A510A93"/>
    <w:rsid w:val="3A51CBEC"/>
    <w:rsid w:val="3A5C2CD6"/>
    <w:rsid w:val="3A5C624A"/>
    <w:rsid w:val="3A609263"/>
    <w:rsid w:val="3A637804"/>
    <w:rsid w:val="3A664537"/>
    <w:rsid w:val="3A66BCE0"/>
    <w:rsid w:val="3A676B62"/>
    <w:rsid w:val="3A6BFE62"/>
    <w:rsid w:val="3A6C3E35"/>
    <w:rsid w:val="3A6EFF2D"/>
    <w:rsid w:val="3A706C51"/>
    <w:rsid w:val="3A7A381E"/>
    <w:rsid w:val="3A82AB8F"/>
    <w:rsid w:val="3A83923A"/>
    <w:rsid w:val="3A88AAA1"/>
    <w:rsid w:val="3A8BB8AE"/>
    <w:rsid w:val="3A8E1A8D"/>
    <w:rsid w:val="3A961E1E"/>
    <w:rsid w:val="3A9BEA3A"/>
    <w:rsid w:val="3AA96D01"/>
    <w:rsid w:val="3AAAC0AF"/>
    <w:rsid w:val="3AACB45B"/>
    <w:rsid w:val="3AB0D2D4"/>
    <w:rsid w:val="3AB5E3B1"/>
    <w:rsid w:val="3AB82CED"/>
    <w:rsid w:val="3ABE9F46"/>
    <w:rsid w:val="3ABF7E9E"/>
    <w:rsid w:val="3AC456AE"/>
    <w:rsid w:val="3AC94593"/>
    <w:rsid w:val="3ACD9923"/>
    <w:rsid w:val="3ACE259E"/>
    <w:rsid w:val="3AD8B6F4"/>
    <w:rsid w:val="3ADBD76F"/>
    <w:rsid w:val="3AE064E9"/>
    <w:rsid w:val="3AE0A36A"/>
    <w:rsid w:val="3AE55A6C"/>
    <w:rsid w:val="3AE66DC4"/>
    <w:rsid w:val="3AE76300"/>
    <w:rsid w:val="3AE9EE0A"/>
    <w:rsid w:val="3AEB87C0"/>
    <w:rsid w:val="3AF8F6FB"/>
    <w:rsid w:val="3B01376B"/>
    <w:rsid w:val="3B0440C8"/>
    <w:rsid w:val="3B04E722"/>
    <w:rsid w:val="3B094568"/>
    <w:rsid w:val="3B0A022A"/>
    <w:rsid w:val="3B0ABFE1"/>
    <w:rsid w:val="3B111E70"/>
    <w:rsid w:val="3B12171B"/>
    <w:rsid w:val="3B127ACA"/>
    <w:rsid w:val="3B14613F"/>
    <w:rsid w:val="3B17C45C"/>
    <w:rsid w:val="3B1A4BDD"/>
    <w:rsid w:val="3B204A38"/>
    <w:rsid w:val="3B21367A"/>
    <w:rsid w:val="3B25D993"/>
    <w:rsid w:val="3B2707CF"/>
    <w:rsid w:val="3B2C7448"/>
    <w:rsid w:val="3B2EFF52"/>
    <w:rsid w:val="3B301AF6"/>
    <w:rsid w:val="3B32B150"/>
    <w:rsid w:val="3B359717"/>
    <w:rsid w:val="3B38AEA1"/>
    <w:rsid w:val="3B39DBCB"/>
    <w:rsid w:val="3B3A4AF0"/>
    <w:rsid w:val="3B400797"/>
    <w:rsid w:val="3B411776"/>
    <w:rsid w:val="3B42080A"/>
    <w:rsid w:val="3B472BD0"/>
    <w:rsid w:val="3B472EF5"/>
    <w:rsid w:val="3B4866C0"/>
    <w:rsid w:val="3B4B8513"/>
    <w:rsid w:val="3B4C82AE"/>
    <w:rsid w:val="3B51BFD1"/>
    <w:rsid w:val="3B52BC5E"/>
    <w:rsid w:val="3B5AF2B0"/>
    <w:rsid w:val="3B61DD5F"/>
    <w:rsid w:val="3B6280E4"/>
    <w:rsid w:val="3B65A4C2"/>
    <w:rsid w:val="3B6C7FA5"/>
    <w:rsid w:val="3B6D41A6"/>
    <w:rsid w:val="3B736AC9"/>
    <w:rsid w:val="3B78E7D6"/>
    <w:rsid w:val="3B7A4A5D"/>
    <w:rsid w:val="3B801AE9"/>
    <w:rsid w:val="3B869953"/>
    <w:rsid w:val="3B86E6F0"/>
    <w:rsid w:val="3B8941E2"/>
    <w:rsid w:val="3B899E24"/>
    <w:rsid w:val="3B8A1E9C"/>
    <w:rsid w:val="3B8AACB9"/>
    <w:rsid w:val="3B8C9163"/>
    <w:rsid w:val="3B9EF2F4"/>
    <w:rsid w:val="3BA3B089"/>
    <w:rsid w:val="3BA61842"/>
    <w:rsid w:val="3BA9D8B4"/>
    <w:rsid w:val="3BAFBF31"/>
    <w:rsid w:val="3BB4E681"/>
    <w:rsid w:val="3BB53D26"/>
    <w:rsid w:val="3BB74B94"/>
    <w:rsid w:val="3BBB45F4"/>
    <w:rsid w:val="3BBB9D41"/>
    <w:rsid w:val="3BBBF0D9"/>
    <w:rsid w:val="3BBF8BDE"/>
    <w:rsid w:val="3BC89EBF"/>
    <w:rsid w:val="3BD4656A"/>
    <w:rsid w:val="3BD4D166"/>
    <w:rsid w:val="3BD6A954"/>
    <w:rsid w:val="3BD8C675"/>
    <w:rsid w:val="3BDABC68"/>
    <w:rsid w:val="3BDCD84F"/>
    <w:rsid w:val="3BE32F28"/>
    <w:rsid w:val="3BE72361"/>
    <w:rsid w:val="3BE81782"/>
    <w:rsid w:val="3BE8E993"/>
    <w:rsid w:val="3BEB0578"/>
    <w:rsid w:val="3BEFF152"/>
    <w:rsid w:val="3BFFF28E"/>
    <w:rsid w:val="3C07E1F7"/>
    <w:rsid w:val="3C0B38E4"/>
    <w:rsid w:val="3C0C3C18"/>
    <w:rsid w:val="3C0C811A"/>
    <w:rsid w:val="3C0C8EF6"/>
    <w:rsid w:val="3C0EA0FD"/>
    <w:rsid w:val="3C0F6DA9"/>
    <w:rsid w:val="3C1093B8"/>
    <w:rsid w:val="3C1211B0"/>
    <w:rsid w:val="3C142149"/>
    <w:rsid w:val="3C1473C1"/>
    <w:rsid w:val="3C166C14"/>
    <w:rsid w:val="3C1A2730"/>
    <w:rsid w:val="3C1A7CD6"/>
    <w:rsid w:val="3C1B22B1"/>
    <w:rsid w:val="3C1DFA8E"/>
    <w:rsid w:val="3C1F060F"/>
    <w:rsid w:val="3C268C33"/>
    <w:rsid w:val="3C2ACCB1"/>
    <w:rsid w:val="3C2D0DFB"/>
    <w:rsid w:val="3C2D27F0"/>
    <w:rsid w:val="3C2EFE81"/>
    <w:rsid w:val="3C309152"/>
    <w:rsid w:val="3C3E26A2"/>
    <w:rsid w:val="3C41B675"/>
    <w:rsid w:val="3C43FEAB"/>
    <w:rsid w:val="3C44F228"/>
    <w:rsid w:val="3C463D1D"/>
    <w:rsid w:val="3C469A72"/>
    <w:rsid w:val="3C4C72AD"/>
    <w:rsid w:val="3C4FE6EA"/>
    <w:rsid w:val="3C5258E0"/>
    <w:rsid w:val="3C6A393C"/>
    <w:rsid w:val="3C70B987"/>
    <w:rsid w:val="3C72519F"/>
    <w:rsid w:val="3C7918D7"/>
    <w:rsid w:val="3C7A4DA0"/>
    <w:rsid w:val="3C8BEF77"/>
    <w:rsid w:val="3C97E397"/>
    <w:rsid w:val="3C987033"/>
    <w:rsid w:val="3C9D7398"/>
    <w:rsid w:val="3CA117A8"/>
    <w:rsid w:val="3CA164B3"/>
    <w:rsid w:val="3CA53A7D"/>
    <w:rsid w:val="3CA66613"/>
    <w:rsid w:val="3CA80A7E"/>
    <w:rsid w:val="3CA96F33"/>
    <w:rsid w:val="3CACA7EA"/>
    <w:rsid w:val="3CB232FA"/>
    <w:rsid w:val="3CB4AE49"/>
    <w:rsid w:val="3CBD4966"/>
    <w:rsid w:val="3CBEDC3E"/>
    <w:rsid w:val="3CC1EAA1"/>
    <w:rsid w:val="3CC2645E"/>
    <w:rsid w:val="3CC49D15"/>
    <w:rsid w:val="3CCB8774"/>
    <w:rsid w:val="3CCD7D4A"/>
    <w:rsid w:val="3CCED911"/>
    <w:rsid w:val="3CD6431D"/>
    <w:rsid w:val="3CD93AE3"/>
    <w:rsid w:val="3CDAAB59"/>
    <w:rsid w:val="3CDD7A8F"/>
    <w:rsid w:val="3CDEF126"/>
    <w:rsid w:val="3CF08170"/>
    <w:rsid w:val="3CF964B7"/>
    <w:rsid w:val="3CFBB50C"/>
    <w:rsid w:val="3CFEE212"/>
    <w:rsid w:val="3CFF06F5"/>
    <w:rsid w:val="3D00861F"/>
    <w:rsid w:val="3D02BAD3"/>
    <w:rsid w:val="3D122426"/>
    <w:rsid w:val="3D18EA2D"/>
    <w:rsid w:val="3D1B2D9D"/>
    <w:rsid w:val="3D200F95"/>
    <w:rsid w:val="3D23D02D"/>
    <w:rsid w:val="3D347D2F"/>
    <w:rsid w:val="3D36365B"/>
    <w:rsid w:val="3D37273A"/>
    <w:rsid w:val="3D37DD83"/>
    <w:rsid w:val="3D495E51"/>
    <w:rsid w:val="3D4B1494"/>
    <w:rsid w:val="3D580AF5"/>
    <w:rsid w:val="3D581503"/>
    <w:rsid w:val="3D596E0C"/>
    <w:rsid w:val="3D59DD0C"/>
    <w:rsid w:val="3D5BEF33"/>
    <w:rsid w:val="3D5F0DEE"/>
    <w:rsid w:val="3D69F696"/>
    <w:rsid w:val="3D75EE5E"/>
    <w:rsid w:val="3D7A236E"/>
    <w:rsid w:val="3D7A2514"/>
    <w:rsid w:val="3D7FAEE9"/>
    <w:rsid w:val="3D818F2F"/>
    <w:rsid w:val="3D86BA60"/>
    <w:rsid w:val="3D8BC1B3"/>
    <w:rsid w:val="3D92147C"/>
    <w:rsid w:val="3D9B63AE"/>
    <w:rsid w:val="3D9B861F"/>
    <w:rsid w:val="3D9DB223"/>
    <w:rsid w:val="3DA79E1D"/>
    <w:rsid w:val="3DA7EA3E"/>
    <w:rsid w:val="3DA9753F"/>
    <w:rsid w:val="3DACC1EB"/>
    <w:rsid w:val="3DAD5762"/>
    <w:rsid w:val="3DB0ABB5"/>
    <w:rsid w:val="3DB84C5A"/>
    <w:rsid w:val="3DC12CBE"/>
    <w:rsid w:val="3DCA462A"/>
    <w:rsid w:val="3DCB13D4"/>
    <w:rsid w:val="3DCD5C9C"/>
    <w:rsid w:val="3DD45EE9"/>
    <w:rsid w:val="3DD47690"/>
    <w:rsid w:val="3DD50CA6"/>
    <w:rsid w:val="3DD69C41"/>
    <w:rsid w:val="3DD868E6"/>
    <w:rsid w:val="3DED2171"/>
    <w:rsid w:val="3DF47138"/>
    <w:rsid w:val="3DF659B7"/>
    <w:rsid w:val="3DFA5CD7"/>
    <w:rsid w:val="3DFD1184"/>
    <w:rsid w:val="3E0303CF"/>
    <w:rsid w:val="3E05D9EF"/>
    <w:rsid w:val="3E08CDB7"/>
    <w:rsid w:val="3E0D5B22"/>
    <w:rsid w:val="3E0FF160"/>
    <w:rsid w:val="3E19642B"/>
    <w:rsid w:val="3E1AA221"/>
    <w:rsid w:val="3E1B55B1"/>
    <w:rsid w:val="3E1F435A"/>
    <w:rsid w:val="3E26C964"/>
    <w:rsid w:val="3E2CD2B8"/>
    <w:rsid w:val="3E2D6201"/>
    <w:rsid w:val="3E2EC094"/>
    <w:rsid w:val="3E33B534"/>
    <w:rsid w:val="3E344094"/>
    <w:rsid w:val="3E3AEB93"/>
    <w:rsid w:val="3E3CDA1A"/>
    <w:rsid w:val="3E3DBD94"/>
    <w:rsid w:val="3E3E76D6"/>
    <w:rsid w:val="3E3FE95F"/>
    <w:rsid w:val="3E46AA7C"/>
    <w:rsid w:val="3E47D17B"/>
    <w:rsid w:val="3E4F627E"/>
    <w:rsid w:val="3E54A1BC"/>
    <w:rsid w:val="3E569C85"/>
    <w:rsid w:val="3E584F60"/>
    <w:rsid w:val="3E593929"/>
    <w:rsid w:val="3E5CFB98"/>
    <w:rsid w:val="3E5DFFBE"/>
    <w:rsid w:val="3E672E46"/>
    <w:rsid w:val="3E68DE19"/>
    <w:rsid w:val="3E6D6ED8"/>
    <w:rsid w:val="3E750B44"/>
    <w:rsid w:val="3E75C0B5"/>
    <w:rsid w:val="3E78AE46"/>
    <w:rsid w:val="3E7CD412"/>
    <w:rsid w:val="3E7DBC36"/>
    <w:rsid w:val="3E82CCCA"/>
    <w:rsid w:val="3E84DF5F"/>
    <w:rsid w:val="3E88FF65"/>
    <w:rsid w:val="3E89E50D"/>
    <w:rsid w:val="3E8C368B"/>
    <w:rsid w:val="3E8EEC11"/>
    <w:rsid w:val="3E8EFA9C"/>
    <w:rsid w:val="3E93697B"/>
    <w:rsid w:val="3E97AFFA"/>
    <w:rsid w:val="3E9C5723"/>
    <w:rsid w:val="3EAC01D7"/>
    <w:rsid w:val="3EB5134D"/>
    <w:rsid w:val="3EC37E15"/>
    <w:rsid w:val="3EC79222"/>
    <w:rsid w:val="3EC883F9"/>
    <w:rsid w:val="3ECB6BA2"/>
    <w:rsid w:val="3ED51F9E"/>
    <w:rsid w:val="3ED5E95B"/>
    <w:rsid w:val="3ED80D5E"/>
    <w:rsid w:val="3ED8B535"/>
    <w:rsid w:val="3EDDE241"/>
    <w:rsid w:val="3EDFB37C"/>
    <w:rsid w:val="3EE0B8A8"/>
    <w:rsid w:val="3EF402F6"/>
    <w:rsid w:val="3EF53A88"/>
    <w:rsid w:val="3EF57486"/>
    <w:rsid w:val="3EF9AF7B"/>
    <w:rsid w:val="3EFB4CB1"/>
    <w:rsid w:val="3EFC3009"/>
    <w:rsid w:val="3F023D3E"/>
    <w:rsid w:val="3F06247E"/>
    <w:rsid w:val="3F084051"/>
    <w:rsid w:val="3F0AC396"/>
    <w:rsid w:val="3F0B0DCF"/>
    <w:rsid w:val="3F0C6DE2"/>
    <w:rsid w:val="3F154B84"/>
    <w:rsid w:val="3F156990"/>
    <w:rsid w:val="3F1B088F"/>
    <w:rsid w:val="3F2200D9"/>
    <w:rsid w:val="3F25B248"/>
    <w:rsid w:val="3F25BE75"/>
    <w:rsid w:val="3F27B23A"/>
    <w:rsid w:val="3F2905C4"/>
    <w:rsid w:val="3F294BEB"/>
    <w:rsid w:val="3F297764"/>
    <w:rsid w:val="3F351978"/>
    <w:rsid w:val="3F364588"/>
    <w:rsid w:val="3F429946"/>
    <w:rsid w:val="3F436022"/>
    <w:rsid w:val="3F47A4A1"/>
    <w:rsid w:val="3F49CABF"/>
    <w:rsid w:val="3F4C4518"/>
    <w:rsid w:val="3F53C93D"/>
    <w:rsid w:val="3F5A1B7D"/>
    <w:rsid w:val="3F5CCF8D"/>
    <w:rsid w:val="3F5E4C09"/>
    <w:rsid w:val="3F5F8514"/>
    <w:rsid w:val="3F604FCA"/>
    <w:rsid w:val="3F612FFD"/>
    <w:rsid w:val="3F66168B"/>
    <w:rsid w:val="3F6CC40A"/>
    <w:rsid w:val="3F6E104E"/>
    <w:rsid w:val="3F7434E7"/>
    <w:rsid w:val="3F763C4A"/>
    <w:rsid w:val="3F768DA4"/>
    <w:rsid w:val="3F781417"/>
    <w:rsid w:val="3F7E7DFE"/>
    <w:rsid w:val="3F8900E6"/>
    <w:rsid w:val="3F89FF5B"/>
    <w:rsid w:val="3F8DF47B"/>
    <w:rsid w:val="3F8F59C8"/>
    <w:rsid w:val="3F8F6382"/>
    <w:rsid w:val="3F9CBDD1"/>
    <w:rsid w:val="3FA0A998"/>
    <w:rsid w:val="3FA55BE8"/>
    <w:rsid w:val="3FA9073B"/>
    <w:rsid w:val="3FB571A7"/>
    <w:rsid w:val="3FBB70A3"/>
    <w:rsid w:val="3FBB7428"/>
    <w:rsid w:val="3FBBF595"/>
    <w:rsid w:val="3FBC6104"/>
    <w:rsid w:val="3FBFB163"/>
    <w:rsid w:val="3FC0A260"/>
    <w:rsid w:val="3FC1CDD2"/>
    <w:rsid w:val="3FCAFA93"/>
    <w:rsid w:val="3FCC8D30"/>
    <w:rsid w:val="3FD3F6B7"/>
    <w:rsid w:val="3FD4978D"/>
    <w:rsid w:val="3FDF18C6"/>
    <w:rsid w:val="3FE10FF5"/>
    <w:rsid w:val="3FE883B4"/>
    <w:rsid w:val="3FE8CAC4"/>
    <w:rsid w:val="3FEA6BA7"/>
    <w:rsid w:val="3FEB29EA"/>
    <w:rsid w:val="3FEBD2B9"/>
    <w:rsid w:val="3FF864EB"/>
    <w:rsid w:val="3FFA76EF"/>
    <w:rsid w:val="3FFCBC88"/>
    <w:rsid w:val="40005C25"/>
    <w:rsid w:val="4003F907"/>
    <w:rsid w:val="40074C99"/>
    <w:rsid w:val="400862C4"/>
    <w:rsid w:val="40087971"/>
    <w:rsid w:val="400EB04A"/>
    <w:rsid w:val="400EFE84"/>
    <w:rsid w:val="4014CAE5"/>
    <w:rsid w:val="4027684D"/>
    <w:rsid w:val="402B8F49"/>
    <w:rsid w:val="402C15B4"/>
    <w:rsid w:val="402E63D3"/>
    <w:rsid w:val="402F0AF8"/>
    <w:rsid w:val="4031E26A"/>
    <w:rsid w:val="4032FC00"/>
    <w:rsid w:val="403FF9AB"/>
    <w:rsid w:val="40475497"/>
    <w:rsid w:val="4047F31A"/>
    <w:rsid w:val="404BE612"/>
    <w:rsid w:val="404F3A27"/>
    <w:rsid w:val="404F5BAE"/>
    <w:rsid w:val="40520951"/>
    <w:rsid w:val="4052A331"/>
    <w:rsid w:val="40542BF9"/>
    <w:rsid w:val="405C6F46"/>
    <w:rsid w:val="405C7E33"/>
    <w:rsid w:val="405CCD8B"/>
    <w:rsid w:val="405E77C8"/>
    <w:rsid w:val="405EF847"/>
    <w:rsid w:val="4062F8EB"/>
    <w:rsid w:val="40638196"/>
    <w:rsid w:val="4065F68E"/>
    <w:rsid w:val="40670F18"/>
    <w:rsid w:val="406D6370"/>
    <w:rsid w:val="4070C164"/>
    <w:rsid w:val="40734EAA"/>
    <w:rsid w:val="4076B01B"/>
    <w:rsid w:val="40780F54"/>
    <w:rsid w:val="407D28CE"/>
    <w:rsid w:val="408068A6"/>
    <w:rsid w:val="4084220E"/>
    <w:rsid w:val="4087B0F6"/>
    <w:rsid w:val="408B2E15"/>
    <w:rsid w:val="408F3C71"/>
    <w:rsid w:val="409182D9"/>
    <w:rsid w:val="40997933"/>
    <w:rsid w:val="409CF517"/>
    <w:rsid w:val="409F4ED6"/>
    <w:rsid w:val="40A41A32"/>
    <w:rsid w:val="40A73A2A"/>
    <w:rsid w:val="40A7667A"/>
    <w:rsid w:val="40AB0714"/>
    <w:rsid w:val="40AC7F86"/>
    <w:rsid w:val="40B3EB9D"/>
    <w:rsid w:val="40B421FF"/>
    <w:rsid w:val="40B442A6"/>
    <w:rsid w:val="40B93C78"/>
    <w:rsid w:val="40BF00EE"/>
    <w:rsid w:val="40C23555"/>
    <w:rsid w:val="40C5547F"/>
    <w:rsid w:val="40C6E1C4"/>
    <w:rsid w:val="40C6FB59"/>
    <w:rsid w:val="40CBF54A"/>
    <w:rsid w:val="40CE9D59"/>
    <w:rsid w:val="40CEF12A"/>
    <w:rsid w:val="40D7DC78"/>
    <w:rsid w:val="40DC98DD"/>
    <w:rsid w:val="40DD469D"/>
    <w:rsid w:val="40DF8B00"/>
    <w:rsid w:val="40E3F231"/>
    <w:rsid w:val="40E3F6DC"/>
    <w:rsid w:val="40E57785"/>
    <w:rsid w:val="40F4039F"/>
    <w:rsid w:val="41083C03"/>
    <w:rsid w:val="411345F9"/>
    <w:rsid w:val="411789A6"/>
    <w:rsid w:val="41183032"/>
    <w:rsid w:val="411BED43"/>
    <w:rsid w:val="4120B4B2"/>
    <w:rsid w:val="4125DF37"/>
    <w:rsid w:val="412A06FD"/>
    <w:rsid w:val="412DEF2B"/>
    <w:rsid w:val="413CD741"/>
    <w:rsid w:val="413DCF42"/>
    <w:rsid w:val="413F4B40"/>
    <w:rsid w:val="413F71AC"/>
    <w:rsid w:val="4146FFE6"/>
    <w:rsid w:val="41479378"/>
    <w:rsid w:val="414C241F"/>
    <w:rsid w:val="4150D9DE"/>
    <w:rsid w:val="41540D55"/>
    <w:rsid w:val="41583165"/>
    <w:rsid w:val="415EA7A5"/>
    <w:rsid w:val="415FABAE"/>
    <w:rsid w:val="4165342C"/>
    <w:rsid w:val="4169B22A"/>
    <w:rsid w:val="4171DC34"/>
    <w:rsid w:val="418424DD"/>
    <w:rsid w:val="4188F7CD"/>
    <w:rsid w:val="41894290"/>
    <w:rsid w:val="418BCE9B"/>
    <w:rsid w:val="418D7B3F"/>
    <w:rsid w:val="4193901A"/>
    <w:rsid w:val="4198719D"/>
    <w:rsid w:val="41AB92A4"/>
    <w:rsid w:val="41AC7D02"/>
    <w:rsid w:val="41B1FFC7"/>
    <w:rsid w:val="41B41A8D"/>
    <w:rsid w:val="41BE1C55"/>
    <w:rsid w:val="41BF1010"/>
    <w:rsid w:val="41C1F302"/>
    <w:rsid w:val="41C1F6F2"/>
    <w:rsid w:val="41C818B3"/>
    <w:rsid w:val="41C9092A"/>
    <w:rsid w:val="41C92230"/>
    <w:rsid w:val="41C9E534"/>
    <w:rsid w:val="41CA24EA"/>
    <w:rsid w:val="41CA9916"/>
    <w:rsid w:val="41CFBB6A"/>
    <w:rsid w:val="41DD010A"/>
    <w:rsid w:val="41E03470"/>
    <w:rsid w:val="41E390C5"/>
    <w:rsid w:val="41E7AD1B"/>
    <w:rsid w:val="41E81419"/>
    <w:rsid w:val="41EB55A1"/>
    <w:rsid w:val="41ED4FA6"/>
    <w:rsid w:val="41EDC960"/>
    <w:rsid w:val="41EFFC5A"/>
    <w:rsid w:val="41F29B16"/>
    <w:rsid w:val="41FF311A"/>
    <w:rsid w:val="420466CB"/>
    <w:rsid w:val="42088DCA"/>
    <w:rsid w:val="420B211A"/>
    <w:rsid w:val="420E5AA5"/>
    <w:rsid w:val="42138CDB"/>
    <w:rsid w:val="4213DBE4"/>
    <w:rsid w:val="4217CEF0"/>
    <w:rsid w:val="42192510"/>
    <w:rsid w:val="421DF1B7"/>
    <w:rsid w:val="421EEBAA"/>
    <w:rsid w:val="422353C5"/>
    <w:rsid w:val="4228B10D"/>
    <w:rsid w:val="4228F3E1"/>
    <w:rsid w:val="422F0D4D"/>
    <w:rsid w:val="42320165"/>
    <w:rsid w:val="423383A8"/>
    <w:rsid w:val="423866A0"/>
    <w:rsid w:val="423A36C1"/>
    <w:rsid w:val="423B6974"/>
    <w:rsid w:val="42428AA4"/>
    <w:rsid w:val="424C81E6"/>
    <w:rsid w:val="4251793D"/>
    <w:rsid w:val="42562380"/>
    <w:rsid w:val="42578EA7"/>
    <w:rsid w:val="425BC59B"/>
    <w:rsid w:val="425CA6FA"/>
    <w:rsid w:val="425DDBED"/>
    <w:rsid w:val="425E04AC"/>
    <w:rsid w:val="4269D872"/>
    <w:rsid w:val="426B60FC"/>
    <w:rsid w:val="4270F62D"/>
    <w:rsid w:val="427287ED"/>
    <w:rsid w:val="4273F5A5"/>
    <w:rsid w:val="42797977"/>
    <w:rsid w:val="427D2F29"/>
    <w:rsid w:val="4282DE16"/>
    <w:rsid w:val="4286674D"/>
    <w:rsid w:val="4287CF21"/>
    <w:rsid w:val="4289FBEA"/>
    <w:rsid w:val="428A5A13"/>
    <w:rsid w:val="428BC54C"/>
    <w:rsid w:val="4295903D"/>
    <w:rsid w:val="42991A37"/>
    <w:rsid w:val="42997717"/>
    <w:rsid w:val="429D71F6"/>
    <w:rsid w:val="429D76BB"/>
    <w:rsid w:val="429E126D"/>
    <w:rsid w:val="42A2AD5C"/>
    <w:rsid w:val="42A39D18"/>
    <w:rsid w:val="42A4B251"/>
    <w:rsid w:val="42A8C041"/>
    <w:rsid w:val="42AC1F29"/>
    <w:rsid w:val="42AE8D09"/>
    <w:rsid w:val="42AEF3B5"/>
    <w:rsid w:val="42AFD3E1"/>
    <w:rsid w:val="42B47C78"/>
    <w:rsid w:val="42B8F8A6"/>
    <w:rsid w:val="42BA7A16"/>
    <w:rsid w:val="42C45E0C"/>
    <w:rsid w:val="42C84F2A"/>
    <w:rsid w:val="42CC8312"/>
    <w:rsid w:val="42CD1CA6"/>
    <w:rsid w:val="42CD27FA"/>
    <w:rsid w:val="42CD44A0"/>
    <w:rsid w:val="42CE1170"/>
    <w:rsid w:val="42CEAA7C"/>
    <w:rsid w:val="42CF1CB8"/>
    <w:rsid w:val="42CF5803"/>
    <w:rsid w:val="42CFEB24"/>
    <w:rsid w:val="42D0C353"/>
    <w:rsid w:val="42D17120"/>
    <w:rsid w:val="42D8DBAA"/>
    <w:rsid w:val="42DA1653"/>
    <w:rsid w:val="42DCAA50"/>
    <w:rsid w:val="42DD304B"/>
    <w:rsid w:val="42EAEC83"/>
    <w:rsid w:val="42EBBFBC"/>
    <w:rsid w:val="42EBCCD3"/>
    <w:rsid w:val="42EC0689"/>
    <w:rsid w:val="42EDF69B"/>
    <w:rsid w:val="42EEECB8"/>
    <w:rsid w:val="42EF38FF"/>
    <w:rsid w:val="42EF979D"/>
    <w:rsid w:val="42F570C0"/>
    <w:rsid w:val="42FB10CB"/>
    <w:rsid w:val="42FF2777"/>
    <w:rsid w:val="4300DD3D"/>
    <w:rsid w:val="4303177F"/>
    <w:rsid w:val="4304A9D0"/>
    <w:rsid w:val="43056214"/>
    <w:rsid w:val="430629BB"/>
    <w:rsid w:val="430A406F"/>
    <w:rsid w:val="430C1022"/>
    <w:rsid w:val="430FBBA7"/>
    <w:rsid w:val="4310CA57"/>
    <w:rsid w:val="43135117"/>
    <w:rsid w:val="4314D2AE"/>
    <w:rsid w:val="4317886A"/>
    <w:rsid w:val="4319C6B0"/>
    <w:rsid w:val="431B603D"/>
    <w:rsid w:val="431FF902"/>
    <w:rsid w:val="4320805B"/>
    <w:rsid w:val="432285D2"/>
    <w:rsid w:val="4327E3F8"/>
    <w:rsid w:val="432CE156"/>
    <w:rsid w:val="43304015"/>
    <w:rsid w:val="4333E36E"/>
    <w:rsid w:val="43344CFC"/>
    <w:rsid w:val="433A6EC6"/>
    <w:rsid w:val="433C1BFC"/>
    <w:rsid w:val="433D1EF3"/>
    <w:rsid w:val="4340E5E4"/>
    <w:rsid w:val="43476305"/>
    <w:rsid w:val="434ED4B2"/>
    <w:rsid w:val="43527946"/>
    <w:rsid w:val="43599A21"/>
    <w:rsid w:val="435A8C07"/>
    <w:rsid w:val="435B1194"/>
    <w:rsid w:val="435C108C"/>
    <w:rsid w:val="436351BB"/>
    <w:rsid w:val="43657105"/>
    <w:rsid w:val="4368FF00"/>
    <w:rsid w:val="43743F52"/>
    <w:rsid w:val="4376F619"/>
    <w:rsid w:val="43783ED6"/>
    <w:rsid w:val="437C5C41"/>
    <w:rsid w:val="437F57DD"/>
    <w:rsid w:val="437F5A7E"/>
    <w:rsid w:val="4380D235"/>
    <w:rsid w:val="438266EF"/>
    <w:rsid w:val="4384A986"/>
    <w:rsid w:val="4387418E"/>
    <w:rsid w:val="438A2A5E"/>
    <w:rsid w:val="438AAD27"/>
    <w:rsid w:val="438CDD2A"/>
    <w:rsid w:val="4398DCA5"/>
    <w:rsid w:val="439E7FD5"/>
    <w:rsid w:val="43A357B2"/>
    <w:rsid w:val="43A3647A"/>
    <w:rsid w:val="43A520EA"/>
    <w:rsid w:val="43A6F1A4"/>
    <w:rsid w:val="43AB2050"/>
    <w:rsid w:val="43AFB016"/>
    <w:rsid w:val="43AFD92F"/>
    <w:rsid w:val="43B0B6A6"/>
    <w:rsid w:val="43B4A87A"/>
    <w:rsid w:val="43B705F5"/>
    <w:rsid w:val="43B85F87"/>
    <w:rsid w:val="43BBC896"/>
    <w:rsid w:val="43C0E597"/>
    <w:rsid w:val="43C2DAD3"/>
    <w:rsid w:val="43C4A495"/>
    <w:rsid w:val="43C71DD9"/>
    <w:rsid w:val="43CA0402"/>
    <w:rsid w:val="43CB7C41"/>
    <w:rsid w:val="43CE9E94"/>
    <w:rsid w:val="43D30794"/>
    <w:rsid w:val="43D4A248"/>
    <w:rsid w:val="43E5DFCC"/>
    <w:rsid w:val="43EB967C"/>
    <w:rsid w:val="43F0C595"/>
    <w:rsid w:val="43F797FD"/>
    <w:rsid w:val="43FDF744"/>
    <w:rsid w:val="4402C33F"/>
    <w:rsid w:val="44032D87"/>
    <w:rsid w:val="4405DACD"/>
    <w:rsid w:val="440803A8"/>
    <w:rsid w:val="44090066"/>
    <w:rsid w:val="440CA00E"/>
    <w:rsid w:val="4415ABCB"/>
    <w:rsid w:val="441C54A2"/>
    <w:rsid w:val="441C8990"/>
    <w:rsid w:val="441EA93C"/>
    <w:rsid w:val="442B77A0"/>
    <w:rsid w:val="442D378B"/>
    <w:rsid w:val="44353653"/>
    <w:rsid w:val="4441A865"/>
    <w:rsid w:val="445FC94A"/>
    <w:rsid w:val="4460AD43"/>
    <w:rsid w:val="4461A7BF"/>
    <w:rsid w:val="4464F487"/>
    <w:rsid w:val="446571CC"/>
    <w:rsid w:val="446ABE8E"/>
    <w:rsid w:val="446BDABE"/>
    <w:rsid w:val="446C436A"/>
    <w:rsid w:val="44722E86"/>
    <w:rsid w:val="4472E01F"/>
    <w:rsid w:val="447F1B2F"/>
    <w:rsid w:val="4481C953"/>
    <w:rsid w:val="4484318E"/>
    <w:rsid w:val="4489E9C4"/>
    <w:rsid w:val="448C4493"/>
    <w:rsid w:val="449044AE"/>
    <w:rsid w:val="44958CBB"/>
    <w:rsid w:val="44991C6F"/>
    <w:rsid w:val="44998BA3"/>
    <w:rsid w:val="449B9492"/>
    <w:rsid w:val="44A40362"/>
    <w:rsid w:val="44AE0421"/>
    <w:rsid w:val="44B12C02"/>
    <w:rsid w:val="44B3EF41"/>
    <w:rsid w:val="44B5EA71"/>
    <w:rsid w:val="44B66115"/>
    <w:rsid w:val="44B699C4"/>
    <w:rsid w:val="44B6FBBA"/>
    <w:rsid w:val="44BBCB52"/>
    <w:rsid w:val="44C840E9"/>
    <w:rsid w:val="44CB06CF"/>
    <w:rsid w:val="44CC0850"/>
    <w:rsid w:val="44D39A76"/>
    <w:rsid w:val="44D596F7"/>
    <w:rsid w:val="44D875B4"/>
    <w:rsid w:val="44DABE62"/>
    <w:rsid w:val="44DB328C"/>
    <w:rsid w:val="44E327EB"/>
    <w:rsid w:val="44E633E9"/>
    <w:rsid w:val="44F27334"/>
    <w:rsid w:val="44F5C4C5"/>
    <w:rsid w:val="44FA55D3"/>
    <w:rsid w:val="44FDBACD"/>
    <w:rsid w:val="44FE9FDC"/>
    <w:rsid w:val="45002235"/>
    <w:rsid w:val="45041C49"/>
    <w:rsid w:val="4504CF61"/>
    <w:rsid w:val="45065037"/>
    <w:rsid w:val="4506C551"/>
    <w:rsid w:val="450B7077"/>
    <w:rsid w:val="450EACA3"/>
    <w:rsid w:val="451B1E51"/>
    <w:rsid w:val="451C76DB"/>
    <w:rsid w:val="451C79E9"/>
    <w:rsid w:val="451E3612"/>
    <w:rsid w:val="451EACB1"/>
    <w:rsid w:val="4525C63D"/>
    <w:rsid w:val="45275A68"/>
    <w:rsid w:val="4527B8DD"/>
    <w:rsid w:val="452830F5"/>
    <w:rsid w:val="4532FC82"/>
    <w:rsid w:val="4533AB35"/>
    <w:rsid w:val="45369012"/>
    <w:rsid w:val="453712A8"/>
    <w:rsid w:val="4552A321"/>
    <w:rsid w:val="4552D5B4"/>
    <w:rsid w:val="4553A999"/>
    <w:rsid w:val="455453EF"/>
    <w:rsid w:val="45562081"/>
    <w:rsid w:val="455D7267"/>
    <w:rsid w:val="4561925B"/>
    <w:rsid w:val="4562A7DA"/>
    <w:rsid w:val="456569B9"/>
    <w:rsid w:val="4571C0E9"/>
    <w:rsid w:val="457BF533"/>
    <w:rsid w:val="457C4791"/>
    <w:rsid w:val="457E149B"/>
    <w:rsid w:val="457F2209"/>
    <w:rsid w:val="4584AB14"/>
    <w:rsid w:val="458766DD"/>
    <w:rsid w:val="45879D05"/>
    <w:rsid w:val="458A6578"/>
    <w:rsid w:val="458E87A8"/>
    <w:rsid w:val="4591EB74"/>
    <w:rsid w:val="45969976"/>
    <w:rsid w:val="45972F07"/>
    <w:rsid w:val="459DDDB6"/>
    <w:rsid w:val="459F2007"/>
    <w:rsid w:val="459F40EA"/>
    <w:rsid w:val="45A3B25F"/>
    <w:rsid w:val="45A89F7C"/>
    <w:rsid w:val="45AE4A02"/>
    <w:rsid w:val="45AFF4AD"/>
    <w:rsid w:val="45B13363"/>
    <w:rsid w:val="45B1B12C"/>
    <w:rsid w:val="45BAE4EE"/>
    <w:rsid w:val="45BF5D9C"/>
    <w:rsid w:val="45C5767A"/>
    <w:rsid w:val="45CBB197"/>
    <w:rsid w:val="45CCF91C"/>
    <w:rsid w:val="45CF4C04"/>
    <w:rsid w:val="45DECBF3"/>
    <w:rsid w:val="45EA61EF"/>
    <w:rsid w:val="45EE96D4"/>
    <w:rsid w:val="45F49BDB"/>
    <w:rsid w:val="45F982CF"/>
    <w:rsid w:val="45FD7820"/>
    <w:rsid w:val="46013F8E"/>
    <w:rsid w:val="4601CBB0"/>
    <w:rsid w:val="4603D2A6"/>
    <w:rsid w:val="4606BD7A"/>
    <w:rsid w:val="4608239B"/>
    <w:rsid w:val="46178615"/>
    <w:rsid w:val="461D847B"/>
    <w:rsid w:val="461EE127"/>
    <w:rsid w:val="4620CC4D"/>
    <w:rsid w:val="4627CC10"/>
    <w:rsid w:val="463182EF"/>
    <w:rsid w:val="4635BCAF"/>
    <w:rsid w:val="4638724B"/>
    <w:rsid w:val="463A1A4F"/>
    <w:rsid w:val="463AEB33"/>
    <w:rsid w:val="463D18ED"/>
    <w:rsid w:val="463FB8FD"/>
    <w:rsid w:val="464801E1"/>
    <w:rsid w:val="46482FD3"/>
    <w:rsid w:val="464A1079"/>
    <w:rsid w:val="464D722E"/>
    <w:rsid w:val="4654A520"/>
    <w:rsid w:val="46598861"/>
    <w:rsid w:val="465B595F"/>
    <w:rsid w:val="465C3223"/>
    <w:rsid w:val="465CD700"/>
    <w:rsid w:val="465E75F4"/>
    <w:rsid w:val="465FB7F4"/>
    <w:rsid w:val="4664D6C7"/>
    <w:rsid w:val="466A4AC0"/>
    <w:rsid w:val="466AE0D4"/>
    <w:rsid w:val="46737BEC"/>
    <w:rsid w:val="4693A589"/>
    <w:rsid w:val="4698EF67"/>
    <w:rsid w:val="46A37545"/>
    <w:rsid w:val="46A3CB7D"/>
    <w:rsid w:val="46A58C7C"/>
    <w:rsid w:val="46ABE014"/>
    <w:rsid w:val="46AE7A56"/>
    <w:rsid w:val="46B499CA"/>
    <w:rsid w:val="46B8554B"/>
    <w:rsid w:val="46B9F598"/>
    <w:rsid w:val="46CAA747"/>
    <w:rsid w:val="46CD601A"/>
    <w:rsid w:val="46D7D348"/>
    <w:rsid w:val="46DBB84C"/>
    <w:rsid w:val="46E44A13"/>
    <w:rsid w:val="46E63FF8"/>
    <w:rsid w:val="46E7C3D3"/>
    <w:rsid w:val="46F6E63D"/>
    <w:rsid w:val="46FBBE6B"/>
    <w:rsid w:val="46FC2BE1"/>
    <w:rsid w:val="46FD0C1A"/>
    <w:rsid w:val="4703C42D"/>
    <w:rsid w:val="47046958"/>
    <w:rsid w:val="4704BC8D"/>
    <w:rsid w:val="4705EBAF"/>
    <w:rsid w:val="47071088"/>
    <w:rsid w:val="47071FDF"/>
    <w:rsid w:val="470C7AC6"/>
    <w:rsid w:val="471100C8"/>
    <w:rsid w:val="47129C40"/>
    <w:rsid w:val="471901DB"/>
    <w:rsid w:val="471909EF"/>
    <w:rsid w:val="471A704A"/>
    <w:rsid w:val="471EFA3A"/>
    <w:rsid w:val="4721075A"/>
    <w:rsid w:val="47220229"/>
    <w:rsid w:val="472ABAFA"/>
    <w:rsid w:val="472F35D7"/>
    <w:rsid w:val="4740BF56"/>
    <w:rsid w:val="47427200"/>
    <w:rsid w:val="4747F926"/>
    <w:rsid w:val="474F9F5B"/>
    <w:rsid w:val="4753DA81"/>
    <w:rsid w:val="47572F63"/>
    <w:rsid w:val="47572F63"/>
    <w:rsid w:val="475804FE"/>
    <w:rsid w:val="475FED99"/>
    <w:rsid w:val="47600E07"/>
    <w:rsid w:val="47640B34"/>
    <w:rsid w:val="4764E4D6"/>
    <w:rsid w:val="47651B70"/>
    <w:rsid w:val="476B8205"/>
    <w:rsid w:val="47730AAB"/>
    <w:rsid w:val="4785E8EE"/>
    <w:rsid w:val="47884E5F"/>
    <w:rsid w:val="47905646"/>
    <w:rsid w:val="4793DBF6"/>
    <w:rsid w:val="47970853"/>
    <w:rsid w:val="4799AAF1"/>
    <w:rsid w:val="479B9BB5"/>
    <w:rsid w:val="47A28E55"/>
    <w:rsid w:val="47A9D086"/>
    <w:rsid w:val="47A9E063"/>
    <w:rsid w:val="47AC76A8"/>
    <w:rsid w:val="47B275FC"/>
    <w:rsid w:val="47B5149C"/>
    <w:rsid w:val="47B63DD8"/>
    <w:rsid w:val="47B6F89F"/>
    <w:rsid w:val="47BE6453"/>
    <w:rsid w:val="47C27955"/>
    <w:rsid w:val="47C4DBAC"/>
    <w:rsid w:val="47C5377D"/>
    <w:rsid w:val="47C6BBD3"/>
    <w:rsid w:val="47CA7B99"/>
    <w:rsid w:val="47CB6F71"/>
    <w:rsid w:val="47CBBFC1"/>
    <w:rsid w:val="47CDA6EC"/>
    <w:rsid w:val="47D7AA61"/>
    <w:rsid w:val="47DD60F8"/>
    <w:rsid w:val="47E17AD1"/>
    <w:rsid w:val="47E2E4C6"/>
    <w:rsid w:val="47EB0C47"/>
    <w:rsid w:val="47ED9E23"/>
    <w:rsid w:val="47EDC62F"/>
    <w:rsid w:val="47F169AA"/>
    <w:rsid w:val="4800D79D"/>
    <w:rsid w:val="48064A2D"/>
    <w:rsid w:val="48075086"/>
    <w:rsid w:val="481133DA"/>
    <w:rsid w:val="481416E4"/>
    <w:rsid w:val="481442DE"/>
    <w:rsid w:val="4816EEAC"/>
    <w:rsid w:val="481D1A73"/>
    <w:rsid w:val="481DB73F"/>
    <w:rsid w:val="481E2820"/>
    <w:rsid w:val="481EF444"/>
    <w:rsid w:val="4822015E"/>
    <w:rsid w:val="482303DE"/>
    <w:rsid w:val="4827DDD6"/>
    <w:rsid w:val="4828AAE2"/>
    <w:rsid w:val="482DFC5E"/>
    <w:rsid w:val="48309662"/>
    <w:rsid w:val="4838817F"/>
    <w:rsid w:val="4838D2BC"/>
    <w:rsid w:val="48400004"/>
    <w:rsid w:val="48420B5C"/>
    <w:rsid w:val="48424C35"/>
    <w:rsid w:val="48445789"/>
    <w:rsid w:val="48457C2E"/>
    <w:rsid w:val="4845FD22"/>
    <w:rsid w:val="484A4388"/>
    <w:rsid w:val="4850CF87"/>
    <w:rsid w:val="4850FA89"/>
    <w:rsid w:val="4857A6A6"/>
    <w:rsid w:val="48589220"/>
    <w:rsid w:val="485BBA8B"/>
    <w:rsid w:val="485F0F06"/>
    <w:rsid w:val="4863AECC"/>
    <w:rsid w:val="4867539D"/>
    <w:rsid w:val="486B3B67"/>
    <w:rsid w:val="486D9393"/>
    <w:rsid w:val="486E9B72"/>
    <w:rsid w:val="4871F8B7"/>
    <w:rsid w:val="48732EF9"/>
    <w:rsid w:val="48760686"/>
    <w:rsid w:val="48763300"/>
    <w:rsid w:val="48794F2B"/>
    <w:rsid w:val="487A05A2"/>
    <w:rsid w:val="487B8405"/>
    <w:rsid w:val="487D5D4B"/>
    <w:rsid w:val="48828951"/>
    <w:rsid w:val="4882E847"/>
    <w:rsid w:val="48832AB4"/>
    <w:rsid w:val="48837403"/>
    <w:rsid w:val="488561BB"/>
    <w:rsid w:val="488840A0"/>
    <w:rsid w:val="4892554D"/>
    <w:rsid w:val="4892C2DB"/>
    <w:rsid w:val="48950591"/>
    <w:rsid w:val="48954440"/>
    <w:rsid w:val="489C899A"/>
    <w:rsid w:val="48A0439C"/>
    <w:rsid w:val="48A08CEE"/>
    <w:rsid w:val="48A5DF42"/>
    <w:rsid w:val="48AA671F"/>
    <w:rsid w:val="48AA8F06"/>
    <w:rsid w:val="48ACBE36"/>
    <w:rsid w:val="48AD5048"/>
    <w:rsid w:val="48AE825F"/>
    <w:rsid w:val="48BA401B"/>
    <w:rsid w:val="48C5D10E"/>
    <w:rsid w:val="48CB9329"/>
    <w:rsid w:val="48CC4804"/>
    <w:rsid w:val="48D63E22"/>
    <w:rsid w:val="48DC8FB7"/>
    <w:rsid w:val="48DFF986"/>
    <w:rsid w:val="48E16438"/>
    <w:rsid w:val="48E88E65"/>
    <w:rsid w:val="48E99FFA"/>
    <w:rsid w:val="48EA17D1"/>
    <w:rsid w:val="48EDC572"/>
    <w:rsid w:val="48F5D5A1"/>
    <w:rsid w:val="48F8C942"/>
    <w:rsid w:val="48FBB2CF"/>
    <w:rsid w:val="4900D6C8"/>
    <w:rsid w:val="49054AC1"/>
    <w:rsid w:val="490B1C77"/>
    <w:rsid w:val="491053AF"/>
    <w:rsid w:val="49133F79"/>
    <w:rsid w:val="4915BAAF"/>
    <w:rsid w:val="49192CD6"/>
    <w:rsid w:val="491CF594"/>
    <w:rsid w:val="4922FAF1"/>
    <w:rsid w:val="4923829B"/>
    <w:rsid w:val="4925524E"/>
    <w:rsid w:val="49303C75"/>
    <w:rsid w:val="493211CC"/>
    <w:rsid w:val="49323E71"/>
    <w:rsid w:val="49323FA1"/>
    <w:rsid w:val="493A247E"/>
    <w:rsid w:val="493A2486"/>
    <w:rsid w:val="49414D16"/>
    <w:rsid w:val="4942D865"/>
    <w:rsid w:val="494DEFA5"/>
    <w:rsid w:val="495134B7"/>
    <w:rsid w:val="495A5BAF"/>
    <w:rsid w:val="495F5E68"/>
    <w:rsid w:val="496B33B5"/>
    <w:rsid w:val="496DD546"/>
    <w:rsid w:val="496ED198"/>
    <w:rsid w:val="496EF6A6"/>
    <w:rsid w:val="497897AC"/>
    <w:rsid w:val="497A86EE"/>
    <w:rsid w:val="497D8469"/>
    <w:rsid w:val="498065CC"/>
    <w:rsid w:val="4981E2B0"/>
    <w:rsid w:val="4989EBF8"/>
    <w:rsid w:val="498E35AE"/>
    <w:rsid w:val="499048F7"/>
    <w:rsid w:val="49909F0E"/>
    <w:rsid w:val="49920285"/>
    <w:rsid w:val="499244D4"/>
    <w:rsid w:val="49954FE6"/>
    <w:rsid w:val="49980866"/>
    <w:rsid w:val="499AAE87"/>
    <w:rsid w:val="499F332A"/>
    <w:rsid w:val="49AF6935"/>
    <w:rsid w:val="49B19F01"/>
    <w:rsid w:val="49B39308"/>
    <w:rsid w:val="49B43917"/>
    <w:rsid w:val="49B587AC"/>
    <w:rsid w:val="49BA89D7"/>
    <w:rsid w:val="49CAC39A"/>
    <w:rsid w:val="49CC1F30"/>
    <w:rsid w:val="49D19787"/>
    <w:rsid w:val="49D2A99B"/>
    <w:rsid w:val="49D45795"/>
    <w:rsid w:val="49D5A1D5"/>
    <w:rsid w:val="49D8E746"/>
    <w:rsid w:val="49DA24EF"/>
    <w:rsid w:val="49DBB320"/>
    <w:rsid w:val="49DC8894"/>
    <w:rsid w:val="49DCC209"/>
    <w:rsid w:val="49DF2455"/>
    <w:rsid w:val="49E8781A"/>
    <w:rsid w:val="49E8F8DC"/>
    <w:rsid w:val="49ED71E4"/>
    <w:rsid w:val="49EF02EC"/>
    <w:rsid w:val="49F13CAF"/>
    <w:rsid w:val="49F6526E"/>
    <w:rsid w:val="49F66B7F"/>
    <w:rsid w:val="49F6BB5E"/>
    <w:rsid w:val="49FC1E82"/>
    <w:rsid w:val="4A001D0F"/>
    <w:rsid w:val="4A00C96D"/>
    <w:rsid w:val="4A06E5B5"/>
    <w:rsid w:val="4A07B53F"/>
    <w:rsid w:val="4A081A09"/>
    <w:rsid w:val="4A0A71EB"/>
    <w:rsid w:val="4A0FF4B4"/>
    <w:rsid w:val="4A12B748"/>
    <w:rsid w:val="4A138AD7"/>
    <w:rsid w:val="4A18273F"/>
    <w:rsid w:val="4A19E4F3"/>
    <w:rsid w:val="4A1A1B56"/>
    <w:rsid w:val="4A1EF19A"/>
    <w:rsid w:val="4A266C6A"/>
    <w:rsid w:val="4A29D6BC"/>
    <w:rsid w:val="4A2CBF09"/>
    <w:rsid w:val="4A2DF171"/>
    <w:rsid w:val="4A32088F"/>
    <w:rsid w:val="4A333FCC"/>
    <w:rsid w:val="4A35037E"/>
    <w:rsid w:val="4A3987FC"/>
    <w:rsid w:val="4A3A091E"/>
    <w:rsid w:val="4A41B997"/>
    <w:rsid w:val="4A521421"/>
    <w:rsid w:val="4A52CE17"/>
    <w:rsid w:val="4A531263"/>
    <w:rsid w:val="4A587ADF"/>
    <w:rsid w:val="4A5D7017"/>
    <w:rsid w:val="4A5E00A1"/>
    <w:rsid w:val="4A6080EB"/>
    <w:rsid w:val="4A65FB76"/>
    <w:rsid w:val="4A7020E9"/>
    <w:rsid w:val="4A7531B9"/>
    <w:rsid w:val="4A7B410E"/>
    <w:rsid w:val="4A7F8A0D"/>
    <w:rsid w:val="4A7FF5B9"/>
    <w:rsid w:val="4A839B0F"/>
    <w:rsid w:val="4A85D768"/>
    <w:rsid w:val="4A8628F0"/>
    <w:rsid w:val="4A913F1F"/>
    <w:rsid w:val="4A91C349"/>
    <w:rsid w:val="4A91E2B0"/>
    <w:rsid w:val="4A9BA07D"/>
    <w:rsid w:val="4A9E89ED"/>
    <w:rsid w:val="4A9EFB57"/>
    <w:rsid w:val="4AA59C11"/>
    <w:rsid w:val="4AA80902"/>
    <w:rsid w:val="4AAA677C"/>
    <w:rsid w:val="4AB3A2D3"/>
    <w:rsid w:val="4AB7992D"/>
    <w:rsid w:val="4AC1C8F9"/>
    <w:rsid w:val="4AC87194"/>
    <w:rsid w:val="4ACD56CD"/>
    <w:rsid w:val="4AD1A413"/>
    <w:rsid w:val="4AD88CBB"/>
    <w:rsid w:val="4AE38212"/>
    <w:rsid w:val="4AE3E78C"/>
    <w:rsid w:val="4AF9E888"/>
    <w:rsid w:val="4AFE8FEF"/>
    <w:rsid w:val="4B0558D4"/>
    <w:rsid w:val="4B0D5D60"/>
    <w:rsid w:val="4B0DB62A"/>
    <w:rsid w:val="4B19E10E"/>
    <w:rsid w:val="4B1D8757"/>
    <w:rsid w:val="4B212ED9"/>
    <w:rsid w:val="4B221A2D"/>
    <w:rsid w:val="4B2313C0"/>
    <w:rsid w:val="4B238AC6"/>
    <w:rsid w:val="4B30DDA7"/>
    <w:rsid w:val="4B34B463"/>
    <w:rsid w:val="4B367B05"/>
    <w:rsid w:val="4B3697AC"/>
    <w:rsid w:val="4B36B526"/>
    <w:rsid w:val="4B3F7592"/>
    <w:rsid w:val="4B3FBAE6"/>
    <w:rsid w:val="4B46CC1E"/>
    <w:rsid w:val="4B47D774"/>
    <w:rsid w:val="4B48EFC9"/>
    <w:rsid w:val="4B51566B"/>
    <w:rsid w:val="4B51C37C"/>
    <w:rsid w:val="4B56BC7E"/>
    <w:rsid w:val="4B582F1F"/>
    <w:rsid w:val="4B59D209"/>
    <w:rsid w:val="4B5C001C"/>
    <w:rsid w:val="4B5D655F"/>
    <w:rsid w:val="4B5FD369"/>
    <w:rsid w:val="4B642F38"/>
    <w:rsid w:val="4B655335"/>
    <w:rsid w:val="4B66B50B"/>
    <w:rsid w:val="4B6F144E"/>
    <w:rsid w:val="4B7131B0"/>
    <w:rsid w:val="4B77F1FC"/>
    <w:rsid w:val="4B791BDE"/>
    <w:rsid w:val="4B7FA12F"/>
    <w:rsid w:val="4B84A47D"/>
    <w:rsid w:val="4B84EA26"/>
    <w:rsid w:val="4B88C0E6"/>
    <w:rsid w:val="4B8CE536"/>
    <w:rsid w:val="4B8D42A1"/>
    <w:rsid w:val="4B8F4768"/>
    <w:rsid w:val="4B8F6D40"/>
    <w:rsid w:val="4B8F6EE9"/>
    <w:rsid w:val="4B909799"/>
    <w:rsid w:val="4B9220B4"/>
    <w:rsid w:val="4B93EC3E"/>
    <w:rsid w:val="4B972838"/>
    <w:rsid w:val="4BAF933E"/>
    <w:rsid w:val="4BAFA46D"/>
    <w:rsid w:val="4BB3CC75"/>
    <w:rsid w:val="4BB9A82C"/>
    <w:rsid w:val="4BBD248B"/>
    <w:rsid w:val="4BC172E5"/>
    <w:rsid w:val="4BC31936"/>
    <w:rsid w:val="4BC40F4C"/>
    <w:rsid w:val="4BC49EDF"/>
    <w:rsid w:val="4BC55313"/>
    <w:rsid w:val="4BC66CFB"/>
    <w:rsid w:val="4BC68DC8"/>
    <w:rsid w:val="4BCA327B"/>
    <w:rsid w:val="4BCD18A0"/>
    <w:rsid w:val="4BCE65B5"/>
    <w:rsid w:val="4BD44987"/>
    <w:rsid w:val="4BD60BDE"/>
    <w:rsid w:val="4BD6AC34"/>
    <w:rsid w:val="4BD6CDB6"/>
    <w:rsid w:val="4BDADFF3"/>
    <w:rsid w:val="4BE1E20B"/>
    <w:rsid w:val="4BE31CC3"/>
    <w:rsid w:val="4BE3D248"/>
    <w:rsid w:val="4BE49A38"/>
    <w:rsid w:val="4BE76E91"/>
    <w:rsid w:val="4BE984EA"/>
    <w:rsid w:val="4BE9AB51"/>
    <w:rsid w:val="4BEE9E78"/>
    <w:rsid w:val="4BF52F5C"/>
    <w:rsid w:val="4BF63F0E"/>
    <w:rsid w:val="4BF722A2"/>
    <w:rsid w:val="4BF93B39"/>
    <w:rsid w:val="4BF9FA34"/>
    <w:rsid w:val="4BFD6D16"/>
    <w:rsid w:val="4BFE01B8"/>
    <w:rsid w:val="4C004AE8"/>
    <w:rsid w:val="4C00E0FE"/>
    <w:rsid w:val="4C02124F"/>
    <w:rsid w:val="4C077880"/>
    <w:rsid w:val="4C07D54C"/>
    <w:rsid w:val="4C08DC29"/>
    <w:rsid w:val="4C1296AA"/>
    <w:rsid w:val="4C13FE49"/>
    <w:rsid w:val="4C160F59"/>
    <w:rsid w:val="4C183557"/>
    <w:rsid w:val="4C1A3F91"/>
    <w:rsid w:val="4C1E29E7"/>
    <w:rsid w:val="4C1E6FF5"/>
    <w:rsid w:val="4C202DC5"/>
    <w:rsid w:val="4C2360EB"/>
    <w:rsid w:val="4C3328FD"/>
    <w:rsid w:val="4C393B4B"/>
    <w:rsid w:val="4C3B01E3"/>
    <w:rsid w:val="4C3BF2FF"/>
    <w:rsid w:val="4C3DABB9"/>
    <w:rsid w:val="4C3DF383"/>
    <w:rsid w:val="4C435857"/>
    <w:rsid w:val="4C4B8213"/>
    <w:rsid w:val="4C5180F3"/>
    <w:rsid w:val="4C58AF51"/>
    <w:rsid w:val="4C5EAAA0"/>
    <w:rsid w:val="4C6BB24E"/>
    <w:rsid w:val="4C7BB1D9"/>
    <w:rsid w:val="4C7F22FC"/>
    <w:rsid w:val="4C7FD87B"/>
    <w:rsid w:val="4C813565"/>
    <w:rsid w:val="4C823BF4"/>
    <w:rsid w:val="4C8544BE"/>
    <w:rsid w:val="4C87273C"/>
    <w:rsid w:val="4C8A23DA"/>
    <w:rsid w:val="4C8AFDDD"/>
    <w:rsid w:val="4C8B51B1"/>
    <w:rsid w:val="4C94FCE6"/>
    <w:rsid w:val="4C9C9760"/>
    <w:rsid w:val="4C9E845A"/>
    <w:rsid w:val="4CA01D2B"/>
    <w:rsid w:val="4CA07190"/>
    <w:rsid w:val="4CA0B2FF"/>
    <w:rsid w:val="4CA8A952"/>
    <w:rsid w:val="4CA9122B"/>
    <w:rsid w:val="4CA99402"/>
    <w:rsid w:val="4CAC3BA6"/>
    <w:rsid w:val="4CACE630"/>
    <w:rsid w:val="4CB47C39"/>
    <w:rsid w:val="4CB7883A"/>
    <w:rsid w:val="4CC635A8"/>
    <w:rsid w:val="4CC8DE98"/>
    <w:rsid w:val="4CCCBC47"/>
    <w:rsid w:val="4CCE541F"/>
    <w:rsid w:val="4CCF8C1E"/>
    <w:rsid w:val="4CD117EE"/>
    <w:rsid w:val="4CDA695D"/>
    <w:rsid w:val="4CDDFFC4"/>
    <w:rsid w:val="4CE1946D"/>
    <w:rsid w:val="4CE57F7B"/>
    <w:rsid w:val="4CF20860"/>
    <w:rsid w:val="4CF2A687"/>
    <w:rsid w:val="4CF39C42"/>
    <w:rsid w:val="4CF3B15A"/>
    <w:rsid w:val="4CF6527C"/>
    <w:rsid w:val="4CF6BFAC"/>
    <w:rsid w:val="4CFA34F8"/>
    <w:rsid w:val="4CFD60DD"/>
    <w:rsid w:val="4CFE9716"/>
    <w:rsid w:val="4CFEC907"/>
    <w:rsid w:val="4D00C0D7"/>
    <w:rsid w:val="4D06844C"/>
    <w:rsid w:val="4D0BD4D7"/>
    <w:rsid w:val="4D10E8DC"/>
    <w:rsid w:val="4D159329"/>
    <w:rsid w:val="4D172ADD"/>
    <w:rsid w:val="4D1B6BA2"/>
    <w:rsid w:val="4D237620"/>
    <w:rsid w:val="4D2AE18F"/>
    <w:rsid w:val="4D2BC4F7"/>
    <w:rsid w:val="4D2CCCBE"/>
    <w:rsid w:val="4D328C20"/>
    <w:rsid w:val="4D32DD93"/>
    <w:rsid w:val="4D382398"/>
    <w:rsid w:val="4D38B3C1"/>
    <w:rsid w:val="4D3F4DA2"/>
    <w:rsid w:val="4D41BD70"/>
    <w:rsid w:val="4D460194"/>
    <w:rsid w:val="4D51D61A"/>
    <w:rsid w:val="4D54A362"/>
    <w:rsid w:val="4D5890FE"/>
    <w:rsid w:val="4D5C3656"/>
    <w:rsid w:val="4D5D00F0"/>
    <w:rsid w:val="4D601053"/>
    <w:rsid w:val="4D620E80"/>
    <w:rsid w:val="4D66EB1A"/>
    <w:rsid w:val="4D674CDD"/>
    <w:rsid w:val="4D6B27E0"/>
    <w:rsid w:val="4D705321"/>
    <w:rsid w:val="4D76EC48"/>
    <w:rsid w:val="4D77876F"/>
    <w:rsid w:val="4D78AC5E"/>
    <w:rsid w:val="4D79739F"/>
    <w:rsid w:val="4D7C7F35"/>
    <w:rsid w:val="4D7DE23E"/>
    <w:rsid w:val="4D7E1D62"/>
    <w:rsid w:val="4D7FA7E2"/>
    <w:rsid w:val="4D88F4EB"/>
    <w:rsid w:val="4D8B3BDE"/>
    <w:rsid w:val="4D8B9FA4"/>
    <w:rsid w:val="4D90845C"/>
    <w:rsid w:val="4D931FA9"/>
    <w:rsid w:val="4D963C64"/>
    <w:rsid w:val="4D97A329"/>
    <w:rsid w:val="4DA70D17"/>
    <w:rsid w:val="4DA7EAEA"/>
    <w:rsid w:val="4DAF7756"/>
    <w:rsid w:val="4DB0A8AF"/>
    <w:rsid w:val="4DB264A1"/>
    <w:rsid w:val="4DBA6111"/>
    <w:rsid w:val="4DBB62DB"/>
    <w:rsid w:val="4DBF58F6"/>
    <w:rsid w:val="4DC3B1B2"/>
    <w:rsid w:val="4DC4F5E9"/>
    <w:rsid w:val="4DC760B4"/>
    <w:rsid w:val="4DCA301A"/>
    <w:rsid w:val="4DCC6F08"/>
    <w:rsid w:val="4DCC98D5"/>
    <w:rsid w:val="4DD3BDB6"/>
    <w:rsid w:val="4DD7C72B"/>
    <w:rsid w:val="4DDB95E1"/>
    <w:rsid w:val="4DDC0785"/>
    <w:rsid w:val="4DE2454F"/>
    <w:rsid w:val="4DE3BB23"/>
    <w:rsid w:val="4DE8DEC1"/>
    <w:rsid w:val="4DE941DA"/>
    <w:rsid w:val="4DE9765E"/>
    <w:rsid w:val="4DF03812"/>
    <w:rsid w:val="4DF0E08D"/>
    <w:rsid w:val="4DFBE357"/>
    <w:rsid w:val="4E030B72"/>
    <w:rsid w:val="4E043116"/>
    <w:rsid w:val="4E05536A"/>
    <w:rsid w:val="4E08FF0C"/>
    <w:rsid w:val="4E1CF163"/>
    <w:rsid w:val="4E1DC9C4"/>
    <w:rsid w:val="4E1E1A03"/>
    <w:rsid w:val="4E20885A"/>
    <w:rsid w:val="4E252CAC"/>
    <w:rsid w:val="4E271974"/>
    <w:rsid w:val="4E2A81F7"/>
    <w:rsid w:val="4E2E97AB"/>
    <w:rsid w:val="4E2F01E1"/>
    <w:rsid w:val="4E3220AE"/>
    <w:rsid w:val="4E33C0E1"/>
    <w:rsid w:val="4E35508E"/>
    <w:rsid w:val="4E3B26F3"/>
    <w:rsid w:val="4E4556EC"/>
    <w:rsid w:val="4E4783A1"/>
    <w:rsid w:val="4E4AC3F0"/>
    <w:rsid w:val="4E4F188F"/>
    <w:rsid w:val="4E4FFA14"/>
    <w:rsid w:val="4E56D232"/>
    <w:rsid w:val="4E56E102"/>
    <w:rsid w:val="4E57FBA1"/>
    <w:rsid w:val="4E58B06E"/>
    <w:rsid w:val="4E5972CB"/>
    <w:rsid w:val="4E5E7FD7"/>
    <w:rsid w:val="4E603EAB"/>
    <w:rsid w:val="4E7291C5"/>
    <w:rsid w:val="4E76EED8"/>
    <w:rsid w:val="4E77392D"/>
    <w:rsid w:val="4E7ADC5F"/>
    <w:rsid w:val="4E7F9C8B"/>
    <w:rsid w:val="4E857A15"/>
    <w:rsid w:val="4E888AA2"/>
    <w:rsid w:val="4E8A815B"/>
    <w:rsid w:val="4E90BC96"/>
    <w:rsid w:val="4E9184E9"/>
    <w:rsid w:val="4E947A46"/>
    <w:rsid w:val="4E9A9A31"/>
    <w:rsid w:val="4E9CA45D"/>
    <w:rsid w:val="4E9EC04E"/>
    <w:rsid w:val="4E9FBCDB"/>
    <w:rsid w:val="4EAB19C4"/>
    <w:rsid w:val="4EADAAE0"/>
    <w:rsid w:val="4EB75C25"/>
    <w:rsid w:val="4EBD94B5"/>
    <w:rsid w:val="4EC117F3"/>
    <w:rsid w:val="4EC13AD2"/>
    <w:rsid w:val="4EC2C19E"/>
    <w:rsid w:val="4EC3D560"/>
    <w:rsid w:val="4EC6C68C"/>
    <w:rsid w:val="4ED15AF6"/>
    <w:rsid w:val="4ED66DD1"/>
    <w:rsid w:val="4ED6C5EB"/>
    <w:rsid w:val="4EDC4060"/>
    <w:rsid w:val="4EE06418"/>
    <w:rsid w:val="4EE0D938"/>
    <w:rsid w:val="4EE48052"/>
    <w:rsid w:val="4EE882C1"/>
    <w:rsid w:val="4EE899B0"/>
    <w:rsid w:val="4EE8F5EE"/>
    <w:rsid w:val="4EE9A56E"/>
    <w:rsid w:val="4EEAA1D0"/>
    <w:rsid w:val="4EEC945A"/>
    <w:rsid w:val="4EED870E"/>
    <w:rsid w:val="4EEEFF5A"/>
    <w:rsid w:val="4EF03F8C"/>
    <w:rsid w:val="4EF262BD"/>
    <w:rsid w:val="4EF551E0"/>
    <w:rsid w:val="4EFBFC60"/>
    <w:rsid w:val="4EFCDF90"/>
    <w:rsid w:val="4F0579B2"/>
    <w:rsid w:val="4F086A65"/>
    <w:rsid w:val="4F0AB2C9"/>
    <w:rsid w:val="4F0CBB11"/>
    <w:rsid w:val="4F0DE08D"/>
    <w:rsid w:val="4F11980E"/>
    <w:rsid w:val="4F160944"/>
    <w:rsid w:val="4F21D0EF"/>
    <w:rsid w:val="4F240AE8"/>
    <w:rsid w:val="4F255AAE"/>
    <w:rsid w:val="4F2B6D8F"/>
    <w:rsid w:val="4F2B7DFE"/>
    <w:rsid w:val="4F2CC1F2"/>
    <w:rsid w:val="4F2F544A"/>
    <w:rsid w:val="4F336FC7"/>
    <w:rsid w:val="4F34701F"/>
    <w:rsid w:val="4F3E2751"/>
    <w:rsid w:val="4F46D047"/>
    <w:rsid w:val="4F4B9D4A"/>
    <w:rsid w:val="4F4EAF22"/>
    <w:rsid w:val="4F5AAB74"/>
    <w:rsid w:val="4F5B0E32"/>
    <w:rsid w:val="4F5DAE38"/>
    <w:rsid w:val="4F5E0290"/>
    <w:rsid w:val="4F61AD53"/>
    <w:rsid w:val="4F64B0C7"/>
    <w:rsid w:val="4F688D4B"/>
    <w:rsid w:val="4F77DA9F"/>
    <w:rsid w:val="4F7F118C"/>
    <w:rsid w:val="4F80F227"/>
    <w:rsid w:val="4F838256"/>
    <w:rsid w:val="4F85D066"/>
    <w:rsid w:val="4F87FF21"/>
    <w:rsid w:val="4F899D31"/>
    <w:rsid w:val="4F8AA5E7"/>
    <w:rsid w:val="4F93506F"/>
    <w:rsid w:val="4F9BF1D0"/>
    <w:rsid w:val="4F9C8993"/>
    <w:rsid w:val="4F9F8BA0"/>
    <w:rsid w:val="4FA78203"/>
    <w:rsid w:val="4FB2E34C"/>
    <w:rsid w:val="4FB587E9"/>
    <w:rsid w:val="4FB908B0"/>
    <w:rsid w:val="4FC352C4"/>
    <w:rsid w:val="4FC48397"/>
    <w:rsid w:val="4FC55B84"/>
    <w:rsid w:val="4FC5FD76"/>
    <w:rsid w:val="4FC97638"/>
    <w:rsid w:val="4FCB5730"/>
    <w:rsid w:val="4FCF3628"/>
    <w:rsid w:val="4FD0B7C9"/>
    <w:rsid w:val="4FD49C2B"/>
    <w:rsid w:val="4FD9EFCF"/>
    <w:rsid w:val="4FDC17B5"/>
    <w:rsid w:val="4FDE382A"/>
    <w:rsid w:val="4FE9F9C9"/>
    <w:rsid w:val="4FEA3AF1"/>
    <w:rsid w:val="4FEB8789"/>
    <w:rsid w:val="4FEBC09E"/>
    <w:rsid w:val="4FEBC9A4"/>
    <w:rsid w:val="4FF05B35"/>
    <w:rsid w:val="4FF21704"/>
    <w:rsid w:val="4FF41811"/>
    <w:rsid w:val="4FF7104F"/>
    <w:rsid w:val="4FFA0F4E"/>
    <w:rsid w:val="4FFB3278"/>
    <w:rsid w:val="4FFFFFE6"/>
    <w:rsid w:val="5003EE80"/>
    <w:rsid w:val="50068802"/>
    <w:rsid w:val="50085CFD"/>
    <w:rsid w:val="50088531"/>
    <w:rsid w:val="501731C6"/>
    <w:rsid w:val="50175BFA"/>
    <w:rsid w:val="5018FDF8"/>
    <w:rsid w:val="501A1C2F"/>
    <w:rsid w:val="501E6ABB"/>
    <w:rsid w:val="50259739"/>
    <w:rsid w:val="503646AF"/>
    <w:rsid w:val="5038DAF0"/>
    <w:rsid w:val="503F019E"/>
    <w:rsid w:val="503F5E57"/>
    <w:rsid w:val="50421F6B"/>
    <w:rsid w:val="504248EB"/>
    <w:rsid w:val="504377B1"/>
    <w:rsid w:val="5043BA23"/>
    <w:rsid w:val="5047C8BC"/>
    <w:rsid w:val="504C13E8"/>
    <w:rsid w:val="504C185D"/>
    <w:rsid w:val="504FE831"/>
    <w:rsid w:val="505080A7"/>
    <w:rsid w:val="5051ED06"/>
    <w:rsid w:val="50532322"/>
    <w:rsid w:val="505412C6"/>
    <w:rsid w:val="50579787"/>
    <w:rsid w:val="505B47F3"/>
    <w:rsid w:val="505C4F77"/>
    <w:rsid w:val="505D9F06"/>
    <w:rsid w:val="5062D885"/>
    <w:rsid w:val="5064399D"/>
    <w:rsid w:val="50676F6E"/>
    <w:rsid w:val="5068258E"/>
    <w:rsid w:val="507285FD"/>
    <w:rsid w:val="50738BD8"/>
    <w:rsid w:val="50764A24"/>
    <w:rsid w:val="5076CA6A"/>
    <w:rsid w:val="5077EACE"/>
    <w:rsid w:val="5078A355"/>
    <w:rsid w:val="507A2054"/>
    <w:rsid w:val="5080F819"/>
    <w:rsid w:val="50838967"/>
    <w:rsid w:val="508BB7E0"/>
    <w:rsid w:val="5091CD91"/>
    <w:rsid w:val="50942808"/>
    <w:rsid w:val="5098204B"/>
    <w:rsid w:val="50989151"/>
    <w:rsid w:val="5098E36B"/>
    <w:rsid w:val="509CC94F"/>
    <w:rsid w:val="50AC1407"/>
    <w:rsid w:val="50AEF732"/>
    <w:rsid w:val="50AF4AE6"/>
    <w:rsid w:val="50B5FE9B"/>
    <w:rsid w:val="50B80B5B"/>
    <w:rsid w:val="50C1AFCE"/>
    <w:rsid w:val="50C26E96"/>
    <w:rsid w:val="50C5BBA6"/>
    <w:rsid w:val="50C6BFF6"/>
    <w:rsid w:val="50C7116B"/>
    <w:rsid w:val="50D1B82E"/>
    <w:rsid w:val="50D679FB"/>
    <w:rsid w:val="50D6C931"/>
    <w:rsid w:val="50DBD01A"/>
    <w:rsid w:val="50DF83E8"/>
    <w:rsid w:val="50E6FFB4"/>
    <w:rsid w:val="50E7FBD7"/>
    <w:rsid w:val="50E9A903"/>
    <w:rsid w:val="50ECD6AF"/>
    <w:rsid w:val="50F243DF"/>
    <w:rsid w:val="50F2FAB2"/>
    <w:rsid w:val="50FCAAA5"/>
    <w:rsid w:val="510133CC"/>
    <w:rsid w:val="51014843"/>
    <w:rsid w:val="51027B69"/>
    <w:rsid w:val="510A72A8"/>
    <w:rsid w:val="5110D52D"/>
    <w:rsid w:val="5110FCD2"/>
    <w:rsid w:val="5111748A"/>
    <w:rsid w:val="51147F38"/>
    <w:rsid w:val="51176A7E"/>
    <w:rsid w:val="51195B3F"/>
    <w:rsid w:val="511EE2D0"/>
    <w:rsid w:val="5120702C"/>
    <w:rsid w:val="51208D55"/>
    <w:rsid w:val="51243191"/>
    <w:rsid w:val="5128133A"/>
    <w:rsid w:val="512DC6D9"/>
    <w:rsid w:val="5131A5A8"/>
    <w:rsid w:val="5138BCFA"/>
    <w:rsid w:val="513F2B27"/>
    <w:rsid w:val="51498C39"/>
    <w:rsid w:val="514A2E97"/>
    <w:rsid w:val="514F61EA"/>
    <w:rsid w:val="51520DD1"/>
    <w:rsid w:val="5152D9FA"/>
    <w:rsid w:val="51614EA7"/>
    <w:rsid w:val="51740DC9"/>
    <w:rsid w:val="517A2E8B"/>
    <w:rsid w:val="517B4F33"/>
    <w:rsid w:val="5183366F"/>
    <w:rsid w:val="518365E3"/>
    <w:rsid w:val="518A040F"/>
    <w:rsid w:val="518ADA2C"/>
    <w:rsid w:val="518B63A4"/>
    <w:rsid w:val="519A1AD4"/>
    <w:rsid w:val="519FA806"/>
    <w:rsid w:val="519FD82B"/>
    <w:rsid w:val="51A1FCC7"/>
    <w:rsid w:val="51AD07FB"/>
    <w:rsid w:val="51AD1916"/>
    <w:rsid w:val="51ADF76F"/>
    <w:rsid w:val="51B0B6BC"/>
    <w:rsid w:val="51B37F08"/>
    <w:rsid w:val="51B60A56"/>
    <w:rsid w:val="51B6FF64"/>
    <w:rsid w:val="51B9E6E7"/>
    <w:rsid w:val="51BDF4E9"/>
    <w:rsid w:val="51C16F37"/>
    <w:rsid w:val="51C3A654"/>
    <w:rsid w:val="51C6443D"/>
    <w:rsid w:val="51C7DE0F"/>
    <w:rsid w:val="51C80604"/>
    <w:rsid w:val="51CB91B8"/>
    <w:rsid w:val="51CEBA82"/>
    <w:rsid w:val="51D65118"/>
    <w:rsid w:val="51D93ED0"/>
    <w:rsid w:val="51DA338F"/>
    <w:rsid w:val="51DA33E3"/>
    <w:rsid w:val="51DAA1ED"/>
    <w:rsid w:val="51DB6F3D"/>
    <w:rsid w:val="51DDEC37"/>
    <w:rsid w:val="51DF23DD"/>
    <w:rsid w:val="51DFC650"/>
    <w:rsid w:val="51E27CF7"/>
    <w:rsid w:val="51E37621"/>
    <w:rsid w:val="51EDDE50"/>
    <w:rsid w:val="51F10938"/>
    <w:rsid w:val="51FED521"/>
    <w:rsid w:val="52019251"/>
    <w:rsid w:val="52070EFF"/>
    <w:rsid w:val="5208B34B"/>
    <w:rsid w:val="5213EFE1"/>
    <w:rsid w:val="521B6AF7"/>
    <w:rsid w:val="521C8884"/>
    <w:rsid w:val="521F6A0D"/>
    <w:rsid w:val="52248C29"/>
    <w:rsid w:val="5224A543"/>
    <w:rsid w:val="5224F1CB"/>
    <w:rsid w:val="522713A9"/>
    <w:rsid w:val="5228FA4C"/>
    <w:rsid w:val="52291A77"/>
    <w:rsid w:val="522A037F"/>
    <w:rsid w:val="5231F561"/>
    <w:rsid w:val="523296E2"/>
    <w:rsid w:val="523B4EB4"/>
    <w:rsid w:val="523E207B"/>
    <w:rsid w:val="524480F2"/>
    <w:rsid w:val="52448827"/>
    <w:rsid w:val="52459F7E"/>
    <w:rsid w:val="52474FB0"/>
    <w:rsid w:val="524B04B7"/>
    <w:rsid w:val="524B1CDE"/>
    <w:rsid w:val="524E813C"/>
    <w:rsid w:val="524EB913"/>
    <w:rsid w:val="5253B6E8"/>
    <w:rsid w:val="5256164A"/>
    <w:rsid w:val="525DDFFC"/>
    <w:rsid w:val="5260DF6B"/>
    <w:rsid w:val="5263C4F5"/>
    <w:rsid w:val="52661762"/>
    <w:rsid w:val="526B7215"/>
    <w:rsid w:val="5270D142"/>
    <w:rsid w:val="5273BDC4"/>
    <w:rsid w:val="5273C068"/>
    <w:rsid w:val="52743B3A"/>
    <w:rsid w:val="527494CA"/>
    <w:rsid w:val="5275AEBB"/>
    <w:rsid w:val="5278DE98"/>
    <w:rsid w:val="5280E273"/>
    <w:rsid w:val="52813BA3"/>
    <w:rsid w:val="52833E0C"/>
    <w:rsid w:val="52855A18"/>
    <w:rsid w:val="529D3DC4"/>
    <w:rsid w:val="52A02E0D"/>
    <w:rsid w:val="52A3BAC6"/>
    <w:rsid w:val="52A50EEC"/>
    <w:rsid w:val="52A64309"/>
    <w:rsid w:val="52A8E6E8"/>
    <w:rsid w:val="52ACBE70"/>
    <w:rsid w:val="52ACEFBA"/>
    <w:rsid w:val="52ACFD83"/>
    <w:rsid w:val="52AD7940"/>
    <w:rsid w:val="52AF166F"/>
    <w:rsid w:val="52AF310E"/>
    <w:rsid w:val="52B12A3E"/>
    <w:rsid w:val="52B912E9"/>
    <w:rsid w:val="52B97657"/>
    <w:rsid w:val="52BEF9D7"/>
    <w:rsid w:val="52C617EB"/>
    <w:rsid w:val="52CB8991"/>
    <w:rsid w:val="52CD26BF"/>
    <w:rsid w:val="52D14A25"/>
    <w:rsid w:val="52D151F3"/>
    <w:rsid w:val="52D50AC9"/>
    <w:rsid w:val="52D5C94C"/>
    <w:rsid w:val="52D7D4A9"/>
    <w:rsid w:val="52DA09AC"/>
    <w:rsid w:val="52DEADA3"/>
    <w:rsid w:val="52E0C733"/>
    <w:rsid w:val="52E0CB44"/>
    <w:rsid w:val="52E914B5"/>
    <w:rsid w:val="52EDDAFB"/>
    <w:rsid w:val="52EFCB80"/>
    <w:rsid w:val="52F816FD"/>
    <w:rsid w:val="52F89638"/>
    <w:rsid w:val="52FD2B0C"/>
    <w:rsid w:val="52FD6FFF"/>
    <w:rsid w:val="52FFAE48"/>
    <w:rsid w:val="5304CE0E"/>
    <w:rsid w:val="530E8DC8"/>
    <w:rsid w:val="530FE024"/>
    <w:rsid w:val="531B6D09"/>
    <w:rsid w:val="531EBA4A"/>
    <w:rsid w:val="5320782F"/>
    <w:rsid w:val="532D1431"/>
    <w:rsid w:val="532D6963"/>
    <w:rsid w:val="532FCCE4"/>
    <w:rsid w:val="532FDECF"/>
    <w:rsid w:val="533027C7"/>
    <w:rsid w:val="5337E733"/>
    <w:rsid w:val="5339B0FA"/>
    <w:rsid w:val="534328CB"/>
    <w:rsid w:val="53464438"/>
    <w:rsid w:val="534AA870"/>
    <w:rsid w:val="5350C333"/>
    <w:rsid w:val="5350E892"/>
    <w:rsid w:val="53576D65"/>
    <w:rsid w:val="535CFEAB"/>
    <w:rsid w:val="535FB5A2"/>
    <w:rsid w:val="53612828"/>
    <w:rsid w:val="5361D8F1"/>
    <w:rsid w:val="5362AB0B"/>
    <w:rsid w:val="5362EABC"/>
    <w:rsid w:val="53647C99"/>
    <w:rsid w:val="5365E2A6"/>
    <w:rsid w:val="5366F0BE"/>
    <w:rsid w:val="53682381"/>
    <w:rsid w:val="536CC254"/>
    <w:rsid w:val="536E56F5"/>
    <w:rsid w:val="536E5DB7"/>
    <w:rsid w:val="537065B1"/>
    <w:rsid w:val="53726775"/>
    <w:rsid w:val="5378061B"/>
    <w:rsid w:val="537C0167"/>
    <w:rsid w:val="538220F3"/>
    <w:rsid w:val="53918CD1"/>
    <w:rsid w:val="5391D858"/>
    <w:rsid w:val="5391FAC0"/>
    <w:rsid w:val="53929F90"/>
    <w:rsid w:val="5393DE85"/>
    <w:rsid w:val="53949B65"/>
    <w:rsid w:val="5394DE74"/>
    <w:rsid w:val="539BFA4A"/>
    <w:rsid w:val="539DEA67"/>
    <w:rsid w:val="53A5C4BE"/>
    <w:rsid w:val="53A75A2B"/>
    <w:rsid w:val="53ABE489"/>
    <w:rsid w:val="53ADA2C0"/>
    <w:rsid w:val="53AECAD8"/>
    <w:rsid w:val="53B01121"/>
    <w:rsid w:val="53B032AD"/>
    <w:rsid w:val="53B064C7"/>
    <w:rsid w:val="53B62AE0"/>
    <w:rsid w:val="53C0D21C"/>
    <w:rsid w:val="53C12176"/>
    <w:rsid w:val="53C2707D"/>
    <w:rsid w:val="53C65BEA"/>
    <w:rsid w:val="53C9A897"/>
    <w:rsid w:val="53CA65B4"/>
    <w:rsid w:val="53E0138D"/>
    <w:rsid w:val="53E7112C"/>
    <w:rsid w:val="53E8358A"/>
    <w:rsid w:val="53E8472E"/>
    <w:rsid w:val="53E86634"/>
    <w:rsid w:val="53E943BB"/>
    <w:rsid w:val="53E951B2"/>
    <w:rsid w:val="53EB7977"/>
    <w:rsid w:val="53EBD9F0"/>
    <w:rsid w:val="53F8D9FE"/>
    <w:rsid w:val="53FDE506"/>
    <w:rsid w:val="5407FB49"/>
    <w:rsid w:val="540C8B14"/>
    <w:rsid w:val="540E59B5"/>
    <w:rsid w:val="540F06A3"/>
    <w:rsid w:val="54165DD1"/>
    <w:rsid w:val="5418B4DA"/>
    <w:rsid w:val="541D3264"/>
    <w:rsid w:val="5424DE8A"/>
    <w:rsid w:val="54284FE0"/>
    <w:rsid w:val="542A6098"/>
    <w:rsid w:val="542C132A"/>
    <w:rsid w:val="542D5C13"/>
    <w:rsid w:val="542F271D"/>
    <w:rsid w:val="542FA33E"/>
    <w:rsid w:val="54353538"/>
    <w:rsid w:val="54375D93"/>
    <w:rsid w:val="543ECC58"/>
    <w:rsid w:val="543FCC0B"/>
    <w:rsid w:val="5442136A"/>
    <w:rsid w:val="5442C7FE"/>
    <w:rsid w:val="54433BDF"/>
    <w:rsid w:val="5444FE69"/>
    <w:rsid w:val="54476BC8"/>
    <w:rsid w:val="544A5FFE"/>
    <w:rsid w:val="544BA554"/>
    <w:rsid w:val="544F2E22"/>
    <w:rsid w:val="5452BB8D"/>
    <w:rsid w:val="545358C8"/>
    <w:rsid w:val="5455F7D2"/>
    <w:rsid w:val="54615EDE"/>
    <w:rsid w:val="546ED94E"/>
    <w:rsid w:val="5474A16B"/>
    <w:rsid w:val="547985F9"/>
    <w:rsid w:val="547A7369"/>
    <w:rsid w:val="547BF8B2"/>
    <w:rsid w:val="54829D1A"/>
    <w:rsid w:val="5493E75E"/>
    <w:rsid w:val="5495047C"/>
    <w:rsid w:val="54968649"/>
    <w:rsid w:val="549A5197"/>
    <w:rsid w:val="549ACEAE"/>
    <w:rsid w:val="549F7E4A"/>
    <w:rsid w:val="549FBBCB"/>
    <w:rsid w:val="54A1C4BA"/>
    <w:rsid w:val="54A7B692"/>
    <w:rsid w:val="54A92C43"/>
    <w:rsid w:val="54A971C2"/>
    <w:rsid w:val="54B085A5"/>
    <w:rsid w:val="54B23CA6"/>
    <w:rsid w:val="54B6D042"/>
    <w:rsid w:val="54B8D51B"/>
    <w:rsid w:val="54C0CCB0"/>
    <w:rsid w:val="54C13539"/>
    <w:rsid w:val="54C5C173"/>
    <w:rsid w:val="54D043F2"/>
    <w:rsid w:val="54D04836"/>
    <w:rsid w:val="54D804FD"/>
    <w:rsid w:val="54DB851D"/>
    <w:rsid w:val="54E189A4"/>
    <w:rsid w:val="54ECD326"/>
    <w:rsid w:val="54EE93C5"/>
    <w:rsid w:val="54EF8C61"/>
    <w:rsid w:val="54F05F35"/>
    <w:rsid w:val="54F1543C"/>
    <w:rsid w:val="54F7027B"/>
    <w:rsid w:val="54FCC65B"/>
    <w:rsid w:val="5500A89A"/>
    <w:rsid w:val="5503D20C"/>
    <w:rsid w:val="550830DA"/>
    <w:rsid w:val="550E6869"/>
    <w:rsid w:val="550F2C88"/>
    <w:rsid w:val="55122D43"/>
    <w:rsid w:val="55132738"/>
    <w:rsid w:val="551EFCA7"/>
    <w:rsid w:val="5520C14C"/>
    <w:rsid w:val="55249D9C"/>
    <w:rsid w:val="5524D802"/>
    <w:rsid w:val="552568F6"/>
    <w:rsid w:val="552A47B6"/>
    <w:rsid w:val="552CCCFF"/>
    <w:rsid w:val="552E8FF9"/>
    <w:rsid w:val="55334462"/>
    <w:rsid w:val="553F0844"/>
    <w:rsid w:val="55412C5D"/>
    <w:rsid w:val="554568D5"/>
    <w:rsid w:val="554AAA43"/>
    <w:rsid w:val="554AB521"/>
    <w:rsid w:val="554AE11E"/>
    <w:rsid w:val="554BBFD7"/>
    <w:rsid w:val="554CB172"/>
    <w:rsid w:val="554D5BD4"/>
    <w:rsid w:val="554FB9FC"/>
    <w:rsid w:val="55549F84"/>
    <w:rsid w:val="555B291B"/>
    <w:rsid w:val="555CC67D"/>
    <w:rsid w:val="556067DA"/>
    <w:rsid w:val="55625102"/>
    <w:rsid w:val="5568C51E"/>
    <w:rsid w:val="556BB51D"/>
    <w:rsid w:val="556ED30B"/>
    <w:rsid w:val="55703357"/>
    <w:rsid w:val="55710FD0"/>
    <w:rsid w:val="557171FD"/>
    <w:rsid w:val="55774AC0"/>
    <w:rsid w:val="558810D3"/>
    <w:rsid w:val="558BD350"/>
    <w:rsid w:val="5593D471"/>
    <w:rsid w:val="55941ABD"/>
    <w:rsid w:val="5596F8C2"/>
    <w:rsid w:val="559D4477"/>
    <w:rsid w:val="559E01C4"/>
    <w:rsid w:val="55A40DBA"/>
    <w:rsid w:val="55A4F505"/>
    <w:rsid w:val="55A7A411"/>
    <w:rsid w:val="55A9684A"/>
    <w:rsid w:val="55AD6526"/>
    <w:rsid w:val="55B1AFAC"/>
    <w:rsid w:val="55B420DC"/>
    <w:rsid w:val="55B8995D"/>
    <w:rsid w:val="55BB9CE5"/>
    <w:rsid w:val="55BE0973"/>
    <w:rsid w:val="55C00C2F"/>
    <w:rsid w:val="55C57E89"/>
    <w:rsid w:val="55C94EF5"/>
    <w:rsid w:val="55CBEDDD"/>
    <w:rsid w:val="55CCDDDE"/>
    <w:rsid w:val="55CDFCBC"/>
    <w:rsid w:val="55D2A530"/>
    <w:rsid w:val="55E12377"/>
    <w:rsid w:val="55E26934"/>
    <w:rsid w:val="55E49220"/>
    <w:rsid w:val="55E96077"/>
    <w:rsid w:val="55EB0422"/>
    <w:rsid w:val="55ECFE01"/>
    <w:rsid w:val="55F596F3"/>
    <w:rsid w:val="55FE2BE6"/>
    <w:rsid w:val="5600C5B3"/>
    <w:rsid w:val="5601D477"/>
    <w:rsid w:val="5606D2F2"/>
    <w:rsid w:val="560E9E07"/>
    <w:rsid w:val="560F2C76"/>
    <w:rsid w:val="560FC34C"/>
    <w:rsid w:val="56112392"/>
    <w:rsid w:val="56193E7B"/>
    <w:rsid w:val="56196BEB"/>
    <w:rsid w:val="561BEB93"/>
    <w:rsid w:val="561C3AC6"/>
    <w:rsid w:val="561CB379"/>
    <w:rsid w:val="561EB002"/>
    <w:rsid w:val="5620269B"/>
    <w:rsid w:val="5626EFB4"/>
    <w:rsid w:val="562CC5AD"/>
    <w:rsid w:val="562DFE35"/>
    <w:rsid w:val="562F80BB"/>
    <w:rsid w:val="5638B7BC"/>
    <w:rsid w:val="563AC94A"/>
    <w:rsid w:val="563BB695"/>
    <w:rsid w:val="564839F1"/>
    <w:rsid w:val="564A9407"/>
    <w:rsid w:val="5650766F"/>
    <w:rsid w:val="56565A83"/>
    <w:rsid w:val="565763D2"/>
    <w:rsid w:val="5657E152"/>
    <w:rsid w:val="5658189E"/>
    <w:rsid w:val="565864E6"/>
    <w:rsid w:val="5658E0BD"/>
    <w:rsid w:val="565DB65F"/>
    <w:rsid w:val="5665FB92"/>
    <w:rsid w:val="5668DD4C"/>
    <w:rsid w:val="566A39A1"/>
    <w:rsid w:val="566B9EAA"/>
    <w:rsid w:val="566CF100"/>
    <w:rsid w:val="5670C0B0"/>
    <w:rsid w:val="5674B662"/>
    <w:rsid w:val="56778075"/>
    <w:rsid w:val="5679C67A"/>
    <w:rsid w:val="56815EF6"/>
    <w:rsid w:val="56820000"/>
    <w:rsid w:val="5682038B"/>
    <w:rsid w:val="56828452"/>
    <w:rsid w:val="568849A2"/>
    <w:rsid w:val="5689AD14"/>
    <w:rsid w:val="569578C3"/>
    <w:rsid w:val="5695B223"/>
    <w:rsid w:val="56983C8F"/>
    <w:rsid w:val="569B291A"/>
    <w:rsid w:val="56A28E4A"/>
    <w:rsid w:val="56A4CFC9"/>
    <w:rsid w:val="56AAFD4A"/>
    <w:rsid w:val="56AD3D0A"/>
    <w:rsid w:val="56AFECB8"/>
    <w:rsid w:val="56B034ED"/>
    <w:rsid w:val="56B2F108"/>
    <w:rsid w:val="56B563AD"/>
    <w:rsid w:val="56B98CF2"/>
    <w:rsid w:val="56C13F66"/>
    <w:rsid w:val="56C6CA4A"/>
    <w:rsid w:val="56CBA222"/>
    <w:rsid w:val="56D2E25E"/>
    <w:rsid w:val="56D42EC0"/>
    <w:rsid w:val="56D453F9"/>
    <w:rsid w:val="56E40ABA"/>
    <w:rsid w:val="56E58ED0"/>
    <w:rsid w:val="56E5C85C"/>
    <w:rsid w:val="56E6A2E1"/>
    <w:rsid w:val="56E7ADAB"/>
    <w:rsid w:val="56E833F6"/>
    <w:rsid w:val="56ED7F6E"/>
    <w:rsid w:val="56EE7A13"/>
    <w:rsid w:val="56FC231B"/>
    <w:rsid w:val="56FE285A"/>
    <w:rsid w:val="56FE8952"/>
    <w:rsid w:val="5700DBF6"/>
    <w:rsid w:val="57025856"/>
    <w:rsid w:val="5702D80B"/>
    <w:rsid w:val="5703139A"/>
    <w:rsid w:val="5706BBF3"/>
    <w:rsid w:val="5709679A"/>
    <w:rsid w:val="570C4A82"/>
    <w:rsid w:val="57126E09"/>
    <w:rsid w:val="57138676"/>
    <w:rsid w:val="571E7657"/>
    <w:rsid w:val="5720FD90"/>
    <w:rsid w:val="57271B74"/>
    <w:rsid w:val="5727E439"/>
    <w:rsid w:val="572ADCB6"/>
    <w:rsid w:val="572F2852"/>
    <w:rsid w:val="572F7D8C"/>
    <w:rsid w:val="572FB4C0"/>
    <w:rsid w:val="57353E3C"/>
    <w:rsid w:val="5735E35C"/>
    <w:rsid w:val="57368781"/>
    <w:rsid w:val="5738D006"/>
    <w:rsid w:val="573BB957"/>
    <w:rsid w:val="57407B9E"/>
    <w:rsid w:val="5743C7EE"/>
    <w:rsid w:val="574A0B2D"/>
    <w:rsid w:val="574C73F7"/>
    <w:rsid w:val="57536933"/>
    <w:rsid w:val="57539FC0"/>
    <w:rsid w:val="5753EFC6"/>
    <w:rsid w:val="575D372B"/>
    <w:rsid w:val="575FC6E6"/>
    <w:rsid w:val="57642C4C"/>
    <w:rsid w:val="57670378"/>
    <w:rsid w:val="576DD317"/>
    <w:rsid w:val="5770BDED"/>
    <w:rsid w:val="57729B93"/>
    <w:rsid w:val="5772E2CA"/>
    <w:rsid w:val="577390D7"/>
    <w:rsid w:val="577CD4DD"/>
    <w:rsid w:val="5787B843"/>
    <w:rsid w:val="5788D8B9"/>
    <w:rsid w:val="57943E32"/>
    <w:rsid w:val="579670B5"/>
    <w:rsid w:val="579BB1BF"/>
    <w:rsid w:val="579E29AB"/>
    <w:rsid w:val="579E5FD5"/>
    <w:rsid w:val="579F4521"/>
    <w:rsid w:val="57A71792"/>
    <w:rsid w:val="57AADE40"/>
    <w:rsid w:val="57AF7BC5"/>
    <w:rsid w:val="57B3182F"/>
    <w:rsid w:val="57B9705E"/>
    <w:rsid w:val="57B9A175"/>
    <w:rsid w:val="57BA6E0F"/>
    <w:rsid w:val="57BACB4D"/>
    <w:rsid w:val="57BD2501"/>
    <w:rsid w:val="57C0892C"/>
    <w:rsid w:val="57C238CF"/>
    <w:rsid w:val="57C8E7B8"/>
    <w:rsid w:val="57D79EA5"/>
    <w:rsid w:val="57E23B2C"/>
    <w:rsid w:val="57E47D52"/>
    <w:rsid w:val="57E719BF"/>
    <w:rsid w:val="57F0692F"/>
    <w:rsid w:val="57F83A3B"/>
    <w:rsid w:val="57FC9953"/>
    <w:rsid w:val="58046A8A"/>
    <w:rsid w:val="58095C58"/>
    <w:rsid w:val="580A2F1B"/>
    <w:rsid w:val="580A8F47"/>
    <w:rsid w:val="580F1329"/>
    <w:rsid w:val="580F501F"/>
    <w:rsid w:val="581596DB"/>
    <w:rsid w:val="58175E74"/>
    <w:rsid w:val="58190312"/>
    <w:rsid w:val="581C5A9A"/>
    <w:rsid w:val="581EBADB"/>
    <w:rsid w:val="58219BA2"/>
    <w:rsid w:val="5823DD71"/>
    <w:rsid w:val="58253415"/>
    <w:rsid w:val="582CC330"/>
    <w:rsid w:val="582F5EDB"/>
    <w:rsid w:val="5833C082"/>
    <w:rsid w:val="58342F99"/>
    <w:rsid w:val="58384E57"/>
    <w:rsid w:val="58389A37"/>
    <w:rsid w:val="58391841"/>
    <w:rsid w:val="583CA137"/>
    <w:rsid w:val="583DBA10"/>
    <w:rsid w:val="583E30DB"/>
    <w:rsid w:val="58425709"/>
    <w:rsid w:val="58444A33"/>
    <w:rsid w:val="584D19DA"/>
    <w:rsid w:val="5851416F"/>
    <w:rsid w:val="58536A3C"/>
    <w:rsid w:val="58549670"/>
    <w:rsid w:val="585756DB"/>
    <w:rsid w:val="58587046"/>
    <w:rsid w:val="5869C5B2"/>
    <w:rsid w:val="586CCF73"/>
    <w:rsid w:val="5873F748"/>
    <w:rsid w:val="587487E3"/>
    <w:rsid w:val="58751A5D"/>
    <w:rsid w:val="587E5369"/>
    <w:rsid w:val="58840519"/>
    <w:rsid w:val="58861190"/>
    <w:rsid w:val="58882FDE"/>
    <w:rsid w:val="588CE30D"/>
    <w:rsid w:val="58917423"/>
    <w:rsid w:val="58958F34"/>
    <w:rsid w:val="5897D395"/>
    <w:rsid w:val="589AA475"/>
    <w:rsid w:val="589CAC57"/>
    <w:rsid w:val="58A81D28"/>
    <w:rsid w:val="58AC8C06"/>
    <w:rsid w:val="58ADA794"/>
    <w:rsid w:val="58AFC007"/>
    <w:rsid w:val="58B2A0A4"/>
    <w:rsid w:val="58B4774E"/>
    <w:rsid w:val="58B4A3B5"/>
    <w:rsid w:val="58B68C2B"/>
    <w:rsid w:val="58B9A043"/>
    <w:rsid w:val="58BDE413"/>
    <w:rsid w:val="58BE4D0A"/>
    <w:rsid w:val="58BE9E3E"/>
    <w:rsid w:val="58BFD1E5"/>
    <w:rsid w:val="58C36F51"/>
    <w:rsid w:val="58C57D68"/>
    <w:rsid w:val="58C6C2E0"/>
    <w:rsid w:val="58C7F483"/>
    <w:rsid w:val="58CB7AA7"/>
    <w:rsid w:val="58DAA551"/>
    <w:rsid w:val="58DAE9D1"/>
    <w:rsid w:val="58DC61B1"/>
    <w:rsid w:val="58DEB2A5"/>
    <w:rsid w:val="58E560F1"/>
    <w:rsid w:val="58E5C305"/>
    <w:rsid w:val="58E794D1"/>
    <w:rsid w:val="58F9D80F"/>
    <w:rsid w:val="5908C219"/>
    <w:rsid w:val="590CE77D"/>
    <w:rsid w:val="5911DEE0"/>
    <w:rsid w:val="59120150"/>
    <w:rsid w:val="59169E9E"/>
    <w:rsid w:val="59172D30"/>
    <w:rsid w:val="591876E8"/>
    <w:rsid w:val="5919C408"/>
    <w:rsid w:val="591A7FBC"/>
    <w:rsid w:val="591E4FC9"/>
    <w:rsid w:val="591E938B"/>
    <w:rsid w:val="592560B9"/>
    <w:rsid w:val="59297B57"/>
    <w:rsid w:val="592B0063"/>
    <w:rsid w:val="592B49D4"/>
    <w:rsid w:val="592D8E3B"/>
    <w:rsid w:val="5939C13C"/>
    <w:rsid w:val="593FC714"/>
    <w:rsid w:val="594264AC"/>
    <w:rsid w:val="594A9F69"/>
    <w:rsid w:val="595388FC"/>
    <w:rsid w:val="5955E656"/>
    <w:rsid w:val="595D8101"/>
    <w:rsid w:val="595E399B"/>
    <w:rsid w:val="59632FEE"/>
    <w:rsid w:val="596467D0"/>
    <w:rsid w:val="59672599"/>
    <w:rsid w:val="596BF213"/>
    <w:rsid w:val="597030E6"/>
    <w:rsid w:val="5974A805"/>
    <w:rsid w:val="597515AC"/>
    <w:rsid w:val="5975A793"/>
    <w:rsid w:val="59770CDD"/>
    <w:rsid w:val="59772D25"/>
    <w:rsid w:val="5979C043"/>
    <w:rsid w:val="597A4E2D"/>
    <w:rsid w:val="597C773A"/>
    <w:rsid w:val="597EAA8F"/>
    <w:rsid w:val="5985BD63"/>
    <w:rsid w:val="599BC64C"/>
    <w:rsid w:val="59A452D9"/>
    <w:rsid w:val="59A78C9E"/>
    <w:rsid w:val="59AF9AD6"/>
    <w:rsid w:val="59B10390"/>
    <w:rsid w:val="59B15C8B"/>
    <w:rsid w:val="59B4207D"/>
    <w:rsid w:val="59B549ED"/>
    <w:rsid w:val="59B7589C"/>
    <w:rsid w:val="59B7F3BD"/>
    <w:rsid w:val="59B9A17F"/>
    <w:rsid w:val="59BA46BB"/>
    <w:rsid w:val="59BCA051"/>
    <w:rsid w:val="59BD8842"/>
    <w:rsid w:val="59C55BF3"/>
    <w:rsid w:val="59E3B317"/>
    <w:rsid w:val="59E8E1B2"/>
    <w:rsid w:val="59EA6301"/>
    <w:rsid w:val="59EAAFFF"/>
    <w:rsid w:val="59EB66FF"/>
    <w:rsid w:val="59F40580"/>
    <w:rsid w:val="59FE9E51"/>
    <w:rsid w:val="5A026398"/>
    <w:rsid w:val="5A026BD9"/>
    <w:rsid w:val="5A02D2E7"/>
    <w:rsid w:val="5A03FDD9"/>
    <w:rsid w:val="5A0615BA"/>
    <w:rsid w:val="5A073C28"/>
    <w:rsid w:val="5A09D705"/>
    <w:rsid w:val="5A0B5F28"/>
    <w:rsid w:val="5A0C1AB3"/>
    <w:rsid w:val="5A0E5AD1"/>
    <w:rsid w:val="5A1356CB"/>
    <w:rsid w:val="5A147060"/>
    <w:rsid w:val="5A14753D"/>
    <w:rsid w:val="5A17022A"/>
    <w:rsid w:val="5A174B37"/>
    <w:rsid w:val="5A195B34"/>
    <w:rsid w:val="5A1B2136"/>
    <w:rsid w:val="5A1BBA45"/>
    <w:rsid w:val="5A21121F"/>
    <w:rsid w:val="5A2C5FFB"/>
    <w:rsid w:val="5A2CAF5E"/>
    <w:rsid w:val="5A351564"/>
    <w:rsid w:val="5A394C19"/>
    <w:rsid w:val="5A3A1637"/>
    <w:rsid w:val="5A3B6F47"/>
    <w:rsid w:val="5A3BF771"/>
    <w:rsid w:val="5A3CD5D7"/>
    <w:rsid w:val="5A3CF84D"/>
    <w:rsid w:val="5A3DB018"/>
    <w:rsid w:val="5A435DB0"/>
    <w:rsid w:val="5A44E42F"/>
    <w:rsid w:val="5A4730D4"/>
    <w:rsid w:val="5A4BDD35"/>
    <w:rsid w:val="5A50C6B4"/>
    <w:rsid w:val="5A516234"/>
    <w:rsid w:val="5A53F34A"/>
    <w:rsid w:val="5A63B1E8"/>
    <w:rsid w:val="5A6787AB"/>
    <w:rsid w:val="5A68887E"/>
    <w:rsid w:val="5A747EED"/>
    <w:rsid w:val="5A74F304"/>
    <w:rsid w:val="5A77C21C"/>
    <w:rsid w:val="5A87799F"/>
    <w:rsid w:val="5A8AA94A"/>
    <w:rsid w:val="5A8C28F5"/>
    <w:rsid w:val="5A9563C1"/>
    <w:rsid w:val="5A95D8E1"/>
    <w:rsid w:val="5A99B4DC"/>
    <w:rsid w:val="5A9E772E"/>
    <w:rsid w:val="5AA080E4"/>
    <w:rsid w:val="5AAF0978"/>
    <w:rsid w:val="5AAFA38B"/>
    <w:rsid w:val="5AB0ACA6"/>
    <w:rsid w:val="5AB0AF54"/>
    <w:rsid w:val="5AB205E6"/>
    <w:rsid w:val="5AB7D675"/>
    <w:rsid w:val="5ABC58B9"/>
    <w:rsid w:val="5AC0A16C"/>
    <w:rsid w:val="5AC11D0C"/>
    <w:rsid w:val="5AC35E47"/>
    <w:rsid w:val="5AC3D76A"/>
    <w:rsid w:val="5ACB15FE"/>
    <w:rsid w:val="5ACE0C4C"/>
    <w:rsid w:val="5AD42125"/>
    <w:rsid w:val="5AE1D0F8"/>
    <w:rsid w:val="5AE1F6FF"/>
    <w:rsid w:val="5AE27BA9"/>
    <w:rsid w:val="5AE48D8F"/>
    <w:rsid w:val="5AE8DF24"/>
    <w:rsid w:val="5AE91C95"/>
    <w:rsid w:val="5AFCDECF"/>
    <w:rsid w:val="5B01F244"/>
    <w:rsid w:val="5B02FD2D"/>
    <w:rsid w:val="5B0BE727"/>
    <w:rsid w:val="5B102A6B"/>
    <w:rsid w:val="5B10E276"/>
    <w:rsid w:val="5B18ECD5"/>
    <w:rsid w:val="5B1A5DF6"/>
    <w:rsid w:val="5B1B3C17"/>
    <w:rsid w:val="5B1B56AA"/>
    <w:rsid w:val="5B1D2D38"/>
    <w:rsid w:val="5B26B526"/>
    <w:rsid w:val="5B27B347"/>
    <w:rsid w:val="5B28AB8F"/>
    <w:rsid w:val="5B37BBEA"/>
    <w:rsid w:val="5B3CAA2A"/>
    <w:rsid w:val="5B3EA51D"/>
    <w:rsid w:val="5B3EEA3B"/>
    <w:rsid w:val="5B400167"/>
    <w:rsid w:val="5B408A71"/>
    <w:rsid w:val="5B435CFF"/>
    <w:rsid w:val="5B441C31"/>
    <w:rsid w:val="5B4D9854"/>
    <w:rsid w:val="5B530766"/>
    <w:rsid w:val="5B557F2F"/>
    <w:rsid w:val="5B5EAA91"/>
    <w:rsid w:val="5B5EE7C1"/>
    <w:rsid w:val="5B6534A6"/>
    <w:rsid w:val="5B65E42D"/>
    <w:rsid w:val="5B6AF444"/>
    <w:rsid w:val="5B6E9A3D"/>
    <w:rsid w:val="5B71C826"/>
    <w:rsid w:val="5B7325E7"/>
    <w:rsid w:val="5B75CFFA"/>
    <w:rsid w:val="5B79AF81"/>
    <w:rsid w:val="5B7B1F21"/>
    <w:rsid w:val="5B7B72CC"/>
    <w:rsid w:val="5B82E363"/>
    <w:rsid w:val="5B8724FE"/>
    <w:rsid w:val="5B8B1494"/>
    <w:rsid w:val="5B8B5AD6"/>
    <w:rsid w:val="5B9002F0"/>
    <w:rsid w:val="5B900EDB"/>
    <w:rsid w:val="5B9876DD"/>
    <w:rsid w:val="5B9971BE"/>
    <w:rsid w:val="5B99E96F"/>
    <w:rsid w:val="5B9D5BDA"/>
    <w:rsid w:val="5B9D9E43"/>
    <w:rsid w:val="5BA0B243"/>
    <w:rsid w:val="5BA0E17A"/>
    <w:rsid w:val="5BA25487"/>
    <w:rsid w:val="5BA2FB76"/>
    <w:rsid w:val="5BA45780"/>
    <w:rsid w:val="5BA90E28"/>
    <w:rsid w:val="5BA91E76"/>
    <w:rsid w:val="5BAD8ED6"/>
    <w:rsid w:val="5BAFD9B9"/>
    <w:rsid w:val="5BB87B3F"/>
    <w:rsid w:val="5BC1D1BA"/>
    <w:rsid w:val="5BD0DDA9"/>
    <w:rsid w:val="5BD10BF0"/>
    <w:rsid w:val="5BD582C7"/>
    <w:rsid w:val="5BD72FB4"/>
    <w:rsid w:val="5BDAF128"/>
    <w:rsid w:val="5BDD8091"/>
    <w:rsid w:val="5BE23D42"/>
    <w:rsid w:val="5BE72E6A"/>
    <w:rsid w:val="5BE80EEB"/>
    <w:rsid w:val="5BE9A163"/>
    <w:rsid w:val="5BF57CF7"/>
    <w:rsid w:val="5BF677EE"/>
    <w:rsid w:val="5C01DFDF"/>
    <w:rsid w:val="5C048EB0"/>
    <w:rsid w:val="5C0A9C47"/>
    <w:rsid w:val="5C0C745F"/>
    <w:rsid w:val="5C152109"/>
    <w:rsid w:val="5C16089A"/>
    <w:rsid w:val="5C16E1A4"/>
    <w:rsid w:val="5C1D018C"/>
    <w:rsid w:val="5C1F8701"/>
    <w:rsid w:val="5C231F3F"/>
    <w:rsid w:val="5C255362"/>
    <w:rsid w:val="5C294FFB"/>
    <w:rsid w:val="5C2D5E12"/>
    <w:rsid w:val="5C376BCD"/>
    <w:rsid w:val="5C3A9D7C"/>
    <w:rsid w:val="5C3C8C60"/>
    <w:rsid w:val="5C4FD7BB"/>
    <w:rsid w:val="5C4FE542"/>
    <w:rsid w:val="5C5D9821"/>
    <w:rsid w:val="5C614A4A"/>
    <w:rsid w:val="5C617AAC"/>
    <w:rsid w:val="5C6369AF"/>
    <w:rsid w:val="5C69A842"/>
    <w:rsid w:val="5C72369D"/>
    <w:rsid w:val="5C7A8976"/>
    <w:rsid w:val="5C7BB047"/>
    <w:rsid w:val="5C7DA159"/>
    <w:rsid w:val="5C7E55A2"/>
    <w:rsid w:val="5C7F5C18"/>
    <w:rsid w:val="5C81CE77"/>
    <w:rsid w:val="5C82402B"/>
    <w:rsid w:val="5C867FB1"/>
    <w:rsid w:val="5C8709F3"/>
    <w:rsid w:val="5C8A6B6E"/>
    <w:rsid w:val="5C8AE399"/>
    <w:rsid w:val="5C8BBC67"/>
    <w:rsid w:val="5C8CB5B7"/>
    <w:rsid w:val="5C8DEEF4"/>
    <w:rsid w:val="5C8FA6DC"/>
    <w:rsid w:val="5C942DB8"/>
    <w:rsid w:val="5C95554A"/>
    <w:rsid w:val="5C96F9A0"/>
    <w:rsid w:val="5C977DA5"/>
    <w:rsid w:val="5C98A022"/>
    <w:rsid w:val="5C998909"/>
    <w:rsid w:val="5C998C95"/>
    <w:rsid w:val="5C9B7DEF"/>
    <w:rsid w:val="5CA519D3"/>
    <w:rsid w:val="5CA80822"/>
    <w:rsid w:val="5CB7E7F7"/>
    <w:rsid w:val="5CBA72CB"/>
    <w:rsid w:val="5CBDB119"/>
    <w:rsid w:val="5CC145D0"/>
    <w:rsid w:val="5CC2C7CC"/>
    <w:rsid w:val="5CCEDF69"/>
    <w:rsid w:val="5CCFC581"/>
    <w:rsid w:val="5CD18BF0"/>
    <w:rsid w:val="5CD68003"/>
    <w:rsid w:val="5CD70049"/>
    <w:rsid w:val="5CD81B1F"/>
    <w:rsid w:val="5CE3F7E6"/>
    <w:rsid w:val="5CE4E870"/>
    <w:rsid w:val="5CEBE603"/>
    <w:rsid w:val="5CED2D71"/>
    <w:rsid w:val="5CED4C1B"/>
    <w:rsid w:val="5CF02F9E"/>
    <w:rsid w:val="5CF1A77F"/>
    <w:rsid w:val="5CF32DEA"/>
    <w:rsid w:val="5CF5CDFE"/>
    <w:rsid w:val="5CF80EA0"/>
    <w:rsid w:val="5D0307C2"/>
    <w:rsid w:val="5D045C49"/>
    <w:rsid w:val="5D05FA5E"/>
    <w:rsid w:val="5D07431A"/>
    <w:rsid w:val="5D08F117"/>
    <w:rsid w:val="5D095748"/>
    <w:rsid w:val="5D0A6A9E"/>
    <w:rsid w:val="5D10C5ED"/>
    <w:rsid w:val="5D122E40"/>
    <w:rsid w:val="5D190DDE"/>
    <w:rsid w:val="5D19B311"/>
    <w:rsid w:val="5D1B1304"/>
    <w:rsid w:val="5D1D8C3A"/>
    <w:rsid w:val="5D1FA1C1"/>
    <w:rsid w:val="5D219C90"/>
    <w:rsid w:val="5D224994"/>
    <w:rsid w:val="5D27B441"/>
    <w:rsid w:val="5D2E2BF6"/>
    <w:rsid w:val="5D31AA74"/>
    <w:rsid w:val="5D3EFC80"/>
    <w:rsid w:val="5D4113B3"/>
    <w:rsid w:val="5D494953"/>
    <w:rsid w:val="5D495DBB"/>
    <w:rsid w:val="5D4E8B07"/>
    <w:rsid w:val="5D5101C6"/>
    <w:rsid w:val="5D5675B6"/>
    <w:rsid w:val="5D598B83"/>
    <w:rsid w:val="5D5B771A"/>
    <w:rsid w:val="5D68F52F"/>
    <w:rsid w:val="5D714049"/>
    <w:rsid w:val="5D715E1C"/>
    <w:rsid w:val="5D730CBA"/>
    <w:rsid w:val="5D74AAFD"/>
    <w:rsid w:val="5D7DB234"/>
    <w:rsid w:val="5D7F6FF6"/>
    <w:rsid w:val="5D84D2C3"/>
    <w:rsid w:val="5D8518DD"/>
    <w:rsid w:val="5D859A54"/>
    <w:rsid w:val="5D919726"/>
    <w:rsid w:val="5D92A744"/>
    <w:rsid w:val="5D979F8D"/>
    <w:rsid w:val="5D980366"/>
    <w:rsid w:val="5DA3B812"/>
    <w:rsid w:val="5DA98686"/>
    <w:rsid w:val="5DAA3116"/>
    <w:rsid w:val="5DABEA62"/>
    <w:rsid w:val="5DBACA7E"/>
    <w:rsid w:val="5DBBA54F"/>
    <w:rsid w:val="5DBD1534"/>
    <w:rsid w:val="5DC1D5A2"/>
    <w:rsid w:val="5DC28918"/>
    <w:rsid w:val="5DC4EFE1"/>
    <w:rsid w:val="5DC5C87A"/>
    <w:rsid w:val="5DD085E2"/>
    <w:rsid w:val="5DD252C9"/>
    <w:rsid w:val="5DD3215A"/>
    <w:rsid w:val="5DDB691F"/>
    <w:rsid w:val="5DDF03AB"/>
    <w:rsid w:val="5DE535E0"/>
    <w:rsid w:val="5DE9528D"/>
    <w:rsid w:val="5DEA5DC3"/>
    <w:rsid w:val="5DEE5FE0"/>
    <w:rsid w:val="5DEE765B"/>
    <w:rsid w:val="5DF423E7"/>
    <w:rsid w:val="5DFB9E64"/>
    <w:rsid w:val="5E0224E2"/>
    <w:rsid w:val="5E0567D6"/>
    <w:rsid w:val="5E06AE3D"/>
    <w:rsid w:val="5E1D9BFE"/>
    <w:rsid w:val="5E2170AF"/>
    <w:rsid w:val="5E24A21C"/>
    <w:rsid w:val="5E264465"/>
    <w:rsid w:val="5E2D5CDD"/>
    <w:rsid w:val="5E2F8843"/>
    <w:rsid w:val="5E31FD0A"/>
    <w:rsid w:val="5E32CE95"/>
    <w:rsid w:val="5E3C670A"/>
    <w:rsid w:val="5E40E23A"/>
    <w:rsid w:val="5E419FDB"/>
    <w:rsid w:val="5E45297E"/>
    <w:rsid w:val="5E455820"/>
    <w:rsid w:val="5E45D834"/>
    <w:rsid w:val="5E461B76"/>
    <w:rsid w:val="5E465F35"/>
    <w:rsid w:val="5E47F058"/>
    <w:rsid w:val="5E49B6B4"/>
    <w:rsid w:val="5E4A7F9F"/>
    <w:rsid w:val="5E51A3F8"/>
    <w:rsid w:val="5E56F25E"/>
    <w:rsid w:val="5E588B93"/>
    <w:rsid w:val="5E59F62B"/>
    <w:rsid w:val="5E5BE640"/>
    <w:rsid w:val="5E633CE5"/>
    <w:rsid w:val="5E64260D"/>
    <w:rsid w:val="5E64FEE5"/>
    <w:rsid w:val="5E66E587"/>
    <w:rsid w:val="5E6805A0"/>
    <w:rsid w:val="5E69A398"/>
    <w:rsid w:val="5E6CDBFA"/>
    <w:rsid w:val="5E6DD53D"/>
    <w:rsid w:val="5E721D06"/>
    <w:rsid w:val="5E76194F"/>
    <w:rsid w:val="5E79DD61"/>
    <w:rsid w:val="5E7F655F"/>
    <w:rsid w:val="5E8E54C0"/>
    <w:rsid w:val="5E9DE1F5"/>
    <w:rsid w:val="5E9E0448"/>
    <w:rsid w:val="5E9F4B3F"/>
    <w:rsid w:val="5EA997B6"/>
    <w:rsid w:val="5EABE8B7"/>
    <w:rsid w:val="5EB6D0C6"/>
    <w:rsid w:val="5EB84DC8"/>
    <w:rsid w:val="5EBB11E3"/>
    <w:rsid w:val="5EC3A3E0"/>
    <w:rsid w:val="5EC6717C"/>
    <w:rsid w:val="5ECF508E"/>
    <w:rsid w:val="5ED072BF"/>
    <w:rsid w:val="5EDBFE5A"/>
    <w:rsid w:val="5EDFACB9"/>
    <w:rsid w:val="5EE33172"/>
    <w:rsid w:val="5EE51F52"/>
    <w:rsid w:val="5EE962CD"/>
    <w:rsid w:val="5EEBA9C3"/>
    <w:rsid w:val="5EF23E37"/>
    <w:rsid w:val="5EF2595D"/>
    <w:rsid w:val="5EF82F80"/>
    <w:rsid w:val="5EFCA2AB"/>
    <w:rsid w:val="5EFF3029"/>
    <w:rsid w:val="5F044896"/>
    <w:rsid w:val="5F0E7B71"/>
    <w:rsid w:val="5F16D9F7"/>
    <w:rsid w:val="5F2293C1"/>
    <w:rsid w:val="5F233F7A"/>
    <w:rsid w:val="5F25DD90"/>
    <w:rsid w:val="5F297B9A"/>
    <w:rsid w:val="5F2A7F5F"/>
    <w:rsid w:val="5F310232"/>
    <w:rsid w:val="5F3CF751"/>
    <w:rsid w:val="5F401BD6"/>
    <w:rsid w:val="5F43D3A6"/>
    <w:rsid w:val="5F46EEC2"/>
    <w:rsid w:val="5F47966E"/>
    <w:rsid w:val="5F49D91B"/>
    <w:rsid w:val="5F4CD283"/>
    <w:rsid w:val="5F52FFB9"/>
    <w:rsid w:val="5F55A048"/>
    <w:rsid w:val="5F58ED29"/>
    <w:rsid w:val="5F5D4A3E"/>
    <w:rsid w:val="5F5D5B72"/>
    <w:rsid w:val="5F5D895D"/>
    <w:rsid w:val="5F5EC75C"/>
    <w:rsid w:val="5F6D960D"/>
    <w:rsid w:val="5F765192"/>
    <w:rsid w:val="5F7C986D"/>
    <w:rsid w:val="5F84CB48"/>
    <w:rsid w:val="5F8B7C97"/>
    <w:rsid w:val="5F8C98B4"/>
    <w:rsid w:val="5F8E8E59"/>
    <w:rsid w:val="5F8F9405"/>
    <w:rsid w:val="5F90052A"/>
    <w:rsid w:val="5F905758"/>
    <w:rsid w:val="5F90D4AD"/>
    <w:rsid w:val="5F90E18E"/>
    <w:rsid w:val="5F9531B2"/>
    <w:rsid w:val="5F99068D"/>
    <w:rsid w:val="5F9B6EBF"/>
    <w:rsid w:val="5F9CDDE0"/>
    <w:rsid w:val="5FA36CC0"/>
    <w:rsid w:val="5FA84DBC"/>
    <w:rsid w:val="5FA9464B"/>
    <w:rsid w:val="5FB87C0E"/>
    <w:rsid w:val="5FBC548D"/>
    <w:rsid w:val="5FBD851B"/>
    <w:rsid w:val="5FBED935"/>
    <w:rsid w:val="5FC0CC9A"/>
    <w:rsid w:val="5FC3C0AC"/>
    <w:rsid w:val="5FCAEB97"/>
    <w:rsid w:val="5FCBF5CC"/>
    <w:rsid w:val="5FCEC3F1"/>
    <w:rsid w:val="5FD12278"/>
    <w:rsid w:val="5FE12E72"/>
    <w:rsid w:val="5FE2284D"/>
    <w:rsid w:val="5FE7595A"/>
    <w:rsid w:val="5FF8E617"/>
    <w:rsid w:val="5FF8E6E3"/>
    <w:rsid w:val="5FF90C04"/>
    <w:rsid w:val="5FFC2490"/>
    <w:rsid w:val="5FFC63A4"/>
    <w:rsid w:val="5FFE3ED8"/>
    <w:rsid w:val="6007D575"/>
    <w:rsid w:val="600AC5B0"/>
    <w:rsid w:val="600B26A6"/>
    <w:rsid w:val="600C0B00"/>
    <w:rsid w:val="601118B5"/>
    <w:rsid w:val="6013D0A6"/>
    <w:rsid w:val="6017D7F0"/>
    <w:rsid w:val="60256A0E"/>
    <w:rsid w:val="602672AA"/>
    <w:rsid w:val="60279C1F"/>
    <w:rsid w:val="60286019"/>
    <w:rsid w:val="602BCAC6"/>
    <w:rsid w:val="602D58D8"/>
    <w:rsid w:val="6032E348"/>
    <w:rsid w:val="60351A61"/>
    <w:rsid w:val="604208F9"/>
    <w:rsid w:val="604596A5"/>
    <w:rsid w:val="604A9E47"/>
    <w:rsid w:val="604AE3C0"/>
    <w:rsid w:val="604FEFCB"/>
    <w:rsid w:val="6056DD6A"/>
    <w:rsid w:val="605BAD1C"/>
    <w:rsid w:val="605CB153"/>
    <w:rsid w:val="605D67F5"/>
    <w:rsid w:val="606023C2"/>
    <w:rsid w:val="60612EC4"/>
    <w:rsid w:val="60669AEE"/>
    <w:rsid w:val="6069CBFF"/>
    <w:rsid w:val="607577BA"/>
    <w:rsid w:val="60829242"/>
    <w:rsid w:val="60849CCA"/>
    <w:rsid w:val="608BC601"/>
    <w:rsid w:val="60903C59"/>
    <w:rsid w:val="60904E18"/>
    <w:rsid w:val="60980577"/>
    <w:rsid w:val="609A6BCD"/>
    <w:rsid w:val="609C0258"/>
    <w:rsid w:val="609F95C7"/>
    <w:rsid w:val="60A0C0E3"/>
    <w:rsid w:val="60A2247F"/>
    <w:rsid w:val="60B4247F"/>
    <w:rsid w:val="60B8B09E"/>
    <w:rsid w:val="60B94B4D"/>
    <w:rsid w:val="60C2FDCE"/>
    <w:rsid w:val="60C38133"/>
    <w:rsid w:val="60C6090E"/>
    <w:rsid w:val="60CD3981"/>
    <w:rsid w:val="60CF6589"/>
    <w:rsid w:val="60D4D734"/>
    <w:rsid w:val="60D5E593"/>
    <w:rsid w:val="60D69F47"/>
    <w:rsid w:val="60D7640F"/>
    <w:rsid w:val="60D8FDC6"/>
    <w:rsid w:val="60DA574D"/>
    <w:rsid w:val="60E2D9D3"/>
    <w:rsid w:val="60EC9C21"/>
    <w:rsid w:val="60EF5A90"/>
    <w:rsid w:val="60F79E8F"/>
    <w:rsid w:val="60F8616D"/>
    <w:rsid w:val="60FC22BE"/>
    <w:rsid w:val="60FD1B31"/>
    <w:rsid w:val="61036447"/>
    <w:rsid w:val="6106049A"/>
    <w:rsid w:val="61081185"/>
    <w:rsid w:val="610A1555"/>
    <w:rsid w:val="610B8B00"/>
    <w:rsid w:val="610B8EAD"/>
    <w:rsid w:val="6118B373"/>
    <w:rsid w:val="6118E82F"/>
    <w:rsid w:val="611CBA0E"/>
    <w:rsid w:val="6121EB77"/>
    <w:rsid w:val="61221B83"/>
    <w:rsid w:val="61229FEB"/>
    <w:rsid w:val="6122EFB6"/>
    <w:rsid w:val="61230BFD"/>
    <w:rsid w:val="6123C954"/>
    <w:rsid w:val="6125D902"/>
    <w:rsid w:val="612CB59B"/>
    <w:rsid w:val="612DB9D0"/>
    <w:rsid w:val="6131662D"/>
    <w:rsid w:val="613C5D9C"/>
    <w:rsid w:val="614380BA"/>
    <w:rsid w:val="6143D0B2"/>
    <w:rsid w:val="61449376"/>
    <w:rsid w:val="61475885"/>
    <w:rsid w:val="614B8B23"/>
    <w:rsid w:val="6153C054"/>
    <w:rsid w:val="61552B58"/>
    <w:rsid w:val="61557BB2"/>
    <w:rsid w:val="6159983E"/>
    <w:rsid w:val="615AB11C"/>
    <w:rsid w:val="615F2942"/>
    <w:rsid w:val="6160ECF0"/>
    <w:rsid w:val="61659CF8"/>
    <w:rsid w:val="61661466"/>
    <w:rsid w:val="6173FE6C"/>
    <w:rsid w:val="61768E81"/>
    <w:rsid w:val="617B04F9"/>
    <w:rsid w:val="617C79C3"/>
    <w:rsid w:val="617EF159"/>
    <w:rsid w:val="617FFF77"/>
    <w:rsid w:val="618368FC"/>
    <w:rsid w:val="6184A77E"/>
    <w:rsid w:val="61872BF6"/>
    <w:rsid w:val="618B8DEE"/>
    <w:rsid w:val="6191699E"/>
    <w:rsid w:val="61A089EF"/>
    <w:rsid w:val="61AA3CE6"/>
    <w:rsid w:val="61B1CB8D"/>
    <w:rsid w:val="61B75A45"/>
    <w:rsid w:val="61B7E161"/>
    <w:rsid w:val="61C248EA"/>
    <w:rsid w:val="61C6B64E"/>
    <w:rsid w:val="61C79B27"/>
    <w:rsid w:val="61CB65B7"/>
    <w:rsid w:val="61CD09BB"/>
    <w:rsid w:val="61DAE510"/>
    <w:rsid w:val="61DDB51D"/>
    <w:rsid w:val="61E35DCE"/>
    <w:rsid w:val="61E414E1"/>
    <w:rsid w:val="61E74FC1"/>
    <w:rsid w:val="61EB4CE5"/>
    <w:rsid w:val="61F0B753"/>
    <w:rsid w:val="61F31243"/>
    <w:rsid w:val="61F8FF66"/>
    <w:rsid w:val="61F9CFFA"/>
    <w:rsid w:val="61FC0D01"/>
    <w:rsid w:val="62026E15"/>
    <w:rsid w:val="6205B04B"/>
    <w:rsid w:val="62071045"/>
    <w:rsid w:val="62092635"/>
    <w:rsid w:val="620B9716"/>
    <w:rsid w:val="620CC74A"/>
    <w:rsid w:val="620E6412"/>
    <w:rsid w:val="620F61D6"/>
    <w:rsid w:val="62102528"/>
    <w:rsid w:val="6214214D"/>
    <w:rsid w:val="6216FD44"/>
    <w:rsid w:val="621D7770"/>
    <w:rsid w:val="6222C0BE"/>
    <w:rsid w:val="6235AC67"/>
    <w:rsid w:val="6236224F"/>
    <w:rsid w:val="6236675E"/>
    <w:rsid w:val="623A43C7"/>
    <w:rsid w:val="623AC772"/>
    <w:rsid w:val="623B755B"/>
    <w:rsid w:val="623BDD6C"/>
    <w:rsid w:val="62412A35"/>
    <w:rsid w:val="62486E20"/>
    <w:rsid w:val="6250C200"/>
    <w:rsid w:val="62542BD6"/>
    <w:rsid w:val="6255CDC8"/>
    <w:rsid w:val="625EAAC9"/>
    <w:rsid w:val="62623984"/>
    <w:rsid w:val="6268170F"/>
    <w:rsid w:val="626C8DA4"/>
    <w:rsid w:val="626D13E1"/>
    <w:rsid w:val="626E8846"/>
    <w:rsid w:val="626FF930"/>
    <w:rsid w:val="6275D8C7"/>
    <w:rsid w:val="62772935"/>
    <w:rsid w:val="6285665E"/>
    <w:rsid w:val="62861302"/>
    <w:rsid w:val="62866AA0"/>
    <w:rsid w:val="6286F675"/>
    <w:rsid w:val="628A1E8D"/>
    <w:rsid w:val="628F259A"/>
    <w:rsid w:val="628F39A5"/>
    <w:rsid w:val="628FB0E7"/>
    <w:rsid w:val="629266A2"/>
    <w:rsid w:val="629473CD"/>
    <w:rsid w:val="6294DA4F"/>
    <w:rsid w:val="62983650"/>
    <w:rsid w:val="629AE88D"/>
    <w:rsid w:val="629BF348"/>
    <w:rsid w:val="62A051CF"/>
    <w:rsid w:val="62A2DB8E"/>
    <w:rsid w:val="62A359A3"/>
    <w:rsid w:val="62A3C837"/>
    <w:rsid w:val="62ABDD0C"/>
    <w:rsid w:val="62B49889"/>
    <w:rsid w:val="62B542CF"/>
    <w:rsid w:val="62B79949"/>
    <w:rsid w:val="62BD05FF"/>
    <w:rsid w:val="62BF18A4"/>
    <w:rsid w:val="62C0025F"/>
    <w:rsid w:val="62C45459"/>
    <w:rsid w:val="62C868BF"/>
    <w:rsid w:val="62CA7176"/>
    <w:rsid w:val="62D32F65"/>
    <w:rsid w:val="62D914CD"/>
    <w:rsid w:val="62DA301D"/>
    <w:rsid w:val="62DF409A"/>
    <w:rsid w:val="62DFA7C0"/>
    <w:rsid w:val="62E3A370"/>
    <w:rsid w:val="62E5F605"/>
    <w:rsid w:val="62E823D8"/>
    <w:rsid w:val="62EB22CE"/>
    <w:rsid w:val="62EF474C"/>
    <w:rsid w:val="62F09AAC"/>
    <w:rsid w:val="62F1B075"/>
    <w:rsid w:val="62F6817D"/>
    <w:rsid w:val="62F8F28F"/>
    <w:rsid w:val="62FBA905"/>
    <w:rsid w:val="62FBDDCE"/>
    <w:rsid w:val="6301371E"/>
    <w:rsid w:val="6301560C"/>
    <w:rsid w:val="630255F3"/>
    <w:rsid w:val="6303C8BE"/>
    <w:rsid w:val="6309BFA8"/>
    <w:rsid w:val="630ACF9F"/>
    <w:rsid w:val="630CD6C6"/>
    <w:rsid w:val="6311E0F8"/>
    <w:rsid w:val="6313BB46"/>
    <w:rsid w:val="631521F5"/>
    <w:rsid w:val="63160431"/>
    <w:rsid w:val="6317A2F8"/>
    <w:rsid w:val="63230824"/>
    <w:rsid w:val="632C254D"/>
    <w:rsid w:val="632E4F90"/>
    <w:rsid w:val="6332A842"/>
    <w:rsid w:val="633DD769"/>
    <w:rsid w:val="63414B54"/>
    <w:rsid w:val="63549CE6"/>
    <w:rsid w:val="6357DF95"/>
    <w:rsid w:val="635A5A0C"/>
    <w:rsid w:val="635CEFD4"/>
    <w:rsid w:val="635D2F21"/>
    <w:rsid w:val="63636B88"/>
    <w:rsid w:val="6363B1AE"/>
    <w:rsid w:val="637017FE"/>
    <w:rsid w:val="63747880"/>
    <w:rsid w:val="63776516"/>
    <w:rsid w:val="63783E62"/>
    <w:rsid w:val="6379C90C"/>
    <w:rsid w:val="637C52AE"/>
    <w:rsid w:val="637E62DE"/>
    <w:rsid w:val="638284F2"/>
    <w:rsid w:val="63848575"/>
    <w:rsid w:val="6389DB49"/>
    <w:rsid w:val="638F3656"/>
    <w:rsid w:val="638F7D1B"/>
    <w:rsid w:val="6390A5CD"/>
    <w:rsid w:val="639156EA"/>
    <w:rsid w:val="63916815"/>
    <w:rsid w:val="6393D3FD"/>
    <w:rsid w:val="63972EF2"/>
    <w:rsid w:val="63984169"/>
    <w:rsid w:val="639F5F29"/>
    <w:rsid w:val="63A143F3"/>
    <w:rsid w:val="63A82060"/>
    <w:rsid w:val="63AB43A0"/>
    <w:rsid w:val="63ACD2E6"/>
    <w:rsid w:val="63AF9218"/>
    <w:rsid w:val="63B2CDA5"/>
    <w:rsid w:val="63B857C6"/>
    <w:rsid w:val="63B899E8"/>
    <w:rsid w:val="63BA7158"/>
    <w:rsid w:val="63BCEDEA"/>
    <w:rsid w:val="63C3C74D"/>
    <w:rsid w:val="63C40E2E"/>
    <w:rsid w:val="63C96951"/>
    <w:rsid w:val="63CDAAFB"/>
    <w:rsid w:val="63CE2427"/>
    <w:rsid w:val="63D0BE3B"/>
    <w:rsid w:val="63D61144"/>
    <w:rsid w:val="63DD33A5"/>
    <w:rsid w:val="63DD618F"/>
    <w:rsid w:val="63DF24EC"/>
    <w:rsid w:val="63E0B33E"/>
    <w:rsid w:val="63E57B4D"/>
    <w:rsid w:val="63E83C7B"/>
    <w:rsid w:val="63EF712B"/>
    <w:rsid w:val="63EFC34C"/>
    <w:rsid w:val="63F3FCA2"/>
    <w:rsid w:val="63F98A01"/>
    <w:rsid w:val="63FF03A1"/>
    <w:rsid w:val="63FF5EE4"/>
    <w:rsid w:val="64062011"/>
    <w:rsid w:val="6407611D"/>
    <w:rsid w:val="6409C6D1"/>
    <w:rsid w:val="6415A4CC"/>
    <w:rsid w:val="64179A9B"/>
    <w:rsid w:val="641E1245"/>
    <w:rsid w:val="641FC89E"/>
    <w:rsid w:val="6424AC1F"/>
    <w:rsid w:val="6429C24F"/>
    <w:rsid w:val="6434B39C"/>
    <w:rsid w:val="6437731C"/>
    <w:rsid w:val="643A0598"/>
    <w:rsid w:val="643A8E21"/>
    <w:rsid w:val="643B70F9"/>
    <w:rsid w:val="6449A0EF"/>
    <w:rsid w:val="644A99FA"/>
    <w:rsid w:val="644AF8B7"/>
    <w:rsid w:val="6452BEB0"/>
    <w:rsid w:val="6454946B"/>
    <w:rsid w:val="6454F644"/>
    <w:rsid w:val="6456D7A9"/>
    <w:rsid w:val="645801B6"/>
    <w:rsid w:val="64619911"/>
    <w:rsid w:val="6461E5F1"/>
    <w:rsid w:val="64657BEE"/>
    <w:rsid w:val="646A3F27"/>
    <w:rsid w:val="646FC9B2"/>
    <w:rsid w:val="6471EFA0"/>
    <w:rsid w:val="64790917"/>
    <w:rsid w:val="647C968C"/>
    <w:rsid w:val="64848C40"/>
    <w:rsid w:val="64861FA9"/>
    <w:rsid w:val="64873EDF"/>
    <w:rsid w:val="6489F16C"/>
    <w:rsid w:val="648CC3BE"/>
    <w:rsid w:val="6495D9A7"/>
    <w:rsid w:val="64988F54"/>
    <w:rsid w:val="64A1FBA6"/>
    <w:rsid w:val="64AE0129"/>
    <w:rsid w:val="64AE60CF"/>
    <w:rsid w:val="64B04B46"/>
    <w:rsid w:val="64B6594E"/>
    <w:rsid w:val="64B6DBBE"/>
    <w:rsid w:val="64B9AB19"/>
    <w:rsid w:val="64BA6AFC"/>
    <w:rsid w:val="64C0BCFC"/>
    <w:rsid w:val="64C1789C"/>
    <w:rsid w:val="64C1D415"/>
    <w:rsid w:val="64C76C2F"/>
    <w:rsid w:val="64CB602E"/>
    <w:rsid w:val="64CC3AD4"/>
    <w:rsid w:val="64D018EA"/>
    <w:rsid w:val="64D4C47B"/>
    <w:rsid w:val="64D62075"/>
    <w:rsid w:val="64D92494"/>
    <w:rsid w:val="64DB66A1"/>
    <w:rsid w:val="64DC999F"/>
    <w:rsid w:val="64DDB469"/>
    <w:rsid w:val="64DFA400"/>
    <w:rsid w:val="64E0C14F"/>
    <w:rsid w:val="64E2BB09"/>
    <w:rsid w:val="64EA8AA3"/>
    <w:rsid w:val="64EDE8EE"/>
    <w:rsid w:val="64EDE9CB"/>
    <w:rsid w:val="64EF7731"/>
    <w:rsid w:val="64F0F84D"/>
    <w:rsid w:val="64F36C67"/>
    <w:rsid w:val="64F6A467"/>
    <w:rsid w:val="64F9E9AC"/>
    <w:rsid w:val="650167D4"/>
    <w:rsid w:val="6507BE41"/>
    <w:rsid w:val="650CCE4E"/>
    <w:rsid w:val="6511561B"/>
    <w:rsid w:val="65120555"/>
    <w:rsid w:val="65125D8C"/>
    <w:rsid w:val="6512F914"/>
    <w:rsid w:val="6513EF1A"/>
    <w:rsid w:val="65162639"/>
    <w:rsid w:val="651659B1"/>
    <w:rsid w:val="651930C8"/>
    <w:rsid w:val="651C2C64"/>
    <w:rsid w:val="651E0A6B"/>
    <w:rsid w:val="65243531"/>
    <w:rsid w:val="65246E70"/>
    <w:rsid w:val="65270D60"/>
    <w:rsid w:val="653863B1"/>
    <w:rsid w:val="653A2BC5"/>
    <w:rsid w:val="6542F9B1"/>
    <w:rsid w:val="6543AAC0"/>
    <w:rsid w:val="654AE487"/>
    <w:rsid w:val="654CE697"/>
    <w:rsid w:val="654CFA7E"/>
    <w:rsid w:val="65500774"/>
    <w:rsid w:val="6551D958"/>
    <w:rsid w:val="6551D99B"/>
    <w:rsid w:val="6552BF18"/>
    <w:rsid w:val="655CED17"/>
    <w:rsid w:val="655E4FDE"/>
    <w:rsid w:val="656211ED"/>
    <w:rsid w:val="65642B40"/>
    <w:rsid w:val="65668C74"/>
    <w:rsid w:val="6566B76D"/>
    <w:rsid w:val="65775523"/>
    <w:rsid w:val="6577A57F"/>
    <w:rsid w:val="6577AD3B"/>
    <w:rsid w:val="657863FA"/>
    <w:rsid w:val="657B1443"/>
    <w:rsid w:val="657B1E28"/>
    <w:rsid w:val="65800552"/>
    <w:rsid w:val="658BC822"/>
    <w:rsid w:val="658C071B"/>
    <w:rsid w:val="658D6E8A"/>
    <w:rsid w:val="658DA4A3"/>
    <w:rsid w:val="659789CE"/>
    <w:rsid w:val="6598234B"/>
    <w:rsid w:val="659D2593"/>
    <w:rsid w:val="659D86E1"/>
    <w:rsid w:val="659FD512"/>
    <w:rsid w:val="659FD626"/>
    <w:rsid w:val="65A03F34"/>
    <w:rsid w:val="65A37448"/>
    <w:rsid w:val="65A37502"/>
    <w:rsid w:val="65A4FDD4"/>
    <w:rsid w:val="65AF13D0"/>
    <w:rsid w:val="65B3F9EB"/>
    <w:rsid w:val="65B51976"/>
    <w:rsid w:val="65B5FF92"/>
    <w:rsid w:val="65B604D5"/>
    <w:rsid w:val="65BB900A"/>
    <w:rsid w:val="65BCB308"/>
    <w:rsid w:val="65BF81E9"/>
    <w:rsid w:val="65DEB207"/>
    <w:rsid w:val="65DEDBFE"/>
    <w:rsid w:val="65E61DCD"/>
    <w:rsid w:val="65F77FF6"/>
    <w:rsid w:val="65FD8A47"/>
    <w:rsid w:val="65FDBED4"/>
    <w:rsid w:val="6601CD45"/>
    <w:rsid w:val="66033562"/>
    <w:rsid w:val="66050C22"/>
    <w:rsid w:val="660DA91B"/>
    <w:rsid w:val="661D7164"/>
    <w:rsid w:val="66256F99"/>
    <w:rsid w:val="66286AFA"/>
    <w:rsid w:val="66287D16"/>
    <w:rsid w:val="662EF075"/>
    <w:rsid w:val="66345FB5"/>
    <w:rsid w:val="6634D521"/>
    <w:rsid w:val="6635733B"/>
    <w:rsid w:val="6636370D"/>
    <w:rsid w:val="663A2525"/>
    <w:rsid w:val="663A81E2"/>
    <w:rsid w:val="663F1017"/>
    <w:rsid w:val="663FFF47"/>
    <w:rsid w:val="664175DF"/>
    <w:rsid w:val="6642D300"/>
    <w:rsid w:val="66430F0F"/>
    <w:rsid w:val="664FBE80"/>
    <w:rsid w:val="665C4096"/>
    <w:rsid w:val="666327B9"/>
    <w:rsid w:val="666349F4"/>
    <w:rsid w:val="6665A652"/>
    <w:rsid w:val="6665D508"/>
    <w:rsid w:val="66684B9E"/>
    <w:rsid w:val="6668F0A8"/>
    <w:rsid w:val="666A16D6"/>
    <w:rsid w:val="6674F4F5"/>
    <w:rsid w:val="66773D75"/>
    <w:rsid w:val="6677A05B"/>
    <w:rsid w:val="66797B28"/>
    <w:rsid w:val="66799FEC"/>
    <w:rsid w:val="667DC181"/>
    <w:rsid w:val="668C2B9E"/>
    <w:rsid w:val="668E0295"/>
    <w:rsid w:val="668FEF81"/>
    <w:rsid w:val="6693EC51"/>
    <w:rsid w:val="66977FA6"/>
    <w:rsid w:val="669C55F4"/>
    <w:rsid w:val="669E11A6"/>
    <w:rsid w:val="66A6C7C7"/>
    <w:rsid w:val="66ACF994"/>
    <w:rsid w:val="66B32C15"/>
    <w:rsid w:val="66B35B66"/>
    <w:rsid w:val="66B8543F"/>
    <w:rsid w:val="66C343D5"/>
    <w:rsid w:val="66C4F97D"/>
    <w:rsid w:val="66C5CE01"/>
    <w:rsid w:val="66CB8287"/>
    <w:rsid w:val="66CF6546"/>
    <w:rsid w:val="66D1D9E2"/>
    <w:rsid w:val="66DF2BD0"/>
    <w:rsid w:val="66E05C51"/>
    <w:rsid w:val="66E69D70"/>
    <w:rsid w:val="66E6E9A8"/>
    <w:rsid w:val="66E82765"/>
    <w:rsid w:val="66E8A4EB"/>
    <w:rsid w:val="66E90360"/>
    <w:rsid w:val="66EB8A24"/>
    <w:rsid w:val="66ED6566"/>
    <w:rsid w:val="66F76667"/>
    <w:rsid w:val="66F862F8"/>
    <w:rsid w:val="66F9C739"/>
    <w:rsid w:val="66FB92A9"/>
    <w:rsid w:val="6703C37F"/>
    <w:rsid w:val="670D6384"/>
    <w:rsid w:val="670EAD02"/>
    <w:rsid w:val="6711368C"/>
    <w:rsid w:val="6712A34A"/>
    <w:rsid w:val="671413B3"/>
    <w:rsid w:val="67179C30"/>
    <w:rsid w:val="67195C28"/>
    <w:rsid w:val="671AA1F0"/>
    <w:rsid w:val="671F9058"/>
    <w:rsid w:val="67231EBC"/>
    <w:rsid w:val="6725582A"/>
    <w:rsid w:val="672AE697"/>
    <w:rsid w:val="672C9688"/>
    <w:rsid w:val="67364B7E"/>
    <w:rsid w:val="673965F7"/>
    <w:rsid w:val="673C4877"/>
    <w:rsid w:val="6741562C"/>
    <w:rsid w:val="6747D46A"/>
    <w:rsid w:val="674A5DA9"/>
    <w:rsid w:val="674B0B2E"/>
    <w:rsid w:val="674CA021"/>
    <w:rsid w:val="67503419"/>
    <w:rsid w:val="675662AE"/>
    <w:rsid w:val="675D2740"/>
    <w:rsid w:val="6762201E"/>
    <w:rsid w:val="67739D26"/>
    <w:rsid w:val="6774B1F6"/>
    <w:rsid w:val="6776D048"/>
    <w:rsid w:val="6777AC19"/>
    <w:rsid w:val="677B27E0"/>
    <w:rsid w:val="677C5DCA"/>
    <w:rsid w:val="678A5DCF"/>
    <w:rsid w:val="678AF933"/>
    <w:rsid w:val="679847D5"/>
    <w:rsid w:val="679A1EA0"/>
    <w:rsid w:val="679B10A6"/>
    <w:rsid w:val="679DFDF0"/>
    <w:rsid w:val="67A01C64"/>
    <w:rsid w:val="67AB304D"/>
    <w:rsid w:val="67B0731B"/>
    <w:rsid w:val="67B14838"/>
    <w:rsid w:val="67B4FD9B"/>
    <w:rsid w:val="67BAAFC4"/>
    <w:rsid w:val="67C133B8"/>
    <w:rsid w:val="67C368C7"/>
    <w:rsid w:val="67C49479"/>
    <w:rsid w:val="67C5C84F"/>
    <w:rsid w:val="67C7276D"/>
    <w:rsid w:val="67CAE16D"/>
    <w:rsid w:val="67CB9730"/>
    <w:rsid w:val="67CFFED4"/>
    <w:rsid w:val="67D411D5"/>
    <w:rsid w:val="67D4998B"/>
    <w:rsid w:val="67D51431"/>
    <w:rsid w:val="67D52F8A"/>
    <w:rsid w:val="67D7EAB2"/>
    <w:rsid w:val="67E76FB0"/>
    <w:rsid w:val="67EE994E"/>
    <w:rsid w:val="67F09C66"/>
    <w:rsid w:val="67F2F27C"/>
    <w:rsid w:val="67F82924"/>
    <w:rsid w:val="6803A590"/>
    <w:rsid w:val="680A151A"/>
    <w:rsid w:val="680D523E"/>
    <w:rsid w:val="680F2F85"/>
    <w:rsid w:val="681400BC"/>
    <w:rsid w:val="681680D9"/>
    <w:rsid w:val="68180411"/>
    <w:rsid w:val="681E1F92"/>
    <w:rsid w:val="68224A00"/>
    <w:rsid w:val="6822BA11"/>
    <w:rsid w:val="68237E92"/>
    <w:rsid w:val="682AD907"/>
    <w:rsid w:val="682DC100"/>
    <w:rsid w:val="6833A947"/>
    <w:rsid w:val="683A6697"/>
    <w:rsid w:val="683AFF9E"/>
    <w:rsid w:val="683BDBA1"/>
    <w:rsid w:val="683D5ECE"/>
    <w:rsid w:val="683F95DC"/>
    <w:rsid w:val="6840CAF8"/>
    <w:rsid w:val="6841EF58"/>
    <w:rsid w:val="684511F6"/>
    <w:rsid w:val="6848D253"/>
    <w:rsid w:val="6848FF67"/>
    <w:rsid w:val="684993E1"/>
    <w:rsid w:val="684A7F36"/>
    <w:rsid w:val="68532199"/>
    <w:rsid w:val="685B6017"/>
    <w:rsid w:val="685EF0DF"/>
    <w:rsid w:val="685F15B7"/>
    <w:rsid w:val="68602354"/>
    <w:rsid w:val="6861223E"/>
    <w:rsid w:val="6866A4B0"/>
    <w:rsid w:val="686740C6"/>
    <w:rsid w:val="686A326E"/>
    <w:rsid w:val="686B8F70"/>
    <w:rsid w:val="686B9C5E"/>
    <w:rsid w:val="68729B07"/>
    <w:rsid w:val="68736BC1"/>
    <w:rsid w:val="6873C213"/>
    <w:rsid w:val="687540D1"/>
    <w:rsid w:val="687C8B53"/>
    <w:rsid w:val="687FF820"/>
    <w:rsid w:val="6884D3C1"/>
    <w:rsid w:val="68861D73"/>
    <w:rsid w:val="6886D1AF"/>
    <w:rsid w:val="688D89D7"/>
    <w:rsid w:val="6892EBD0"/>
    <w:rsid w:val="6894AFBB"/>
    <w:rsid w:val="6895979A"/>
    <w:rsid w:val="689BD600"/>
    <w:rsid w:val="689DA5B4"/>
    <w:rsid w:val="689F0615"/>
    <w:rsid w:val="68A0FE6D"/>
    <w:rsid w:val="68A4D453"/>
    <w:rsid w:val="68A77B47"/>
    <w:rsid w:val="68A94235"/>
    <w:rsid w:val="68AB8171"/>
    <w:rsid w:val="68C02B12"/>
    <w:rsid w:val="68C3B1FA"/>
    <w:rsid w:val="68C3C3B2"/>
    <w:rsid w:val="68C68861"/>
    <w:rsid w:val="68C7FFE1"/>
    <w:rsid w:val="68D7306A"/>
    <w:rsid w:val="68E0F6A0"/>
    <w:rsid w:val="68E18085"/>
    <w:rsid w:val="68E4E7F2"/>
    <w:rsid w:val="68EADA10"/>
    <w:rsid w:val="68F58877"/>
    <w:rsid w:val="68FEAC0C"/>
    <w:rsid w:val="6900CDD8"/>
    <w:rsid w:val="69044F40"/>
    <w:rsid w:val="6907F254"/>
    <w:rsid w:val="690D5BA9"/>
    <w:rsid w:val="691136BE"/>
    <w:rsid w:val="6912D043"/>
    <w:rsid w:val="69135F63"/>
    <w:rsid w:val="69138283"/>
    <w:rsid w:val="6914CFE9"/>
    <w:rsid w:val="6919EFA0"/>
    <w:rsid w:val="691AEFB4"/>
    <w:rsid w:val="6923DC42"/>
    <w:rsid w:val="692D507C"/>
    <w:rsid w:val="692E0726"/>
    <w:rsid w:val="692E4EFA"/>
    <w:rsid w:val="69309429"/>
    <w:rsid w:val="69378A27"/>
    <w:rsid w:val="69390568"/>
    <w:rsid w:val="693DB2B9"/>
    <w:rsid w:val="6941762F"/>
    <w:rsid w:val="694CF95A"/>
    <w:rsid w:val="6952F56C"/>
    <w:rsid w:val="6954BCBC"/>
    <w:rsid w:val="6954C8D9"/>
    <w:rsid w:val="6955EFD7"/>
    <w:rsid w:val="695911AB"/>
    <w:rsid w:val="695C43BF"/>
    <w:rsid w:val="695D7C21"/>
    <w:rsid w:val="6965277D"/>
    <w:rsid w:val="6966BDC7"/>
    <w:rsid w:val="6968EC57"/>
    <w:rsid w:val="696D6BD7"/>
    <w:rsid w:val="6972D4ED"/>
    <w:rsid w:val="69778A23"/>
    <w:rsid w:val="6979B2E0"/>
    <w:rsid w:val="69824276"/>
    <w:rsid w:val="69835326"/>
    <w:rsid w:val="69864EFC"/>
    <w:rsid w:val="6988FA30"/>
    <w:rsid w:val="698D2751"/>
    <w:rsid w:val="698DFF6D"/>
    <w:rsid w:val="698F4491"/>
    <w:rsid w:val="69919018"/>
    <w:rsid w:val="6993ED9E"/>
    <w:rsid w:val="69958F5E"/>
    <w:rsid w:val="69976E1B"/>
    <w:rsid w:val="699BA15E"/>
    <w:rsid w:val="699BF788"/>
    <w:rsid w:val="699E3090"/>
    <w:rsid w:val="69A18F56"/>
    <w:rsid w:val="69A23778"/>
    <w:rsid w:val="69AC95B7"/>
    <w:rsid w:val="69B2D828"/>
    <w:rsid w:val="69B86912"/>
    <w:rsid w:val="69BEF742"/>
    <w:rsid w:val="69C1A131"/>
    <w:rsid w:val="69C56D49"/>
    <w:rsid w:val="69C866CC"/>
    <w:rsid w:val="69C8B03C"/>
    <w:rsid w:val="69CA6874"/>
    <w:rsid w:val="69D292B0"/>
    <w:rsid w:val="69D77543"/>
    <w:rsid w:val="69D9A65B"/>
    <w:rsid w:val="69DC7829"/>
    <w:rsid w:val="69DE6889"/>
    <w:rsid w:val="69DEC5FB"/>
    <w:rsid w:val="69DEE7A9"/>
    <w:rsid w:val="69DF3D4C"/>
    <w:rsid w:val="69E0B483"/>
    <w:rsid w:val="69E45005"/>
    <w:rsid w:val="69EDAC36"/>
    <w:rsid w:val="69F02D93"/>
    <w:rsid w:val="69F0353C"/>
    <w:rsid w:val="69F0D14A"/>
    <w:rsid w:val="69F1A62F"/>
    <w:rsid w:val="69F3E2D2"/>
    <w:rsid w:val="69F7E941"/>
    <w:rsid w:val="69FA2F12"/>
    <w:rsid w:val="69FDED77"/>
    <w:rsid w:val="69FF528F"/>
    <w:rsid w:val="69FF9A9D"/>
    <w:rsid w:val="6A00EACF"/>
    <w:rsid w:val="6A01AF96"/>
    <w:rsid w:val="6A06B582"/>
    <w:rsid w:val="6A081797"/>
    <w:rsid w:val="6A097903"/>
    <w:rsid w:val="6A0D08E1"/>
    <w:rsid w:val="6A0DF049"/>
    <w:rsid w:val="6A0EAB45"/>
    <w:rsid w:val="6A0F3127"/>
    <w:rsid w:val="6A0F9B23"/>
    <w:rsid w:val="6A1237B3"/>
    <w:rsid w:val="6A12433A"/>
    <w:rsid w:val="6A173DA6"/>
    <w:rsid w:val="6A1757F2"/>
    <w:rsid w:val="6A193966"/>
    <w:rsid w:val="6A1CDA15"/>
    <w:rsid w:val="6A2BF133"/>
    <w:rsid w:val="6A2C2C47"/>
    <w:rsid w:val="6A312A52"/>
    <w:rsid w:val="6A31F2C6"/>
    <w:rsid w:val="6A32F636"/>
    <w:rsid w:val="6A3B623D"/>
    <w:rsid w:val="6A3E7FF2"/>
    <w:rsid w:val="6A3EDDD4"/>
    <w:rsid w:val="6A4425DB"/>
    <w:rsid w:val="6A4800A5"/>
    <w:rsid w:val="6A488962"/>
    <w:rsid w:val="6A48B27C"/>
    <w:rsid w:val="6A4C9C34"/>
    <w:rsid w:val="6A5201A4"/>
    <w:rsid w:val="6A53CBC0"/>
    <w:rsid w:val="6A559B38"/>
    <w:rsid w:val="6A57DD43"/>
    <w:rsid w:val="6A5A8BEB"/>
    <w:rsid w:val="6A5C2E34"/>
    <w:rsid w:val="6A5CB0A6"/>
    <w:rsid w:val="6A5FBF81"/>
    <w:rsid w:val="6A64FC94"/>
    <w:rsid w:val="6A660512"/>
    <w:rsid w:val="6A69B91E"/>
    <w:rsid w:val="6A6E122B"/>
    <w:rsid w:val="6A6E311C"/>
    <w:rsid w:val="6A70D5B6"/>
    <w:rsid w:val="6A741BC7"/>
    <w:rsid w:val="6A76570A"/>
    <w:rsid w:val="6A78AA66"/>
    <w:rsid w:val="6A79F2A0"/>
    <w:rsid w:val="6A7B6CED"/>
    <w:rsid w:val="6A7C5EA5"/>
    <w:rsid w:val="6A7F1B1B"/>
    <w:rsid w:val="6A819A6F"/>
    <w:rsid w:val="6A84234E"/>
    <w:rsid w:val="6A84399D"/>
    <w:rsid w:val="6A8783DF"/>
    <w:rsid w:val="6A8DAE64"/>
    <w:rsid w:val="6A930454"/>
    <w:rsid w:val="6A984C68"/>
    <w:rsid w:val="6A9D14FB"/>
    <w:rsid w:val="6AA93CBB"/>
    <w:rsid w:val="6AAB7E28"/>
    <w:rsid w:val="6AACAF28"/>
    <w:rsid w:val="6AAD101F"/>
    <w:rsid w:val="6AB2E93D"/>
    <w:rsid w:val="6AC81586"/>
    <w:rsid w:val="6AC9356F"/>
    <w:rsid w:val="6ACCBDC9"/>
    <w:rsid w:val="6ACF4CD1"/>
    <w:rsid w:val="6AD25899"/>
    <w:rsid w:val="6AD2795C"/>
    <w:rsid w:val="6AD287E2"/>
    <w:rsid w:val="6AD2A8C1"/>
    <w:rsid w:val="6ADC014B"/>
    <w:rsid w:val="6AE2E05D"/>
    <w:rsid w:val="6AE4A0B4"/>
    <w:rsid w:val="6AE9D394"/>
    <w:rsid w:val="6AEB7AB9"/>
    <w:rsid w:val="6AF1B5C2"/>
    <w:rsid w:val="6AF4F733"/>
    <w:rsid w:val="6AF55CEE"/>
    <w:rsid w:val="6AF8B42D"/>
    <w:rsid w:val="6B0BA623"/>
    <w:rsid w:val="6B0D1A15"/>
    <w:rsid w:val="6B0EDC21"/>
    <w:rsid w:val="6B1542F2"/>
    <w:rsid w:val="6B1A237E"/>
    <w:rsid w:val="6B1A439F"/>
    <w:rsid w:val="6B21754E"/>
    <w:rsid w:val="6B219EF5"/>
    <w:rsid w:val="6B2DD929"/>
    <w:rsid w:val="6B329652"/>
    <w:rsid w:val="6B36C496"/>
    <w:rsid w:val="6B39BBD4"/>
    <w:rsid w:val="6B3D5A57"/>
    <w:rsid w:val="6B42902E"/>
    <w:rsid w:val="6B43C720"/>
    <w:rsid w:val="6B46C8AB"/>
    <w:rsid w:val="6B48F9F4"/>
    <w:rsid w:val="6B4940B8"/>
    <w:rsid w:val="6B4BD0CA"/>
    <w:rsid w:val="6B60DD8C"/>
    <w:rsid w:val="6B615698"/>
    <w:rsid w:val="6B61910D"/>
    <w:rsid w:val="6B61F0DC"/>
    <w:rsid w:val="6B677175"/>
    <w:rsid w:val="6B683EA0"/>
    <w:rsid w:val="6B74A52E"/>
    <w:rsid w:val="6B757123"/>
    <w:rsid w:val="6B779336"/>
    <w:rsid w:val="6B77DA79"/>
    <w:rsid w:val="6B78B4BE"/>
    <w:rsid w:val="6B7D5379"/>
    <w:rsid w:val="6B801105"/>
    <w:rsid w:val="6B85A8F2"/>
    <w:rsid w:val="6B8B2B78"/>
    <w:rsid w:val="6B8FA34B"/>
    <w:rsid w:val="6B906654"/>
    <w:rsid w:val="6B9A6BD3"/>
    <w:rsid w:val="6B9BEC7E"/>
    <w:rsid w:val="6BAA4AB7"/>
    <w:rsid w:val="6BAD74B8"/>
    <w:rsid w:val="6BB46CD8"/>
    <w:rsid w:val="6BB769AF"/>
    <w:rsid w:val="6BB8FCEF"/>
    <w:rsid w:val="6BC2236D"/>
    <w:rsid w:val="6BC44BBE"/>
    <w:rsid w:val="6BCC2C90"/>
    <w:rsid w:val="6BCD0CF3"/>
    <w:rsid w:val="6BD00055"/>
    <w:rsid w:val="6BD69FE1"/>
    <w:rsid w:val="6BE07C36"/>
    <w:rsid w:val="6BE4428D"/>
    <w:rsid w:val="6BE79828"/>
    <w:rsid w:val="6BEA802F"/>
    <w:rsid w:val="6BED82ED"/>
    <w:rsid w:val="6BF7D6FC"/>
    <w:rsid w:val="6C03F80B"/>
    <w:rsid w:val="6C04C2F9"/>
    <w:rsid w:val="6C0508D3"/>
    <w:rsid w:val="6C09A18D"/>
    <w:rsid w:val="6C116EB5"/>
    <w:rsid w:val="6C146432"/>
    <w:rsid w:val="6C15A424"/>
    <w:rsid w:val="6C16D88A"/>
    <w:rsid w:val="6C1EBF17"/>
    <w:rsid w:val="6C1F5E0E"/>
    <w:rsid w:val="6C2D722A"/>
    <w:rsid w:val="6C3035B9"/>
    <w:rsid w:val="6C3065AB"/>
    <w:rsid w:val="6C3B0E3F"/>
    <w:rsid w:val="6C3FD425"/>
    <w:rsid w:val="6C4455F9"/>
    <w:rsid w:val="6C44D197"/>
    <w:rsid w:val="6C464339"/>
    <w:rsid w:val="6C469113"/>
    <w:rsid w:val="6C4820B5"/>
    <w:rsid w:val="6C49CF0C"/>
    <w:rsid w:val="6C4ABD35"/>
    <w:rsid w:val="6C4BCA53"/>
    <w:rsid w:val="6C4ECFF3"/>
    <w:rsid w:val="6C50A656"/>
    <w:rsid w:val="6C528858"/>
    <w:rsid w:val="6C53406F"/>
    <w:rsid w:val="6C559DFD"/>
    <w:rsid w:val="6C56C20C"/>
    <w:rsid w:val="6C58C2F4"/>
    <w:rsid w:val="6C5C3FA6"/>
    <w:rsid w:val="6C5D82E0"/>
    <w:rsid w:val="6C5EA598"/>
    <w:rsid w:val="6C622F98"/>
    <w:rsid w:val="6C6820EE"/>
    <w:rsid w:val="6C690E20"/>
    <w:rsid w:val="6C6FC5A5"/>
    <w:rsid w:val="6C746E6A"/>
    <w:rsid w:val="6C74B5B6"/>
    <w:rsid w:val="6C79B430"/>
    <w:rsid w:val="6C7CF5A7"/>
    <w:rsid w:val="6C802295"/>
    <w:rsid w:val="6C8653A5"/>
    <w:rsid w:val="6C889A50"/>
    <w:rsid w:val="6C89C384"/>
    <w:rsid w:val="6C919025"/>
    <w:rsid w:val="6C93C6DF"/>
    <w:rsid w:val="6C9661CF"/>
    <w:rsid w:val="6C97DC94"/>
    <w:rsid w:val="6C9A439E"/>
    <w:rsid w:val="6C9AC946"/>
    <w:rsid w:val="6C9FFAFC"/>
    <w:rsid w:val="6CA1BF66"/>
    <w:rsid w:val="6CA44C49"/>
    <w:rsid w:val="6CA49A26"/>
    <w:rsid w:val="6CAA7908"/>
    <w:rsid w:val="6CAB5BD5"/>
    <w:rsid w:val="6CAC5294"/>
    <w:rsid w:val="6CBBBC94"/>
    <w:rsid w:val="6CC00AF0"/>
    <w:rsid w:val="6CC08441"/>
    <w:rsid w:val="6CC823C1"/>
    <w:rsid w:val="6CCF6F03"/>
    <w:rsid w:val="6CCFBB7C"/>
    <w:rsid w:val="6CD255C2"/>
    <w:rsid w:val="6CD5747A"/>
    <w:rsid w:val="6CD8364C"/>
    <w:rsid w:val="6CD9665B"/>
    <w:rsid w:val="6CE78178"/>
    <w:rsid w:val="6CF19471"/>
    <w:rsid w:val="6CFB1197"/>
    <w:rsid w:val="6CFB64FD"/>
    <w:rsid w:val="6CFEEECD"/>
    <w:rsid w:val="6CFF6541"/>
    <w:rsid w:val="6D0BDA1D"/>
    <w:rsid w:val="6D0E5B2B"/>
    <w:rsid w:val="6D0FF8F2"/>
    <w:rsid w:val="6D10E6D1"/>
    <w:rsid w:val="6D11A48C"/>
    <w:rsid w:val="6D14A231"/>
    <w:rsid w:val="6D16CE31"/>
    <w:rsid w:val="6D183F6E"/>
    <w:rsid w:val="6D20138A"/>
    <w:rsid w:val="6D25B7F0"/>
    <w:rsid w:val="6D26250A"/>
    <w:rsid w:val="6D2D47FC"/>
    <w:rsid w:val="6D2D4ED8"/>
    <w:rsid w:val="6D2E0177"/>
    <w:rsid w:val="6D32C242"/>
    <w:rsid w:val="6D33331C"/>
    <w:rsid w:val="6D34AAEA"/>
    <w:rsid w:val="6D407F96"/>
    <w:rsid w:val="6D43D1BE"/>
    <w:rsid w:val="6D48A32A"/>
    <w:rsid w:val="6D4E8AFA"/>
    <w:rsid w:val="6D51897D"/>
    <w:rsid w:val="6D53796D"/>
    <w:rsid w:val="6D54FFD5"/>
    <w:rsid w:val="6D563CAD"/>
    <w:rsid w:val="6D5D0686"/>
    <w:rsid w:val="6D5E92E2"/>
    <w:rsid w:val="6D631550"/>
    <w:rsid w:val="6D6723DA"/>
    <w:rsid w:val="6D724913"/>
    <w:rsid w:val="6D7535BA"/>
    <w:rsid w:val="6D761168"/>
    <w:rsid w:val="6D7A4CF9"/>
    <w:rsid w:val="6D83C224"/>
    <w:rsid w:val="6D84825E"/>
    <w:rsid w:val="6D8A9718"/>
    <w:rsid w:val="6D8B952A"/>
    <w:rsid w:val="6D8D14DD"/>
    <w:rsid w:val="6D8EF42E"/>
    <w:rsid w:val="6D93F660"/>
    <w:rsid w:val="6D9A9EC0"/>
    <w:rsid w:val="6D9D045B"/>
    <w:rsid w:val="6DA06FA0"/>
    <w:rsid w:val="6DA2AF8C"/>
    <w:rsid w:val="6DA47B5E"/>
    <w:rsid w:val="6DA951B6"/>
    <w:rsid w:val="6DABE05D"/>
    <w:rsid w:val="6DB134F5"/>
    <w:rsid w:val="6DB4C9EE"/>
    <w:rsid w:val="6DB6208D"/>
    <w:rsid w:val="6DB9EAE1"/>
    <w:rsid w:val="6DBA45A4"/>
    <w:rsid w:val="6DBDB643"/>
    <w:rsid w:val="6DBE10F4"/>
    <w:rsid w:val="6DBE3A90"/>
    <w:rsid w:val="6DC797D6"/>
    <w:rsid w:val="6DC94F01"/>
    <w:rsid w:val="6DC9FC9C"/>
    <w:rsid w:val="6DD9C65E"/>
    <w:rsid w:val="6DDAF67D"/>
    <w:rsid w:val="6DDD3295"/>
    <w:rsid w:val="6DDF590E"/>
    <w:rsid w:val="6DE9E428"/>
    <w:rsid w:val="6DEC1210"/>
    <w:rsid w:val="6DF1070A"/>
    <w:rsid w:val="6DF6D82E"/>
    <w:rsid w:val="6DF85343"/>
    <w:rsid w:val="6DFA4BB1"/>
    <w:rsid w:val="6E027D5E"/>
    <w:rsid w:val="6E02ECA0"/>
    <w:rsid w:val="6E02F76E"/>
    <w:rsid w:val="6E09EEB9"/>
    <w:rsid w:val="6E0CFDCE"/>
    <w:rsid w:val="6E1413C7"/>
    <w:rsid w:val="6E18396B"/>
    <w:rsid w:val="6E19295C"/>
    <w:rsid w:val="6E1D791F"/>
    <w:rsid w:val="6E1F944D"/>
    <w:rsid w:val="6E28204D"/>
    <w:rsid w:val="6E2C3334"/>
    <w:rsid w:val="6E2C582A"/>
    <w:rsid w:val="6E3699A7"/>
    <w:rsid w:val="6E376B08"/>
    <w:rsid w:val="6E3A9EF4"/>
    <w:rsid w:val="6E3F8C6B"/>
    <w:rsid w:val="6E4317E4"/>
    <w:rsid w:val="6E453139"/>
    <w:rsid w:val="6E4A5632"/>
    <w:rsid w:val="6E4EF5C2"/>
    <w:rsid w:val="6E4EFAF4"/>
    <w:rsid w:val="6E4F9E95"/>
    <w:rsid w:val="6E58B9BC"/>
    <w:rsid w:val="6E5E61EE"/>
    <w:rsid w:val="6E647524"/>
    <w:rsid w:val="6E64D9CA"/>
    <w:rsid w:val="6E693625"/>
    <w:rsid w:val="6E699AE3"/>
    <w:rsid w:val="6E709B3F"/>
    <w:rsid w:val="6E7254B7"/>
    <w:rsid w:val="6E7999A4"/>
    <w:rsid w:val="6E7C8396"/>
    <w:rsid w:val="6E8006DA"/>
    <w:rsid w:val="6E84425B"/>
    <w:rsid w:val="6E864C87"/>
    <w:rsid w:val="6E867208"/>
    <w:rsid w:val="6E891E10"/>
    <w:rsid w:val="6E90EF80"/>
    <w:rsid w:val="6E91296B"/>
    <w:rsid w:val="6E91A5E4"/>
    <w:rsid w:val="6E9B94B0"/>
    <w:rsid w:val="6E9D1E3D"/>
    <w:rsid w:val="6EA1A7AC"/>
    <w:rsid w:val="6EA2CDA3"/>
    <w:rsid w:val="6EA45314"/>
    <w:rsid w:val="6EA6D48F"/>
    <w:rsid w:val="6EB05926"/>
    <w:rsid w:val="6EB5066E"/>
    <w:rsid w:val="6EB6B417"/>
    <w:rsid w:val="6EB6C63B"/>
    <w:rsid w:val="6EBF59BE"/>
    <w:rsid w:val="6EC1FD3C"/>
    <w:rsid w:val="6EC49EAE"/>
    <w:rsid w:val="6ECA2976"/>
    <w:rsid w:val="6ECC3D0E"/>
    <w:rsid w:val="6ED063C2"/>
    <w:rsid w:val="6ED44F77"/>
    <w:rsid w:val="6ED47533"/>
    <w:rsid w:val="6ED80B26"/>
    <w:rsid w:val="6EDA2FC1"/>
    <w:rsid w:val="6EDF32E6"/>
    <w:rsid w:val="6EE8AAFB"/>
    <w:rsid w:val="6EEC12F4"/>
    <w:rsid w:val="6EED46D3"/>
    <w:rsid w:val="6EF1D884"/>
    <w:rsid w:val="6EF27123"/>
    <w:rsid w:val="6EF3C0C1"/>
    <w:rsid w:val="6EF541C6"/>
    <w:rsid w:val="6EF59874"/>
    <w:rsid w:val="6EF8AE2F"/>
    <w:rsid w:val="6EF929D3"/>
    <w:rsid w:val="6EF9529E"/>
    <w:rsid w:val="6EFA9326"/>
    <w:rsid w:val="6EFD3A20"/>
    <w:rsid w:val="6F072E23"/>
    <w:rsid w:val="6F13053E"/>
    <w:rsid w:val="6F15A8FF"/>
    <w:rsid w:val="6F16A068"/>
    <w:rsid w:val="6F268597"/>
    <w:rsid w:val="6F2879FE"/>
    <w:rsid w:val="6F29BDDB"/>
    <w:rsid w:val="6F2B8804"/>
    <w:rsid w:val="6F2BAB7B"/>
    <w:rsid w:val="6F2C702C"/>
    <w:rsid w:val="6F2EF953"/>
    <w:rsid w:val="6F34AE7D"/>
    <w:rsid w:val="6F387C2F"/>
    <w:rsid w:val="6F3B22D6"/>
    <w:rsid w:val="6F3C869A"/>
    <w:rsid w:val="6F3CF0C6"/>
    <w:rsid w:val="6F3DA901"/>
    <w:rsid w:val="6F41916F"/>
    <w:rsid w:val="6F422C78"/>
    <w:rsid w:val="6F469B94"/>
    <w:rsid w:val="6F498C83"/>
    <w:rsid w:val="6F4D123B"/>
    <w:rsid w:val="6F4F0BDC"/>
    <w:rsid w:val="6F50C107"/>
    <w:rsid w:val="6F519C51"/>
    <w:rsid w:val="6F523B6A"/>
    <w:rsid w:val="6F5630B0"/>
    <w:rsid w:val="6F565F49"/>
    <w:rsid w:val="6F56B79C"/>
    <w:rsid w:val="6F5D653C"/>
    <w:rsid w:val="6F5F1520"/>
    <w:rsid w:val="6F6D8B62"/>
    <w:rsid w:val="6F6EC073"/>
    <w:rsid w:val="6F6FF73E"/>
    <w:rsid w:val="6F7495B6"/>
    <w:rsid w:val="6F7526BB"/>
    <w:rsid w:val="6F7583AA"/>
    <w:rsid w:val="6F798073"/>
    <w:rsid w:val="6F7C9701"/>
    <w:rsid w:val="6F84C269"/>
    <w:rsid w:val="6F8B0E15"/>
    <w:rsid w:val="6F8BE8CA"/>
    <w:rsid w:val="6F91A7AA"/>
    <w:rsid w:val="6F926A2F"/>
    <w:rsid w:val="6F92D9B0"/>
    <w:rsid w:val="6F94E55E"/>
    <w:rsid w:val="6F9B9AF4"/>
    <w:rsid w:val="6F9BABB5"/>
    <w:rsid w:val="6F9E4471"/>
    <w:rsid w:val="6F9E843D"/>
    <w:rsid w:val="6FA1B86A"/>
    <w:rsid w:val="6FA5CF0F"/>
    <w:rsid w:val="6FA820A5"/>
    <w:rsid w:val="6FADAC08"/>
    <w:rsid w:val="6FBC2D3C"/>
    <w:rsid w:val="6FC0BBEA"/>
    <w:rsid w:val="6FC1854F"/>
    <w:rsid w:val="6FC5C1A9"/>
    <w:rsid w:val="6FC86856"/>
    <w:rsid w:val="6FC87331"/>
    <w:rsid w:val="6FCA453D"/>
    <w:rsid w:val="6FCC3421"/>
    <w:rsid w:val="6FD067AC"/>
    <w:rsid w:val="6FD286C0"/>
    <w:rsid w:val="6FD310ED"/>
    <w:rsid w:val="6FD60E6B"/>
    <w:rsid w:val="6FDB8EDE"/>
    <w:rsid w:val="6FE64F60"/>
    <w:rsid w:val="6FEBB36A"/>
    <w:rsid w:val="6FED350D"/>
    <w:rsid w:val="6FF0022C"/>
    <w:rsid w:val="6FF16BFB"/>
    <w:rsid w:val="6FF7D379"/>
    <w:rsid w:val="6FFD0C4D"/>
    <w:rsid w:val="6FFF32D1"/>
    <w:rsid w:val="7006AF7F"/>
    <w:rsid w:val="70084E32"/>
    <w:rsid w:val="70108810"/>
    <w:rsid w:val="70111A7B"/>
    <w:rsid w:val="7020E50B"/>
    <w:rsid w:val="7025AE8D"/>
    <w:rsid w:val="7026F890"/>
    <w:rsid w:val="702AAB57"/>
    <w:rsid w:val="70411A11"/>
    <w:rsid w:val="7045FFCF"/>
    <w:rsid w:val="70481538"/>
    <w:rsid w:val="705EA7C2"/>
    <w:rsid w:val="7060023F"/>
    <w:rsid w:val="706426D0"/>
    <w:rsid w:val="706CB4C0"/>
    <w:rsid w:val="706E8A38"/>
    <w:rsid w:val="70708064"/>
    <w:rsid w:val="7077389E"/>
    <w:rsid w:val="7078FA86"/>
    <w:rsid w:val="707D6653"/>
    <w:rsid w:val="707FC0C2"/>
    <w:rsid w:val="7081413D"/>
    <w:rsid w:val="7089743E"/>
    <w:rsid w:val="7089A835"/>
    <w:rsid w:val="708FF5E7"/>
    <w:rsid w:val="7090D63E"/>
    <w:rsid w:val="70953F4E"/>
    <w:rsid w:val="7097FDE0"/>
    <w:rsid w:val="709A8857"/>
    <w:rsid w:val="709D7A5D"/>
    <w:rsid w:val="709E0F98"/>
    <w:rsid w:val="70A137BD"/>
    <w:rsid w:val="70A4879A"/>
    <w:rsid w:val="70A5DC78"/>
    <w:rsid w:val="70AAFB07"/>
    <w:rsid w:val="70ABFB70"/>
    <w:rsid w:val="70AC427B"/>
    <w:rsid w:val="70B0BAAB"/>
    <w:rsid w:val="70B856BB"/>
    <w:rsid w:val="70C06822"/>
    <w:rsid w:val="70C5433A"/>
    <w:rsid w:val="70C99B89"/>
    <w:rsid w:val="70D07D26"/>
    <w:rsid w:val="70D100D8"/>
    <w:rsid w:val="70DE83D7"/>
    <w:rsid w:val="70E77DFA"/>
    <w:rsid w:val="70EE9874"/>
    <w:rsid w:val="70EE996B"/>
    <w:rsid w:val="70F0B9C4"/>
    <w:rsid w:val="70F5ACFA"/>
    <w:rsid w:val="70FC6911"/>
    <w:rsid w:val="70FF7FFA"/>
    <w:rsid w:val="710340C4"/>
    <w:rsid w:val="71034577"/>
    <w:rsid w:val="7103E36A"/>
    <w:rsid w:val="7107B010"/>
    <w:rsid w:val="7107F1AC"/>
    <w:rsid w:val="7109E020"/>
    <w:rsid w:val="710F211B"/>
    <w:rsid w:val="710F5F21"/>
    <w:rsid w:val="71107C8B"/>
    <w:rsid w:val="711B0AAE"/>
    <w:rsid w:val="711E118A"/>
    <w:rsid w:val="71207DF1"/>
    <w:rsid w:val="7132C278"/>
    <w:rsid w:val="7134615B"/>
    <w:rsid w:val="713663F6"/>
    <w:rsid w:val="71374C1E"/>
    <w:rsid w:val="71377C16"/>
    <w:rsid w:val="713A5D40"/>
    <w:rsid w:val="713F2C08"/>
    <w:rsid w:val="714800E4"/>
    <w:rsid w:val="714F4C17"/>
    <w:rsid w:val="71520998"/>
    <w:rsid w:val="7156458B"/>
    <w:rsid w:val="7156587B"/>
    <w:rsid w:val="7158AFC7"/>
    <w:rsid w:val="715DD7F3"/>
    <w:rsid w:val="71624BC3"/>
    <w:rsid w:val="7168AEE0"/>
    <w:rsid w:val="716EEBFC"/>
    <w:rsid w:val="7170FBE8"/>
    <w:rsid w:val="7181534C"/>
    <w:rsid w:val="718D2EE1"/>
    <w:rsid w:val="718DF01B"/>
    <w:rsid w:val="71931318"/>
    <w:rsid w:val="71935214"/>
    <w:rsid w:val="7195A9AC"/>
    <w:rsid w:val="719BA629"/>
    <w:rsid w:val="71A0F704"/>
    <w:rsid w:val="71AA7CFA"/>
    <w:rsid w:val="71B42458"/>
    <w:rsid w:val="71B514A9"/>
    <w:rsid w:val="71C0B534"/>
    <w:rsid w:val="71C1E202"/>
    <w:rsid w:val="71C21FD2"/>
    <w:rsid w:val="71CBD66A"/>
    <w:rsid w:val="71DAD873"/>
    <w:rsid w:val="71DFA692"/>
    <w:rsid w:val="71E069CE"/>
    <w:rsid w:val="71E36AC7"/>
    <w:rsid w:val="71E54CB4"/>
    <w:rsid w:val="71E56A3E"/>
    <w:rsid w:val="71ED4FC8"/>
    <w:rsid w:val="71ED8419"/>
    <w:rsid w:val="71F1DBA1"/>
    <w:rsid w:val="71FF61CA"/>
    <w:rsid w:val="72083755"/>
    <w:rsid w:val="72088521"/>
    <w:rsid w:val="72112E1C"/>
    <w:rsid w:val="7212FCDE"/>
    <w:rsid w:val="72136B48"/>
    <w:rsid w:val="72189649"/>
    <w:rsid w:val="721E1822"/>
    <w:rsid w:val="721E9F2D"/>
    <w:rsid w:val="72208B2A"/>
    <w:rsid w:val="7221A568"/>
    <w:rsid w:val="7225C7EF"/>
    <w:rsid w:val="7227AEBE"/>
    <w:rsid w:val="722BAEED"/>
    <w:rsid w:val="7230413B"/>
    <w:rsid w:val="72309863"/>
    <w:rsid w:val="723362CB"/>
    <w:rsid w:val="72351DFA"/>
    <w:rsid w:val="72357277"/>
    <w:rsid w:val="72378F18"/>
    <w:rsid w:val="723A0CB9"/>
    <w:rsid w:val="723E9B52"/>
    <w:rsid w:val="723EBFD9"/>
    <w:rsid w:val="7241290D"/>
    <w:rsid w:val="72426FB6"/>
    <w:rsid w:val="72449077"/>
    <w:rsid w:val="7244D31A"/>
    <w:rsid w:val="724ACB5C"/>
    <w:rsid w:val="724DF886"/>
    <w:rsid w:val="72502218"/>
    <w:rsid w:val="7251D081"/>
    <w:rsid w:val="72548094"/>
    <w:rsid w:val="725554FD"/>
    <w:rsid w:val="72572349"/>
    <w:rsid w:val="72587B1C"/>
    <w:rsid w:val="7268E7F0"/>
    <w:rsid w:val="726B164C"/>
    <w:rsid w:val="726FDB55"/>
    <w:rsid w:val="7271BCFC"/>
    <w:rsid w:val="72740906"/>
    <w:rsid w:val="7275749B"/>
    <w:rsid w:val="727E93D9"/>
    <w:rsid w:val="727E940D"/>
    <w:rsid w:val="7284EDDC"/>
    <w:rsid w:val="7286A7C5"/>
    <w:rsid w:val="7288A687"/>
    <w:rsid w:val="72892BAA"/>
    <w:rsid w:val="728BA25D"/>
    <w:rsid w:val="728C3F8F"/>
    <w:rsid w:val="728F6631"/>
    <w:rsid w:val="72912766"/>
    <w:rsid w:val="72928538"/>
    <w:rsid w:val="729A6F17"/>
    <w:rsid w:val="729E1279"/>
    <w:rsid w:val="729F7F39"/>
    <w:rsid w:val="72A0EF7E"/>
    <w:rsid w:val="72A35E4B"/>
    <w:rsid w:val="72A56573"/>
    <w:rsid w:val="72B05BB7"/>
    <w:rsid w:val="72B0E344"/>
    <w:rsid w:val="72B6E5EF"/>
    <w:rsid w:val="72B9F4CE"/>
    <w:rsid w:val="72BA1801"/>
    <w:rsid w:val="72BB16B5"/>
    <w:rsid w:val="72BC394E"/>
    <w:rsid w:val="72BD1A8C"/>
    <w:rsid w:val="72C5DC71"/>
    <w:rsid w:val="72C5E37D"/>
    <w:rsid w:val="72C5F195"/>
    <w:rsid w:val="72C71F26"/>
    <w:rsid w:val="72CB7A4D"/>
    <w:rsid w:val="72D62A38"/>
    <w:rsid w:val="72D71B9A"/>
    <w:rsid w:val="72E30C2D"/>
    <w:rsid w:val="72E35DBF"/>
    <w:rsid w:val="72E3F787"/>
    <w:rsid w:val="72EE6009"/>
    <w:rsid w:val="72F1829D"/>
    <w:rsid w:val="7301BF1E"/>
    <w:rsid w:val="7319AE55"/>
    <w:rsid w:val="731DB236"/>
    <w:rsid w:val="731E70B5"/>
    <w:rsid w:val="7323917E"/>
    <w:rsid w:val="73286638"/>
    <w:rsid w:val="7329BCCE"/>
    <w:rsid w:val="732D008E"/>
    <w:rsid w:val="73323A7A"/>
    <w:rsid w:val="733245E2"/>
    <w:rsid w:val="73360567"/>
    <w:rsid w:val="73399314"/>
    <w:rsid w:val="733A3D5B"/>
    <w:rsid w:val="733BA04C"/>
    <w:rsid w:val="7341916C"/>
    <w:rsid w:val="73485935"/>
    <w:rsid w:val="7349B8D5"/>
    <w:rsid w:val="734C180A"/>
    <w:rsid w:val="734C3C7A"/>
    <w:rsid w:val="7351BB16"/>
    <w:rsid w:val="7351BD53"/>
    <w:rsid w:val="7354464C"/>
    <w:rsid w:val="7354DE19"/>
    <w:rsid w:val="735633A1"/>
    <w:rsid w:val="73572066"/>
    <w:rsid w:val="7358ADA0"/>
    <w:rsid w:val="7360CC7C"/>
    <w:rsid w:val="7362CDE9"/>
    <w:rsid w:val="7367DAA2"/>
    <w:rsid w:val="736AC11B"/>
    <w:rsid w:val="7372BF29"/>
    <w:rsid w:val="7373EDB3"/>
    <w:rsid w:val="7377259B"/>
    <w:rsid w:val="737EFA53"/>
    <w:rsid w:val="7382BF3D"/>
    <w:rsid w:val="73830E68"/>
    <w:rsid w:val="7384E2B3"/>
    <w:rsid w:val="73875362"/>
    <w:rsid w:val="738BFC7E"/>
    <w:rsid w:val="738CF5D7"/>
    <w:rsid w:val="73933C42"/>
    <w:rsid w:val="73972333"/>
    <w:rsid w:val="739EC5DC"/>
    <w:rsid w:val="73A1CA9E"/>
    <w:rsid w:val="73AB7B7E"/>
    <w:rsid w:val="73B0783D"/>
    <w:rsid w:val="73BC5B8B"/>
    <w:rsid w:val="73BE29AC"/>
    <w:rsid w:val="73BF663B"/>
    <w:rsid w:val="73C4D2F2"/>
    <w:rsid w:val="73C714F0"/>
    <w:rsid w:val="73C8917C"/>
    <w:rsid w:val="73CD4023"/>
    <w:rsid w:val="73CEF1DB"/>
    <w:rsid w:val="73D02AE8"/>
    <w:rsid w:val="73D27901"/>
    <w:rsid w:val="73D40893"/>
    <w:rsid w:val="73D8DBC9"/>
    <w:rsid w:val="73DADEA0"/>
    <w:rsid w:val="73DAF431"/>
    <w:rsid w:val="73E0B089"/>
    <w:rsid w:val="73E2400F"/>
    <w:rsid w:val="73E88AAA"/>
    <w:rsid w:val="73F055EA"/>
    <w:rsid w:val="73F42578"/>
    <w:rsid w:val="73F581D0"/>
    <w:rsid w:val="73F81301"/>
    <w:rsid w:val="73F8BF5B"/>
    <w:rsid w:val="73FADC55"/>
    <w:rsid w:val="740212C5"/>
    <w:rsid w:val="74031D42"/>
    <w:rsid w:val="7407DD01"/>
    <w:rsid w:val="740927A6"/>
    <w:rsid w:val="740D5068"/>
    <w:rsid w:val="740EB34B"/>
    <w:rsid w:val="74137C47"/>
    <w:rsid w:val="74216FAD"/>
    <w:rsid w:val="74274997"/>
    <w:rsid w:val="74290129"/>
    <w:rsid w:val="7433095C"/>
    <w:rsid w:val="743768C8"/>
    <w:rsid w:val="74393318"/>
    <w:rsid w:val="743BD5BC"/>
    <w:rsid w:val="74407925"/>
    <w:rsid w:val="74463851"/>
    <w:rsid w:val="744B588D"/>
    <w:rsid w:val="744C195F"/>
    <w:rsid w:val="744EA20F"/>
    <w:rsid w:val="74549825"/>
    <w:rsid w:val="745AB65D"/>
    <w:rsid w:val="745B599E"/>
    <w:rsid w:val="745D44B4"/>
    <w:rsid w:val="745F1E97"/>
    <w:rsid w:val="745FD625"/>
    <w:rsid w:val="74603345"/>
    <w:rsid w:val="7465887F"/>
    <w:rsid w:val="74687565"/>
    <w:rsid w:val="746A9E44"/>
    <w:rsid w:val="746AEDC7"/>
    <w:rsid w:val="74710C56"/>
    <w:rsid w:val="74729B22"/>
    <w:rsid w:val="74731BC0"/>
    <w:rsid w:val="7473F07C"/>
    <w:rsid w:val="74753E8B"/>
    <w:rsid w:val="74772AF2"/>
    <w:rsid w:val="747D26D5"/>
    <w:rsid w:val="747E40E2"/>
    <w:rsid w:val="7481C608"/>
    <w:rsid w:val="7484B680"/>
    <w:rsid w:val="748A343F"/>
    <w:rsid w:val="748AE2C9"/>
    <w:rsid w:val="748DF27A"/>
    <w:rsid w:val="7491B202"/>
    <w:rsid w:val="7493C168"/>
    <w:rsid w:val="74997078"/>
    <w:rsid w:val="7499E558"/>
    <w:rsid w:val="749D6F17"/>
    <w:rsid w:val="749F8B6D"/>
    <w:rsid w:val="74A1ED93"/>
    <w:rsid w:val="74A7DA24"/>
    <w:rsid w:val="74A92212"/>
    <w:rsid w:val="74A9626A"/>
    <w:rsid w:val="74A9D5A3"/>
    <w:rsid w:val="74ADCF56"/>
    <w:rsid w:val="74B1F478"/>
    <w:rsid w:val="74B3DDD7"/>
    <w:rsid w:val="74B8DE0D"/>
    <w:rsid w:val="74C95D01"/>
    <w:rsid w:val="74CA9213"/>
    <w:rsid w:val="74D7728F"/>
    <w:rsid w:val="74DC02E2"/>
    <w:rsid w:val="74EBCAF3"/>
    <w:rsid w:val="74ED38D7"/>
    <w:rsid w:val="74EE9E48"/>
    <w:rsid w:val="74F2EB57"/>
    <w:rsid w:val="74F6F4FC"/>
    <w:rsid w:val="74FDD893"/>
    <w:rsid w:val="75047C9A"/>
    <w:rsid w:val="7505B2EE"/>
    <w:rsid w:val="750E2EE3"/>
    <w:rsid w:val="75161226"/>
    <w:rsid w:val="7517BD9B"/>
    <w:rsid w:val="75197E6D"/>
    <w:rsid w:val="751CE053"/>
    <w:rsid w:val="751EB79F"/>
    <w:rsid w:val="751ED683"/>
    <w:rsid w:val="7524A7E5"/>
    <w:rsid w:val="7525EAF9"/>
    <w:rsid w:val="752B02B1"/>
    <w:rsid w:val="752DF176"/>
    <w:rsid w:val="7530615B"/>
    <w:rsid w:val="7531E3AD"/>
    <w:rsid w:val="7542EDE9"/>
    <w:rsid w:val="754371F4"/>
    <w:rsid w:val="75447373"/>
    <w:rsid w:val="7550823D"/>
    <w:rsid w:val="755A01E6"/>
    <w:rsid w:val="755A041A"/>
    <w:rsid w:val="7568D3DB"/>
    <w:rsid w:val="756AAF56"/>
    <w:rsid w:val="756ACFDC"/>
    <w:rsid w:val="756BB295"/>
    <w:rsid w:val="756CD538"/>
    <w:rsid w:val="75748AE4"/>
    <w:rsid w:val="75774705"/>
    <w:rsid w:val="75784A13"/>
    <w:rsid w:val="75856A58"/>
    <w:rsid w:val="758EB573"/>
    <w:rsid w:val="759CA8A6"/>
    <w:rsid w:val="75A8E547"/>
    <w:rsid w:val="75AF996D"/>
    <w:rsid w:val="75B22E0E"/>
    <w:rsid w:val="75BB30C1"/>
    <w:rsid w:val="75BBCC09"/>
    <w:rsid w:val="75BE8231"/>
    <w:rsid w:val="75C0C1AE"/>
    <w:rsid w:val="75C204D3"/>
    <w:rsid w:val="75C6443F"/>
    <w:rsid w:val="75CDC352"/>
    <w:rsid w:val="75D152EC"/>
    <w:rsid w:val="75D3FB87"/>
    <w:rsid w:val="75D50956"/>
    <w:rsid w:val="75D8E352"/>
    <w:rsid w:val="75D91C84"/>
    <w:rsid w:val="75DC1D60"/>
    <w:rsid w:val="75DC5B64"/>
    <w:rsid w:val="75DF6593"/>
    <w:rsid w:val="75E2D044"/>
    <w:rsid w:val="75E5B39C"/>
    <w:rsid w:val="75EB899F"/>
    <w:rsid w:val="75EC2362"/>
    <w:rsid w:val="75EC2E55"/>
    <w:rsid w:val="75EC95AB"/>
    <w:rsid w:val="75ECC9A6"/>
    <w:rsid w:val="75ECEE59"/>
    <w:rsid w:val="75EDC0E8"/>
    <w:rsid w:val="75EEA4B7"/>
    <w:rsid w:val="75F1C8E6"/>
    <w:rsid w:val="75F23039"/>
    <w:rsid w:val="75FE28F8"/>
    <w:rsid w:val="7600F707"/>
    <w:rsid w:val="7604E1C8"/>
    <w:rsid w:val="760D8E22"/>
    <w:rsid w:val="7612D7B4"/>
    <w:rsid w:val="76158E06"/>
    <w:rsid w:val="76160A43"/>
    <w:rsid w:val="761A098E"/>
    <w:rsid w:val="761B359B"/>
    <w:rsid w:val="76204E2B"/>
    <w:rsid w:val="76216D34"/>
    <w:rsid w:val="7627F896"/>
    <w:rsid w:val="7629C2DB"/>
    <w:rsid w:val="762B2D00"/>
    <w:rsid w:val="762E07D0"/>
    <w:rsid w:val="7632B28F"/>
    <w:rsid w:val="763915BE"/>
    <w:rsid w:val="763D4954"/>
    <w:rsid w:val="764125BC"/>
    <w:rsid w:val="76435F06"/>
    <w:rsid w:val="7655EA61"/>
    <w:rsid w:val="7656FA96"/>
    <w:rsid w:val="7658993B"/>
    <w:rsid w:val="765F1624"/>
    <w:rsid w:val="7663A98D"/>
    <w:rsid w:val="766440A5"/>
    <w:rsid w:val="766707DA"/>
    <w:rsid w:val="76698CC9"/>
    <w:rsid w:val="766A446C"/>
    <w:rsid w:val="766B52C4"/>
    <w:rsid w:val="766D5502"/>
    <w:rsid w:val="766E7B55"/>
    <w:rsid w:val="767E179A"/>
    <w:rsid w:val="768091EB"/>
    <w:rsid w:val="768685D5"/>
    <w:rsid w:val="768B5B8C"/>
    <w:rsid w:val="768E696E"/>
    <w:rsid w:val="768FC9ED"/>
    <w:rsid w:val="76906B82"/>
    <w:rsid w:val="7695C4AB"/>
    <w:rsid w:val="769A00AA"/>
    <w:rsid w:val="769D5AEA"/>
    <w:rsid w:val="769E14F7"/>
    <w:rsid w:val="769ECC6E"/>
    <w:rsid w:val="76A0D8D0"/>
    <w:rsid w:val="76A57296"/>
    <w:rsid w:val="76A7AEBE"/>
    <w:rsid w:val="76A8268E"/>
    <w:rsid w:val="76AB5E8C"/>
    <w:rsid w:val="76AECAF0"/>
    <w:rsid w:val="76B46814"/>
    <w:rsid w:val="76B84D20"/>
    <w:rsid w:val="76BBB664"/>
    <w:rsid w:val="76BE6AC2"/>
    <w:rsid w:val="76C6C95C"/>
    <w:rsid w:val="76CDDE1F"/>
    <w:rsid w:val="76CE1576"/>
    <w:rsid w:val="76CFD2D9"/>
    <w:rsid w:val="76D8FC1C"/>
    <w:rsid w:val="76DAE682"/>
    <w:rsid w:val="76DB79E7"/>
    <w:rsid w:val="76DC901B"/>
    <w:rsid w:val="76DCCEB6"/>
    <w:rsid w:val="76E53BF7"/>
    <w:rsid w:val="76E5CB49"/>
    <w:rsid w:val="76FE538E"/>
    <w:rsid w:val="76FF9A0E"/>
    <w:rsid w:val="76FFC7E8"/>
    <w:rsid w:val="7703A982"/>
    <w:rsid w:val="77040545"/>
    <w:rsid w:val="77065CC6"/>
    <w:rsid w:val="770F33B0"/>
    <w:rsid w:val="770F8330"/>
    <w:rsid w:val="7710A363"/>
    <w:rsid w:val="77126BA3"/>
    <w:rsid w:val="77182F36"/>
    <w:rsid w:val="771FDF49"/>
    <w:rsid w:val="77202B6C"/>
    <w:rsid w:val="7721904A"/>
    <w:rsid w:val="7724FACD"/>
    <w:rsid w:val="772D2BE3"/>
    <w:rsid w:val="7737099D"/>
    <w:rsid w:val="77482047"/>
    <w:rsid w:val="77498791"/>
    <w:rsid w:val="774FBE1B"/>
    <w:rsid w:val="7754D814"/>
    <w:rsid w:val="77576C3E"/>
    <w:rsid w:val="7758E6C7"/>
    <w:rsid w:val="775BD223"/>
    <w:rsid w:val="775D8792"/>
    <w:rsid w:val="776896B3"/>
    <w:rsid w:val="7769F5A9"/>
    <w:rsid w:val="77715A94"/>
    <w:rsid w:val="7772A022"/>
    <w:rsid w:val="7774057B"/>
    <w:rsid w:val="777C8733"/>
    <w:rsid w:val="7780BE79"/>
    <w:rsid w:val="7793E3A5"/>
    <w:rsid w:val="7795649F"/>
    <w:rsid w:val="7795FFE0"/>
    <w:rsid w:val="779D3958"/>
    <w:rsid w:val="77A099F4"/>
    <w:rsid w:val="77A0E904"/>
    <w:rsid w:val="77A55C71"/>
    <w:rsid w:val="77A58418"/>
    <w:rsid w:val="77A6B76E"/>
    <w:rsid w:val="77A84B4B"/>
    <w:rsid w:val="77A97B54"/>
    <w:rsid w:val="77AB2477"/>
    <w:rsid w:val="77AB6E72"/>
    <w:rsid w:val="77B040F5"/>
    <w:rsid w:val="77BEA2DF"/>
    <w:rsid w:val="77C09D1E"/>
    <w:rsid w:val="77C0CA43"/>
    <w:rsid w:val="77C6D5FA"/>
    <w:rsid w:val="77CF389A"/>
    <w:rsid w:val="77D08A90"/>
    <w:rsid w:val="77D12386"/>
    <w:rsid w:val="77D189DB"/>
    <w:rsid w:val="77D1E64A"/>
    <w:rsid w:val="77D67DA3"/>
    <w:rsid w:val="77DA5F43"/>
    <w:rsid w:val="77DC7F2F"/>
    <w:rsid w:val="77E0EFB1"/>
    <w:rsid w:val="77E5302D"/>
    <w:rsid w:val="77E8C2AF"/>
    <w:rsid w:val="77EBF1F8"/>
    <w:rsid w:val="77EE1D92"/>
    <w:rsid w:val="77F16D45"/>
    <w:rsid w:val="77F1B297"/>
    <w:rsid w:val="77F1DCE3"/>
    <w:rsid w:val="77F6351F"/>
    <w:rsid w:val="77FA7297"/>
    <w:rsid w:val="77FF1E9B"/>
    <w:rsid w:val="78054ECC"/>
    <w:rsid w:val="780BECC0"/>
    <w:rsid w:val="780C0202"/>
    <w:rsid w:val="780DA3C4"/>
    <w:rsid w:val="78127868"/>
    <w:rsid w:val="7813CF92"/>
    <w:rsid w:val="781490DF"/>
    <w:rsid w:val="781E5673"/>
    <w:rsid w:val="7835662A"/>
    <w:rsid w:val="783A6C49"/>
    <w:rsid w:val="7841EB30"/>
    <w:rsid w:val="784223A6"/>
    <w:rsid w:val="784462C5"/>
    <w:rsid w:val="7844DB80"/>
    <w:rsid w:val="7845FAD4"/>
    <w:rsid w:val="78468E77"/>
    <w:rsid w:val="7849E040"/>
    <w:rsid w:val="784E13B5"/>
    <w:rsid w:val="78585B7C"/>
    <w:rsid w:val="78586221"/>
    <w:rsid w:val="785D005C"/>
    <w:rsid w:val="7860C5A9"/>
    <w:rsid w:val="78611DD2"/>
    <w:rsid w:val="78626146"/>
    <w:rsid w:val="78662E9E"/>
    <w:rsid w:val="786B2CC8"/>
    <w:rsid w:val="7877CA25"/>
    <w:rsid w:val="787A1236"/>
    <w:rsid w:val="7881C60F"/>
    <w:rsid w:val="78839204"/>
    <w:rsid w:val="788B5B60"/>
    <w:rsid w:val="788D702C"/>
    <w:rsid w:val="789135E7"/>
    <w:rsid w:val="789210C7"/>
    <w:rsid w:val="78965CD3"/>
    <w:rsid w:val="789E0B99"/>
    <w:rsid w:val="78A5139E"/>
    <w:rsid w:val="78A5EE5D"/>
    <w:rsid w:val="78A85D4B"/>
    <w:rsid w:val="78B258A7"/>
    <w:rsid w:val="78C1EA6A"/>
    <w:rsid w:val="78C401EE"/>
    <w:rsid w:val="78C9C208"/>
    <w:rsid w:val="78CA00DB"/>
    <w:rsid w:val="78CFA91D"/>
    <w:rsid w:val="78D0C5E9"/>
    <w:rsid w:val="78D505A7"/>
    <w:rsid w:val="78D71FD3"/>
    <w:rsid w:val="78DC82C9"/>
    <w:rsid w:val="78E13DD1"/>
    <w:rsid w:val="78E3B060"/>
    <w:rsid w:val="78E656A6"/>
    <w:rsid w:val="78EA65B8"/>
    <w:rsid w:val="78EA9059"/>
    <w:rsid w:val="78EB0347"/>
    <w:rsid w:val="78EC8ECD"/>
    <w:rsid w:val="78EEE40B"/>
    <w:rsid w:val="78F029F3"/>
    <w:rsid w:val="78F6A8FA"/>
    <w:rsid w:val="7900AD14"/>
    <w:rsid w:val="7903D200"/>
    <w:rsid w:val="79060675"/>
    <w:rsid w:val="7906C302"/>
    <w:rsid w:val="790AC431"/>
    <w:rsid w:val="790C8428"/>
    <w:rsid w:val="7912382A"/>
    <w:rsid w:val="79149CC9"/>
    <w:rsid w:val="79239FF2"/>
    <w:rsid w:val="79260D95"/>
    <w:rsid w:val="792CF9A4"/>
    <w:rsid w:val="79330B51"/>
    <w:rsid w:val="7939BE8D"/>
    <w:rsid w:val="79484F7F"/>
    <w:rsid w:val="794A5D5D"/>
    <w:rsid w:val="79550D97"/>
    <w:rsid w:val="7962305B"/>
    <w:rsid w:val="7962ED14"/>
    <w:rsid w:val="7967B809"/>
    <w:rsid w:val="7968FD3D"/>
    <w:rsid w:val="796DE9CE"/>
    <w:rsid w:val="7971B71A"/>
    <w:rsid w:val="7977B0F7"/>
    <w:rsid w:val="7978815D"/>
    <w:rsid w:val="797D74CA"/>
    <w:rsid w:val="79815545"/>
    <w:rsid w:val="79839658"/>
    <w:rsid w:val="7985FAFD"/>
    <w:rsid w:val="79888142"/>
    <w:rsid w:val="798A465F"/>
    <w:rsid w:val="798FB865"/>
    <w:rsid w:val="798FCCFB"/>
    <w:rsid w:val="7992ACA9"/>
    <w:rsid w:val="7994F616"/>
    <w:rsid w:val="799839A7"/>
    <w:rsid w:val="79A52800"/>
    <w:rsid w:val="79A8C6FC"/>
    <w:rsid w:val="79A94C94"/>
    <w:rsid w:val="79AB0791"/>
    <w:rsid w:val="79AC6313"/>
    <w:rsid w:val="79AECF65"/>
    <w:rsid w:val="79B0A808"/>
    <w:rsid w:val="79B0BA8E"/>
    <w:rsid w:val="79B0BB88"/>
    <w:rsid w:val="79B0C463"/>
    <w:rsid w:val="79B51DD4"/>
    <w:rsid w:val="79B8E23D"/>
    <w:rsid w:val="79CA2DF4"/>
    <w:rsid w:val="79CD148D"/>
    <w:rsid w:val="79CD1E51"/>
    <w:rsid w:val="79D02FA7"/>
    <w:rsid w:val="79D1FC5D"/>
    <w:rsid w:val="79DBC3DA"/>
    <w:rsid w:val="79DD78EF"/>
    <w:rsid w:val="79E8F2EB"/>
    <w:rsid w:val="79E9C606"/>
    <w:rsid w:val="79EC9B15"/>
    <w:rsid w:val="79F2FB86"/>
    <w:rsid w:val="7A00F7A2"/>
    <w:rsid w:val="7A01F06B"/>
    <w:rsid w:val="7A034727"/>
    <w:rsid w:val="7A043C3F"/>
    <w:rsid w:val="7A0A3058"/>
    <w:rsid w:val="7A0F83FF"/>
    <w:rsid w:val="7A12800E"/>
    <w:rsid w:val="7A1704B3"/>
    <w:rsid w:val="7A170700"/>
    <w:rsid w:val="7A18E30B"/>
    <w:rsid w:val="7A246EC2"/>
    <w:rsid w:val="7A2A33B1"/>
    <w:rsid w:val="7A2D1F3E"/>
    <w:rsid w:val="7A2F4738"/>
    <w:rsid w:val="7A349F27"/>
    <w:rsid w:val="7A35A80D"/>
    <w:rsid w:val="7A371FFE"/>
    <w:rsid w:val="7A3C0792"/>
    <w:rsid w:val="7A421AAC"/>
    <w:rsid w:val="7A47C974"/>
    <w:rsid w:val="7A485141"/>
    <w:rsid w:val="7A4D2D6B"/>
    <w:rsid w:val="7A4DA056"/>
    <w:rsid w:val="7A4E02F7"/>
    <w:rsid w:val="7A504821"/>
    <w:rsid w:val="7A518423"/>
    <w:rsid w:val="7A56A766"/>
    <w:rsid w:val="7A575BBD"/>
    <w:rsid w:val="7A5BD8E7"/>
    <w:rsid w:val="7A6387AC"/>
    <w:rsid w:val="7A658482"/>
    <w:rsid w:val="7A662C94"/>
    <w:rsid w:val="7A67F89B"/>
    <w:rsid w:val="7A688F87"/>
    <w:rsid w:val="7A714F8D"/>
    <w:rsid w:val="7A72AD72"/>
    <w:rsid w:val="7A754798"/>
    <w:rsid w:val="7A7709BB"/>
    <w:rsid w:val="7A788F5A"/>
    <w:rsid w:val="7A7B2BDF"/>
    <w:rsid w:val="7A7B55A8"/>
    <w:rsid w:val="7A7BBD4A"/>
    <w:rsid w:val="7A7E2A94"/>
    <w:rsid w:val="7A823C8F"/>
    <w:rsid w:val="7A823CAF"/>
    <w:rsid w:val="7A828F7C"/>
    <w:rsid w:val="7A89B64D"/>
    <w:rsid w:val="7A8E52C3"/>
    <w:rsid w:val="7A8EE850"/>
    <w:rsid w:val="7A97BD23"/>
    <w:rsid w:val="7A980AEF"/>
    <w:rsid w:val="7A980EE1"/>
    <w:rsid w:val="7A988107"/>
    <w:rsid w:val="7AA0BF86"/>
    <w:rsid w:val="7AA80EA9"/>
    <w:rsid w:val="7AABA943"/>
    <w:rsid w:val="7AADFFDC"/>
    <w:rsid w:val="7AAF71CF"/>
    <w:rsid w:val="7AB0B52D"/>
    <w:rsid w:val="7AB4975F"/>
    <w:rsid w:val="7AB628C1"/>
    <w:rsid w:val="7AB6D22C"/>
    <w:rsid w:val="7AB73F89"/>
    <w:rsid w:val="7ABA061A"/>
    <w:rsid w:val="7ABA5BD8"/>
    <w:rsid w:val="7ABA7702"/>
    <w:rsid w:val="7ABBB8CD"/>
    <w:rsid w:val="7ABE1350"/>
    <w:rsid w:val="7ABFBBEC"/>
    <w:rsid w:val="7AC3F172"/>
    <w:rsid w:val="7AC505A2"/>
    <w:rsid w:val="7AC766D0"/>
    <w:rsid w:val="7AC917A4"/>
    <w:rsid w:val="7AC9933A"/>
    <w:rsid w:val="7ACE6649"/>
    <w:rsid w:val="7AD34D8A"/>
    <w:rsid w:val="7AD3E8A0"/>
    <w:rsid w:val="7AD416AC"/>
    <w:rsid w:val="7ADDC031"/>
    <w:rsid w:val="7ADE1DD6"/>
    <w:rsid w:val="7ADE9B6C"/>
    <w:rsid w:val="7ADEFABD"/>
    <w:rsid w:val="7AE03CD5"/>
    <w:rsid w:val="7AEB6176"/>
    <w:rsid w:val="7AEC49D2"/>
    <w:rsid w:val="7AF2CF64"/>
    <w:rsid w:val="7AFCFF2B"/>
    <w:rsid w:val="7AFEF2F0"/>
    <w:rsid w:val="7B01F142"/>
    <w:rsid w:val="7B0D819A"/>
    <w:rsid w:val="7B0DB830"/>
    <w:rsid w:val="7B10DAB1"/>
    <w:rsid w:val="7B1678BE"/>
    <w:rsid w:val="7B1B6B3C"/>
    <w:rsid w:val="7B20CEE1"/>
    <w:rsid w:val="7B28DE20"/>
    <w:rsid w:val="7B29F5BD"/>
    <w:rsid w:val="7B3313F2"/>
    <w:rsid w:val="7B349E18"/>
    <w:rsid w:val="7B3BF78E"/>
    <w:rsid w:val="7B3D7054"/>
    <w:rsid w:val="7B456185"/>
    <w:rsid w:val="7B461857"/>
    <w:rsid w:val="7B48A7C2"/>
    <w:rsid w:val="7B4B6C8E"/>
    <w:rsid w:val="7B4B9F1C"/>
    <w:rsid w:val="7B5070C2"/>
    <w:rsid w:val="7B5611BF"/>
    <w:rsid w:val="7B56FC09"/>
    <w:rsid w:val="7B575640"/>
    <w:rsid w:val="7B5B53C1"/>
    <w:rsid w:val="7B5B83D1"/>
    <w:rsid w:val="7B60F3C7"/>
    <w:rsid w:val="7B66D9E4"/>
    <w:rsid w:val="7B75F99C"/>
    <w:rsid w:val="7B762156"/>
    <w:rsid w:val="7B77CFDC"/>
    <w:rsid w:val="7B7F422A"/>
    <w:rsid w:val="7B801BA4"/>
    <w:rsid w:val="7B80EFDF"/>
    <w:rsid w:val="7B84B877"/>
    <w:rsid w:val="7B85B1D3"/>
    <w:rsid w:val="7B8A5FA3"/>
    <w:rsid w:val="7B8CEE17"/>
    <w:rsid w:val="7B8DDCB3"/>
    <w:rsid w:val="7B8E8FEB"/>
    <w:rsid w:val="7B8FC4AE"/>
    <w:rsid w:val="7B95CC2A"/>
    <w:rsid w:val="7B9A85DB"/>
    <w:rsid w:val="7B9B70DD"/>
    <w:rsid w:val="7B9BD80D"/>
    <w:rsid w:val="7BA4B330"/>
    <w:rsid w:val="7BB08A94"/>
    <w:rsid w:val="7BB1B060"/>
    <w:rsid w:val="7BB268C0"/>
    <w:rsid w:val="7BB3D689"/>
    <w:rsid w:val="7BB78637"/>
    <w:rsid w:val="7BBE1946"/>
    <w:rsid w:val="7BC0660D"/>
    <w:rsid w:val="7BC5B765"/>
    <w:rsid w:val="7BC9FD61"/>
    <w:rsid w:val="7BCBF875"/>
    <w:rsid w:val="7BD0F0C4"/>
    <w:rsid w:val="7BD4F9D7"/>
    <w:rsid w:val="7BD534BF"/>
    <w:rsid w:val="7BDA7432"/>
    <w:rsid w:val="7BDAF419"/>
    <w:rsid w:val="7BE2BE4C"/>
    <w:rsid w:val="7BEB5FED"/>
    <w:rsid w:val="7BEC40A9"/>
    <w:rsid w:val="7BF2CB71"/>
    <w:rsid w:val="7BF44CE9"/>
    <w:rsid w:val="7BF88F38"/>
    <w:rsid w:val="7BFC46DA"/>
    <w:rsid w:val="7C07E7F9"/>
    <w:rsid w:val="7C091ADD"/>
    <w:rsid w:val="7C10B61C"/>
    <w:rsid w:val="7C1ACBD3"/>
    <w:rsid w:val="7C1F2E4E"/>
    <w:rsid w:val="7C207991"/>
    <w:rsid w:val="7C24562C"/>
    <w:rsid w:val="7C297BBD"/>
    <w:rsid w:val="7C305575"/>
    <w:rsid w:val="7C308327"/>
    <w:rsid w:val="7C3392D6"/>
    <w:rsid w:val="7C38AC44"/>
    <w:rsid w:val="7C391DC1"/>
    <w:rsid w:val="7C4111FE"/>
    <w:rsid w:val="7C429DEF"/>
    <w:rsid w:val="7C46FF25"/>
    <w:rsid w:val="7C4BA932"/>
    <w:rsid w:val="7C4EA717"/>
    <w:rsid w:val="7C54C02D"/>
    <w:rsid w:val="7C56F735"/>
    <w:rsid w:val="7C5BB405"/>
    <w:rsid w:val="7C5ECDFF"/>
    <w:rsid w:val="7C5FCF37"/>
    <w:rsid w:val="7C5FE362"/>
    <w:rsid w:val="7C60B972"/>
    <w:rsid w:val="7C610164"/>
    <w:rsid w:val="7C6B6395"/>
    <w:rsid w:val="7C6B7BE4"/>
    <w:rsid w:val="7C6E6A72"/>
    <w:rsid w:val="7C701F92"/>
    <w:rsid w:val="7C70D166"/>
    <w:rsid w:val="7C7465DD"/>
    <w:rsid w:val="7C74A6EA"/>
    <w:rsid w:val="7C74F12D"/>
    <w:rsid w:val="7C773BB2"/>
    <w:rsid w:val="7C786E2C"/>
    <w:rsid w:val="7C829B7B"/>
    <w:rsid w:val="7C83BBC9"/>
    <w:rsid w:val="7C88AC8D"/>
    <w:rsid w:val="7C8B10F7"/>
    <w:rsid w:val="7C92DAE0"/>
    <w:rsid w:val="7C9881A7"/>
    <w:rsid w:val="7C992817"/>
    <w:rsid w:val="7C9973DA"/>
    <w:rsid w:val="7C9BD4D2"/>
    <w:rsid w:val="7C9D9AB4"/>
    <w:rsid w:val="7C9F6AFF"/>
    <w:rsid w:val="7CA1D9B5"/>
    <w:rsid w:val="7CA85742"/>
    <w:rsid w:val="7CB25511"/>
    <w:rsid w:val="7CB37B53"/>
    <w:rsid w:val="7CB61637"/>
    <w:rsid w:val="7CB71011"/>
    <w:rsid w:val="7CBBE0E0"/>
    <w:rsid w:val="7CBFB45F"/>
    <w:rsid w:val="7CC10B59"/>
    <w:rsid w:val="7CCA156D"/>
    <w:rsid w:val="7CCA6FA8"/>
    <w:rsid w:val="7CCF69FE"/>
    <w:rsid w:val="7CCFDC7C"/>
    <w:rsid w:val="7CD4E2C2"/>
    <w:rsid w:val="7CD93287"/>
    <w:rsid w:val="7CDA3AF8"/>
    <w:rsid w:val="7CDA4650"/>
    <w:rsid w:val="7CDD8C28"/>
    <w:rsid w:val="7CDE1EC9"/>
    <w:rsid w:val="7CDE7514"/>
    <w:rsid w:val="7CDEAC42"/>
    <w:rsid w:val="7CE2003F"/>
    <w:rsid w:val="7CE59A37"/>
    <w:rsid w:val="7CE73045"/>
    <w:rsid w:val="7CE9A282"/>
    <w:rsid w:val="7CF4E406"/>
    <w:rsid w:val="7CF5A438"/>
    <w:rsid w:val="7CF63224"/>
    <w:rsid w:val="7CF933E5"/>
    <w:rsid w:val="7CFE56B3"/>
    <w:rsid w:val="7D0C3709"/>
    <w:rsid w:val="7D0DC709"/>
    <w:rsid w:val="7D18FC24"/>
    <w:rsid w:val="7D1F0C16"/>
    <w:rsid w:val="7D2093AD"/>
    <w:rsid w:val="7D22A2C8"/>
    <w:rsid w:val="7D31638B"/>
    <w:rsid w:val="7D32DACA"/>
    <w:rsid w:val="7D378A24"/>
    <w:rsid w:val="7D3CE361"/>
    <w:rsid w:val="7D3EA3FE"/>
    <w:rsid w:val="7D42E2B1"/>
    <w:rsid w:val="7D434774"/>
    <w:rsid w:val="7D450D29"/>
    <w:rsid w:val="7D49BEA0"/>
    <w:rsid w:val="7D4AB633"/>
    <w:rsid w:val="7D5083CD"/>
    <w:rsid w:val="7D58A08C"/>
    <w:rsid w:val="7D598AEF"/>
    <w:rsid w:val="7D5D8D8A"/>
    <w:rsid w:val="7D62B5AD"/>
    <w:rsid w:val="7D662D1D"/>
    <w:rsid w:val="7D6A5940"/>
    <w:rsid w:val="7D6FAADD"/>
    <w:rsid w:val="7D71182E"/>
    <w:rsid w:val="7D764EBA"/>
    <w:rsid w:val="7D7B125D"/>
    <w:rsid w:val="7D7CA8AF"/>
    <w:rsid w:val="7D8904CF"/>
    <w:rsid w:val="7D89451C"/>
    <w:rsid w:val="7D89A43D"/>
    <w:rsid w:val="7D8A2C49"/>
    <w:rsid w:val="7D8C4A44"/>
    <w:rsid w:val="7D8C88CB"/>
    <w:rsid w:val="7D945CE0"/>
    <w:rsid w:val="7D99DE3E"/>
    <w:rsid w:val="7DA0BB51"/>
    <w:rsid w:val="7DA35053"/>
    <w:rsid w:val="7DA7D52C"/>
    <w:rsid w:val="7DABB973"/>
    <w:rsid w:val="7DAC9195"/>
    <w:rsid w:val="7DAD5AC7"/>
    <w:rsid w:val="7DB07439"/>
    <w:rsid w:val="7DB0C950"/>
    <w:rsid w:val="7DB26285"/>
    <w:rsid w:val="7DB3DC23"/>
    <w:rsid w:val="7DC0E408"/>
    <w:rsid w:val="7DCAFF45"/>
    <w:rsid w:val="7DCFE680"/>
    <w:rsid w:val="7DD66690"/>
    <w:rsid w:val="7DD6E681"/>
    <w:rsid w:val="7DDE16E7"/>
    <w:rsid w:val="7DDF90DB"/>
    <w:rsid w:val="7DDFFA68"/>
    <w:rsid w:val="7DE59B33"/>
    <w:rsid w:val="7DE69FC5"/>
    <w:rsid w:val="7DEA2EA6"/>
    <w:rsid w:val="7DED6D8F"/>
    <w:rsid w:val="7DEF9D6F"/>
    <w:rsid w:val="7DF2C796"/>
    <w:rsid w:val="7DF92D2C"/>
    <w:rsid w:val="7DFC3CEB"/>
    <w:rsid w:val="7DFCB613"/>
    <w:rsid w:val="7DFEBE37"/>
    <w:rsid w:val="7E0A8D82"/>
    <w:rsid w:val="7E0C222F"/>
    <w:rsid w:val="7E164ECE"/>
    <w:rsid w:val="7E18B2AF"/>
    <w:rsid w:val="7E1BA9B8"/>
    <w:rsid w:val="7E24BBB0"/>
    <w:rsid w:val="7E316743"/>
    <w:rsid w:val="7E3216CE"/>
    <w:rsid w:val="7E340808"/>
    <w:rsid w:val="7E3EAF58"/>
    <w:rsid w:val="7E3F8322"/>
    <w:rsid w:val="7E3FC4D4"/>
    <w:rsid w:val="7E410C4A"/>
    <w:rsid w:val="7E4572F1"/>
    <w:rsid w:val="7E45C68E"/>
    <w:rsid w:val="7E481DC9"/>
    <w:rsid w:val="7E48CCF5"/>
    <w:rsid w:val="7E4C4FD5"/>
    <w:rsid w:val="7E4E9C56"/>
    <w:rsid w:val="7E538ADC"/>
    <w:rsid w:val="7E5482A1"/>
    <w:rsid w:val="7E602585"/>
    <w:rsid w:val="7E681F32"/>
    <w:rsid w:val="7E6913B7"/>
    <w:rsid w:val="7E6AC8A4"/>
    <w:rsid w:val="7E6D667E"/>
    <w:rsid w:val="7E6DC980"/>
    <w:rsid w:val="7E6EBD68"/>
    <w:rsid w:val="7E74B73F"/>
    <w:rsid w:val="7E79307A"/>
    <w:rsid w:val="7E7ED275"/>
    <w:rsid w:val="7E8224F7"/>
    <w:rsid w:val="7E8DBF86"/>
    <w:rsid w:val="7E8F4E5C"/>
    <w:rsid w:val="7E91110E"/>
    <w:rsid w:val="7E91C4F9"/>
    <w:rsid w:val="7E960A7E"/>
    <w:rsid w:val="7E9A7BF5"/>
    <w:rsid w:val="7E9BBBE6"/>
    <w:rsid w:val="7EAA1EA7"/>
    <w:rsid w:val="7EB60E03"/>
    <w:rsid w:val="7EB6229C"/>
    <w:rsid w:val="7EBBCBF7"/>
    <w:rsid w:val="7EC0C0F5"/>
    <w:rsid w:val="7EC1F883"/>
    <w:rsid w:val="7EC2ED19"/>
    <w:rsid w:val="7EC83C74"/>
    <w:rsid w:val="7ECA9DEF"/>
    <w:rsid w:val="7ECD7859"/>
    <w:rsid w:val="7ECF5B32"/>
    <w:rsid w:val="7EDDDB98"/>
    <w:rsid w:val="7EE58F01"/>
    <w:rsid w:val="7EEEE39E"/>
    <w:rsid w:val="7EF21EE9"/>
    <w:rsid w:val="7EF7C444"/>
    <w:rsid w:val="7EFD70D1"/>
    <w:rsid w:val="7F018AE6"/>
    <w:rsid w:val="7F06297B"/>
    <w:rsid w:val="7F117FCF"/>
    <w:rsid w:val="7F11E5BB"/>
    <w:rsid w:val="7F1494FB"/>
    <w:rsid w:val="7F1BF89A"/>
    <w:rsid w:val="7F1DD5C7"/>
    <w:rsid w:val="7F24ED04"/>
    <w:rsid w:val="7F2DA3AE"/>
    <w:rsid w:val="7F2E15FB"/>
    <w:rsid w:val="7F3EA4CE"/>
    <w:rsid w:val="7F4671F9"/>
    <w:rsid w:val="7F48EB23"/>
    <w:rsid w:val="7F5AA422"/>
    <w:rsid w:val="7F5E28FC"/>
    <w:rsid w:val="7F5F4478"/>
    <w:rsid w:val="7F643AE0"/>
    <w:rsid w:val="7F698E8A"/>
    <w:rsid w:val="7F6BA1F0"/>
    <w:rsid w:val="7F6CCF34"/>
    <w:rsid w:val="7F6ED257"/>
    <w:rsid w:val="7F6F208E"/>
    <w:rsid w:val="7F6F4C45"/>
    <w:rsid w:val="7F6FE661"/>
    <w:rsid w:val="7F70470B"/>
    <w:rsid w:val="7F70D8A4"/>
    <w:rsid w:val="7F75BC03"/>
    <w:rsid w:val="7F7B2948"/>
    <w:rsid w:val="7F82E235"/>
    <w:rsid w:val="7F830DD2"/>
    <w:rsid w:val="7F848114"/>
    <w:rsid w:val="7F8B071B"/>
    <w:rsid w:val="7F8E97F7"/>
    <w:rsid w:val="7F91C077"/>
    <w:rsid w:val="7F988931"/>
    <w:rsid w:val="7F9FA9B9"/>
    <w:rsid w:val="7F9FF258"/>
    <w:rsid w:val="7FA54A13"/>
    <w:rsid w:val="7FA55DB8"/>
    <w:rsid w:val="7FA8F281"/>
    <w:rsid w:val="7FAAB1DB"/>
    <w:rsid w:val="7FB6365C"/>
    <w:rsid w:val="7FBB5FF3"/>
    <w:rsid w:val="7FBEB191"/>
    <w:rsid w:val="7FC1A25C"/>
    <w:rsid w:val="7FC68D28"/>
    <w:rsid w:val="7FC881E8"/>
    <w:rsid w:val="7FCA87E6"/>
    <w:rsid w:val="7FCB2E33"/>
    <w:rsid w:val="7FCDAAB6"/>
    <w:rsid w:val="7FCE97E5"/>
    <w:rsid w:val="7FCF8BA9"/>
    <w:rsid w:val="7FD04240"/>
    <w:rsid w:val="7FDA9097"/>
    <w:rsid w:val="7FDB6D29"/>
    <w:rsid w:val="7FE26BC3"/>
    <w:rsid w:val="7FE6F884"/>
    <w:rsid w:val="7FE73B4C"/>
    <w:rsid w:val="7FE75DF3"/>
    <w:rsid w:val="7FEB6E5B"/>
    <w:rsid w:val="7FEE53C4"/>
    <w:rsid w:val="7FF563A5"/>
    <w:rsid w:val="7FFC5B6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B450C9D"/>
  <w15:chartTrackingRefBased/>
  <w15:docId w15:val="{FA2E1575-99E3-4F51-A551-D6F3E2BB1F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nhideWhenUsed/>
    <w:rsid w:val="004408D1"/>
    <w:pPr>
      <w:spacing w:before="120" w:after="120"/>
      <w:jc w:val="both"/>
    </w:pPr>
    <w:rPr>
      <w:rFonts w:ascii="EC Square Sans Pro" w:hAnsi="EC Square Sans Pro" w:eastAsia="Times New Roman" w:cs="Times New Roman"/>
      <w:sz w:val="20"/>
      <w:szCs w:val="20"/>
      <w:lang w:eastAsia="en-GB"/>
    </w:rPr>
  </w:style>
  <w:style w:type="paragraph" w:styleId="Heading1">
    <w:name w:val="heading 1"/>
    <w:basedOn w:val="Normal"/>
    <w:next w:val="Normal"/>
    <w:link w:val="Heading1Char"/>
    <w:uiPriority w:val="9"/>
    <w:rsid w:val="15EA60C0"/>
    <w:pPr>
      <w:keepNext/>
      <w:outlineLvl w:val="0"/>
    </w:pPr>
    <w:rPr>
      <w:rFonts w:eastAsia="Calibri"/>
      <w:b/>
      <w:bCs/>
      <w:sz w:val="26"/>
      <w:szCs w:val="26"/>
      <w:lang w:eastAsia="en-US"/>
    </w:rPr>
  </w:style>
  <w:style w:type="paragraph" w:styleId="Heading2">
    <w:name w:val="heading 2"/>
    <w:basedOn w:val="Normal"/>
    <w:next w:val="Normal"/>
    <w:link w:val="Heading2Char"/>
    <w:uiPriority w:val="9"/>
    <w:semiHidden/>
    <w:rsid w:val="15EA60C0"/>
    <w:pPr>
      <w:keepNext/>
      <w:keepLines/>
      <w:spacing w:before="240"/>
      <w:outlineLvl w:val="1"/>
    </w:pPr>
    <w:rPr>
      <w:b/>
      <w:bCs/>
      <w:sz w:val="24"/>
      <w:szCs w:val="24"/>
      <w:lang w:eastAsia="en-US"/>
    </w:rPr>
  </w:style>
  <w:style w:type="paragraph" w:styleId="Heading3">
    <w:name w:val="heading 3"/>
    <w:basedOn w:val="Normal"/>
    <w:next w:val="Normal"/>
    <w:link w:val="Heading3Char"/>
    <w:uiPriority w:val="9"/>
    <w:semiHidden/>
    <w:rsid w:val="15EA60C0"/>
    <w:pPr>
      <w:keepNext/>
      <w:keepLines/>
      <w:spacing w:before="240"/>
      <w:outlineLvl w:val="2"/>
    </w:pPr>
    <w:rPr>
      <w:b/>
      <w:bCs/>
      <w:lang w:eastAsia="en-US"/>
    </w:rPr>
  </w:style>
  <w:style w:type="paragraph" w:styleId="Heading4">
    <w:name w:val="heading 4"/>
    <w:basedOn w:val="Normal"/>
    <w:next w:val="Normal"/>
    <w:link w:val="Heading4Char"/>
    <w:uiPriority w:val="9"/>
    <w:semiHidden/>
    <w:qFormat/>
    <w:rsid w:val="15EA60C0"/>
    <w:pPr>
      <w:keepNext/>
      <w:keepLines/>
      <w:spacing w:before="240"/>
      <w:outlineLvl w:val="3"/>
    </w:pPr>
    <w:rPr>
      <w:b/>
      <w:bCs/>
      <w:i/>
      <w:iCs/>
      <w:lang w:eastAsia="en-US"/>
    </w:rPr>
  </w:style>
  <w:style w:type="paragraph" w:styleId="Heading5">
    <w:name w:val="heading 5"/>
    <w:basedOn w:val="Normal"/>
    <w:next w:val="Normal"/>
    <w:link w:val="Heading5Char"/>
    <w:uiPriority w:val="9"/>
    <w:semiHidden/>
    <w:rsid w:val="15EA60C0"/>
    <w:pPr>
      <w:keepNext/>
      <w:keepLines/>
      <w:spacing w:before="200" w:after="0"/>
      <w:outlineLvl w:val="4"/>
    </w:pPr>
    <w:rPr>
      <w:lang w:eastAsia="en-US"/>
    </w:rPr>
  </w:style>
  <w:style w:type="paragraph" w:styleId="Heading6">
    <w:name w:val="heading 6"/>
    <w:basedOn w:val="Normal"/>
    <w:next w:val="Normal"/>
    <w:link w:val="Heading6Char"/>
    <w:uiPriority w:val="9"/>
    <w:unhideWhenUsed/>
    <w:qFormat/>
    <w:rsid w:val="15EA60C0"/>
    <w:pPr>
      <w:keepNext/>
      <w:keepLines/>
      <w:spacing w:before="40" w:after="0"/>
      <w:outlineLvl w:val="5"/>
    </w:pPr>
    <w:rPr>
      <w:rFonts w:asciiTheme="majorHAnsi" w:hAnsiTheme="majorHAnsi" w:eastAsiaTheme="majorEastAsia" w:cstheme="majorBidi"/>
      <w:color w:val="1F4D78"/>
    </w:rPr>
  </w:style>
  <w:style w:type="paragraph" w:styleId="Heading7">
    <w:name w:val="heading 7"/>
    <w:basedOn w:val="Normal"/>
    <w:next w:val="Normal"/>
    <w:link w:val="Heading7Char"/>
    <w:uiPriority w:val="9"/>
    <w:unhideWhenUsed/>
    <w:qFormat/>
    <w:rsid w:val="15EA60C0"/>
    <w:pPr>
      <w:keepNext/>
      <w:keepLines/>
      <w:spacing w:before="40" w:after="0"/>
      <w:outlineLvl w:val="6"/>
    </w:pPr>
    <w:rPr>
      <w:rFonts w:asciiTheme="majorHAnsi" w:hAnsiTheme="majorHAnsi" w:eastAsiaTheme="majorEastAsia" w:cstheme="majorBidi"/>
      <w:i/>
      <w:iCs/>
      <w:color w:val="1F4D78"/>
    </w:rPr>
  </w:style>
  <w:style w:type="paragraph" w:styleId="Heading8">
    <w:name w:val="heading 8"/>
    <w:basedOn w:val="Normal"/>
    <w:next w:val="Normal"/>
    <w:link w:val="Heading8Char"/>
    <w:uiPriority w:val="9"/>
    <w:unhideWhenUsed/>
    <w:qFormat/>
    <w:rsid w:val="15EA60C0"/>
    <w:pPr>
      <w:keepNext/>
      <w:keepLines/>
      <w:spacing w:before="40" w:after="0"/>
      <w:outlineLvl w:val="7"/>
    </w:pPr>
    <w:rPr>
      <w:rFonts w:asciiTheme="majorHAnsi" w:hAnsiTheme="majorHAnsi" w:eastAsiaTheme="majorEastAsia" w:cstheme="majorBidi"/>
      <w:color w:val="272727"/>
      <w:sz w:val="21"/>
      <w:szCs w:val="21"/>
    </w:rPr>
  </w:style>
  <w:style w:type="paragraph" w:styleId="Heading9">
    <w:name w:val="heading 9"/>
    <w:basedOn w:val="Normal"/>
    <w:next w:val="Normal"/>
    <w:link w:val="Heading9Char"/>
    <w:uiPriority w:val="9"/>
    <w:unhideWhenUsed/>
    <w:qFormat/>
    <w:rsid w:val="15EA60C0"/>
    <w:pPr>
      <w:keepNext/>
      <w:keepLines/>
      <w:spacing w:before="40" w:after="0"/>
      <w:outlineLvl w:val="8"/>
    </w:pPr>
    <w:rPr>
      <w:rFonts w:asciiTheme="majorHAnsi" w:hAnsiTheme="majorHAnsi" w:eastAsiaTheme="majorEastAsia" w:cstheme="majorBidi"/>
      <w:i/>
      <w:iCs/>
      <w:color w:val="272727"/>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193ED09"/>
    <w:rPr>
      <w:rFonts w:ascii="EC Square Sans Pro" w:hAnsi="EC Square Sans Pro" w:eastAsia="Calibri" w:cs="Times New Roman"/>
      <w:b/>
      <w:bCs/>
      <w:noProof w:val="0"/>
      <w:sz w:val="26"/>
      <w:szCs w:val="26"/>
      <w:lang w:val="en-GB"/>
    </w:rPr>
  </w:style>
  <w:style w:type="character" w:styleId="Heading2Char" w:customStyle="1">
    <w:name w:val="Heading 2 Char"/>
    <w:basedOn w:val="DefaultParagraphFont"/>
    <w:link w:val="Heading2"/>
    <w:uiPriority w:val="9"/>
    <w:semiHidden/>
    <w:rsid w:val="0193ED09"/>
    <w:rPr>
      <w:rFonts w:ascii="EC Square Sans Pro" w:hAnsi="EC Square Sans Pro" w:eastAsia="Times New Roman" w:cs="Times New Roman"/>
      <w:b/>
      <w:bCs/>
      <w:noProof w:val="0"/>
      <w:sz w:val="24"/>
      <w:szCs w:val="24"/>
      <w:lang w:val="en-GB"/>
    </w:rPr>
  </w:style>
  <w:style w:type="character" w:styleId="Heading3Char" w:customStyle="1">
    <w:name w:val="Heading 3 Char"/>
    <w:basedOn w:val="DefaultParagraphFont"/>
    <w:link w:val="Heading3"/>
    <w:uiPriority w:val="9"/>
    <w:semiHidden/>
    <w:rsid w:val="0193ED09"/>
    <w:rPr>
      <w:rFonts w:ascii="EC Square Sans Pro" w:hAnsi="EC Square Sans Pro" w:eastAsia="Times New Roman" w:cs="Times New Roman"/>
      <w:b/>
      <w:bCs/>
      <w:noProof w:val="0"/>
      <w:sz w:val="20"/>
      <w:szCs w:val="20"/>
      <w:lang w:val="en-GB"/>
    </w:rPr>
  </w:style>
  <w:style w:type="character" w:styleId="Heading4Char" w:customStyle="1">
    <w:name w:val="Heading 4 Char"/>
    <w:basedOn w:val="DefaultParagraphFont"/>
    <w:link w:val="Heading4"/>
    <w:uiPriority w:val="9"/>
    <w:semiHidden/>
    <w:rsid w:val="0193ED09"/>
    <w:rPr>
      <w:rFonts w:ascii="EC Square Sans Pro" w:hAnsi="EC Square Sans Pro" w:eastAsia="Times New Roman" w:cs="Times New Roman"/>
      <w:b/>
      <w:bCs/>
      <w:i/>
      <w:iCs/>
      <w:noProof w:val="0"/>
      <w:sz w:val="20"/>
      <w:szCs w:val="20"/>
      <w:lang w:val="en-GB"/>
    </w:rPr>
  </w:style>
  <w:style w:type="character" w:styleId="Heading5Char" w:customStyle="1">
    <w:name w:val="Heading 5 Char"/>
    <w:basedOn w:val="DefaultParagraphFont"/>
    <w:link w:val="Heading5"/>
    <w:uiPriority w:val="9"/>
    <w:semiHidden/>
    <w:rsid w:val="0193ED09"/>
    <w:rPr>
      <w:rFonts w:ascii="EC Square Sans Pro" w:hAnsi="EC Square Sans Pro" w:eastAsia="Times New Roman" w:cs="Times New Roman"/>
      <w:noProof w:val="0"/>
      <w:sz w:val="20"/>
      <w:szCs w:val="20"/>
      <w:lang w:val="en-GB"/>
    </w:rPr>
  </w:style>
  <w:style w:type="paragraph" w:styleId="JRCAbbreviations" w:customStyle="1">
    <w:name w:val="JRC_Abbreviations"/>
    <w:basedOn w:val="Normal"/>
    <w:next w:val="JRCText"/>
    <w:uiPriority w:val="1"/>
    <w:qFormat/>
    <w:rsid w:val="15EA60C0"/>
    <w:pPr>
      <w:tabs>
        <w:tab w:val="left" w:pos="851"/>
      </w:tabs>
      <w:ind w:left="851" w:hanging="851"/>
    </w:pPr>
    <w:rPr>
      <w:rFonts w:eastAsia="Calibri"/>
      <w:lang w:eastAsia="en-US"/>
    </w:rPr>
  </w:style>
  <w:style w:type="paragraph" w:styleId="JRCCoversubtitle" w:customStyle="1">
    <w:name w:val="JRC_Cover_subtitle"/>
    <w:basedOn w:val="Normal"/>
    <w:link w:val="JRCCoversubtitleChar"/>
    <w:uiPriority w:val="1"/>
    <w:qFormat/>
    <w:rsid w:val="15EA60C0"/>
    <w:pPr>
      <w:spacing w:after="600" w:line="400" w:lineRule="exact"/>
      <w:ind w:left="-567"/>
      <w:jc w:val="left"/>
    </w:pPr>
    <w:rPr>
      <w:rFonts w:eastAsia="Calibri"/>
      <w:i/>
      <w:iCs/>
      <w:color w:val="5E66AB"/>
      <w:sz w:val="32"/>
      <w:szCs w:val="32"/>
      <w:lang w:eastAsia="en-US"/>
    </w:rPr>
  </w:style>
  <w:style w:type="paragraph" w:styleId="JRCCovertitle" w:customStyle="1">
    <w:name w:val="JRC_Cover_title"/>
    <w:basedOn w:val="Normal"/>
    <w:link w:val="JRCCovertitleChar"/>
    <w:uiPriority w:val="1"/>
    <w:rsid w:val="15EA60C0"/>
    <w:pPr>
      <w:spacing w:before="600" w:after="600" w:line="640" w:lineRule="exact"/>
      <w:ind w:left="-567"/>
      <w:jc w:val="left"/>
    </w:pPr>
    <w:rPr>
      <w:rFonts w:eastAsia="Calibri"/>
      <w:sz w:val="56"/>
      <w:szCs w:val="56"/>
    </w:rPr>
  </w:style>
  <w:style w:type="paragraph" w:styleId="JRCEquation" w:customStyle="1">
    <w:name w:val="JRC_Equation"/>
    <w:basedOn w:val="Normal"/>
    <w:next w:val="JRCText"/>
    <w:uiPriority w:val="1"/>
    <w:qFormat/>
    <w:rsid w:val="15EA60C0"/>
    <w:pPr>
      <w:spacing w:before="360" w:after="360"/>
      <w:jc w:val="center"/>
    </w:pPr>
    <w:rPr>
      <w:rFonts w:eastAsia="Calibri"/>
      <w:lang w:eastAsia="en-US"/>
    </w:rPr>
  </w:style>
  <w:style w:type="paragraph" w:styleId="JRCFigurecaption" w:customStyle="1">
    <w:name w:val="JRC_Figure_caption"/>
    <w:basedOn w:val="Normal"/>
    <w:next w:val="JRCText"/>
    <w:qFormat/>
    <w:rsid w:val="15EA60C0"/>
    <w:pPr>
      <w:keepNext/>
      <w:spacing w:before="360"/>
      <w:jc w:val="center"/>
    </w:pPr>
    <w:rPr>
      <w:rFonts w:eastAsia="Calibri"/>
      <w:sz w:val="18"/>
      <w:szCs w:val="18"/>
      <w:lang w:eastAsia="en-US"/>
    </w:rPr>
  </w:style>
  <w:style w:type="paragraph" w:styleId="JRCLevel-1Fronttitle" w:customStyle="1">
    <w:name w:val="JRC_Level-1_Front_title"/>
    <w:basedOn w:val="Normal"/>
    <w:next w:val="JRCText"/>
    <w:link w:val="JRCLevel-1FronttitleChar"/>
    <w:uiPriority w:val="1"/>
    <w:qFormat/>
    <w:rsid w:val="15EA60C0"/>
    <w:pPr>
      <w:keepNext/>
      <w:spacing w:before="0"/>
      <w:jc w:val="left"/>
    </w:pPr>
    <w:rPr>
      <w:b/>
      <w:bCs/>
      <w:sz w:val="24"/>
      <w:szCs w:val="24"/>
    </w:rPr>
  </w:style>
  <w:style w:type="character" w:styleId="JRCLevel-1FronttitleChar" w:customStyle="1">
    <w:name w:val="JRC_Level-1_Front_title Char"/>
    <w:link w:val="JRCLevel-1Fronttitle"/>
    <w:uiPriority w:val="1"/>
    <w:rsid w:val="0193ED09"/>
    <w:rPr>
      <w:rFonts w:ascii="EC Square Sans Pro" w:hAnsi="EC Square Sans Pro" w:eastAsia="Times New Roman" w:cs="Times New Roman"/>
      <w:b/>
      <w:bCs/>
      <w:noProof w:val="0"/>
      <w:sz w:val="24"/>
      <w:szCs w:val="24"/>
      <w:lang w:eastAsia="en-GB"/>
    </w:rPr>
  </w:style>
  <w:style w:type="paragraph" w:styleId="JRCLevel-2Backtitle" w:customStyle="1">
    <w:name w:val="JRC_Level-2_Back_title"/>
    <w:basedOn w:val="Normal"/>
    <w:next w:val="JRCText"/>
    <w:link w:val="JRCLevel-2BacktitleChar"/>
    <w:uiPriority w:val="1"/>
    <w:qFormat/>
    <w:rsid w:val="15EA60C0"/>
    <w:pPr>
      <w:keepNext/>
      <w:jc w:val="left"/>
      <w:outlineLvl w:val="1"/>
    </w:pPr>
    <w:rPr>
      <w:rFonts w:eastAsia="Calibri"/>
      <w:b/>
      <w:bCs/>
      <w:lang w:eastAsia="en-US"/>
    </w:rPr>
  </w:style>
  <w:style w:type="character" w:styleId="JRCLevel-2BacktitleChar" w:customStyle="1">
    <w:name w:val="JRC_Level-2_Back_title Char"/>
    <w:link w:val="JRCLevel-2Backtitle"/>
    <w:uiPriority w:val="1"/>
    <w:rsid w:val="0193ED09"/>
    <w:rPr>
      <w:rFonts w:ascii="EC Square Sans Pro" w:hAnsi="EC Square Sans Pro" w:cs="Times New Roman"/>
      <w:b/>
      <w:bCs/>
      <w:noProof w:val="0"/>
      <w:sz w:val="20"/>
      <w:szCs w:val="20"/>
    </w:rPr>
  </w:style>
  <w:style w:type="paragraph" w:styleId="JRCLevel-2Frontsmalltitle" w:customStyle="1">
    <w:name w:val="JRC_Level-2_Front_small_title"/>
    <w:basedOn w:val="Normal"/>
    <w:next w:val="JRCText"/>
    <w:uiPriority w:val="1"/>
    <w:qFormat/>
    <w:rsid w:val="15EA60C0"/>
    <w:pPr>
      <w:keepNext/>
      <w:spacing w:before="240"/>
      <w:jc w:val="left"/>
    </w:pPr>
    <w:rPr>
      <w:rFonts w:eastAsia="Calibri"/>
      <w:b/>
      <w:bCs/>
      <w:i/>
      <w:iCs/>
      <w:lang w:eastAsia="en-US"/>
    </w:rPr>
  </w:style>
  <w:style w:type="paragraph" w:styleId="JRCTabletitle" w:customStyle="1">
    <w:name w:val="JRC_Table_title"/>
    <w:basedOn w:val="Normal"/>
    <w:qFormat/>
    <w:rsid w:val="15EA60C0"/>
    <w:pPr>
      <w:keepNext/>
      <w:spacing w:before="240"/>
      <w:jc w:val="left"/>
    </w:pPr>
    <w:rPr>
      <w:rFonts w:eastAsia="Calibri"/>
      <w:color w:val="000000" w:themeColor="text1"/>
      <w:sz w:val="18"/>
      <w:szCs w:val="18"/>
      <w:lang w:val="en-AU" w:eastAsia="en-US"/>
    </w:rPr>
  </w:style>
  <w:style w:type="paragraph" w:styleId="TableofFigures">
    <w:name w:val="table of figures"/>
    <w:basedOn w:val="Normal"/>
    <w:next w:val="Normal"/>
    <w:uiPriority w:val="99"/>
    <w:unhideWhenUsed/>
    <w:rsid w:val="15EA60C0"/>
    <w:pPr>
      <w:jc w:val="left"/>
    </w:pPr>
    <w:rPr>
      <w:rFonts w:eastAsia="Calibri"/>
      <w:lang w:eastAsia="en-US"/>
    </w:rPr>
  </w:style>
  <w:style w:type="paragraph" w:styleId="JRCText" w:customStyle="1">
    <w:name w:val="JRC_Text"/>
    <w:basedOn w:val="Normal"/>
    <w:link w:val="JRCTextZchn"/>
    <w:qFormat/>
    <w:rsid w:val="15EA60C0"/>
    <w:rPr>
      <w:rFonts w:eastAsia="Calibri"/>
      <w:lang w:eastAsia="en-US"/>
    </w:rPr>
  </w:style>
  <w:style w:type="paragraph" w:styleId="JRCTextbulletedlist1" w:customStyle="1">
    <w:name w:val="JRC_Text_bulleted_list1"/>
    <w:basedOn w:val="Normal"/>
    <w:link w:val="JRCTextbulletedlist1Car"/>
    <w:qFormat/>
    <w:rsid w:val="15EA60C0"/>
    <w:pPr>
      <w:numPr>
        <w:numId w:val="23"/>
      </w:numPr>
    </w:pPr>
  </w:style>
  <w:style w:type="paragraph" w:styleId="TOC1">
    <w:name w:val="toc 1"/>
    <w:basedOn w:val="Normal"/>
    <w:next w:val="Normal"/>
    <w:uiPriority w:val="39"/>
    <w:unhideWhenUsed/>
    <w:rsid w:val="15EA60C0"/>
    <w:pPr>
      <w:tabs>
        <w:tab w:val="left" w:pos="284"/>
        <w:tab w:val="right" w:leader="dot" w:pos="9016"/>
      </w:tabs>
      <w:spacing w:after="100"/>
      <w:jc w:val="left"/>
    </w:pPr>
    <w:rPr>
      <w:rFonts w:ascii="EC Square Sans Cond Pro" w:hAnsi="EC Square Sans Cond Pro" w:eastAsia="Calibri"/>
      <w:noProof/>
      <w:lang w:eastAsia="en-US"/>
    </w:rPr>
  </w:style>
  <w:style w:type="paragraph" w:styleId="TOC2">
    <w:name w:val="toc 2"/>
    <w:basedOn w:val="Normal"/>
    <w:next w:val="Normal"/>
    <w:uiPriority w:val="39"/>
    <w:unhideWhenUsed/>
    <w:rsid w:val="15EA60C0"/>
    <w:pPr>
      <w:tabs>
        <w:tab w:val="left" w:pos="709"/>
        <w:tab w:val="right" w:leader="dot" w:pos="9016"/>
      </w:tabs>
      <w:spacing w:after="100"/>
      <w:ind w:left="284"/>
      <w:jc w:val="left"/>
    </w:pPr>
    <w:rPr>
      <w:rFonts w:ascii="EC Square Sans Cond Pro" w:hAnsi="EC Square Sans Cond Pro" w:eastAsia="Calibri"/>
      <w:noProof/>
      <w:lang w:eastAsia="en-US"/>
    </w:rPr>
  </w:style>
  <w:style w:type="paragraph" w:styleId="TOC3">
    <w:name w:val="toc 3"/>
    <w:basedOn w:val="Normal"/>
    <w:next w:val="Normal"/>
    <w:uiPriority w:val="39"/>
    <w:unhideWhenUsed/>
    <w:rsid w:val="15EA60C0"/>
    <w:pPr>
      <w:tabs>
        <w:tab w:val="left" w:pos="1276"/>
        <w:tab w:val="right" w:leader="dot" w:pos="9016"/>
      </w:tabs>
      <w:spacing w:after="100"/>
      <w:ind w:left="567"/>
      <w:jc w:val="left"/>
    </w:pPr>
    <w:rPr>
      <w:rFonts w:ascii="EC Square Sans Cond Pro" w:hAnsi="EC Square Sans Cond Pro" w:eastAsia="Calibri"/>
      <w:noProof/>
      <w:lang w:eastAsia="en-US"/>
    </w:rPr>
  </w:style>
  <w:style w:type="paragraph" w:styleId="TOC4">
    <w:name w:val="toc 4"/>
    <w:basedOn w:val="Normal"/>
    <w:next w:val="Normal"/>
    <w:uiPriority w:val="39"/>
    <w:unhideWhenUsed/>
    <w:rsid w:val="15EA60C0"/>
    <w:pPr>
      <w:tabs>
        <w:tab w:val="left" w:pos="1701"/>
        <w:tab w:val="right" w:leader="dot" w:pos="9016"/>
      </w:tabs>
      <w:spacing w:after="100"/>
      <w:ind w:left="851"/>
      <w:jc w:val="left"/>
    </w:pPr>
    <w:rPr>
      <w:rFonts w:ascii="EC Square Sans Cond Pro" w:hAnsi="EC Square Sans Cond Pro" w:eastAsia="Calibri"/>
      <w:noProof/>
      <w:lang w:eastAsia="en-US"/>
    </w:rPr>
  </w:style>
  <w:style w:type="paragraph" w:styleId="TOC5">
    <w:name w:val="toc 5"/>
    <w:basedOn w:val="Normal"/>
    <w:next w:val="Normal"/>
    <w:uiPriority w:val="39"/>
    <w:unhideWhenUsed/>
    <w:rsid w:val="15EA60C0"/>
    <w:pPr>
      <w:tabs>
        <w:tab w:val="left" w:pos="2268"/>
        <w:tab w:val="right" w:leader="dot" w:pos="9016"/>
      </w:tabs>
      <w:spacing w:after="100"/>
      <w:ind w:left="1134"/>
      <w:jc w:val="left"/>
    </w:pPr>
    <w:rPr>
      <w:rFonts w:ascii="EC Square Sans Cond Pro" w:hAnsi="EC Square Sans Cond Pro" w:eastAsia="Calibri"/>
      <w:noProof/>
      <w:lang w:eastAsia="en-US"/>
    </w:rPr>
  </w:style>
  <w:style w:type="paragraph" w:styleId="TOCHeading">
    <w:name w:val="TOC Heading"/>
    <w:basedOn w:val="Normal"/>
    <w:next w:val="Normal"/>
    <w:uiPriority w:val="39"/>
    <w:unhideWhenUsed/>
    <w:rsid w:val="15EA60C0"/>
    <w:pPr>
      <w:keepNext/>
      <w:keepLines/>
      <w:spacing w:after="480"/>
    </w:pPr>
    <w:rPr>
      <w:b/>
      <w:bCs/>
      <w:sz w:val="26"/>
      <w:szCs w:val="26"/>
      <w:lang w:eastAsia="ja-JP"/>
    </w:rPr>
  </w:style>
  <w:style w:type="paragraph" w:styleId="FootnoteText">
    <w:name w:val="footnote text"/>
    <w:basedOn w:val="Normal"/>
    <w:link w:val="FootnoteTextChar"/>
    <w:uiPriority w:val="99"/>
    <w:unhideWhenUsed/>
    <w:rsid w:val="15EA60C0"/>
    <w:pPr>
      <w:spacing w:before="0" w:after="0"/>
      <w:ind w:left="357" w:hanging="357"/>
    </w:pPr>
    <w:rPr>
      <w:rFonts w:eastAsiaTheme="minorEastAsia" w:cstheme="minorBidi"/>
      <w:sz w:val="16"/>
      <w:szCs w:val="16"/>
      <w:lang w:eastAsia="en-US"/>
    </w:rPr>
  </w:style>
  <w:style w:type="character" w:styleId="FootnoteTextChar" w:customStyle="1">
    <w:name w:val="Footnote Text Char"/>
    <w:basedOn w:val="DefaultParagraphFont"/>
    <w:link w:val="FootnoteText"/>
    <w:uiPriority w:val="99"/>
    <w:qFormat/>
    <w:rsid w:val="0193ED09"/>
    <w:rPr>
      <w:rFonts w:ascii="EC Square Sans Pro" w:hAnsi="EC Square Sans Pro" w:eastAsiaTheme="minorEastAsia" w:cstheme="minorBidi"/>
      <w:noProof w:val="0"/>
      <w:sz w:val="16"/>
      <w:szCs w:val="16"/>
      <w:lang w:val="en-GB"/>
    </w:rPr>
  </w:style>
  <w:style w:type="character" w:styleId="FootnoteReference">
    <w:name w:val="footnote reference"/>
    <w:basedOn w:val="DefaultParagraphFont"/>
    <w:uiPriority w:val="99"/>
    <w:unhideWhenUsed/>
    <w:qFormat/>
    <w:rsid w:val="00F7732B"/>
    <w:rPr>
      <w:rFonts w:ascii="EC Square Sans Pro" w:hAnsi="EC Square Sans Pro"/>
      <w:vertAlign w:val="superscript"/>
      <w:lang w:val="en-GB"/>
    </w:rPr>
  </w:style>
  <w:style w:type="paragraph" w:styleId="JRCLevel-2title" w:customStyle="1">
    <w:name w:val="JRC_Level-2_title"/>
    <w:basedOn w:val="Heading2"/>
    <w:next w:val="JRCText"/>
    <w:qFormat/>
    <w:rsid w:val="00C61CFA"/>
    <w:pPr>
      <w:numPr>
        <w:ilvl w:val="1"/>
        <w:numId w:val="21"/>
      </w:numPr>
    </w:pPr>
    <w:rPr>
      <w:color w:val="6CA644"/>
      <w:sz w:val="32"/>
      <w:szCs w:val="32"/>
    </w:rPr>
  </w:style>
  <w:style w:type="paragraph" w:styleId="JRCLevel-1title" w:customStyle="1">
    <w:name w:val="JRC_Level-1_title"/>
    <w:basedOn w:val="Heading1"/>
    <w:next w:val="JRCText"/>
    <w:qFormat/>
    <w:rsid w:val="00C61CFA"/>
    <w:pPr>
      <w:keepLines/>
      <w:numPr>
        <w:numId w:val="21"/>
      </w:numPr>
      <w:spacing w:before="0"/>
      <w:jc w:val="left"/>
    </w:pPr>
    <w:rPr>
      <w:color w:val="6CA644"/>
      <w:sz w:val="56"/>
      <w:szCs w:val="56"/>
    </w:rPr>
  </w:style>
  <w:style w:type="paragraph" w:styleId="JRCTextbulletedlist2" w:customStyle="1">
    <w:name w:val="JRC_Text_bulleted_list2"/>
    <w:basedOn w:val="Normal"/>
    <w:qFormat/>
    <w:rsid w:val="15EA60C0"/>
    <w:pPr>
      <w:numPr>
        <w:ilvl w:val="1"/>
        <w:numId w:val="24"/>
      </w:numPr>
    </w:pPr>
  </w:style>
  <w:style w:type="paragraph" w:styleId="JRCLevel-4title" w:customStyle="1">
    <w:name w:val="JRC_Level-4_title"/>
    <w:basedOn w:val="Normal"/>
    <w:next w:val="JRCText"/>
    <w:uiPriority w:val="1"/>
    <w:qFormat/>
    <w:rsid w:val="15EA60C0"/>
    <w:pPr>
      <w:keepNext/>
      <w:keepLines/>
      <w:spacing w:before="240"/>
      <w:ind w:left="862" w:hanging="862"/>
      <w:jc w:val="left"/>
    </w:pPr>
    <w:rPr>
      <w:b/>
      <w:bCs/>
      <w:i/>
      <w:iCs/>
    </w:rPr>
  </w:style>
  <w:style w:type="paragraph" w:styleId="JRCLevel-3title" w:customStyle="1">
    <w:name w:val="JRC_Level-3_title"/>
    <w:basedOn w:val="Heading3"/>
    <w:next w:val="JRCText"/>
    <w:qFormat/>
    <w:rsid w:val="00C61CFA"/>
    <w:pPr>
      <w:numPr>
        <w:ilvl w:val="2"/>
        <w:numId w:val="21"/>
      </w:numPr>
      <w:spacing w:line="240" w:lineRule="auto"/>
    </w:pPr>
    <w:rPr>
      <w:b w:val="0"/>
      <w:color w:val="85BD5F"/>
      <w:sz w:val="22"/>
      <w:szCs w:val="22"/>
    </w:rPr>
  </w:style>
  <w:style w:type="paragraph" w:styleId="JRCLevel-5title" w:customStyle="1">
    <w:name w:val="JRC_Level-5_title"/>
    <w:basedOn w:val="Normal"/>
    <w:next w:val="JRCText"/>
    <w:uiPriority w:val="1"/>
    <w:qFormat/>
    <w:rsid w:val="15EA60C0"/>
    <w:pPr>
      <w:keepNext/>
      <w:keepLines/>
      <w:spacing w:before="200" w:after="0"/>
      <w:ind w:left="1009" w:hanging="1009"/>
      <w:jc w:val="left"/>
      <w:outlineLvl w:val="4"/>
    </w:pPr>
  </w:style>
  <w:style w:type="paragraph" w:styleId="BalloonText">
    <w:name w:val="Balloon Text"/>
    <w:basedOn w:val="Normal"/>
    <w:link w:val="BalloonTextChar"/>
    <w:uiPriority w:val="99"/>
    <w:semiHidden/>
    <w:unhideWhenUsed/>
    <w:rsid w:val="15EA60C0"/>
    <w:pPr>
      <w:spacing w:before="0" w:after="0"/>
    </w:pPr>
    <w:rPr>
      <w:rFonts w:ascii="Tahoma" w:hAnsi="Tahoma" w:cs="Tahoma"/>
      <w:sz w:val="16"/>
      <w:szCs w:val="16"/>
    </w:rPr>
  </w:style>
  <w:style w:type="character" w:styleId="BalloonTextChar" w:customStyle="1">
    <w:name w:val="Balloon Text Char"/>
    <w:basedOn w:val="DefaultParagraphFont"/>
    <w:link w:val="BalloonText"/>
    <w:uiPriority w:val="99"/>
    <w:semiHidden/>
    <w:rsid w:val="0193ED09"/>
    <w:rPr>
      <w:rFonts w:ascii="Tahoma" w:hAnsi="Tahoma" w:eastAsia="Times New Roman" w:cs="Tahoma"/>
      <w:noProof w:val="0"/>
      <w:sz w:val="16"/>
      <w:szCs w:val="16"/>
      <w:lang w:val="en-GB" w:eastAsia="en-GB"/>
    </w:rPr>
  </w:style>
  <w:style w:type="paragraph" w:styleId="JRCLevel-1Backtitle" w:customStyle="1">
    <w:name w:val="JRC_Level-1_Back_title"/>
    <w:basedOn w:val="Normal"/>
    <w:next w:val="JRCText"/>
    <w:uiPriority w:val="1"/>
    <w:qFormat/>
    <w:rsid w:val="15EA60C0"/>
    <w:pPr>
      <w:keepNext/>
      <w:spacing w:before="0"/>
      <w:jc w:val="left"/>
      <w:outlineLvl w:val="0"/>
    </w:pPr>
    <w:rPr>
      <w:b/>
      <w:bCs/>
      <w:sz w:val="24"/>
      <w:szCs w:val="24"/>
    </w:rPr>
  </w:style>
  <w:style w:type="character" w:styleId="Hyperlink">
    <w:name w:val="Hyperlink"/>
    <w:basedOn w:val="DefaultParagraphFont"/>
    <w:uiPriority w:val="99"/>
    <w:unhideWhenUsed/>
    <w:rsid w:val="00F7732B"/>
    <w:rPr>
      <w:rFonts w:ascii="EC Square Sans Pro" w:hAnsi="EC Square Sans Pro"/>
      <w:color w:val="0563C1" w:themeColor="hyperlink"/>
      <w:u w:val="single"/>
    </w:rPr>
  </w:style>
  <w:style w:type="paragraph" w:styleId="JRCBoxtitle" w:customStyle="1">
    <w:name w:val="JRC_Box_title"/>
    <w:basedOn w:val="Normal"/>
    <w:uiPriority w:val="1"/>
    <w:qFormat/>
    <w:rsid w:val="15EA60C0"/>
    <w:pPr>
      <w:keepNext/>
      <w:spacing w:before="240" w:after="0"/>
    </w:pPr>
    <w:rPr>
      <w:sz w:val="18"/>
      <w:szCs w:val="18"/>
    </w:rPr>
  </w:style>
  <w:style w:type="paragraph" w:styleId="JRCBoxtext" w:customStyle="1">
    <w:name w:val="JRC_Box_text"/>
    <w:basedOn w:val="Normal"/>
    <w:uiPriority w:val="1"/>
    <w:qFormat/>
    <w:rsid w:val="15EA60C0"/>
    <w:pPr>
      <w:keepLines/>
    </w:pPr>
  </w:style>
  <w:style w:type="paragraph" w:styleId="JRCBoxbulletlist" w:customStyle="1">
    <w:name w:val="JRC_Box_bullet_list"/>
    <w:basedOn w:val="Normal"/>
    <w:uiPriority w:val="1"/>
    <w:qFormat/>
    <w:rsid w:val="15EA60C0"/>
    <w:pPr>
      <w:numPr>
        <w:numId w:val="22"/>
      </w:numPr>
    </w:pPr>
  </w:style>
  <w:style w:type="paragraph" w:styleId="JRCTextnumberedlist1" w:customStyle="1">
    <w:name w:val="JRC_Text_numbered_list1"/>
    <w:basedOn w:val="Normal"/>
    <w:qFormat/>
    <w:rsid w:val="15EA60C0"/>
    <w:pPr>
      <w:numPr>
        <w:numId w:val="25"/>
      </w:numPr>
    </w:pPr>
  </w:style>
  <w:style w:type="paragraph" w:styleId="Header">
    <w:name w:val="header"/>
    <w:basedOn w:val="Normal"/>
    <w:link w:val="HeaderChar"/>
    <w:uiPriority w:val="99"/>
    <w:unhideWhenUsed/>
    <w:rsid w:val="15EA60C0"/>
    <w:pPr>
      <w:tabs>
        <w:tab w:val="center" w:pos="4513"/>
        <w:tab w:val="right" w:pos="9026"/>
      </w:tabs>
      <w:spacing w:before="0" w:after="0"/>
    </w:pPr>
  </w:style>
  <w:style w:type="character" w:styleId="HeaderChar" w:customStyle="1">
    <w:name w:val="Header Char"/>
    <w:basedOn w:val="DefaultParagraphFont"/>
    <w:link w:val="Header"/>
    <w:uiPriority w:val="99"/>
    <w:rsid w:val="0193ED09"/>
    <w:rPr>
      <w:rFonts w:ascii="EC Square Sans Pro" w:hAnsi="EC Square Sans Pro" w:eastAsia="Times New Roman" w:cs="Times New Roman"/>
      <w:noProof w:val="0"/>
      <w:sz w:val="20"/>
      <w:szCs w:val="20"/>
      <w:lang w:val="en-GB" w:eastAsia="en-GB"/>
    </w:rPr>
  </w:style>
  <w:style w:type="paragraph" w:styleId="Footer">
    <w:name w:val="footer"/>
    <w:basedOn w:val="Normal"/>
    <w:link w:val="FooterChar"/>
    <w:uiPriority w:val="99"/>
    <w:unhideWhenUsed/>
    <w:rsid w:val="15EA60C0"/>
    <w:pPr>
      <w:tabs>
        <w:tab w:val="center" w:pos="4513"/>
        <w:tab w:val="right" w:pos="9026"/>
      </w:tabs>
      <w:spacing w:before="0" w:after="0"/>
    </w:pPr>
  </w:style>
  <w:style w:type="character" w:styleId="FooterChar" w:customStyle="1">
    <w:name w:val="Footer Char"/>
    <w:basedOn w:val="DefaultParagraphFont"/>
    <w:link w:val="Footer"/>
    <w:uiPriority w:val="99"/>
    <w:rsid w:val="0193ED09"/>
    <w:rPr>
      <w:rFonts w:ascii="EC Square Sans Pro" w:hAnsi="EC Square Sans Pro" w:eastAsia="Times New Roman" w:cs="Times New Roman"/>
      <w:noProof w:val="0"/>
      <w:sz w:val="20"/>
      <w:szCs w:val="20"/>
      <w:lang w:val="en-GB" w:eastAsia="en-GB"/>
    </w:rPr>
  </w:style>
  <w:style w:type="paragraph" w:styleId="JRCCoverAuthor" w:customStyle="1">
    <w:name w:val="JRC_Cover_Author"/>
    <w:basedOn w:val="Normal"/>
    <w:uiPriority w:val="1"/>
    <w:qFormat/>
    <w:rsid w:val="15EA60C0"/>
    <w:pPr>
      <w:jc w:val="left"/>
    </w:pPr>
    <w:rPr>
      <w:color w:val="7F7F7F" w:themeColor="text1" w:themeTint="80"/>
    </w:rPr>
  </w:style>
  <w:style w:type="paragraph" w:styleId="JRCCoveryear" w:customStyle="1">
    <w:name w:val="JRC_Cover_year"/>
    <w:basedOn w:val="Normal"/>
    <w:uiPriority w:val="1"/>
    <w:rsid w:val="15EA60C0"/>
    <w:pPr>
      <w:spacing w:before="0" w:after="0"/>
      <w:jc w:val="left"/>
    </w:pPr>
  </w:style>
  <w:style w:type="paragraph" w:styleId="JRCCoverclass" w:customStyle="1">
    <w:name w:val="JRC_Cover_class"/>
    <w:basedOn w:val="Normal"/>
    <w:uiPriority w:val="1"/>
    <w:rsid w:val="15EA60C0"/>
    <w:rPr>
      <w:color w:val="FF0000"/>
    </w:rPr>
  </w:style>
  <w:style w:type="paragraph" w:styleId="JRCCoverEURISSN" w:customStyle="1">
    <w:name w:val="JRC_Cover_EUR_ISSN"/>
    <w:basedOn w:val="Normal"/>
    <w:link w:val="JRCCoverEURISSNChar"/>
    <w:uiPriority w:val="1"/>
    <w:rsid w:val="15EA60C0"/>
    <w:pPr>
      <w:spacing w:before="0" w:after="0"/>
      <w:jc w:val="right"/>
    </w:pPr>
    <w:rPr>
      <w:sz w:val="18"/>
      <w:szCs w:val="18"/>
    </w:rPr>
  </w:style>
  <w:style w:type="table" w:styleId="TableGrid">
    <w:name w:val="Table Grid"/>
    <w:basedOn w:val="TableNormal"/>
    <w:uiPriority w:val="39"/>
    <w:rsid w:val="00F7732B"/>
    <w:pPr>
      <w:spacing w:after="0" w:line="240" w:lineRule="auto"/>
    </w:pPr>
    <w:rPr>
      <w:rFonts w:ascii="Times New Roman" w:hAnsi="Times New Roman" w:eastAsia="Times New Roman" w:cs="Times New Roman"/>
      <w:sz w:val="20"/>
      <w:szCs w:val="20"/>
      <w:lang w:eastAsia="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15EA60C0"/>
    <w:pPr>
      <w:ind w:left="720"/>
      <w:contextualSpacing/>
    </w:pPr>
    <w:rPr>
      <w:rFonts w:eastAsiaTheme="minorEastAsia" w:cstheme="minorBidi"/>
      <w:lang w:eastAsia="en-US"/>
    </w:rPr>
  </w:style>
  <w:style w:type="paragraph" w:styleId="JRCCovertext" w:customStyle="1">
    <w:name w:val="JRC_Cover_text"/>
    <w:basedOn w:val="Normal"/>
    <w:uiPriority w:val="1"/>
    <w:qFormat/>
    <w:rsid w:val="15EA60C0"/>
    <w:pPr>
      <w:widowControl w:val="0"/>
      <w:spacing w:before="0" w:after="0" w:line="200" w:lineRule="exact"/>
    </w:pPr>
    <w:rPr>
      <w:sz w:val="16"/>
      <w:szCs w:val="16"/>
    </w:rPr>
  </w:style>
  <w:style w:type="paragraph" w:styleId="JRCTablesource" w:customStyle="1">
    <w:name w:val="JRC_Table_source"/>
    <w:basedOn w:val="Normal"/>
    <w:next w:val="JRCText"/>
    <w:uiPriority w:val="1"/>
    <w:qFormat/>
    <w:rsid w:val="15EA60C0"/>
    <w:pPr>
      <w:spacing w:before="0"/>
    </w:pPr>
    <w:rPr>
      <w:i/>
      <w:iCs/>
      <w:sz w:val="16"/>
      <w:szCs w:val="16"/>
    </w:rPr>
  </w:style>
  <w:style w:type="paragraph" w:styleId="JRCFiguresource" w:customStyle="1">
    <w:name w:val="JRC_Figure_source"/>
    <w:basedOn w:val="Normal"/>
    <w:next w:val="JRCText"/>
    <w:qFormat/>
    <w:rsid w:val="15EA60C0"/>
    <w:pPr>
      <w:spacing w:before="0" w:after="360"/>
      <w:jc w:val="center"/>
    </w:pPr>
    <w:rPr>
      <w:i/>
      <w:iCs/>
      <w:sz w:val="16"/>
      <w:szCs w:val="16"/>
    </w:rPr>
  </w:style>
  <w:style w:type="paragraph" w:styleId="JRCTablenote" w:customStyle="1">
    <w:name w:val="JRC_Table_note"/>
    <w:basedOn w:val="Normal"/>
    <w:uiPriority w:val="1"/>
    <w:qFormat/>
    <w:rsid w:val="15EA60C0"/>
    <w:pPr>
      <w:spacing w:before="0"/>
      <w:ind w:left="357" w:hanging="357"/>
      <w:contextualSpacing/>
    </w:pPr>
    <w:rPr>
      <w:sz w:val="16"/>
      <w:szCs w:val="16"/>
    </w:rPr>
  </w:style>
  <w:style w:type="paragraph" w:styleId="JRCTextnumberedlist2" w:customStyle="1">
    <w:name w:val="JRC_Text_numbered_list2"/>
    <w:basedOn w:val="Normal"/>
    <w:qFormat/>
    <w:rsid w:val="15EA60C0"/>
    <w:pPr>
      <w:numPr>
        <w:ilvl w:val="1"/>
        <w:numId w:val="25"/>
      </w:numPr>
    </w:pPr>
  </w:style>
  <w:style w:type="character" w:styleId="PlaceholderText">
    <w:name w:val="Placeholder Text"/>
    <w:basedOn w:val="DefaultParagraphFont"/>
    <w:uiPriority w:val="99"/>
    <w:semiHidden/>
    <w:rsid w:val="00F7732B"/>
    <w:rPr>
      <w:color w:val="808080"/>
    </w:rPr>
  </w:style>
  <w:style w:type="paragraph" w:styleId="TOC6">
    <w:name w:val="toc 6"/>
    <w:basedOn w:val="Normal"/>
    <w:next w:val="Normal"/>
    <w:uiPriority w:val="39"/>
    <w:semiHidden/>
    <w:unhideWhenUsed/>
    <w:rsid w:val="15EA60C0"/>
    <w:pPr>
      <w:spacing w:after="100"/>
      <w:ind w:left="1000"/>
    </w:pPr>
    <w:rPr>
      <w:rFonts w:ascii="EC Square Sans Cond Pro" w:hAnsi="EC Square Sans Cond Pro"/>
    </w:rPr>
  </w:style>
  <w:style w:type="paragraph" w:styleId="TOC7">
    <w:name w:val="toc 7"/>
    <w:basedOn w:val="Normal"/>
    <w:next w:val="Normal"/>
    <w:uiPriority w:val="39"/>
    <w:semiHidden/>
    <w:unhideWhenUsed/>
    <w:rsid w:val="15EA60C0"/>
    <w:pPr>
      <w:spacing w:after="100"/>
      <w:ind w:left="1200"/>
    </w:pPr>
    <w:rPr>
      <w:rFonts w:ascii="EC Square Sans Cond Pro" w:hAnsi="EC Square Sans Cond Pro"/>
    </w:rPr>
  </w:style>
  <w:style w:type="paragraph" w:styleId="TOC8">
    <w:name w:val="toc 8"/>
    <w:basedOn w:val="Normal"/>
    <w:next w:val="Normal"/>
    <w:uiPriority w:val="39"/>
    <w:semiHidden/>
    <w:unhideWhenUsed/>
    <w:rsid w:val="15EA60C0"/>
    <w:pPr>
      <w:spacing w:after="100"/>
      <w:ind w:left="1400"/>
    </w:pPr>
    <w:rPr>
      <w:rFonts w:ascii="EC Square Sans Cond Pro" w:hAnsi="EC Square Sans Cond Pro"/>
    </w:rPr>
  </w:style>
  <w:style w:type="paragraph" w:styleId="TOC9">
    <w:name w:val="toc 9"/>
    <w:basedOn w:val="Normal"/>
    <w:next w:val="Normal"/>
    <w:uiPriority w:val="39"/>
    <w:semiHidden/>
    <w:unhideWhenUsed/>
    <w:rsid w:val="15EA60C0"/>
    <w:pPr>
      <w:spacing w:after="100"/>
      <w:ind w:left="1600"/>
    </w:pPr>
    <w:rPr>
      <w:rFonts w:ascii="EC Square Sans Cond Pro" w:hAnsi="EC Square Sans Cond Pro"/>
    </w:rPr>
  </w:style>
  <w:style w:type="character" w:styleId="FollowedHyperlink">
    <w:name w:val="FollowedHyperlink"/>
    <w:basedOn w:val="DefaultParagraphFont"/>
    <w:uiPriority w:val="99"/>
    <w:semiHidden/>
    <w:unhideWhenUsed/>
    <w:rsid w:val="00F7732B"/>
    <w:rPr>
      <w:color w:val="954F72" w:themeColor="followedHyperlink"/>
      <w:u w:val="single"/>
    </w:rPr>
  </w:style>
  <w:style w:type="paragraph" w:styleId="JRCFrontCoverPublicationCategory" w:customStyle="1">
    <w:name w:val="JRC_Front_Cover_Publication_Category"/>
    <w:basedOn w:val="Normal"/>
    <w:link w:val="JRCFrontCoverPublicationCategoryChar"/>
    <w:uiPriority w:val="1"/>
    <w:qFormat/>
    <w:rsid w:val="15EA60C0"/>
    <w:pPr>
      <w:spacing w:before="0" w:after="0"/>
      <w:jc w:val="center"/>
    </w:pPr>
    <w:rPr>
      <w:rFonts w:ascii="EC Square Sans Pro Light" w:hAnsi="EC Square Sans Pro Light"/>
      <w:color w:val="FFFFFF" w:themeColor="background1"/>
      <w:sz w:val="29"/>
      <w:szCs w:val="29"/>
    </w:rPr>
  </w:style>
  <w:style w:type="paragraph" w:styleId="JRCCoverTitle0" w:customStyle="1">
    <w:name w:val="JRC_Cover_Title"/>
    <w:basedOn w:val="JRCCovertitle"/>
    <w:link w:val="JRCCoverTitleChar0"/>
    <w:uiPriority w:val="1"/>
    <w:qFormat/>
    <w:rsid w:val="0193ED09"/>
    <w:rPr>
      <w:rFonts w:ascii="EC Square Sans Pro Light" w:hAnsi="EC Square Sans Pro Light"/>
      <w:color w:val="5E66AB"/>
    </w:rPr>
  </w:style>
  <w:style w:type="character" w:styleId="JRCFrontCoverPublicationCategoryChar" w:customStyle="1">
    <w:name w:val="JRC_Front_Cover_Publication_Category Char"/>
    <w:basedOn w:val="DefaultParagraphFont"/>
    <w:link w:val="JRCFrontCoverPublicationCategory"/>
    <w:uiPriority w:val="1"/>
    <w:rsid w:val="0193ED09"/>
    <w:rPr>
      <w:rFonts w:ascii="EC Square Sans Pro Light" w:hAnsi="EC Square Sans Pro Light" w:eastAsia="Times New Roman" w:cs="Times New Roman"/>
      <w:noProof w:val="0"/>
      <w:color w:val="FFFFFF" w:themeColor="background1"/>
      <w:sz w:val="29"/>
      <w:szCs w:val="29"/>
      <w:lang w:val="en-GB" w:eastAsia="en-GB"/>
    </w:rPr>
  </w:style>
  <w:style w:type="paragraph" w:styleId="JRCCoverSubtitle0" w:customStyle="1">
    <w:name w:val="JRC_Cover_Subtitle"/>
    <w:basedOn w:val="JRCCoversubtitle"/>
    <w:link w:val="JRCCoverSubtitleChar0"/>
    <w:uiPriority w:val="1"/>
    <w:qFormat/>
    <w:rsid w:val="0193ED09"/>
  </w:style>
  <w:style w:type="character" w:styleId="JRCCovertitleChar" w:customStyle="1">
    <w:name w:val="JRC_Cover_title Char"/>
    <w:basedOn w:val="DefaultParagraphFont"/>
    <w:link w:val="JRCCovertitle"/>
    <w:uiPriority w:val="1"/>
    <w:rsid w:val="0193ED09"/>
    <w:rPr>
      <w:rFonts w:ascii="EC Square Sans Pro" w:hAnsi="EC Square Sans Pro" w:eastAsia="Calibri" w:cs="Times New Roman"/>
      <w:noProof w:val="0"/>
      <w:sz w:val="56"/>
      <w:szCs w:val="56"/>
      <w:lang w:val="en-GB" w:eastAsia="en-GB"/>
    </w:rPr>
  </w:style>
  <w:style w:type="character" w:styleId="JRCCoverTitleChar0" w:customStyle="1">
    <w:name w:val="JRC_Cover_Title Char"/>
    <w:basedOn w:val="JRCCovertitleChar"/>
    <w:link w:val="JRCCoverTitle0"/>
    <w:uiPriority w:val="1"/>
    <w:rsid w:val="0193ED09"/>
    <w:rPr>
      <w:rFonts w:ascii="EC Square Sans Pro Light" w:hAnsi="EC Square Sans Pro Light" w:eastAsia="Calibri" w:cs="Times New Roman"/>
      <w:noProof w:val="0"/>
      <w:color w:val="5E66AB"/>
      <w:sz w:val="56"/>
      <w:szCs w:val="56"/>
      <w:lang w:val="en-GB" w:eastAsia="en-GB"/>
    </w:rPr>
  </w:style>
  <w:style w:type="paragraph" w:styleId="JRCCoverISSN" w:customStyle="1">
    <w:name w:val="JRC_Cover_ISSN"/>
    <w:basedOn w:val="JRCCoverEURISSN"/>
    <w:link w:val="JRCCoverISSNChar"/>
    <w:uiPriority w:val="1"/>
    <w:qFormat/>
    <w:rsid w:val="0193ED09"/>
  </w:style>
  <w:style w:type="character" w:styleId="JRCCoversubtitleChar" w:customStyle="1">
    <w:name w:val="JRC_Cover_subtitle Char"/>
    <w:basedOn w:val="DefaultParagraphFont"/>
    <w:link w:val="JRCCoversubtitle"/>
    <w:uiPriority w:val="1"/>
    <w:rsid w:val="0193ED09"/>
    <w:rPr>
      <w:rFonts w:ascii="EC Square Sans Pro" w:hAnsi="EC Square Sans Pro" w:eastAsia="Calibri" w:cs="Times New Roman"/>
      <w:i/>
      <w:iCs/>
      <w:noProof w:val="0"/>
      <w:color w:val="5E66AB"/>
      <w:sz w:val="32"/>
      <w:szCs w:val="32"/>
      <w:lang w:val="en-GB"/>
    </w:rPr>
  </w:style>
  <w:style w:type="character" w:styleId="JRCCoverSubtitleChar0" w:customStyle="1">
    <w:name w:val="JRC_Cover_Subtitle Char"/>
    <w:basedOn w:val="JRCCoversubtitleChar"/>
    <w:link w:val="JRCCoverSubtitle0"/>
    <w:uiPriority w:val="1"/>
    <w:rsid w:val="0193ED09"/>
    <w:rPr>
      <w:rFonts w:ascii="EC Square Sans Pro" w:hAnsi="EC Square Sans Pro" w:eastAsia="Calibri" w:cs="Times New Roman"/>
      <w:i/>
      <w:iCs/>
      <w:noProof w:val="0"/>
      <w:color w:val="5E66AB"/>
      <w:sz w:val="32"/>
      <w:szCs w:val="32"/>
      <w:lang w:val="en-GB"/>
    </w:rPr>
  </w:style>
  <w:style w:type="paragraph" w:styleId="JRCCoverEURNumber" w:customStyle="1">
    <w:name w:val="JRC_Cover_EUR_Number"/>
    <w:basedOn w:val="JRCCoverEURISSN"/>
    <w:link w:val="JRCCoverEURNumberChar"/>
    <w:uiPriority w:val="1"/>
    <w:qFormat/>
    <w:rsid w:val="0193ED09"/>
    <w:rPr>
      <w:color w:val="FFFFFF" w:themeColor="background1"/>
    </w:rPr>
  </w:style>
  <w:style w:type="character" w:styleId="JRCCoverEURISSNChar" w:customStyle="1">
    <w:name w:val="JRC_Cover_EUR_ISSN Char"/>
    <w:basedOn w:val="DefaultParagraphFont"/>
    <w:link w:val="JRCCoverEURISSN"/>
    <w:uiPriority w:val="1"/>
    <w:rsid w:val="0193ED09"/>
    <w:rPr>
      <w:rFonts w:ascii="EC Square Sans Pro" w:hAnsi="EC Square Sans Pro" w:eastAsia="Times New Roman" w:cs="Times New Roman"/>
      <w:noProof w:val="0"/>
      <w:sz w:val="18"/>
      <w:szCs w:val="18"/>
      <w:lang w:val="en-GB" w:eastAsia="en-GB"/>
    </w:rPr>
  </w:style>
  <w:style w:type="character" w:styleId="JRCCoverISSNChar" w:customStyle="1">
    <w:name w:val="JRC_Cover_ISSN Char"/>
    <w:basedOn w:val="JRCCoverEURISSNChar"/>
    <w:link w:val="JRCCoverISSN"/>
    <w:uiPriority w:val="1"/>
    <w:rsid w:val="0193ED09"/>
    <w:rPr>
      <w:rFonts w:ascii="EC Square Sans Pro" w:hAnsi="EC Square Sans Pro" w:eastAsia="Times New Roman" w:cs="Times New Roman"/>
      <w:noProof w:val="0"/>
      <w:sz w:val="18"/>
      <w:szCs w:val="18"/>
      <w:lang w:val="en-GB" w:eastAsia="en-GB"/>
    </w:rPr>
  </w:style>
  <w:style w:type="character" w:styleId="JRCCoverEURNumberChar" w:customStyle="1">
    <w:name w:val="JRC_Cover_EUR_Number Char"/>
    <w:basedOn w:val="JRCCoverEURISSNChar"/>
    <w:link w:val="JRCCoverEURNumber"/>
    <w:uiPriority w:val="1"/>
    <w:rsid w:val="0193ED09"/>
    <w:rPr>
      <w:rFonts w:ascii="EC Square Sans Pro" w:hAnsi="EC Square Sans Pro" w:eastAsia="Times New Roman" w:cs="Times New Roman"/>
      <w:noProof w:val="0"/>
      <w:color w:val="FFFFFF" w:themeColor="background1"/>
      <w:sz w:val="18"/>
      <w:szCs w:val="18"/>
      <w:lang w:val="en-GB" w:eastAsia="en-GB"/>
    </w:rPr>
  </w:style>
  <w:style w:type="paragraph" w:styleId="JRCBackCoverCatalogueNumber" w:customStyle="1">
    <w:name w:val="JRC_Back_Cover_Catalogue_Number"/>
    <w:basedOn w:val="Normal"/>
    <w:link w:val="JRCBackCoverCatalogueNumberChar"/>
    <w:uiPriority w:val="1"/>
    <w:qFormat/>
    <w:rsid w:val="15EA60C0"/>
    <w:pPr>
      <w:widowControl w:val="0"/>
      <w:spacing w:line="160" w:lineRule="exact"/>
    </w:pPr>
    <w:rPr>
      <w:color w:val="FFFFFF" w:themeColor="background1"/>
      <w:sz w:val="14"/>
      <w:szCs w:val="14"/>
    </w:rPr>
  </w:style>
  <w:style w:type="paragraph" w:styleId="JRCBackCoverISBN" w:customStyle="1">
    <w:name w:val="JRC_Back_Cover_ISBN"/>
    <w:basedOn w:val="Normal"/>
    <w:link w:val="JRCBackCoverISBNChar"/>
    <w:uiPriority w:val="1"/>
    <w:qFormat/>
    <w:rsid w:val="15EA60C0"/>
    <w:pPr>
      <w:jc w:val="right"/>
    </w:pPr>
    <w:rPr>
      <w:color w:val="000000" w:themeColor="text1"/>
      <w:sz w:val="14"/>
      <w:szCs w:val="14"/>
    </w:rPr>
  </w:style>
  <w:style w:type="character" w:styleId="JRCBackCoverCatalogueNumberChar" w:customStyle="1">
    <w:name w:val="JRC_Back_Cover_Catalogue_Number Char"/>
    <w:basedOn w:val="DefaultParagraphFont"/>
    <w:link w:val="JRCBackCoverCatalogueNumber"/>
    <w:uiPriority w:val="1"/>
    <w:rsid w:val="0193ED09"/>
    <w:rPr>
      <w:rFonts w:ascii="EC Square Sans Pro" w:hAnsi="EC Square Sans Pro" w:eastAsia="Times New Roman" w:cs="Times New Roman"/>
      <w:noProof w:val="0"/>
      <w:color w:val="FFFFFF" w:themeColor="background1"/>
      <w:sz w:val="14"/>
      <w:szCs w:val="14"/>
      <w:lang w:val="en-GB" w:eastAsia="en-GB"/>
    </w:rPr>
  </w:style>
  <w:style w:type="character" w:styleId="JRCBackCoverISBNChar" w:customStyle="1">
    <w:name w:val="JRC_Back_Cover_ISBN Char"/>
    <w:basedOn w:val="DefaultParagraphFont"/>
    <w:link w:val="JRCBackCoverISBN"/>
    <w:uiPriority w:val="1"/>
    <w:rsid w:val="0193ED09"/>
    <w:rPr>
      <w:rFonts w:ascii="EC Square Sans Pro" w:hAnsi="EC Square Sans Pro" w:eastAsia="Times New Roman" w:cs="Times New Roman"/>
      <w:noProof w:val="0"/>
      <w:color w:val="000000" w:themeColor="text1"/>
      <w:sz w:val="14"/>
      <w:szCs w:val="14"/>
      <w:lang w:val="en-GB" w:eastAsia="en-GB"/>
    </w:rPr>
  </w:style>
  <w:style w:type="paragraph" w:styleId="JRCCoverEUR" w:customStyle="1">
    <w:name w:val="JRC_Cover_EUR"/>
    <w:basedOn w:val="Normal"/>
    <w:uiPriority w:val="1"/>
    <w:rsid w:val="15EA60C0"/>
    <w:pPr>
      <w:spacing w:before="0" w:after="0"/>
      <w:jc w:val="right"/>
    </w:pPr>
    <w:rPr>
      <w:rFonts w:ascii="Verdana" w:hAnsi="Verdana"/>
      <w:sz w:val="18"/>
      <w:szCs w:val="18"/>
    </w:rPr>
  </w:style>
  <w:style w:type="character" w:styleId="JRCCoverPublicationCategoryChar" w:customStyle="1">
    <w:name w:val="JRC_Cover_Publication_Category Char"/>
    <w:basedOn w:val="DefaultParagraphFont"/>
    <w:link w:val="JRCCoverPublicationCategory"/>
    <w:uiPriority w:val="1"/>
    <w:rsid w:val="0193ED09"/>
    <w:rPr>
      <w:rFonts w:ascii="EC Square Sans Pro Light" w:hAnsi="EC Square Sans Pro Light" w:eastAsiaTheme="minorEastAsia" w:cstheme="minorBidi"/>
      <w:noProof w:val="0"/>
      <w:color w:val="FFFFFF" w:themeColor="background1"/>
      <w:sz w:val="29"/>
      <w:szCs w:val="29"/>
      <w:lang w:val="en-GB"/>
    </w:rPr>
  </w:style>
  <w:style w:type="paragraph" w:styleId="JRCCoverPublicationCategory" w:customStyle="1">
    <w:name w:val="JRC_Cover_Publication_Category"/>
    <w:basedOn w:val="Normal"/>
    <w:link w:val="JRCCoverPublicationCategoryChar"/>
    <w:uiPriority w:val="1"/>
    <w:qFormat/>
    <w:rsid w:val="15EA60C0"/>
    <w:pPr>
      <w:spacing w:before="0" w:after="0"/>
      <w:jc w:val="center"/>
    </w:pPr>
    <w:rPr>
      <w:rFonts w:ascii="EC Square Sans Pro Light" w:hAnsi="EC Square Sans Pro Light" w:eastAsiaTheme="minorEastAsia" w:cstheme="minorBidi"/>
      <w:color w:val="FFFFFF" w:themeColor="background1"/>
      <w:sz w:val="29"/>
      <w:szCs w:val="29"/>
      <w:lang w:eastAsia="en-US"/>
    </w:rPr>
  </w:style>
  <w:style w:type="character" w:styleId="normaltextrun" w:customStyle="1">
    <w:name w:val="normaltextrun"/>
    <w:basedOn w:val="DefaultParagraphFont"/>
    <w:rsid w:val="00F7732B"/>
  </w:style>
  <w:style w:type="character" w:styleId="eop" w:customStyle="1">
    <w:name w:val="eop"/>
    <w:basedOn w:val="DefaultParagraphFont"/>
    <w:rsid w:val="00F7732B"/>
  </w:style>
  <w:style w:type="character" w:styleId="font221" w:customStyle="1">
    <w:name w:val="font221"/>
    <w:basedOn w:val="DefaultParagraphFont"/>
    <w:rsid w:val="00F7732B"/>
    <w:rPr>
      <w:rFonts w:hint="default" w:ascii="EC Square Sans Pro" w:hAnsi="EC Square Sans Pro"/>
      <w:b w:val="0"/>
      <w:bCs w:val="0"/>
      <w:i/>
      <w:iCs/>
      <w:strike w:val="0"/>
      <w:dstrike w:val="0"/>
      <w:color w:val="000000"/>
      <w:sz w:val="20"/>
      <w:szCs w:val="20"/>
      <w:u w:val="none"/>
      <w:effect w:val="none"/>
    </w:rPr>
  </w:style>
  <w:style w:type="paragraph" w:styleId="paragraph" w:customStyle="1">
    <w:name w:val="paragraph"/>
    <w:basedOn w:val="Normal"/>
    <w:rsid w:val="15EA60C0"/>
    <w:pPr>
      <w:spacing w:beforeAutospacing="1" w:afterAutospacing="1"/>
      <w:jc w:val="left"/>
    </w:pPr>
    <w:rPr>
      <w:rFonts w:ascii="Times New Roman" w:hAnsi="Times New Roman"/>
      <w:sz w:val="24"/>
      <w:szCs w:val="24"/>
    </w:rPr>
  </w:style>
  <w:style w:type="character" w:styleId="superscript" w:customStyle="1">
    <w:name w:val="superscript"/>
    <w:basedOn w:val="DefaultParagraphFont"/>
    <w:rsid w:val="00F7732B"/>
  </w:style>
  <w:style w:type="table" w:styleId="ListTable3-Accent6">
    <w:name w:val="List Table 3 Accent 6"/>
    <w:basedOn w:val="TableNormal"/>
    <w:uiPriority w:val="48"/>
    <w:rsid w:val="00F7732B"/>
    <w:pPr>
      <w:spacing w:after="0" w:line="240" w:lineRule="auto"/>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tblBorders>
    </w:tblPr>
    <w:tblStylePr w:type="firstRow">
      <w:rPr>
        <w:b/>
        <w:bCs/>
        <w:color w:val="FFFFFF" w:themeColor="background1"/>
      </w:rPr>
      <w:tblPr/>
      <w:tcPr>
        <w:shd w:val="clear" w:color="auto" w:fill="70AD47" w:themeFill="accent6"/>
      </w:tcPr>
    </w:tblStylePr>
    <w:tblStylePr w:type="lastRow">
      <w:rPr>
        <w:b/>
        <w:bCs/>
      </w:rPr>
      <w:tblPr/>
      <w:tcPr>
        <w:tcBorders>
          <w:top w:val="double" w:color="70AD47"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70AD47" w:themeColor="accent6" w:sz="4" w:space="0"/>
          <w:right w:val="single" w:color="70AD47" w:themeColor="accent6" w:sz="4" w:space="0"/>
        </w:tcBorders>
      </w:tcPr>
    </w:tblStylePr>
    <w:tblStylePr w:type="band1Horz">
      <w:tblPr/>
      <w:tcPr>
        <w:tcBorders>
          <w:top w:val="single" w:color="70AD47" w:themeColor="accent6" w:sz="4" w:space="0"/>
          <w:bottom w:val="single" w:color="70AD47"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70AD47" w:themeColor="accent6" w:sz="4" w:space="0"/>
          <w:left w:val="nil"/>
        </w:tcBorders>
      </w:tcPr>
    </w:tblStylePr>
    <w:tblStylePr w:type="swCell">
      <w:tblPr/>
      <w:tcPr>
        <w:tcBorders>
          <w:top w:val="double" w:color="70AD47" w:themeColor="accent6" w:sz="4" w:space="0"/>
          <w:right w:val="nil"/>
        </w:tcBorders>
      </w:tcPr>
    </w:tblStylePr>
  </w:style>
  <w:style w:type="character" w:styleId="UnresolvedMention2" w:customStyle="1">
    <w:name w:val="Unresolved Mention2"/>
    <w:basedOn w:val="DefaultParagraphFont"/>
    <w:uiPriority w:val="99"/>
    <w:semiHidden/>
    <w:unhideWhenUsed/>
    <w:rsid w:val="00F7732B"/>
    <w:rPr>
      <w:color w:val="605E5C"/>
      <w:shd w:val="clear" w:color="auto" w:fill="E1DFDD"/>
    </w:rPr>
  </w:style>
  <w:style w:type="paragraph" w:styleId="Title">
    <w:name w:val="Title"/>
    <w:basedOn w:val="Normal"/>
    <w:next w:val="Normal"/>
    <w:link w:val="TitleChar"/>
    <w:uiPriority w:val="10"/>
    <w:qFormat/>
    <w:rsid w:val="15EA60C0"/>
    <w:pPr>
      <w:spacing w:before="0" w:after="0"/>
      <w:contextualSpacing/>
      <w:jc w:val="left"/>
    </w:pPr>
    <w:rPr>
      <w:rFonts w:asciiTheme="majorHAnsi" w:hAnsiTheme="majorHAnsi" w:eastAsiaTheme="majorEastAsia" w:cstheme="majorBidi"/>
      <w:sz w:val="56"/>
      <w:szCs w:val="56"/>
      <w:lang w:eastAsia="en-US"/>
    </w:rPr>
  </w:style>
  <w:style w:type="character" w:styleId="TitleChar" w:customStyle="1">
    <w:name w:val="Title Char"/>
    <w:basedOn w:val="DefaultParagraphFont"/>
    <w:link w:val="Title"/>
    <w:uiPriority w:val="10"/>
    <w:rsid w:val="0193ED09"/>
    <w:rPr>
      <w:rFonts w:asciiTheme="majorHAnsi" w:hAnsiTheme="majorHAnsi" w:eastAsiaTheme="majorEastAsia" w:cstheme="majorBidi"/>
      <w:noProof w:val="0"/>
      <w:sz w:val="56"/>
      <w:szCs w:val="56"/>
      <w:lang w:val="en-GB"/>
    </w:rPr>
  </w:style>
  <w:style w:type="table" w:styleId="TableGrid1" w:customStyle="1">
    <w:name w:val="Table Grid1"/>
    <w:basedOn w:val="TableNormal"/>
    <w:next w:val="TableGrid"/>
    <w:uiPriority w:val="39"/>
    <w:rsid w:val="00F87A2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mmentText">
    <w:name w:val="annotation text"/>
    <w:basedOn w:val="Normal"/>
    <w:link w:val="CommentTextChar"/>
    <w:uiPriority w:val="99"/>
    <w:unhideWhenUsed/>
    <w:rsid w:val="15EA60C0"/>
    <w:pPr>
      <w:spacing w:before="0" w:after="160"/>
      <w:jc w:val="left"/>
    </w:pPr>
    <w:rPr>
      <w:lang w:eastAsia="en-US"/>
    </w:rPr>
  </w:style>
  <w:style w:type="character" w:styleId="CommentTextChar" w:customStyle="1">
    <w:name w:val="Comment Text Char"/>
    <w:basedOn w:val="DefaultParagraphFont"/>
    <w:link w:val="CommentText"/>
    <w:uiPriority w:val="99"/>
    <w:rsid w:val="0193ED09"/>
    <w:rPr>
      <w:noProof w:val="0"/>
      <w:sz w:val="20"/>
      <w:szCs w:val="20"/>
      <w:lang w:val="en-GB"/>
    </w:rPr>
  </w:style>
  <w:style w:type="character" w:styleId="CommentReference">
    <w:name w:val="annotation reference"/>
    <w:basedOn w:val="DefaultParagraphFont"/>
    <w:uiPriority w:val="99"/>
    <w:semiHidden/>
    <w:unhideWhenUsed/>
    <w:rsid w:val="000D052F"/>
    <w:rPr>
      <w:sz w:val="16"/>
      <w:szCs w:val="16"/>
    </w:rPr>
  </w:style>
  <w:style w:type="character" w:styleId="Mention4" w:customStyle="1">
    <w:name w:val="Mention4"/>
    <w:basedOn w:val="DefaultParagraphFont"/>
    <w:uiPriority w:val="99"/>
    <w:unhideWhenUsed/>
    <w:rsid w:val="000D052F"/>
    <w:rPr>
      <w:color w:val="2B579A"/>
      <w:shd w:val="clear" w:color="auto" w:fill="E1DFDD"/>
    </w:rPr>
  </w:style>
  <w:style w:type="character" w:styleId="font191" w:customStyle="1">
    <w:name w:val="font191"/>
    <w:basedOn w:val="DefaultParagraphFont"/>
    <w:rsid w:val="00B2534A"/>
    <w:rPr>
      <w:rFonts w:hint="default" w:ascii="EC Square Sans Pro" w:hAnsi="EC Square Sans Pro"/>
      <w:b w:val="0"/>
      <w:bCs w:val="0"/>
      <w:i/>
      <w:iCs/>
      <w:strike w:val="0"/>
      <w:dstrike w:val="0"/>
      <w:color w:val="000000"/>
      <w:sz w:val="20"/>
      <w:szCs w:val="20"/>
      <w:u w:val="none"/>
      <w:effect w:val="none"/>
    </w:rPr>
  </w:style>
  <w:style w:type="character" w:styleId="font471" w:customStyle="1">
    <w:name w:val="font471"/>
    <w:basedOn w:val="DefaultParagraphFont"/>
    <w:rsid w:val="00B2534A"/>
    <w:rPr>
      <w:rFonts w:hint="default" w:ascii="EC Square Sans Pro" w:hAnsi="EC Square Sans Pro"/>
      <w:b/>
      <w:bCs/>
      <w:i/>
      <w:iCs/>
      <w:strike w:val="0"/>
      <w:dstrike w:val="0"/>
      <w:color w:val="000000"/>
      <w:sz w:val="20"/>
      <w:szCs w:val="20"/>
      <w:u w:val="none"/>
      <w:effect w:val="none"/>
    </w:rPr>
  </w:style>
  <w:style w:type="character" w:styleId="font481" w:customStyle="1">
    <w:name w:val="font481"/>
    <w:basedOn w:val="DefaultParagraphFont"/>
    <w:rsid w:val="00B2534A"/>
    <w:rPr>
      <w:rFonts w:hint="default" w:ascii="EC Square Sans Pro" w:hAnsi="EC Square Sans Pro"/>
      <w:b/>
      <w:bCs/>
      <w:i/>
      <w:iCs/>
      <w:color w:val="000000"/>
      <w:sz w:val="20"/>
      <w:szCs w:val="20"/>
      <w:u w:val="single"/>
    </w:rPr>
  </w:style>
  <w:style w:type="character" w:styleId="font571" w:customStyle="1">
    <w:name w:val="font571"/>
    <w:basedOn w:val="DefaultParagraphFont"/>
    <w:rsid w:val="00B2534A"/>
    <w:rPr>
      <w:rFonts w:hint="default" w:ascii="EC Square Sans Pro" w:hAnsi="EC Square Sans Pro"/>
      <w:b/>
      <w:bCs/>
      <w:i/>
      <w:iCs/>
      <w:color w:val="000000"/>
      <w:sz w:val="20"/>
      <w:szCs w:val="20"/>
      <w:u w:val="single"/>
    </w:rPr>
  </w:style>
  <w:style w:type="character" w:styleId="font581" w:customStyle="1">
    <w:name w:val="font581"/>
    <w:basedOn w:val="DefaultParagraphFont"/>
    <w:rsid w:val="00B2534A"/>
    <w:rPr>
      <w:rFonts w:hint="default" w:ascii="EC Square Sans Pro" w:hAnsi="EC Square Sans Pro"/>
      <w:b w:val="0"/>
      <w:bCs w:val="0"/>
      <w:i/>
      <w:iCs/>
      <w:strike w:val="0"/>
      <w:dstrike w:val="0"/>
      <w:color w:val="000000"/>
      <w:sz w:val="20"/>
      <w:szCs w:val="20"/>
      <w:u w:val="none"/>
      <w:effect w:val="none"/>
    </w:rPr>
  </w:style>
  <w:style w:type="table" w:styleId="ListTable4-Accent6">
    <w:name w:val="List Table 4 Accent 6"/>
    <w:basedOn w:val="TableNormal"/>
    <w:uiPriority w:val="49"/>
    <w:rsid w:val="00B2534A"/>
    <w:pPr>
      <w:spacing w:after="0"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tblBorders>
    </w:tblPr>
    <w:tblStylePr w:type="firstRow">
      <w:rPr>
        <w:b/>
        <w:bCs/>
        <w:color w:val="FFFFFF"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tcBorders>
        <w:shd w:val="clear" w:color="auto" w:fill="70AD47" w:themeFill="accent6"/>
      </w:tcPr>
    </w:tblStylePr>
    <w:tblStylePr w:type="lastRow">
      <w:rPr>
        <w:b/>
        <w:bCs/>
      </w:rPr>
      <w:tblPr/>
      <w:tcPr>
        <w:tcBorders>
          <w:top w:val="double" w:color="A8D08D" w:themeColor="accent6" w:themeTint="99"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tabchar" w:customStyle="1">
    <w:name w:val="tabchar"/>
    <w:basedOn w:val="DefaultParagraphFont"/>
    <w:rsid w:val="00EB7322"/>
  </w:style>
  <w:style w:type="character" w:styleId="font891" w:customStyle="1">
    <w:name w:val="font891"/>
    <w:basedOn w:val="DefaultParagraphFont"/>
    <w:rsid w:val="004E1626"/>
    <w:rPr>
      <w:rFonts w:hint="default" w:ascii="EC Square Sans Pro" w:hAnsi="EC Square Sans Pro"/>
      <w:b/>
      <w:bCs/>
      <w:i/>
      <w:iCs/>
      <w:strike w:val="0"/>
      <w:dstrike w:val="0"/>
      <w:color w:val="000000"/>
      <w:sz w:val="20"/>
      <w:szCs w:val="20"/>
      <w:u w:val="none"/>
      <w:effect w:val="none"/>
    </w:rPr>
  </w:style>
  <w:style w:type="paragraph" w:styleId="Bibliography">
    <w:name w:val="Bibliography"/>
    <w:basedOn w:val="Normal"/>
    <w:next w:val="Normal"/>
    <w:uiPriority w:val="37"/>
    <w:unhideWhenUsed/>
    <w:rsid w:val="15EA60C0"/>
    <w:pPr>
      <w:tabs>
        <w:tab w:val="left" w:pos="624"/>
      </w:tabs>
      <w:spacing w:after="0"/>
      <w:ind w:left="624" w:hanging="624"/>
    </w:pPr>
  </w:style>
  <w:style w:type="character" w:styleId="ui-provider" w:customStyle="1">
    <w:name w:val="ui-provider"/>
    <w:basedOn w:val="DefaultParagraphFont"/>
    <w:rsid w:val="00B22476"/>
  </w:style>
  <w:style w:type="paragraph" w:styleId="CommentSubject">
    <w:name w:val="annotation subject"/>
    <w:basedOn w:val="CommentText"/>
    <w:next w:val="CommentText"/>
    <w:link w:val="CommentSubjectChar"/>
    <w:uiPriority w:val="99"/>
    <w:semiHidden/>
    <w:unhideWhenUsed/>
    <w:rsid w:val="0193ED09"/>
    <w:pPr>
      <w:spacing w:before="120" w:after="120"/>
      <w:jc w:val="both"/>
    </w:pPr>
    <w:rPr>
      <w:b/>
      <w:bCs/>
      <w:lang w:eastAsia="en-GB"/>
    </w:rPr>
  </w:style>
  <w:style w:type="character" w:styleId="CommentSubjectChar" w:customStyle="1">
    <w:name w:val="Comment Subject Char"/>
    <w:basedOn w:val="CommentTextChar"/>
    <w:link w:val="CommentSubject"/>
    <w:uiPriority w:val="99"/>
    <w:semiHidden/>
    <w:rsid w:val="0193ED09"/>
    <w:rPr>
      <w:rFonts w:ascii="EC Square Sans Pro" w:hAnsi="EC Square Sans Pro" w:eastAsia="Times New Roman" w:cs="Times New Roman"/>
      <w:b/>
      <w:bCs/>
      <w:noProof w:val="0"/>
      <w:sz w:val="20"/>
      <w:szCs w:val="20"/>
      <w:lang w:val="en-GB" w:eastAsia="en-GB"/>
    </w:rPr>
  </w:style>
  <w:style w:type="paragraph" w:styleId="Subtitle">
    <w:name w:val="Subtitle"/>
    <w:basedOn w:val="Normal"/>
    <w:next w:val="Normal"/>
    <w:link w:val="SubtitleChar"/>
    <w:uiPriority w:val="11"/>
    <w:qFormat/>
    <w:rsid w:val="15EA60C0"/>
    <w:rPr>
      <w:rFonts w:eastAsiaTheme="minorEastAsia"/>
      <w:color w:val="5A5A5A"/>
    </w:rPr>
  </w:style>
  <w:style w:type="paragraph" w:styleId="Quote">
    <w:name w:val="Quote"/>
    <w:basedOn w:val="Normal"/>
    <w:next w:val="Normal"/>
    <w:link w:val="QuoteChar"/>
    <w:uiPriority w:val="29"/>
    <w:qFormat/>
    <w:rsid w:val="15EA60C0"/>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15EA60C0"/>
    <w:pPr>
      <w:spacing w:before="360" w:after="360"/>
      <w:ind w:left="864" w:right="864"/>
      <w:jc w:val="center"/>
    </w:pPr>
    <w:rPr>
      <w:i/>
      <w:iCs/>
      <w:color w:val="5B9BD5" w:themeColor="accent1"/>
    </w:rPr>
  </w:style>
  <w:style w:type="character" w:styleId="Heading6Char" w:customStyle="1">
    <w:name w:val="Heading 6 Char"/>
    <w:basedOn w:val="DefaultParagraphFont"/>
    <w:link w:val="Heading6"/>
    <w:uiPriority w:val="9"/>
    <w:rsid w:val="0193ED09"/>
    <w:rPr>
      <w:rFonts w:asciiTheme="majorHAnsi" w:hAnsiTheme="majorHAnsi" w:eastAsiaTheme="majorEastAsia" w:cstheme="majorBidi"/>
      <w:noProof w:val="0"/>
      <w:color w:val="1F4D78"/>
      <w:lang w:val="en-GB"/>
    </w:rPr>
  </w:style>
  <w:style w:type="character" w:styleId="Heading7Char" w:customStyle="1">
    <w:name w:val="Heading 7 Char"/>
    <w:basedOn w:val="DefaultParagraphFont"/>
    <w:link w:val="Heading7"/>
    <w:uiPriority w:val="9"/>
    <w:rsid w:val="0193ED09"/>
    <w:rPr>
      <w:rFonts w:asciiTheme="majorHAnsi" w:hAnsiTheme="majorHAnsi" w:eastAsiaTheme="majorEastAsia" w:cstheme="majorBidi"/>
      <w:i/>
      <w:iCs/>
      <w:noProof w:val="0"/>
      <w:color w:val="1F4D78"/>
      <w:lang w:val="en-GB"/>
    </w:rPr>
  </w:style>
  <w:style w:type="character" w:styleId="Heading8Char" w:customStyle="1">
    <w:name w:val="Heading 8 Char"/>
    <w:basedOn w:val="DefaultParagraphFont"/>
    <w:link w:val="Heading8"/>
    <w:uiPriority w:val="9"/>
    <w:rsid w:val="0193ED09"/>
    <w:rPr>
      <w:rFonts w:asciiTheme="majorHAnsi" w:hAnsiTheme="majorHAnsi" w:eastAsiaTheme="majorEastAsia" w:cstheme="majorBidi"/>
      <w:noProof w:val="0"/>
      <w:color w:val="272727"/>
      <w:sz w:val="21"/>
      <w:szCs w:val="21"/>
      <w:lang w:val="en-GB"/>
    </w:rPr>
  </w:style>
  <w:style w:type="character" w:styleId="Heading9Char" w:customStyle="1">
    <w:name w:val="Heading 9 Char"/>
    <w:basedOn w:val="DefaultParagraphFont"/>
    <w:link w:val="Heading9"/>
    <w:uiPriority w:val="9"/>
    <w:rsid w:val="0193ED09"/>
    <w:rPr>
      <w:rFonts w:asciiTheme="majorHAnsi" w:hAnsiTheme="majorHAnsi" w:eastAsiaTheme="majorEastAsia" w:cstheme="majorBidi"/>
      <w:i/>
      <w:iCs/>
      <w:noProof w:val="0"/>
      <w:color w:val="272727"/>
      <w:sz w:val="21"/>
      <w:szCs w:val="21"/>
      <w:lang w:val="en-GB"/>
    </w:rPr>
  </w:style>
  <w:style w:type="character" w:styleId="SubtitleChar" w:customStyle="1">
    <w:name w:val="Subtitle Char"/>
    <w:basedOn w:val="DefaultParagraphFont"/>
    <w:link w:val="Subtitle"/>
    <w:uiPriority w:val="11"/>
    <w:rsid w:val="0193ED09"/>
    <w:rPr>
      <w:rFonts w:asciiTheme="minorHAnsi" w:hAnsiTheme="minorHAnsi" w:eastAsiaTheme="minorEastAsia" w:cstheme="minorBidi"/>
      <w:noProof w:val="0"/>
      <w:color w:val="5A5A5A"/>
      <w:lang w:val="en-GB"/>
    </w:rPr>
  </w:style>
  <w:style w:type="character" w:styleId="QuoteChar" w:customStyle="1">
    <w:name w:val="Quote Char"/>
    <w:basedOn w:val="DefaultParagraphFont"/>
    <w:link w:val="Quote"/>
    <w:uiPriority w:val="29"/>
    <w:rsid w:val="0193ED09"/>
    <w:rPr>
      <w:i/>
      <w:iCs/>
      <w:noProof w:val="0"/>
      <w:color w:val="404040" w:themeColor="text1" w:themeTint="BF"/>
      <w:lang w:val="en-GB"/>
    </w:rPr>
  </w:style>
  <w:style w:type="character" w:styleId="IntenseQuoteChar" w:customStyle="1">
    <w:name w:val="Intense Quote Char"/>
    <w:basedOn w:val="DefaultParagraphFont"/>
    <w:link w:val="IntenseQuote"/>
    <w:uiPriority w:val="30"/>
    <w:rsid w:val="0193ED09"/>
    <w:rPr>
      <w:i/>
      <w:iCs/>
      <w:noProof w:val="0"/>
      <w:color w:val="5B9BD5" w:themeColor="accent1"/>
      <w:lang w:val="en-GB"/>
    </w:rPr>
  </w:style>
  <w:style w:type="paragraph" w:styleId="EndnoteText">
    <w:name w:val="endnote text"/>
    <w:basedOn w:val="Normal"/>
    <w:link w:val="EndnoteTextChar"/>
    <w:uiPriority w:val="99"/>
    <w:semiHidden/>
    <w:unhideWhenUsed/>
    <w:rsid w:val="15EA60C0"/>
    <w:pPr>
      <w:spacing w:after="0"/>
    </w:pPr>
  </w:style>
  <w:style w:type="character" w:styleId="EndnoteTextChar" w:customStyle="1">
    <w:name w:val="Endnote Text Char"/>
    <w:basedOn w:val="DefaultParagraphFont"/>
    <w:link w:val="EndnoteText"/>
    <w:uiPriority w:val="99"/>
    <w:semiHidden/>
    <w:rsid w:val="0193ED09"/>
    <w:rPr>
      <w:noProof w:val="0"/>
      <w:sz w:val="20"/>
      <w:szCs w:val="20"/>
      <w:lang w:val="en-GB"/>
    </w:rPr>
  </w:style>
  <w:style w:type="paragraph" w:styleId="BasicParagraph" w:customStyle="1">
    <w:name w:val="[Basic Paragraph]"/>
    <w:basedOn w:val="Normal"/>
    <w:uiPriority w:val="99"/>
    <w:rsid w:val="15EA60C0"/>
    <w:pPr>
      <w:spacing w:before="0" w:after="0" w:line="288" w:lineRule="auto"/>
      <w:jc w:val="left"/>
    </w:pPr>
    <w:rPr>
      <w:rFonts w:ascii="MinionPro-Regular" w:hAnsi="MinionPro-Regular" w:cs="MinionPro-Regular" w:eastAsiaTheme="minorEastAsia"/>
      <w:color w:val="000000" w:themeColor="text1"/>
      <w:sz w:val="24"/>
      <w:szCs w:val="24"/>
      <w:lang w:eastAsia="en-US"/>
    </w:rPr>
  </w:style>
  <w:style w:type="paragraph" w:styleId="Revision">
    <w:name w:val="Revision"/>
    <w:hidden/>
    <w:uiPriority w:val="99"/>
    <w:semiHidden/>
    <w:rsid w:val="001F1AEF"/>
    <w:pPr>
      <w:spacing w:after="0" w:line="240" w:lineRule="auto"/>
    </w:pPr>
    <w:rPr>
      <w:rFonts w:ascii="EC Square Sans Pro" w:hAnsi="EC Square Sans Pro" w:eastAsia="Times New Roman" w:cs="Times New Roman"/>
      <w:sz w:val="20"/>
      <w:szCs w:val="20"/>
      <w:lang w:eastAsia="en-GB"/>
    </w:rPr>
  </w:style>
  <w:style w:type="character" w:styleId="Mention1" w:customStyle="1">
    <w:name w:val="Mention1"/>
    <w:basedOn w:val="DefaultParagraphFont"/>
    <w:uiPriority w:val="99"/>
    <w:unhideWhenUsed/>
    <w:rsid w:val="001F1AEF"/>
    <w:rPr>
      <w:color w:val="2B579A"/>
      <w:shd w:val="clear" w:color="auto" w:fill="E6E6E6"/>
    </w:rPr>
  </w:style>
  <w:style w:type="character" w:styleId="cf01" w:customStyle="1">
    <w:name w:val="cf01"/>
    <w:basedOn w:val="DefaultParagraphFont"/>
    <w:rsid w:val="00E517C7"/>
    <w:rPr>
      <w:rFonts w:hint="default" w:ascii="Segoe UI" w:hAnsi="Segoe UI" w:cs="Segoe UI"/>
      <w:sz w:val="18"/>
      <w:szCs w:val="18"/>
    </w:rPr>
  </w:style>
  <w:style w:type="character" w:styleId="Menzione1" w:customStyle="1">
    <w:name w:val="Menzione1"/>
    <w:basedOn w:val="DefaultParagraphFont"/>
    <w:uiPriority w:val="99"/>
    <w:unhideWhenUsed/>
    <w:rsid w:val="00A87B43"/>
    <w:rPr>
      <w:color w:val="2B579A"/>
      <w:shd w:val="clear" w:color="auto" w:fill="E6E6E6"/>
    </w:rPr>
  </w:style>
  <w:style w:type="character" w:styleId="Mention2" w:customStyle="1">
    <w:name w:val="Mention2"/>
    <w:basedOn w:val="DefaultParagraphFont"/>
    <w:uiPriority w:val="99"/>
    <w:unhideWhenUsed/>
    <w:rsid w:val="00877390"/>
    <w:rPr>
      <w:color w:val="2B579A"/>
      <w:shd w:val="clear" w:color="auto" w:fill="E6E6E6"/>
    </w:rPr>
  </w:style>
  <w:style w:type="character" w:styleId="Menzione10" w:customStyle="1">
    <w:name w:val="Menzione10"/>
    <w:basedOn w:val="DefaultParagraphFont"/>
    <w:uiPriority w:val="99"/>
    <w:unhideWhenUsed/>
    <w:rsid w:val="00034E51"/>
    <w:rPr>
      <w:color w:val="2B579A"/>
      <w:shd w:val="clear" w:color="auto" w:fill="E6E6E6"/>
    </w:rPr>
  </w:style>
  <w:style w:type="character" w:styleId="Mention20" w:customStyle="1">
    <w:name w:val="Mention20"/>
    <w:basedOn w:val="DefaultParagraphFont"/>
    <w:uiPriority w:val="99"/>
    <w:unhideWhenUsed/>
    <w:rsid w:val="00B06E30"/>
    <w:rPr>
      <w:color w:val="2B579A"/>
      <w:shd w:val="clear" w:color="auto" w:fill="E6E6E6"/>
    </w:rPr>
  </w:style>
  <w:style w:type="character" w:styleId="Mention200" w:customStyle="1">
    <w:name w:val="Mention200"/>
    <w:basedOn w:val="DefaultParagraphFont"/>
    <w:uiPriority w:val="99"/>
    <w:unhideWhenUsed/>
    <w:rsid w:val="00B06E30"/>
    <w:rPr>
      <w:color w:val="2B579A"/>
      <w:shd w:val="clear" w:color="auto" w:fill="E6E6E6"/>
    </w:rPr>
  </w:style>
  <w:style w:type="paragraph" w:styleId="NormalWeb">
    <w:name w:val="Normal (Web)"/>
    <w:basedOn w:val="Normal"/>
    <w:uiPriority w:val="99"/>
    <w:unhideWhenUsed/>
    <w:rsid w:val="15EA60C0"/>
    <w:pPr>
      <w:spacing w:beforeAutospacing="1" w:afterAutospacing="1" w:line="240" w:lineRule="auto"/>
      <w:jc w:val="left"/>
    </w:pPr>
    <w:rPr>
      <w:rFonts w:ascii="Times New Roman" w:hAnsi="Times New Roman"/>
      <w:sz w:val="24"/>
      <w:szCs w:val="24"/>
    </w:rPr>
  </w:style>
  <w:style w:type="character" w:styleId="Strong">
    <w:name w:val="Strong"/>
    <w:basedOn w:val="DefaultParagraphFont"/>
    <w:uiPriority w:val="22"/>
    <w:qFormat/>
    <w:rsid w:val="00792707"/>
    <w:rPr>
      <w:b/>
      <w:bCs/>
    </w:rPr>
  </w:style>
  <w:style w:type="character" w:styleId="Menzione100" w:customStyle="1">
    <w:name w:val="Menzione100"/>
    <w:basedOn w:val="DefaultParagraphFont"/>
    <w:uiPriority w:val="99"/>
    <w:unhideWhenUsed/>
    <w:rsid w:val="000073A3"/>
    <w:rPr>
      <w:color w:val="2B579A"/>
      <w:shd w:val="clear" w:color="auto" w:fill="E6E6E6"/>
    </w:rPr>
  </w:style>
  <w:style w:type="character" w:styleId="Menzione1000" w:customStyle="1">
    <w:name w:val="Menzione1000"/>
    <w:basedOn w:val="DefaultParagraphFont"/>
    <w:uiPriority w:val="99"/>
    <w:unhideWhenUsed/>
    <w:rsid w:val="00AF748E"/>
    <w:rPr>
      <w:color w:val="2B579A"/>
      <w:shd w:val="clear" w:color="auto" w:fill="E6E6E6"/>
    </w:rPr>
  </w:style>
  <w:style w:type="character" w:styleId="Menzione10000" w:customStyle="1">
    <w:name w:val="Menzione10000"/>
    <w:basedOn w:val="DefaultParagraphFont"/>
    <w:uiPriority w:val="99"/>
    <w:unhideWhenUsed/>
    <w:rsid w:val="00D541F7"/>
    <w:rPr>
      <w:color w:val="2B579A"/>
      <w:shd w:val="clear" w:color="auto" w:fill="E6E6E6"/>
    </w:rPr>
  </w:style>
  <w:style w:type="character" w:styleId="Menzione100000" w:customStyle="1">
    <w:name w:val="Menzione100000"/>
    <w:basedOn w:val="DefaultParagraphFont"/>
    <w:uiPriority w:val="99"/>
    <w:unhideWhenUsed/>
    <w:rsid w:val="004B21F5"/>
    <w:rPr>
      <w:color w:val="2B579A"/>
      <w:shd w:val="clear" w:color="auto" w:fill="E6E6E6"/>
    </w:rPr>
  </w:style>
  <w:style w:type="character" w:styleId="Menzione1000000" w:customStyle="1">
    <w:name w:val="Menzione1000000"/>
    <w:basedOn w:val="DefaultParagraphFont"/>
    <w:uiPriority w:val="99"/>
    <w:unhideWhenUsed/>
    <w:rsid w:val="0023235A"/>
    <w:rPr>
      <w:color w:val="2B579A"/>
      <w:shd w:val="clear" w:color="auto" w:fill="E6E6E6"/>
    </w:rPr>
  </w:style>
  <w:style w:type="character" w:styleId="Menzione10000000" w:customStyle="1">
    <w:name w:val="Menzione10000000"/>
    <w:basedOn w:val="DefaultParagraphFont"/>
    <w:uiPriority w:val="99"/>
    <w:unhideWhenUsed/>
    <w:rsid w:val="007825E6"/>
    <w:rPr>
      <w:color w:val="2B579A"/>
      <w:shd w:val="clear" w:color="auto" w:fill="E6E6E6"/>
    </w:rPr>
  </w:style>
  <w:style w:type="character" w:styleId="Menzione100000000" w:customStyle="1">
    <w:name w:val="Menzione100000000"/>
    <w:basedOn w:val="DefaultParagraphFont"/>
    <w:uiPriority w:val="99"/>
    <w:unhideWhenUsed/>
    <w:rsid w:val="00971B23"/>
    <w:rPr>
      <w:color w:val="2B579A"/>
      <w:shd w:val="clear" w:color="auto" w:fill="E6E6E6"/>
    </w:rPr>
  </w:style>
  <w:style w:type="character" w:styleId="Menzione1000000000" w:customStyle="1">
    <w:name w:val="Menzione1000000000"/>
    <w:basedOn w:val="DefaultParagraphFont"/>
    <w:uiPriority w:val="99"/>
    <w:unhideWhenUsed/>
    <w:rsid w:val="00E93A86"/>
    <w:rPr>
      <w:color w:val="2B579A"/>
      <w:shd w:val="clear" w:color="auto" w:fill="E6E6E6"/>
    </w:rPr>
  </w:style>
  <w:style w:type="table" w:styleId="PlainTable4">
    <w:name w:val="Plain Table 4"/>
    <w:basedOn w:val="TableNormal"/>
    <w:uiPriority w:val="44"/>
    <w:rsid w:val="009B634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JRCCovertextNospacing" w:customStyle="1">
    <w:name w:val="JRC_Cover_text (No spacing)"/>
    <w:basedOn w:val="JRCCovertext"/>
    <w:qFormat/>
    <w:rsid w:val="00500DF7"/>
    <w:pPr>
      <w:suppressAutoHyphens/>
      <w:spacing w:line="264" w:lineRule="auto"/>
      <w:jc w:val="left"/>
    </w:pPr>
    <w:rPr>
      <w:sz w:val="18"/>
      <w:szCs w:val="14"/>
    </w:rPr>
  </w:style>
  <w:style w:type="paragraph" w:styleId="JRCCovertextNospacingafter" w:customStyle="1">
    <w:name w:val="JRC_Cover_text (No spacing after)"/>
    <w:basedOn w:val="JRCCovertext"/>
    <w:next w:val="JRCCovertextNospacing"/>
    <w:qFormat/>
    <w:rsid w:val="00500DF7"/>
    <w:pPr>
      <w:suppressAutoHyphens/>
      <w:spacing w:before="240" w:line="264" w:lineRule="auto"/>
      <w:jc w:val="left"/>
    </w:pPr>
    <w:rPr>
      <w:bCs/>
      <w:sz w:val="18"/>
      <w:szCs w:val="14"/>
    </w:rPr>
  </w:style>
  <w:style w:type="paragraph" w:styleId="Default" w:customStyle="1">
    <w:name w:val="Default"/>
    <w:rsid w:val="00500DF7"/>
    <w:pPr>
      <w:autoSpaceDE w:val="0"/>
      <w:autoSpaceDN w:val="0"/>
      <w:adjustRightInd w:val="0"/>
      <w:spacing w:after="0" w:line="240" w:lineRule="auto"/>
    </w:pPr>
    <w:rPr>
      <w:rFonts w:ascii="EC Square Sans Pro" w:hAnsi="EC Square Sans Pro" w:cs="EC Square Sans Pro"/>
      <w:color w:val="000000"/>
      <w:sz w:val="24"/>
      <w:szCs w:val="24"/>
    </w:rPr>
  </w:style>
  <w:style w:type="paragraph" w:styleId="Pa0" w:customStyle="1">
    <w:name w:val="Pa0"/>
    <w:basedOn w:val="Default"/>
    <w:next w:val="Default"/>
    <w:uiPriority w:val="99"/>
    <w:rsid w:val="00500DF7"/>
    <w:pPr>
      <w:spacing w:line="241" w:lineRule="atLeast"/>
    </w:pPr>
    <w:rPr>
      <w:rFonts w:cstheme="minorBidi"/>
      <w:color w:val="auto"/>
    </w:rPr>
  </w:style>
  <w:style w:type="character" w:styleId="A0" w:customStyle="1">
    <w:name w:val="A0"/>
    <w:uiPriority w:val="99"/>
    <w:rsid w:val="00500DF7"/>
    <w:rPr>
      <w:rFonts w:cs="EC Square Sans Pro"/>
      <w:color w:val="211D1E"/>
      <w:sz w:val="16"/>
      <w:szCs w:val="16"/>
    </w:rPr>
  </w:style>
  <w:style w:type="character" w:styleId="Mention3" w:customStyle="1">
    <w:name w:val="Mention3"/>
    <w:basedOn w:val="DefaultParagraphFont"/>
    <w:uiPriority w:val="99"/>
    <w:unhideWhenUsed/>
    <w:rsid w:val="000E7A04"/>
    <w:rPr>
      <w:color w:val="2B579A"/>
      <w:shd w:val="clear" w:color="auto" w:fill="E1DFDD"/>
    </w:rPr>
  </w:style>
  <w:style w:type="character" w:styleId="Mention5" w:customStyle="1">
    <w:name w:val="Mention5"/>
    <w:basedOn w:val="DefaultParagraphFont"/>
    <w:uiPriority w:val="99"/>
    <w:unhideWhenUsed/>
    <w:rPr>
      <w:color w:val="2B579A"/>
      <w:shd w:val="clear" w:color="auto" w:fill="E6E6E6"/>
    </w:rPr>
  </w:style>
  <w:style w:type="character" w:styleId="Mention6" w:customStyle="1">
    <w:name w:val="Mention6"/>
    <w:basedOn w:val="DefaultParagraphFont"/>
    <w:uiPriority w:val="99"/>
    <w:unhideWhenUsed/>
    <w:rsid w:val="003A5AE1"/>
    <w:rPr>
      <w:color w:val="2B579A"/>
      <w:shd w:val="clear" w:color="auto" w:fill="E6E6E6"/>
    </w:rPr>
  </w:style>
  <w:style w:type="character" w:styleId="EndnoteReference">
    <w:name w:val="endnote reference"/>
    <w:basedOn w:val="DefaultParagraphFont"/>
    <w:uiPriority w:val="99"/>
    <w:semiHidden/>
    <w:unhideWhenUsed/>
    <w:rsid w:val="00EE0963"/>
    <w:rPr>
      <w:vertAlign w:val="superscript"/>
    </w:rPr>
  </w:style>
  <w:style w:type="paragraph" w:styleId="NoSpacing">
    <w:name w:val="No Spacing"/>
    <w:link w:val="NoSpacingChar"/>
    <w:uiPriority w:val="1"/>
    <w:qFormat/>
    <w:rsid w:val="0008315E"/>
    <w:pPr>
      <w:spacing w:after="0" w:line="240" w:lineRule="auto"/>
    </w:pPr>
    <w:rPr>
      <w:rFonts w:eastAsiaTheme="minorEastAsia"/>
      <w:lang w:val="en-US"/>
    </w:rPr>
  </w:style>
  <w:style w:type="character" w:styleId="NoSpacingChar" w:customStyle="1">
    <w:name w:val="No Spacing Char"/>
    <w:basedOn w:val="DefaultParagraphFont"/>
    <w:link w:val="NoSpacing"/>
    <w:uiPriority w:val="1"/>
    <w:rsid w:val="0008315E"/>
    <w:rPr>
      <w:rFonts w:eastAsiaTheme="minorEastAsia"/>
      <w:lang w:val="en-US"/>
    </w:rPr>
  </w:style>
  <w:style w:type="character" w:styleId="Mention7" w:customStyle="1">
    <w:name w:val="Mention7"/>
    <w:basedOn w:val="DefaultParagraphFont"/>
    <w:uiPriority w:val="99"/>
    <w:unhideWhenUsed/>
    <w:rsid w:val="000512B3"/>
    <w:rPr>
      <w:color w:val="2B579A"/>
      <w:shd w:val="clear" w:color="auto" w:fill="E6E6E6"/>
    </w:rPr>
  </w:style>
  <w:style w:type="character" w:styleId="Mention8" w:customStyle="1">
    <w:name w:val="Mention8"/>
    <w:basedOn w:val="DefaultParagraphFont"/>
    <w:uiPriority w:val="99"/>
    <w:unhideWhenUsed/>
    <w:rsid w:val="00EE0963"/>
    <w:rPr>
      <w:color w:val="2B579A"/>
      <w:shd w:val="clear" w:color="auto" w:fill="E6E6E6"/>
    </w:rPr>
  </w:style>
  <w:style w:type="character" w:styleId="Mention9" w:customStyle="1">
    <w:name w:val="Mention9"/>
    <w:basedOn w:val="DefaultParagraphFont"/>
    <w:uiPriority w:val="99"/>
    <w:unhideWhenUsed/>
    <w:rPr>
      <w:color w:val="2B579A"/>
      <w:shd w:val="clear" w:color="auto" w:fill="E6E6E6"/>
    </w:rPr>
  </w:style>
  <w:style w:type="character" w:styleId="Mention10" w:customStyle="1">
    <w:name w:val="Mention10"/>
    <w:basedOn w:val="DefaultParagraphFont"/>
    <w:uiPriority w:val="99"/>
    <w:unhideWhenUsed/>
    <w:rsid w:val="00F616F2"/>
    <w:rPr>
      <w:color w:val="2B579A"/>
      <w:shd w:val="clear" w:color="auto" w:fill="E6E6E6"/>
    </w:rPr>
  </w:style>
  <w:style w:type="character" w:styleId="Mention100" w:customStyle="1">
    <w:name w:val="Mention100"/>
    <w:basedOn w:val="DefaultParagraphFont"/>
    <w:uiPriority w:val="99"/>
    <w:unhideWhenUsed/>
    <w:rsid w:val="008C1890"/>
    <w:rPr>
      <w:color w:val="2B579A"/>
      <w:shd w:val="clear" w:color="auto" w:fill="E6E6E6"/>
    </w:rPr>
  </w:style>
  <w:style w:type="character" w:styleId="Mention1000" w:customStyle="1">
    <w:name w:val="Mention1000"/>
    <w:basedOn w:val="DefaultParagraphFont"/>
    <w:uiPriority w:val="99"/>
    <w:unhideWhenUsed/>
    <w:rsid w:val="00A928F4"/>
    <w:rPr>
      <w:color w:val="2B579A"/>
      <w:shd w:val="clear" w:color="auto" w:fill="E6E6E6"/>
    </w:rPr>
  </w:style>
  <w:style w:type="character" w:styleId="JRCTextZchn" w:customStyle="1">
    <w:name w:val="JRC_Text Zchn"/>
    <w:basedOn w:val="DefaultParagraphFont"/>
    <w:link w:val="JRCText"/>
    <w:qFormat/>
    <w:locked/>
    <w:rsid w:val="00EA7D6A"/>
    <w:rPr>
      <w:rFonts w:ascii="EC Square Sans Pro" w:hAnsi="EC Square Sans Pro" w:eastAsia="Calibri" w:cs="Times New Roman"/>
      <w:sz w:val="20"/>
      <w:szCs w:val="20"/>
    </w:rPr>
  </w:style>
  <w:style w:type="paragraph" w:styleId="TableParagraph" w:customStyle="1">
    <w:name w:val="Table Paragraph"/>
    <w:basedOn w:val="Normal"/>
    <w:uiPriority w:val="1"/>
    <w:qFormat/>
    <w:rsid w:val="15EA60C0"/>
    <w:pPr>
      <w:widowControl w:val="0"/>
      <w:spacing w:before="0" w:after="0" w:line="240" w:lineRule="auto"/>
      <w:jc w:val="left"/>
    </w:pPr>
    <w:rPr>
      <w:rFonts w:ascii="Trebuchet MS" w:hAnsi="Trebuchet MS" w:eastAsia="Trebuchet MS" w:cs="Trebuchet MS"/>
      <w:sz w:val="22"/>
      <w:szCs w:val="22"/>
      <w:lang w:val="en-US" w:eastAsia="en-US"/>
    </w:rPr>
  </w:style>
  <w:style w:type="character" w:styleId="Mention" w:customStyle="1">
    <w:name w:val="Mention"/>
    <w:basedOn w:val="DefaultParagraphFont"/>
    <w:uiPriority w:val="99"/>
    <w:unhideWhenUsed/>
    <w:rsid w:val="008900A6"/>
    <w:rPr>
      <w:color w:val="2B579A"/>
      <w:shd w:val="clear" w:color="auto" w:fill="E6E6E6"/>
    </w:rPr>
  </w:style>
  <w:style w:type="paragraph" w:styleId="Caption">
    <w:name w:val="caption"/>
    <w:basedOn w:val="Normal"/>
    <w:next w:val="JRCTabletitle"/>
    <w:uiPriority w:val="35"/>
    <w:unhideWhenUsed/>
    <w:qFormat/>
    <w:rsid w:val="00E02235"/>
    <w:pPr>
      <w:keepNext/>
      <w:keepLines/>
      <w:suppressAutoHyphens/>
      <w:spacing w:before="240" w:after="160" w:line="264" w:lineRule="auto"/>
      <w:jc w:val="left"/>
    </w:pPr>
    <w:rPr>
      <w:rFonts w:asciiTheme="minorHAnsi" w:hAnsiTheme="minorHAnsi" w:eastAsiaTheme="minorHAnsi" w:cstheme="minorBidi"/>
      <w:iCs/>
      <w:szCs w:val="18"/>
      <w:lang w:eastAsia="en-US"/>
    </w:rPr>
  </w:style>
  <w:style w:type="numbering" w:styleId="JRCTextbulletedlist" w:customStyle="1">
    <w:name w:val="JRC_Text_bulleted_list"/>
    <w:uiPriority w:val="99"/>
    <w:rsid w:val="001F397A"/>
    <w:pPr>
      <w:numPr>
        <w:numId w:val="37"/>
      </w:numPr>
    </w:pPr>
  </w:style>
  <w:style w:type="character" w:styleId="JRCTextbulletedlist1Car" w:customStyle="1">
    <w:name w:val="JRC_Text_bulleted_list1 Car"/>
    <w:basedOn w:val="DefaultParagraphFont"/>
    <w:link w:val="JRCTextbulletedlist1"/>
    <w:rsid w:val="001F397A"/>
    <w:rPr>
      <w:rFonts w:ascii="EC Square Sans Pro" w:hAnsi="EC Square Sans Pro" w:eastAsia="Times New Roman" w:cs="Times New Roman"/>
      <w:sz w:val="20"/>
      <w:szCs w:val="20"/>
      <w:lang w:eastAsia="en-GB"/>
    </w:rPr>
  </w:style>
  <w:style w:type="paragraph" w:styleId="BodyTextIndent2">
    <w:name w:val="Body Text Indent 2"/>
    <w:basedOn w:val="Normal"/>
    <w:link w:val="BodyTextIndent2Char"/>
    <w:uiPriority w:val="99"/>
    <w:semiHidden/>
    <w:unhideWhenUsed/>
    <w:rsid w:val="003E3FDD"/>
    <w:pPr>
      <w:suppressAutoHyphens/>
      <w:spacing w:before="160" w:after="160" w:line="480" w:lineRule="auto"/>
      <w:ind w:left="283"/>
      <w:jc w:val="left"/>
    </w:pPr>
    <w:rPr>
      <w:rFonts w:asciiTheme="minorHAnsi" w:hAnsiTheme="minorHAnsi" w:eastAsiaTheme="minorHAnsi" w:cstheme="minorBidi"/>
      <w:sz w:val="22"/>
      <w:szCs w:val="22"/>
      <w:lang w:eastAsia="en-US"/>
    </w:rPr>
  </w:style>
  <w:style w:type="character" w:styleId="BodyTextIndent2Char" w:customStyle="1">
    <w:name w:val="Body Text Indent 2 Char"/>
    <w:basedOn w:val="DefaultParagraphFont"/>
    <w:link w:val="BodyTextIndent2"/>
    <w:uiPriority w:val="99"/>
    <w:semiHidden/>
    <w:rsid w:val="003E3FDD"/>
  </w:style>
  <w:style w:type="numbering" w:styleId="JRCTextnumberedlist" w:customStyle="1">
    <w:name w:val="JRC_Text_numbered_list"/>
    <w:uiPriority w:val="99"/>
    <w:rsid w:val="001C19EE"/>
    <w:pPr>
      <w:numPr>
        <w:numId w:val="4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494850">
      <w:bodyDiv w:val="1"/>
      <w:marLeft w:val="0"/>
      <w:marRight w:val="0"/>
      <w:marTop w:val="0"/>
      <w:marBottom w:val="0"/>
      <w:divBdr>
        <w:top w:val="none" w:sz="0" w:space="0" w:color="auto"/>
        <w:left w:val="none" w:sz="0" w:space="0" w:color="auto"/>
        <w:bottom w:val="none" w:sz="0" w:space="0" w:color="auto"/>
        <w:right w:val="none" w:sz="0" w:space="0" w:color="auto"/>
      </w:divBdr>
    </w:div>
    <w:div w:id="49694518">
      <w:bodyDiv w:val="1"/>
      <w:marLeft w:val="0"/>
      <w:marRight w:val="0"/>
      <w:marTop w:val="0"/>
      <w:marBottom w:val="0"/>
      <w:divBdr>
        <w:top w:val="none" w:sz="0" w:space="0" w:color="auto"/>
        <w:left w:val="none" w:sz="0" w:space="0" w:color="auto"/>
        <w:bottom w:val="none" w:sz="0" w:space="0" w:color="auto"/>
        <w:right w:val="none" w:sz="0" w:space="0" w:color="auto"/>
      </w:divBdr>
    </w:div>
    <w:div w:id="155844865">
      <w:bodyDiv w:val="1"/>
      <w:marLeft w:val="0"/>
      <w:marRight w:val="0"/>
      <w:marTop w:val="0"/>
      <w:marBottom w:val="0"/>
      <w:divBdr>
        <w:top w:val="none" w:sz="0" w:space="0" w:color="auto"/>
        <w:left w:val="none" w:sz="0" w:space="0" w:color="auto"/>
        <w:bottom w:val="none" w:sz="0" w:space="0" w:color="auto"/>
        <w:right w:val="none" w:sz="0" w:space="0" w:color="auto"/>
      </w:divBdr>
    </w:div>
    <w:div w:id="163937121">
      <w:bodyDiv w:val="1"/>
      <w:marLeft w:val="0"/>
      <w:marRight w:val="0"/>
      <w:marTop w:val="0"/>
      <w:marBottom w:val="0"/>
      <w:divBdr>
        <w:top w:val="none" w:sz="0" w:space="0" w:color="auto"/>
        <w:left w:val="none" w:sz="0" w:space="0" w:color="auto"/>
        <w:bottom w:val="none" w:sz="0" w:space="0" w:color="auto"/>
        <w:right w:val="none" w:sz="0" w:space="0" w:color="auto"/>
      </w:divBdr>
    </w:div>
    <w:div w:id="177042198">
      <w:bodyDiv w:val="1"/>
      <w:marLeft w:val="0"/>
      <w:marRight w:val="0"/>
      <w:marTop w:val="0"/>
      <w:marBottom w:val="0"/>
      <w:divBdr>
        <w:top w:val="none" w:sz="0" w:space="0" w:color="auto"/>
        <w:left w:val="none" w:sz="0" w:space="0" w:color="auto"/>
        <w:bottom w:val="none" w:sz="0" w:space="0" w:color="auto"/>
        <w:right w:val="none" w:sz="0" w:space="0" w:color="auto"/>
      </w:divBdr>
    </w:div>
    <w:div w:id="220948411">
      <w:bodyDiv w:val="1"/>
      <w:marLeft w:val="0"/>
      <w:marRight w:val="0"/>
      <w:marTop w:val="0"/>
      <w:marBottom w:val="0"/>
      <w:divBdr>
        <w:top w:val="none" w:sz="0" w:space="0" w:color="auto"/>
        <w:left w:val="none" w:sz="0" w:space="0" w:color="auto"/>
        <w:bottom w:val="none" w:sz="0" w:space="0" w:color="auto"/>
        <w:right w:val="none" w:sz="0" w:space="0" w:color="auto"/>
      </w:divBdr>
    </w:div>
    <w:div w:id="221714601">
      <w:bodyDiv w:val="1"/>
      <w:marLeft w:val="0"/>
      <w:marRight w:val="0"/>
      <w:marTop w:val="0"/>
      <w:marBottom w:val="0"/>
      <w:divBdr>
        <w:top w:val="none" w:sz="0" w:space="0" w:color="auto"/>
        <w:left w:val="none" w:sz="0" w:space="0" w:color="auto"/>
        <w:bottom w:val="none" w:sz="0" w:space="0" w:color="auto"/>
        <w:right w:val="none" w:sz="0" w:space="0" w:color="auto"/>
      </w:divBdr>
    </w:div>
    <w:div w:id="325472639">
      <w:bodyDiv w:val="1"/>
      <w:marLeft w:val="0"/>
      <w:marRight w:val="0"/>
      <w:marTop w:val="0"/>
      <w:marBottom w:val="0"/>
      <w:divBdr>
        <w:top w:val="none" w:sz="0" w:space="0" w:color="auto"/>
        <w:left w:val="none" w:sz="0" w:space="0" w:color="auto"/>
        <w:bottom w:val="none" w:sz="0" w:space="0" w:color="auto"/>
        <w:right w:val="none" w:sz="0" w:space="0" w:color="auto"/>
      </w:divBdr>
    </w:div>
    <w:div w:id="336807814">
      <w:bodyDiv w:val="1"/>
      <w:marLeft w:val="0"/>
      <w:marRight w:val="0"/>
      <w:marTop w:val="0"/>
      <w:marBottom w:val="0"/>
      <w:divBdr>
        <w:top w:val="none" w:sz="0" w:space="0" w:color="auto"/>
        <w:left w:val="none" w:sz="0" w:space="0" w:color="auto"/>
        <w:bottom w:val="none" w:sz="0" w:space="0" w:color="auto"/>
        <w:right w:val="none" w:sz="0" w:space="0" w:color="auto"/>
      </w:divBdr>
      <w:divsChild>
        <w:div w:id="1674601259">
          <w:marLeft w:val="0"/>
          <w:marRight w:val="0"/>
          <w:marTop w:val="0"/>
          <w:marBottom w:val="0"/>
          <w:divBdr>
            <w:top w:val="none" w:sz="0" w:space="0" w:color="auto"/>
            <w:left w:val="none" w:sz="0" w:space="0" w:color="auto"/>
            <w:bottom w:val="none" w:sz="0" w:space="0" w:color="auto"/>
            <w:right w:val="none" w:sz="0" w:space="0" w:color="auto"/>
          </w:divBdr>
        </w:div>
      </w:divsChild>
    </w:div>
    <w:div w:id="347830311">
      <w:bodyDiv w:val="1"/>
      <w:marLeft w:val="0"/>
      <w:marRight w:val="0"/>
      <w:marTop w:val="0"/>
      <w:marBottom w:val="0"/>
      <w:divBdr>
        <w:top w:val="none" w:sz="0" w:space="0" w:color="auto"/>
        <w:left w:val="none" w:sz="0" w:space="0" w:color="auto"/>
        <w:bottom w:val="none" w:sz="0" w:space="0" w:color="auto"/>
        <w:right w:val="none" w:sz="0" w:space="0" w:color="auto"/>
      </w:divBdr>
    </w:div>
    <w:div w:id="364600939">
      <w:bodyDiv w:val="1"/>
      <w:marLeft w:val="0"/>
      <w:marRight w:val="0"/>
      <w:marTop w:val="0"/>
      <w:marBottom w:val="0"/>
      <w:divBdr>
        <w:top w:val="none" w:sz="0" w:space="0" w:color="auto"/>
        <w:left w:val="none" w:sz="0" w:space="0" w:color="auto"/>
        <w:bottom w:val="none" w:sz="0" w:space="0" w:color="auto"/>
        <w:right w:val="none" w:sz="0" w:space="0" w:color="auto"/>
      </w:divBdr>
      <w:divsChild>
        <w:div w:id="1174682512">
          <w:marLeft w:val="1080"/>
          <w:marRight w:val="0"/>
          <w:marTop w:val="100"/>
          <w:marBottom w:val="0"/>
          <w:divBdr>
            <w:top w:val="none" w:sz="0" w:space="0" w:color="auto"/>
            <w:left w:val="none" w:sz="0" w:space="0" w:color="auto"/>
            <w:bottom w:val="none" w:sz="0" w:space="0" w:color="auto"/>
            <w:right w:val="none" w:sz="0" w:space="0" w:color="auto"/>
          </w:divBdr>
        </w:div>
      </w:divsChild>
    </w:div>
    <w:div w:id="433328821">
      <w:bodyDiv w:val="1"/>
      <w:marLeft w:val="0"/>
      <w:marRight w:val="0"/>
      <w:marTop w:val="0"/>
      <w:marBottom w:val="0"/>
      <w:divBdr>
        <w:top w:val="none" w:sz="0" w:space="0" w:color="auto"/>
        <w:left w:val="none" w:sz="0" w:space="0" w:color="auto"/>
        <w:bottom w:val="none" w:sz="0" w:space="0" w:color="auto"/>
        <w:right w:val="none" w:sz="0" w:space="0" w:color="auto"/>
      </w:divBdr>
      <w:divsChild>
        <w:div w:id="1311447559">
          <w:marLeft w:val="0"/>
          <w:marRight w:val="0"/>
          <w:marTop w:val="0"/>
          <w:marBottom w:val="0"/>
          <w:divBdr>
            <w:top w:val="none" w:sz="0" w:space="0" w:color="auto"/>
            <w:left w:val="none" w:sz="0" w:space="0" w:color="auto"/>
            <w:bottom w:val="none" w:sz="0" w:space="0" w:color="auto"/>
            <w:right w:val="none" w:sz="0" w:space="0" w:color="auto"/>
          </w:divBdr>
          <w:divsChild>
            <w:div w:id="51834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40224">
      <w:bodyDiv w:val="1"/>
      <w:marLeft w:val="0"/>
      <w:marRight w:val="0"/>
      <w:marTop w:val="0"/>
      <w:marBottom w:val="0"/>
      <w:divBdr>
        <w:top w:val="none" w:sz="0" w:space="0" w:color="auto"/>
        <w:left w:val="none" w:sz="0" w:space="0" w:color="auto"/>
        <w:bottom w:val="none" w:sz="0" w:space="0" w:color="auto"/>
        <w:right w:val="none" w:sz="0" w:space="0" w:color="auto"/>
      </w:divBdr>
    </w:div>
    <w:div w:id="547763518">
      <w:bodyDiv w:val="1"/>
      <w:marLeft w:val="0"/>
      <w:marRight w:val="0"/>
      <w:marTop w:val="0"/>
      <w:marBottom w:val="0"/>
      <w:divBdr>
        <w:top w:val="none" w:sz="0" w:space="0" w:color="auto"/>
        <w:left w:val="none" w:sz="0" w:space="0" w:color="auto"/>
        <w:bottom w:val="none" w:sz="0" w:space="0" w:color="auto"/>
        <w:right w:val="none" w:sz="0" w:space="0" w:color="auto"/>
      </w:divBdr>
    </w:div>
    <w:div w:id="570846255">
      <w:bodyDiv w:val="1"/>
      <w:marLeft w:val="0"/>
      <w:marRight w:val="0"/>
      <w:marTop w:val="0"/>
      <w:marBottom w:val="0"/>
      <w:divBdr>
        <w:top w:val="none" w:sz="0" w:space="0" w:color="auto"/>
        <w:left w:val="none" w:sz="0" w:space="0" w:color="auto"/>
        <w:bottom w:val="none" w:sz="0" w:space="0" w:color="auto"/>
        <w:right w:val="none" w:sz="0" w:space="0" w:color="auto"/>
      </w:divBdr>
    </w:div>
    <w:div w:id="685668106">
      <w:bodyDiv w:val="1"/>
      <w:marLeft w:val="0"/>
      <w:marRight w:val="0"/>
      <w:marTop w:val="0"/>
      <w:marBottom w:val="0"/>
      <w:divBdr>
        <w:top w:val="none" w:sz="0" w:space="0" w:color="auto"/>
        <w:left w:val="none" w:sz="0" w:space="0" w:color="auto"/>
        <w:bottom w:val="none" w:sz="0" w:space="0" w:color="auto"/>
        <w:right w:val="none" w:sz="0" w:space="0" w:color="auto"/>
      </w:divBdr>
    </w:div>
    <w:div w:id="707141809">
      <w:bodyDiv w:val="1"/>
      <w:marLeft w:val="0"/>
      <w:marRight w:val="0"/>
      <w:marTop w:val="0"/>
      <w:marBottom w:val="0"/>
      <w:divBdr>
        <w:top w:val="none" w:sz="0" w:space="0" w:color="auto"/>
        <w:left w:val="none" w:sz="0" w:space="0" w:color="auto"/>
        <w:bottom w:val="none" w:sz="0" w:space="0" w:color="auto"/>
        <w:right w:val="none" w:sz="0" w:space="0" w:color="auto"/>
      </w:divBdr>
    </w:div>
    <w:div w:id="764617246">
      <w:bodyDiv w:val="1"/>
      <w:marLeft w:val="0"/>
      <w:marRight w:val="0"/>
      <w:marTop w:val="0"/>
      <w:marBottom w:val="0"/>
      <w:divBdr>
        <w:top w:val="none" w:sz="0" w:space="0" w:color="auto"/>
        <w:left w:val="none" w:sz="0" w:space="0" w:color="auto"/>
        <w:bottom w:val="none" w:sz="0" w:space="0" w:color="auto"/>
        <w:right w:val="none" w:sz="0" w:space="0" w:color="auto"/>
      </w:divBdr>
      <w:divsChild>
        <w:div w:id="472529286">
          <w:marLeft w:val="0"/>
          <w:marRight w:val="0"/>
          <w:marTop w:val="0"/>
          <w:marBottom w:val="0"/>
          <w:divBdr>
            <w:top w:val="none" w:sz="0" w:space="0" w:color="auto"/>
            <w:left w:val="none" w:sz="0" w:space="0" w:color="auto"/>
            <w:bottom w:val="none" w:sz="0" w:space="0" w:color="auto"/>
            <w:right w:val="none" w:sz="0" w:space="0" w:color="auto"/>
          </w:divBdr>
        </w:div>
        <w:div w:id="1500541303">
          <w:marLeft w:val="0"/>
          <w:marRight w:val="0"/>
          <w:marTop w:val="0"/>
          <w:marBottom w:val="0"/>
          <w:divBdr>
            <w:top w:val="none" w:sz="0" w:space="0" w:color="auto"/>
            <w:left w:val="none" w:sz="0" w:space="0" w:color="auto"/>
            <w:bottom w:val="none" w:sz="0" w:space="0" w:color="auto"/>
            <w:right w:val="none" w:sz="0" w:space="0" w:color="auto"/>
          </w:divBdr>
        </w:div>
        <w:div w:id="381102483">
          <w:marLeft w:val="0"/>
          <w:marRight w:val="0"/>
          <w:marTop w:val="0"/>
          <w:marBottom w:val="0"/>
          <w:divBdr>
            <w:top w:val="none" w:sz="0" w:space="0" w:color="auto"/>
            <w:left w:val="none" w:sz="0" w:space="0" w:color="auto"/>
            <w:bottom w:val="none" w:sz="0" w:space="0" w:color="auto"/>
            <w:right w:val="none" w:sz="0" w:space="0" w:color="auto"/>
          </w:divBdr>
        </w:div>
        <w:div w:id="1973903922">
          <w:marLeft w:val="0"/>
          <w:marRight w:val="0"/>
          <w:marTop w:val="0"/>
          <w:marBottom w:val="0"/>
          <w:divBdr>
            <w:top w:val="none" w:sz="0" w:space="0" w:color="auto"/>
            <w:left w:val="none" w:sz="0" w:space="0" w:color="auto"/>
            <w:bottom w:val="none" w:sz="0" w:space="0" w:color="auto"/>
            <w:right w:val="none" w:sz="0" w:space="0" w:color="auto"/>
          </w:divBdr>
        </w:div>
        <w:div w:id="1337145935">
          <w:marLeft w:val="0"/>
          <w:marRight w:val="0"/>
          <w:marTop w:val="0"/>
          <w:marBottom w:val="0"/>
          <w:divBdr>
            <w:top w:val="none" w:sz="0" w:space="0" w:color="auto"/>
            <w:left w:val="none" w:sz="0" w:space="0" w:color="auto"/>
            <w:bottom w:val="none" w:sz="0" w:space="0" w:color="auto"/>
            <w:right w:val="none" w:sz="0" w:space="0" w:color="auto"/>
          </w:divBdr>
        </w:div>
        <w:div w:id="2062247147">
          <w:marLeft w:val="0"/>
          <w:marRight w:val="0"/>
          <w:marTop w:val="0"/>
          <w:marBottom w:val="0"/>
          <w:divBdr>
            <w:top w:val="none" w:sz="0" w:space="0" w:color="auto"/>
            <w:left w:val="none" w:sz="0" w:space="0" w:color="auto"/>
            <w:bottom w:val="none" w:sz="0" w:space="0" w:color="auto"/>
            <w:right w:val="none" w:sz="0" w:space="0" w:color="auto"/>
          </w:divBdr>
        </w:div>
      </w:divsChild>
    </w:div>
    <w:div w:id="785543714">
      <w:bodyDiv w:val="1"/>
      <w:marLeft w:val="0"/>
      <w:marRight w:val="0"/>
      <w:marTop w:val="0"/>
      <w:marBottom w:val="0"/>
      <w:divBdr>
        <w:top w:val="none" w:sz="0" w:space="0" w:color="auto"/>
        <w:left w:val="none" w:sz="0" w:space="0" w:color="auto"/>
        <w:bottom w:val="none" w:sz="0" w:space="0" w:color="auto"/>
        <w:right w:val="none" w:sz="0" w:space="0" w:color="auto"/>
      </w:divBdr>
      <w:divsChild>
        <w:div w:id="809253573">
          <w:marLeft w:val="1987"/>
          <w:marRight w:val="0"/>
          <w:marTop w:val="100"/>
          <w:marBottom w:val="120"/>
          <w:divBdr>
            <w:top w:val="none" w:sz="0" w:space="0" w:color="auto"/>
            <w:left w:val="none" w:sz="0" w:space="0" w:color="auto"/>
            <w:bottom w:val="none" w:sz="0" w:space="0" w:color="auto"/>
            <w:right w:val="none" w:sz="0" w:space="0" w:color="auto"/>
          </w:divBdr>
        </w:div>
      </w:divsChild>
    </w:div>
    <w:div w:id="827668905">
      <w:bodyDiv w:val="1"/>
      <w:marLeft w:val="0"/>
      <w:marRight w:val="0"/>
      <w:marTop w:val="0"/>
      <w:marBottom w:val="0"/>
      <w:divBdr>
        <w:top w:val="none" w:sz="0" w:space="0" w:color="auto"/>
        <w:left w:val="none" w:sz="0" w:space="0" w:color="auto"/>
        <w:bottom w:val="none" w:sz="0" w:space="0" w:color="auto"/>
        <w:right w:val="none" w:sz="0" w:space="0" w:color="auto"/>
      </w:divBdr>
    </w:div>
    <w:div w:id="830367959">
      <w:bodyDiv w:val="1"/>
      <w:marLeft w:val="0"/>
      <w:marRight w:val="0"/>
      <w:marTop w:val="0"/>
      <w:marBottom w:val="0"/>
      <w:divBdr>
        <w:top w:val="none" w:sz="0" w:space="0" w:color="auto"/>
        <w:left w:val="none" w:sz="0" w:space="0" w:color="auto"/>
        <w:bottom w:val="none" w:sz="0" w:space="0" w:color="auto"/>
        <w:right w:val="none" w:sz="0" w:space="0" w:color="auto"/>
      </w:divBdr>
    </w:div>
    <w:div w:id="986590421">
      <w:bodyDiv w:val="1"/>
      <w:marLeft w:val="0"/>
      <w:marRight w:val="0"/>
      <w:marTop w:val="0"/>
      <w:marBottom w:val="0"/>
      <w:divBdr>
        <w:top w:val="none" w:sz="0" w:space="0" w:color="auto"/>
        <w:left w:val="none" w:sz="0" w:space="0" w:color="auto"/>
        <w:bottom w:val="none" w:sz="0" w:space="0" w:color="auto"/>
        <w:right w:val="none" w:sz="0" w:space="0" w:color="auto"/>
      </w:divBdr>
    </w:div>
    <w:div w:id="1028994021">
      <w:bodyDiv w:val="1"/>
      <w:marLeft w:val="0"/>
      <w:marRight w:val="0"/>
      <w:marTop w:val="0"/>
      <w:marBottom w:val="0"/>
      <w:divBdr>
        <w:top w:val="none" w:sz="0" w:space="0" w:color="auto"/>
        <w:left w:val="none" w:sz="0" w:space="0" w:color="auto"/>
        <w:bottom w:val="none" w:sz="0" w:space="0" w:color="auto"/>
        <w:right w:val="none" w:sz="0" w:space="0" w:color="auto"/>
      </w:divBdr>
    </w:div>
    <w:div w:id="1073817711">
      <w:bodyDiv w:val="1"/>
      <w:marLeft w:val="0"/>
      <w:marRight w:val="0"/>
      <w:marTop w:val="0"/>
      <w:marBottom w:val="0"/>
      <w:divBdr>
        <w:top w:val="none" w:sz="0" w:space="0" w:color="auto"/>
        <w:left w:val="none" w:sz="0" w:space="0" w:color="auto"/>
        <w:bottom w:val="none" w:sz="0" w:space="0" w:color="auto"/>
        <w:right w:val="none" w:sz="0" w:space="0" w:color="auto"/>
      </w:divBdr>
    </w:div>
    <w:div w:id="1114321519">
      <w:bodyDiv w:val="1"/>
      <w:marLeft w:val="0"/>
      <w:marRight w:val="0"/>
      <w:marTop w:val="0"/>
      <w:marBottom w:val="0"/>
      <w:divBdr>
        <w:top w:val="none" w:sz="0" w:space="0" w:color="auto"/>
        <w:left w:val="none" w:sz="0" w:space="0" w:color="auto"/>
        <w:bottom w:val="none" w:sz="0" w:space="0" w:color="auto"/>
        <w:right w:val="none" w:sz="0" w:space="0" w:color="auto"/>
      </w:divBdr>
    </w:div>
    <w:div w:id="1132744400">
      <w:bodyDiv w:val="1"/>
      <w:marLeft w:val="0"/>
      <w:marRight w:val="0"/>
      <w:marTop w:val="0"/>
      <w:marBottom w:val="0"/>
      <w:divBdr>
        <w:top w:val="none" w:sz="0" w:space="0" w:color="auto"/>
        <w:left w:val="none" w:sz="0" w:space="0" w:color="auto"/>
        <w:bottom w:val="none" w:sz="0" w:space="0" w:color="auto"/>
        <w:right w:val="none" w:sz="0" w:space="0" w:color="auto"/>
      </w:divBdr>
      <w:divsChild>
        <w:div w:id="486633922">
          <w:marLeft w:val="0"/>
          <w:marRight w:val="0"/>
          <w:marTop w:val="0"/>
          <w:marBottom w:val="0"/>
          <w:divBdr>
            <w:top w:val="none" w:sz="0" w:space="0" w:color="auto"/>
            <w:left w:val="none" w:sz="0" w:space="0" w:color="auto"/>
            <w:bottom w:val="none" w:sz="0" w:space="0" w:color="auto"/>
            <w:right w:val="none" w:sz="0" w:space="0" w:color="auto"/>
          </w:divBdr>
        </w:div>
        <w:div w:id="1354526683">
          <w:marLeft w:val="0"/>
          <w:marRight w:val="0"/>
          <w:marTop w:val="0"/>
          <w:marBottom w:val="0"/>
          <w:divBdr>
            <w:top w:val="none" w:sz="0" w:space="0" w:color="auto"/>
            <w:left w:val="none" w:sz="0" w:space="0" w:color="auto"/>
            <w:bottom w:val="none" w:sz="0" w:space="0" w:color="auto"/>
            <w:right w:val="none" w:sz="0" w:space="0" w:color="auto"/>
          </w:divBdr>
        </w:div>
      </w:divsChild>
    </w:div>
    <w:div w:id="1143044944">
      <w:bodyDiv w:val="1"/>
      <w:marLeft w:val="0"/>
      <w:marRight w:val="0"/>
      <w:marTop w:val="0"/>
      <w:marBottom w:val="0"/>
      <w:divBdr>
        <w:top w:val="none" w:sz="0" w:space="0" w:color="auto"/>
        <w:left w:val="none" w:sz="0" w:space="0" w:color="auto"/>
        <w:bottom w:val="none" w:sz="0" w:space="0" w:color="auto"/>
        <w:right w:val="none" w:sz="0" w:space="0" w:color="auto"/>
      </w:divBdr>
    </w:div>
    <w:div w:id="1236554039">
      <w:bodyDiv w:val="1"/>
      <w:marLeft w:val="0"/>
      <w:marRight w:val="0"/>
      <w:marTop w:val="0"/>
      <w:marBottom w:val="0"/>
      <w:divBdr>
        <w:top w:val="none" w:sz="0" w:space="0" w:color="auto"/>
        <w:left w:val="none" w:sz="0" w:space="0" w:color="auto"/>
        <w:bottom w:val="none" w:sz="0" w:space="0" w:color="auto"/>
        <w:right w:val="none" w:sz="0" w:space="0" w:color="auto"/>
      </w:divBdr>
    </w:div>
    <w:div w:id="1318417605">
      <w:bodyDiv w:val="1"/>
      <w:marLeft w:val="0"/>
      <w:marRight w:val="0"/>
      <w:marTop w:val="0"/>
      <w:marBottom w:val="0"/>
      <w:divBdr>
        <w:top w:val="none" w:sz="0" w:space="0" w:color="auto"/>
        <w:left w:val="none" w:sz="0" w:space="0" w:color="auto"/>
        <w:bottom w:val="none" w:sz="0" w:space="0" w:color="auto"/>
        <w:right w:val="none" w:sz="0" w:space="0" w:color="auto"/>
      </w:divBdr>
    </w:div>
    <w:div w:id="1346709355">
      <w:bodyDiv w:val="1"/>
      <w:marLeft w:val="0"/>
      <w:marRight w:val="0"/>
      <w:marTop w:val="0"/>
      <w:marBottom w:val="0"/>
      <w:divBdr>
        <w:top w:val="none" w:sz="0" w:space="0" w:color="auto"/>
        <w:left w:val="none" w:sz="0" w:space="0" w:color="auto"/>
        <w:bottom w:val="none" w:sz="0" w:space="0" w:color="auto"/>
        <w:right w:val="none" w:sz="0" w:space="0" w:color="auto"/>
      </w:divBdr>
    </w:div>
    <w:div w:id="1443186993">
      <w:bodyDiv w:val="1"/>
      <w:marLeft w:val="0"/>
      <w:marRight w:val="0"/>
      <w:marTop w:val="0"/>
      <w:marBottom w:val="0"/>
      <w:divBdr>
        <w:top w:val="none" w:sz="0" w:space="0" w:color="auto"/>
        <w:left w:val="none" w:sz="0" w:space="0" w:color="auto"/>
        <w:bottom w:val="none" w:sz="0" w:space="0" w:color="auto"/>
        <w:right w:val="none" w:sz="0" w:space="0" w:color="auto"/>
      </w:divBdr>
      <w:divsChild>
        <w:div w:id="684676091">
          <w:marLeft w:val="1987"/>
          <w:marRight w:val="0"/>
          <w:marTop w:val="100"/>
          <w:marBottom w:val="120"/>
          <w:divBdr>
            <w:top w:val="none" w:sz="0" w:space="0" w:color="auto"/>
            <w:left w:val="none" w:sz="0" w:space="0" w:color="auto"/>
            <w:bottom w:val="none" w:sz="0" w:space="0" w:color="auto"/>
            <w:right w:val="none" w:sz="0" w:space="0" w:color="auto"/>
          </w:divBdr>
        </w:div>
      </w:divsChild>
    </w:div>
    <w:div w:id="1456369442">
      <w:bodyDiv w:val="1"/>
      <w:marLeft w:val="0"/>
      <w:marRight w:val="0"/>
      <w:marTop w:val="0"/>
      <w:marBottom w:val="0"/>
      <w:divBdr>
        <w:top w:val="none" w:sz="0" w:space="0" w:color="auto"/>
        <w:left w:val="none" w:sz="0" w:space="0" w:color="auto"/>
        <w:bottom w:val="none" w:sz="0" w:space="0" w:color="auto"/>
        <w:right w:val="none" w:sz="0" w:space="0" w:color="auto"/>
      </w:divBdr>
      <w:divsChild>
        <w:div w:id="526599749">
          <w:marLeft w:val="0"/>
          <w:marRight w:val="0"/>
          <w:marTop w:val="0"/>
          <w:marBottom w:val="0"/>
          <w:divBdr>
            <w:top w:val="none" w:sz="0" w:space="0" w:color="auto"/>
            <w:left w:val="none" w:sz="0" w:space="0" w:color="auto"/>
            <w:bottom w:val="none" w:sz="0" w:space="0" w:color="auto"/>
            <w:right w:val="none" w:sz="0" w:space="0" w:color="auto"/>
          </w:divBdr>
        </w:div>
        <w:div w:id="553082177">
          <w:marLeft w:val="0"/>
          <w:marRight w:val="0"/>
          <w:marTop w:val="0"/>
          <w:marBottom w:val="0"/>
          <w:divBdr>
            <w:top w:val="none" w:sz="0" w:space="0" w:color="auto"/>
            <w:left w:val="none" w:sz="0" w:space="0" w:color="auto"/>
            <w:bottom w:val="none" w:sz="0" w:space="0" w:color="auto"/>
            <w:right w:val="none" w:sz="0" w:space="0" w:color="auto"/>
          </w:divBdr>
        </w:div>
        <w:div w:id="1037049539">
          <w:marLeft w:val="0"/>
          <w:marRight w:val="0"/>
          <w:marTop w:val="0"/>
          <w:marBottom w:val="0"/>
          <w:divBdr>
            <w:top w:val="none" w:sz="0" w:space="0" w:color="auto"/>
            <w:left w:val="none" w:sz="0" w:space="0" w:color="auto"/>
            <w:bottom w:val="none" w:sz="0" w:space="0" w:color="auto"/>
            <w:right w:val="none" w:sz="0" w:space="0" w:color="auto"/>
          </w:divBdr>
        </w:div>
        <w:div w:id="1562251237">
          <w:marLeft w:val="0"/>
          <w:marRight w:val="0"/>
          <w:marTop w:val="0"/>
          <w:marBottom w:val="0"/>
          <w:divBdr>
            <w:top w:val="none" w:sz="0" w:space="0" w:color="auto"/>
            <w:left w:val="none" w:sz="0" w:space="0" w:color="auto"/>
            <w:bottom w:val="none" w:sz="0" w:space="0" w:color="auto"/>
            <w:right w:val="none" w:sz="0" w:space="0" w:color="auto"/>
          </w:divBdr>
        </w:div>
        <w:div w:id="1743792586">
          <w:marLeft w:val="0"/>
          <w:marRight w:val="0"/>
          <w:marTop w:val="0"/>
          <w:marBottom w:val="0"/>
          <w:divBdr>
            <w:top w:val="none" w:sz="0" w:space="0" w:color="auto"/>
            <w:left w:val="none" w:sz="0" w:space="0" w:color="auto"/>
            <w:bottom w:val="none" w:sz="0" w:space="0" w:color="auto"/>
            <w:right w:val="none" w:sz="0" w:space="0" w:color="auto"/>
          </w:divBdr>
        </w:div>
      </w:divsChild>
    </w:div>
    <w:div w:id="1497568837">
      <w:bodyDiv w:val="1"/>
      <w:marLeft w:val="0"/>
      <w:marRight w:val="0"/>
      <w:marTop w:val="0"/>
      <w:marBottom w:val="0"/>
      <w:divBdr>
        <w:top w:val="none" w:sz="0" w:space="0" w:color="auto"/>
        <w:left w:val="none" w:sz="0" w:space="0" w:color="auto"/>
        <w:bottom w:val="none" w:sz="0" w:space="0" w:color="auto"/>
        <w:right w:val="none" w:sz="0" w:space="0" w:color="auto"/>
      </w:divBdr>
    </w:div>
    <w:div w:id="1547640369">
      <w:bodyDiv w:val="1"/>
      <w:marLeft w:val="0"/>
      <w:marRight w:val="0"/>
      <w:marTop w:val="0"/>
      <w:marBottom w:val="0"/>
      <w:divBdr>
        <w:top w:val="none" w:sz="0" w:space="0" w:color="auto"/>
        <w:left w:val="none" w:sz="0" w:space="0" w:color="auto"/>
        <w:bottom w:val="none" w:sz="0" w:space="0" w:color="auto"/>
        <w:right w:val="none" w:sz="0" w:space="0" w:color="auto"/>
      </w:divBdr>
      <w:divsChild>
        <w:div w:id="1624389044">
          <w:marLeft w:val="0"/>
          <w:marRight w:val="0"/>
          <w:marTop w:val="0"/>
          <w:marBottom w:val="0"/>
          <w:divBdr>
            <w:top w:val="none" w:sz="0" w:space="0" w:color="auto"/>
            <w:left w:val="none" w:sz="0" w:space="0" w:color="auto"/>
            <w:bottom w:val="none" w:sz="0" w:space="0" w:color="auto"/>
            <w:right w:val="none" w:sz="0" w:space="0" w:color="auto"/>
          </w:divBdr>
          <w:divsChild>
            <w:div w:id="1884445667">
              <w:marLeft w:val="0"/>
              <w:marRight w:val="0"/>
              <w:marTop w:val="0"/>
              <w:marBottom w:val="0"/>
              <w:divBdr>
                <w:top w:val="none" w:sz="0" w:space="0" w:color="auto"/>
                <w:left w:val="none" w:sz="0" w:space="0" w:color="auto"/>
                <w:bottom w:val="none" w:sz="0" w:space="0" w:color="auto"/>
                <w:right w:val="none" w:sz="0" w:space="0" w:color="auto"/>
              </w:divBdr>
            </w:div>
            <w:div w:id="1112556731">
              <w:marLeft w:val="0"/>
              <w:marRight w:val="0"/>
              <w:marTop w:val="0"/>
              <w:marBottom w:val="0"/>
              <w:divBdr>
                <w:top w:val="none" w:sz="0" w:space="0" w:color="auto"/>
                <w:left w:val="none" w:sz="0" w:space="0" w:color="auto"/>
                <w:bottom w:val="none" w:sz="0" w:space="0" w:color="auto"/>
                <w:right w:val="none" w:sz="0" w:space="0" w:color="auto"/>
              </w:divBdr>
            </w:div>
            <w:div w:id="1741904909">
              <w:marLeft w:val="0"/>
              <w:marRight w:val="0"/>
              <w:marTop w:val="0"/>
              <w:marBottom w:val="0"/>
              <w:divBdr>
                <w:top w:val="none" w:sz="0" w:space="0" w:color="auto"/>
                <w:left w:val="none" w:sz="0" w:space="0" w:color="auto"/>
                <w:bottom w:val="none" w:sz="0" w:space="0" w:color="auto"/>
                <w:right w:val="none" w:sz="0" w:space="0" w:color="auto"/>
              </w:divBdr>
            </w:div>
            <w:div w:id="1976905530">
              <w:marLeft w:val="0"/>
              <w:marRight w:val="0"/>
              <w:marTop w:val="0"/>
              <w:marBottom w:val="0"/>
              <w:divBdr>
                <w:top w:val="none" w:sz="0" w:space="0" w:color="auto"/>
                <w:left w:val="none" w:sz="0" w:space="0" w:color="auto"/>
                <w:bottom w:val="none" w:sz="0" w:space="0" w:color="auto"/>
                <w:right w:val="none" w:sz="0" w:space="0" w:color="auto"/>
              </w:divBdr>
            </w:div>
            <w:div w:id="182211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15279">
      <w:bodyDiv w:val="1"/>
      <w:marLeft w:val="0"/>
      <w:marRight w:val="0"/>
      <w:marTop w:val="0"/>
      <w:marBottom w:val="0"/>
      <w:divBdr>
        <w:top w:val="none" w:sz="0" w:space="0" w:color="auto"/>
        <w:left w:val="none" w:sz="0" w:space="0" w:color="auto"/>
        <w:bottom w:val="none" w:sz="0" w:space="0" w:color="auto"/>
        <w:right w:val="none" w:sz="0" w:space="0" w:color="auto"/>
      </w:divBdr>
    </w:div>
    <w:div w:id="1601180742">
      <w:bodyDiv w:val="1"/>
      <w:marLeft w:val="0"/>
      <w:marRight w:val="0"/>
      <w:marTop w:val="0"/>
      <w:marBottom w:val="0"/>
      <w:divBdr>
        <w:top w:val="none" w:sz="0" w:space="0" w:color="auto"/>
        <w:left w:val="none" w:sz="0" w:space="0" w:color="auto"/>
        <w:bottom w:val="none" w:sz="0" w:space="0" w:color="auto"/>
        <w:right w:val="none" w:sz="0" w:space="0" w:color="auto"/>
      </w:divBdr>
      <w:divsChild>
        <w:div w:id="996231856">
          <w:marLeft w:val="0"/>
          <w:marRight w:val="0"/>
          <w:marTop w:val="0"/>
          <w:marBottom w:val="0"/>
          <w:divBdr>
            <w:top w:val="none" w:sz="0" w:space="0" w:color="auto"/>
            <w:left w:val="none" w:sz="0" w:space="0" w:color="auto"/>
            <w:bottom w:val="none" w:sz="0" w:space="0" w:color="auto"/>
            <w:right w:val="none" w:sz="0" w:space="0" w:color="auto"/>
          </w:divBdr>
        </w:div>
      </w:divsChild>
    </w:div>
    <w:div w:id="1622810098">
      <w:bodyDiv w:val="1"/>
      <w:marLeft w:val="0"/>
      <w:marRight w:val="0"/>
      <w:marTop w:val="0"/>
      <w:marBottom w:val="0"/>
      <w:divBdr>
        <w:top w:val="none" w:sz="0" w:space="0" w:color="auto"/>
        <w:left w:val="none" w:sz="0" w:space="0" w:color="auto"/>
        <w:bottom w:val="none" w:sz="0" w:space="0" w:color="auto"/>
        <w:right w:val="none" w:sz="0" w:space="0" w:color="auto"/>
      </w:divBdr>
      <w:divsChild>
        <w:div w:id="15154597">
          <w:marLeft w:val="0"/>
          <w:marRight w:val="0"/>
          <w:marTop w:val="0"/>
          <w:marBottom w:val="0"/>
          <w:divBdr>
            <w:top w:val="none" w:sz="0" w:space="0" w:color="auto"/>
            <w:left w:val="none" w:sz="0" w:space="0" w:color="auto"/>
            <w:bottom w:val="none" w:sz="0" w:space="0" w:color="auto"/>
            <w:right w:val="none" w:sz="0" w:space="0" w:color="auto"/>
          </w:divBdr>
        </w:div>
        <w:div w:id="29770424">
          <w:marLeft w:val="0"/>
          <w:marRight w:val="0"/>
          <w:marTop w:val="0"/>
          <w:marBottom w:val="0"/>
          <w:divBdr>
            <w:top w:val="none" w:sz="0" w:space="0" w:color="auto"/>
            <w:left w:val="none" w:sz="0" w:space="0" w:color="auto"/>
            <w:bottom w:val="none" w:sz="0" w:space="0" w:color="auto"/>
            <w:right w:val="none" w:sz="0" w:space="0" w:color="auto"/>
          </w:divBdr>
        </w:div>
        <w:div w:id="39668085">
          <w:marLeft w:val="0"/>
          <w:marRight w:val="0"/>
          <w:marTop w:val="0"/>
          <w:marBottom w:val="0"/>
          <w:divBdr>
            <w:top w:val="none" w:sz="0" w:space="0" w:color="auto"/>
            <w:left w:val="none" w:sz="0" w:space="0" w:color="auto"/>
            <w:bottom w:val="none" w:sz="0" w:space="0" w:color="auto"/>
            <w:right w:val="none" w:sz="0" w:space="0" w:color="auto"/>
          </w:divBdr>
        </w:div>
        <w:div w:id="630551925">
          <w:marLeft w:val="0"/>
          <w:marRight w:val="0"/>
          <w:marTop w:val="0"/>
          <w:marBottom w:val="0"/>
          <w:divBdr>
            <w:top w:val="none" w:sz="0" w:space="0" w:color="auto"/>
            <w:left w:val="none" w:sz="0" w:space="0" w:color="auto"/>
            <w:bottom w:val="none" w:sz="0" w:space="0" w:color="auto"/>
            <w:right w:val="none" w:sz="0" w:space="0" w:color="auto"/>
          </w:divBdr>
        </w:div>
        <w:div w:id="676540275">
          <w:marLeft w:val="0"/>
          <w:marRight w:val="0"/>
          <w:marTop w:val="0"/>
          <w:marBottom w:val="0"/>
          <w:divBdr>
            <w:top w:val="none" w:sz="0" w:space="0" w:color="auto"/>
            <w:left w:val="none" w:sz="0" w:space="0" w:color="auto"/>
            <w:bottom w:val="none" w:sz="0" w:space="0" w:color="auto"/>
            <w:right w:val="none" w:sz="0" w:space="0" w:color="auto"/>
          </w:divBdr>
        </w:div>
        <w:div w:id="779452107">
          <w:marLeft w:val="0"/>
          <w:marRight w:val="0"/>
          <w:marTop w:val="0"/>
          <w:marBottom w:val="0"/>
          <w:divBdr>
            <w:top w:val="none" w:sz="0" w:space="0" w:color="auto"/>
            <w:left w:val="none" w:sz="0" w:space="0" w:color="auto"/>
            <w:bottom w:val="none" w:sz="0" w:space="0" w:color="auto"/>
            <w:right w:val="none" w:sz="0" w:space="0" w:color="auto"/>
          </w:divBdr>
        </w:div>
        <w:div w:id="932665562">
          <w:marLeft w:val="0"/>
          <w:marRight w:val="0"/>
          <w:marTop w:val="0"/>
          <w:marBottom w:val="0"/>
          <w:divBdr>
            <w:top w:val="none" w:sz="0" w:space="0" w:color="auto"/>
            <w:left w:val="none" w:sz="0" w:space="0" w:color="auto"/>
            <w:bottom w:val="none" w:sz="0" w:space="0" w:color="auto"/>
            <w:right w:val="none" w:sz="0" w:space="0" w:color="auto"/>
          </w:divBdr>
        </w:div>
        <w:div w:id="951323267">
          <w:marLeft w:val="0"/>
          <w:marRight w:val="0"/>
          <w:marTop w:val="0"/>
          <w:marBottom w:val="0"/>
          <w:divBdr>
            <w:top w:val="none" w:sz="0" w:space="0" w:color="auto"/>
            <w:left w:val="none" w:sz="0" w:space="0" w:color="auto"/>
            <w:bottom w:val="none" w:sz="0" w:space="0" w:color="auto"/>
            <w:right w:val="none" w:sz="0" w:space="0" w:color="auto"/>
          </w:divBdr>
        </w:div>
        <w:div w:id="1083376486">
          <w:marLeft w:val="0"/>
          <w:marRight w:val="0"/>
          <w:marTop w:val="0"/>
          <w:marBottom w:val="0"/>
          <w:divBdr>
            <w:top w:val="none" w:sz="0" w:space="0" w:color="auto"/>
            <w:left w:val="none" w:sz="0" w:space="0" w:color="auto"/>
            <w:bottom w:val="none" w:sz="0" w:space="0" w:color="auto"/>
            <w:right w:val="none" w:sz="0" w:space="0" w:color="auto"/>
          </w:divBdr>
        </w:div>
        <w:div w:id="1222255728">
          <w:marLeft w:val="0"/>
          <w:marRight w:val="0"/>
          <w:marTop w:val="0"/>
          <w:marBottom w:val="0"/>
          <w:divBdr>
            <w:top w:val="none" w:sz="0" w:space="0" w:color="auto"/>
            <w:left w:val="none" w:sz="0" w:space="0" w:color="auto"/>
            <w:bottom w:val="none" w:sz="0" w:space="0" w:color="auto"/>
            <w:right w:val="none" w:sz="0" w:space="0" w:color="auto"/>
          </w:divBdr>
        </w:div>
        <w:div w:id="1240405403">
          <w:marLeft w:val="0"/>
          <w:marRight w:val="0"/>
          <w:marTop w:val="0"/>
          <w:marBottom w:val="0"/>
          <w:divBdr>
            <w:top w:val="none" w:sz="0" w:space="0" w:color="auto"/>
            <w:left w:val="none" w:sz="0" w:space="0" w:color="auto"/>
            <w:bottom w:val="none" w:sz="0" w:space="0" w:color="auto"/>
            <w:right w:val="none" w:sz="0" w:space="0" w:color="auto"/>
          </w:divBdr>
        </w:div>
        <w:div w:id="1398279645">
          <w:marLeft w:val="0"/>
          <w:marRight w:val="0"/>
          <w:marTop w:val="0"/>
          <w:marBottom w:val="0"/>
          <w:divBdr>
            <w:top w:val="none" w:sz="0" w:space="0" w:color="auto"/>
            <w:left w:val="none" w:sz="0" w:space="0" w:color="auto"/>
            <w:bottom w:val="none" w:sz="0" w:space="0" w:color="auto"/>
            <w:right w:val="none" w:sz="0" w:space="0" w:color="auto"/>
          </w:divBdr>
        </w:div>
        <w:div w:id="1619413417">
          <w:marLeft w:val="0"/>
          <w:marRight w:val="0"/>
          <w:marTop w:val="0"/>
          <w:marBottom w:val="0"/>
          <w:divBdr>
            <w:top w:val="none" w:sz="0" w:space="0" w:color="auto"/>
            <w:left w:val="none" w:sz="0" w:space="0" w:color="auto"/>
            <w:bottom w:val="none" w:sz="0" w:space="0" w:color="auto"/>
            <w:right w:val="none" w:sz="0" w:space="0" w:color="auto"/>
          </w:divBdr>
        </w:div>
        <w:div w:id="1694261765">
          <w:marLeft w:val="0"/>
          <w:marRight w:val="0"/>
          <w:marTop w:val="0"/>
          <w:marBottom w:val="0"/>
          <w:divBdr>
            <w:top w:val="none" w:sz="0" w:space="0" w:color="auto"/>
            <w:left w:val="none" w:sz="0" w:space="0" w:color="auto"/>
            <w:bottom w:val="none" w:sz="0" w:space="0" w:color="auto"/>
            <w:right w:val="none" w:sz="0" w:space="0" w:color="auto"/>
          </w:divBdr>
        </w:div>
        <w:div w:id="1800030369">
          <w:marLeft w:val="0"/>
          <w:marRight w:val="0"/>
          <w:marTop w:val="0"/>
          <w:marBottom w:val="0"/>
          <w:divBdr>
            <w:top w:val="none" w:sz="0" w:space="0" w:color="auto"/>
            <w:left w:val="none" w:sz="0" w:space="0" w:color="auto"/>
            <w:bottom w:val="none" w:sz="0" w:space="0" w:color="auto"/>
            <w:right w:val="none" w:sz="0" w:space="0" w:color="auto"/>
          </w:divBdr>
        </w:div>
        <w:div w:id="1813132480">
          <w:marLeft w:val="0"/>
          <w:marRight w:val="0"/>
          <w:marTop w:val="0"/>
          <w:marBottom w:val="0"/>
          <w:divBdr>
            <w:top w:val="none" w:sz="0" w:space="0" w:color="auto"/>
            <w:left w:val="none" w:sz="0" w:space="0" w:color="auto"/>
            <w:bottom w:val="none" w:sz="0" w:space="0" w:color="auto"/>
            <w:right w:val="none" w:sz="0" w:space="0" w:color="auto"/>
          </w:divBdr>
        </w:div>
        <w:div w:id="1874806621">
          <w:marLeft w:val="0"/>
          <w:marRight w:val="0"/>
          <w:marTop w:val="0"/>
          <w:marBottom w:val="0"/>
          <w:divBdr>
            <w:top w:val="none" w:sz="0" w:space="0" w:color="auto"/>
            <w:left w:val="none" w:sz="0" w:space="0" w:color="auto"/>
            <w:bottom w:val="none" w:sz="0" w:space="0" w:color="auto"/>
            <w:right w:val="none" w:sz="0" w:space="0" w:color="auto"/>
          </w:divBdr>
        </w:div>
        <w:div w:id="1902515843">
          <w:marLeft w:val="0"/>
          <w:marRight w:val="0"/>
          <w:marTop w:val="0"/>
          <w:marBottom w:val="0"/>
          <w:divBdr>
            <w:top w:val="none" w:sz="0" w:space="0" w:color="auto"/>
            <w:left w:val="none" w:sz="0" w:space="0" w:color="auto"/>
            <w:bottom w:val="none" w:sz="0" w:space="0" w:color="auto"/>
            <w:right w:val="none" w:sz="0" w:space="0" w:color="auto"/>
          </w:divBdr>
        </w:div>
        <w:div w:id="1933659634">
          <w:marLeft w:val="0"/>
          <w:marRight w:val="0"/>
          <w:marTop w:val="0"/>
          <w:marBottom w:val="0"/>
          <w:divBdr>
            <w:top w:val="none" w:sz="0" w:space="0" w:color="auto"/>
            <w:left w:val="none" w:sz="0" w:space="0" w:color="auto"/>
            <w:bottom w:val="none" w:sz="0" w:space="0" w:color="auto"/>
            <w:right w:val="none" w:sz="0" w:space="0" w:color="auto"/>
          </w:divBdr>
        </w:div>
      </w:divsChild>
    </w:div>
    <w:div w:id="1663846789">
      <w:bodyDiv w:val="1"/>
      <w:marLeft w:val="0"/>
      <w:marRight w:val="0"/>
      <w:marTop w:val="0"/>
      <w:marBottom w:val="0"/>
      <w:divBdr>
        <w:top w:val="none" w:sz="0" w:space="0" w:color="auto"/>
        <w:left w:val="none" w:sz="0" w:space="0" w:color="auto"/>
        <w:bottom w:val="none" w:sz="0" w:space="0" w:color="auto"/>
        <w:right w:val="none" w:sz="0" w:space="0" w:color="auto"/>
      </w:divBdr>
    </w:div>
    <w:div w:id="1690328719">
      <w:bodyDiv w:val="1"/>
      <w:marLeft w:val="0"/>
      <w:marRight w:val="0"/>
      <w:marTop w:val="0"/>
      <w:marBottom w:val="0"/>
      <w:divBdr>
        <w:top w:val="none" w:sz="0" w:space="0" w:color="auto"/>
        <w:left w:val="none" w:sz="0" w:space="0" w:color="auto"/>
        <w:bottom w:val="none" w:sz="0" w:space="0" w:color="auto"/>
        <w:right w:val="none" w:sz="0" w:space="0" w:color="auto"/>
      </w:divBdr>
    </w:div>
    <w:div w:id="1707484865">
      <w:bodyDiv w:val="1"/>
      <w:marLeft w:val="0"/>
      <w:marRight w:val="0"/>
      <w:marTop w:val="0"/>
      <w:marBottom w:val="0"/>
      <w:divBdr>
        <w:top w:val="none" w:sz="0" w:space="0" w:color="auto"/>
        <w:left w:val="none" w:sz="0" w:space="0" w:color="auto"/>
        <w:bottom w:val="none" w:sz="0" w:space="0" w:color="auto"/>
        <w:right w:val="none" w:sz="0" w:space="0" w:color="auto"/>
      </w:divBdr>
      <w:divsChild>
        <w:div w:id="436754404">
          <w:marLeft w:val="0"/>
          <w:marRight w:val="0"/>
          <w:marTop w:val="0"/>
          <w:marBottom w:val="0"/>
          <w:divBdr>
            <w:top w:val="none" w:sz="0" w:space="0" w:color="auto"/>
            <w:left w:val="none" w:sz="0" w:space="0" w:color="auto"/>
            <w:bottom w:val="none" w:sz="0" w:space="0" w:color="auto"/>
            <w:right w:val="none" w:sz="0" w:space="0" w:color="auto"/>
          </w:divBdr>
          <w:divsChild>
            <w:div w:id="1181433504">
              <w:marLeft w:val="0"/>
              <w:marRight w:val="0"/>
              <w:marTop w:val="0"/>
              <w:marBottom w:val="0"/>
              <w:divBdr>
                <w:top w:val="none" w:sz="0" w:space="0" w:color="auto"/>
                <w:left w:val="none" w:sz="0" w:space="0" w:color="auto"/>
                <w:bottom w:val="none" w:sz="0" w:space="0" w:color="auto"/>
                <w:right w:val="none" w:sz="0" w:space="0" w:color="auto"/>
              </w:divBdr>
              <w:divsChild>
                <w:div w:id="156509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525134">
      <w:bodyDiv w:val="1"/>
      <w:marLeft w:val="0"/>
      <w:marRight w:val="0"/>
      <w:marTop w:val="0"/>
      <w:marBottom w:val="0"/>
      <w:divBdr>
        <w:top w:val="none" w:sz="0" w:space="0" w:color="auto"/>
        <w:left w:val="none" w:sz="0" w:space="0" w:color="auto"/>
        <w:bottom w:val="none" w:sz="0" w:space="0" w:color="auto"/>
        <w:right w:val="none" w:sz="0" w:space="0" w:color="auto"/>
      </w:divBdr>
    </w:div>
    <w:div w:id="1902984835">
      <w:bodyDiv w:val="1"/>
      <w:marLeft w:val="0"/>
      <w:marRight w:val="0"/>
      <w:marTop w:val="0"/>
      <w:marBottom w:val="0"/>
      <w:divBdr>
        <w:top w:val="none" w:sz="0" w:space="0" w:color="auto"/>
        <w:left w:val="none" w:sz="0" w:space="0" w:color="auto"/>
        <w:bottom w:val="none" w:sz="0" w:space="0" w:color="auto"/>
        <w:right w:val="none" w:sz="0" w:space="0" w:color="auto"/>
      </w:divBdr>
      <w:divsChild>
        <w:div w:id="1265528652">
          <w:marLeft w:val="0"/>
          <w:marRight w:val="0"/>
          <w:marTop w:val="0"/>
          <w:marBottom w:val="0"/>
          <w:divBdr>
            <w:top w:val="none" w:sz="0" w:space="0" w:color="auto"/>
            <w:left w:val="none" w:sz="0" w:space="0" w:color="auto"/>
            <w:bottom w:val="none" w:sz="0" w:space="0" w:color="auto"/>
            <w:right w:val="none" w:sz="0" w:space="0" w:color="auto"/>
          </w:divBdr>
        </w:div>
        <w:div w:id="1596592134">
          <w:marLeft w:val="0"/>
          <w:marRight w:val="0"/>
          <w:marTop w:val="0"/>
          <w:marBottom w:val="0"/>
          <w:divBdr>
            <w:top w:val="none" w:sz="0" w:space="0" w:color="auto"/>
            <w:left w:val="none" w:sz="0" w:space="0" w:color="auto"/>
            <w:bottom w:val="none" w:sz="0" w:space="0" w:color="auto"/>
            <w:right w:val="none" w:sz="0" w:space="0" w:color="auto"/>
          </w:divBdr>
        </w:div>
      </w:divsChild>
    </w:div>
    <w:div w:id="1921983422">
      <w:bodyDiv w:val="1"/>
      <w:marLeft w:val="0"/>
      <w:marRight w:val="0"/>
      <w:marTop w:val="0"/>
      <w:marBottom w:val="0"/>
      <w:divBdr>
        <w:top w:val="none" w:sz="0" w:space="0" w:color="auto"/>
        <w:left w:val="none" w:sz="0" w:space="0" w:color="auto"/>
        <w:bottom w:val="none" w:sz="0" w:space="0" w:color="auto"/>
        <w:right w:val="none" w:sz="0" w:space="0" w:color="auto"/>
      </w:divBdr>
    </w:div>
    <w:div w:id="1935245080">
      <w:bodyDiv w:val="1"/>
      <w:marLeft w:val="0"/>
      <w:marRight w:val="0"/>
      <w:marTop w:val="0"/>
      <w:marBottom w:val="0"/>
      <w:divBdr>
        <w:top w:val="none" w:sz="0" w:space="0" w:color="auto"/>
        <w:left w:val="none" w:sz="0" w:space="0" w:color="auto"/>
        <w:bottom w:val="none" w:sz="0" w:space="0" w:color="auto"/>
        <w:right w:val="none" w:sz="0" w:space="0" w:color="auto"/>
      </w:divBdr>
      <w:divsChild>
        <w:div w:id="1707438237">
          <w:marLeft w:val="0"/>
          <w:marRight w:val="0"/>
          <w:marTop w:val="0"/>
          <w:marBottom w:val="0"/>
          <w:divBdr>
            <w:top w:val="none" w:sz="0" w:space="0" w:color="auto"/>
            <w:left w:val="none" w:sz="0" w:space="0" w:color="auto"/>
            <w:bottom w:val="none" w:sz="0" w:space="0" w:color="auto"/>
            <w:right w:val="none" w:sz="0" w:space="0" w:color="auto"/>
          </w:divBdr>
          <w:divsChild>
            <w:div w:id="204914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706322">
      <w:bodyDiv w:val="1"/>
      <w:marLeft w:val="0"/>
      <w:marRight w:val="0"/>
      <w:marTop w:val="0"/>
      <w:marBottom w:val="0"/>
      <w:divBdr>
        <w:top w:val="none" w:sz="0" w:space="0" w:color="auto"/>
        <w:left w:val="none" w:sz="0" w:space="0" w:color="auto"/>
        <w:bottom w:val="none" w:sz="0" w:space="0" w:color="auto"/>
        <w:right w:val="none" w:sz="0" w:space="0" w:color="auto"/>
      </w:divBdr>
    </w:div>
    <w:div w:id="2012639261">
      <w:bodyDiv w:val="1"/>
      <w:marLeft w:val="0"/>
      <w:marRight w:val="0"/>
      <w:marTop w:val="0"/>
      <w:marBottom w:val="0"/>
      <w:divBdr>
        <w:top w:val="none" w:sz="0" w:space="0" w:color="auto"/>
        <w:left w:val="none" w:sz="0" w:space="0" w:color="auto"/>
        <w:bottom w:val="none" w:sz="0" w:space="0" w:color="auto"/>
        <w:right w:val="none" w:sz="0" w:space="0" w:color="auto"/>
      </w:divBdr>
    </w:div>
    <w:div w:id="2078942574">
      <w:bodyDiv w:val="1"/>
      <w:marLeft w:val="0"/>
      <w:marRight w:val="0"/>
      <w:marTop w:val="0"/>
      <w:marBottom w:val="0"/>
      <w:divBdr>
        <w:top w:val="none" w:sz="0" w:space="0" w:color="auto"/>
        <w:left w:val="none" w:sz="0" w:space="0" w:color="auto"/>
        <w:bottom w:val="none" w:sz="0" w:space="0" w:color="auto"/>
        <w:right w:val="none" w:sz="0" w:space="0" w:color="auto"/>
      </w:divBdr>
    </w:div>
    <w:div w:id="2086760294">
      <w:bodyDiv w:val="1"/>
      <w:marLeft w:val="0"/>
      <w:marRight w:val="0"/>
      <w:marTop w:val="0"/>
      <w:marBottom w:val="0"/>
      <w:divBdr>
        <w:top w:val="none" w:sz="0" w:space="0" w:color="auto"/>
        <w:left w:val="none" w:sz="0" w:space="0" w:color="auto"/>
        <w:bottom w:val="none" w:sz="0" w:space="0" w:color="auto"/>
        <w:right w:val="none" w:sz="0" w:space="0" w:color="auto"/>
      </w:divBdr>
    </w:div>
    <w:div w:id="210668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microsoft.com/office/2011/relationships/commentsExtended" Target="commentsExtended.xml" Id="rId18" /><Relationship Type="http://schemas.openxmlformats.org/officeDocument/2006/relationships/image" Target="media/image8.png" Id="rId26" /><Relationship Type="http://schemas.openxmlformats.org/officeDocument/2006/relationships/hyperlink" Target="https://doi.org/https://doi.org/10.1016/j.erss.2022.102912" TargetMode="External" Id="rId39" /><Relationship Type="http://schemas.microsoft.com/office/2020/10/relationships/intelligence" Target="intelligence2.xml" Id="rId117" /><Relationship Type="http://schemas.openxmlformats.org/officeDocument/2006/relationships/image" Target="media/image3.png" Id="rId21" /><Relationship Type="http://schemas.openxmlformats.org/officeDocument/2006/relationships/hyperlink" Target="https://doi.org/10.1038/nature21359" TargetMode="External" Id="rId34" /><Relationship Type="http://schemas.openxmlformats.org/officeDocument/2006/relationships/hyperlink" Target="https://doi.org/10.1098/rspb.2018.1926" TargetMode="External" Id="rId42" /><Relationship Type="http://schemas.microsoft.com/office/2011/relationships/people" Target="people.xml" Id="rId47" /><Relationship Type="http://schemas.microsoft.com/office/2016/09/relationships/commentsIds" Target="commentsIds.xml" Id="rId120"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hyperlink" Target="https://eur-lex.europa.eu/legal-content/EN/TXT/?uri=COM%3A2022%3A357%3AFIN" TargetMode="External" Id="rId29" /><Relationship Type="http://schemas.openxmlformats.org/officeDocument/2006/relationships/header" Target="header1.xml" Id="rId11" /><Relationship Type="http://schemas.openxmlformats.org/officeDocument/2006/relationships/image" Target="media/image6.png" Id="rId24" /><Relationship Type="http://schemas.openxmlformats.org/officeDocument/2006/relationships/hyperlink" Target="https://commission.europa.eu/strategy-and-policy/strategic-planning/strategic-foresight/2020-strategic-foresight-report/resilience-dashboards_en" TargetMode="External" Id="rId32" /><Relationship Type="http://schemas.openxmlformats.org/officeDocument/2006/relationships/hyperlink" Target="https://doi.org/10.2760/386650" TargetMode="External" Id="rId37" /><Relationship Type="http://schemas.openxmlformats.org/officeDocument/2006/relationships/hyperlink" Target="https://doi.org/https://doi.org/10.1016/j.exis.2022.101047" TargetMode="External" Id="rId40" /><Relationship Type="http://schemas.openxmlformats.org/officeDocument/2006/relationships/footer" Target="footer4.xml" Id="rId45"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image" Target="media/image5.png" Id="rId23" /><Relationship Type="http://schemas.openxmlformats.org/officeDocument/2006/relationships/hyperlink" Target="https://doi.org/10.1073/pnas.1318271110" TargetMode="External" Id="rId36" /><Relationship Type="http://schemas.microsoft.com/office/2019/05/relationships/documenttasks" Target="documenttasks/documenttasks1.xml" Id="rId119" /><Relationship Type="http://schemas.openxmlformats.org/officeDocument/2006/relationships/endnotes" Target="endnotes.xml" Id="rId10" /><Relationship Type="http://schemas.openxmlformats.org/officeDocument/2006/relationships/image" Target="media/image1.png" Id="rId19" /><Relationship Type="http://schemas.openxmlformats.org/officeDocument/2006/relationships/hyperlink" Target="https://ec.europa.eu/eurostat/cache/scoreboards/circular-economy/" TargetMode="External" Id="rId31" /><Relationship Type="http://schemas.openxmlformats.org/officeDocument/2006/relationships/hyperlink" Target="https://doi.org/10.1111/jiec.13364" TargetMode="Externa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image" Target="media/image4.png" Id="rId22" /><Relationship Type="http://schemas.openxmlformats.org/officeDocument/2006/relationships/image" Target="media/image9.png" Id="rId27" /><Relationship Type="http://schemas.openxmlformats.org/officeDocument/2006/relationships/hyperlink" Target="https://ec.europa.eu/eurostat/documents/276524/18322024/EU-SDG-indicator-review-report-2024.pdf/5b307664-876a-202c-60b5-aeb5b08424f3?t=1706279846855" TargetMode="External" Id="rId30" /><Relationship Type="http://schemas.openxmlformats.org/officeDocument/2006/relationships/hyperlink" Target="https://doi.org/10.1038/s41893-023-01251-0" TargetMode="External" Id="rId35" /><Relationship Type="http://schemas.openxmlformats.org/officeDocument/2006/relationships/hyperlink" Target="https://doi.org/10.1038/s41467-020-17928-5" TargetMode="External" Id="rId43" /><Relationship Type="http://schemas.openxmlformats.org/officeDocument/2006/relationships/theme" Target="theme/theme1.xml" Id="rId48" /><Relationship Type="http://schemas.microsoft.com/office/2018/08/relationships/commentsExtensible" Target="commentsExtensible.xml" Id="rId118"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header" Target="header2.xml" Id="rId12" /><Relationship Type="http://schemas.openxmlformats.org/officeDocument/2006/relationships/comments" Target="comments.xml" Id="rId17" /><Relationship Type="http://schemas.openxmlformats.org/officeDocument/2006/relationships/image" Target="media/image7.png" Id="rId25" /><Relationship Type="http://schemas.openxmlformats.org/officeDocument/2006/relationships/hyperlink" Target="https://ec.europa.eu/eurostat/databrowser/view/nama_10_gdp/default/table?lang=en&amp;category=euroind.ei_qna" TargetMode="External" Id="rId33" /><Relationship Type="http://schemas.openxmlformats.org/officeDocument/2006/relationships/hyperlink" Target="https://doi.org/https://doi.org/10.1016/j.exis.2021.100928" TargetMode="External" Id="rId38" /><Relationship Type="http://schemas.openxmlformats.org/officeDocument/2006/relationships/fontTable" Target="fontTable.xml" Id="rId46" /><Relationship Type="http://schemas.openxmlformats.org/officeDocument/2006/relationships/image" Target="media/image2.png" Id="rId20" /><Relationship Type="http://schemas.openxmlformats.org/officeDocument/2006/relationships/hyperlink" Target="https://doi.org/https://doi.org/10.1016/j.gloenvcha.2021.102303" TargetMode="Externa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marginallands.eu/" TargetMode="External" Id="R6d17c04c8aa545dd" /></Relationships>
</file>

<file path=word/_rels/footnotes.xml.rels><?xml version="1.0" encoding="UTF-8" standalone="yes"?>
<Relationships xmlns="http://schemas.openxmlformats.org/package/2006/relationships"><Relationship Id="rId3" Type="http://schemas.openxmlformats.org/officeDocument/2006/relationships/hyperlink" Target="https://green-business.ec.europa.eu/environmental-footprint-methods/life-cycle-assessment-ef-methods_en" TargetMode="External"/><Relationship Id="rId2" Type="http://schemas.openxmlformats.org/officeDocument/2006/relationships/hyperlink" Target="https://eur-lex.europa.eu/legal-content/EN/TXT/?uri=CELEX%3A32023R1115" TargetMode="External"/><Relationship Id="rId1" Type="http://schemas.openxmlformats.org/officeDocument/2006/relationships/hyperlink" Target="https://commission.europa.eu/energy-climate-change-environment/standards-tools-and-labels/products-labelling-rules-and-requirements/ecodesign-sustainable-products-regulation_en" TargetMode="External"/><Relationship Id="rId5" Type="http://schemas.openxmlformats.org/officeDocument/2006/relationships/hyperlink" Target="https://wedocs.unep.org/bitstream/handle/20.500.11822/44939/global_waste_management_outlook_2024.pdf?sequence=3" TargetMode="External"/><Relationship Id="rId4" Type="http://schemas.openxmlformats.org/officeDocument/2006/relationships/hyperlink" Target="https://ec.europa.eu/clima/system/files/2018-11/com_2018_733_analysis_in_support_en_0.pdf" TargetMode="External"/></Relationships>
</file>

<file path=word/documenttasks/documenttasks1.xml><?xml version="1.0" encoding="utf-8"?>
<t:Tasks xmlns:t="http://schemas.microsoft.com/office/tasks/2019/documenttasks" xmlns:oel="http://schemas.microsoft.com/office/2019/extlst">
  <t:Task id="{CF5C3003-9656-4145-A551-BB4299E68315}">
    <t:Anchor>
      <t:Comment id="826870396"/>
    </t:Anchor>
    <t:History>
      <t:Event id="{ED15AB3E-5D1D-4B0F-B275-D3EC783AF154}" time="2023-12-19T08:10:14.671Z">
        <t:Attribution userId="S::matteo.trane@ec.europa.eu::c4ad00ef-ce74-4877-8364-cbec69e460c1" userProvider="AD" userName="TRANE Matteo (JRC-ISPRA)"/>
        <t:Anchor>
          <t:Comment id="826870396"/>
        </t:Anchor>
        <t:Create/>
      </t:Event>
      <t:Event id="{3C6205AE-DC0F-4A2F-BAD7-7B9B60A4C99F}" time="2023-12-19T08:10:14.671Z">
        <t:Attribution userId="S::matteo.trane@ec.europa.eu::c4ad00ef-ce74-4877-8364-cbec69e460c1" userProvider="AD" userName="TRANE Matteo (JRC-ISPRA)"/>
        <t:Anchor>
          <t:Comment id="826870396"/>
        </t:Anchor>
        <t:Assign userId="S::Stefano.CISTERNINO@ext.ec.europa.eu::40eeadf1-41b1-4aeb-b929-bc5e3c6a6913" userProvider="AD" userName="CISTERNINO Stefano (JRC-ISPRA-EXT)"/>
      </t:Event>
      <t:Event id="{C01C1202-78C9-4C59-93B4-4C7D6780DA2A}" time="2023-12-19T08:10:14.671Z">
        <t:Attribution userId="S::matteo.trane@ec.europa.eu::c4ad00ef-ce74-4877-8364-cbec69e460c1" userProvider="AD" userName="TRANE Matteo (JRC-ISPRA)"/>
        <t:Anchor>
          <t:Comment id="826870396"/>
        </t:Anchor>
        <t:SetTitle title="@CISTERNINO Stefano (JRC-ISPRA-EXT) please, let's work here"/>
      </t:Event>
      <t:Event id="{DC27AD59-C201-4493-A4C4-7AF8023BE897}" time="2023-12-20T08:12:38.953Z">
        <t:Attribution userId="S::matteo.trane@ec.europa.eu::c4ad00ef-ce74-4877-8364-cbec69e460c1" userProvider="AD" userName="TRANE Matteo (JRC-ISPRA)"/>
        <t:Progress percentComplete="100"/>
      </t:Event>
    </t:History>
  </t:Task>
  <t:Task id="{B1F6B7FE-C971-4A91-9E66-178D9E110DA4}">
    <t:Anchor>
      <t:Comment id="1596086078"/>
    </t:Anchor>
    <t:History>
      <t:Event id="{C75D9F1B-9AEE-46FE-BFD0-9B8513B4552C}" time="2024-01-26T15:34:06.396Z">
        <t:Attribution userId="S::robert.m'barek@ec.europa.eu::e7ef06c1-b725-4ed3-8354-b1c093f4ebe3" userProvider="AD" userName="M'BAREK Robert (JRC-SEVILLA)"/>
        <t:Anchor>
          <t:Comment id="1596086078"/>
        </t:Anchor>
        <t:Create/>
      </t:Event>
      <t:Event id="{4F2FA71B-79B5-458B-A9D1-1FEC649353BB}" time="2024-01-26T15:34:06.396Z">
        <t:Attribution userId="S::robert.m'barek@ec.europa.eu::e7ef06c1-b725-4ed3-8354-b1c093f4ebe3" userProvider="AD" userName="M'BAREK Robert (JRC-SEVILLA)"/>
        <t:Anchor>
          <t:Comment id="1596086078"/>
        </t:Anchor>
        <t:Assign userId="S::Luisa.MARELLI@ec.europa.eu::78bda841-bac5-4a31-bc15-22549a1dd308" userProvider="AD" userName="MARELLI Luisa (JRC-ISPRA)"/>
      </t:Event>
      <t:Event id="{8A063D32-68FE-4EBB-B04A-7026BD447D02}" time="2024-01-26T15:34:06.396Z">
        <t:Attribution userId="S::robert.m'barek@ec.europa.eu::e7ef06c1-b725-4ed3-8354-b1c093f4ebe3" userProvider="AD" userName="M'BAREK Robert (JRC-SEVILLA)"/>
        <t:Anchor>
          <t:Comment id="1596086078"/>
        </t:Anchor>
        <t:SetTitle title="@MARELLI Luisa (JRC-ISPRA)  suggestion to go back to the latest version and replace this part with &quot;This also entails...&quot;"/>
      </t:Event>
    </t:History>
  </t:Task>
  <t:Task id="{24FAA6FB-E167-47EB-8D24-3E6B6FFB1CDB}">
    <t:Anchor>
      <t:Comment id="1763799777"/>
    </t:Anchor>
    <t:History>
      <t:Event id="{73B46F1E-53D2-4D7D-951E-885E68DB4782}" time="2023-12-18T10:47:26.454Z">
        <t:Attribution userId="S::sarah.mubareka@ec.europa.eu::9cec9021-19bb-4fb6-9a8c-829a05644aa0" userProvider="AD" userName="MUBAREKA Sarah Betoul (JRC-ISPRA)"/>
        <t:Anchor>
          <t:Comment id="1763799777"/>
        </t:Anchor>
        <t:Create/>
      </t:Event>
      <t:Event id="{1526A765-B8A6-4527-8944-BC0A2B5B6B32}" time="2023-12-18T10:47:26.454Z">
        <t:Attribution userId="S::sarah.mubareka@ec.europa.eu::9cec9021-19bb-4fb6-9a8c-829a05644aa0" userProvider="AD" userName="MUBAREKA Sarah Betoul (JRC-ISPRA)"/>
        <t:Anchor>
          <t:Comment id="1763799777"/>
        </t:Anchor>
        <t:Assign userId="S::Laia.DELGADO-CALLICO@ec.europa.eu::840be715-dc1a-449e-9e6e-a6679b46f859" userProvider="AD" userName="DELGADO CALLICO Laia (JRC-PETTEN)"/>
      </t:Event>
      <t:Event id="{D9E47067-3118-417A-8F32-1AD2DE0C20CD}" time="2023-12-18T10:47:26.454Z">
        <t:Attribution userId="S::sarah.mubareka@ec.europa.eu::9cec9021-19bb-4fb6-9a8c-829a05644aa0" userProvider="AD" userName="MUBAREKA Sarah Betoul (JRC-ISPRA)"/>
        <t:Anchor>
          <t:Comment id="1763799777"/>
        </t:Anchor>
        <t:SetTitle title="@DELGADO CALLICO Laia (JRC-PETTEN) the RED targets are technology/solution neutral so I changed the wording (the modelling behind the targets foresee this, but not the targets themselves)"/>
      </t:Event>
      <t:Event id="{D354447B-80FE-4762-95CA-251876610182}" time="2023-12-18T11:11:00.395Z">
        <t:Attribution userId="S::laia.delgado-callico@ec.europa.eu::840be715-dc1a-449e-9e6e-a6679b46f859" userProvider="AD" userName="DELGADO CALLICO Laia (JRC-PETTEN)"/>
        <t:Progress percentComplete="100"/>
      </t:Event>
    </t:History>
  </t:Task>
  <t:Task id="{856E6AE5-94DE-4DDC-922A-1E2E9E1C0E1B}">
    <t:Anchor>
      <t:Comment id="1076273960"/>
    </t:Anchor>
    <t:History>
      <t:Event id="{BE2C8171-E5F6-4CC2-BA91-1772BEB6D1D4}" time="2023-12-18T14:06:59.603Z">
        <t:Attribution userId="S::giulia.barbero-vignola@ec.europa.eu::1479d97b-2e3a-4278-8e36-66f773dbda5c" userProvider="AD" userName="BARBERO VIGNOLA Giulia (JRC-ISPRA)"/>
        <t:Anchor>
          <t:Comment id="1414174875"/>
        </t:Anchor>
        <t:Create/>
      </t:Event>
      <t:Event id="{48EEC601-F5C7-40DE-AEC1-C5A6BA29D05F}" time="2023-12-18T14:06:59.603Z">
        <t:Attribution userId="S::giulia.barbero-vignola@ec.europa.eu::1479d97b-2e3a-4278-8e36-66f773dbda5c" userProvider="AD" userName="BARBERO VIGNOLA Giulia (JRC-ISPRA)"/>
        <t:Anchor>
          <t:Comment id="1414174875"/>
        </t:Anchor>
        <t:Assign userId="S::Michele.MARONI@ext.ec.europa.eu::19bca87d-2592-4504-b3be-4c57cc750ff0" userProvider="AD" userName="MARONI Michele (JRC-ISPRA-EXT)"/>
      </t:Event>
      <t:Event id="{FF852B98-A84D-4DD9-85D0-6C01A65A0677}" time="2023-12-18T14:06:59.603Z">
        <t:Attribution userId="S::giulia.barbero-vignola@ec.europa.eu::1479d97b-2e3a-4278-8e36-66f773dbda5c" userProvider="AD" userName="BARBERO VIGNOLA Giulia (JRC-ISPRA)"/>
        <t:Anchor>
          <t:Comment id="1414174875"/>
        </t:Anchor>
        <t:SetTitle title="JRC study reference: Sala, S., De Laurentiis, V. and Sanye Mengual, E., Food consumption and waste: environmental impacts from a supply chain perspective, European Commission, 2023, JRC129245. @MARONI Michele (JRC-ISPRA-EXT)"/>
      </t:Event>
      <t:Event id="{4B809E85-5EDB-41C3-B7E8-1DF9C771690B}" time="2023-12-19T09:48:10.566Z">
        <t:Attribution userId="S::Michele.MARONI@ext.ec.europa.eu::19bca87d-2592-4504-b3be-4c57cc750ff0" userProvider="AD" userName="MARONI Michele (JRC-ISPRA-EXT)"/>
        <t:Progress percentComplete="100"/>
      </t:Event>
    </t:History>
  </t:Task>
  <t:Task id="{BC4FF2FF-1B74-4C56-B7AC-873D08ACA48B}">
    <t:Anchor>
      <t:Comment id="38839274"/>
    </t:Anchor>
    <t:History>
      <t:Event id="{5234DDF5-18B7-4464-813E-BEECAC2DF26C}" time="2023-12-18T17:26:44.555Z">
        <t:Attribution userId="S::chiara.gastaldi@ec.europa.eu::c8b7d82c-d0c9-47f2-bd65-0a59874a04b9" userProvider="AD" userName="GASTALDI Chiara (JRC-ISPRA)"/>
        <t:Anchor>
          <t:Comment id="38839274"/>
        </t:Anchor>
        <t:Create/>
      </t:Event>
      <t:Event id="{A1F5EB0C-6D25-4ECD-8C66-D40C4EABBA82}" time="2023-12-18T17:26:44.555Z">
        <t:Attribution userId="S::chiara.gastaldi@ec.europa.eu::c8b7d82c-d0c9-47f2-bd65-0a59874a04b9" userProvider="AD" userName="GASTALDI Chiara (JRC-ISPRA)"/>
        <t:Anchor>
          <t:Comment id="38839274"/>
        </t:Anchor>
        <t:Assign userId="S::Steve.BORCHARDT@ext.ec.europa.eu::d5f310b6-46b6-479b-9d3d-8c044f1f1933" userProvider="AD" userName="BORCHARDT Steve (JRC-ISPRA-EXT)"/>
      </t:Event>
      <t:Event id="{793D2EEB-F334-4E38-9E56-24B80D2FAAF1}" time="2023-12-18T17:26:44.555Z">
        <t:Attribution userId="S::chiara.gastaldi@ec.europa.eu::c8b7d82c-d0c9-47f2-bd65-0a59874a04b9" userProvider="AD" userName="GASTALDI Chiara (JRC-ISPRA)"/>
        <t:Anchor>
          <t:Comment id="38839274"/>
        </t:Anchor>
        <t:SetTitle title="@BORCHARDT Steve (JRC-ISPRA-EXT) do you mean that the true cost of biodiversity loss is not accounted (as in Natural Capital accounting)? If so, and if this barrier was in the fiches, then maybe better make it clearer"/>
      </t:Event>
      <t:Event id="{64B824A0-252E-4CB9-BADB-14D6D209893A}" time="2023-12-18T20:50:32.385Z">
        <t:Attribution userId="S::steve.borchardt@ext.ec.europa.eu::d5f310b6-46b6-479b-9d3d-8c044f1f1933" userProvider="AD" userName="BORCHARDT Steve (JRC-ISPRA-EXT)"/>
        <t:Progress percentComplete="100"/>
      </t:Event>
    </t:History>
  </t:Task>
  <t:Task id="{67D5A618-9458-4591-B225-2D4F3D0F30F3}">
    <t:Anchor>
      <t:Comment id="269559138"/>
    </t:Anchor>
    <t:History>
      <t:Event id="{CEC29B25-56EE-4EB5-99C1-916CD4331FD5}" time="2023-12-18T14:02:56.584Z">
        <t:Attribution userId="S::steve.borchardt@ext.ec.europa.eu::d5f310b6-46b6-479b-9d3d-8c044f1f1933" userProvider="AD" userName="BORCHARDT Steve (JRC-ISPRA-EXT)"/>
        <t:Anchor>
          <t:Comment id="269559138"/>
        </t:Anchor>
        <t:Create/>
      </t:Event>
      <t:Event id="{FB3EF64B-2BE0-492F-B9A9-2711F1B87947}" time="2023-12-18T14:02:56.584Z">
        <t:Attribution userId="S::steve.borchardt@ext.ec.europa.eu::d5f310b6-46b6-479b-9d3d-8c044f1f1933" userProvider="AD" userName="BORCHARDT Steve (JRC-ISPRA-EXT)"/>
        <t:Anchor>
          <t:Comment id="269559138"/>
        </t:Anchor>
        <t:Assign userId="S::Michele.MARONI@ext.ec.europa.eu::19bca87d-2592-4504-b3be-4c57cc750ff0" userProvider="AD" userName="MARONI Michele (JRC-ISPRA-EXT)"/>
      </t:Event>
      <t:Event id="{76774271-561C-42BD-B97B-A5EBA7282D5F}" time="2023-12-18T14:02:56.584Z">
        <t:Attribution userId="S::steve.borchardt@ext.ec.europa.eu::d5f310b6-46b6-479b-9d3d-8c044f1f1933" userProvider="AD" userName="BORCHARDT Steve (JRC-ISPRA-EXT)"/>
        <t:Anchor>
          <t:Comment id="269559138"/>
        </t:Anchor>
        <t:SetTitle title="…Valle:  add reference under Motivations for EV adoption: https://www.sciencedirect.com/science/article/pii/S2214629618312003 @MARONI Michele (JRC-ISPRA-EXT) could you add the reference (sorry I cannot open in app to directly place the ref in the box)?"/>
      </t:Event>
      <t:Event id="{77B81AB0-D9BA-4A69-8C45-13FF2A431828}" time="2023-12-18T14:19:04.68Z">
        <t:Attribution userId="S::steve.borchardt@ext.ec.europa.eu::d5f310b6-46b6-479b-9d3d-8c044f1f1933" userProvider="AD" userName="BORCHARDT Steve (JRC-ISPRA-EXT)"/>
        <t:Progress percentComplete="100"/>
      </t:Event>
      <t:Event id="{5387B146-B077-43F9-B6DF-D57EDD201315}" time="2023-12-19T09:58:19.998Z">
        <t:Attribution userId="S::Michele.MARONI@ext.ec.europa.eu::19bca87d-2592-4504-b3be-4c57cc750ff0" userProvider="AD" userName="MARONI Michele (JRC-ISPRA-EXT)"/>
        <t:Progress percentComplete="0"/>
      </t:Event>
      <t:Event id="{D8DA4186-778E-49DF-A17A-3923992432DC}" time="2023-12-19T10:05:24.333Z">
        <t:Attribution userId="S::Michele.MARONI@ext.ec.europa.eu::19bca87d-2592-4504-b3be-4c57cc750ff0" userProvider="AD" userName="MARONI Michele (JRC-ISPRA-EXT)"/>
        <t:Progress percentComplete="100"/>
      </t:Event>
    </t:History>
  </t:Task>
  <t:Task id="{FA7E797B-1355-49A0-977D-98A102A8F2C9}">
    <t:Anchor>
      <t:Comment id="1097467946"/>
    </t:Anchor>
    <t:History>
      <t:Event id="{45C7C64A-2009-4C76-9C47-54F85338288F}" time="2024-01-08T11:26:47.264Z">
        <t:Attribution userId="S::szvetlana.acs@ext.ec.europa.eu::60ae22ce-9e4f-482f-acdd-9a68f6f32177" userProvider="AD" userName="ACS Szvetlana (JRC-ISPRA-EXT)"/>
        <t:Anchor>
          <t:Comment id="1654642441"/>
        </t:Anchor>
        <t:Create/>
      </t:Event>
      <t:Event id="{65A7D4E6-5C29-4843-8D6D-49237AF14888}" time="2024-01-08T11:26:47.264Z">
        <t:Attribution userId="S::szvetlana.acs@ext.ec.europa.eu::60ae22ce-9e4f-482f-acdd-9a68f6f32177" userProvider="AD" userName="ACS Szvetlana (JRC-ISPRA-EXT)"/>
        <t:Anchor>
          <t:Comment id="1654642441"/>
        </t:Anchor>
        <t:Assign userId="S::Robert.M'BAREK@ec.europa.eu::e7ef06c1-b725-4ed3-8354-b1c093f4ebe3" userProvider="AD" userName="M'BAREK Robert (JRC-SEVILLA)"/>
      </t:Event>
      <t:Event id="{8BB8E134-A3A0-49A7-BFD8-0348D87217D7}" time="2024-01-08T11:26:47.264Z">
        <t:Attribution userId="S::szvetlana.acs@ext.ec.europa.eu::60ae22ce-9e4f-482f-acdd-9a68f6f32177" userProvider="AD" userName="ACS Szvetlana (JRC-ISPRA-EXT)"/>
        <t:Anchor>
          <t:Comment id="1654642441"/>
        </t:Anchor>
        <t:SetTitle title="I could not track back the footnote, I was not drafting this part. Maybe better to cross-check with @M'BAREK Robert (JRC-SEVILLA)   However, I found this in the SFS fiche: &quot;The food system is responsible for 30% of GHG emissions in the EU when …"/>
      </t:Event>
    </t:History>
  </t:Task>
  <t:Task id="{2D4C9A8F-7E3D-4714-90B1-E1B7A783A0C9}">
    <t:Anchor>
      <t:Comment id="702870062"/>
    </t:Anchor>
    <t:History>
      <t:Event id="{938A5FCD-14A1-4F45-B9F5-19CC968F1EC0}" time="2023-12-18T13:41:14.142Z">
        <t:Attribution userId="S::steve.borchardt@ext.ec.europa.eu::d5f310b6-46b6-479b-9d3d-8c044f1f1933" userProvider="AD" userName="BORCHARDT Steve (JRC-ISPRA-EXT)"/>
        <t:Anchor>
          <t:Comment id="702870062"/>
        </t:Anchor>
        <t:Create/>
      </t:Event>
      <t:Event id="{AA85D426-4E76-4CE6-B07B-E32A8867D0F5}" time="2023-12-18T13:41:14.142Z">
        <t:Attribution userId="S::steve.borchardt@ext.ec.europa.eu::d5f310b6-46b6-479b-9d3d-8c044f1f1933" userProvider="AD" userName="BORCHARDT Steve (JRC-ISPRA-EXT)"/>
        <t:Anchor>
          <t:Comment id="702870062"/>
        </t:Anchor>
        <t:Assign userId="S::Michele.MARONI@ext.ec.europa.eu::19bca87d-2592-4504-b3be-4c57cc750ff0" userProvider="AD" userName="MARONI Michele (JRC-ISPRA-EXT)"/>
      </t:Event>
      <t:Event id="{957A81A9-701B-45EA-B40D-8F4B239C2CE3}" time="2023-12-18T13:41:14.142Z">
        <t:Attribution userId="S::steve.borchardt@ext.ec.europa.eu::d5f310b6-46b6-479b-9d3d-8c044f1f1933" userProvider="AD" userName="BORCHARDT Steve (JRC-ISPRA-EXT)"/>
        <t:Anchor>
          <t:Comment id="702870062"/>
        </t:Anchor>
        <t:SetTitle title="to be added to bibliography, @MARONI Michele (JRC-ISPRA-EXT)"/>
      </t:Event>
      <t:Event id="{0541B398-A319-43B6-8301-B5C1B1CE1F6E}" time="2023-12-18T16:37:09.18Z">
        <t:Attribution userId="S::matteo.trane@ec.europa.eu::c4ad00ef-ce74-4877-8364-cbec69e460c1" userProvider="AD" userName="TRANE Matteo (JRC-ISPRA)"/>
        <t:Progress percentComplete="100"/>
      </t:Event>
      <t:Event id="{51BD8CEA-980E-459B-8ED8-6446B46E836E}" time="2023-12-18T16:37:14.375Z">
        <t:Attribution userId="S::matteo.trane@ec.europa.eu::c4ad00ef-ce74-4877-8364-cbec69e460c1" userProvider="AD" userName="TRANE Matteo (JRC-ISPRA)"/>
        <t:Progress percentComplete="0"/>
      </t:Event>
    </t:History>
  </t:Task>
  <t:Task id="{BEFE5222-D4D2-4010-BB7A-95B55E98169E}">
    <t:Anchor>
      <t:Comment id="1178787577"/>
    </t:Anchor>
    <t:History>
      <t:Event id="{13E63FC4-C0BA-4A4C-B037-AB91505E8B84}" time="2023-12-18T13:41:14.142Z">
        <t:Attribution userId="S::steve.borchardt@ext.ec.europa.eu::d5f310b6-46b6-479b-9d3d-8c044f1f1933" userProvider="AD" userName="BORCHARDT Steve (JRC-ISPRA-EXT)"/>
        <t:Anchor>
          <t:Comment id="1178787577"/>
        </t:Anchor>
        <t:Create/>
      </t:Event>
      <t:Event id="{1B13F130-F193-44D2-9A36-CB1E00CACD8B}" time="2023-12-18T13:41:14.142Z">
        <t:Attribution userId="S::steve.borchardt@ext.ec.europa.eu::d5f310b6-46b6-479b-9d3d-8c044f1f1933" userProvider="AD" userName="BORCHARDT Steve (JRC-ISPRA-EXT)"/>
        <t:Anchor>
          <t:Comment id="1178787577"/>
        </t:Anchor>
        <t:Assign userId="S::Michele.MARONI@ext.ec.europa.eu::19bca87d-2592-4504-b3be-4c57cc750ff0" userProvider="AD" userName="MARONI Michele (JRC-ISPRA-EXT)"/>
      </t:Event>
      <t:Event id="{4CBFE01D-453A-4712-9C22-7D7F17C6A7BF}" time="2023-12-18T13:41:14.142Z">
        <t:Attribution userId="S::steve.borchardt@ext.ec.europa.eu::d5f310b6-46b6-479b-9d3d-8c044f1f1933" userProvider="AD" userName="BORCHARDT Steve (JRC-ISPRA-EXT)"/>
        <t:Anchor>
          <t:Comment id="1178787577"/>
        </t:Anchor>
        <t:SetTitle title="to be added to bibliography, @MARONI Michele (JRC-ISPRA-EXT)"/>
      </t:Event>
    </t:History>
  </t:Task>
  <t:Task id="{BFF253FC-0576-4784-A946-763C6442F99E}">
    <t:Anchor>
      <t:Comment id="626351797"/>
    </t:Anchor>
    <t:History>
      <t:Event id="{C35D159A-3DCC-444E-8CD5-ABEF0EE0DD5D}" time="2023-12-18T13:56:24.39Z">
        <t:Attribution userId="S::giulia.barbero-vignola@ec.europa.eu::1479d97b-2e3a-4278-8e36-66f773dbda5c" userProvider="AD" userName="BARBERO VIGNOLA Giulia (JRC-ISPRA)"/>
        <t:Anchor>
          <t:Comment id="626351797"/>
        </t:Anchor>
        <t:Create/>
      </t:Event>
      <t:Event id="{74671197-FE1A-43F0-8E58-50833B427162}" time="2023-12-18T13:56:24.39Z">
        <t:Attribution userId="S::giulia.barbero-vignola@ec.europa.eu::1479d97b-2e3a-4278-8e36-66f773dbda5c" userProvider="AD" userName="BARBERO VIGNOLA Giulia (JRC-ISPRA)"/>
        <t:Anchor>
          <t:Comment id="626351797"/>
        </t:Anchor>
        <t:Assign userId="S::Michele.MARONI@ext.ec.europa.eu::19bca87d-2592-4504-b3be-4c57cc750ff0" userProvider="AD" userName="MARONI Michele (JRC-ISPRA-EXT)"/>
      </t:Event>
      <t:Event id="{F236291E-11DA-420A-AD88-BCD1E3C23EF2}" time="2023-12-18T13:56:24.39Z">
        <t:Attribution userId="S::giulia.barbero-vignola@ec.europa.eu::1479d97b-2e3a-4278-8e36-66f773dbda5c" userProvider="AD" userName="BARBERO VIGNOLA Giulia (JRC-ISPRA)"/>
        <t:Anchor>
          <t:Comment id="626351797"/>
        </t:Anchor>
        <t:SetTitle title="@MARONI Michele (JRC-ISPRA-EXT) can you please substitute these references with numbers, here as well? thanks :)"/>
      </t:Event>
      <t:Event id="{B300773D-12FC-49CC-B283-A163A330EF9E}" time="2023-12-19T09:33:24.024Z">
        <t:Attribution userId="S::Michele.MARONI@ext.ec.europa.eu::19bca87d-2592-4504-b3be-4c57cc750ff0" userProvider="AD" userName="MARONI Michele (JRC-ISPRA-EXT)"/>
        <t:Progress percentComplete="100"/>
      </t:Event>
    </t:History>
  </t:Task>
  <t:Task id="{0955D173-282C-4357-BC49-F5F870692E27}">
    <t:Anchor>
      <t:Comment id="1098197433"/>
    </t:Anchor>
    <t:History>
      <t:Event id="{5DE1302D-3C34-420C-93AD-45EAA9091E51}" time="2023-12-19T08:15:22.442Z">
        <t:Attribution userId="S::matteo.trane@ec.europa.eu::c4ad00ef-ce74-4877-8364-cbec69e460c1" userProvider="AD" userName="TRANE Matteo (JRC-ISPRA)"/>
        <t:Anchor>
          <t:Comment id="1098197433"/>
        </t:Anchor>
        <t:Create/>
      </t:Event>
      <t:Event id="{F692A294-A075-4222-BC95-DFF27C9912C2}" time="2023-12-19T08:15:22.442Z">
        <t:Attribution userId="S::matteo.trane@ec.europa.eu::c4ad00ef-ce74-4877-8364-cbec69e460c1" userProvider="AD" userName="TRANE Matteo (JRC-ISPRA)"/>
        <t:Anchor>
          <t:Comment id="1098197433"/>
        </t:Anchor>
        <t:Assign userId="S::Giulia.BARBERO-VIGNOLA@ec.europa.eu::1479d97b-2e3a-4278-8e36-66f773dbda5c" userProvider="AD" userName="BARBERO VIGNOLA Giulia (JRC-ISPRA)"/>
      </t:Event>
      <t:Event id="{3F128CB7-2804-4864-B8CE-46A14BC88BA0}" time="2023-12-19T08:15:22.442Z">
        <t:Attribution userId="S::matteo.trane@ec.europa.eu::c4ad00ef-ce74-4877-8364-cbec69e460c1" userProvider="AD" userName="TRANE Matteo (JRC-ISPRA)"/>
        <t:Anchor>
          <t:Comment id="1098197433"/>
        </t:Anchor>
        <t:SetTitle title="@BARBERO VIGNOLA Giulia (JRC-ISPRA) new paragraph"/>
      </t:Event>
      <t:Event id="{7642F8BA-C6CB-4891-8CD3-B86167EF6F58}" time="2023-12-20T08:33:25.412Z">
        <t:Attribution userId="S::matteo.trane@ec.europa.eu::c4ad00ef-ce74-4877-8364-cbec69e460c1" userProvider="AD" userName="TRANE Matteo (JRC-ISPRA)"/>
        <t:Progress percentComplete="100"/>
      </t:Event>
    </t:History>
  </t:Task>
  <t:Task id="{76A08246-2170-48DD-A809-E6635909981A}">
    <t:Anchor>
      <t:Comment id="924682703"/>
    </t:Anchor>
    <t:History>
      <t:Event id="{01151A45-07D8-468A-9E1C-D6E7395F8AD2}" time="2024-01-09T14:38:52.634Z">
        <t:Attribution userId="S::chiara.gastaldi@ec.europa.eu::c8b7d82c-d0c9-47f2-bd65-0a59874a04b9" userProvider="AD" userName="GASTALDI Chiara (JRC-ISPRA)"/>
        <t:Anchor>
          <t:Comment id="1683981540"/>
        </t:Anchor>
        <t:Create/>
      </t:Event>
      <t:Event id="{C162ECAB-03BE-4E68-8D08-8434661ECDBD}" time="2024-01-09T14:38:52.634Z">
        <t:Attribution userId="S::chiara.gastaldi@ec.europa.eu::c8b7d82c-d0c9-47f2-bd65-0a59874a04b9" userProvider="AD" userName="GASTALDI Chiara (JRC-ISPRA)"/>
        <t:Anchor>
          <t:Comment id="1683981540"/>
        </t:Anchor>
        <t:Assign userId="S::Luisa.MARELLI@ec.europa.eu::78bda841-bac5-4a31-bc15-22549a1dd308" userProvider="AD" userName="MARELLI Luisa (JRC-ISPRA)"/>
      </t:Event>
      <t:Event id="{AD95C379-BE11-4F44-8361-8A9064EF9E96}" time="2024-01-09T14:38:52.634Z">
        <t:Attribution userId="S::chiara.gastaldi@ec.europa.eu::c8b7d82c-d0c9-47f2-bd65-0a59874a04b9" userProvider="AD" userName="GASTALDI Chiara (JRC-ISPRA)"/>
        <t:Anchor>
          <t:Comment id="1683981540"/>
        </t:Anchor>
        <t:SetTitle title="@MARELLI Luisa (JRC-ISPRA) : can you ask Laia from SG what is the most updated NRL text we can refer to?"/>
      </t:Event>
      <t:Event id="{A7DFBB66-E0CD-4B74-9A6E-7E279D2A94F8}" time="2024-01-25T13:47:57.273Z">
        <t:Attribution userId="S::matteo.trane@ec.europa.eu::c4ad00ef-ce74-4877-8364-cbec69e460c1" userProvider="AD" userName="TRANE Matteo (JRC-ISPRA)"/>
        <t:Progress percentComplete="100"/>
      </t:Event>
    </t:History>
  </t:Task>
  <t:Task id="{C40C8BF8-5E7C-43EA-9056-273D7820E193}">
    <t:Anchor>
      <t:Comment id="1273580362"/>
    </t:Anchor>
    <t:History>
      <t:Event id="{CE56FC6F-9D6C-4630-BBA7-DBA21D6F5D53}" time="2023-12-21T11:42:04.893Z">
        <t:Attribution userId="S::matteo.trane@ec.europa.eu::c4ad00ef-ce74-4877-8364-cbec69e460c1" userProvider="AD" userName="TRANE Matteo (JRC-ISPRA)"/>
        <t:Anchor>
          <t:Comment id="1202373021"/>
        </t:Anchor>
        <t:Create/>
      </t:Event>
      <t:Event id="{AEF1D4A6-04F9-45D8-A87B-4EC7CB07C76F}" time="2023-12-21T11:42:04.893Z">
        <t:Attribution userId="S::matteo.trane@ec.europa.eu::c4ad00ef-ce74-4877-8364-cbec69e460c1" userProvider="AD" userName="TRANE Matteo (JRC-ISPRA)"/>
        <t:Anchor>
          <t:Comment id="1202373021"/>
        </t:Anchor>
        <t:Assign userId="S::Chiara.GASTALDI@ec.europa.eu::c8b7d82c-d0c9-47f2-bd65-0a59874a04b9" userProvider="AD" userName="GASTALDI Chiara (JRC-ISPRA)"/>
      </t:Event>
      <t:Event id="{6F26B92F-142D-44CF-B13A-A5AE3AF31138}" time="2023-12-21T11:42:04.893Z">
        <t:Attribution userId="S::matteo.trane@ec.europa.eu::c4ad00ef-ce74-4877-8364-cbec69e460c1" userProvider="AD" userName="TRANE Matteo (JRC-ISPRA)"/>
        <t:Anchor>
          <t:Comment id="1202373021"/>
        </t:Anchor>
        <t:SetTitle title="@GASTALDI Chiara (JRC-ISPRA) I put a sentence in the next paragraph on this, please check, thanks"/>
      </t:Event>
      <t:Event id="{0DA5BFE5-CF46-4A10-8553-BE6366AA475F}" time="2023-12-21T11:45:02.906Z">
        <t:Attribution userId="S::chiara.gastaldi@ec.europa.eu::c8b7d82c-d0c9-47f2-bd65-0a59874a04b9" userProvider="AD" userName="GASTALDI Chiara (JRC-ISPRA)"/>
        <t:Progress percentComplete="100"/>
      </t:Event>
    </t:History>
  </t:Task>
  <t:Task id="{33FAAA0C-3016-4CEC-A8A8-1E77721A0A61}">
    <t:Anchor>
      <t:Comment id="655304091"/>
    </t:Anchor>
    <t:History>
      <t:Event id="{E1E86627-25AF-46EC-87BC-D0247EE30E19}" time="2023-12-20T08:18:21.018Z">
        <t:Attribution userId="S::matteo.trane@ec.europa.eu::c4ad00ef-ce74-4877-8364-cbec69e460c1" userProvider="AD" userName="TRANE Matteo (JRC-ISPRA)"/>
        <t:Anchor>
          <t:Comment id="500821670"/>
        </t:Anchor>
        <t:Create/>
      </t:Event>
      <t:Event id="{8775CC48-E17B-4A54-8F34-B7F5AF829FA3}" time="2023-12-20T08:18:21.018Z">
        <t:Attribution userId="S::matteo.trane@ec.europa.eu::c4ad00ef-ce74-4877-8364-cbec69e460c1" userProvider="AD" userName="TRANE Matteo (JRC-ISPRA)"/>
        <t:Anchor>
          <t:Comment id="500821670"/>
        </t:Anchor>
        <t:Assign userId="S::Chiara.GASTALDI@ec.europa.eu::c8b7d82c-d0c9-47f2-bd65-0a59874a04b9" userProvider="AD" userName="GASTALDI Chiara (JRC-ISPRA)"/>
      </t:Event>
      <t:Event id="{F45484F6-2234-4FD9-9E10-A550E8FEF7F3}" time="2023-12-20T08:18:21.018Z">
        <t:Attribution userId="S::matteo.trane@ec.europa.eu::c4ad00ef-ce74-4877-8364-cbec69e460c1" userProvider="AD" userName="TRANE Matteo (JRC-ISPRA)"/>
        <t:Anchor>
          <t:Comment id="500821670"/>
        </t:Anchor>
        <t:SetTitle title="I think so @GASTALDI Chiara (JRC-ISPRA), could you please add a sentence and tag Michele for the reference? Many thanks"/>
      </t:Event>
    </t:History>
  </t:Task>
  <t:Task id="{DA4CAA90-70FC-4D27-9998-7534B638B676}">
    <t:Anchor>
      <t:Comment id="1665653075"/>
    </t:Anchor>
    <t:History>
      <t:Event id="{E9A9656C-4E74-46AC-AB19-3859BE10D13F}" time="2023-12-20T16:06:13.207Z">
        <t:Attribution userId="S::steve.borchardt@ext.ec.europa.eu::d5f310b6-46b6-479b-9d3d-8c044f1f1933" userProvider="AD" userName="BORCHARDT Steve (JRC-ISPRA-EXT)"/>
        <t:Anchor>
          <t:Comment id="1665653075"/>
        </t:Anchor>
        <t:Create/>
      </t:Event>
      <t:Event id="{FF93D553-079E-4ADC-91AE-88F0F5E979AA}" time="2023-12-20T16:06:13.207Z">
        <t:Attribution userId="S::steve.borchardt@ext.ec.europa.eu::d5f310b6-46b6-479b-9d3d-8c044f1f1933" userProvider="AD" userName="BORCHARDT Steve (JRC-ISPRA-EXT)"/>
        <t:Anchor>
          <t:Comment id="1665653075"/>
        </t:Anchor>
        <t:Assign userId="S::Laia.DELGADO-CALLICO@ec.europa.eu::840be715-dc1a-449e-9e6e-a6679b46f859" userProvider="AD" userName="DELGADO CALLICO Laia (JRC-PETTEN)"/>
      </t:Event>
      <t:Event id="{45617E22-9083-4D72-BC0C-A0985523C782}" time="2023-12-20T16:06:13.207Z">
        <t:Attribution userId="S::steve.borchardt@ext.ec.europa.eu::d5f310b6-46b6-479b-9d3d-8c044f1f1933" userProvider="AD" userName="BORCHARDT Steve (JRC-ISPRA-EXT)"/>
        <t:Anchor>
          <t:Comment id="1665653075"/>
        </t:Anchor>
        <t:SetTitle title="we received a comment questioning this barrier, @DELGADO CALLICO Laia (JRC-PETTEN) do you know by any chance if this argument still stands? Or better to remove it at this point?"/>
      </t:Event>
      <t:Event id="{B5062C9C-7F51-451E-A4D3-48156C4A5F3B}" time="2023-12-20T18:00:05.313Z">
        <t:Attribution userId="S::laia.delgado-callico@ec.europa.eu::840be715-dc1a-449e-9e6e-a6679b46f859" userProvider="AD" userName="DELGADO CALLICO Laia (JRC-PETTEN)"/>
        <t:Progress percentComplete="100"/>
      </t:Event>
    </t:History>
  </t:Task>
  <t:Task id="{75C33774-1623-4541-9129-2E3DE0B37C32}">
    <t:Anchor>
      <t:Comment id="36023234"/>
    </t:Anchor>
    <t:History>
      <t:Event id="{A1B52D84-A78E-4F62-97F0-6634C6F0AB8E}" time="2023-12-20T12:38:50.632Z">
        <t:Attribution userId="S::esther.sanye-mengual@ec.europa.eu::927fc2be-1048-4ed7-b486-020a1fec906b" userProvider="AD" userName="SANYE MENGUAL Esther (JRC-ISPRA)"/>
        <t:Anchor>
          <t:Comment id="36023234"/>
        </t:Anchor>
        <t:Create/>
      </t:Event>
      <t:Event id="{42E2CB5C-5C4E-4253-AFD2-D0A8A1598E7D}" time="2023-12-20T12:38:50.632Z">
        <t:Attribution userId="S::esther.sanye-mengual@ec.europa.eu::927fc2be-1048-4ed7-b486-020a1fec906b" userProvider="AD" userName="SANYE MENGUAL Esther (JRC-ISPRA)"/>
        <t:Anchor>
          <t:Comment id="36023234"/>
        </t:Anchor>
        <t:Assign userId="S::Giulia.BARBERO-VIGNOLA@ec.europa.eu::1479d97b-2e3a-4278-8e36-66f773dbda5c" userProvider="AD" userName="BARBERO VIGNOLA Giulia (JRC-ISPRA)"/>
      </t:Event>
      <t:Event id="{FB89FA26-02F1-4D9F-8E51-1488ADCD8A9F}" time="2023-12-20T12:38:50.632Z">
        <t:Attribution userId="S::esther.sanye-mengual@ec.europa.eu::927fc2be-1048-4ed7-b486-020a1fec906b" userProvider="AD" userName="SANYE MENGUAL Esther (JRC-ISPRA)"/>
        <t:Anchor>
          <t:Comment id="36023234"/>
        </t:Anchor>
        <t:SetTitle title="@BARBERO VIGNOLA Giulia (JRC-ISPRA) - check out in the final version that the table is aligned. At least in the browser it shows not aligned between rows."/>
      </t:Event>
      <t:Event id="{2BFB502A-1C37-4C3E-B2FF-F78BD4A7E4DF}" time="2023-12-20T13:56:23.483Z">
        <t:Attribution userId="S::giulia.barbero-vignola@ec.europa.eu::1479d97b-2e3a-4278-8e36-66f773dbda5c" userProvider="AD" userName="BARBERO VIGNOLA Giulia (JRC-ISPRA)"/>
        <t:Progress percentComplete="100"/>
      </t:Event>
    </t:History>
  </t:Task>
  <t:Task id="{0307BEDB-3EC5-41F4-8C3E-4C1695DA80E6}">
    <t:Anchor>
      <t:Comment id="1820784292"/>
    </t:Anchor>
    <t:History>
      <t:Event id="{79AED7CC-DF73-4241-976B-1703742BF3C8}" time="2023-12-20T15:32:05.494Z">
        <t:Attribution userId="S::szvetlana.acs@ext.ec.europa.eu::60ae22ce-9e4f-482f-acdd-9a68f6f32177" userProvider="AD" userName="ACS Szvetlana (JRC-ISPRA-EXT)"/>
        <t:Anchor>
          <t:Comment id="1820784292"/>
        </t:Anchor>
        <t:Create/>
      </t:Event>
      <t:Event id="{5363C9B0-A164-4FE3-9FE8-567E82451379}" time="2023-12-20T15:32:05.494Z">
        <t:Attribution userId="S::szvetlana.acs@ext.ec.europa.eu::60ae22ce-9e4f-482f-acdd-9a68f6f32177" userProvider="AD" userName="ACS Szvetlana (JRC-ISPRA-EXT)"/>
        <t:Anchor>
          <t:Comment id="1820784292"/>
        </t:Anchor>
        <t:Assign userId="S::Michele.MARONI@ext.ec.europa.eu::19bca87d-2592-4504-b3be-4c57cc750ff0" userProvider="AD" userName="MARONI Michele (JRC-ISPRA-EXT)"/>
      </t:Event>
      <t:Event id="{6ED11564-B1B4-4F99-911B-DF3C243CE2DA}" time="2023-12-20T15:32:05.494Z">
        <t:Attribution userId="S::szvetlana.acs@ext.ec.europa.eu::60ae22ce-9e4f-482f-acdd-9a68f6f32177" userProvider="AD" userName="ACS Szvetlana (JRC-ISPRA-EXT)"/>
        <t:Anchor>
          <t:Comment id="1820784292"/>
        </t:Anchor>
        <t:SetTitle title="Reference https://doi.org/10.2903/j.efsa.2022.7074 @MARONI Michele (JRC-ISPRA-EXT)"/>
      </t:Event>
      <t:Event id="{2561AFFA-8019-4DB1-91CA-92E9B4D3B9DE}" time="2023-12-21T12:04:43.838Z">
        <t:Attribution userId="S::Michele.MARONI@ext.ec.europa.eu::19bca87d-2592-4504-b3be-4c57cc750ff0" userProvider="AD" userName="MARONI Michele (JRC-ISPRA-EXT)"/>
        <t:Progress percentComplete="100"/>
      </t:Event>
    </t:History>
  </t:Task>
  <t:Task id="{F7E96C95-6621-4E4A-9AB1-D03826CF9696}">
    <t:Anchor>
      <t:Comment id="1552857224"/>
    </t:Anchor>
    <t:History>
      <t:Event id="{D7D03794-7A5C-4A00-A11B-B736AC527A1F}" time="2024-01-12T08:44:32.318Z">
        <t:Attribution userId="S::matteo.trane@ec.europa.eu::c4ad00ef-ce74-4877-8364-cbec69e460c1" userProvider="AD" userName="TRANE Matteo (JRC-ISPRA)"/>
        <t:Anchor>
          <t:Comment id="636430529"/>
        </t:Anchor>
        <t:Create/>
      </t:Event>
      <t:Event id="{A70D4BC7-D768-4EC9-83E7-A2710E37166F}" time="2024-01-12T08:44:32.318Z">
        <t:Attribution userId="S::matteo.trane@ec.europa.eu::c4ad00ef-ce74-4877-8364-cbec69e460c1" userProvider="AD" userName="TRANE Matteo (JRC-ISPRA)"/>
        <t:Anchor>
          <t:Comment id="636430529"/>
        </t:Anchor>
        <t:Assign userId="S::Laia.DELGADO-CALLICO@ec.europa.eu::840be715-dc1a-449e-9e6e-a6679b46f859" userProvider="AD" userName="DELGADO CALLICO Laia (JRC-PETTEN)"/>
      </t:Event>
      <t:Event id="{987D1B7B-C594-4423-8835-9E7DF6B16C5E}" time="2024-01-12T08:44:32.318Z">
        <t:Attribution userId="S::matteo.trane@ec.europa.eu::c4ad00ef-ce74-4877-8364-cbec69e460c1" userProvider="AD" userName="TRANE Matteo (JRC-ISPRA)"/>
        <t:Anchor>
          <t:Comment id="636430529"/>
        </t:Anchor>
        <t:SetTitle title="@DELGADO CALLICO Laia (JRC-PETTEN) we will not have targets from that directive, since it does not contain targets according to our selection criteria, but rather 'guidelines'. As such, we could rather mention the TEN-E regulation in the assessment of …"/>
      </t:Event>
    </t:History>
  </t:Task>
  <t:Task id="{247B819B-5A26-4BB5-AE13-A0864A77639D}">
    <t:Anchor>
      <t:Comment id="533053218"/>
    </t:Anchor>
    <t:History>
      <t:Event id="{74FB0646-6183-47DC-9547-54DC77B18BB3}" time="2023-12-20T15:32:52.88Z">
        <t:Attribution userId="S::szvetlana.acs@ext.ec.europa.eu::60ae22ce-9e4f-482f-acdd-9a68f6f32177" userProvider="AD" userName="ACS Szvetlana (JRC-ISPRA-EXT)"/>
        <t:Anchor>
          <t:Comment id="533053218"/>
        </t:Anchor>
        <t:Create/>
      </t:Event>
      <t:Event id="{4DFFC5FE-6D82-476E-8606-9AE44A8E5B57}" time="2023-12-20T15:32:52.88Z">
        <t:Attribution userId="S::szvetlana.acs@ext.ec.europa.eu::60ae22ce-9e4f-482f-acdd-9a68f6f32177" userProvider="AD" userName="ACS Szvetlana (JRC-ISPRA-EXT)"/>
        <t:Anchor>
          <t:Comment id="533053218"/>
        </t:Anchor>
        <t:Assign userId="S::Michele.MARONI@ext.ec.europa.eu::19bca87d-2592-4504-b3be-4c57cc750ff0" userProvider="AD" userName="MARONI Michele (JRC-ISPRA-EXT)"/>
      </t:Event>
      <t:Event id="{8651DCD2-9A12-4837-8CA0-278E6418749D}" time="2023-12-20T15:32:52.88Z">
        <t:Attribution userId="S::szvetlana.acs@ext.ec.europa.eu::60ae22ce-9e4f-482f-acdd-9a68f6f32177" userProvider="AD" userName="ACS Szvetlana (JRC-ISPRA-EXT)"/>
        <t:Anchor>
          <t:Comment id="533053218"/>
        </t:Anchor>
        <t:SetTitle title="Ref: https://knowledge4policy.ec.europa.eu/health-promotion-knowledge-gateway/topic/food-based-dietary-guidelines-europe_en @MARONI Michele (JRC-ISPRA-EXT)"/>
      </t:Event>
      <t:Event id="{E0867135-B8E6-484E-A768-662D02888F8E}" time="2023-12-21T13:45:19.174Z">
        <t:Attribution userId="S::Michele.MARONI@ext.ec.europa.eu::19bca87d-2592-4504-b3be-4c57cc750ff0" userProvider="AD" userName="MARONI Michele (JRC-ISPRA-EXT)"/>
        <t:Progress percentComplete="100"/>
      </t:Event>
    </t:History>
  </t:Task>
  <t:Task id="{C7A401FB-FB2E-4D2B-ACF4-85782CEB32B5}">
    <t:Anchor>
      <t:Comment id="1472182550"/>
    </t:Anchor>
    <t:History>
      <t:Event id="{22CAC23E-ABD3-4063-8FF6-EF7580BB8BAD}" time="2024-01-26T12:39:57.464Z">
        <t:Attribution userId="S::esther.sanye-mengual@ec.europa.eu::927fc2be-1048-4ed7-b486-020a1fec906b" userProvider="AD" userName="SANYE MENGUAL Esther (JRC-ISPRA)"/>
        <t:Anchor>
          <t:Comment id="1263981543"/>
        </t:Anchor>
        <t:Create/>
      </t:Event>
      <t:Event id="{709B1E9B-5444-4D68-88E5-0085FFE9C14C}" time="2024-01-26T12:39:57.464Z">
        <t:Attribution userId="S::esther.sanye-mengual@ec.europa.eu::927fc2be-1048-4ed7-b486-020a1fec906b" userProvider="AD" userName="SANYE MENGUAL Esther (JRC-ISPRA)"/>
        <t:Anchor>
          <t:Comment id="1263981543"/>
        </t:Anchor>
        <t:Assign userId="S::Steve.BORCHARDT@ext.ec.europa.eu::d5f310b6-46b6-479b-9d3d-8c044f1f1933" userProvider="AD" userName="BORCHARDT Steve (JRC-ISPRA-EXT)"/>
      </t:Event>
      <t:Event id="{699E5237-83C5-497E-9ABB-25D34C6F547A}" time="2024-01-26T12:39:57.464Z">
        <t:Attribution userId="S::esther.sanye-mengual@ec.europa.eu::927fc2be-1048-4ed7-b486-020a1fec906b" userProvider="AD" userName="SANYE MENGUAL Esther (JRC-ISPRA)"/>
        <t:Anchor>
          <t:Comment id="1263981543"/>
        </t:Anchor>
        <t:SetTitle title="@BORCHARDT Steve (JRC-ISPRA-EXT) - see edition suggestion to be clear in the message, otherwise i think it remains unclear for the reader."/>
      </t:Event>
    </t:History>
  </t:Task>
  <t:Task id="{7ACFCFD0-AB7B-452A-BF84-78B997184FDF}">
    <t:Anchor>
      <t:Comment id="120784350"/>
    </t:Anchor>
    <t:History>
      <t:Event id="{0961354F-BDEB-43B8-8447-0BC640B967D7}" time="2023-12-20T15:33:23.399Z">
        <t:Attribution userId="S::szvetlana.acs@ext.ec.europa.eu::60ae22ce-9e4f-482f-acdd-9a68f6f32177" userProvider="AD" userName="ACS Szvetlana (JRC-ISPRA-EXT)"/>
        <t:Anchor>
          <t:Comment id="120784350"/>
        </t:Anchor>
        <t:Create/>
      </t:Event>
      <t:Event id="{5FEF7B25-A194-4B99-A62E-75ACCA265CA2}" time="2023-12-20T15:33:23.399Z">
        <t:Attribution userId="S::szvetlana.acs@ext.ec.europa.eu::60ae22ce-9e4f-482f-acdd-9a68f6f32177" userProvider="AD" userName="ACS Szvetlana (JRC-ISPRA-EXT)"/>
        <t:Anchor>
          <t:Comment id="120784350"/>
        </t:Anchor>
        <t:Assign userId="S::Michele.MARONI@ext.ec.europa.eu::19bca87d-2592-4504-b3be-4c57cc750ff0" userProvider="AD" userName="MARONI Michele (JRC-ISPRA-EXT)"/>
      </t:Event>
      <t:Event id="{553A75A3-C3C5-4924-AF55-70C603D5CF3A}" time="2023-12-20T15:33:23.399Z">
        <t:Attribution userId="S::szvetlana.acs@ext.ec.europa.eu::60ae22ce-9e4f-482f-acdd-9a68f6f32177" userProvider="AD" userName="ACS Szvetlana (JRC-ISPRA-EXT)"/>
        <t:Anchor>
          <t:Comment id="120784350"/>
        </t:Anchor>
        <t:SetTitle title="Ref: https://www.thelancet.com/journals/lanpla/article/PIIS2542-5196(18)30206-7/fulltext @MARONI Michele (JRC-ISPRA-EXT)"/>
      </t:Event>
      <t:Event id="{FEEC06B6-8EC1-45DD-923D-89143041751D}" time="2023-12-21T12:09:01.326Z">
        <t:Attribution userId="S::Michele.MARONI@ext.ec.europa.eu::19bca87d-2592-4504-b3be-4c57cc750ff0" userProvider="AD" userName="MARONI Michele (JRC-ISPRA-EXT)"/>
        <t:Progress percentComplete="100"/>
      </t:Event>
    </t:History>
  </t:Task>
  <t:Task id="{B3F603E3-07D8-4C64-BD95-A25D211A94C1}">
    <t:Anchor>
      <t:Comment id="290466451"/>
    </t:Anchor>
    <t:History>
      <t:Event id="{6E61873E-EF21-4851-BC9C-433E95B8678B}" time="2023-12-20T16:00:05.702Z">
        <t:Attribution userId="S::matteo.trane@ec.europa.eu::c4ad00ef-ce74-4877-8364-cbec69e460c1" userProvider="AD" userName="TRANE Matteo (JRC-ISPRA)"/>
        <t:Anchor>
          <t:Comment id="290466451"/>
        </t:Anchor>
        <t:Create/>
      </t:Event>
      <t:Event id="{075A3B23-EC69-4A16-A4D0-5E8C20AAC13C}" time="2023-12-20T16:00:05.702Z">
        <t:Attribution userId="S::matteo.trane@ec.europa.eu::c4ad00ef-ce74-4877-8364-cbec69e460c1" userProvider="AD" userName="TRANE Matteo (JRC-ISPRA)"/>
        <t:Anchor>
          <t:Comment id="290466451"/>
        </t:Anchor>
        <t:Assign userId="S::Giulia.BARBERO-VIGNOLA@ec.europa.eu::1479d97b-2e3a-4278-8e36-66f773dbda5c" userProvider="AD" userName="BARBERO VIGNOLA Giulia (JRC-ISPRA)"/>
      </t:Event>
      <t:Event id="{03EF4E0B-83DE-4F77-9A2C-C71F4CA58A79}" time="2023-12-20T16:00:05.702Z">
        <t:Attribution userId="S::matteo.trane@ec.europa.eu::c4ad00ef-ce74-4877-8364-cbec69e460c1" userProvider="AD" userName="TRANE Matteo (JRC-ISPRA)"/>
        <t:Anchor>
          <t:Comment id="290466451"/>
        </t:Anchor>
        <t:SetTitle title="@BARBERO VIGNOLA Giulia (JRC-ISPRA) please change this into grey when offline. In annexes and database it is already ok"/>
      </t:Event>
    </t:History>
  </t:Task>
  <t:Task id="{3841738E-A3FE-4678-8D89-BFDBB3B7AD15}">
    <t:Anchor>
      <t:Comment id="920171046"/>
    </t:Anchor>
    <t:History>
      <t:Event id="{23223EC6-3121-4075-9DFE-7600C976FD31}" time="2023-12-20T16:10:31.732Z">
        <t:Attribution userId="S::steve.borchardt@ext.ec.europa.eu::d5f310b6-46b6-479b-9d3d-8c044f1f1933" userProvider="AD" userName="BORCHARDT Steve (JRC-ISPRA-EXT)"/>
        <t:Anchor>
          <t:Comment id="920171046"/>
        </t:Anchor>
        <t:Create/>
      </t:Event>
      <t:Event id="{F9245963-6B8B-477B-9BF7-EF0A7FEDCC95}" time="2023-12-20T16:10:31.732Z">
        <t:Attribution userId="S::steve.borchardt@ext.ec.europa.eu::d5f310b6-46b6-479b-9d3d-8c044f1f1933" userProvider="AD" userName="BORCHARDT Steve (JRC-ISPRA-EXT)"/>
        <t:Anchor>
          <t:Comment id="920171046"/>
        </t:Anchor>
        <t:Assign userId="S::Matteo.TRANE@ec.europa.eu::c4ad00ef-ce74-4877-8364-cbec69e460c1" userProvider="AD" userName="TRANE Matteo (JRC-ISPRA)"/>
      </t:Event>
      <t:Event id="{B76177D0-6344-4B03-891B-6A46B1A1634A}" time="2023-12-20T16:10:31.732Z">
        <t:Attribution userId="S::steve.borchardt@ext.ec.europa.eu::d5f310b6-46b6-479b-9d3d-8c044f1f1933" userProvider="AD" userName="BORCHARDT Steve (JRC-ISPRA-EXT)"/>
        <t:Anchor>
          <t:Comment id="920171046"/>
        </t:Anchor>
        <t:SetTitle title="@TRANE Matteo (JRC-ISPRA) not sure I fully understood this sentence?"/>
      </t:Event>
      <t:Event id="{32CA16B3-CBE0-4E54-9343-5DD5435428CE}" time="2023-12-20T16:43:54.824Z">
        <t:Attribution userId="S::matteo.trane@ec.europa.eu::c4ad00ef-ce74-4877-8364-cbec69e460c1" userProvider="AD" userName="TRANE Matteo (JRC-ISPRA)"/>
        <t:Progress percentComplete="100"/>
      </t:Event>
    </t:History>
  </t:Task>
  <t:Task id="{A977EDBB-A7F8-47F7-ADE8-AB0694B4AA73}">
    <t:Anchor>
      <t:Comment id="76552432"/>
    </t:Anchor>
    <t:History>
      <t:Event id="{E630DA26-E5F0-4A53-B3D9-1FB3D9DD6697}" time="2023-12-20T16:30:26.674Z">
        <t:Attribution userId="S::steve.borchardt@ext.ec.europa.eu::d5f310b6-46b6-479b-9d3d-8c044f1f1933" userProvider="AD" userName="BORCHARDT Steve (JRC-ISPRA-EXT)"/>
        <t:Anchor>
          <t:Comment id="76552432"/>
        </t:Anchor>
        <t:Create/>
      </t:Event>
      <t:Event id="{8A71CAB3-0AAE-4215-8F3A-C03BA6A92FF5}" time="2023-12-20T16:30:26.674Z">
        <t:Attribution userId="S::steve.borchardt@ext.ec.europa.eu::d5f310b6-46b6-479b-9d3d-8c044f1f1933" userProvider="AD" userName="BORCHARDT Steve (JRC-ISPRA-EXT)"/>
        <t:Anchor>
          <t:Comment id="76552432"/>
        </t:Anchor>
        <t:Assign userId="S::Chiara.GASTALDI@ec.europa.eu::c8b7d82c-d0c9-47f2-bd65-0a59874a04b9" userProvider="AD" userName="GASTALDI Chiara (JRC-ISPRA)"/>
      </t:Event>
      <t:Event id="{1D2A254A-BA42-4764-91A7-7281D43F367F}" time="2023-12-20T16:30:26.674Z">
        <t:Attribution userId="S::steve.borchardt@ext.ec.europa.eu::d5f310b6-46b6-479b-9d3d-8c044f1f1933" userProvider="AD" userName="BORCHARDT Steve (JRC-ISPRA-EXT)"/>
        <t:Anchor>
          <t:Comment id="76552432"/>
        </t:Anchor>
        <t:SetTitle title="@GASTALDI Chiara (JRC-ISPRA) you mean area of agribusiness? Not sure what you refer to with agro"/>
      </t:Event>
    </t:History>
  </t:Task>
  <t:Task id="{BF745040-50FB-48F2-9660-9E4E74FCE88A}">
    <t:Anchor>
      <t:Comment id="1362823034"/>
    </t:Anchor>
    <t:History>
      <t:Event id="{1DD5D0E8-BB91-4CC2-923E-5831358F56B6}" time="2023-12-21T09:03:03.788Z">
        <t:Attribution userId="S::matteo.trane@ec.europa.eu::c4ad00ef-ce74-4877-8364-cbec69e460c1" userProvider="AD" userName="TRANE Matteo (JRC-ISPRA)"/>
        <t:Anchor>
          <t:Comment id="276161722"/>
        </t:Anchor>
        <t:Create/>
      </t:Event>
      <t:Event id="{D88D649A-B5E6-4798-85AF-01C4B29B6049}" time="2023-12-21T09:03:03.788Z">
        <t:Attribution userId="S::matteo.trane@ec.europa.eu::c4ad00ef-ce74-4877-8364-cbec69e460c1" userProvider="AD" userName="TRANE Matteo (JRC-ISPRA)"/>
        <t:Anchor>
          <t:Comment id="276161722"/>
        </t:Anchor>
        <t:Assign userId="S::Giulia.BARBERO-VIGNOLA@ec.europa.eu::1479d97b-2e3a-4278-8e36-66f773dbda5c" userProvider="AD" userName="BARBERO VIGNOLA Giulia (JRC-ISPRA)"/>
      </t:Event>
      <t:Event id="{651B7EAE-317A-448F-853E-9EC433E74FC4}" time="2023-12-21T09:03:03.788Z">
        <t:Attribution userId="S::matteo.trane@ec.europa.eu::c4ad00ef-ce74-4877-8364-cbec69e460c1" userProvider="AD" userName="TRANE Matteo (JRC-ISPRA)"/>
        <t:Anchor>
          <t:Comment id="276161722"/>
        </t:Anchor>
        <t:SetTitle title="@BARBERO VIGNOLA Giulia (JRC-ISPRA)"/>
      </t:Event>
    </t:History>
  </t:Task>
  <t:Task id="{BC3FC4B2-CDC0-4791-9797-17E6F20A54DB}">
    <t:Anchor>
      <t:Comment id="868464852"/>
    </t:Anchor>
    <t:History>
      <t:Event id="{425BA49D-0F13-4A3A-BD1F-F65758D244C9}" time="2024-01-18T10:44:18.465Z">
        <t:Attribution userId="S::matteo.trane@ec.europa.eu::c4ad00ef-ce74-4877-8364-cbec69e460c1" userProvider="AD" userName="TRANE Matteo (JRC-ISPRA)"/>
        <t:Anchor>
          <t:Comment id="73494400"/>
        </t:Anchor>
        <t:Create/>
      </t:Event>
      <t:Event id="{7242287E-FC5E-48F1-AD9B-A777CE34F989}" time="2024-01-18T10:44:18.465Z">
        <t:Attribution userId="S::matteo.trane@ec.europa.eu::c4ad00ef-ce74-4877-8364-cbec69e460c1" userProvider="AD" userName="TRANE Matteo (JRC-ISPRA)"/>
        <t:Anchor>
          <t:Comment id="73494400"/>
        </t:Anchor>
        <t:Assign userId="S::Lucia.MANCINI@ext.ec.europa.eu::00aa6934-f230-478b-9a81-ec45bf607d6d" userProvider="AD" userName="MANCINI Lucia (JRC-ISPRA-EXT)"/>
      </t:Event>
      <t:Event id="{79DD166E-3A13-46F5-B477-6E1257C18834}" time="2024-01-18T10:44:18.465Z">
        <t:Attribution userId="S::matteo.trane@ec.europa.eu::c4ad00ef-ce74-4877-8364-cbec69e460c1" userProvider="AD" userName="TRANE Matteo (JRC-ISPRA)"/>
        <t:Anchor>
          <t:Comment id="73494400"/>
        </t:Anchor>
        <t:SetTitle title="@MANCINI Lucia (JRC-ISPRA-EXT)"/>
      </t:Event>
      <t:Event id="{7DA89667-E6B7-44B8-A632-D73FDCC9E548}" time="2024-01-18T13:14:38.416Z">
        <t:Attribution userId="S::lucia.mancini@ext.ec.europa.eu::00aa6934-f230-478b-9a81-ec45bf607d6d" userProvider="AD" userName="MANCINI Lucia (JRC-ISPRA-EXT)"/>
        <t:Progress percentComplete="100"/>
      </t:Event>
    </t:History>
  </t:Task>
  <t:Task id="{4E00CD53-D931-452D-9C35-0B49810546FA}">
    <t:Anchor>
      <t:Comment id="322593570"/>
    </t:Anchor>
    <t:History>
      <t:Event id="{059ABCB3-B578-44FE-B9CF-004410FC7B3D}" time="2023-12-21T09:31:05.031Z">
        <t:Attribution userId="S::michele.maroni@ext.ec.europa.eu::19bca87d-2592-4504-b3be-4c57cc750ff0" userProvider="AD" userName="MARONI Michele (JRC-ISPRA-EXT)"/>
        <t:Anchor>
          <t:Comment id="322593570"/>
        </t:Anchor>
        <t:Create/>
      </t:Event>
      <t:Event id="{F7DA83F7-BBAF-4CE2-863F-E1AFD96D9445}" time="2023-12-21T09:31:05.031Z">
        <t:Attribution userId="S::michele.maroni@ext.ec.europa.eu::19bca87d-2592-4504-b3be-4c57cc750ff0" userProvider="AD" userName="MARONI Michele (JRC-ISPRA-EXT)"/>
        <t:Anchor>
          <t:Comment id="322593570"/>
        </t:Anchor>
        <t:Assign userId="S::Michele.MARONI@ext.ec.europa.eu::19bca87d-2592-4504-b3be-4c57cc750ff0" userProvider="AD" userName="MARONI Michele (JRC-ISPRA-EXT)"/>
      </t:Event>
      <t:Event id="{45FFA1E9-4083-4D8F-93EA-B5BD9FE92498}" time="2023-12-21T09:31:05.031Z">
        <t:Attribution userId="S::michele.maroni@ext.ec.europa.eu::19bca87d-2592-4504-b3be-4c57cc750ff0" userProvider="AD" userName="MARONI Michele (JRC-ISPRA-EXT)"/>
        <t:Anchor>
          <t:Comment id="322593570"/>
        </t:Anchor>
        <t:SetTitle title="@MARONI Michele (JRC-ISPRA-EXT)"/>
      </t:Event>
      <t:Event id="{F901B8B7-9F1D-4C28-9E1D-8F68B0BC0243}" time="2023-12-21T11:51:10.9Z">
        <t:Attribution userId="S::Michele.MARONI@ext.ec.europa.eu::19bca87d-2592-4504-b3be-4c57cc750ff0" userProvider="AD" userName="MARONI Michele (JRC-ISPRA-EXT)"/>
        <t:Progress percentComplete="100"/>
      </t:Event>
    </t:History>
  </t:Task>
  <t:Task id="{1D8A55D3-B03C-487C-9A77-169C1D567832}">
    <t:Anchor>
      <t:Comment id="963602470"/>
    </t:Anchor>
    <t:History>
      <t:Event id="{799ED9B9-CE1A-41A5-A412-B3FD6827E66A}" time="2023-12-21T09:31:26.548Z">
        <t:Attribution userId="S::michele.maroni@ext.ec.europa.eu::19bca87d-2592-4504-b3be-4c57cc750ff0" userProvider="AD" userName="MARONI Michele (JRC-ISPRA-EXT)"/>
        <t:Anchor>
          <t:Comment id="963602470"/>
        </t:Anchor>
        <t:Create/>
      </t:Event>
      <t:Event id="{23041655-C662-4247-B9AB-52929F1CEF6A}" time="2023-12-21T09:31:26.548Z">
        <t:Attribution userId="S::michele.maroni@ext.ec.europa.eu::19bca87d-2592-4504-b3be-4c57cc750ff0" userProvider="AD" userName="MARONI Michele (JRC-ISPRA-EXT)"/>
        <t:Anchor>
          <t:Comment id="963602470"/>
        </t:Anchor>
        <t:Assign userId="S::Michele.MARONI@ext.ec.europa.eu::19bca87d-2592-4504-b3be-4c57cc750ff0" userProvider="AD" userName="MARONI Michele (JRC-ISPRA-EXT)"/>
      </t:Event>
      <t:Event id="{9477E99D-9C00-49F5-989F-44D681043CD4}" time="2023-12-21T09:31:26.548Z">
        <t:Attribution userId="S::michele.maroni@ext.ec.europa.eu::19bca87d-2592-4504-b3be-4c57cc750ff0" userProvider="AD" userName="MARONI Michele (JRC-ISPRA-EXT)"/>
        <t:Anchor>
          <t:Comment id="963602470"/>
        </t:Anchor>
        <t:SetTitle title="@MARONI Michele (JRC-ISPRA-EXT)"/>
      </t:Event>
      <t:Event id="{42EC45D5-B765-4C2E-8A9F-C11B130B9A81}" time="2023-12-21T10:53:19.295Z">
        <t:Attribution userId="S::Michele.MARONI@ext.ec.europa.eu::19bca87d-2592-4504-b3be-4c57cc750ff0" userProvider="AD" userName="MARONI Michele (JRC-ISPRA-EXT)"/>
        <t:Progress percentComplete="100"/>
      </t:Event>
    </t:History>
  </t:Task>
  <t:Task id="{D94D1192-F84C-4EF5-9593-3FC92A20E68F}">
    <t:Anchor>
      <t:Comment id="247279738"/>
    </t:Anchor>
    <t:History>
      <t:Event id="{3D823D8C-3CD7-4F79-AF0D-B8157FF630D6}" time="2023-12-21T09:32:05.052Z">
        <t:Attribution userId="S::michele.maroni@ext.ec.europa.eu::19bca87d-2592-4504-b3be-4c57cc750ff0" userProvider="AD" userName="MARONI Michele (JRC-ISPRA-EXT)"/>
        <t:Anchor>
          <t:Comment id="247279738"/>
        </t:Anchor>
        <t:Create/>
      </t:Event>
      <t:Event id="{353AC2F7-F8E8-4A7C-8660-9FACEEE7C81E}" time="2023-12-21T09:32:05.052Z">
        <t:Attribution userId="S::michele.maroni@ext.ec.europa.eu::19bca87d-2592-4504-b3be-4c57cc750ff0" userProvider="AD" userName="MARONI Michele (JRC-ISPRA-EXT)"/>
        <t:Anchor>
          <t:Comment id="247279738"/>
        </t:Anchor>
        <t:Assign userId="S::Michele.MARONI@ext.ec.europa.eu::19bca87d-2592-4504-b3be-4c57cc750ff0" userProvider="AD" userName="MARONI Michele (JRC-ISPRA-EXT)"/>
      </t:Event>
      <t:Event id="{5E8BD10C-2753-491D-A015-FD4BDE8725C6}" time="2023-12-21T09:32:05.052Z">
        <t:Attribution userId="S::michele.maroni@ext.ec.europa.eu::19bca87d-2592-4504-b3be-4c57cc750ff0" userProvider="AD" userName="MARONI Michele (JRC-ISPRA-EXT)"/>
        <t:Anchor>
          <t:Comment id="247279738"/>
        </t:Anchor>
        <t:SetTitle title="@MARONI Michele (JRC-ISPRA-EXT)"/>
      </t:Event>
      <t:Event id="{7CBE3224-D9E5-42B4-B4A2-85AA75E14473}" time="2023-12-21T11:07:00.084Z">
        <t:Attribution userId="S::Michele.MARONI@ext.ec.europa.eu::19bca87d-2592-4504-b3be-4c57cc750ff0" userProvider="AD" userName="MARONI Michele (JRC-ISPRA-EXT)"/>
        <t:Progress percentComplete="100"/>
      </t:Event>
    </t:History>
  </t:Task>
  <t:Task id="{C1A5BA0A-71CF-40D8-9C4E-011810320D89}">
    <t:Anchor>
      <t:Comment id="1146750537"/>
    </t:Anchor>
    <t:History>
      <t:Event id="{7D98FC9B-D32C-48D3-9806-10F4EF0D4332}" time="2023-12-21T10:45:56.572Z">
        <t:Attribution userId="S::Michele.MARONI@ext.ec.europa.eu::19bca87d-2592-4504-b3be-4c57cc750ff0" userProvider="AD" userName="MARONI Michele (JRC-ISPRA-EXT)"/>
        <t:Anchor>
          <t:Comment id="1146750537"/>
        </t:Anchor>
        <t:Create/>
      </t:Event>
      <t:Event id="{D842CF1D-ED2B-4898-A70F-0CDE1E07BD5D}" time="2023-12-21T10:45:56.572Z">
        <t:Attribution userId="S::Michele.MARONI@ext.ec.europa.eu::19bca87d-2592-4504-b3be-4c57cc750ff0" userProvider="AD" userName="MARONI Michele (JRC-ISPRA-EXT)"/>
        <t:Anchor>
          <t:Comment id="1146750537"/>
        </t:Anchor>
        <t:Assign userId="S::Michele.MARONI@ext.ec.europa.eu::19bca87d-2592-4504-b3be-4c57cc750ff0" userProvider="AD" userName="MARONI Michele (JRC-ISPRA-EXT)"/>
      </t:Event>
      <t:Event id="{BD733801-8FDF-4AEC-8F07-715DF2E8F9A6}" time="2023-12-21T10:45:56.572Z">
        <t:Attribution userId="S::Michele.MARONI@ext.ec.europa.eu::19bca87d-2592-4504-b3be-4c57cc750ff0" userProvider="AD" userName="MARONI Michele (JRC-ISPRA-EXT)"/>
        <t:Anchor>
          <t:Comment id="1146750537"/>
        </t:Anchor>
        <t:SetTitle title="@MARONI Michele (JRC-ISPRA-EXT) "/>
      </t:Event>
      <t:Event id="{BF7BBF61-A014-42BA-958B-0741EC543995}" time="2023-12-21T11:16:11.95Z">
        <t:Attribution userId="S::Michele.MARONI@ext.ec.europa.eu::19bca87d-2592-4504-b3be-4c57cc750ff0" userProvider="AD" userName="MARONI Michele (JRC-ISPRA-EXT)"/>
        <t:Progress percentComplete="100"/>
      </t:Event>
    </t:History>
  </t:Task>
  <t:Task id="{F4AF2444-8F98-4770-B870-59E0BD312B5D}">
    <t:Anchor>
      <t:Comment id="148806489"/>
    </t:Anchor>
    <t:History>
      <t:Event id="{D32772F7-0503-429D-86D7-E142E81FC80D}" time="2023-12-21T10:46:17.137Z">
        <t:Attribution userId="S::Michele.MARONI@ext.ec.europa.eu::19bca87d-2592-4504-b3be-4c57cc750ff0" userProvider="AD" userName="MARONI Michele (JRC-ISPRA-EXT)"/>
        <t:Anchor>
          <t:Comment id="148806489"/>
        </t:Anchor>
        <t:Create/>
      </t:Event>
      <t:Event id="{1108AD80-9217-4869-8DFA-84DC719C097E}" time="2023-12-21T10:46:17.137Z">
        <t:Attribution userId="S::Michele.MARONI@ext.ec.europa.eu::19bca87d-2592-4504-b3be-4c57cc750ff0" userProvider="AD" userName="MARONI Michele (JRC-ISPRA-EXT)"/>
        <t:Anchor>
          <t:Comment id="148806489"/>
        </t:Anchor>
        <t:Assign userId="S::Michele.MARONI@ext.ec.europa.eu::19bca87d-2592-4504-b3be-4c57cc750ff0" userProvider="AD" userName="MARONI Michele (JRC-ISPRA-EXT)"/>
      </t:Event>
      <t:Event id="{37D453A7-69F2-4E3B-AECD-23ACBDCBC6A7}" time="2023-12-21T10:46:17.137Z">
        <t:Attribution userId="S::Michele.MARONI@ext.ec.europa.eu::19bca87d-2592-4504-b3be-4c57cc750ff0" userProvider="AD" userName="MARONI Michele (JRC-ISPRA-EXT)"/>
        <t:Anchor>
          <t:Comment id="148806489"/>
        </t:Anchor>
        <t:SetTitle title="@MARONI Michele (JRC-ISPRA-EXT) "/>
      </t:Event>
      <t:Event id="{81DDFEA1-5B23-4F59-AAA4-3FE4CF7A34DD}" time="2023-12-21T11:17:40.495Z">
        <t:Attribution userId="S::Michele.MARONI@ext.ec.europa.eu::19bca87d-2592-4504-b3be-4c57cc750ff0" userProvider="AD" userName="MARONI Michele (JRC-ISPRA-EXT)"/>
        <t:Progress percentComplete="100"/>
      </t:Event>
    </t:History>
  </t:Task>
  <t:Task id="{6CD3972A-B953-4E00-9A3C-506558714525}">
    <t:Anchor>
      <t:Comment id="82685734"/>
    </t:Anchor>
    <t:History>
      <t:Event id="{88E0FEE1-C529-49A3-AA59-FD02929E0A93}" time="2023-12-21T11:58:23.953Z">
        <t:Attribution userId="S::matteo.trane@ec.europa.eu::c4ad00ef-ce74-4877-8364-cbec69e460c1" userProvider="AD" userName="TRANE Matteo (JRC-ISPRA)"/>
        <t:Anchor>
          <t:Comment id="1278135854"/>
        </t:Anchor>
        <t:Create/>
      </t:Event>
      <t:Event id="{94562054-5C01-498F-9BE8-7BAC006220E6}" time="2023-12-21T11:58:23.953Z">
        <t:Attribution userId="S::matteo.trane@ec.europa.eu::c4ad00ef-ce74-4877-8364-cbec69e460c1" userProvider="AD" userName="TRANE Matteo (JRC-ISPRA)"/>
        <t:Anchor>
          <t:Comment id="1278135854"/>
        </t:Anchor>
        <t:Assign userId="S::Chiara.GASTALDI@ec.europa.eu::c8b7d82c-d0c9-47f2-bd65-0a59874a04b9" userProvider="AD" userName="GASTALDI Chiara (JRC-ISPRA)"/>
      </t:Event>
      <t:Event id="{25D74D94-EBCE-415E-B9DE-71028D78C12C}" time="2023-12-21T11:58:23.953Z">
        <t:Attribution userId="S::matteo.trane@ec.europa.eu::c4ad00ef-ce74-4877-8364-cbec69e460c1" userProvider="AD" userName="TRANE Matteo (JRC-ISPRA)"/>
        <t:Anchor>
          <t:Comment id="1278135854"/>
        </t:Anchor>
        <t:SetTitle title="Have you done it @GASTALDI Chiara (JRC-ISPRA) ?"/>
      </t:Event>
    </t:History>
  </t:Task>
  <t:Task id="{5C3AAB16-5D57-4671-A2C0-101F6935A24A}">
    <t:Anchor>
      <t:Comment id="802656800"/>
    </t:Anchor>
    <t:History>
      <t:Event id="{046427B4-4C7E-48E4-9F2C-E7FE8C451A51}" time="2023-12-21T12:01:43.769Z">
        <t:Attribution userId="S::Michele.MARONI@ext.ec.europa.eu::19bca87d-2592-4504-b3be-4c57cc750ff0" userProvider="AD" userName="MARONI Michele (JRC-ISPRA-EXT)"/>
        <t:Anchor>
          <t:Comment id="802656800"/>
        </t:Anchor>
        <t:Create/>
      </t:Event>
      <t:Event id="{9357F7ED-9930-4BC9-916E-76ACA7734ED6}" time="2023-12-21T12:01:43.769Z">
        <t:Attribution userId="S::Michele.MARONI@ext.ec.europa.eu::19bca87d-2592-4504-b3be-4c57cc750ff0" userProvider="AD" userName="MARONI Michele (JRC-ISPRA-EXT)"/>
        <t:Anchor>
          <t:Comment id="802656800"/>
        </t:Anchor>
        <t:Assign userId="S::Laia.DELGADO-CALLICO@ec.europa.eu::840be715-dc1a-449e-9e6e-a6679b46f859" userProvider="AD" userName="DELGADO CALLICO Laia (JRC-PETTEN)"/>
      </t:Event>
      <t:Event id="{A56D7773-73E1-41C4-8991-ED47E38BEDBE}" time="2023-12-21T12:01:43.769Z">
        <t:Attribution userId="S::Michele.MARONI@ext.ec.europa.eu::19bca87d-2592-4504-b3be-4c57cc750ff0" userProvider="AD" userName="MARONI Michele (JRC-ISPRA-EXT)"/>
        <t:Anchor>
          <t:Comment id="802656800"/>
        </t:Anchor>
        <t:SetTitle title="@DELGADO CALLICO Laia (JRC-PETTEN) maybe there is something missing here?"/>
      </t:Event>
      <t:Event id="{D0CAFF5F-C14F-43C8-BC30-98AB8352512C}" time="2023-12-21T14:58:14.73Z">
        <t:Attribution userId="S::matteo.trane@ec.europa.eu::c4ad00ef-ce74-4877-8364-cbec69e460c1" userProvider="AD" userName="TRANE Matteo (JRC-ISPRA)"/>
        <t:Anchor>
          <t:Comment id="334724647"/>
        </t:Anchor>
        <t:UnassignAll/>
      </t:Event>
      <t:Event id="{A7FEDCB8-6257-43B3-88B4-15767B12CE85}" time="2023-12-21T14:58:14.73Z">
        <t:Attribution userId="S::matteo.trane@ec.europa.eu::c4ad00ef-ce74-4877-8364-cbec69e460c1" userProvider="AD" userName="TRANE Matteo (JRC-ISPRA)"/>
        <t:Anchor>
          <t:Comment id="334724647"/>
        </t:Anchor>
        <t:Assign userId="S::Michele.MARONI@ext.ec.europa.eu::19bca87d-2592-4504-b3be-4c57cc750ff0" userProvider="AD" userName="MARONI Michele (JRC-ISPRA-EXT)"/>
      </t:Event>
    </t:History>
  </t:Task>
  <t:Task id="{E20EBB47-D4FE-4D75-9CFE-81D766EB48FC}">
    <t:Anchor>
      <t:Comment id="1237313827"/>
    </t:Anchor>
    <t:History>
      <t:Event id="{A4F80FA2-0169-4D2F-A348-F861CD7637BF}" time="2024-01-26T15:36:15.448Z">
        <t:Attribution userId="S::robert.m'barek@ec.europa.eu::e7ef06c1-b725-4ed3-8354-b1c093f4ebe3" userProvider="AD" userName="M'BAREK Robert (JRC-SEVILLA)"/>
        <t:Anchor>
          <t:Comment id="1237313827"/>
        </t:Anchor>
        <t:Create/>
      </t:Event>
      <t:Event id="{8BAF740C-A03B-4B7C-AE06-6ECCB1B125E3}" time="2024-01-26T15:36:15.448Z">
        <t:Attribution userId="S::robert.m'barek@ec.europa.eu::e7ef06c1-b725-4ed3-8354-b1c093f4ebe3" userProvider="AD" userName="M'BAREK Robert (JRC-SEVILLA)"/>
        <t:Anchor>
          <t:Comment id="1237313827"/>
        </t:Anchor>
        <t:Assign userId="S::Luisa.MARELLI@ec.europa.eu::78bda841-bac5-4a31-bc15-22549a1dd308" userProvider="AD" userName="MARELLI Luisa (JRC-ISPRA)"/>
      </t:Event>
      <t:Event id="{10B08EE4-6A4F-4DCC-B3BF-7BF0EB568B66}" time="2024-01-26T15:36:15.448Z">
        <t:Attribution userId="S::robert.m'barek@ec.europa.eu::e7ef06c1-b725-4ed3-8354-b1c093f4ebe3" userProvider="AD" userName="M'BAREK Robert (JRC-SEVILLA)"/>
        <t:Anchor>
          <t:Comment id="1237313827"/>
        </t:Anchor>
        <t:SetTitle title="@MARELLI Luisa (JRC-ISPRA)  This is from the FSFS, but again, the chapter becomes unbalanced and only bashes the current food system. It is really not helpful in this situation of farmers protesting everywhere for their recognition."/>
      </t:Event>
    </t:History>
  </t:Task>
  <t:Task id="{680FD8EE-BA30-4266-9C85-133A2B59BE06}">
    <t:Anchor>
      <t:Comment id="1461405385"/>
    </t:Anchor>
    <t:History>
      <t:Event id="{E04AFAAD-B069-4349-B410-1F8B9E21ACEF}" time="2024-01-09T08:39:16.008Z">
        <t:Attribution userId="S::chiara.gastaldi@ec.europa.eu::c8b7d82c-d0c9-47f2-bd65-0a59874a04b9" userProvider="AD" userName="GASTALDI Chiara (JRC-ISPRA)"/>
        <t:Anchor>
          <t:Comment id="1461405385"/>
        </t:Anchor>
        <t:Create/>
      </t:Event>
      <t:Event id="{23F084F3-82C1-405D-852D-FC1C46979FCF}" time="2024-01-09T08:39:16.008Z">
        <t:Attribution userId="S::chiara.gastaldi@ec.europa.eu::c8b7d82c-d0c9-47f2-bd65-0a59874a04b9" userProvider="AD" userName="GASTALDI Chiara (JRC-ISPRA)"/>
        <t:Anchor>
          <t:Comment id="1461405385"/>
        </t:Anchor>
        <t:Assign userId="S::Steve.BORCHARDT@ext.ec.europa.eu::d5f310b6-46b6-479b-9d3d-8c044f1f1933" userProvider="AD" userName="BORCHARDT Steve (JRC-ISPRA-EXT)"/>
      </t:Event>
      <t:Event id="{539674CC-8FCA-4A4A-9686-880AB90CE42A}" time="2024-01-09T08:39:16.008Z">
        <t:Attribution userId="S::chiara.gastaldi@ec.europa.eu::c8b7d82c-d0c9-47f2-bd65-0a59874a04b9" userProvider="AD" userName="GASTALDI Chiara (JRC-ISPRA)"/>
        <t:Anchor>
          <t:Comment id="1461405385"/>
        </t:Anchor>
        <t:SetTitle title="I added this paragraph to address a comment of Sec Gen at the beginning of TA1, which asks why we don't have an overshooting category @BORCHARDT Steve (JRC-ISPRA-EXT) do you agree with the positioning of this information?"/>
      </t:Event>
    </t:History>
  </t:Task>
  <t:Task id="{665641B2-8395-45BA-A4CD-D72B745C2592}">
    <t:Anchor>
      <t:Comment id="720940388"/>
    </t:Anchor>
    <t:History>
      <t:Event id="{C88A3011-10C9-483E-A023-876D89828611}" time="2024-01-09T14:21:36.038Z">
        <t:Attribution userId="S::chiara.gastaldi@ec.europa.eu::c8b7d82c-d0c9-47f2-bd65-0a59874a04b9" userProvider="AD" userName="GASTALDI Chiara (JRC-ISPRA)"/>
        <t:Anchor>
          <t:Comment id="1309332294"/>
        </t:Anchor>
        <t:Create/>
      </t:Event>
      <t:Event id="{80B5DF28-CE6B-471B-9649-ED5D3236AFDB}" time="2024-01-09T14:21:36.038Z">
        <t:Attribution userId="S::chiara.gastaldi@ec.europa.eu::c8b7d82c-d0c9-47f2-bd65-0a59874a04b9" userProvider="AD" userName="GASTALDI Chiara (JRC-ISPRA)"/>
        <t:Anchor>
          <t:Comment id="1309332294"/>
        </t:Anchor>
        <t:Assign userId="S::Michele.MARONI@ext.ec.europa.eu::19bca87d-2592-4504-b3be-4c57cc750ff0" userProvider="AD" userName="MARONI Michele (JRC-ISPRA-EXT)"/>
      </t:Event>
      <t:Event id="{1B55952F-529E-4238-ADA2-33BE0613DD65}" time="2024-01-09T14:21:36.038Z">
        <t:Attribution userId="S::chiara.gastaldi@ec.europa.eu::c8b7d82c-d0c9-47f2-bd65-0a59874a04b9" userProvider="AD" userName="GASTALDI Chiara (JRC-ISPRA)"/>
        <t:Anchor>
          <t:Comment id="1309332294"/>
        </t:Anchor>
        <t:SetTitle title="@MARONI Michele (JRC-ISPRA-EXT)"/>
      </t:Event>
      <t:Event id="{E7C09609-6A00-4AB7-88E9-8BC91F407419}" time="2024-01-16T15:09:01.061Z">
        <t:Attribution userId="S::Michele.MARONI@ext.ec.europa.eu::19bca87d-2592-4504-b3be-4c57cc750ff0" userProvider="AD" userName="MARONI Michele (JRC-ISPRA-EXT)"/>
        <t:Anchor>
          <t:Comment id="655171243"/>
        </t:Anchor>
        <t:UnassignAll/>
      </t:Event>
      <t:Event id="{DFD25812-84DB-40DD-89F5-1C44623868DD}" time="2024-01-16T15:09:01.061Z">
        <t:Attribution userId="S::Michele.MARONI@ext.ec.europa.eu::19bca87d-2592-4504-b3be-4c57cc750ff0" userProvider="AD" userName="MARONI Michele (JRC-ISPRA-EXT)"/>
        <t:Anchor>
          <t:Comment id="655171243"/>
        </t:Anchor>
        <t:Assign userId="S::Chiara.GASTALDI@ec.europa.eu::c8b7d82c-d0c9-47f2-bd65-0a59874a04b9" userProvider="AD" userName="GASTALDI Chiara (JRC-ISPRA)"/>
      </t:Event>
      <t:Event id="{223DFC32-01BF-4755-8E0F-6330C62C1956}" time="2024-01-24T09:00:32.178Z">
        <t:Attribution userId="S::steve.borchardt@ext.ec.europa.eu::d5f310b6-46b6-479b-9d3d-8c044f1f1933" userProvider="AD" userName="BORCHARDT Steve (JRC-ISPRA-EXT)"/>
        <t:Progress percentComplete="100"/>
      </t:Event>
    </t:History>
  </t:Task>
  <t:Task id="{16468D8B-6ADB-4BA4-B3B5-2D7AF9BF8BB5}">
    <t:Anchor>
      <t:Comment id="692634314"/>
    </t:Anchor>
    <t:History>
      <t:Event id="{707A1F96-36F7-4B48-8639-73E128B109B6}" time="2024-01-15T08:44:54.098Z">
        <t:Attribution userId="S::chiara.gastaldi@ec.europa.eu::c8b7d82c-d0c9-47f2-bd65-0a59874a04b9" userProvider="AD" userName="GASTALDI Chiara (JRC-ISPRA)"/>
        <t:Anchor>
          <t:Comment id="481099250"/>
        </t:Anchor>
        <t:Create/>
      </t:Event>
      <t:Event id="{39E6CCA3-1D1B-4014-9EBC-D2B9D7EDBBE6}" time="2024-01-15T08:44:54.098Z">
        <t:Attribution userId="S::chiara.gastaldi@ec.europa.eu::c8b7d82c-d0c9-47f2-bd65-0a59874a04b9" userProvider="AD" userName="GASTALDI Chiara (JRC-ISPRA)"/>
        <t:Anchor>
          <t:Comment id="481099250"/>
        </t:Anchor>
        <t:Assign userId="S::Matteo.TRANE@ec.europa.eu::c4ad00ef-ce74-4877-8364-cbec69e460c1" userProvider="AD" userName="TRANE Matteo (JRC-ISPRA)"/>
      </t:Event>
      <t:Event id="{0E8E9420-6456-432A-A100-B944E008BA59}" time="2024-01-15T08:44:54.098Z">
        <t:Attribution userId="S::chiara.gastaldi@ec.europa.eu::c8b7d82c-d0c9-47f2-bd65-0a59874a04b9" userProvider="AD" userName="GASTALDI Chiara (JRC-ISPRA)"/>
        <t:Anchor>
          <t:Comment id="481099250"/>
        </t:Anchor>
        <t:SetTitle title="@TRANE Matteo (JRC-ISPRA) we need to put an asteristc in the infographic, saying &quot;agreement reached&quot;."/>
      </t:Event>
      <t:Event id="{AD1CABA3-B63E-4F7B-9961-C71BF57B9E25}" time="2024-01-15T09:40:35.773Z">
        <t:Attribution userId="S::matteo.trane@ec.europa.eu::c4ad00ef-ce74-4877-8364-cbec69e460c1" userProvider="AD" userName="TRANE Matteo (JRC-ISPRA)"/>
        <t:Progress percentComplete="100"/>
      </t:Event>
    </t:History>
  </t:Task>
  <t:Task id="{9DB7C4D7-626A-4F61-B9F9-B763E1D4AEBE}">
    <t:Anchor>
      <t:Comment id="1257031074"/>
    </t:Anchor>
    <t:History>
      <t:Event id="{1A9925E1-38D1-4679-8EC9-CA14552B6EFB}" time="2024-01-09T14:23:17.877Z">
        <t:Attribution userId="S::chiara.gastaldi@ec.europa.eu::c8b7d82c-d0c9-47f2-bd65-0a59874a04b9" userProvider="AD" userName="GASTALDI Chiara (JRC-ISPRA)"/>
        <t:Anchor>
          <t:Comment id="1294070951"/>
        </t:Anchor>
        <t:Create/>
      </t:Event>
      <t:Event id="{82B21F2F-E2A8-4BFD-85D9-7163E9CDA491}" time="2024-01-09T14:23:17.877Z">
        <t:Attribution userId="S::chiara.gastaldi@ec.europa.eu::c8b7d82c-d0c9-47f2-bd65-0a59874a04b9" userProvider="AD" userName="GASTALDI Chiara (JRC-ISPRA)"/>
        <t:Anchor>
          <t:Comment id="1294070951"/>
        </t:Anchor>
        <t:Assign userId="S::Steve.BORCHARDT@ext.ec.europa.eu::d5f310b6-46b6-479b-9d3d-8c044f1f1933" userProvider="AD" userName="BORCHARDT Steve (JRC-ISPRA-EXT)"/>
      </t:Event>
      <t:Event id="{EAA65412-34E9-43AD-BB25-28CCCCD5110E}" time="2024-01-09T14:23:17.877Z">
        <t:Attribution userId="S::chiara.gastaldi@ec.europa.eu::c8b7d82c-d0c9-47f2-bd65-0a59874a04b9" userProvider="AD" userName="GASTALDI Chiara (JRC-ISPRA)"/>
        <t:Anchor>
          <t:Comment id="1294070951"/>
        </t:Anchor>
        <t:SetTitle title="we specified it, I am confused with the goal of this comment @BORCHARDT Steve (JRC-ISPRA-EXT)"/>
      </t:Event>
    </t:History>
  </t:Task>
  <t:Task id="{3EDF1902-508B-4F52-9CAB-09CAA3255427}">
    <t:Anchor>
      <t:Comment id="1816933165"/>
    </t:Anchor>
    <t:History>
      <t:Event id="{60A08C4C-61B8-440D-98DB-78CF88F64A8C}" time="2024-01-12T08:46:36.351Z">
        <t:Attribution userId="S::matteo.trane@ec.europa.eu::c4ad00ef-ce74-4877-8364-cbec69e460c1" userProvider="AD" userName="TRANE Matteo (JRC-ISPRA)"/>
        <t:Anchor>
          <t:Comment id="1525216450"/>
        </t:Anchor>
        <t:Create/>
      </t:Event>
      <t:Event id="{894BB788-B810-4145-A995-52D898761894}" time="2024-01-12T08:46:36.351Z">
        <t:Attribution userId="S::matteo.trane@ec.europa.eu::c4ad00ef-ce74-4877-8364-cbec69e460c1" userProvider="AD" userName="TRANE Matteo (JRC-ISPRA)"/>
        <t:Anchor>
          <t:Comment id="1525216450"/>
        </t:Anchor>
        <t:Assign userId="S::Laia.DELGADO-CALLICO@ec.europa.eu::840be715-dc1a-449e-9e6e-a6679b46f859" userProvider="AD" userName="DELGADO CALLICO Laia (JRC-PETTEN)"/>
      </t:Event>
      <t:Event id="{3BD9E484-6E3A-4FC3-ACE1-1EADC1E1321B}" time="2024-01-12T08:46:36.351Z">
        <t:Attribution userId="S::matteo.trane@ec.europa.eu::c4ad00ef-ce74-4877-8364-cbec69e460c1" userProvider="AD" userName="TRANE Matteo (JRC-ISPRA)"/>
        <t:Anchor>
          <t:Comment id="1525216450"/>
        </t:Anchor>
        <t:SetTitle title="@DELGADO CALLICO Laia (JRC-PETTEN) updated in the database, could you please update it in the Annex accordingly? Thank you."/>
      </t:Event>
    </t:History>
  </t:Task>
  <t:Task id="{183AD4BE-C00F-436D-823D-3014798C65E7}">
    <t:Anchor>
      <t:Comment id="719333147"/>
    </t:Anchor>
    <t:History>
      <t:Event id="{CCCE36A3-CEAD-4CDA-A8BA-ABBC864AFE6B}" time="2024-01-18T11:29:05.663Z">
        <t:Attribution userId="S::chiara.gastaldi@ec.europa.eu::c8b7d82c-d0c9-47f2-bd65-0a59874a04b9" userProvider="AD" userName="GASTALDI Chiara (JRC-ISPRA)"/>
        <t:Anchor>
          <t:Comment id="719333147"/>
        </t:Anchor>
        <t:Create/>
      </t:Event>
      <t:Event id="{EF3B371F-E3A9-4EB1-B4A0-D3D08FD0D56F}" time="2024-01-18T11:29:05.663Z">
        <t:Attribution userId="S::chiara.gastaldi@ec.europa.eu::c8b7d82c-d0c9-47f2-bd65-0a59874a04b9" userProvider="AD" userName="GASTALDI Chiara (JRC-ISPRA)"/>
        <t:Anchor>
          <t:Comment id="719333147"/>
        </t:Anchor>
        <t:Assign userId="S::Michele.MARONI@ext.ec.europa.eu::19bca87d-2592-4504-b3be-4c57cc750ff0" userProvider="AD" userName="MARONI Michele (JRC-ISPRA-EXT)"/>
      </t:Event>
      <t:Event id="{9E9B7AB2-E5BA-46CD-9D24-D3DBA28F97AA}" time="2024-01-18T11:29:05.663Z">
        <t:Attribution userId="S::chiara.gastaldi@ec.europa.eu::c8b7d82c-d0c9-47f2-bd65-0a59874a04b9" userProvider="AD" userName="GASTALDI Chiara (JRC-ISPRA)"/>
        <t:Anchor>
          <t:Comment id="719333147"/>
        </t:Anchor>
        <t:SetTitle title="@MARONI Michele (JRC-ISPRA-EXT) please cite this report in support of this sentence European Union 8th Environment Action Programme — European Environment Agency (europa.eu)"/>
      </t:Event>
      <t:Event id="{04421069-1644-4826-A597-9AD55A17A67F}" time="2024-01-18T11:29:13.251Z">
        <t:Attribution userId="S::chiara.gastaldi@ec.europa.eu::c8b7d82c-d0c9-47f2-bd65-0a59874a04b9" userProvider="AD" userName="GASTALDI Chiara (JRC-ISPRA)"/>
        <t:Progress percentComplete="100"/>
      </t:Event>
      <t:Event id="{EBD34AFF-7761-44AE-ABB5-6CF2DAADC062}" time="2024-01-18T11:29:17.228Z">
        <t:Attribution userId="S::chiara.gastaldi@ec.europa.eu::c8b7d82c-d0c9-47f2-bd65-0a59874a04b9" userProvider="AD" userName="GASTALDI Chiara (JRC-ISPRA)"/>
        <t:Progress percentComplete="0"/>
      </t:Event>
    </t:History>
  </t:Task>
  <t:Task id="{6EB643BF-84A9-428B-9DDB-1BF4A72C6014}">
    <t:Anchor>
      <t:Comment id="1084902965"/>
    </t:Anchor>
    <t:History>
      <t:Event id="{891227A5-1F94-41F6-9086-4DD82B0459EC}" time="2024-01-09T14:21:36.038Z">
        <t:Attribution userId="S::chiara.gastaldi@ec.europa.eu::c8b7d82c-d0c9-47f2-bd65-0a59874a04b9" userProvider="AD" userName="GASTALDI Chiara (JRC-ISPRA)"/>
        <t:Create/>
      </t:Event>
      <t:Event id="{28D5678C-346F-4BBA-92BC-FDA4E89566BA}" time="2024-01-09T14:21:36.038Z">
        <t:Attribution userId="S::chiara.gastaldi@ec.europa.eu::c8b7d82c-d0c9-47f2-bd65-0a59874a04b9" userProvider="AD" userName="GASTALDI Chiara (JRC-ISPRA)"/>
        <t:Assign userId="S::Michele.MARONI@ext.ec.europa.eu::19bca87d-2592-4504-b3be-4c57cc750ff0" userProvider="AD" userName="MARONI Michele (JRC-ISPRA-EXT)"/>
      </t:Event>
      <t:Event id="{5FD1C9E8-3654-46B7-8F63-1F53BE796460}" time="2024-01-09T14:21:36.038Z">
        <t:Attribution userId="S::chiara.gastaldi@ec.europa.eu::c8b7d82c-d0c9-47f2-bd65-0a59874a04b9" userProvider="AD" userName="GASTALDI Chiara (JRC-ISPRA)"/>
        <t:SetTitle title="@MARONI Michele (JRC-ISPRA-EXT)"/>
      </t:Event>
      <t:Event id="{28B2FF68-190C-45A5-8F0A-163FB1D0DCF5}" time="2024-01-16T15:09:01.061Z">
        <t:Attribution userId="S::Michele.MARONI@ext.ec.europa.eu::19bca87d-2592-4504-b3be-4c57cc750ff0" userProvider="AD" userName="MARONI Michele (JRC-ISPRA-EXT)"/>
        <t:UnassignAll/>
      </t:Event>
      <t:Event id="{AD2A50FB-AAC8-458D-ABB7-695349117831}" time="2024-01-16T15:09:01.061Z">
        <t:Attribution userId="S::Michele.MARONI@ext.ec.europa.eu::19bca87d-2592-4504-b3be-4c57cc750ff0" userProvider="AD" userName="MARONI Michele (JRC-ISPRA-EXT)"/>
        <t:Assign userId="S::Chiara.GASTALDI@ec.europa.eu::c8b7d82c-d0c9-47f2-bd65-0a59874a04b9" userProvider="AD" userName="GASTALDI Chiara (JRC-ISPRA)"/>
      </t:Event>
    </t:History>
  </t:Task>
  <t:Task id="{FB855ACC-7DB0-4051-8CEE-8078C479F177}">
    <t:Anchor>
      <t:Comment id="1520997130"/>
    </t:Anchor>
    <t:History>
      <t:Event id="{DC9734C1-EEE0-4A7F-8E34-CE3365A784D4}" time="2024-01-25T13:21:01.785Z">
        <t:Attribution userId="S::luisa.marelli@ec.europa.eu::78bda841-bac5-4a31-bc15-22549a1dd308" userProvider="AD" userName="MARELLI Luisa (JRC-ISPRA)"/>
        <t:Anchor>
          <t:Comment id="1520997130"/>
        </t:Anchor>
        <t:Create/>
      </t:Event>
      <t:Event id="{E4E0811B-5895-4017-91EA-48779F23574A}" time="2024-01-25T13:21:01.785Z">
        <t:Attribution userId="S::luisa.marelli@ec.europa.eu::78bda841-bac5-4a31-bc15-22549a1dd308" userProvider="AD" userName="MARELLI Luisa (JRC-ISPRA)"/>
        <t:Anchor>
          <t:Comment id="1520997130"/>
        </t:Anchor>
        <t:Assign userId="S::Michele.MARONI@ext.ec.europa.eu::19bca87d-2592-4504-b3be-4c57cc750ff0" userProvider="AD" userName="MARONI Michele (JRC-ISPRA-EXT)"/>
      </t:Event>
      <t:Event id="{8785C5BD-0D5E-44DA-9B46-A8CA319EA495}" time="2024-01-25T13:21:01.785Z">
        <t:Attribution userId="S::luisa.marelli@ec.europa.eu::78bda841-bac5-4a31-bc15-22549a1dd308" userProvider="AD" userName="MARELLI Luisa (JRC-ISPRA)"/>
        <t:Anchor>
          <t:Comment id="1520997130"/>
        </t:Anchor>
        <t:SetTitle title="@MARONI Michele (JRC-ISPRA-EXT)"/>
      </t:Event>
      <t:Event id="{BB4EE52A-016C-4A56-88F5-AEBA0EFF821E}" time="2024-01-26T11:49:02.143Z">
        <t:Attribution userId="S::Michele.MARONI@ext.ec.europa.eu::19bca87d-2592-4504-b3be-4c57cc750ff0" userProvider="AD" userName="MARONI Michele (JRC-ISPRA-EXT)"/>
        <t:Progress percentComplete="100"/>
      </t:Event>
    </t:History>
  </t:Task>
  <t:Task id="{8F984766-757D-408C-97D2-94479C667BFC}">
    <t:Anchor>
      <t:Comment id="1091943026"/>
    </t:Anchor>
    <t:History>
      <t:Event id="{FEC02C26-9031-4C36-80A6-FC071E97DEDA}" time="2024-01-25T13:54:00.491Z">
        <t:Attribution userId="S::matteo.trane@ec.europa.eu::c4ad00ef-ce74-4877-8364-cbec69e460c1" userProvider="AD" userName="TRANE Matteo (JRC-ISPRA)"/>
        <t:Anchor>
          <t:Comment id="2030313652"/>
        </t:Anchor>
        <t:Create/>
      </t:Event>
      <t:Event id="{80882704-33F3-45FB-AC7D-C983C0E4EF23}" time="2024-01-25T13:54:00.491Z">
        <t:Attribution userId="S::matteo.trane@ec.europa.eu::c4ad00ef-ce74-4877-8364-cbec69e460c1" userProvider="AD" userName="TRANE Matteo (JRC-ISPRA)"/>
        <t:Anchor>
          <t:Comment id="2030313652"/>
        </t:Anchor>
        <t:Assign userId="S::Luisa.MARELLI@ec.europa.eu::78bda841-bac5-4a31-bc15-22549a1dd308" userProvider="AD" userName="MARELLI Luisa (JRC-ISPRA)"/>
      </t:Event>
      <t:Event id="{BCB8607A-7C93-4141-AEDE-FE9923902D50}" time="2024-01-25T13:54:00.491Z">
        <t:Attribution userId="S::matteo.trane@ec.europa.eu::c4ad00ef-ce74-4877-8364-cbec69e460c1" userProvider="AD" userName="TRANE Matteo (JRC-ISPRA)"/>
        <t:Anchor>
          <t:Comment id="2030313652"/>
        </t:Anchor>
        <t:SetTitle title="@MARELLI Luisa (JRC-ISPRA) should we add something here from what Biagio said please?"/>
      </t:Event>
    </t:History>
  </t:Task>
  <t:Task id="{412FD3A1-ACBC-4089-ABEC-87CD90AFF0DD}">
    <t:Anchor>
      <t:Comment id="1562690662"/>
    </t:Anchor>
    <t:History>
      <t:Event id="{D46B0E9E-6802-4745-A5A0-A8DCD85D6978}" time="2024-01-26T15:31:49.051Z">
        <t:Attribution userId="S::robert.m'barek@ec.europa.eu::e7ef06c1-b725-4ed3-8354-b1c093f4ebe3" userProvider="AD" userName="M'BAREK Robert (JRC-SEVILLA)"/>
        <t:Anchor>
          <t:Comment id="1562690662"/>
        </t:Anchor>
        <t:Create/>
      </t:Event>
      <t:Event id="{41F53B67-5D34-4231-AB48-29B9194497BD}" time="2024-01-26T15:31:49.051Z">
        <t:Attribution userId="S::robert.m'barek@ec.europa.eu::e7ef06c1-b725-4ed3-8354-b1c093f4ebe3" userProvider="AD" userName="M'BAREK Robert (JRC-SEVILLA)"/>
        <t:Anchor>
          <t:Comment id="1562690662"/>
        </t:Anchor>
        <t:Assign userId="S::Luisa.MARELLI@ec.europa.eu::78bda841-bac5-4a31-bc15-22549a1dd308" userProvider="AD" userName="MARELLI Luisa (JRC-ISPRA)"/>
      </t:Event>
      <t:Event id="{6AC75F24-E91E-4B34-940E-76847EC3C930}" time="2024-01-26T15:31:49.051Z">
        <t:Attribution userId="S::robert.m'barek@ec.europa.eu::e7ef06c1-b725-4ed3-8354-b1c093f4ebe3" userProvider="AD" userName="M'BAREK Robert (JRC-SEVILLA)"/>
        <t:Anchor>
          <t:Comment id="1562690662"/>
        </t:Anchor>
        <t:SetTitle title="@MARELLI Luisa (JRC-ISPRA)  would delete this. transformation is already strong enough"/>
      </t:Event>
    </t:History>
  </t:Task>
  <t:Task id="{EEAD2C52-19A7-4A1F-8C9F-A3259E786BF4}">
    <t:Anchor>
      <t:Comment id="1683136737"/>
    </t:Anchor>
    <t:History>
      <t:Event id="{79AFAB14-4B34-42E5-871C-D7215E0C17A2}" time="2025-03-20T13:55:33.527Z">
        <t:Attribution userId="S::esther.sanye-mengual@ec.europa.eu::e7a7bec5-623d-4a38-b253-d48756bde0a3" userProvider="AD" userName="SANYE MENGUAL Esther (JRC-ISPRA)"/>
        <t:Anchor>
          <t:Comment id="1782005968"/>
        </t:Anchor>
        <t:Create/>
      </t:Event>
      <t:Event id="{8E791995-588C-40E6-86A2-D8855644C839}" time="2025-03-20T13:55:33.527Z">
        <t:Attribution userId="S::esther.sanye-mengual@ec.europa.eu::e7a7bec5-623d-4a38-b253-d48756bde0a3" userProvider="AD" userName="SANYE MENGUAL Esther (JRC-ISPRA)"/>
        <t:Anchor>
          <t:Comment id="1782005968"/>
        </t:Anchor>
        <t:Assign userId="S::Roberto.PASQUALINO@ec.europa.eu::20b0a896-405c-44ce-b4f2-c19a3e3e73b2" userProvider="AD" userName="PASQUALINO Roberto (JRC-ISPRA)"/>
      </t:Event>
      <t:Event id="{716C9549-B014-4BDD-92E6-470F6B3A6794}" time="2025-03-20T13:55:33.527Z">
        <t:Attribution userId="S::esther.sanye-mengual@ec.europa.eu::e7a7bec5-623d-4a38-b253-d48756bde0a3" userProvider="AD" userName="SANYE MENGUAL Esther (JRC-ISPRA)"/>
        <t:Anchor>
          <t:Comment id="1782005968"/>
        </t:Anchor>
        <t:SetTitle title="@PASQUALINO Roberto (JRC-ISPRA)"/>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DC8F977FFF614BBCB6E7F0B2182B16" ma:contentTypeVersion="13" ma:contentTypeDescription="Create a new document." ma:contentTypeScope="" ma:versionID="9145a283cb84d31efd968f4d8f4ed09f">
  <xsd:schema xmlns:xsd="http://www.w3.org/2001/XMLSchema" xmlns:xs="http://www.w3.org/2001/XMLSchema" xmlns:p="http://schemas.microsoft.com/office/2006/metadata/properties" xmlns:ns2="189f68d6-b300-487d-ba76-b41225ee5e69" xmlns:ns3="f10e3298-64ea-4e10-9051-34cf7ba13039" targetNamespace="http://schemas.microsoft.com/office/2006/metadata/properties" ma:root="true" ma:fieldsID="b8e7487caa8946f7e71d796156c13a92" ns2:_="" ns3:_="">
    <xsd:import namespace="189f68d6-b300-487d-ba76-b41225ee5e69"/>
    <xsd:import namespace="f10e3298-64ea-4e10-9051-34cf7ba1303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9f68d6-b300-487d-ba76-b41225ee5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0e3298-64ea-4e10-9051-34cf7ba1303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89f68d6-b300-487d-ba76-b41225ee5e69">
      <Terms xmlns="http://schemas.microsoft.com/office/infopath/2007/PartnerControls"/>
    </lcf76f155ced4ddcb4097134ff3c332f>
    <SharedWithUsers xmlns="f10e3298-64ea-4e10-9051-34cf7ba13039">
      <UserInfo>
        <DisplayName>CISTERNINO Stefano (JRC-ISPRA-EXT)</DisplayName>
        <AccountId>222</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028AF5-8EC0-49C5-A3FF-F72C7F3B45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9f68d6-b300-487d-ba76-b41225ee5e69"/>
    <ds:schemaRef ds:uri="f10e3298-64ea-4e10-9051-34cf7ba130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09DCA4-F9EE-4EBD-891F-0EB57CF690DA}">
  <ds:schemaRefs>
    <ds:schemaRef ds:uri="http://schemas.microsoft.com/sharepoint/v3/contenttype/forms"/>
  </ds:schemaRefs>
</ds:datastoreItem>
</file>

<file path=customXml/itemProps3.xml><?xml version="1.0" encoding="utf-8"?>
<ds:datastoreItem xmlns:ds="http://schemas.openxmlformats.org/officeDocument/2006/customXml" ds:itemID="{182FED00-2CF8-4278-A832-B3982205A109}">
  <ds:schemaRefs>
    <ds:schemaRef ds:uri="http://schemas.microsoft.com/office/2006/documentManagement/types"/>
    <ds:schemaRef ds:uri="http://purl.org/dc/terms/"/>
    <ds:schemaRef ds:uri="http://www.w3.org/XML/1998/namespace"/>
    <ds:schemaRef ds:uri="http://schemas.microsoft.com/office/2006/metadata/properties"/>
    <ds:schemaRef ds:uri="f10e3298-64ea-4e10-9051-34cf7ba13039"/>
    <ds:schemaRef ds:uri="http://purl.org/dc/elements/1.1/"/>
    <ds:schemaRef ds:uri="189f68d6-b300-487d-ba76-b41225ee5e69"/>
    <ds:schemaRef ds:uri="http://schemas.openxmlformats.org/package/2006/metadata/core-properties"/>
    <ds:schemaRef ds:uri="http://schemas.microsoft.com/office/infopath/2007/PartnerControls"/>
    <ds:schemaRef ds:uri="http://purl.org/dc/dcmitype/"/>
  </ds:schemaRefs>
</ds:datastoreItem>
</file>

<file path=customXml/itemProps4.xml><?xml version="1.0" encoding="utf-8"?>
<ds:datastoreItem xmlns:ds="http://schemas.openxmlformats.org/officeDocument/2006/customXml" ds:itemID="{BDEFC112-C206-4483-A044-E1569611DCA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European Commission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BARBERO VIGNOLA Giulia (JRC-ISPRA)</dc:creator>
  <keywords/>
  <dc:description/>
  <lastModifiedBy>MANCINI Lucia (JRC-ISPRA-EXT)</lastModifiedBy>
  <revision>44</revision>
  <lastPrinted>2024-07-25T07:19:00.0000000Z</lastPrinted>
  <dcterms:created xsi:type="dcterms:W3CDTF">2025-02-28T11:05:00.0000000Z</dcterms:created>
  <dcterms:modified xsi:type="dcterms:W3CDTF">2025-03-25T11:35:13.9977069Z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0x01010019DC8F977FFF614BBCB6E7F0B2182B16</vt:lpwstr>
  </property>
  <property fmtid="{D5CDD505-2E9C-101B-9397-08002B2CF9AE}" pid="3" name="MediaServiceImageTags">
    <vt:lpwstr/>
  </property>
  <property fmtid="{D5CDD505-2E9C-101B-9397-08002B2CF9AE}" pid="4" name="ZOTERO_PREF_2">
    <vt:lpwstr>itationUpdates" value="true"/&gt;&lt;/prefs&gt;&lt;/data&gt;</vt:lpwstr>
  </property>
  <property fmtid="{D5CDD505-2E9C-101B-9397-08002B2CF9AE}" pid="5" name="ZOTERO_PREF_1">
    <vt:lpwstr>&lt;data data-version="3" zotero-version="6.0.36"&gt;&lt;session id="LbhtIdDP"/&gt;&lt;style id="http://www.zotero.org/styles/ieee" locale="en-GB" hasBibliography="1" bibliographyStyleHasBeenSet="1"/&gt;&lt;prefs&gt;&lt;pref name="fieldType" value="Field"/&gt;&lt;pref name="dontAskDelayC</vt:lpwstr>
  </property>
</Properties>
</file>