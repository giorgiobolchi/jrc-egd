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052431" w14:textId="49CE858A" w:rsidR="00F7732B" w:rsidRPr="00142A0D" w:rsidRDefault="0B308D88" w:rsidP="7FC68D28">
      <w:pPr>
        <w:pStyle w:val="JRCText"/>
        <w:rPr>
          <w:b/>
          <w:bCs/>
          <w:color w:val="A8D08D" w:themeColor="accent6" w:themeTint="99"/>
          <w:sz w:val="56"/>
          <w:szCs w:val="56"/>
        </w:rPr>
      </w:pPr>
      <w:r w:rsidRPr="00142A0D">
        <w:rPr>
          <w:b/>
          <w:bCs/>
          <w:color w:val="6CA644"/>
          <w:sz w:val="56"/>
          <w:szCs w:val="56"/>
        </w:rPr>
        <w:t>Contents</w:t>
      </w:r>
      <w:r w:rsidR="136641A7" w:rsidRPr="00142A0D">
        <w:rPr>
          <w:b/>
          <w:bCs/>
          <w:color w:val="6CA644"/>
          <w:sz w:val="56"/>
          <w:szCs w:val="56"/>
        </w:rPr>
        <w:t xml:space="preserve"> </w:t>
      </w:r>
    </w:p>
    <w:p w14:paraId="4C217BB2" w14:textId="77777777" w:rsidR="00DA5276" w:rsidRPr="00142A0D" w:rsidRDefault="00DA5276">
      <w:pPr>
        <w:pStyle w:val="TOC1"/>
        <w:rPr>
          <w:rFonts w:ascii="EC Square Sans Pro" w:hAnsi="EC Square Sans Pro"/>
          <w:color w:val="2B579A"/>
          <w:sz w:val="22"/>
          <w:szCs w:val="22"/>
          <w:shd w:val="clear" w:color="auto" w:fill="E6E6E6"/>
        </w:rPr>
      </w:pPr>
    </w:p>
    <w:p w14:paraId="7038923F" w14:textId="425743B1" w:rsidR="00BF639D" w:rsidRDefault="00F7732B">
      <w:pPr>
        <w:pStyle w:val="TOC1"/>
        <w:rPr>
          <w:rFonts w:asciiTheme="minorHAnsi" w:eastAsiaTheme="minorEastAsia" w:hAnsiTheme="minorHAnsi" w:cstheme="minorBidi"/>
          <w:sz w:val="22"/>
          <w:szCs w:val="22"/>
          <w:lang w:eastAsia="en-GB"/>
        </w:rPr>
      </w:pPr>
      <w:r w:rsidRPr="00142A0D">
        <w:rPr>
          <w:rFonts w:ascii="EC Square Sans Pro" w:hAnsi="EC Square Sans Pro"/>
          <w:color w:val="2B579A"/>
          <w:sz w:val="22"/>
          <w:szCs w:val="22"/>
          <w:shd w:val="clear" w:color="auto" w:fill="E6E6E6"/>
        </w:rPr>
        <w:fldChar w:fldCharType="begin"/>
      </w:r>
      <w:r w:rsidRPr="00142A0D">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142A0D">
        <w:rPr>
          <w:rFonts w:ascii="EC Square Sans Pro" w:hAnsi="EC Square Sans Pro"/>
          <w:color w:val="2B579A"/>
          <w:sz w:val="22"/>
          <w:szCs w:val="22"/>
          <w:shd w:val="clear" w:color="auto" w:fill="E6E6E6"/>
        </w:rPr>
        <w:fldChar w:fldCharType="separate"/>
      </w:r>
      <w:hyperlink w:anchor="_Toc195777726" w:history="1">
        <w:r w:rsidR="00BF639D" w:rsidRPr="0036509A">
          <w:rPr>
            <w:rStyle w:val="Hyperlink"/>
          </w:rPr>
          <w:t>8.</w:t>
        </w:r>
        <w:r w:rsidR="00BF639D">
          <w:rPr>
            <w:rFonts w:asciiTheme="minorHAnsi" w:eastAsiaTheme="minorEastAsia" w:hAnsiTheme="minorHAnsi" w:cstheme="minorBidi"/>
            <w:sz w:val="22"/>
            <w:szCs w:val="22"/>
            <w:lang w:eastAsia="en-GB"/>
          </w:rPr>
          <w:tab/>
        </w:r>
        <w:r w:rsidR="00BF639D" w:rsidRPr="0036509A">
          <w:rPr>
            <w:rStyle w:val="Hyperlink"/>
          </w:rPr>
          <w:t>Horizontal enablers</w:t>
        </w:r>
        <w:r w:rsidR="00BF639D">
          <w:rPr>
            <w:webHidden/>
          </w:rPr>
          <w:tab/>
        </w:r>
        <w:r w:rsidR="00BF639D">
          <w:rPr>
            <w:webHidden/>
          </w:rPr>
          <w:fldChar w:fldCharType="begin"/>
        </w:r>
        <w:r w:rsidR="00BF639D">
          <w:rPr>
            <w:webHidden/>
          </w:rPr>
          <w:instrText xml:space="preserve"> PAGEREF _Toc195777726 \h </w:instrText>
        </w:r>
        <w:r w:rsidR="00BF639D">
          <w:rPr>
            <w:webHidden/>
          </w:rPr>
        </w:r>
        <w:r w:rsidR="00BF639D">
          <w:rPr>
            <w:webHidden/>
          </w:rPr>
          <w:fldChar w:fldCharType="separate"/>
        </w:r>
        <w:r w:rsidR="00BF639D">
          <w:rPr>
            <w:webHidden/>
          </w:rPr>
          <w:t>1</w:t>
        </w:r>
        <w:r w:rsidR="00BF639D">
          <w:rPr>
            <w:webHidden/>
          </w:rPr>
          <w:fldChar w:fldCharType="end"/>
        </w:r>
      </w:hyperlink>
    </w:p>
    <w:p w14:paraId="454F7A1D" w14:textId="34BA2F80" w:rsidR="00BF639D" w:rsidRDefault="00472A6B">
      <w:pPr>
        <w:pStyle w:val="TOC2"/>
        <w:rPr>
          <w:rFonts w:asciiTheme="minorHAnsi" w:eastAsiaTheme="minorEastAsia" w:hAnsiTheme="minorHAnsi" w:cstheme="minorBidi"/>
          <w:sz w:val="22"/>
          <w:szCs w:val="22"/>
          <w:lang w:eastAsia="en-GB"/>
        </w:rPr>
      </w:pPr>
      <w:hyperlink w:anchor="_Toc195777727" w:history="1">
        <w:r w:rsidR="00BF639D" w:rsidRPr="0036509A">
          <w:rPr>
            <w:rStyle w:val="Hyperlink"/>
          </w:rPr>
          <w:t>8.1</w:t>
        </w:r>
        <w:r w:rsidR="00BF639D">
          <w:rPr>
            <w:rFonts w:asciiTheme="minorHAnsi" w:eastAsiaTheme="minorEastAsia" w:hAnsiTheme="minorHAnsi" w:cstheme="minorBidi"/>
            <w:sz w:val="22"/>
            <w:szCs w:val="22"/>
            <w:lang w:eastAsia="en-GB"/>
          </w:rPr>
          <w:tab/>
        </w:r>
        <w:r w:rsidR="00BF639D" w:rsidRPr="0036509A">
          <w:rPr>
            <w:rStyle w:val="Hyperlink"/>
          </w:rPr>
          <w:t>Education and skills for the green transition</w:t>
        </w:r>
        <w:r w:rsidR="00BF639D">
          <w:rPr>
            <w:webHidden/>
          </w:rPr>
          <w:tab/>
        </w:r>
        <w:r w:rsidR="00BF639D">
          <w:rPr>
            <w:webHidden/>
          </w:rPr>
          <w:fldChar w:fldCharType="begin"/>
        </w:r>
        <w:r w:rsidR="00BF639D">
          <w:rPr>
            <w:webHidden/>
          </w:rPr>
          <w:instrText xml:space="preserve"> PAGEREF _Toc195777727 \h </w:instrText>
        </w:r>
        <w:r w:rsidR="00BF639D">
          <w:rPr>
            <w:webHidden/>
          </w:rPr>
        </w:r>
        <w:r w:rsidR="00BF639D">
          <w:rPr>
            <w:webHidden/>
          </w:rPr>
          <w:fldChar w:fldCharType="separate"/>
        </w:r>
        <w:r w:rsidR="00BF639D">
          <w:rPr>
            <w:webHidden/>
          </w:rPr>
          <w:t>1</w:t>
        </w:r>
        <w:r w:rsidR="00BF639D">
          <w:rPr>
            <w:webHidden/>
          </w:rPr>
          <w:fldChar w:fldCharType="end"/>
        </w:r>
      </w:hyperlink>
    </w:p>
    <w:p w14:paraId="150C94DD" w14:textId="50FCF5BE" w:rsidR="00BF639D" w:rsidRDefault="00472A6B">
      <w:pPr>
        <w:pStyle w:val="TOC3"/>
        <w:rPr>
          <w:rFonts w:asciiTheme="minorHAnsi" w:eastAsiaTheme="minorEastAsia" w:hAnsiTheme="minorHAnsi" w:cstheme="minorBidi"/>
          <w:sz w:val="22"/>
          <w:szCs w:val="22"/>
          <w:lang w:eastAsia="en-GB"/>
        </w:rPr>
      </w:pPr>
      <w:hyperlink w:anchor="_Toc195777728" w:history="1">
        <w:r w:rsidR="00BF639D" w:rsidRPr="0036509A">
          <w:rPr>
            <w:rStyle w:val="Hyperlink"/>
          </w:rPr>
          <w:t>8.1.1</w:t>
        </w:r>
        <w:r w:rsidR="00BF639D">
          <w:rPr>
            <w:rFonts w:asciiTheme="minorHAnsi" w:eastAsiaTheme="minorEastAsia" w:hAnsiTheme="minorHAnsi" w:cstheme="minorBidi"/>
            <w:sz w:val="22"/>
            <w:szCs w:val="22"/>
            <w:lang w:eastAsia="en-GB"/>
          </w:rPr>
          <w:tab/>
        </w:r>
        <w:r w:rsidR="00BF639D" w:rsidRPr="0036509A">
          <w:rPr>
            <w:rStyle w:val="Hyperlink"/>
          </w:rPr>
          <w:t>The energy sector as a catalyst for the green transition</w:t>
        </w:r>
        <w:r w:rsidR="00BF639D">
          <w:rPr>
            <w:webHidden/>
          </w:rPr>
          <w:tab/>
        </w:r>
        <w:r w:rsidR="00BF639D">
          <w:rPr>
            <w:webHidden/>
          </w:rPr>
          <w:fldChar w:fldCharType="begin"/>
        </w:r>
        <w:r w:rsidR="00BF639D">
          <w:rPr>
            <w:webHidden/>
          </w:rPr>
          <w:instrText xml:space="preserve"> PAGEREF _Toc195777728 \h </w:instrText>
        </w:r>
        <w:r w:rsidR="00BF639D">
          <w:rPr>
            <w:webHidden/>
          </w:rPr>
        </w:r>
        <w:r w:rsidR="00BF639D">
          <w:rPr>
            <w:webHidden/>
          </w:rPr>
          <w:fldChar w:fldCharType="separate"/>
        </w:r>
        <w:r w:rsidR="00BF639D">
          <w:rPr>
            <w:webHidden/>
          </w:rPr>
          <w:t>1</w:t>
        </w:r>
        <w:r w:rsidR="00BF639D">
          <w:rPr>
            <w:webHidden/>
          </w:rPr>
          <w:fldChar w:fldCharType="end"/>
        </w:r>
      </w:hyperlink>
    </w:p>
    <w:p w14:paraId="1EB78C19" w14:textId="2030F66C" w:rsidR="00BF639D" w:rsidRDefault="00472A6B">
      <w:pPr>
        <w:pStyle w:val="TOC3"/>
        <w:rPr>
          <w:rFonts w:asciiTheme="minorHAnsi" w:eastAsiaTheme="minorEastAsia" w:hAnsiTheme="minorHAnsi" w:cstheme="minorBidi"/>
          <w:sz w:val="22"/>
          <w:szCs w:val="22"/>
          <w:lang w:eastAsia="en-GB"/>
        </w:rPr>
      </w:pPr>
      <w:hyperlink w:anchor="_Toc195777729" w:history="1">
        <w:r w:rsidR="00BF639D" w:rsidRPr="0036509A">
          <w:rPr>
            <w:rStyle w:val="Hyperlink"/>
          </w:rPr>
          <w:t>8.1.2</w:t>
        </w:r>
        <w:r w:rsidR="00BF639D">
          <w:rPr>
            <w:rFonts w:asciiTheme="minorHAnsi" w:eastAsiaTheme="minorEastAsia" w:hAnsiTheme="minorHAnsi" w:cstheme="minorBidi"/>
            <w:sz w:val="22"/>
            <w:szCs w:val="22"/>
            <w:lang w:eastAsia="en-GB"/>
          </w:rPr>
          <w:tab/>
        </w:r>
        <w:r w:rsidR="00BF639D" w:rsidRPr="0036509A">
          <w:rPr>
            <w:rStyle w:val="Hyperlink"/>
          </w:rPr>
          <w:t>Learning for the green transition</w:t>
        </w:r>
        <w:r w:rsidR="00BF639D">
          <w:rPr>
            <w:webHidden/>
          </w:rPr>
          <w:tab/>
        </w:r>
        <w:r w:rsidR="00BF639D">
          <w:rPr>
            <w:webHidden/>
          </w:rPr>
          <w:fldChar w:fldCharType="begin"/>
        </w:r>
        <w:r w:rsidR="00BF639D">
          <w:rPr>
            <w:webHidden/>
          </w:rPr>
          <w:instrText xml:space="preserve"> PAGEREF _Toc195777729 \h </w:instrText>
        </w:r>
        <w:r w:rsidR="00BF639D">
          <w:rPr>
            <w:webHidden/>
          </w:rPr>
        </w:r>
        <w:r w:rsidR="00BF639D">
          <w:rPr>
            <w:webHidden/>
          </w:rPr>
          <w:fldChar w:fldCharType="separate"/>
        </w:r>
        <w:r w:rsidR="00BF639D">
          <w:rPr>
            <w:webHidden/>
          </w:rPr>
          <w:t>3</w:t>
        </w:r>
        <w:r w:rsidR="00BF639D">
          <w:rPr>
            <w:webHidden/>
          </w:rPr>
          <w:fldChar w:fldCharType="end"/>
        </w:r>
      </w:hyperlink>
    </w:p>
    <w:p w14:paraId="02865C33" w14:textId="65466DBB" w:rsidR="00BF639D" w:rsidRDefault="00472A6B">
      <w:pPr>
        <w:pStyle w:val="TOC2"/>
        <w:rPr>
          <w:rFonts w:asciiTheme="minorHAnsi" w:eastAsiaTheme="minorEastAsia" w:hAnsiTheme="minorHAnsi" w:cstheme="minorBidi"/>
          <w:sz w:val="22"/>
          <w:szCs w:val="22"/>
          <w:lang w:eastAsia="en-GB"/>
        </w:rPr>
      </w:pPr>
      <w:hyperlink w:anchor="_Toc195777731" w:history="1">
        <w:r w:rsidR="00BF639D" w:rsidRPr="0036509A">
          <w:rPr>
            <w:rStyle w:val="Hyperlink"/>
          </w:rPr>
          <w:t>8.2</w:t>
        </w:r>
        <w:r w:rsidR="00BF639D">
          <w:rPr>
            <w:rFonts w:asciiTheme="minorHAnsi" w:eastAsiaTheme="minorEastAsia" w:hAnsiTheme="minorHAnsi" w:cstheme="minorBidi"/>
            <w:sz w:val="22"/>
            <w:szCs w:val="22"/>
            <w:lang w:eastAsia="en-GB"/>
          </w:rPr>
          <w:tab/>
        </w:r>
        <w:r w:rsidR="00BF639D" w:rsidRPr="0036509A">
          <w:rPr>
            <w:rStyle w:val="Hyperlink"/>
          </w:rPr>
          <w:t xml:space="preserve">Better coordination: </w:t>
        </w:r>
        <w:r w:rsidR="00BF639D" w:rsidRPr="0036509A">
          <w:rPr>
            <w:rStyle w:val="Hyperlink"/>
            <w:shd w:val="clear" w:color="auto" w:fill="FFFFFF"/>
          </w:rPr>
          <w:t>Governance for transformative change</w:t>
        </w:r>
        <w:r w:rsidR="00BF639D">
          <w:rPr>
            <w:webHidden/>
          </w:rPr>
          <w:tab/>
        </w:r>
        <w:r w:rsidR="00BF639D">
          <w:rPr>
            <w:webHidden/>
          </w:rPr>
          <w:fldChar w:fldCharType="begin"/>
        </w:r>
        <w:r w:rsidR="00BF639D">
          <w:rPr>
            <w:webHidden/>
          </w:rPr>
          <w:instrText xml:space="preserve"> PAGEREF _Toc195777731 \h </w:instrText>
        </w:r>
        <w:r w:rsidR="00BF639D">
          <w:rPr>
            <w:webHidden/>
          </w:rPr>
        </w:r>
        <w:r w:rsidR="00BF639D">
          <w:rPr>
            <w:webHidden/>
          </w:rPr>
          <w:fldChar w:fldCharType="separate"/>
        </w:r>
        <w:r w:rsidR="00BF639D">
          <w:rPr>
            <w:webHidden/>
          </w:rPr>
          <w:t>5</w:t>
        </w:r>
        <w:r w:rsidR="00BF639D">
          <w:rPr>
            <w:webHidden/>
          </w:rPr>
          <w:fldChar w:fldCharType="end"/>
        </w:r>
      </w:hyperlink>
    </w:p>
    <w:p w14:paraId="778BBE15" w14:textId="1CABED51" w:rsidR="00BF639D" w:rsidRDefault="00472A6B">
      <w:pPr>
        <w:pStyle w:val="TOC3"/>
        <w:rPr>
          <w:rFonts w:asciiTheme="minorHAnsi" w:eastAsiaTheme="minorEastAsia" w:hAnsiTheme="minorHAnsi" w:cstheme="minorBidi"/>
          <w:sz w:val="22"/>
          <w:szCs w:val="22"/>
          <w:lang w:eastAsia="en-GB"/>
        </w:rPr>
      </w:pPr>
      <w:hyperlink w:anchor="_Toc195777732" w:history="1">
        <w:r w:rsidR="00BF639D" w:rsidRPr="0036509A">
          <w:rPr>
            <w:rStyle w:val="Hyperlink"/>
          </w:rPr>
          <w:t>8.2.1</w:t>
        </w:r>
        <w:r w:rsidR="00BF639D">
          <w:rPr>
            <w:rFonts w:asciiTheme="minorHAnsi" w:eastAsiaTheme="minorEastAsia" w:hAnsiTheme="minorHAnsi" w:cstheme="minorBidi"/>
            <w:sz w:val="22"/>
            <w:szCs w:val="22"/>
            <w:lang w:eastAsia="en-GB"/>
          </w:rPr>
          <w:tab/>
        </w:r>
        <w:r w:rsidR="00BF639D" w:rsidRPr="0036509A">
          <w:rPr>
            <w:rStyle w:val="Hyperlink"/>
          </w:rPr>
          <w:t>Megatrends in the green transition</w:t>
        </w:r>
        <w:r w:rsidR="00BF639D">
          <w:rPr>
            <w:webHidden/>
          </w:rPr>
          <w:tab/>
        </w:r>
        <w:r w:rsidR="00BF639D">
          <w:rPr>
            <w:webHidden/>
          </w:rPr>
          <w:fldChar w:fldCharType="begin"/>
        </w:r>
        <w:r w:rsidR="00BF639D">
          <w:rPr>
            <w:webHidden/>
          </w:rPr>
          <w:instrText xml:space="preserve"> PAGEREF _Toc195777732 \h </w:instrText>
        </w:r>
        <w:r w:rsidR="00BF639D">
          <w:rPr>
            <w:webHidden/>
          </w:rPr>
        </w:r>
        <w:r w:rsidR="00BF639D">
          <w:rPr>
            <w:webHidden/>
          </w:rPr>
          <w:fldChar w:fldCharType="separate"/>
        </w:r>
        <w:r w:rsidR="00BF639D">
          <w:rPr>
            <w:webHidden/>
          </w:rPr>
          <w:t>5</w:t>
        </w:r>
        <w:r w:rsidR="00BF639D">
          <w:rPr>
            <w:webHidden/>
          </w:rPr>
          <w:fldChar w:fldCharType="end"/>
        </w:r>
      </w:hyperlink>
    </w:p>
    <w:p w14:paraId="47081641" w14:textId="04982800" w:rsidR="00BF639D" w:rsidRDefault="00472A6B">
      <w:pPr>
        <w:pStyle w:val="TOC3"/>
        <w:rPr>
          <w:rFonts w:asciiTheme="minorHAnsi" w:eastAsiaTheme="minorEastAsia" w:hAnsiTheme="minorHAnsi" w:cstheme="minorBidi"/>
          <w:sz w:val="22"/>
          <w:szCs w:val="22"/>
          <w:lang w:eastAsia="en-GB"/>
        </w:rPr>
      </w:pPr>
      <w:hyperlink w:anchor="_Toc195777733" w:history="1">
        <w:r w:rsidR="00BF639D" w:rsidRPr="0036509A">
          <w:rPr>
            <w:rStyle w:val="Hyperlink"/>
          </w:rPr>
          <w:t>8.2.2</w:t>
        </w:r>
        <w:r w:rsidR="00BF639D">
          <w:rPr>
            <w:rFonts w:asciiTheme="minorHAnsi" w:eastAsiaTheme="minorEastAsia" w:hAnsiTheme="minorHAnsi" w:cstheme="minorBidi"/>
            <w:sz w:val="22"/>
            <w:szCs w:val="22"/>
            <w:lang w:eastAsia="en-GB"/>
          </w:rPr>
          <w:tab/>
        </w:r>
        <w:r w:rsidR="00BF639D" w:rsidRPr="0036509A">
          <w:rPr>
            <w:rStyle w:val="Hyperlink"/>
          </w:rPr>
          <w:t>Orchestrating the implementation of the green transition</w:t>
        </w:r>
        <w:r w:rsidR="00BF639D">
          <w:rPr>
            <w:webHidden/>
          </w:rPr>
          <w:tab/>
        </w:r>
        <w:r w:rsidR="00BF639D">
          <w:rPr>
            <w:webHidden/>
          </w:rPr>
          <w:fldChar w:fldCharType="begin"/>
        </w:r>
        <w:r w:rsidR="00BF639D">
          <w:rPr>
            <w:webHidden/>
          </w:rPr>
          <w:instrText xml:space="preserve"> PAGEREF _Toc195777733 \h </w:instrText>
        </w:r>
        <w:r w:rsidR="00BF639D">
          <w:rPr>
            <w:webHidden/>
          </w:rPr>
        </w:r>
        <w:r w:rsidR="00BF639D">
          <w:rPr>
            <w:webHidden/>
          </w:rPr>
          <w:fldChar w:fldCharType="separate"/>
        </w:r>
        <w:r w:rsidR="00BF639D">
          <w:rPr>
            <w:webHidden/>
          </w:rPr>
          <w:t>7</w:t>
        </w:r>
        <w:r w:rsidR="00BF639D">
          <w:rPr>
            <w:webHidden/>
          </w:rPr>
          <w:fldChar w:fldCharType="end"/>
        </w:r>
      </w:hyperlink>
    </w:p>
    <w:p w14:paraId="1C4A984D" w14:textId="2AD60F39" w:rsidR="00BF639D" w:rsidRDefault="00472A6B">
      <w:pPr>
        <w:pStyle w:val="TOC3"/>
        <w:rPr>
          <w:rFonts w:asciiTheme="minorHAnsi" w:eastAsiaTheme="minorEastAsia" w:hAnsiTheme="minorHAnsi" w:cstheme="minorBidi"/>
          <w:sz w:val="22"/>
          <w:szCs w:val="22"/>
          <w:lang w:eastAsia="en-GB"/>
        </w:rPr>
      </w:pPr>
      <w:hyperlink w:anchor="_Toc195777734" w:history="1">
        <w:r w:rsidR="00BF639D" w:rsidRPr="0036509A">
          <w:rPr>
            <w:rStyle w:val="Hyperlink"/>
          </w:rPr>
          <w:t>8.2.3</w:t>
        </w:r>
        <w:r w:rsidR="00BF639D">
          <w:rPr>
            <w:rFonts w:asciiTheme="minorHAnsi" w:eastAsiaTheme="minorEastAsia" w:hAnsiTheme="minorHAnsi" w:cstheme="minorBidi"/>
            <w:sz w:val="22"/>
            <w:szCs w:val="22"/>
            <w:lang w:eastAsia="en-GB"/>
          </w:rPr>
          <w:tab/>
        </w:r>
        <w:r w:rsidR="00BF639D" w:rsidRPr="0036509A">
          <w:rPr>
            <w:rStyle w:val="Hyperlink"/>
          </w:rPr>
          <w:t xml:space="preserve">The path forward </w:t>
        </w:r>
        <w:r w:rsidR="00BF639D">
          <w:rPr>
            <w:webHidden/>
          </w:rPr>
          <w:tab/>
        </w:r>
        <w:r w:rsidR="00BF639D">
          <w:rPr>
            <w:webHidden/>
          </w:rPr>
          <w:fldChar w:fldCharType="begin"/>
        </w:r>
        <w:r w:rsidR="00BF639D">
          <w:rPr>
            <w:webHidden/>
          </w:rPr>
          <w:instrText xml:space="preserve"> PAGEREF _Toc195777734 \h </w:instrText>
        </w:r>
        <w:r w:rsidR="00BF639D">
          <w:rPr>
            <w:webHidden/>
          </w:rPr>
        </w:r>
        <w:r w:rsidR="00BF639D">
          <w:rPr>
            <w:webHidden/>
          </w:rPr>
          <w:fldChar w:fldCharType="separate"/>
        </w:r>
        <w:r w:rsidR="00BF639D">
          <w:rPr>
            <w:webHidden/>
          </w:rPr>
          <w:t>8</w:t>
        </w:r>
        <w:r w:rsidR="00BF639D">
          <w:rPr>
            <w:webHidden/>
          </w:rPr>
          <w:fldChar w:fldCharType="end"/>
        </w:r>
      </w:hyperlink>
    </w:p>
    <w:p w14:paraId="74C18FE5" w14:textId="58D273F6" w:rsidR="00BF639D" w:rsidRDefault="00472A6B">
      <w:pPr>
        <w:pStyle w:val="TOC2"/>
        <w:rPr>
          <w:rFonts w:asciiTheme="minorHAnsi" w:eastAsiaTheme="minorEastAsia" w:hAnsiTheme="minorHAnsi" w:cstheme="minorBidi"/>
          <w:sz w:val="22"/>
          <w:szCs w:val="22"/>
          <w:lang w:eastAsia="en-GB"/>
        </w:rPr>
      </w:pPr>
      <w:hyperlink w:anchor="_Toc195777735" w:history="1">
        <w:r w:rsidR="00BF639D" w:rsidRPr="0036509A">
          <w:rPr>
            <w:rStyle w:val="Hyperlink"/>
          </w:rPr>
          <w:t>8.3</w:t>
        </w:r>
        <w:r w:rsidR="00BF639D">
          <w:rPr>
            <w:rFonts w:asciiTheme="minorHAnsi" w:eastAsiaTheme="minorEastAsia" w:hAnsiTheme="minorHAnsi" w:cstheme="minorBidi"/>
            <w:sz w:val="22"/>
            <w:szCs w:val="22"/>
            <w:lang w:eastAsia="en-GB"/>
          </w:rPr>
          <w:tab/>
        </w:r>
        <w:r w:rsidR="00BF639D" w:rsidRPr="0036509A">
          <w:rPr>
            <w:rStyle w:val="Hyperlink"/>
          </w:rPr>
          <w:t>The potential of behavioural insights for policy making</w:t>
        </w:r>
        <w:r w:rsidR="00BF639D">
          <w:rPr>
            <w:webHidden/>
          </w:rPr>
          <w:tab/>
        </w:r>
        <w:r w:rsidR="00BF639D">
          <w:rPr>
            <w:webHidden/>
          </w:rPr>
          <w:fldChar w:fldCharType="begin"/>
        </w:r>
        <w:r w:rsidR="00BF639D">
          <w:rPr>
            <w:webHidden/>
          </w:rPr>
          <w:instrText xml:space="preserve"> PAGEREF _Toc195777735 \h </w:instrText>
        </w:r>
        <w:r w:rsidR="00BF639D">
          <w:rPr>
            <w:webHidden/>
          </w:rPr>
        </w:r>
        <w:r w:rsidR="00BF639D">
          <w:rPr>
            <w:webHidden/>
          </w:rPr>
          <w:fldChar w:fldCharType="separate"/>
        </w:r>
        <w:r w:rsidR="00BF639D">
          <w:rPr>
            <w:webHidden/>
          </w:rPr>
          <w:t>11</w:t>
        </w:r>
        <w:r w:rsidR="00BF639D">
          <w:rPr>
            <w:webHidden/>
          </w:rPr>
          <w:fldChar w:fldCharType="end"/>
        </w:r>
      </w:hyperlink>
    </w:p>
    <w:p w14:paraId="40BA40CC" w14:textId="490CE888" w:rsidR="00BF639D" w:rsidRDefault="00472A6B">
      <w:pPr>
        <w:pStyle w:val="TOC3"/>
        <w:rPr>
          <w:rFonts w:asciiTheme="minorHAnsi" w:eastAsiaTheme="minorEastAsia" w:hAnsiTheme="minorHAnsi" w:cstheme="minorBidi"/>
          <w:sz w:val="22"/>
          <w:szCs w:val="22"/>
          <w:lang w:eastAsia="en-GB"/>
        </w:rPr>
      </w:pPr>
      <w:hyperlink w:anchor="_Toc195777736" w:history="1">
        <w:r w:rsidR="00BF639D" w:rsidRPr="0036509A">
          <w:rPr>
            <w:rStyle w:val="Hyperlink"/>
          </w:rPr>
          <w:t>8.3.1</w:t>
        </w:r>
        <w:r w:rsidR="00BF639D">
          <w:rPr>
            <w:rFonts w:asciiTheme="minorHAnsi" w:eastAsiaTheme="minorEastAsia" w:hAnsiTheme="minorHAnsi" w:cstheme="minorBidi"/>
            <w:sz w:val="22"/>
            <w:szCs w:val="22"/>
            <w:lang w:eastAsia="en-GB"/>
          </w:rPr>
          <w:tab/>
        </w:r>
        <w:r w:rsidR="00BF639D" w:rsidRPr="0036509A">
          <w:rPr>
            <w:rStyle w:val="Hyperlink"/>
          </w:rPr>
          <w:t xml:space="preserve">Participation and citizen engagement </w:t>
        </w:r>
        <w:r w:rsidR="00BF639D">
          <w:rPr>
            <w:webHidden/>
          </w:rPr>
          <w:tab/>
        </w:r>
        <w:r w:rsidR="00BF639D">
          <w:rPr>
            <w:webHidden/>
          </w:rPr>
          <w:fldChar w:fldCharType="begin"/>
        </w:r>
        <w:r w:rsidR="00BF639D">
          <w:rPr>
            <w:webHidden/>
          </w:rPr>
          <w:instrText xml:space="preserve"> PAGEREF _Toc195777736 \h </w:instrText>
        </w:r>
        <w:r w:rsidR="00BF639D">
          <w:rPr>
            <w:webHidden/>
          </w:rPr>
        </w:r>
        <w:r w:rsidR="00BF639D">
          <w:rPr>
            <w:webHidden/>
          </w:rPr>
          <w:fldChar w:fldCharType="separate"/>
        </w:r>
        <w:r w:rsidR="00BF639D">
          <w:rPr>
            <w:webHidden/>
          </w:rPr>
          <w:t>13</w:t>
        </w:r>
        <w:r w:rsidR="00BF639D">
          <w:rPr>
            <w:webHidden/>
          </w:rPr>
          <w:fldChar w:fldCharType="end"/>
        </w:r>
      </w:hyperlink>
    </w:p>
    <w:p w14:paraId="4454AEA5" w14:textId="619E06B8" w:rsidR="00BF639D" w:rsidRDefault="00472A6B">
      <w:pPr>
        <w:pStyle w:val="TOC2"/>
        <w:rPr>
          <w:rFonts w:asciiTheme="minorHAnsi" w:eastAsiaTheme="minorEastAsia" w:hAnsiTheme="minorHAnsi" w:cstheme="minorBidi"/>
          <w:sz w:val="22"/>
          <w:szCs w:val="22"/>
          <w:lang w:eastAsia="en-GB"/>
        </w:rPr>
      </w:pPr>
      <w:hyperlink w:anchor="_Toc195777737" w:history="1">
        <w:r w:rsidR="00BF639D" w:rsidRPr="0036509A">
          <w:rPr>
            <w:rStyle w:val="Hyperlink"/>
          </w:rPr>
          <w:t>8.4</w:t>
        </w:r>
        <w:r w:rsidR="00BF639D">
          <w:rPr>
            <w:rFonts w:asciiTheme="minorHAnsi" w:eastAsiaTheme="minorEastAsia" w:hAnsiTheme="minorHAnsi" w:cstheme="minorBidi"/>
            <w:sz w:val="22"/>
            <w:szCs w:val="22"/>
            <w:lang w:eastAsia="en-GB"/>
          </w:rPr>
          <w:tab/>
        </w:r>
        <w:r w:rsidR="00BF639D" w:rsidRPr="0036509A">
          <w:rPr>
            <w:rStyle w:val="Hyperlink"/>
          </w:rPr>
          <w:t>Cities and regions in the green transition</w:t>
        </w:r>
        <w:r w:rsidR="00BF639D">
          <w:rPr>
            <w:webHidden/>
          </w:rPr>
          <w:tab/>
        </w:r>
        <w:r w:rsidR="00BF639D">
          <w:rPr>
            <w:webHidden/>
          </w:rPr>
          <w:fldChar w:fldCharType="begin"/>
        </w:r>
        <w:r w:rsidR="00BF639D">
          <w:rPr>
            <w:webHidden/>
          </w:rPr>
          <w:instrText xml:space="preserve"> PAGEREF _Toc195777737 \h </w:instrText>
        </w:r>
        <w:r w:rsidR="00BF639D">
          <w:rPr>
            <w:webHidden/>
          </w:rPr>
        </w:r>
        <w:r w:rsidR="00BF639D">
          <w:rPr>
            <w:webHidden/>
          </w:rPr>
          <w:fldChar w:fldCharType="separate"/>
        </w:r>
        <w:r w:rsidR="00BF639D">
          <w:rPr>
            <w:webHidden/>
          </w:rPr>
          <w:t>16</w:t>
        </w:r>
        <w:r w:rsidR="00BF639D">
          <w:rPr>
            <w:webHidden/>
          </w:rPr>
          <w:fldChar w:fldCharType="end"/>
        </w:r>
      </w:hyperlink>
    </w:p>
    <w:p w14:paraId="7FBCD64A" w14:textId="65230091" w:rsidR="00BF639D" w:rsidRDefault="00472A6B">
      <w:pPr>
        <w:pStyle w:val="TOC1"/>
        <w:rPr>
          <w:rFonts w:asciiTheme="minorHAnsi" w:eastAsiaTheme="minorEastAsia" w:hAnsiTheme="minorHAnsi" w:cstheme="minorBidi"/>
          <w:sz w:val="22"/>
          <w:szCs w:val="22"/>
          <w:lang w:eastAsia="en-GB"/>
        </w:rPr>
      </w:pPr>
      <w:hyperlink w:anchor="_Toc195777738" w:history="1">
        <w:r w:rsidR="00BF639D" w:rsidRPr="0036509A">
          <w:rPr>
            <w:rStyle w:val="Hyperlink"/>
          </w:rPr>
          <w:t>References</w:t>
        </w:r>
        <w:r w:rsidR="00BF639D">
          <w:rPr>
            <w:webHidden/>
          </w:rPr>
          <w:tab/>
        </w:r>
        <w:r w:rsidR="00BF639D">
          <w:rPr>
            <w:webHidden/>
          </w:rPr>
          <w:fldChar w:fldCharType="begin"/>
        </w:r>
        <w:r w:rsidR="00BF639D">
          <w:rPr>
            <w:webHidden/>
          </w:rPr>
          <w:instrText xml:space="preserve"> PAGEREF _Toc195777738 \h </w:instrText>
        </w:r>
        <w:r w:rsidR="00BF639D">
          <w:rPr>
            <w:webHidden/>
          </w:rPr>
        </w:r>
        <w:r w:rsidR="00BF639D">
          <w:rPr>
            <w:webHidden/>
          </w:rPr>
          <w:fldChar w:fldCharType="separate"/>
        </w:r>
        <w:r w:rsidR="00BF639D">
          <w:rPr>
            <w:webHidden/>
          </w:rPr>
          <w:t>2</w:t>
        </w:r>
        <w:r w:rsidR="00BF639D">
          <w:rPr>
            <w:webHidden/>
          </w:rPr>
          <w:fldChar w:fldCharType="end"/>
        </w:r>
      </w:hyperlink>
    </w:p>
    <w:p w14:paraId="743EA936" w14:textId="100D7B1C" w:rsidR="00F7732B" w:rsidRPr="00142A0D" w:rsidRDefault="00F7732B" w:rsidP="00F7732B">
      <w:pPr>
        <w:pStyle w:val="JRCText"/>
      </w:pPr>
      <w:r w:rsidRPr="00142A0D">
        <w:rPr>
          <w:color w:val="2B579A"/>
          <w:sz w:val="22"/>
          <w:szCs w:val="22"/>
          <w:shd w:val="clear" w:color="auto" w:fill="E6E6E6"/>
        </w:rPr>
        <w:fldChar w:fldCharType="end"/>
      </w:r>
    </w:p>
    <w:p w14:paraId="2F91DBB8" w14:textId="77777777" w:rsidR="00F7732B" w:rsidRPr="00142A0D" w:rsidRDefault="00F7732B" w:rsidP="00F7732B">
      <w:pPr>
        <w:rPr>
          <w:lang w:eastAsia="en-US"/>
        </w:rPr>
      </w:pPr>
    </w:p>
    <w:p w14:paraId="328FB461" w14:textId="718552B9" w:rsidR="00F7732B" w:rsidRPr="00142A0D" w:rsidRDefault="00F7732B" w:rsidP="00F7732B">
      <w:pPr>
        <w:rPr>
          <w:lang w:eastAsia="en-US"/>
        </w:rPr>
      </w:pPr>
    </w:p>
    <w:p w14:paraId="22C3648A" w14:textId="77777777" w:rsidR="00EE6607" w:rsidRPr="00142A0D" w:rsidRDefault="00EE6607" w:rsidP="00F7732B">
      <w:pPr>
        <w:rPr>
          <w:lang w:eastAsia="en-US"/>
        </w:rPr>
        <w:sectPr w:rsidR="00EE6607" w:rsidRPr="00142A0D" w:rsidSect="00977AF4">
          <w:footerReference w:type="default" r:id="rId11"/>
          <w:footerReference w:type="first" r:id="rId12"/>
          <w:pgSz w:w="11906" w:h="16838"/>
          <w:pgMar w:top="1417" w:right="1417" w:bottom="1417" w:left="1417" w:header="708" w:footer="708" w:gutter="0"/>
          <w:pgNumType w:fmt="lowerRoman" w:start="1"/>
          <w:cols w:space="708"/>
          <w:docGrid w:linePitch="360"/>
        </w:sectPr>
      </w:pPr>
    </w:p>
    <w:p w14:paraId="38A88593" w14:textId="0F37C0FA" w:rsidR="000A3B62" w:rsidRPr="00142A0D" w:rsidRDefault="00EC3AE1" w:rsidP="000A2CC4">
      <w:pPr>
        <w:pStyle w:val="JRCLevel-1title"/>
      </w:pPr>
      <w:bookmarkStart w:id="0" w:name="_Toc195777726"/>
      <w:r>
        <w:lastRenderedPageBreak/>
        <w:t>Horizontal enablers</w:t>
      </w:r>
      <w:bookmarkEnd w:id="0"/>
    </w:p>
    <w:p w14:paraId="625BB17B" w14:textId="77777777" w:rsidR="00A758E6" w:rsidRPr="000A2CC4" w:rsidRDefault="00A758E6" w:rsidP="00A758E6">
      <w:pPr>
        <w:pStyle w:val="JRCLevel-2title"/>
        <w:ind w:left="709" w:hanging="709"/>
        <w:jc w:val="left"/>
        <w:rPr>
          <w:color w:val="70AD47" w:themeColor="accent6"/>
        </w:rPr>
      </w:pPr>
      <w:bookmarkStart w:id="1" w:name="_Toc179468281"/>
      <w:bookmarkStart w:id="2" w:name="_Toc181281700"/>
      <w:bookmarkStart w:id="3" w:name="_Toc184306469"/>
      <w:bookmarkStart w:id="4" w:name="_Toc184881552"/>
      <w:bookmarkStart w:id="5" w:name="_Toc184968579"/>
      <w:bookmarkStart w:id="6" w:name="_Toc191646103"/>
      <w:bookmarkStart w:id="7" w:name="_Toc195777727"/>
      <w:bookmarkStart w:id="8" w:name="_Toc184602523"/>
      <w:bookmarkStart w:id="9" w:name="_Toc184704667"/>
      <w:bookmarkStart w:id="10" w:name="_Toc184800256"/>
      <w:bookmarkStart w:id="11" w:name="_Toc184602519"/>
      <w:bookmarkStart w:id="12" w:name="_Toc184704661"/>
      <w:bookmarkStart w:id="13" w:name="_Toc184800250"/>
      <w:r w:rsidRPr="000A2CC4">
        <w:rPr>
          <w:color w:val="70AD47" w:themeColor="accent6"/>
        </w:rPr>
        <w:t>Education and skills for the green transition</w:t>
      </w:r>
      <w:bookmarkEnd w:id="1"/>
      <w:bookmarkEnd w:id="2"/>
      <w:bookmarkEnd w:id="3"/>
      <w:bookmarkEnd w:id="4"/>
      <w:bookmarkEnd w:id="5"/>
      <w:bookmarkEnd w:id="6"/>
      <w:bookmarkEnd w:id="7"/>
    </w:p>
    <w:p w14:paraId="273B16CB" w14:textId="70FAD398" w:rsidR="00CA31C8" w:rsidRPr="00712507" w:rsidRDefault="00CA31C8" w:rsidP="00CA31C8">
      <w:pPr>
        <w:rPr>
          <w:rFonts w:eastAsia="EC Square Sans Pro" w:cs="EC Square Sans Pro"/>
          <w:sz w:val="22"/>
          <w:szCs w:val="22"/>
        </w:rPr>
      </w:pPr>
      <w:r w:rsidRPr="00712507">
        <w:rPr>
          <w:sz w:val="22"/>
          <w:szCs w:val="22"/>
        </w:rPr>
        <w:t xml:space="preserve">This section explores the enablers and challenges of equipping Europe’s workforce for the green transition. By connecting skills development with the broader goals of a </w:t>
      </w:r>
      <w:r w:rsidR="00472A6B" w:rsidRPr="00472A6B">
        <w:rPr>
          <w:bCs/>
          <w:sz w:val="22"/>
          <w:szCs w:val="22"/>
        </w:rPr>
        <w:t>clean, just, and competitive transition</w:t>
      </w:r>
      <w:r w:rsidRPr="00712507">
        <w:rPr>
          <w:sz w:val="22"/>
          <w:szCs w:val="22"/>
        </w:rPr>
        <w:t xml:space="preserve">, it highlights how education and training systems can adapt to meet evolving labour market needs, ensuring the effective implementation of the green transition and strengthening Europe’s socio-economic resilience. </w:t>
      </w:r>
    </w:p>
    <w:p w14:paraId="50426E1C" w14:textId="5C88408F" w:rsidR="00581DF8" w:rsidRPr="00712507" w:rsidRDefault="00CA31C8" w:rsidP="00CA31C8">
      <w:pPr>
        <w:rPr>
          <w:rFonts w:eastAsia="EC Square Sans Pro" w:cs="EC Square Sans Pro"/>
          <w:sz w:val="22"/>
          <w:szCs w:val="22"/>
        </w:rPr>
      </w:pPr>
      <w:r w:rsidRPr="00712507">
        <w:rPr>
          <w:sz w:val="22"/>
          <w:szCs w:val="22"/>
        </w:rPr>
        <w:t xml:space="preserve">Achieving </w:t>
      </w:r>
      <w:r w:rsidR="00A758E6" w:rsidRPr="00712507">
        <w:rPr>
          <w:sz w:val="22"/>
          <w:szCs w:val="22"/>
        </w:rPr>
        <w:t xml:space="preserve">the goals of the </w:t>
      </w:r>
      <w:r w:rsidR="00A758E6" w:rsidRPr="00712507">
        <w:rPr>
          <w:bCs/>
          <w:sz w:val="22"/>
          <w:szCs w:val="22"/>
        </w:rPr>
        <w:t>European Green Deal</w:t>
      </w:r>
      <w:r w:rsidR="00A758E6" w:rsidRPr="00712507">
        <w:rPr>
          <w:b/>
          <w:bCs/>
          <w:sz w:val="22"/>
          <w:szCs w:val="22"/>
        </w:rPr>
        <w:t xml:space="preserve"> </w:t>
      </w:r>
      <w:r w:rsidR="00A758E6" w:rsidRPr="00712507">
        <w:rPr>
          <w:sz w:val="22"/>
          <w:szCs w:val="22"/>
        </w:rPr>
        <w:t xml:space="preserve">and </w:t>
      </w:r>
      <w:r w:rsidR="00BC608B">
        <w:rPr>
          <w:sz w:val="22"/>
          <w:szCs w:val="22"/>
        </w:rPr>
        <w:t xml:space="preserve">of </w:t>
      </w:r>
      <w:r w:rsidR="00A758E6" w:rsidRPr="00712507">
        <w:rPr>
          <w:sz w:val="22"/>
          <w:szCs w:val="22"/>
        </w:rPr>
        <w:t>the Clean Industrial Deal</w:t>
      </w:r>
      <w:r w:rsidR="00A758E6" w:rsidRPr="00712507">
        <w:rPr>
          <w:b/>
          <w:bCs/>
          <w:sz w:val="22"/>
          <w:szCs w:val="22"/>
        </w:rPr>
        <w:t xml:space="preserve"> </w:t>
      </w:r>
      <w:r w:rsidR="00652F50">
        <w:rPr>
          <w:b/>
          <w:bCs/>
          <w:sz w:val="22"/>
          <w:szCs w:val="22"/>
        </w:rPr>
        <w:fldChar w:fldCharType="begin"/>
      </w:r>
      <w:r w:rsidR="00652F50">
        <w:rPr>
          <w:b/>
          <w:bCs/>
          <w:sz w:val="22"/>
          <w:szCs w:val="22"/>
        </w:rPr>
        <w:instrText xml:space="preserve"> ADDIN ZOTERO_ITEM CSL_CITATION {"citationID":"VMSHmsSF","properties":{"formattedCitation":"[1]","plainCitation":"[1]","noteIndex":0},"citationItems":[{"id":1042,"uris":["http://zotero.org/groups/5272309/items/E73TK3ZJ"],"itemData":{"id":1042,"type":"webpage","abstract":"Based on six pillars, the Clean Industrial Deal outlines concrete actions to turn decarbonisation into a driver of growth for European industries.","language":"en","title":"Clean Industrial Deal - European Commission","URL":"https://commission.europa.eu/topics/eu-competitiveness/clean-industrial-deal_en","author":[{"literal":"EUROPEAN COMMISSION"}],"accessed":{"date-parts":[["2025",3,4]]},"issued":{"date-parts":[["2025"]]}}}],"schema":"https://github.com/citation-style-language/schema/raw/master/csl-citation.json"} </w:instrText>
      </w:r>
      <w:r w:rsidR="00652F50">
        <w:rPr>
          <w:b/>
          <w:bCs/>
          <w:sz w:val="22"/>
          <w:szCs w:val="22"/>
        </w:rPr>
        <w:fldChar w:fldCharType="separate"/>
      </w:r>
      <w:r w:rsidR="00652F50" w:rsidRPr="00652F50">
        <w:rPr>
          <w:sz w:val="22"/>
        </w:rPr>
        <w:t>[1]</w:t>
      </w:r>
      <w:r w:rsidR="00652F50">
        <w:rPr>
          <w:b/>
          <w:bCs/>
          <w:sz w:val="22"/>
          <w:szCs w:val="22"/>
        </w:rPr>
        <w:fldChar w:fldCharType="end"/>
      </w:r>
      <w:r w:rsidR="00652F50">
        <w:rPr>
          <w:b/>
          <w:bCs/>
          <w:sz w:val="22"/>
          <w:szCs w:val="22"/>
        </w:rPr>
        <w:t xml:space="preserve"> </w:t>
      </w:r>
      <w:r w:rsidR="00A758E6" w:rsidRPr="00712507">
        <w:rPr>
          <w:sz w:val="22"/>
          <w:szCs w:val="22"/>
        </w:rPr>
        <w:t xml:space="preserve">requires a profound transformation of Europe’s economy and workforce, underpinned by a fair, inclusive, and competitive transition. This shift spans all dimensions of the green transition, requiring the development of </w:t>
      </w:r>
      <w:r w:rsidR="00A758E6" w:rsidRPr="00712507">
        <w:rPr>
          <w:b/>
          <w:bCs/>
          <w:sz w:val="22"/>
          <w:szCs w:val="22"/>
        </w:rPr>
        <w:t>green skills</w:t>
      </w:r>
      <w:r w:rsidR="00A758E6" w:rsidRPr="00712507">
        <w:rPr>
          <w:sz w:val="22"/>
          <w:szCs w:val="22"/>
        </w:rPr>
        <w:t xml:space="preserve"> and the creation of jobs aligned with sustainability objectives. </w:t>
      </w:r>
      <w:r w:rsidR="00A758E6" w:rsidRPr="00712507">
        <w:rPr>
          <w:rFonts w:eastAsia="EC Square Sans Pro" w:cs="EC Square Sans Pro"/>
          <w:sz w:val="22"/>
          <w:szCs w:val="22"/>
        </w:rPr>
        <w:t>The workforce must be equipped with the knowledge, competencies, and adaptability needed to support this systemic change, from primary sectors to emerging industries</w:t>
      </w:r>
      <w:r w:rsidR="00A758E6" w:rsidRPr="00712507">
        <w:rPr>
          <w:sz w:val="22"/>
          <w:szCs w:val="22"/>
        </w:rPr>
        <w:t xml:space="preserve">. To increase competitiveness, the EU will focus on adult and lifelong learning, and up- and re-skilling, to ensure a good alignment with labour market demands. The </w:t>
      </w:r>
      <w:r w:rsidR="00A758E6" w:rsidRPr="00712507">
        <w:rPr>
          <w:b/>
          <w:bCs/>
          <w:sz w:val="22"/>
          <w:szCs w:val="22"/>
        </w:rPr>
        <w:t>transition to sustainability</w:t>
      </w:r>
      <w:r w:rsidR="00A758E6" w:rsidRPr="00712507">
        <w:rPr>
          <w:sz w:val="22"/>
          <w:szCs w:val="22"/>
        </w:rPr>
        <w:t xml:space="preserve"> offers unparalleled opportunities to simultaneously address socio-economic and environmental challenges. </w:t>
      </w:r>
      <w:r w:rsidR="00A758E6" w:rsidRPr="00712507">
        <w:rPr>
          <w:rFonts w:eastAsia="EC Square Sans Pro" w:cs="EC Square Sans Pro"/>
          <w:sz w:val="22"/>
          <w:szCs w:val="22"/>
        </w:rPr>
        <w:t>Green skills encompass both technical abilities and cross-sectoral competencies</w:t>
      </w:r>
      <w:r w:rsidR="00A758E6" w:rsidRPr="00712507">
        <w:rPr>
          <w:sz w:val="22"/>
          <w:szCs w:val="22"/>
        </w:rPr>
        <w:t xml:space="preserve">, such as systems thinking and collaboration, which enable the workforce to meet the demands of rapidly evolving markets. As highlighted by recent assessments (European Commission, 2023), this transformation is expected to generate millions of jobs across all sectors of the green economy, particularly in roles requiring mid-level and high-level skills. </w:t>
      </w:r>
      <w:r w:rsidR="00581DF8" w:rsidRPr="00712507">
        <w:rPr>
          <w:rFonts w:eastAsia="EC Square Sans Pro" w:cs="EC Square Sans Pro"/>
          <w:sz w:val="22"/>
          <w:szCs w:val="22"/>
        </w:rPr>
        <w:t xml:space="preserve">Promoting skills and quality jobs while ensuring social fairness is one of the horizontal enablers of the </w:t>
      </w:r>
      <w:r w:rsidR="00581DF8" w:rsidRPr="00712507">
        <w:rPr>
          <w:rFonts w:eastAsia="EC Square Sans Pro" w:cs="EC Square Sans Pro"/>
          <w:b/>
          <w:bCs/>
          <w:sz w:val="22"/>
          <w:szCs w:val="22"/>
        </w:rPr>
        <w:t>EU Competitiveness Compass</w:t>
      </w:r>
      <w:r w:rsidR="00BF1A15">
        <w:rPr>
          <w:rFonts w:eastAsia="EC Square Sans Pro" w:cs="EC Square Sans Pro"/>
          <w:b/>
          <w:bCs/>
          <w:sz w:val="22"/>
          <w:szCs w:val="22"/>
        </w:rPr>
        <w:t xml:space="preserve"> </w:t>
      </w:r>
      <w:r w:rsidR="00BF1A15">
        <w:rPr>
          <w:rFonts w:eastAsia="EC Square Sans Pro" w:cs="EC Square Sans Pro"/>
          <w:b/>
          <w:bCs/>
          <w:sz w:val="22"/>
          <w:szCs w:val="22"/>
        </w:rPr>
        <w:fldChar w:fldCharType="begin"/>
      </w:r>
      <w:r w:rsidR="00BF1A15">
        <w:rPr>
          <w:rFonts w:eastAsia="EC Square Sans Pro" w:cs="EC Square Sans Pro"/>
          <w:b/>
          <w:bCs/>
          <w:sz w:val="22"/>
          <w:szCs w:val="22"/>
        </w:rPr>
        <w:instrText xml:space="preserve"> ADDIN ZOTERO_ITEM CSL_CITATION {"citationID":"42Had1w2","properties":{"formattedCitation":"[2]","plainCitation":"[2]","noteIndex":0},"citationItems":[{"id":1040,"uris":["http://zotero.org/groups/5272309/items/4S5P8PB6"],"itemData":{"id":1040,"type":"bill","language":"en","title":"COMMUNICATION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COMMISSION"}],"accessed":{"date-parts":[["2025",3,4]]},"issued":{"date-parts":[["2025"]]}},"label":"page"}],"schema":"https://github.com/citation-style-language/schema/raw/master/csl-citation.json"} </w:instrText>
      </w:r>
      <w:r w:rsidR="00BF1A15">
        <w:rPr>
          <w:rFonts w:eastAsia="EC Square Sans Pro" w:cs="EC Square Sans Pro"/>
          <w:b/>
          <w:bCs/>
          <w:sz w:val="22"/>
          <w:szCs w:val="22"/>
        </w:rPr>
        <w:fldChar w:fldCharType="separate"/>
      </w:r>
      <w:r w:rsidR="00BF1A15" w:rsidRPr="00BF1A15">
        <w:rPr>
          <w:rFonts w:eastAsia="EC Square Sans Pro"/>
          <w:sz w:val="22"/>
        </w:rPr>
        <w:t>[2]</w:t>
      </w:r>
      <w:r w:rsidR="00BF1A15">
        <w:rPr>
          <w:rFonts w:eastAsia="EC Square Sans Pro" w:cs="EC Square Sans Pro"/>
          <w:b/>
          <w:bCs/>
          <w:sz w:val="22"/>
          <w:szCs w:val="22"/>
        </w:rPr>
        <w:fldChar w:fldCharType="end"/>
      </w:r>
      <w:r w:rsidR="00581DF8" w:rsidRPr="00712507">
        <w:rPr>
          <w:rFonts w:eastAsia="EC Square Sans Pro" w:cs="EC Square Sans Pro"/>
          <w:sz w:val="22"/>
          <w:szCs w:val="22"/>
        </w:rPr>
        <w:t xml:space="preserve">, a reminder that the green transition has to be fair and competitive for our economy and society. </w:t>
      </w:r>
    </w:p>
    <w:p w14:paraId="76A56855" w14:textId="1DB044D5" w:rsidR="00712507" w:rsidRDefault="00A758E6" w:rsidP="00CA31C8">
      <w:pPr>
        <w:rPr>
          <w:rFonts w:eastAsia="EC Square Sans Pro" w:cs="EC Square Sans Pro"/>
          <w:sz w:val="22"/>
          <w:szCs w:val="22"/>
        </w:rPr>
      </w:pPr>
      <w:r w:rsidRPr="00712507">
        <w:rPr>
          <w:sz w:val="22"/>
          <w:szCs w:val="22"/>
        </w:rPr>
        <w:t xml:space="preserve">The success of this transition hinges on addressing structural gaps in education and training. Existing EU frameworks, such as </w:t>
      </w:r>
      <w:r w:rsidRPr="00712507">
        <w:rPr>
          <w:b/>
          <w:bCs/>
          <w:sz w:val="22"/>
          <w:szCs w:val="22"/>
        </w:rPr>
        <w:t>GreenComp</w:t>
      </w:r>
      <w:r w:rsidRPr="00712507">
        <w:rPr>
          <w:sz w:val="22"/>
          <w:szCs w:val="22"/>
        </w:rPr>
        <w:t>,</w:t>
      </w:r>
      <w:r w:rsidR="000E78CF" w:rsidRPr="00BF1A15">
        <w:rPr>
          <w:rStyle w:val="FootnoteReference"/>
        </w:rPr>
        <w:footnoteReference w:id="2"/>
      </w:r>
      <w:r w:rsidRPr="00712507">
        <w:rPr>
          <w:sz w:val="22"/>
          <w:szCs w:val="22"/>
        </w:rPr>
        <w:t xml:space="preserve"> provide a shared reference for integrating sustainability competences</w:t>
      </w:r>
      <w:r w:rsidR="00581DF8" w:rsidRPr="00712507">
        <w:rPr>
          <w:sz w:val="22"/>
          <w:szCs w:val="22"/>
        </w:rPr>
        <w:t xml:space="preserve"> </w:t>
      </w:r>
      <w:r w:rsidR="00BF1A15">
        <w:rPr>
          <w:sz w:val="22"/>
          <w:szCs w:val="22"/>
        </w:rPr>
        <w:fldChar w:fldCharType="begin"/>
      </w:r>
      <w:r w:rsidR="00BF1A15">
        <w:rPr>
          <w:sz w:val="22"/>
          <w:szCs w:val="22"/>
        </w:rPr>
        <w:instrText xml:space="preserve"> ADDIN ZOTERO_ITEM CSL_CITATION {"citationID":"jDadc3BU","properties":{"formattedCitation":"[3]","plainCitation":"[3]","noteIndex":0},"citationItems":[{"id":1414,"uris":["http://zotero.org/groups/5272309/items/9NKWBN4M"],"itemData":{"id":1414,"type":"book","event-place":"LU","language":"eng","publisher":"Publications Office","publisher-place":"LU","source":"DOI.org (CSL JSON)","title":"GreenComp, the European sustainability competence framework.","URL":"https://data.europa.eu/doi/10.2760/13286","author":[{"literal":"European Commission. Joint Research Centre."}],"accessed":{"date-parts":[["2025",4,13]]},"issued":{"date-parts":[["2022"]]}}}],"schema":"https://github.com/citation-style-language/schema/raw/master/csl-citation.json"} </w:instrText>
      </w:r>
      <w:r w:rsidR="00BF1A15">
        <w:rPr>
          <w:sz w:val="22"/>
          <w:szCs w:val="22"/>
        </w:rPr>
        <w:fldChar w:fldCharType="separate"/>
      </w:r>
      <w:r w:rsidR="00BF1A15" w:rsidRPr="00BF1A15">
        <w:rPr>
          <w:sz w:val="22"/>
        </w:rPr>
        <w:t>[3]</w:t>
      </w:r>
      <w:r w:rsidR="00BF1A15">
        <w:rPr>
          <w:sz w:val="22"/>
          <w:szCs w:val="22"/>
        </w:rPr>
        <w:fldChar w:fldCharType="end"/>
      </w:r>
      <w:r w:rsidRPr="00712507">
        <w:rPr>
          <w:sz w:val="22"/>
          <w:szCs w:val="22"/>
        </w:rPr>
        <w:t xml:space="preserve">, while financial instruments such as the </w:t>
      </w:r>
      <w:r w:rsidRPr="00712507">
        <w:rPr>
          <w:b/>
          <w:bCs/>
          <w:sz w:val="22"/>
          <w:szCs w:val="22"/>
        </w:rPr>
        <w:t>European Social Fund+</w:t>
      </w:r>
      <w:r w:rsidRPr="00712507">
        <w:rPr>
          <w:sz w:val="22"/>
          <w:szCs w:val="22"/>
        </w:rPr>
        <w:t xml:space="preserve">, </w:t>
      </w:r>
      <w:r w:rsidRPr="00712507">
        <w:rPr>
          <w:b/>
          <w:bCs/>
          <w:sz w:val="22"/>
          <w:szCs w:val="22"/>
        </w:rPr>
        <w:t>Youth Guarantee</w:t>
      </w:r>
      <w:r w:rsidRPr="00712507">
        <w:rPr>
          <w:sz w:val="22"/>
          <w:szCs w:val="22"/>
        </w:rPr>
        <w:t xml:space="preserve">, and </w:t>
      </w:r>
      <w:r w:rsidRPr="00712507">
        <w:rPr>
          <w:b/>
          <w:bCs/>
          <w:sz w:val="22"/>
          <w:szCs w:val="22"/>
        </w:rPr>
        <w:t>Erasmus+</w:t>
      </w:r>
      <w:r w:rsidRPr="00712507">
        <w:rPr>
          <w:sz w:val="22"/>
          <w:szCs w:val="22"/>
        </w:rPr>
        <w:t>, support re-skilling and up-skilling.</w:t>
      </w:r>
      <w:r w:rsidR="00712507" w:rsidRPr="00712507">
        <w:rPr>
          <w:rFonts w:eastAsia="EC Square Sans Pro" w:cs="EC Square Sans Pro"/>
          <w:sz w:val="22"/>
          <w:szCs w:val="22"/>
        </w:rPr>
        <w:t xml:space="preserve"> </w:t>
      </w:r>
    </w:p>
    <w:p w14:paraId="16827437" w14:textId="4F512280" w:rsidR="00A758E6" w:rsidRPr="00712507" w:rsidRDefault="00A758E6" w:rsidP="00CA31C8">
      <w:pPr>
        <w:rPr>
          <w:sz w:val="22"/>
          <w:szCs w:val="22"/>
        </w:rPr>
      </w:pPr>
      <w:r w:rsidRPr="00712507">
        <w:rPr>
          <w:sz w:val="22"/>
          <w:szCs w:val="22"/>
        </w:rPr>
        <w:t xml:space="preserve">Additionally, investments including the </w:t>
      </w:r>
      <w:commentRangeStart w:id="15"/>
      <w:commentRangeStart w:id="16"/>
      <w:commentRangeStart w:id="17"/>
      <w:r w:rsidRPr="00712507">
        <w:rPr>
          <w:b/>
          <w:bCs/>
          <w:sz w:val="22"/>
          <w:szCs w:val="22"/>
        </w:rPr>
        <w:t>EUR</w:t>
      </w:r>
      <w:r w:rsidRPr="00712507">
        <w:rPr>
          <w:sz w:val="22"/>
          <w:szCs w:val="22"/>
        </w:rPr>
        <w:t xml:space="preserve"> </w:t>
      </w:r>
      <w:r w:rsidRPr="00712507">
        <w:rPr>
          <w:b/>
          <w:bCs/>
          <w:sz w:val="22"/>
          <w:szCs w:val="22"/>
        </w:rPr>
        <w:t>3 billion for sustainable school infrastructure</w:t>
      </w:r>
      <w:r w:rsidRPr="00712507">
        <w:rPr>
          <w:sz w:val="22"/>
          <w:szCs w:val="22"/>
        </w:rPr>
        <w:t xml:space="preserve"> </w:t>
      </w:r>
      <w:commentRangeEnd w:id="15"/>
      <w:r w:rsidR="000E78CF">
        <w:rPr>
          <w:rStyle w:val="CommentReference"/>
        </w:rPr>
        <w:commentReference w:id="15"/>
      </w:r>
      <w:commentRangeEnd w:id="16"/>
      <w:r w:rsidR="00BF1A15">
        <w:rPr>
          <w:rStyle w:val="CommentReference"/>
        </w:rPr>
        <w:commentReference w:id="16"/>
      </w:r>
      <w:commentRangeEnd w:id="17"/>
      <w:r>
        <w:rPr>
          <w:rStyle w:val="CommentReference"/>
        </w:rPr>
        <w:commentReference w:id="17"/>
      </w:r>
      <w:r w:rsidRPr="00712507">
        <w:rPr>
          <w:sz w:val="22"/>
          <w:szCs w:val="22"/>
        </w:rPr>
        <w:t xml:space="preserve">demonstrate the EU’s commitment to preparing future generations for the green economy. This commitment is reinforced by the </w:t>
      </w:r>
      <w:r w:rsidRPr="00712507">
        <w:rPr>
          <w:b/>
          <w:bCs/>
          <w:sz w:val="22"/>
          <w:szCs w:val="22"/>
        </w:rPr>
        <w:t>Clean Industrial Deal</w:t>
      </w:r>
      <w:r w:rsidRPr="00712507">
        <w:rPr>
          <w:sz w:val="22"/>
          <w:szCs w:val="22"/>
        </w:rPr>
        <w:t xml:space="preserve">, </w:t>
      </w:r>
      <w:r w:rsidRPr="00712507">
        <w:rPr>
          <w:rFonts w:eastAsia="EC Square Sans Pro" w:cs="EC Square Sans Pro"/>
          <w:sz w:val="22"/>
          <w:szCs w:val="22"/>
        </w:rPr>
        <w:t>which prioritizes access to industry-needed skills and worker support during the transition.</w:t>
      </w:r>
      <w:r w:rsidRPr="00712507">
        <w:rPr>
          <w:sz w:val="22"/>
          <w:szCs w:val="22"/>
        </w:rPr>
        <w:t xml:space="preserve"> </w:t>
      </w:r>
      <w:r w:rsidRPr="00712507">
        <w:rPr>
          <w:rFonts w:eastAsia="EC Square Sans Pro" w:cs="EC Square Sans Pro"/>
          <w:sz w:val="22"/>
          <w:szCs w:val="22"/>
        </w:rPr>
        <w:t>As part of this effort,</w:t>
      </w:r>
      <w:r w:rsidRPr="00712507">
        <w:rPr>
          <w:sz w:val="22"/>
          <w:szCs w:val="22"/>
        </w:rPr>
        <w:t xml:space="preserve"> the Commission will establish a </w:t>
      </w:r>
      <w:r w:rsidRPr="00712507">
        <w:rPr>
          <w:b/>
          <w:bCs/>
          <w:sz w:val="22"/>
          <w:szCs w:val="22"/>
        </w:rPr>
        <w:t>Union of Skills</w:t>
      </w:r>
      <w:r w:rsidRPr="00712507">
        <w:rPr>
          <w:sz w:val="22"/>
          <w:szCs w:val="22"/>
        </w:rPr>
        <w:t>, investing up to € 90 million from Erasmus+ in workforce training and quality job creation in strategic industries.</w:t>
      </w:r>
      <w:r w:rsidR="00CA31C8" w:rsidRPr="00712507">
        <w:rPr>
          <w:sz w:val="22"/>
          <w:szCs w:val="22"/>
        </w:rPr>
        <w:t xml:space="preserve"> </w:t>
      </w:r>
      <w:r w:rsidRPr="00712507">
        <w:rPr>
          <w:sz w:val="22"/>
          <w:szCs w:val="22"/>
        </w:rPr>
        <w:t xml:space="preserve">The Union of Skills will include a </w:t>
      </w:r>
      <w:r w:rsidRPr="00712507">
        <w:rPr>
          <w:b/>
          <w:sz w:val="22"/>
          <w:szCs w:val="22"/>
        </w:rPr>
        <w:t>STEM Education Strategic Plan</w:t>
      </w:r>
      <w:r w:rsidRPr="00712507">
        <w:rPr>
          <w:sz w:val="22"/>
          <w:szCs w:val="22"/>
        </w:rPr>
        <w:t xml:space="preserve">, a </w:t>
      </w:r>
      <w:r w:rsidRPr="00712507">
        <w:rPr>
          <w:b/>
          <w:sz w:val="22"/>
          <w:szCs w:val="22"/>
        </w:rPr>
        <w:t>Basic Skills Action Plan</w:t>
      </w:r>
      <w:r w:rsidRPr="00712507">
        <w:rPr>
          <w:sz w:val="22"/>
          <w:szCs w:val="22"/>
        </w:rPr>
        <w:t xml:space="preserve"> focused on school education, and a </w:t>
      </w:r>
      <w:r w:rsidRPr="00712507">
        <w:rPr>
          <w:b/>
          <w:sz w:val="22"/>
          <w:szCs w:val="22"/>
        </w:rPr>
        <w:t>European Strategy for Vocational Education and Training</w:t>
      </w:r>
      <w:r w:rsidRPr="00712507">
        <w:rPr>
          <w:sz w:val="22"/>
          <w:szCs w:val="22"/>
        </w:rPr>
        <w:t xml:space="preserve"> while strengthening the European Universities Alliances. Additionally, mobility across the EU will improve with better recognition of skills and training, extending to skilled professionals from third countries.</w:t>
      </w:r>
    </w:p>
    <w:p w14:paraId="161AF4F9" w14:textId="77777777" w:rsidR="00A758E6" w:rsidRDefault="00A758E6" w:rsidP="00A758E6">
      <w:pPr>
        <w:pStyle w:val="JRCLevel-3title"/>
        <w:spacing w:line="259" w:lineRule="auto"/>
        <w:ind w:left="567" w:hanging="567"/>
      </w:pPr>
      <w:bookmarkStart w:id="18" w:name="_Toc195777728"/>
      <w:r>
        <w:t>The energy sector as a catalyst for the green transition</w:t>
      </w:r>
      <w:bookmarkEnd w:id="18"/>
    </w:p>
    <w:p w14:paraId="2334A17E" w14:textId="7DB9AAB8" w:rsidR="00A758E6" w:rsidRPr="00712507" w:rsidRDefault="00A758E6" w:rsidP="00A758E6">
      <w:pPr>
        <w:spacing w:line="257" w:lineRule="auto"/>
        <w:rPr>
          <w:sz w:val="22"/>
          <w:szCs w:val="22"/>
        </w:rPr>
      </w:pPr>
      <w:r w:rsidRPr="00712507">
        <w:rPr>
          <w:rFonts w:eastAsia="EC Square Sans Pro" w:cs="EC Square Sans Pro"/>
          <w:sz w:val="22"/>
          <w:szCs w:val="22"/>
        </w:rPr>
        <w:t>The transition from brown to green jobs in the EU, driven by the European Green Deal, is expected to bring significant changes in the Member States’ labour markets. The energy transition, and related scale-up of EU net-zero technology manufacturing, will accelerate demand for workers with green skills. Skilled technical workers, already in persistent shortage, are in the high demand and labour shortages may hinder the energy transition</w:t>
      </w:r>
      <w:r w:rsidR="008D2C60" w:rsidRPr="00712507">
        <w:rPr>
          <w:rFonts w:eastAsia="EC Square Sans Pro" w:cs="EC Square Sans Pro"/>
          <w:sz w:val="22"/>
          <w:szCs w:val="22"/>
        </w:rPr>
        <w:t>,</w:t>
      </w:r>
      <w:r w:rsidRPr="00712507">
        <w:rPr>
          <w:rFonts w:eastAsia="EC Square Sans Pro" w:cs="EC Square Sans Pro"/>
          <w:sz w:val="22"/>
          <w:szCs w:val="22"/>
        </w:rPr>
        <w:t xml:space="preserve"> if not addressed</w:t>
      </w:r>
      <w:r w:rsidR="007F5D84">
        <w:rPr>
          <w:rFonts w:eastAsia="EC Square Sans Pro" w:cs="EC Square Sans Pro"/>
          <w:sz w:val="22"/>
          <w:szCs w:val="22"/>
        </w:rPr>
        <w:t xml:space="preserve"> </w:t>
      </w:r>
      <w:r w:rsidR="007F5D84">
        <w:rPr>
          <w:rFonts w:eastAsia="EC Square Sans Pro" w:cs="EC Square Sans Pro"/>
          <w:sz w:val="22"/>
          <w:szCs w:val="22"/>
        </w:rPr>
        <w:fldChar w:fldCharType="begin"/>
      </w:r>
      <w:r w:rsidR="007F5D84">
        <w:rPr>
          <w:rFonts w:eastAsia="EC Square Sans Pro" w:cs="EC Square Sans Pro"/>
          <w:sz w:val="22"/>
          <w:szCs w:val="22"/>
        </w:rPr>
        <w:instrText xml:space="preserve"> ADDIN ZOTERO_ITEM CSL_CITATION {"citationID":"OrbqjQ0f","properties":{"formattedCitation":"[4]","plainCitation":"[4]","noteIndex":0},"citationItems":[{"id":1415,"uris":["http://zotero.org/groups/5272309/items/2FELQJGD"],"itemData":{"id":1415,"type":"book","event-place":"LU","language":"eng","publisher":"Publications Office","publisher-place":"LU","source":"DOI.org (CSL JSON)","title":"Clean Energy Technology Observatory, Overall strategic analysis of clean energy technology in the European Union: 2024.","title-short":"Clean Energy Technology Observatory, Overall strategic analysis of clean energy technology in the European Union","URL":"https://data.europa.eu/doi/10.2760/3507717","author":[{"literal":"European Commission. Joint Research Centre."}],"accessed":{"date-parts":[["2025",4,13]]},"issued":{"date-parts":[["2025"]]}},"label":"page"}],"schema":"https://github.com/citation-style-language/schema/raw/master/csl-citation.json"} </w:instrText>
      </w:r>
      <w:r w:rsidR="007F5D84">
        <w:rPr>
          <w:rFonts w:eastAsia="EC Square Sans Pro" w:cs="EC Square Sans Pro"/>
          <w:sz w:val="22"/>
          <w:szCs w:val="22"/>
        </w:rPr>
        <w:fldChar w:fldCharType="separate"/>
      </w:r>
      <w:r w:rsidR="007F5D84" w:rsidRPr="007F5D84">
        <w:rPr>
          <w:rFonts w:eastAsia="EC Square Sans Pro"/>
          <w:sz w:val="22"/>
        </w:rPr>
        <w:t>[4]</w:t>
      </w:r>
      <w:r w:rsidR="007F5D84">
        <w:rPr>
          <w:rFonts w:eastAsia="EC Square Sans Pro" w:cs="EC Square Sans Pro"/>
          <w:sz w:val="22"/>
          <w:szCs w:val="22"/>
        </w:rPr>
        <w:fldChar w:fldCharType="end"/>
      </w:r>
      <w:r w:rsidRPr="00712507">
        <w:rPr>
          <w:rFonts w:eastAsia="EC Square Sans Pro" w:cs="EC Square Sans Pro"/>
          <w:sz w:val="22"/>
          <w:szCs w:val="22"/>
        </w:rPr>
        <w:t>.</w:t>
      </w:r>
    </w:p>
    <w:p w14:paraId="3524189E" w14:textId="592F58CC" w:rsidR="00A758E6" w:rsidRPr="00712507" w:rsidRDefault="00A758E6" w:rsidP="00A758E6">
      <w:pPr>
        <w:spacing w:line="257" w:lineRule="auto"/>
        <w:rPr>
          <w:rFonts w:eastAsia="EC Square Sans Pro" w:cs="EC Square Sans Pro"/>
          <w:sz w:val="22"/>
          <w:szCs w:val="22"/>
        </w:rPr>
      </w:pPr>
      <w:r w:rsidRPr="00712507">
        <w:rPr>
          <w:rFonts w:eastAsia="EC Square Sans Pro" w:cs="EC Square Sans Pro"/>
          <w:b/>
          <w:bCs/>
          <w:sz w:val="22"/>
          <w:szCs w:val="22"/>
        </w:rPr>
        <w:t xml:space="preserve">Jobs in clean energy technologies are growing faster </w:t>
      </w:r>
      <w:r w:rsidRPr="00712507">
        <w:rPr>
          <w:rFonts w:eastAsia="EC Square Sans Pro" w:cs="EC Square Sans Pro"/>
          <w:bCs/>
          <w:sz w:val="22"/>
          <w:szCs w:val="22"/>
        </w:rPr>
        <w:t>than in the rest of the economy</w:t>
      </w:r>
      <w:r w:rsidR="007F5D84">
        <w:rPr>
          <w:rFonts w:eastAsia="EC Square Sans Pro" w:cs="EC Square Sans Pro"/>
          <w:bCs/>
          <w:sz w:val="22"/>
          <w:szCs w:val="22"/>
        </w:rPr>
        <w:t xml:space="preserve"> </w:t>
      </w:r>
      <w:r w:rsidR="007F5D84">
        <w:rPr>
          <w:rFonts w:eastAsia="EC Square Sans Pro" w:cs="EC Square Sans Pro"/>
          <w:bCs/>
          <w:sz w:val="22"/>
          <w:szCs w:val="22"/>
        </w:rPr>
        <w:fldChar w:fldCharType="begin"/>
      </w:r>
      <w:r w:rsidR="00D127BA">
        <w:rPr>
          <w:rFonts w:eastAsia="EC Square Sans Pro" w:cs="EC Square Sans Pro"/>
          <w:bCs/>
          <w:sz w:val="22"/>
          <w:szCs w:val="22"/>
        </w:rPr>
        <w:instrText xml:space="preserve"> ADDIN ZOTERO_ITEM CSL_CITATION {"citationID":"7w5jv50D","properties":{"formattedCitation":"[5]","plainCitation":"[5]","noteIndex":0},"citationItems":[{"id":1416,"uris":["http://zotero.org/groups/5272309/items/VVSY5PQ5"],"itemData":{"id":1416,"type":"article-journal","container-title":"European Commission, Petten","note":"JRC135382","title":"Skills for the energy transition in the changing labour market","volume":"Science for Policy Brief","author":[{"literal":"Kuokkanen, A."}],"issued":{"date-parts":[["2023"]]}}}],"schema":"https://github.com/citation-style-language/schema/raw/master/csl-citation.json"} </w:instrText>
      </w:r>
      <w:r w:rsidR="007F5D84">
        <w:rPr>
          <w:rFonts w:eastAsia="EC Square Sans Pro" w:cs="EC Square Sans Pro"/>
          <w:bCs/>
          <w:sz w:val="22"/>
          <w:szCs w:val="22"/>
        </w:rPr>
        <w:fldChar w:fldCharType="separate"/>
      </w:r>
      <w:r w:rsidR="007F5D84" w:rsidRPr="007F5D84">
        <w:rPr>
          <w:rFonts w:eastAsia="EC Square Sans Pro"/>
          <w:sz w:val="22"/>
        </w:rPr>
        <w:t>[5]</w:t>
      </w:r>
      <w:r w:rsidR="007F5D84">
        <w:rPr>
          <w:rFonts w:eastAsia="EC Square Sans Pro" w:cs="EC Square Sans Pro"/>
          <w:bCs/>
          <w:sz w:val="22"/>
          <w:szCs w:val="22"/>
        </w:rPr>
        <w:fldChar w:fldCharType="end"/>
      </w:r>
      <w:r w:rsidRPr="00712507">
        <w:rPr>
          <w:rFonts w:eastAsia="EC Square Sans Pro" w:cs="EC Square Sans Pro"/>
          <w:sz w:val="22"/>
          <w:szCs w:val="22"/>
        </w:rPr>
        <w:t>. This sector employs more than 2 million people in the EU</w:t>
      </w:r>
      <w:r w:rsidR="00D127BA">
        <w:rPr>
          <w:rStyle w:val="FootnoteReference"/>
          <w:rFonts w:eastAsia="EC Square Sans Pro" w:cs="EC Square Sans Pro"/>
          <w:sz w:val="22"/>
          <w:szCs w:val="22"/>
        </w:rPr>
        <w:footnoteReference w:id="3"/>
      </w:r>
      <w:r w:rsidRPr="00712507">
        <w:rPr>
          <w:rFonts w:eastAsia="EC Square Sans Pro" w:cs="EC Square Sans Pro"/>
          <w:sz w:val="22"/>
          <w:szCs w:val="22"/>
        </w:rPr>
        <w:t>. Most of these jobs are in the renewable energy sector</w:t>
      </w:r>
      <w:r w:rsidR="00D127BA">
        <w:rPr>
          <w:rFonts w:eastAsia="EC Square Sans Pro" w:cs="EC Square Sans Pro"/>
          <w:sz w:val="22"/>
          <w:szCs w:val="22"/>
        </w:rPr>
        <w:t xml:space="preserve"> </w:t>
      </w:r>
      <w:r w:rsidR="00D127BA">
        <w:rPr>
          <w:rFonts w:eastAsia="EC Square Sans Pro" w:cs="EC Square Sans Pro"/>
          <w:sz w:val="22"/>
          <w:szCs w:val="22"/>
        </w:rPr>
        <w:fldChar w:fldCharType="begin"/>
      </w:r>
      <w:r w:rsidR="00D127BA">
        <w:rPr>
          <w:rFonts w:eastAsia="EC Square Sans Pro" w:cs="EC Square Sans Pro"/>
          <w:sz w:val="22"/>
          <w:szCs w:val="22"/>
        </w:rPr>
        <w:instrText xml:space="preserve"> ADDIN ZOTERO_ITEM CSL_CITATION {"citationID":"jluNpdXz","properties":{"formattedCitation":"[6]","plainCitation":"[6]","noteIndex":0},"citationItems":[{"id":1420,"uris":["http://zotero.org/groups/5272309/items/HMT7L4GX"],"itemData":{"id":1420,"type":"report","language":"en","publisher":"Observ’ER","title":"The state of renewable energies in Europe. Edition 2023. 22st EurObserv'ER report","URL":"https://publica.fraunhofer.de/handle/publica/467638","issued":{"date-parts":[["2023"]]}}}],"schema":"https://github.com/citation-style-language/schema/raw/master/csl-citation.json"} </w:instrText>
      </w:r>
      <w:r w:rsidR="00D127BA">
        <w:rPr>
          <w:rFonts w:eastAsia="EC Square Sans Pro" w:cs="EC Square Sans Pro"/>
          <w:sz w:val="22"/>
          <w:szCs w:val="22"/>
        </w:rPr>
        <w:fldChar w:fldCharType="separate"/>
      </w:r>
      <w:r w:rsidR="00D127BA" w:rsidRPr="00D127BA">
        <w:rPr>
          <w:rFonts w:eastAsia="EC Square Sans Pro"/>
          <w:sz w:val="22"/>
        </w:rPr>
        <w:t>[6]</w:t>
      </w:r>
      <w:r w:rsidR="00D127BA">
        <w:rPr>
          <w:rFonts w:eastAsia="EC Square Sans Pro" w:cs="EC Square Sans Pro"/>
          <w:sz w:val="22"/>
          <w:szCs w:val="22"/>
        </w:rPr>
        <w:fldChar w:fldCharType="end"/>
      </w:r>
      <w:r w:rsidRPr="00712507">
        <w:rPr>
          <w:rFonts w:eastAsia="EC Square Sans Pro" w:cs="EC Square Sans Pro"/>
          <w:sz w:val="22"/>
          <w:szCs w:val="22"/>
        </w:rPr>
        <w:t xml:space="preserve"> (mainly heat pump, solar and wind) and the manufacturing segment. However, this sector is marked by a high job vacancy rate, with 15% of companies in the area of manufacturing electric equipment reporting </w:t>
      </w:r>
      <w:r w:rsidRPr="00712507">
        <w:rPr>
          <w:rFonts w:eastAsia="EC Square Sans Pro" w:cs="EC Square Sans Pro"/>
          <w:b/>
          <w:bCs/>
          <w:sz w:val="22"/>
          <w:szCs w:val="22"/>
        </w:rPr>
        <w:t>labour shortages as the main factor limiting their production</w:t>
      </w:r>
      <w:r w:rsidR="00193287" w:rsidRPr="007639AA">
        <w:rPr>
          <w:rStyle w:val="FootnoteReference"/>
          <w:rFonts w:eastAsia="EC Square Sans Pro" w:cs="EC Square Sans Pro"/>
          <w:bCs/>
          <w:sz w:val="22"/>
          <w:szCs w:val="22"/>
        </w:rPr>
        <w:footnoteReference w:id="4"/>
      </w:r>
      <w:r w:rsidRPr="00712507">
        <w:rPr>
          <w:rFonts w:eastAsia="EC Square Sans Pro" w:cs="EC Square Sans Pro"/>
          <w:sz w:val="22"/>
          <w:szCs w:val="22"/>
        </w:rPr>
        <w:t>.</w:t>
      </w:r>
    </w:p>
    <w:p w14:paraId="44D147EE" w14:textId="5D191CEF" w:rsidR="00A758E6" w:rsidRPr="00712507" w:rsidRDefault="00A758E6" w:rsidP="00A758E6">
      <w:pPr>
        <w:spacing w:line="257" w:lineRule="auto"/>
        <w:rPr>
          <w:sz w:val="22"/>
          <w:szCs w:val="22"/>
        </w:rPr>
      </w:pPr>
      <w:r w:rsidRPr="00712507">
        <w:rPr>
          <w:rFonts w:eastAsia="EC Square Sans Pro" w:cs="EC Square Sans Pro"/>
          <w:sz w:val="22"/>
          <w:szCs w:val="22"/>
        </w:rPr>
        <w:t>As the energy transition unfolds, structural mismatches</w:t>
      </w:r>
      <w:r w:rsidR="008C757C">
        <w:rPr>
          <w:rFonts w:eastAsia="EC Square Sans Pro" w:cs="EC Square Sans Pro"/>
          <w:sz w:val="22"/>
          <w:szCs w:val="22"/>
        </w:rPr>
        <w:t xml:space="preserve"> </w:t>
      </w:r>
      <w:r w:rsidR="008C757C">
        <w:rPr>
          <w:rFonts w:eastAsia="EC Square Sans Pro" w:cs="EC Square Sans Pro"/>
          <w:sz w:val="22"/>
          <w:szCs w:val="22"/>
        </w:rPr>
        <w:fldChar w:fldCharType="begin"/>
      </w:r>
      <w:r w:rsidR="008C757C">
        <w:rPr>
          <w:rFonts w:eastAsia="EC Square Sans Pro" w:cs="EC Square Sans Pro"/>
          <w:sz w:val="22"/>
          <w:szCs w:val="22"/>
        </w:rPr>
        <w:instrText xml:space="preserve"> ADDIN ZOTERO_ITEM CSL_CITATION {"citationID":"slrXycRy","properties":{"formattedCitation":"[5]","plainCitation":"[5]","noteIndex":0},"citationItems":[{"id":1416,"uris":["http://zotero.org/groups/5272309/items/VVSY5PQ5"],"itemData":{"id":1416,"type":"article-journal","container-title":"European Commission, Petten","note":"JRC135382","title":"Skills for the energy transition in the changing labour market","volume":"Science for Policy Brief","author":[{"literal":"Kuokkanen, A."}],"issued":{"date-parts":[["2023"]]}}}],"schema":"https://github.com/citation-style-language/schema/raw/master/csl-citation.json"} </w:instrText>
      </w:r>
      <w:r w:rsidR="008C757C">
        <w:rPr>
          <w:rFonts w:eastAsia="EC Square Sans Pro" w:cs="EC Square Sans Pro"/>
          <w:sz w:val="22"/>
          <w:szCs w:val="22"/>
        </w:rPr>
        <w:fldChar w:fldCharType="separate"/>
      </w:r>
      <w:r w:rsidR="008C757C" w:rsidRPr="008C757C">
        <w:rPr>
          <w:rFonts w:eastAsia="EC Square Sans Pro"/>
          <w:sz w:val="22"/>
        </w:rPr>
        <w:t>[5]</w:t>
      </w:r>
      <w:r w:rsidR="008C757C">
        <w:rPr>
          <w:rFonts w:eastAsia="EC Square Sans Pro" w:cs="EC Square Sans Pro"/>
          <w:sz w:val="22"/>
          <w:szCs w:val="22"/>
        </w:rPr>
        <w:fldChar w:fldCharType="end"/>
      </w:r>
      <w:r w:rsidR="008C757C">
        <w:rPr>
          <w:rFonts w:eastAsia="EC Square Sans Pro" w:cs="EC Square Sans Pro"/>
          <w:sz w:val="22"/>
          <w:szCs w:val="22"/>
        </w:rPr>
        <w:t xml:space="preserve"> </w:t>
      </w:r>
      <w:r w:rsidRPr="00712507">
        <w:rPr>
          <w:rFonts w:eastAsia="EC Square Sans Pro" w:cs="EC Square Sans Pro"/>
          <w:sz w:val="22"/>
          <w:szCs w:val="22"/>
        </w:rPr>
        <w:t>can lead to persistent shortages in some of the technical skills and occupations, such as installers and repairers of electrical equipment and machinery mechanics</w:t>
      </w:r>
      <w:r w:rsidR="008C757C">
        <w:rPr>
          <w:rFonts w:eastAsia="EC Square Sans Pro" w:cs="EC Square Sans Pro"/>
          <w:sz w:val="22"/>
          <w:szCs w:val="22"/>
        </w:rPr>
        <w:t xml:space="preserve"> </w:t>
      </w:r>
      <w:r w:rsidR="008C757C">
        <w:rPr>
          <w:rFonts w:eastAsia="EC Square Sans Pro" w:cs="EC Square Sans Pro"/>
          <w:sz w:val="22"/>
          <w:szCs w:val="22"/>
        </w:rPr>
        <w:fldChar w:fldCharType="begin"/>
      </w:r>
      <w:r w:rsidR="002A03F9">
        <w:rPr>
          <w:rFonts w:eastAsia="EC Square Sans Pro" w:cs="EC Square Sans Pro"/>
          <w:sz w:val="22"/>
          <w:szCs w:val="22"/>
        </w:rPr>
        <w:instrText xml:space="preserve"> ADDIN ZOTERO_ITEM CSL_CITATION {"citationID":"nUVpje7j","properties":{"formattedCitation":"[7]","plainCitation":"[7]","noteIndex":0},"citationItems":[{"id":1421,"uris":["http://zotero.org/groups/5272309/items/R5K7MRY9"],"itemData":{"id":1421,"type":"book","event-place":"LU","language":"eng","publisher":"Publications Office","publisher-place":"LU","source":"DOI.org (CSL JSON)","title":"Employment and social developments in Europe 2023. Addressing labour shortages and skills gaps in the EU.","URL":"https://data.europa.eu/doi/10.2767/089698","author":[{"literal":"European Commission. Directorate General for Employment, Social Affairs and Inclusion."}],"accessed":{"date-parts":[["2025",4,13]]},"issued":{"date-parts":[["2023"]]}}}],"schema":"https://github.com/citation-style-language/schema/raw/master/csl-citation.json"} </w:instrText>
      </w:r>
      <w:r w:rsidR="008C757C">
        <w:rPr>
          <w:rFonts w:eastAsia="EC Square Sans Pro" w:cs="EC Square Sans Pro"/>
          <w:sz w:val="22"/>
          <w:szCs w:val="22"/>
        </w:rPr>
        <w:fldChar w:fldCharType="separate"/>
      </w:r>
      <w:r w:rsidR="008C757C" w:rsidRPr="008C757C">
        <w:rPr>
          <w:rFonts w:eastAsia="EC Square Sans Pro"/>
          <w:sz w:val="22"/>
        </w:rPr>
        <w:t>[7]</w:t>
      </w:r>
      <w:r w:rsidR="008C757C">
        <w:rPr>
          <w:rFonts w:eastAsia="EC Square Sans Pro" w:cs="EC Square Sans Pro"/>
          <w:sz w:val="22"/>
          <w:szCs w:val="22"/>
        </w:rPr>
        <w:fldChar w:fldCharType="end"/>
      </w:r>
      <w:r w:rsidRPr="00712507">
        <w:rPr>
          <w:rFonts w:eastAsia="EC Square Sans Pro" w:cs="EC Square Sans Pro"/>
          <w:sz w:val="22"/>
          <w:szCs w:val="22"/>
        </w:rPr>
        <w:t>. The energy industry faces the double challenge of an aging workforce and the changing skills needs resulting from digitalisation</w:t>
      </w:r>
      <w:r w:rsidR="008C757C">
        <w:rPr>
          <w:rFonts w:eastAsia="EC Square Sans Pro" w:cs="EC Square Sans Pro"/>
          <w:sz w:val="22"/>
          <w:szCs w:val="22"/>
        </w:rPr>
        <w:t xml:space="preserve"> </w:t>
      </w:r>
      <w:r w:rsidR="008C757C">
        <w:rPr>
          <w:rFonts w:eastAsia="EC Square Sans Pro" w:cs="EC Square Sans Pro"/>
          <w:sz w:val="22"/>
          <w:szCs w:val="22"/>
        </w:rPr>
        <w:fldChar w:fldCharType="begin"/>
      </w:r>
      <w:r w:rsidR="008C757C">
        <w:rPr>
          <w:rFonts w:eastAsia="EC Square Sans Pro" w:cs="EC Square Sans Pro"/>
          <w:sz w:val="22"/>
          <w:szCs w:val="22"/>
        </w:rPr>
        <w:instrText xml:space="preserve"> ADDIN ZOTERO_ITEM CSL_CITATION {"citationID":"L9l7P9hH","properties":{"formattedCitation":"[8]","plainCitation":"[8]","noteIndex":0},"citationItems":[{"id":1422,"uris":["http://zotero.org/groups/5272309/items/ZDQ2RISB"],"itemData":{"id":1422,"type":"book","event-place":"LU","language":"eng","publisher":"Publications Office","publisher-place":"LU","source":"DOI.org (CSL JSON)","title":"Employment in the energy sector: status report 2020.","title-short":"Employment in the energy sector","URL":"https://data.europa.eu/doi/10.2760/95180","author":[{"literal":"European Commission. Joint Research Centre."}],"accessed":{"date-parts":[["2025",4,13]]},"issued":{"date-parts":[["2020"]]}}}],"schema":"https://github.com/citation-style-language/schema/raw/master/csl-citation.json"} </w:instrText>
      </w:r>
      <w:r w:rsidR="008C757C">
        <w:rPr>
          <w:rFonts w:eastAsia="EC Square Sans Pro" w:cs="EC Square Sans Pro"/>
          <w:sz w:val="22"/>
          <w:szCs w:val="22"/>
        </w:rPr>
        <w:fldChar w:fldCharType="separate"/>
      </w:r>
      <w:r w:rsidR="008C757C" w:rsidRPr="008C757C">
        <w:rPr>
          <w:rFonts w:eastAsia="EC Square Sans Pro"/>
          <w:sz w:val="22"/>
        </w:rPr>
        <w:t>[8]</w:t>
      </w:r>
      <w:r w:rsidR="008C757C">
        <w:rPr>
          <w:rFonts w:eastAsia="EC Square Sans Pro" w:cs="EC Square Sans Pro"/>
          <w:sz w:val="22"/>
          <w:szCs w:val="22"/>
        </w:rPr>
        <w:fldChar w:fldCharType="end"/>
      </w:r>
      <w:r w:rsidRPr="00712507">
        <w:rPr>
          <w:rFonts w:eastAsia="EC Square Sans Pro" w:cs="EC Square Sans Pro"/>
          <w:sz w:val="22"/>
          <w:szCs w:val="22"/>
        </w:rPr>
        <w:t>. In addition, the electricity sector is among the most affected by the demographic shift, due to the ageing population</w:t>
      </w:r>
      <w:r w:rsidR="008C757C">
        <w:rPr>
          <w:rFonts w:eastAsia="EC Square Sans Pro" w:cs="EC Square Sans Pro"/>
          <w:sz w:val="22"/>
          <w:szCs w:val="22"/>
        </w:rPr>
        <w:t xml:space="preserve"> </w:t>
      </w:r>
      <w:r w:rsidR="008C757C">
        <w:rPr>
          <w:rFonts w:eastAsia="EC Square Sans Pro" w:cs="EC Square Sans Pro"/>
          <w:sz w:val="22"/>
          <w:szCs w:val="22"/>
        </w:rPr>
        <w:fldChar w:fldCharType="begin"/>
      </w:r>
      <w:r w:rsidR="002A03F9">
        <w:rPr>
          <w:rFonts w:eastAsia="EC Square Sans Pro" w:cs="EC Square Sans Pro"/>
          <w:sz w:val="22"/>
          <w:szCs w:val="22"/>
        </w:rPr>
        <w:instrText xml:space="preserve"> ADDIN ZOTERO_ITEM CSL_CITATION {"citationID":"7431wpRV","properties":{"formattedCitation":"[7]","plainCitation":"[7]","noteIndex":0},"citationItems":[{"id":1421,"uris":["http://zotero.org/groups/5272309/items/R5K7MRY9"],"itemData":{"id":1421,"type":"book","event-place":"LU","language":"eng","publisher":"Publications Office","publisher-place":"LU","source":"DOI.org (CSL JSON)","title":"Employment and social developments in Europe 2023. Addressing labour shortages and skills gaps in the EU.","URL":"https://data.europa.eu/doi/10.2767/089698","author":[{"literal":"European Commission. Directorate General for Employment, Social Affairs and Inclusion."}],"accessed":{"date-parts":[["2025",4,13]]},"issued":{"date-parts":[["2023"]]}}}],"schema":"https://github.com/citation-style-language/schema/raw/master/csl-citation.json"} </w:instrText>
      </w:r>
      <w:r w:rsidR="008C757C">
        <w:rPr>
          <w:rFonts w:eastAsia="EC Square Sans Pro" w:cs="EC Square Sans Pro"/>
          <w:sz w:val="22"/>
          <w:szCs w:val="22"/>
        </w:rPr>
        <w:fldChar w:fldCharType="separate"/>
      </w:r>
      <w:r w:rsidR="008C757C" w:rsidRPr="008C757C">
        <w:rPr>
          <w:rFonts w:eastAsia="EC Square Sans Pro"/>
          <w:sz w:val="22"/>
        </w:rPr>
        <w:t>[7]</w:t>
      </w:r>
      <w:r w:rsidR="008C757C">
        <w:rPr>
          <w:rFonts w:eastAsia="EC Square Sans Pro" w:cs="EC Square Sans Pro"/>
          <w:sz w:val="22"/>
          <w:szCs w:val="22"/>
        </w:rPr>
        <w:fldChar w:fldCharType="end"/>
      </w:r>
      <w:r w:rsidRPr="00712507">
        <w:rPr>
          <w:rFonts w:eastAsia="EC Square Sans Pro" w:cs="EC Square Sans Pro"/>
          <w:sz w:val="22"/>
          <w:szCs w:val="22"/>
        </w:rPr>
        <w:t xml:space="preserve"> and the persistent underrepresentation of women. Gender disparities in scientific publications, particularly in STEM fields, also persist</w:t>
      </w:r>
      <w:r w:rsidR="008C757C">
        <w:rPr>
          <w:rFonts w:eastAsia="EC Square Sans Pro" w:cs="EC Square Sans Pro"/>
          <w:sz w:val="22"/>
          <w:szCs w:val="22"/>
        </w:rPr>
        <w:t xml:space="preserve"> </w:t>
      </w:r>
      <w:r w:rsidR="008C757C">
        <w:rPr>
          <w:rFonts w:eastAsia="EC Square Sans Pro" w:cs="EC Square Sans Pro"/>
          <w:sz w:val="22"/>
          <w:szCs w:val="22"/>
        </w:rPr>
        <w:fldChar w:fldCharType="begin"/>
      </w:r>
      <w:r w:rsidR="002C7712">
        <w:rPr>
          <w:rFonts w:eastAsia="EC Square Sans Pro" w:cs="EC Square Sans Pro"/>
          <w:sz w:val="22"/>
          <w:szCs w:val="22"/>
        </w:rPr>
        <w:instrText xml:space="preserve"> ADDIN ZOTERO_ITEM CSL_CITATION {"citationID":"X5kOncRM","properties":{"formattedCitation":"[9]","plainCitation":"[9]","noteIndex":0},"citationItems":[{"id":1423,"uris":["http://zotero.org/groups/5272309/items/MN3H2X34","http://zotero.org/groups/5272309/items/YU2D7XWX"],"itemData":{"id":1423,"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8C757C">
        <w:rPr>
          <w:rFonts w:eastAsia="EC Square Sans Pro" w:cs="EC Square Sans Pro"/>
          <w:sz w:val="22"/>
          <w:szCs w:val="22"/>
        </w:rPr>
        <w:fldChar w:fldCharType="separate"/>
      </w:r>
      <w:r w:rsidR="008C757C" w:rsidRPr="008C757C">
        <w:rPr>
          <w:rFonts w:eastAsia="EC Square Sans Pro"/>
          <w:sz w:val="22"/>
        </w:rPr>
        <w:t>[9]</w:t>
      </w:r>
      <w:r w:rsidR="008C757C">
        <w:rPr>
          <w:rFonts w:eastAsia="EC Square Sans Pro" w:cs="EC Square Sans Pro"/>
          <w:sz w:val="22"/>
          <w:szCs w:val="22"/>
        </w:rPr>
        <w:fldChar w:fldCharType="end"/>
      </w:r>
      <w:r w:rsidRPr="00712507">
        <w:rPr>
          <w:rFonts w:eastAsia="EC Square Sans Pro" w:cs="EC Square Sans Pro"/>
          <w:sz w:val="22"/>
          <w:szCs w:val="22"/>
        </w:rPr>
        <w:t xml:space="preserve">. </w:t>
      </w:r>
      <w:r w:rsidRPr="00712507">
        <w:rPr>
          <w:rFonts w:eastAsia="EC Square Sans Pro" w:cs="EC Square Sans Pro"/>
          <w:b/>
          <w:bCs/>
          <w:sz w:val="22"/>
          <w:szCs w:val="22"/>
        </w:rPr>
        <w:t>Demand for trained and skilled technicians will remain high</w:t>
      </w:r>
      <w:r w:rsidRPr="00712507">
        <w:rPr>
          <w:rFonts w:eastAsia="EC Square Sans Pro" w:cs="EC Square Sans Pro"/>
          <w:sz w:val="22"/>
          <w:szCs w:val="22"/>
        </w:rPr>
        <w:t>, since 75% of the jobs created by the energy transition will be in these roles</w:t>
      </w:r>
      <w:r w:rsidR="00D31DA5">
        <w:rPr>
          <w:rFonts w:eastAsia="EC Square Sans Pro" w:cs="EC Square Sans Pro"/>
          <w:sz w:val="22"/>
          <w:szCs w:val="22"/>
        </w:rPr>
        <w:t xml:space="preserve"> </w:t>
      </w:r>
      <w:r w:rsidR="00D31DA5">
        <w:rPr>
          <w:rFonts w:eastAsia="EC Square Sans Pro" w:cs="EC Square Sans Pro"/>
          <w:sz w:val="22"/>
          <w:szCs w:val="22"/>
        </w:rPr>
        <w:fldChar w:fldCharType="begin"/>
      </w:r>
      <w:r w:rsidR="00D31DA5">
        <w:rPr>
          <w:rFonts w:eastAsia="EC Square Sans Pro" w:cs="EC Square Sans Pro"/>
          <w:sz w:val="22"/>
          <w:szCs w:val="22"/>
        </w:rPr>
        <w:instrText xml:space="preserve"> ADDIN ZOTERO_ITEM CSL_CITATION {"citationID":"tAxUOhaY","properties":{"formattedCitation":"[10]","plainCitation":"[10]","noteIndex":0},"citationItems":[{"id":1424,"uris":["http://zotero.org/groups/5272309/items/XPKI39V4"],"itemData":{"id":1424,"type":"book","event-place":"LU","language":"eng","publisher":"Publications Office","publisher-place":"LU","source":"DOI.org (CSL JSON)","title":"The future of jobs is green.","URL":"https://data.europa.eu/doi/10.2760/218792","author":[{"literal":"European Commission. Joint Research Centre."}],"accessed":{"date-parts":[["2025",4,13]]},"issued":{"date-parts":[["2021"]]}}}],"schema":"https://github.com/citation-style-language/schema/raw/master/csl-citation.json"} </w:instrText>
      </w:r>
      <w:r w:rsidR="00D31DA5">
        <w:rPr>
          <w:rFonts w:eastAsia="EC Square Sans Pro" w:cs="EC Square Sans Pro"/>
          <w:sz w:val="22"/>
          <w:szCs w:val="22"/>
        </w:rPr>
        <w:fldChar w:fldCharType="separate"/>
      </w:r>
      <w:r w:rsidR="00D31DA5" w:rsidRPr="00D31DA5">
        <w:rPr>
          <w:rFonts w:eastAsia="EC Square Sans Pro"/>
          <w:sz w:val="22"/>
        </w:rPr>
        <w:t>[10]</w:t>
      </w:r>
      <w:r w:rsidR="00D31DA5">
        <w:rPr>
          <w:rFonts w:eastAsia="EC Square Sans Pro" w:cs="EC Square Sans Pro"/>
          <w:sz w:val="22"/>
          <w:szCs w:val="22"/>
        </w:rPr>
        <w:fldChar w:fldCharType="end"/>
      </w:r>
      <w:r w:rsidRPr="00712507">
        <w:rPr>
          <w:rFonts w:eastAsia="EC Square Sans Pro" w:cs="EC Square Sans Pro"/>
          <w:sz w:val="22"/>
          <w:szCs w:val="22"/>
        </w:rPr>
        <w:t xml:space="preserve">. </w:t>
      </w:r>
    </w:p>
    <w:p w14:paraId="2BC149D5" w14:textId="32F95E8C" w:rsidR="00A758E6" w:rsidRPr="00712507" w:rsidRDefault="00A758E6" w:rsidP="00A758E6">
      <w:pPr>
        <w:spacing w:line="257" w:lineRule="auto"/>
        <w:rPr>
          <w:sz w:val="22"/>
          <w:szCs w:val="22"/>
        </w:rPr>
      </w:pPr>
      <w:r w:rsidRPr="00712507">
        <w:rPr>
          <w:rFonts w:eastAsia="EC Square Sans Pro" w:cs="EC Square Sans Pro"/>
          <w:sz w:val="22"/>
          <w:szCs w:val="22"/>
        </w:rPr>
        <w:t xml:space="preserve">The European Commission </w:t>
      </w:r>
      <w:r w:rsidR="00A64EB4">
        <w:rPr>
          <w:rFonts w:eastAsia="EC Square Sans Pro" w:cs="EC Square Sans Pro"/>
          <w:sz w:val="22"/>
          <w:szCs w:val="22"/>
        </w:rPr>
        <w:fldChar w:fldCharType="begin"/>
      </w:r>
      <w:r w:rsidR="00A64EB4">
        <w:rPr>
          <w:rFonts w:eastAsia="EC Square Sans Pro" w:cs="EC Square Sans Pro"/>
          <w:sz w:val="22"/>
          <w:szCs w:val="22"/>
        </w:rPr>
        <w:instrText xml:space="preserve"> ADDIN ZOTERO_ITEM CSL_CITATION {"citationID":"ChqacQCz","properties":{"formattedCitation":"[11]","plainCitation":"[11]","noteIndex":0},"citationItems":[{"id":1425,"uris":["http://zotero.org/groups/5272309/items/4QCSS3LJ"],"itemData":{"id":1425,"type":"book","event-place":"LU","language":"eng","publisher":"Publications Office","publisher-place":"LU","source":"DOI.org (CSL JSON)","title":"The net-zero manufacturing industry landscape across Member States: final report.","title-short":"The net-zero manufacturing industry landscape across Member States","URL":"https://data.europa.eu/doi/10.2833/2249632","author":[{"literal":"European Commission. Directorate General for Energy."},{"literal":"ECORYS."}],"accessed":{"date-parts":[["2025",4,14]]},"issued":{"date-parts":[["2025"]]}}}],"schema":"https://github.com/citation-style-language/schema/raw/master/csl-citation.json"} </w:instrText>
      </w:r>
      <w:r w:rsidR="00A64EB4">
        <w:rPr>
          <w:rFonts w:eastAsia="EC Square Sans Pro" w:cs="EC Square Sans Pro"/>
          <w:sz w:val="22"/>
          <w:szCs w:val="22"/>
        </w:rPr>
        <w:fldChar w:fldCharType="separate"/>
      </w:r>
      <w:r w:rsidR="00A64EB4" w:rsidRPr="00A64EB4">
        <w:rPr>
          <w:rFonts w:eastAsia="EC Square Sans Pro"/>
          <w:sz w:val="22"/>
        </w:rPr>
        <w:t>[11]</w:t>
      </w:r>
      <w:r w:rsidR="00A64EB4">
        <w:rPr>
          <w:rFonts w:eastAsia="EC Square Sans Pro" w:cs="EC Square Sans Pro"/>
          <w:sz w:val="22"/>
          <w:szCs w:val="22"/>
        </w:rPr>
        <w:fldChar w:fldCharType="end"/>
      </w:r>
      <w:r w:rsidR="00A64EB4">
        <w:rPr>
          <w:rFonts w:eastAsia="EC Square Sans Pro" w:cs="EC Square Sans Pro"/>
          <w:sz w:val="22"/>
          <w:szCs w:val="22"/>
        </w:rPr>
        <w:t xml:space="preserve"> </w:t>
      </w:r>
      <w:r w:rsidRPr="00712507">
        <w:rPr>
          <w:rFonts w:eastAsia="EC Square Sans Pro" w:cs="EC Square Sans Pro"/>
          <w:sz w:val="22"/>
          <w:szCs w:val="22"/>
        </w:rPr>
        <w:t xml:space="preserve">has recently concluded that most Member States have not set specific objectives or allocated funding to address the skills gaps necessary for implementing the </w:t>
      </w:r>
      <w:r w:rsidR="00A64EB4" w:rsidRPr="00A64EB4">
        <w:rPr>
          <w:rFonts w:eastAsia="EC Square Sans Pro" w:cs="EC Square Sans Pro"/>
          <w:sz w:val="22"/>
          <w:szCs w:val="22"/>
        </w:rPr>
        <w:t>Net-Zero Industry Act (</w:t>
      </w:r>
      <w:r w:rsidRPr="00712507">
        <w:rPr>
          <w:rFonts w:eastAsia="EC Square Sans Pro" w:cs="EC Square Sans Pro"/>
          <w:sz w:val="22"/>
          <w:szCs w:val="22"/>
        </w:rPr>
        <w:t>NZIA</w:t>
      </w:r>
      <w:r w:rsidR="00A64EB4">
        <w:rPr>
          <w:rFonts w:eastAsia="EC Square Sans Pro" w:cs="EC Square Sans Pro"/>
          <w:sz w:val="22"/>
          <w:szCs w:val="22"/>
        </w:rPr>
        <w:t xml:space="preserve">) </w:t>
      </w:r>
      <w:hyperlink w:anchor="_ftn14" w:history="1">
        <w:r w:rsidR="00A64EB4">
          <w:rPr>
            <w:rStyle w:val="Hyperlink"/>
            <w:rFonts w:eastAsia="EC Square Sans Pro" w:cs="EC Square Sans Pro"/>
            <w:color w:val="0563C1"/>
            <w:sz w:val="22"/>
            <w:szCs w:val="22"/>
            <w:vertAlign w:val="superscript"/>
          </w:rPr>
          <w:fldChar w:fldCharType="begin"/>
        </w:r>
        <w:r w:rsidR="00A64EB4">
          <w:rPr>
            <w:rStyle w:val="Hyperlink"/>
            <w:rFonts w:eastAsia="EC Square Sans Pro" w:cs="EC Square Sans Pro"/>
            <w:color w:val="0563C1"/>
            <w:sz w:val="22"/>
            <w:szCs w:val="22"/>
            <w:vertAlign w:val="superscript"/>
          </w:rPr>
          <w:instrText xml:space="preserve"> ADDIN ZOTERO_ITEM CSL_CITATION {"citationID":"PN8tAhtf","properties":{"formattedCitation":"[12]","plainCitation":"[12]","noteIndex":0},"citationItems":[{"id":1426,"uris":["http://zotero.org/groups/5272309/items/YXSWDUN8"],"itemData":{"id":1426,"type":"webpage","language":"en","note":"Doc ID: 32024R1735\nDoc Sector: 3\nDoc Title: Regulation (EU) 2024/1735 of the European Parliament and of the Council of 13 June 2024 on establishing a framework of measures for strengthening Europe’s net-zero technology manufacturing ecosystem and amending Regulation (EU) 2018/1724 (Text with EEA relevance)\nDoc Type: R\nUsr_lan: en","title":"Regulation (EU) 2024/1735 on establishing a framework of measures for strengthening Europe’s net-zero technology manufacturing ecosystem and amending Regulation (EU) 2018/1724","URL":"https://eur-lex.europa.eu/eli/reg/2024/1735/oj/eng","accessed":{"date-parts":[["2025",4,14]]}}}],"schema":"https://github.com/citation-style-language/schema/raw/master/csl-citation.json"} </w:instrText>
        </w:r>
        <w:r w:rsidR="00A64EB4">
          <w:rPr>
            <w:rStyle w:val="Hyperlink"/>
            <w:rFonts w:eastAsia="EC Square Sans Pro" w:cs="EC Square Sans Pro"/>
            <w:color w:val="0563C1"/>
            <w:sz w:val="22"/>
            <w:szCs w:val="22"/>
            <w:vertAlign w:val="superscript"/>
          </w:rPr>
          <w:fldChar w:fldCharType="separate"/>
        </w:r>
        <w:r w:rsidR="00A64EB4" w:rsidRPr="00A64EB4">
          <w:rPr>
            <w:rFonts w:eastAsia="EC Square Sans Pro"/>
            <w:sz w:val="22"/>
          </w:rPr>
          <w:t>[12]</w:t>
        </w:r>
        <w:r w:rsidR="00A64EB4">
          <w:rPr>
            <w:rStyle w:val="Hyperlink"/>
            <w:rFonts w:eastAsia="EC Square Sans Pro" w:cs="EC Square Sans Pro"/>
            <w:color w:val="0563C1"/>
            <w:sz w:val="22"/>
            <w:szCs w:val="22"/>
            <w:vertAlign w:val="superscript"/>
          </w:rPr>
          <w:fldChar w:fldCharType="end"/>
        </w:r>
      </w:hyperlink>
      <w:r w:rsidRPr="00712507">
        <w:rPr>
          <w:rFonts w:eastAsia="EC Square Sans Pro" w:cs="EC Square Sans Pro"/>
          <w:sz w:val="22"/>
          <w:szCs w:val="22"/>
        </w:rPr>
        <w:t>. Increasing the production of clean technologies will require further investment in skills, estimated to range from EUR 1.7 billion to EUR 4 billion</w:t>
      </w:r>
      <w:r w:rsidR="00A64EB4">
        <w:rPr>
          <w:rFonts w:eastAsia="EC Square Sans Pro" w:cs="EC Square Sans Pro"/>
          <w:sz w:val="22"/>
          <w:szCs w:val="22"/>
        </w:rPr>
        <w:t xml:space="preserve"> </w:t>
      </w:r>
      <w:r w:rsidR="00A64EB4">
        <w:rPr>
          <w:rFonts w:eastAsia="EC Square Sans Pro" w:cs="EC Square Sans Pro"/>
          <w:sz w:val="22"/>
          <w:szCs w:val="22"/>
        </w:rPr>
        <w:fldChar w:fldCharType="begin"/>
      </w:r>
      <w:r w:rsidR="00A64EB4">
        <w:rPr>
          <w:rFonts w:eastAsia="EC Square Sans Pro" w:cs="EC Square Sans Pro"/>
          <w:sz w:val="22"/>
          <w:szCs w:val="22"/>
        </w:rPr>
        <w:instrText xml:space="preserve"> ADDIN ZOTERO_ITEM CSL_CITATION {"citationID":"ZGaF3hJt","properties":{"formattedCitation":"[13]","plainCitation":"[13]","noteIndex":0},"citationItems":[{"id":509,"uris":["http://zotero.org/groups/5272309/items/DGG75TRD"],"itemData":{"id":509,"type":"document","publisher":"European Commission","title":"The future of European competitiveness (Part B) – In-depth analysis and recommendation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sidR="00A64EB4">
        <w:rPr>
          <w:rFonts w:eastAsia="EC Square Sans Pro" w:cs="EC Square Sans Pro"/>
          <w:sz w:val="22"/>
          <w:szCs w:val="22"/>
        </w:rPr>
        <w:fldChar w:fldCharType="separate"/>
      </w:r>
      <w:r w:rsidR="00A64EB4" w:rsidRPr="00A64EB4">
        <w:rPr>
          <w:rFonts w:eastAsia="EC Square Sans Pro"/>
          <w:sz w:val="22"/>
        </w:rPr>
        <w:t>[13]</w:t>
      </w:r>
      <w:r w:rsidR="00A64EB4">
        <w:rPr>
          <w:rFonts w:eastAsia="EC Square Sans Pro" w:cs="EC Square Sans Pro"/>
          <w:sz w:val="22"/>
          <w:szCs w:val="22"/>
        </w:rPr>
        <w:fldChar w:fldCharType="end"/>
      </w:r>
      <w:r w:rsidRPr="00712507">
        <w:rPr>
          <w:rFonts w:eastAsia="EC Square Sans Pro" w:cs="EC Square Sans Pro"/>
          <w:sz w:val="22"/>
          <w:szCs w:val="22"/>
        </w:rPr>
        <w:t>.</w:t>
      </w:r>
    </w:p>
    <w:p w14:paraId="313A3816" w14:textId="2B0F94A5" w:rsidR="00A758E6" w:rsidRPr="00712507" w:rsidRDefault="00A758E6" w:rsidP="00A758E6">
      <w:pPr>
        <w:spacing w:line="257" w:lineRule="auto"/>
        <w:rPr>
          <w:sz w:val="22"/>
          <w:szCs w:val="22"/>
        </w:rPr>
      </w:pPr>
      <w:r w:rsidRPr="00712507">
        <w:rPr>
          <w:rFonts w:eastAsia="EC Square Sans Pro" w:cs="EC Square Sans Pro"/>
          <w:sz w:val="22"/>
          <w:szCs w:val="22"/>
        </w:rPr>
        <w:t>The raised climate ambition and accelerated deployment envisaged in the REPowerEU Plan could create up to 1 million additional jobs by 2030</w:t>
      </w:r>
      <w:r w:rsidR="00A64EB4">
        <w:rPr>
          <w:rFonts w:eastAsia="EC Square Sans Pro" w:cs="EC Square Sans Pro"/>
          <w:sz w:val="22"/>
          <w:szCs w:val="22"/>
        </w:rPr>
        <w:t xml:space="preserve"> </w:t>
      </w:r>
      <w:r w:rsidR="00A64EB4">
        <w:rPr>
          <w:rFonts w:eastAsia="EC Square Sans Pro" w:cs="EC Square Sans Pro"/>
          <w:sz w:val="22"/>
          <w:szCs w:val="22"/>
        </w:rPr>
        <w:fldChar w:fldCharType="begin"/>
      </w:r>
      <w:r w:rsidR="00A64EB4">
        <w:rPr>
          <w:rFonts w:eastAsia="EC Square Sans Pro" w:cs="EC Square Sans Pro"/>
          <w:sz w:val="22"/>
          <w:szCs w:val="22"/>
        </w:rPr>
        <w:instrText xml:space="preserve"> ADDIN ZOTERO_ITEM CSL_CITATION {"citationID":"STpLDaJX","properties":{"formattedCitation":"[14]","plainCitation":"[14]","noteIndex":0},"citationItems":[{"id":59,"uris":["http://zotero.org/groups/5272309/items/PJNSZNTH"],"itemData":{"id":59,"type":"bill","language":"en","title":"COMMISSION STAFF WORKING DOCUMENT IMPACT ASSESSMENT Accompanying the document COMMUNICATION FROM THE COMMISSION TO THE EUROPEAN PARLIAMENT, THE COUNCIL, THE EUROPEAN ECONOMIC AND SOCIAL COMMITTEE AND THE COMMITTEE OF THE REGIONS Stepping up Europe’s 2030 climate ambition Investing in a climate-neutral future for the benefit of our people","title-short":"SWD(2020) 176","URL":"https://eur-lex.europa.eu/legal-content/EN/TXT/?uri=SWD:2020:176:FIN","accessed":{"date-parts":[["2023",11,29]]},"issued":{"date-parts":[["2020"]]}},"label":"page"}],"schema":"https://github.com/citation-style-language/schema/raw/master/csl-citation.json"} </w:instrText>
      </w:r>
      <w:r w:rsidR="00A64EB4">
        <w:rPr>
          <w:rFonts w:eastAsia="EC Square Sans Pro" w:cs="EC Square Sans Pro"/>
          <w:sz w:val="22"/>
          <w:szCs w:val="22"/>
        </w:rPr>
        <w:fldChar w:fldCharType="separate"/>
      </w:r>
      <w:r w:rsidR="00A64EB4" w:rsidRPr="00A64EB4">
        <w:rPr>
          <w:rFonts w:eastAsia="EC Square Sans Pro"/>
          <w:sz w:val="22"/>
        </w:rPr>
        <w:t>[14]</w:t>
      </w:r>
      <w:r w:rsidR="00A64EB4">
        <w:rPr>
          <w:rFonts w:eastAsia="EC Square Sans Pro" w:cs="EC Square Sans Pro"/>
          <w:sz w:val="22"/>
          <w:szCs w:val="22"/>
        </w:rPr>
        <w:fldChar w:fldCharType="end"/>
      </w:r>
      <w:r w:rsidRPr="00712507">
        <w:rPr>
          <w:rFonts w:eastAsia="EC Square Sans Pro" w:cs="EC Square Sans Pro"/>
          <w:sz w:val="22"/>
          <w:szCs w:val="22"/>
        </w:rPr>
        <w:t>. Some of the technical profiles needed are transferrable from the fossil fuel industry and other related sectors. The development of job-specific training programmes, including EU-wide certification and mutual recognition of skills, is crucial to facilitating sufficient labour supply. Nevertheless, the shortage in high-skilled occupations may create a bigger bottleneck as it takes longer to obtain the required educational credentials</w:t>
      </w:r>
      <w:r w:rsidR="00A64EB4">
        <w:rPr>
          <w:rFonts w:eastAsia="EC Square Sans Pro" w:cs="EC Square Sans Pro"/>
          <w:sz w:val="22"/>
          <w:szCs w:val="22"/>
        </w:rPr>
        <w:t xml:space="preserve"> </w:t>
      </w:r>
      <w:r w:rsidR="00A64EB4">
        <w:rPr>
          <w:rFonts w:eastAsia="EC Square Sans Pro" w:cs="EC Square Sans Pro"/>
          <w:sz w:val="22"/>
          <w:szCs w:val="22"/>
        </w:rPr>
        <w:fldChar w:fldCharType="begin"/>
      </w:r>
      <w:r w:rsidR="002A03F9">
        <w:rPr>
          <w:rFonts w:eastAsia="EC Square Sans Pro" w:cs="EC Square Sans Pro"/>
          <w:sz w:val="22"/>
          <w:szCs w:val="22"/>
        </w:rPr>
        <w:instrText xml:space="preserve"> ADDIN ZOTERO_ITEM CSL_CITATION {"citationID":"KBiZ7CFM","properties":{"formattedCitation":"[7]","plainCitation":"[7]","noteIndex":0},"citationItems":[{"id":1421,"uris":["http://zotero.org/groups/5272309/items/R5K7MRY9"],"itemData":{"id":1421,"type":"book","event-place":"LU","language":"eng","publisher":"Publications Office","publisher-place":"LU","source":"DOI.org (CSL JSON)","title":"Employment and social developments in Europe 2023. Addressing labour shortages and skills gaps in the EU.","URL":"https://data.europa.eu/doi/10.2767/089698","author":[{"literal":"European Commission. Directorate General for Employment, Social Affairs and Inclusion."}],"accessed":{"date-parts":[["2025",4,13]]},"issued":{"date-parts":[["2023"]]}}}],"schema":"https://github.com/citation-style-language/schema/raw/master/csl-citation.json"} </w:instrText>
      </w:r>
      <w:r w:rsidR="00A64EB4">
        <w:rPr>
          <w:rFonts w:eastAsia="EC Square Sans Pro" w:cs="EC Square Sans Pro"/>
          <w:sz w:val="22"/>
          <w:szCs w:val="22"/>
        </w:rPr>
        <w:fldChar w:fldCharType="separate"/>
      </w:r>
      <w:r w:rsidR="00A64EB4" w:rsidRPr="00A64EB4">
        <w:rPr>
          <w:rFonts w:eastAsia="EC Square Sans Pro"/>
          <w:sz w:val="22"/>
        </w:rPr>
        <w:t>[7]</w:t>
      </w:r>
      <w:r w:rsidR="00A64EB4">
        <w:rPr>
          <w:rFonts w:eastAsia="EC Square Sans Pro" w:cs="EC Square Sans Pro"/>
          <w:sz w:val="22"/>
          <w:szCs w:val="22"/>
        </w:rPr>
        <w:fldChar w:fldCharType="end"/>
      </w:r>
      <w:r w:rsidRPr="00712507">
        <w:rPr>
          <w:rFonts w:eastAsia="EC Square Sans Pro" w:cs="EC Square Sans Pro"/>
          <w:sz w:val="22"/>
          <w:szCs w:val="22"/>
        </w:rPr>
        <w:t>. The clean energy and green economic transition are taking place parallel to and in the context of digitalisation. These simultaneously occurring global trends require education and skills responses from policy makers, companies and education institutions alike</w:t>
      </w:r>
      <w:r w:rsidR="00F82441">
        <w:rPr>
          <w:rFonts w:eastAsia="EC Square Sans Pro" w:cs="EC Square Sans Pro"/>
          <w:sz w:val="22"/>
          <w:szCs w:val="22"/>
        </w:rPr>
        <w:t xml:space="preserve"> </w:t>
      </w:r>
      <w:r w:rsidR="00F82441">
        <w:rPr>
          <w:rFonts w:eastAsia="EC Square Sans Pro" w:cs="EC Square Sans Pro"/>
          <w:sz w:val="22"/>
          <w:szCs w:val="22"/>
        </w:rPr>
        <w:fldChar w:fldCharType="begin"/>
      </w:r>
      <w:r w:rsidR="00F82441">
        <w:rPr>
          <w:rFonts w:eastAsia="EC Square Sans Pro" w:cs="EC Square Sans Pro"/>
          <w:sz w:val="22"/>
          <w:szCs w:val="22"/>
        </w:rPr>
        <w:instrText xml:space="preserve"> ADDIN ZOTERO_ITEM CSL_CITATION {"citationID":"FTk80N8I","properties":{"formattedCitation":"[8]","plainCitation":"[8]","noteIndex":0},"citationItems":[{"id":1422,"uris":["http://zotero.org/groups/5272309/items/ZDQ2RISB"],"itemData":{"id":1422,"type":"book","event-place":"LU","language":"eng","publisher":"Publications Office","publisher-place":"LU","source":"DOI.org (CSL JSON)","title":"Employment in the energy sector: status report 2020.","title-short":"Employment in the energy sector","URL":"https://data.europa.eu/doi/10.2760/95180","author":[{"literal":"European Commission. Joint Research Centre."}],"accessed":{"date-parts":[["2025",4,13]]},"issued":{"date-parts":[["2020"]]}}}],"schema":"https://github.com/citation-style-language/schema/raw/master/csl-citation.json"} </w:instrText>
      </w:r>
      <w:r w:rsidR="00F82441">
        <w:rPr>
          <w:rFonts w:eastAsia="EC Square Sans Pro" w:cs="EC Square Sans Pro"/>
          <w:sz w:val="22"/>
          <w:szCs w:val="22"/>
        </w:rPr>
        <w:fldChar w:fldCharType="separate"/>
      </w:r>
      <w:r w:rsidR="00F82441" w:rsidRPr="00F82441">
        <w:rPr>
          <w:rFonts w:eastAsia="EC Square Sans Pro"/>
          <w:sz w:val="22"/>
        </w:rPr>
        <w:t>[8]</w:t>
      </w:r>
      <w:r w:rsidR="00F82441">
        <w:rPr>
          <w:rFonts w:eastAsia="EC Square Sans Pro" w:cs="EC Square Sans Pro"/>
          <w:sz w:val="22"/>
          <w:szCs w:val="22"/>
        </w:rPr>
        <w:fldChar w:fldCharType="end"/>
      </w:r>
      <w:r w:rsidRPr="00712507">
        <w:rPr>
          <w:rFonts w:eastAsia="EC Square Sans Pro" w:cs="EC Square Sans Pro"/>
          <w:sz w:val="22"/>
          <w:szCs w:val="22"/>
        </w:rPr>
        <w:t>.</w:t>
      </w:r>
    </w:p>
    <w:p w14:paraId="21867751" w14:textId="485A3BB3" w:rsidR="00A758E6" w:rsidRPr="00712507" w:rsidRDefault="00A758E6" w:rsidP="00A758E6">
      <w:pPr>
        <w:spacing w:line="257" w:lineRule="auto"/>
        <w:rPr>
          <w:sz w:val="22"/>
          <w:szCs w:val="22"/>
        </w:rPr>
      </w:pPr>
      <w:r w:rsidRPr="00712507">
        <w:rPr>
          <w:rFonts w:eastAsia="EC Square Sans Pro" w:cs="EC Square Sans Pro"/>
          <w:sz w:val="22"/>
          <w:szCs w:val="22"/>
        </w:rPr>
        <w:t>As employment in high-pollution sectors declines and low-pollution sectors grow, economic disparities and poverty risks may rise, particularly for workers in fading industries. However, Member States' tax-benefit systems can help mitigate these effects by supporting those most affected by the transition, redistributing income, and offering social protection. These systems play a crucial role in ensuring the green job transition results in a more equitable distribution of economic outcomes across the EU, protecting vulnerable populations from the worst impacts</w:t>
      </w:r>
      <w:r w:rsidR="002A03F9">
        <w:rPr>
          <w:rStyle w:val="FootnoteReference"/>
          <w:rFonts w:eastAsia="EC Square Sans Pro" w:cs="EC Square Sans Pro"/>
          <w:sz w:val="22"/>
          <w:szCs w:val="22"/>
        </w:rPr>
        <w:footnoteReference w:id="5"/>
      </w:r>
      <w:r w:rsidR="002A03F9">
        <w:rPr>
          <w:rFonts w:eastAsia="EC Square Sans Pro" w:cs="EC Square Sans Pro"/>
          <w:sz w:val="22"/>
          <w:szCs w:val="22"/>
        </w:rPr>
        <w:t xml:space="preserve"> </w:t>
      </w:r>
      <w:r w:rsidR="008D2C60" w:rsidRPr="00712507">
        <w:rPr>
          <w:rFonts w:eastAsia="EC Square Sans Pro" w:cs="EC Square Sans Pro"/>
          <w:sz w:val="22"/>
          <w:szCs w:val="22"/>
        </w:rPr>
        <w:t xml:space="preserve">(see chapter 7 on fair transition). </w:t>
      </w:r>
      <w:r w:rsidRPr="00712507">
        <w:rPr>
          <w:rFonts w:eastAsia="EC Square Sans Pro" w:cs="EC Square Sans Pro"/>
          <w:sz w:val="22"/>
          <w:szCs w:val="22"/>
        </w:rPr>
        <w:t>The clean energy sector has the potential to bring back some of the industrial jobs that have been disappearing from Europe. Importantly, these jobs have an opportunity to fill the void in medium-skilled jobs as nearly 60% of job creation could fall into this category</w:t>
      </w:r>
      <w:r w:rsidR="002A03F9">
        <w:rPr>
          <w:rFonts w:eastAsia="EC Square Sans Pro" w:cs="EC Square Sans Pro"/>
          <w:sz w:val="22"/>
          <w:szCs w:val="22"/>
        </w:rPr>
        <w:t xml:space="preserve"> </w:t>
      </w:r>
      <w:r w:rsidR="002A03F9">
        <w:rPr>
          <w:rFonts w:eastAsia="EC Square Sans Pro" w:cs="EC Square Sans Pro"/>
          <w:sz w:val="22"/>
          <w:szCs w:val="22"/>
        </w:rPr>
        <w:fldChar w:fldCharType="begin"/>
      </w:r>
      <w:r w:rsidR="002A03F9">
        <w:rPr>
          <w:rFonts w:eastAsia="EC Square Sans Pro" w:cs="EC Square Sans Pro"/>
          <w:sz w:val="22"/>
          <w:szCs w:val="22"/>
        </w:rPr>
        <w:instrText xml:space="preserve"> ADDIN ZOTERO_ITEM CSL_CITATION {"citationID":"6aNj1q8D","properties":{"formattedCitation":"[15]","plainCitation":"[15]","noteIndex":0},"citationItems":[{"id":1427,"uris":["http://zotero.org/groups/5272309/items/8AF8ES48"],"itemData":{"id":1427,"type":"book","collection-title":"Labour and policy perspectives - special edition","event-place":"Abu Dhabi","ISBN":"978-92-9260-364-9","language":"eng","number-of-pages":"1","publisher":"International Renewable Energy Agency","publisher-place":"Abu Dhabi","source":"K10plus ISBN","title":"Renewable energy and jobs: annual review 2022","title-short":"Renewable energy and jobs","editor":[{"literal":"Internationale Agentur für Erneuerbare Energien"},{"literal":"Methanol Institute"}],"issued":{"date-parts":[["2022"]]}}}],"schema":"https://github.com/citation-style-language/schema/raw/master/csl-citation.json"} </w:instrText>
      </w:r>
      <w:r w:rsidR="002A03F9">
        <w:rPr>
          <w:rFonts w:eastAsia="EC Square Sans Pro" w:cs="EC Square Sans Pro"/>
          <w:sz w:val="22"/>
          <w:szCs w:val="22"/>
        </w:rPr>
        <w:fldChar w:fldCharType="separate"/>
      </w:r>
      <w:r w:rsidR="002A03F9" w:rsidRPr="002A03F9">
        <w:rPr>
          <w:rFonts w:eastAsia="EC Square Sans Pro"/>
          <w:sz w:val="22"/>
        </w:rPr>
        <w:t>[15]</w:t>
      </w:r>
      <w:r w:rsidR="002A03F9">
        <w:rPr>
          <w:rFonts w:eastAsia="EC Square Sans Pro" w:cs="EC Square Sans Pro"/>
          <w:sz w:val="22"/>
          <w:szCs w:val="22"/>
        </w:rPr>
        <w:fldChar w:fldCharType="end"/>
      </w:r>
      <w:r w:rsidR="002A03F9">
        <w:rPr>
          <w:rFonts w:eastAsia="EC Square Sans Pro" w:cs="EC Square Sans Pro"/>
          <w:sz w:val="22"/>
          <w:szCs w:val="22"/>
        </w:rPr>
        <w:t>.</w:t>
      </w:r>
      <w:r w:rsidRPr="00712507">
        <w:rPr>
          <w:rFonts w:eastAsia="EC Square Sans Pro" w:cs="EC Square Sans Pro"/>
          <w:sz w:val="22"/>
          <w:szCs w:val="22"/>
        </w:rPr>
        <w:t xml:space="preserve"> Renewing societal trust in a labour market that creates life-long opportunities and security can turn the labour force from a bottleneck to a positive force in the transition to climate neutrality.</w:t>
      </w:r>
    </w:p>
    <w:p w14:paraId="04509DA1" w14:textId="1DDFC2ED" w:rsidR="00A758E6" w:rsidRPr="00324585" w:rsidRDefault="00A758E6" w:rsidP="00A758E6">
      <w:pPr>
        <w:pStyle w:val="JRCLevel-3title"/>
        <w:spacing w:line="259" w:lineRule="auto"/>
        <w:ind w:left="567" w:hanging="567"/>
      </w:pPr>
      <w:bookmarkStart w:id="23" w:name="_Toc195777729"/>
      <w:r w:rsidRPr="00324585">
        <w:t xml:space="preserve">Learning for the </w:t>
      </w:r>
      <w:r w:rsidR="003B5EEB">
        <w:t>g</w:t>
      </w:r>
      <w:r w:rsidRPr="00324585">
        <w:t xml:space="preserve">reen </w:t>
      </w:r>
      <w:r w:rsidR="003B5EEB">
        <w:t>t</w:t>
      </w:r>
      <w:r w:rsidRPr="00324585">
        <w:t>ransition</w:t>
      </w:r>
      <w:bookmarkEnd w:id="23"/>
      <w:r w:rsidRPr="00324585">
        <w:t xml:space="preserve"> </w:t>
      </w:r>
    </w:p>
    <w:p w14:paraId="23BBD71F" w14:textId="4772EBA0" w:rsidR="00A758E6" w:rsidRPr="00712507" w:rsidRDefault="00A758E6" w:rsidP="00A758E6">
      <w:pPr>
        <w:spacing w:line="257" w:lineRule="auto"/>
        <w:rPr>
          <w:rFonts w:eastAsia="EC Square Sans Pro" w:cs="EC Square Sans Pro"/>
          <w:sz w:val="22"/>
          <w:szCs w:val="22"/>
        </w:rPr>
      </w:pPr>
      <w:r w:rsidRPr="00712507">
        <w:rPr>
          <w:rFonts w:eastAsia="EC Square Sans Pro" w:cs="EC Square Sans Pro"/>
          <w:sz w:val="22"/>
          <w:szCs w:val="22"/>
        </w:rPr>
        <w:t>The Eurydice assessment provides insights into how</w:t>
      </w:r>
      <w:r w:rsidR="00472A6B">
        <w:rPr>
          <w:rFonts w:eastAsia="EC Square Sans Pro" w:cs="EC Square Sans Pro"/>
          <w:sz w:val="22"/>
          <w:szCs w:val="22"/>
        </w:rPr>
        <w:t xml:space="preserve"> </w:t>
      </w:r>
      <w:r w:rsidRPr="00712507">
        <w:rPr>
          <w:rFonts w:eastAsia="EC Square Sans Pro" w:cs="EC Square Sans Pro"/>
          <w:sz w:val="22"/>
          <w:szCs w:val="22"/>
        </w:rPr>
        <w:t>education systems</w:t>
      </w:r>
      <w:r w:rsidR="00472A6B">
        <w:rPr>
          <w:rFonts w:eastAsia="EC Square Sans Pro" w:cs="EC Square Sans Pro"/>
          <w:sz w:val="22"/>
          <w:szCs w:val="22"/>
        </w:rPr>
        <w:t xml:space="preserve"> </w:t>
      </w:r>
      <w:r w:rsidR="004E2F8A" w:rsidRPr="00712507">
        <w:rPr>
          <w:rFonts w:eastAsia="EC Square Sans Pro" w:cs="EC Square Sans Pro"/>
          <w:sz w:val="22"/>
          <w:szCs w:val="22"/>
        </w:rPr>
        <w:t xml:space="preserve">in the Member States </w:t>
      </w:r>
      <w:r w:rsidR="004E2F8A">
        <w:rPr>
          <w:rFonts w:eastAsia="EC Square Sans Pro" w:cs="EC Square Sans Pro"/>
          <w:sz w:val="22"/>
          <w:szCs w:val="22"/>
        </w:rPr>
        <w:t>can effectively</w:t>
      </w:r>
      <w:r w:rsidR="004E2F8A" w:rsidRPr="00712507">
        <w:rPr>
          <w:rFonts w:eastAsia="EC Square Sans Pro" w:cs="EC Square Sans Pro"/>
          <w:sz w:val="22"/>
          <w:szCs w:val="22"/>
        </w:rPr>
        <w:t xml:space="preserve"> </w:t>
      </w:r>
      <w:r w:rsidRPr="00712507">
        <w:rPr>
          <w:rFonts w:eastAsia="EC Square Sans Pro" w:cs="EC Square Sans Pro"/>
          <w:sz w:val="22"/>
          <w:szCs w:val="22"/>
        </w:rPr>
        <w:t xml:space="preserve">support </w:t>
      </w:r>
      <w:r w:rsidR="004E2F8A">
        <w:rPr>
          <w:rFonts w:eastAsia="EC Square Sans Pro" w:cs="EC Square Sans Pro"/>
          <w:sz w:val="22"/>
          <w:szCs w:val="22"/>
        </w:rPr>
        <w:t>the green transition</w:t>
      </w:r>
      <w:r w:rsidRPr="00712507">
        <w:rPr>
          <w:rFonts w:eastAsia="EC Square Sans Pro" w:cs="EC Square Sans Pro"/>
          <w:sz w:val="22"/>
          <w:szCs w:val="22"/>
        </w:rPr>
        <w:t xml:space="preserve"> implementation</w:t>
      </w:r>
      <w:r w:rsidR="00472A6B">
        <w:rPr>
          <w:rFonts w:eastAsia="EC Square Sans Pro" w:cs="EC Square Sans Pro"/>
          <w:sz w:val="22"/>
          <w:szCs w:val="22"/>
        </w:rPr>
        <w:t xml:space="preserve"> </w:t>
      </w:r>
      <w:r w:rsidR="00472A6B">
        <w:rPr>
          <w:rFonts w:eastAsia="EC Square Sans Pro" w:cs="EC Square Sans Pro"/>
          <w:sz w:val="22"/>
          <w:szCs w:val="22"/>
        </w:rPr>
        <w:fldChar w:fldCharType="begin"/>
      </w:r>
      <w:r w:rsidR="00472A6B">
        <w:rPr>
          <w:rFonts w:eastAsia="EC Square Sans Pro" w:cs="EC Square Sans Pro"/>
          <w:sz w:val="22"/>
          <w:szCs w:val="22"/>
        </w:rPr>
        <w:instrText xml:space="preserve"> ADDIN ZOTERO_ITEM CSL_CITATION {"citationID":"gXHScBM2","properties":{"formattedCitation":"[16]","plainCitation":"[16]","noteIndex":0},"citationItems":[{"id":1429,"uris":["http://zotero.org/groups/5272309/items/JYCG8I5E"],"itemData":{"id":1429,"type":"book","event-place":"LU","language":"eng","publisher":"Publications Office","publisher-place":"LU","source":"DOI.org (CSL JSON)","title":"Learning for sustainability in Europe: building competences and supporting teachers and schools : Eurydice report.","title-short":"Learning for sustainability in Europe","URL":"https://data.europa.eu/doi/10.2797/81397","author":[{"literal":"European Education and Culture Executive Agency."}],"accessed":{"date-parts":[["2025",4,14]]},"issued":{"date-parts":[["2024"]]}}}],"schema":"https://github.com/citation-style-language/schema/raw/master/csl-citation.json"} </w:instrText>
      </w:r>
      <w:r w:rsidR="00472A6B">
        <w:rPr>
          <w:rFonts w:eastAsia="EC Square Sans Pro" w:cs="EC Square Sans Pro"/>
          <w:sz w:val="22"/>
          <w:szCs w:val="22"/>
        </w:rPr>
        <w:fldChar w:fldCharType="separate"/>
      </w:r>
      <w:r w:rsidR="00472A6B" w:rsidRPr="00076648">
        <w:rPr>
          <w:rFonts w:eastAsia="EC Square Sans Pro"/>
          <w:sz w:val="22"/>
        </w:rPr>
        <w:t>[16]</w:t>
      </w:r>
      <w:r w:rsidR="00472A6B">
        <w:rPr>
          <w:rFonts w:eastAsia="EC Square Sans Pro" w:cs="EC Square Sans Pro"/>
          <w:sz w:val="22"/>
          <w:szCs w:val="22"/>
        </w:rPr>
        <w:fldChar w:fldCharType="end"/>
      </w:r>
      <w:r w:rsidR="00472A6B" w:rsidRPr="00712507">
        <w:rPr>
          <w:rFonts w:eastAsia="EC Square Sans Pro" w:cs="EC Square Sans Pro"/>
          <w:sz w:val="22"/>
          <w:szCs w:val="22"/>
        </w:rPr>
        <w:t>.</w:t>
      </w:r>
      <w:r w:rsidRPr="00712507">
        <w:rPr>
          <w:rFonts w:eastAsia="EC Square Sans Pro" w:cs="EC Square Sans Pro"/>
          <w:sz w:val="22"/>
          <w:szCs w:val="22"/>
        </w:rPr>
        <w:t xml:space="preserve"> While sustainability features prominently in all Member States' curricula, the assessment identifies areas where targeted improvement could accelerate progress</w:t>
      </w:r>
      <w:r w:rsidR="00472A6B">
        <w:rPr>
          <w:rFonts w:eastAsia="EC Square Sans Pro" w:cs="EC Square Sans Pro"/>
          <w:sz w:val="22"/>
          <w:szCs w:val="22"/>
        </w:rPr>
        <w:t>.</w:t>
      </w:r>
      <w:r w:rsidRPr="00712507">
        <w:rPr>
          <w:rFonts w:eastAsia="EC Square Sans Pro" w:cs="EC Square Sans Pro"/>
          <w:sz w:val="22"/>
          <w:szCs w:val="22"/>
        </w:rPr>
        <w:t xml:space="preserve"> </w:t>
      </w:r>
      <w:r w:rsidRPr="00712507">
        <w:rPr>
          <w:rFonts w:eastAsia="EC Square Sans Pro" w:cs="EC Square Sans Pro"/>
          <w:bCs/>
          <w:sz w:val="22"/>
          <w:szCs w:val="22"/>
        </w:rPr>
        <w:t>Teacher preparation</w:t>
      </w:r>
      <w:r w:rsidRPr="00712507">
        <w:rPr>
          <w:rFonts w:eastAsia="EC Square Sans Pro" w:cs="EC Square Sans Pro"/>
          <w:sz w:val="22"/>
          <w:szCs w:val="22"/>
        </w:rPr>
        <w:t>, for instance, emerges as a key area of focus, with many educators expressing strong interest in sustainability topics but seeking additional support to teach them effectively.</w:t>
      </w:r>
    </w:p>
    <w:p w14:paraId="78388B7D" w14:textId="3E2A757B" w:rsidR="00A758E6" w:rsidRPr="00712507" w:rsidRDefault="00A758E6" w:rsidP="00A758E6">
      <w:pPr>
        <w:spacing w:line="257" w:lineRule="auto"/>
        <w:rPr>
          <w:rFonts w:eastAsia="EC Square Sans Pro" w:cs="EC Square Sans Pro"/>
          <w:sz w:val="22"/>
          <w:szCs w:val="22"/>
        </w:rPr>
      </w:pPr>
      <w:r w:rsidRPr="00712507">
        <w:rPr>
          <w:rFonts w:eastAsia="EC Square Sans Pro" w:cs="EC Square Sans Pro"/>
          <w:b/>
          <w:sz w:val="22"/>
          <w:szCs w:val="22"/>
        </w:rPr>
        <w:t>Investing in professional development for sustainability education</w:t>
      </w:r>
      <w:r w:rsidRPr="00712507">
        <w:rPr>
          <w:rFonts w:eastAsia="EC Square Sans Pro" w:cs="EC Square Sans Pro"/>
          <w:sz w:val="22"/>
          <w:szCs w:val="22"/>
        </w:rPr>
        <w:t xml:space="preserve"> presents a significant opportunity for system-wide improvements. EU-level collaboration on certification standards could facilitate consistency in quality while supporting professional mobility across Member States </w:t>
      </w:r>
      <w:r w:rsidR="00076648">
        <w:rPr>
          <w:rFonts w:eastAsia="EC Square Sans Pro" w:cs="EC Square Sans Pro"/>
          <w:sz w:val="22"/>
          <w:szCs w:val="22"/>
        </w:rPr>
        <w:fldChar w:fldCharType="begin"/>
      </w:r>
      <w:r w:rsidR="00076648">
        <w:rPr>
          <w:rFonts w:eastAsia="EC Square Sans Pro" w:cs="EC Square Sans Pro"/>
          <w:sz w:val="22"/>
          <w:szCs w:val="22"/>
        </w:rPr>
        <w:instrText xml:space="preserve"> ADDIN ZOTERO_ITEM CSL_CITATION {"citationID":"YODTo9XJ","properties":{"formattedCitation":"[16]","plainCitation":"[16]","noteIndex":0},"citationItems":[{"id":1429,"uris":["http://zotero.org/groups/5272309/items/JYCG8I5E"],"itemData":{"id":1429,"type":"book","event-place":"LU","language":"eng","publisher":"Publications Office","publisher-place":"LU","source":"DOI.org (CSL JSON)","title":"Learning for sustainability in Europe: building competences and supporting teachers and schools : Eurydice report.","title-short":"Learning for sustainability in Europe","URL":"https://data.europa.eu/doi/10.2797/81397","author":[{"literal":"European Education and Culture Executive Agency."}],"accessed":{"date-parts":[["2025",4,14]]},"issued":{"date-parts":[["2024"]]}}}],"schema":"https://github.com/citation-style-language/schema/raw/master/csl-citation.json"} </w:instrText>
      </w:r>
      <w:r w:rsidR="00076648">
        <w:rPr>
          <w:rFonts w:eastAsia="EC Square Sans Pro" w:cs="EC Square Sans Pro"/>
          <w:sz w:val="22"/>
          <w:szCs w:val="22"/>
        </w:rPr>
        <w:fldChar w:fldCharType="separate"/>
      </w:r>
      <w:r w:rsidR="00076648" w:rsidRPr="00076648">
        <w:rPr>
          <w:rFonts w:eastAsia="EC Square Sans Pro"/>
          <w:sz w:val="22"/>
        </w:rPr>
        <w:t>[16]</w:t>
      </w:r>
      <w:r w:rsidR="00076648">
        <w:rPr>
          <w:rFonts w:eastAsia="EC Square Sans Pro" w:cs="EC Square Sans Pro"/>
          <w:sz w:val="22"/>
          <w:szCs w:val="22"/>
        </w:rPr>
        <w:fldChar w:fldCharType="end"/>
      </w:r>
      <w:r w:rsidRPr="00712507">
        <w:rPr>
          <w:rFonts w:eastAsia="EC Square Sans Pro" w:cs="EC Square Sans Pro"/>
          <w:sz w:val="22"/>
          <w:szCs w:val="22"/>
        </w:rPr>
        <w:t>.</w:t>
      </w:r>
      <w:r w:rsidRPr="00712507">
        <w:rPr>
          <w:rFonts w:ascii="Calibri" w:eastAsia="Calibri" w:hAnsi="Calibri" w:cs="Calibri"/>
          <w:sz w:val="22"/>
          <w:szCs w:val="22"/>
        </w:rPr>
        <w:t xml:space="preserve"> </w:t>
      </w:r>
      <w:r w:rsidRPr="00712507">
        <w:rPr>
          <w:rFonts w:eastAsiaTheme="minorEastAsia" w:cstheme="minorBidi"/>
          <w:sz w:val="22"/>
          <w:szCs w:val="22"/>
        </w:rPr>
        <w:t>Additionally, aligning education outcomes with evolving labour market needs, particularly in technical fields, could help expand the workforce, especially in light of demographic shifts and gender imbalances.</w:t>
      </w:r>
    </w:p>
    <w:p w14:paraId="2C4C2256" w14:textId="707C5274" w:rsidR="00A758E6" w:rsidRPr="00712507" w:rsidRDefault="00A758E6" w:rsidP="00A758E6">
      <w:pPr>
        <w:spacing w:line="257" w:lineRule="auto"/>
        <w:rPr>
          <w:rFonts w:eastAsia="EC Square Sans Pro" w:cs="EC Square Sans Pro"/>
          <w:sz w:val="22"/>
          <w:szCs w:val="22"/>
        </w:rPr>
      </w:pPr>
      <w:r w:rsidRPr="00712507">
        <w:rPr>
          <w:rFonts w:eastAsia="EC Square Sans Pro" w:cs="EC Square Sans Pro"/>
          <w:sz w:val="22"/>
          <w:szCs w:val="22"/>
        </w:rPr>
        <w:t xml:space="preserve">The green transition has profound economic implications for the labour market. Recent analysis shows that nearly 60% of new jobs in the </w:t>
      </w:r>
      <w:r w:rsidRPr="00D70388">
        <w:rPr>
          <w:rFonts w:eastAsia="EC Square Sans Pro" w:cs="EC Square Sans Pro"/>
          <w:sz w:val="22"/>
          <w:szCs w:val="22"/>
        </w:rPr>
        <w:t>clean energy sector</w:t>
      </w:r>
      <w:r w:rsidRPr="00712507">
        <w:rPr>
          <w:rFonts w:eastAsia="EC Square Sans Pro" w:cs="EC Square Sans Pro"/>
          <w:sz w:val="22"/>
          <w:szCs w:val="22"/>
        </w:rPr>
        <w:t xml:space="preserve"> will require medium-level skills </w:t>
      </w:r>
      <w:r w:rsidR="00076648">
        <w:rPr>
          <w:rFonts w:eastAsia="EC Square Sans Pro" w:cs="EC Square Sans Pro"/>
          <w:sz w:val="22"/>
          <w:szCs w:val="22"/>
        </w:rPr>
        <w:fldChar w:fldCharType="begin"/>
      </w:r>
      <w:r w:rsidR="00076648">
        <w:rPr>
          <w:rFonts w:eastAsia="EC Square Sans Pro" w:cs="EC Square Sans Pro"/>
          <w:sz w:val="22"/>
          <w:szCs w:val="22"/>
        </w:rPr>
        <w:instrText xml:space="preserve"> ADDIN ZOTERO_ITEM CSL_CITATION {"citationID":"utH4yoeK","properties":{"formattedCitation":"[15]","plainCitation":"[15]","noteIndex":0},"citationItems":[{"id":1427,"uris":["http://zotero.org/groups/5272309/items/8AF8ES48"],"itemData":{"id":1427,"type":"book","collection-title":"Labour and policy perspectives - special edition","event-place":"Abu Dhabi","ISBN":"978-92-9260-364-9","language":"eng","number-of-pages":"1","publisher":"International Renewable Energy Agency","publisher-place":"Abu Dhabi","source":"K10plus ISBN","title":"Renewable energy and jobs: annual review 2022","title-short":"Renewable energy and jobs","editor":[{"literal":"Internationale Agentur für Erneuerbare Energien"},{"literal":"Methanol Institute"}],"issued":{"date-parts":[["2022"]]}}}],"schema":"https://github.com/citation-style-language/schema/raw/master/csl-citation.json"} </w:instrText>
      </w:r>
      <w:r w:rsidR="00076648">
        <w:rPr>
          <w:rFonts w:eastAsia="EC Square Sans Pro" w:cs="EC Square Sans Pro"/>
          <w:sz w:val="22"/>
          <w:szCs w:val="22"/>
        </w:rPr>
        <w:fldChar w:fldCharType="separate"/>
      </w:r>
      <w:r w:rsidR="00076648" w:rsidRPr="00076648">
        <w:rPr>
          <w:rFonts w:eastAsia="EC Square Sans Pro"/>
          <w:sz w:val="22"/>
        </w:rPr>
        <w:t>[15]</w:t>
      </w:r>
      <w:r w:rsidR="00076648">
        <w:rPr>
          <w:rFonts w:eastAsia="EC Square Sans Pro" w:cs="EC Square Sans Pro"/>
          <w:sz w:val="22"/>
          <w:szCs w:val="22"/>
        </w:rPr>
        <w:fldChar w:fldCharType="end"/>
      </w:r>
      <w:r w:rsidRPr="00712507">
        <w:rPr>
          <w:rFonts w:eastAsia="EC Square Sans Pro" w:cs="EC Square Sans Pro"/>
          <w:sz w:val="22"/>
          <w:szCs w:val="22"/>
        </w:rPr>
        <w:t>, highlighting the need for a strategic approach to technical and vocational training. Ensuring the effective implementation of these programs will support workforce transitions while maintaining high quality standards. Additionally, the development of common certification approaches will strengthen workforce mobility across Member States while ensuring consistent quality standards.</w:t>
      </w:r>
    </w:p>
    <w:p w14:paraId="7FCE14AE" w14:textId="05D90294" w:rsidR="00A758E6" w:rsidRPr="00712507" w:rsidRDefault="008D2C60" w:rsidP="00A758E6">
      <w:pPr>
        <w:spacing w:line="257" w:lineRule="auto"/>
        <w:rPr>
          <w:sz w:val="22"/>
          <w:szCs w:val="22"/>
        </w:rPr>
      </w:pPr>
      <w:r w:rsidRPr="00712507">
        <w:rPr>
          <w:sz w:val="22"/>
          <w:szCs w:val="22"/>
        </w:rPr>
        <w:t>T</w:t>
      </w:r>
      <w:r w:rsidR="00A758E6" w:rsidRPr="00712507">
        <w:rPr>
          <w:sz w:val="22"/>
          <w:szCs w:val="22"/>
        </w:rPr>
        <w:t xml:space="preserve">he ‘New Skills Agenda’ </w:t>
      </w:r>
      <w:r w:rsidRPr="00712507">
        <w:rPr>
          <w:sz w:val="22"/>
          <w:szCs w:val="22"/>
        </w:rPr>
        <w:t xml:space="preserve">was introduced </w:t>
      </w:r>
      <w:r w:rsidR="00A758E6" w:rsidRPr="00712507">
        <w:rPr>
          <w:sz w:val="22"/>
          <w:szCs w:val="22"/>
        </w:rPr>
        <w:t xml:space="preserve">to foster sustainable competitiveness, social fairness, and resilience. </w:t>
      </w:r>
      <w:r w:rsidRPr="00712507">
        <w:rPr>
          <w:sz w:val="22"/>
          <w:szCs w:val="22"/>
        </w:rPr>
        <w:t xml:space="preserve">The </w:t>
      </w:r>
      <w:r w:rsidR="00A758E6" w:rsidRPr="00712507">
        <w:rPr>
          <w:sz w:val="22"/>
          <w:szCs w:val="22"/>
        </w:rPr>
        <w:t>agenda set ambitious objectives for upskilling and reskilling workers</w:t>
      </w:r>
      <w:r w:rsidR="00472A6B">
        <w:rPr>
          <w:sz w:val="22"/>
          <w:szCs w:val="22"/>
        </w:rPr>
        <w:t xml:space="preserve"> </w:t>
      </w:r>
      <w:r w:rsidR="00A758E6" w:rsidRPr="00712507">
        <w:rPr>
          <w:sz w:val="22"/>
          <w:szCs w:val="22"/>
        </w:rPr>
        <w:t xml:space="preserve">to navigate the green transition. It also includes </w:t>
      </w:r>
      <w:r w:rsidR="00A758E6" w:rsidRPr="00712507">
        <w:rPr>
          <w:b/>
          <w:sz w:val="22"/>
          <w:szCs w:val="22"/>
        </w:rPr>
        <w:t xml:space="preserve">training for circular economy </w:t>
      </w:r>
      <w:r w:rsidR="00A758E6" w:rsidRPr="00712507">
        <w:rPr>
          <w:sz w:val="22"/>
          <w:szCs w:val="22"/>
        </w:rPr>
        <w:t>activities, such as design, materials sourcing, maintenance, repair, refurbishment, repurposing, and recycling. For example, new benchmarks under the Critical Raw Materials Act have created a demand for skills related to circularity and sustainability across various value chains. At the same time, there is a general lack of technical expertise, both in the public and private sectors, to develop and implement innovative circular solutions.</w:t>
      </w:r>
    </w:p>
    <w:p w14:paraId="1FFC5671" w14:textId="77777777" w:rsidR="00A758E6" w:rsidRPr="00712507" w:rsidRDefault="00A758E6" w:rsidP="00A758E6">
      <w:pPr>
        <w:spacing w:line="257" w:lineRule="auto"/>
        <w:rPr>
          <w:sz w:val="22"/>
          <w:szCs w:val="22"/>
        </w:rPr>
      </w:pPr>
      <w:r w:rsidRPr="00712507">
        <w:rPr>
          <w:sz w:val="22"/>
          <w:szCs w:val="22"/>
        </w:rPr>
        <w:t xml:space="preserve">Investing in the development of skills within other areas such as the food chain workforce is equally critical. Fostering a skilled and adaptable workforce, along with promoting research and innovation in areas like </w:t>
      </w:r>
      <w:r w:rsidRPr="00712507">
        <w:rPr>
          <w:b/>
          <w:sz w:val="22"/>
          <w:szCs w:val="22"/>
        </w:rPr>
        <w:t>sustainable agriculture and food technology</w:t>
      </w:r>
      <w:r w:rsidRPr="00712507">
        <w:rPr>
          <w:sz w:val="22"/>
          <w:szCs w:val="22"/>
        </w:rPr>
        <w:t>, will be key to long-term success. These efforts will drive increased efficiency and productivity, benefiting all stakeholders.</w:t>
      </w:r>
    </w:p>
    <w:p w14:paraId="2E8CF103" w14:textId="59B884A2" w:rsidR="00A758E6" w:rsidRPr="00712507" w:rsidRDefault="009F375F" w:rsidP="00A758E6">
      <w:pPr>
        <w:spacing w:line="257" w:lineRule="auto"/>
        <w:rPr>
          <w:sz w:val="22"/>
          <w:szCs w:val="22"/>
        </w:rPr>
      </w:pPr>
      <w:r>
        <w:rPr>
          <w:sz w:val="22"/>
          <w:szCs w:val="22"/>
        </w:rPr>
        <w:t>On the education side, b</w:t>
      </w:r>
      <w:r w:rsidR="00A758E6" w:rsidRPr="0BCEFFCC">
        <w:rPr>
          <w:sz w:val="22"/>
          <w:szCs w:val="22"/>
        </w:rPr>
        <w:t>ridging the knowledge gap between consumers and the resources used to</w:t>
      </w:r>
      <w:r w:rsidR="00A758E6" w:rsidRPr="0BCEFFCC">
        <w:rPr>
          <w:sz w:val="22"/>
          <w:szCs w:val="22"/>
        </w:rPr>
        <w:t xml:space="preserve"> produce their food is essential. By fostering transparency and </w:t>
      </w:r>
      <w:r w:rsidR="00A758E6" w:rsidRPr="0BCEFFCC">
        <w:rPr>
          <w:b/>
          <w:bCs/>
          <w:sz w:val="22"/>
          <w:szCs w:val="22"/>
        </w:rPr>
        <w:t>educating consumers on sustainable practices</w:t>
      </w:r>
      <w:r w:rsidR="00A758E6" w:rsidRPr="0BCEFFCC">
        <w:rPr>
          <w:sz w:val="22"/>
          <w:szCs w:val="22"/>
        </w:rPr>
        <w:t>, informed choices can be made that support the overall health of the food system. By implementing these measures, the EU can create a food supply chain that is both economically viable and environmentally responsible, ensuring a secure and sustainable food future for all.</w:t>
      </w:r>
      <w:r w:rsidR="2D3843DA" w:rsidRPr="0BCEFFCC">
        <w:rPr>
          <w:sz w:val="22"/>
          <w:szCs w:val="22"/>
        </w:rPr>
        <w:t xml:space="preserve"> For this purpose and spanning </w:t>
      </w:r>
      <w:r w:rsidR="1E688800" w:rsidRPr="0BCEFFCC">
        <w:rPr>
          <w:sz w:val="22"/>
          <w:szCs w:val="22"/>
        </w:rPr>
        <w:t>f</w:t>
      </w:r>
      <w:r w:rsidR="2D3843DA" w:rsidRPr="0BCEFFCC">
        <w:rPr>
          <w:sz w:val="22"/>
          <w:szCs w:val="22"/>
        </w:rPr>
        <w:t>ood as well as other households</w:t>
      </w:r>
      <w:r w:rsidR="0814AE40" w:rsidRPr="0BCEFFCC">
        <w:rPr>
          <w:sz w:val="22"/>
          <w:szCs w:val="22"/>
        </w:rPr>
        <w:t>’ consumption</w:t>
      </w:r>
      <w:r w:rsidR="2D3843DA" w:rsidRPr="0BCEFFCC">
        <w:rPr>
          <w:sz w:val="22"/>
          <w:szCs w:val="22"/>
        </w:rPr>
        <w:t xml:space="preserve"> products (inc</w:t>
      </w:r>
      <w:r w:rsidR="172C89D4" w:rsidRPr="0BCEFFCC">
        <w:rPr>
          <w:sz w:val="22"/>
          <w:szCs w:val="22"/>
        </w:rPr>
        <w:t>l</w:t>
      </w:r>
      <w:r w:rsidR="2D3843DA" w:rsidRPr="0BCEFFCC">
        <w:rPr>
          <w:sz w:val="22"/>
          <w:szCs w:val="22"/>
        </w:rPr>
        <w:t>uding housing, mobility, applian</w:t>
      </w:r>
      <w:r w:rsidR="35596572" w:rsidRPr="0BCEFFCC">
        <w:rPr>
          <w:sz w:val="22"/>
          <w:szCs w:val="22"/>
        </w:rPr>
        <w:t>c</w:t>
      </w:r>
      <w:r w:rsidR="2D3843DA" w:rsidRPr="0BCEFFCC">
        <w:rPr>
          <w:sz w:val="22"/>
          <w:szCs w:val="22"/>
        </w:rPr>
        <w:t xml:space="preserve">es, and </w:t>
      </w:r>
      <w:r w:rsidR="603FBECD" w:rsidRPr="0BCEFFCC">
        <w:rPr>
          <w:sz w:val="22"/>
          <w:szCs w:val="22"/>
        </w:rPr>
        <w:t xml:space="preserve">household goods), the JRC has developed </w:t>
      </w:r>
      <w:r w:rsidR="7526F211" w:rsidRPr="0BCEFFCC">
        <w:rPr>
          <w:sz w:val="22"/>
          <w:szCs w:val="22"/>
        </w:rPr>
        <w:t>the Consumer Footprint Calculator, an online tool to raise E</w:t>
      </w:r>
      <w:r w:rsidR="5EBDCF96" w:rsidRPr="0BCEFFCC">
        <w:rPr>
          <w:sz w:val="22"/>
          <w:szCs w:val="22"/>
        </w:rPr>
        <w:t>U</w:t>
      </w:r>
      <w:r w:rsidR="7526F211" w:rsidRPr="0BCEFFCC">
        <w:rPr>
          <w:sz w:val="22"/>
          <w:szCs w:val="22"/>
        </w:rPr>
        <w:t xml:space="preserve"> citizens awareness about their personal consumption footprint </w:t>
      </w:r>
      <w:r w:rsidR="00266CD6">
        <w:rPr>
          <w:sz w:val="22"/>
          <w:szCs w:val="22"/>
        </w:rPr>
        <w:fldChar w:fldCharType="begin"/>
      </w:r>
      <w:r w:rsidR="00266CD6">
        <w:rPr>
          <w:sz w:val="22"/>
          <w:szCs w:val="22"/>
        </w:rPr>
        <w:instrText xml:space="preserve"> ADDIN ZOTERO_ITEM CSL_CITATION {"citationID":"tDnuTHKa","properties":{"formattedCitation":"[17]","plainCitation":"[17]","noteIndex":0},"citationItems":[{"id":1430,"uris":["http://zotero.org/groups/5272309/items/M4F6WM73"],"itemData":{"id":1430,"type":"book","event-place":"LU","language":"eng","publisher":"Publications Office","publisher-place":"LU","source":"DOI.org (CSL JSON)","title":"The consumer footprint calculator: estimating the environmental impacts of the consumption of EU citizens and their lifestyle.","title-short":"The consumer footprint calculator","URL":"https://data.europa.eu/doi/10.2760/597000","author":[{"literal":"European Commission. Joint Research Centre."}],"accessed":{"date-parts":[["2025",4,14]]},"issued":{"date-parts":[["2022"]]}},"label":"page"}],"schema":"https://github.com/citation-style-language/schema/raw/master/csl-citation.json"} </w:instrText>
      </w:r>
      <w:r w:rsidR="00266CD6">
        <w:rPr>
          <w:sz w:val="22"/>
          <w:szCs w:val="22"/>
        </w:rPr>
        <w:fldChar w:fldCharType="separate"/>
      </w:r>
      <w:r w:rsidR="00266CD6" w:rsidRPr="00266CD6">
        <w:rPr>
          <w:sz w:val="22"/>
        </w:rPr>
        <w:t>[17]</w:t>
      </w:r>
      <w:r w:rsidR="00266CD6">
        <w:rPr>
          <w:sz w:val="22"/>
          <w:szCs w:val="22"/>
        </w:rPr>
        <w:fldChar w:fldCharType="end"/>
      </w:r>
      <w:r w:rsidR="7526F211" w:rsidRPr="0BCEFFCC">
        <w:rPr>
          <w:sz w:val="22"/>
          <w:szCs w:val="22"/>
        </w:rPr>
        <w:t xml:space="preserve">. </w:t>
      </w:r>
    </w:p>
    <w:p w14:paraId="21A93C9F" w14:textId="77777777" w:rsidR="00472A6B" w:rsidRDefault="00472A6B" w:rsidP="00266CD6">
      <w:pPr>
        <w:keepNext/>
        <w:spacing w:before="240" w:after="240"/>
        <w:rPr>
          <w:rFonts w:eastAsia="EC Square Sans Pro" w:cs="EC Square Sans Pro"/>
          <w:color w:val="A5397A"/>
          <w:sz w:val="22"/>
          <w:szCs w:val="22"/>
          <w:u w:val="single"/>
        </w:rPr>
      </w:pPr>
    </w:p>
    <w:p w14:paraId="1D447A37" w14:textId="77777777" w:rsidR="00472A6B" w:rsidRDefault="00472A6B">
      <w:pPr>
        <w:spacing w:before="0" w:after="160"/>
        <w:jc w:val="left"/>
        <w:rPr>
          <w:rFonts w:eastAsia="EC Square Sans Pro" w:cs="EC Square Sans Pro"/>
          <w:color w:val="A5397A"/>
          <w:sz w:val="22"/>
          <w:szCs w:val="22"/>
          <w:u w:val="single"/>
        </w:rPr>
      </w:pPr>
      <w:r>
        <w:rPr>
          <w:rFonts w:eastAsia="EC Square Sans Pro" w:cs="EC Square Sans Pro"/>
          <w:color w:val="A5397A"/>
          <w:sz w:val="22"/>
          <w:szCs w:val="22"/>
          <w:u w:val="single"/>
        </w:rPr>
        <w:br w:type="page"/>
      </w:r>
    </w:p>
    <w:p w14:paraId="7AA48626" w14:textId="1783258E" w:rsidR="5EC9CC26" w:rsidRPr="00472A6B" w:rsidRDefault="004E2F8A" w:rsidP="00266CD6">
      <w:pPr>
        <w:keepNext/>
        <w:spacing w:before="240" w:after="240"/>
        <w:rPr>
          <w:rFonts w:eastAsia="EC Square Sans Pro" w:cs="EC Square Sans Pro"/>
          <w:sz w:val="22"/>
          <w:szCs w:val="22"/>
        </w:rPr>
      </w:pPr>
      <w:r w:rsidRPr="00472A6B">
        <w:rPr>
          <w:rFonts w:eastAsia="EC Square Sans Pro" w:cs="EC Square Sans Pro"/>
          <w:noProof/>
          <w:sz w:val="22"/>
          <w:szCs w:val="22"/>
        </w:rPr>
        <mc:AlternateContent>
          <mc:Choice Requires="wps">
            <w:drawing>
              <wp:anchor distT="0" distB="0" distL="114300" distR="114300" simplePos="0" relativeHeight="251658240" behindDoc="1" locked="0" layoutInCell="1" allowOverlap="1" wp14:anchorId="7C22EC68" wp14:editId="5300C7B0">
                <wp:simplePos x="0" y="0"/>
                <wp:positionH relativeFrom="column">
                  <wp:posOffset>-150495</wp:posOffset>
                </wp:positionH>
                <wp:positionV relativeFrom="paragraph">
                  <wp:posOffset>-61595</wp:posOffset>
                </wp:positionV>
                <wp:extent cx="6096000" cy="5854700"/>
                <wp:effectExtent l="0" t="0" r="19050" b="12700"/>
                <wp:wrapNone/>
                <wp:docPr id="1" name="Rectangle 1"/>
                <wp:cNvGraphicFramePr/>
                <a:graphic xmlns:a="http://schemas.openxmlformats.org/drawingml/2006/main">
                  <a:graphicData uri="http://schemas.microsoft.com/office/word/2010/wordprocessingShape">
                    <wps:wsp>
                      <wps:cNvSpPr/>
                      <wps:spPr>
                        <a:xfrm>
                          <a:off x="0" y="0"/>
                          <a:ext cx="6096000" cy="5854700"/>
                        </a:xfrm>
                        <a:prstGeom prst="rect">
                          <a:avLst/>
                        </a:prstGeom>
                        <a:solidFill>
                          <a:schemeClr val="bg2"/>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D7BBC7" id="Rectangle 1" o:spid="_x0000_s1026" style="position:absolute;margin-left:-11.85pt;margin-top:-4.85pt;width:480pt;height:461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" fillcolor="#e7e6e6 [3214]" strokecolor="#d8d8d8 [2732]" strokeweight="1pt"/>
            </w:pict>
          </mc:Fallback>
        </mc:AlternateContent>
      </w:r>
      <w:r w:rsidRPr="00472A6B">
        <w:rPr>
          <w:rFonts w:eastAsia="EC Square Sans Pro" w:cs="EC Square Sans Pro"/>
          <w:sz w:val="22"/>
          <w:szCs w:val="22"/>
        </w:rPr>
        <w:t>Box xx.</w:t>
      </w:r>
      <w:r w:rsidR="57900CE1" w:rsidRPr="00472A6B">
        <w:rPr>
          <w:rFonts w:eastAsia="EC Square Sans Pro" w:cs="EC Square Sans Pro"/>
          <w:sz w:val="22"/>
          <w:szCs w:val="22"/>
        </w:rPr>
        <w:t xml:space="preserve"> Consumer Footprint Calculator </w:t>
      </w:r>
    </w:p>
    <w:p w14:paraId="594AEFAA" w14:textId="28798AB7" w:rsidR="5EC9CC26" w:rsidRPr="00472A6B" w:rsidRDefault="57900CE1" w:rsidP="00266CD6">
      <w:pPr>
        <w:spacing w:before="240" w:after="240"/>
        <w:rPr>
          <w:rFonts w:eastAsia="EC Square Sans Pro" w:cs="EC Square Sans Pro"/>
          <w:sz w:val="22"/>
          <w:szCs w:val="22"/>
        </w:rPr>
      </w:pPr>
      <w:r w:rsidRPr="00472A6B">
        <w:rPr>
          <w:rFonts w:eastAsia="EC Square Sans Pro" w:cs="EC Square Sans Pro"/>
          <w:sz w:val="22"/>
          <w:szCs w:val="22"/>
        </w:rPr>
        <w:t>T</w:t>
      </w:r>
      <w:r w:rsidR="5EC9CC26" w:rsidRPr="00472A6B">
        <w:rPr>
          <w:rFonts w:eastAsia="EC Square Sans Pro" w:cs="EC Square Sans Pro"/>
          <w:sz w:val="22"/>
          <w:szCs w:val="22"/>
        </w:rPr>
        <w:t xml:space="preserve">he </w:t>
      </w:r>
      <w:hyperlink r:id="rId15" w:history="1">
        <w:r w:rsidR="5EC9CC26" w:rsidRPr="005959B2">
          <w:rPr>
            <w:rStyle w:val="Hyperlink"/>
            <w:rFonts w:eastAsia="EC Square Sans Pro" w:cs="EC Square Sans Pro"/>
            <w:sz w:val="22"/>
            <w:szCs w:val="22"/>
          </w:rPr>
          <w:t>Consumer Footprint Calculator</w:t>
        </w:r>
      </w:hyperlink>
      <w:r w:rsidR="68BCEBB9" w:rsidRPr="00472A6B">
        <w:rPr>
          <w:rFonts w:eastAsia="EC Square Sans Pro" w:cs="EC Square Sans Pro"/>
          <w:sz w:val="22"/>
          <w:szCs w:val="22"/>
        </w:rPr>
        <w:t xml:space="preserve"> </w:t>
      </w:r>
      <w:r w:rsidR="004E2F8A" w:rsidRPr="00472A6B">
        <w:rPr>
          <w:rFonts w:eastAsia="EC Square Sans Pro" w:cs="EC Square Sans Pro"/>
          <w:sz w:val="22"/>
          <w:szCs w:val="22"/>
        </w:rPr>
        <w:t xml:space="preserve">is a tool for the quantification of the environmental impacts of the consumers’ choices in terms of food, housing, mobility, appliances and housing goods. It is </w:t>
      </w:r>
      <w:r w:rsidR="68BCEBB9" w:rsidRPr="00472A6B">
        <w:rPr>
          <w:rFonts w:eastAsia="EC Square Sans Pro" w:cs="EC Square Sans Pro"/>
          <w:sz w:val="22"/>
          <w:szCs w:val="22"/>
        </w:rPr>
        <w:t>an adapted version of the Consumption Footprint model</w:t>
      </w:r>
      <w:r w:rsidR="004E2F8A" w:rsidRPr="00472A6B">
        <w:rPr>
          <w:rFonts w:eastAsia="EC Square Sans Pro" w:cs="EC Square Sans Pro"/>
          <w:sz w:val="22"/>
          <w:szCs w:val="22"/>
        </w:rPr>
        <w:t xml:space="preserve"> (</w:t>
      </w:r>
      <w:r w:rsidR="68BCEBB9" w:rsidRPr="00472A6B">
        <w:rPr>
          <w:rFonts w:eastAsia="EC Square Sans Pro" w:cs="EC Square Sans Pro"/>
          <w:sz w:val="22"/>
          <w:szCs w:val="22"/>
        </w:rPr>
        <w:t>see Chapter 3</w:t>
      </w:r>
      <w:r w:rsidR="5EC9CC26" w:rsidRPr="00472A6B">
        <w:rPr>
          <w:rFonts w:eastAsia="EC Square Sans Pro" w:cs="EC Square Sans Pro"/>
          <w:sz w:val="22"/>
          <w:szCs w:val="22"/>
        </w:rPr>
        <w:t xml:space="preserve">) </w:t>
      </w:r>
      <w:r w:rsidR="004E2F8A" w:rsidRPr="00472A6B">
        <w:rPr>
          <w:rFonts w:eastAsia="EC Square Sans Pro" w:cs="EC Square Sans Pro"/>
          <w:sz w:val="22"/>
          <w:szCs w:val="22"/>
        </w:rPr>
        <w:t xml:space="preserve">and </w:t>
      </w:r>
      <w:r w:rsidR="5EC9CC26" w:rsidRPr="00472A6B">
        <w:rPr>
          <w:rFonts w:eastAsia="EC Square Sans Pro" w:cs="EC Square Sans Pro"/>
          <w:sz w:val="22"/>
          <w:szCs w:val="22"/>
        </w:rPr>
        <w:t xml:space="preserve">is available </w:t>
      </w:r>
      <w:r w:rsidR="4B2D4D80" w:rsidRPr="00472A6B">
        <w:rPr>
          <w:rFonts w:eastAsia="EC Square Sans Pro" w:cs="EC Square Sans Pro"/>
          <w:sz w:val="22"/>
          <w:szCs w:val="22"/>
        </w:rPr>
        <w:t xml:space="preserve">online </w:t>
      </w:r>
      <w:r w:rsidR="5EC9CC26" w:rsidRPr="00472A6B">
        <w:rPr>
          <w:rFonts w:eastAsia="EC Square Sans Pro" w:cs="EC Square Sans Pro"/>
          <w:sz w:val="22"/>
          <w:szCs w:val="22"/>
        </w:rPr>
        <w:t xml:space="preserve">in </w:t>
      </w:r>
      <w:r w:rsidR="696B9847" w:rsidRPr="00472A6B">
        <w:rPr>
          <w:rFonts w:eastAsia="EC Square Sans Pro" w:cs="EC Square Sans Pro"/>
          <w:sz w:val="22"/>
          <w:szCs w:val="22"/>
        </w:rPr>
        <w:t xml:space="preserve">the </w:t>
      </w:r>
      <w:r w:rsidR="5EC9CC26" w:rsidRPr="00472A6B">
        <w:rPr>
          <w:rFonts w:eastAsia="EC Square Sans Pro" w:cs="EC Square Sans Pro"/>
          <w:sz w:val="22"/>
          <w:szCs w:val="22"/>
        </w:rPr>
        <w:t xml:space="preserve">24 official languages </w:t>
      </w:r>
      <w:r w:rsidR="7AA39C7F" w:rsidRPr="00472A6B">
        <w:rPr>
          <w:rFonts w:eastAsia="EC Square Sans Pro" w:cs="EC Square Sans Pro"/>
          <w:sz w:val="22"/>
          <w:szCs w:val="22"/>
        </w:rPr>
        <w:t>of the EU</w:t>
      </w:r>
      <w:r w:rsidR="004E2F8A" w:rsidRPr="00472A6B">
        <w:rPr>
          <w:rFonts w:eastAsia="EC Square Sans Pro" w:cs="EC Square Sans Pro"/>
          <w:sz w:val="22"/>
          <w:szCs w:val="22"/>
        </w:rPr>
        <w:t>,</w:t>
      </w:r>
      <w:r w:rsidR="7AA39C7F" w:rsidRPr="00472A6B">
        <w:rPr>
          <w:rFonts w:eastAsia="EC Square Sans Pro" w:cs="EC Square Sans Pro"/>
          <w:sz w:val="22"/>
          <w:szCs w:val="22"/>
        </w:rPr>
        <w:t xml:space="preserve"> </w:t>
      </w:r>
      <w:r w:rsidR="5EC9CC26" w:rsidRPr="00472A6B">
        <w:rPr>
          <w:rFonts w:eastAsia="EC Square Sans Pro" w:cs="EC Square Sans Pro"/>
          <w:sz w:val="22"/>
          <w:szCs w:val="22"/>
        </w:rPr>
        <w:t>to support citizens calculating the environmental impacts of their consumption patterns and assess how changes in their lifestyle may affect their personal footprint</w:t>
      </w:r>
      <w:r w:rsidR="00266CD6" w:rsidRPr="00472A6B">
        <w:rPr>
          <w:rFonts w:eastAsia="EC Square Sans Pro" w:cs="EC Square Sans Pro"/>
          <w:sz w:val="22"/>
          <w:szCs w:val="22"/>
        </w:rPr>
        <w:t xml:space="preserve"> </w:t>
      </w:r>
      <w:r w:rsidR="00266CD6" w:rsidRPr="00472A6B">
        <w:rPr>
          <w:rFonts w:eastAsia="EC Square Sans Pro" w:cs="EC Square Sans Pro"/>
          <w:sz w:val="22"/>
          <w:szCs w:val="22"/>
        </w:rPr>
        <w:fldChar w:fldCharType="begin"/>
      </w:r>
      <w:r w:rsidR="00266CD6" w:rsidRPr="00472A6B">
        <w:rPr>
          <w:rFonts w:eastAsia="EC Square Sans Pro" w:cs="EC Square Sans Pro"/>
          <w:sz w:val="22"/>
          <w:szCs w:val="22"/>
        </w:rPr>
        <w:instrText xml:space="preserve"> ADDIN ZOTERO_ITEM CSL_CITATION {"citationID":"XH0q2XJ0","properties":{"formattedCitation":"[17]","plainCitation":"[17]","noteIndex":0},"citationItems":[{"id":1430,"uris":["http://zotero.org/groups/5272309/items/M4F6WM73"],"itemData":{"id":1430,"type":"book","event-place":"LU","language":"eng","publisher":"Publications Office","publisher-place":"LU","source":"DOI.org (CSL JSON)","title":"The consumer footprint calculator: estimating the environmental impacts of the consumption of EU citizens and their lifestyle.","title-short":"The consumer footprint calculator","URL":"https://data.europa.eu/doi/10.2760/597000","author":[{"literal":"European Commission. Joint Research Centre."}],"accessed":{"date-parts":[["2025",4,14]]},"issued":{"date-parts":[["2022"]]}}}],"schema":"https://github.com/citation-style-language/schema/raw/master/csl-citation.json"} </w:instrText>
      </w:r>
      <w:r w:rsidR="00266CD6" w:rsidRPr="00472A6B">
        <w:rPr>
          <w:rFonts w:eastAsia="EC Square Sans Pro" w:cs="EC Square Sans Pro"/>
          <w:sz w:val="22"/>
          <w:szCs w:val="22"/>
        </w:rPr>
        <w:fldChar w:fldCharType="separate"/>
      </w:r>
      <w:r w:rsidR="00266CD6" w:rsidRPr="00472A6B">
        <w:rPr>
          <w:rFonts w:eastAsia="EC Square Sans Pro"/>
          <w:sz w:val="22"/>
        </w:rPr>
        <w:t>[17]</w:t>
      </w:r>
      <w:r w:rsidR="00266CD6" w:rsidRPr="00472A6B">
        <w:rPr>
          <w:rFonts w:eastAsia="EC Square Sans Pro" w:cs="EC Square Sans Pro"/>
          <w:sz w:val="22"/>
          <w:szCs w:val="22"/>
        </w:rPr>
        <w:fldChar w:fldCharType="end"/>
      </w:r>
      <w:r w:rsidR="5EC9CC26" w:rsidRPr="00472A6B">
        <w:rPr>
          <w:rFonts w:eastAsia="EC Square Sans Pro" w:cs="EC Square Sans Pro"/>
          <w:sz w:val="22"/>
          <w:szCs w:val="22"/>
        </w:rPr>
        <w:t xml:space="preserve">.  </w:t>
      </w:r>
    </w:p>
    <w:p w14:paraId="0085155A" w14:textId="0C5B9926" w:rsidR="5EC9CC26" w:rsidRPr="00472A6B" w:rsidRDefault="64B04051" w:rsidP="00472A6B">
      <w:pPr>
        <w:spacing w:before="240" w:after="240"/>
        <w:rPr>
          <w:rFonts w:eastAsia="EC Square Sans Pro" w:cs="EC Square Sans Pro"/>
          <w:sz w:val="22"/>
          <w:szCs w:val="22"/>
        </w:rPr>
      </w:pPr>
      <w:r w:rsidRPr="00472A6B">
        <w:rPr>
          <w:rFonts w:eastAsia="EC Square Sans Pro" w:cs="EC Square Sans Pro"/>
          <w:sz w:val="22"/>
          <w:szCs w:val="22"/>
        </w:rPr>
        <w:t>Compared with other online tools, t</w:t>
      </w:r>
      <w:r w:rsidR="5EC9CC26" w:rsidRPr="00472A6B">
        <w:rPr>
          <w:rFonts w:eastAsia="EC Square Sans Pro" w:cs="EC Square Sans Pro"/>
          <w:sz w:val="22"/>
          <w:szCs w:val="22"/>
        </w:rPr>
        <w:t xml:space="preserve">he </w:t>
      </w:r>
      <w:r w:rsidR="4576D41E" w:rsidRPr="00472A6B">
        <w:rPr>
          <w:rFonts w:eastAsia="EC Square Sans Pro" w:cs="EC Square Sans Pro"/>
          <w:sz w:val="22"/>
          <w:szCs w:val="22"/>
        </w:rPr>
        <w:t xml:space="preserve">Consumer Footprint </w:t>
      </w:r>
      <w:r w:rsidR="5EC9CC26" w:rsidRPr="00472A6B">
        <w:rPr>
          <w:rFonts w:eastAsia="EC Square Sans Pro" w:cs="EC Square Sans Pro"/>
          <w:sz w:val="22"/>
          <w:szCs w:val="22"/>
        </w:rPr>
        <w:t xml:space="preserve">Calculator </w:t>
      </w:r>
      <w:r w:rsidR="004E2F8A" w:rsidRPr="00472A6B">
        <w:rPr>
          <w:rFonts w:eastAsia="EC Square Sans Pro" w:cs="EC Square Sans Pro"/>
          <w:sz w:val="22"/>
          <w:szCs w:val="22"/>
        </w:rPr>
        <w:t>not only calculate</w:t>
      </w:r>
      <w:r w:rsidR="00C40560" w:rsidRPr="00472A6B">
        <w:rPr>
          <w:rFonts w:eastAsia="EC Square Sans Pro" w:cs="EC Square Sans Pro"/>
          <w:sz w:val="22"/>
          <w:szCs w:val="22"/>
        </w:rPr>
        <w:t>s</w:t>
      </w:r>
      <w:r w:rsidR="004E2F8A" w:rsidRPr="00472A6B">
        <w:rPr>
          <w:rFonts w:eastAsia="EC Square Sans Pro" w:cs="EC Square Sans Pro"/>
          <w:sz w:val="22"/>
          <w:szCs w:val="22"/>
        </w:rPr>
        <w:t xml:space="preserve"> the </w:t>
      </w:r>
      <w:r w:rsidR="006A6ED4" w:rsidRPr="00472A6B">
        <w:rPr>
          <w:rFonts w:eastAsia="EC Square Sans Pro" w:cs="EC Square Sans Pro"/>
          <w:sz w:val="22"/>
          <w:szCs w:val="22"/>
        </w:rPr>
        <w:t>CO2 production for the consumers but it assesses the</w:t>
      </w:r>
      <w:r w:rsidR="5EC9CC26" w:rsidRPr="00472A6B">
        <w:rPr>
          <w:rFonts w:eastAsia="EC Square Sans Pro" w:cs="EC Square Sans Pro"/>
          <w:sz w:val="22"/>
          <w:szCs w:val="22"/>
        </w:rPr>
        <w:t xml:space="preserve"> impacts through 16 environmental impact categories</w:t>
      </w:r>
      <w:r w:rsidR="5EC9CC26" w:rsidRPr="00472A6B">
        <w:rPr>
          <w:rStyle w:val="FootnoteReference"/>
          <w:rFonts w:eastAsia="EC Square Sans Pro"/>
        </w:rPr>
        <w:footnoteReference w:id="6"/>
      </w:r>
      <w:r w:rsidR="5EC9CC26" w:rsidRPr="00472A6B">
        <w:rPr>
          <w:rFonts w:eastAsia="EC Square Sans Pro" w:cs="EC Square Sans Pro"/>
          <w:sz w:val="22"/>
          <w:szCs w:val="22"/>
        </w:rPr>
        <w:t xml:space="preserve"> </w:t>
      </w:r>
      <w:r w:rsidR="12DEA580" w:rsidRPr="00472A6B">
        <w:rPr>
          <w:rFonts w:eastAsia="EC Square Sans Pro" w:cs="EC Square Sans Pro"/>
          <w:sz w:val="22"/>
          <w:szCs w:val="22"/>
        </w:rPr>
        <w:t>of the Environmental Footprint method)</w:t>
      </w:r>
      <w:r w:rsidR="00472A6B" w:rsidRPr="00472A6B">
        <w:rPr>
          <w:rFonts w:eastAsia="EC Square Sans Pro" w:cs="EC Square Sans Pro"/>
          <w:sz w:val="22"/>
          <w:szCs w:val="22"/>
        </w:rPr>
        <w:t>.</w:t>
      </w:r>
      <w:r w:rsidR="12DEA580" w:rsidRPr="00472A6B">
        <w:rPr>
          <w:rFonts w:eastAsia="EC Square Sans Pro" w:cs="EC Square Sans Pro"/>
          <w:sz w:val="22"/>
          <w:szCs w:val="22"/>
        </w:rPr>
        <w:t xml:space="preserve"> </w:t>
      </w:r>
      <w:r w:rsidR="5EC9CC26" w:rsidRPr="00472A6B">
        <w:rPr>
          <w:rFonts w:eastAsia="EC Square Sans Pro" w:cs="EC Square Sans Pro"/>
          <w:sz w:val="22"/>
          <w:szCs w:val="22"/>
        </w:rPr>
        <w:t xml:space="preserve"> </w:t>
      </w:r>
      <w:r w:rsidR="006A6ED4" w:rsidRPr="00472A6B">
        <w:rPr>
          <w:rFonts w:eastAsia="EC Square Sans Pro" w:cs="EC Square Sans Pro"/>
          <w:sz w:val="22"/>
          <w:szCs w:val="22"/>
        </w:rPr>
        <w:t>T</w:t>
      </w:r>
      <w:r w:rsidR="5EC9CC26" w:rsidRPr="00472A6B">
        <w:rPr>
          <w:rFonts w:eastAsia="EC Square Sans Pro" w:cs="EC Square Sans Pro"/>
          <w:sz w:val="22"/>
          <w:szCs w:val="22"/>
        </w:rPr>
        <w:t xml:space="preserve">he </w:t>
      </w:r>
      <w:r w:rsidR="006A6ED4" w:rsidRPr="00472A6B">
        <w:rPr>
          <w:rFonts w:eastAsia="EC Square Sans Pro" w:cs="EC Square Sans Pro"/>
          <w:sz w:val="22"/>
          <w:szCs w:val="22"/>
        </w:rPr>
        <w:t>consumer footprint of each individual is calculated</w:t>
      </w:r>
      <w:r w:rsidR="5EC9CC26" w:rsidRPr="00472A6B">
        <w:rPr>
          <w:rFonts w:eastAsia="EC Square Sans Pro" w:cs="EC Square Sans Pro"/>
          <w:sz w:val="22"/>
          <w:szCs w:val="22"/>
        </w:rPr>
        <w:t xml:space="preserve"> in absolute sustainability terms </w:t>
      </w:r>
      <w:r w:rsidR="006A6ED4" w:rsidRPr="00472A6B">
        <w:rPr>
          <w:rFonts w:eastAsia="EC Square Sans Pro" w:cs="EC Square Sans Pro"/>
          <w:sz w:val="22"/>
          <w:szCs w:val="22"/>
        </w:rPr>
        <w:t>and also in comparison with</w:t>
      </w:r>
      <w:r w:rsidR="5EC9CC26" w:rsidRPr="00472A6B">
        <w:rPr>
          <w:rFonts w:eastAsia="EC Square Sans Pro" w:cs="EC Square Sans Pro"/>
          <w:sz w:val="22"/>
          <w:szCs w:val="22"/>
        </w:rPr>
        <w:t xml:space="preserve"> the planetary boundaries and the Sustainable Development Goals, providing the user links to sustainability </w:t>
      </w:r>
      <w:r w:rsidR="00C40560" w:rsidRPr="00472A6B">
        <w:rPr>
          <w:rFonts w:eastAsia="EC Square Sans Pro" w:cs="EC Square Sans Pro"/>
          <w:sz w:val="22"/>
          <w:szCs w:val="22"/>
        </w:rPr>
        <w:t>”good practices”</w:t>
      </w:r>
      <w:r w:rsidR="00253799" w:rsidRPr="00472A6B">
        <w:rPr>
          <w:rFonts w:eastAsia="EC Square Sans Pro" w:cs="EC Square Sans Pro"/>
          <w:sz w:val="22"/>
          <w:szCs w:val="22"/>
        </w:rPr>
        <w:t>,</w:t>
      </w:r>
      <w:r w:rsidR="5EC9CC26" w:rsidRPr="00472A6B">
        <w:rPr>
          <w:rFonts w:eastAsia="EC Square Sans Pro" w:cs="EC Square Sans Pro"/>
          <w:sz w:val="22"/>
          <w:szCs w:val="22"/>
        </w:rPr>
        <w:t xml:space="preserve"> </w:t>
      </w:r>
      <w:r w:rsidR="006A6ED4" w:rsidRPr="00472A6B">
        <w:rPr>
          <w:rFonts w:eastAsia="EC Square Sans Pro" w:cs="EC Square Sans Pro"/>
          <w:sz w:val="22"/>
          <w:szCs w:val="22"/>
        </w:rPr>
        <w:t>to increase awareness and encourage more sustainable lifestyles</w:t>
      </w:r>
      <w:r w:rsidR="5EC9CC26" w:rsidRPr="00472A6B">
        <w:rPr>
          <w:rFonts w:eastAsia="EC Square Sans Pro" w:cs="EC Square Sans Pro"/>
          <w:sz w:val="22"/>
          <w:szCs w:val="22"/>
        </w:rPr>
        <w:t xml:space="preserve">.  </w:t>
      </w:r>
    </w:p>
    <w:p w14:paraId="3F82EA67" w14:textId="49F58C3C" w:rsidR="660E649D" w:rsidRPr="00472A6B" w:rsidRDefault="660E649D" w:rsidP="0BCEFFCC">
      <w:pPr>
        <w:spacing w:before="240" w:after="240"/>
        <w:rPr>
          <w:rFonts w:eastAsia="EC Square Sans Pro" w:cs="EC Square Sans Pro"/>
          <w:sz w:val="22"/>
          <w:szCs w:val="22"/>
        </w:rPr>
      </w:pPr>
      <w:r w:rsidRPr="00472A6B">
        <w:rPr>
          <w:rFonts w:eastAsia="EC Square Sans Pro" w:cs="EC Square Sans Pro"/>
          <w:sz w:val="22"/>
          <w:szCs w:val="22"/>
        </w:rPr>
        <w:t>Figure 4. Overview of the Consumer Footprint Calculator</w:t>
      </w:r>
    </w:p>
    <w:p w14:paraId="5FCCBDA9" w14:textId="3B0C56B7" w:rsidR="660E649D" w:rsidRPr="00472A6B" w:rsidRDefault="660E649D" w:rsidP="0BCEFFCC">
      <w:pPr>
        <w:spacing w:before="240" w:after="240"/>
      </w:pPr>
      <w:r w:rsidRPr="00472A6B">
        <w:rPr>
          <w:noProof/>
        </w:rPr>
        <w:drawing>
          <wp:inline distT="0" distB="0" distL="0" distR="0" wp14:anchorId="76EBED33" wp14:editId="65437F68">
            <wp:extent cx="5762626" cy="2305050"/>
            <wp:effectExtent l="0" t="0" r="9525" b="0"/>
            <wp:docPr id="1596399321" name="Picture 159639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62626" cy="2305050"/>
                    </a:xfrm>
                    <a:prstGeom prst="rect">
                      <a:avLst/>
                    </a:prstGeom>
                  </pic:spPr>
                </pic:pic>
              </a:graphicData>
            </a:graphic>
          </wp:inline>
        </w:drawing>
      </w:r>
    </w:p>
    <w:p w14:paraId="57A4BFB6" w14:textId="4953D3B4" w:rsidR="660E649D" w:rsidRPr="00472A6B" w:rsidRDefault="660E649D" w:rsidP="0BCEFFCC">
      <w:pPr>
        <w:spacing w:before="240" w:after="240"/>
        <w:rPr>
          <w:rFonts w:eastAsia="EC Square Sans Pro" w:cs="EC Square Sans Pro"/>
          <w:sz w:val="22"/>
          <w:szCs w:val="22"/>
        </w:rPr>
      </w:pPr>
      <w:r w:rsidRPr="00472A6B">
        <w:rPr>
          <w:rFonts w:eastAsia="EC Square Sans Pro" w:cs="EC Square Sans Pro"/>
          <w:sz w:val="22"/>
          <w:szCs w:val="22"/>
        </w:rPr>
        <w:t xml:space="preserve">Source: </w:t>
      </w:r>
      <w:r w:rsidR="00266CD6" w:rsidRPr="00472A6B">
        <w:rPr>
          <w:rFonts w:eastAsia="EC Square Sans Pro" w:cs="EC Square Sans Pro"/>
          <w:sz w:val="22"/>
          <w:szCs w:val="22"/>
        </w:rPr>
        <w:t xml:space="preserve">JRC, </w:t>
      </w:r>
      <w:r w:rsidR="00266CD6" w:rsidRPr="00472A6B">
        <w:rPr>
          <w:rFonts w:eastAsia="EC Square Sans Pro" w:cs="EC Square Sans Pro"/>
          <w:sz w:val="22"/>
          <w:szCs w:val="22"/>
        </w:rPr>
        <w:fldChar w:fldCharType="begin"/>
      </w:r>
      <w:r w:rsidR="00266CD6" w:rsidRPr="00472A6B">
        <w:rPr>
          <w:rFonts w:eastAsia="EC Square Sans Pro" w:cs="EC Square Sans Pro"/>
          <w:sz w:val="22"/>
          <w:szCs w:val="22"/>
        </w:rPr>
        <w:instrText xml:space="preserve"> ADDIN ZOTERO_ITEM CSL_CITATION {"citationID":"TUPzZbxn","properties":{"formattedCitation":"[17]","plainCitation":"[17]","noteIndex":0},"citationItems":[{"id":1430,"uris":["http://zotero.org/groups/5272309/items/M4F6WM73"],"itemData":{"id":1430,"type":"book","event-place":"LU","language":"eng","publisher":"Publications Office","publisher-place":"LU","source":"DOI.org (CSL JSON)","title":"The consumer footprint calculator: estimating the environmental impacts of the consumption of EU citizens and their lifestyle.","title-short":"The consumer footprint calculator","URL":"https://data.europa.eu/doi/10.2760/597000","author":[{"literal":"European Commission. Joint Research Centre."}],"accessed":{"date-parts":[["2025",4,14]]},"issued":{"date-parts":[["2022"]]}}}],"schema":"https://github.com/citation-style-language/schema/raw/master/csl-citation.json"} </w:instrText>
      </w:r>
      <w:r w:rsidR="00266CD6" w:rsidRPr="00472A6B">
        <w:rPr>
          <w:rFonts w:eastAsia="EC Square Sans Pro" w:cs="EC Square Sans Pro"/>
          <w:sz w:val="22"/>
          <w:szCs w:val="22"/>
        </w:rPr>
        <w:fldChar w:fldCharType="separate"/>
      </w:r>
      <w:r w:rsidR="00266CD6" w:rsidRPr="00472A6B">
        <w:rPr>
          <w:rFonts w:eastAsia="EC Square Sans Pro"/>
          <w:sz w:val="22"/>
        </w:rPr>
        <w:t>[17]</w:t>
      </w:r>
      <w:r w:rsidR="00266CD6" w:rsidRPr="00472A6B">
        <w:rPr>
          <w:rFonts w:eastAsia="EC Square Sans Pro" w:cs="EC Square Sans Pro"/>
          <w:sz w:val="22"/>
          <w:szCs w:val="22"/>
        </w:rPr>
        <w:fldChar w:fldCharType="end"/>
      </w:r>
      <w:r w:rsidR="00266CD6" w:rsidRPr="00472A6B">
        <w:rPr>
          <w:rFonts w:eastAsia="EC Square Sans Pro" w:cs="EC Square Sans Pro"/>
          <w:sz w:val="22"/>
          <w:szCs w:val="22"/>
        </w:rPr>
        <w:t>.</w:t>
      </w:r>
    </w:p>
    <w:p w14:paraId="38E82B07" w14:textId="018AF1BD" w:rsidR="3F606FD3" w:rsidRPr="00472A6B" w:rsidRDefault="3F606FD3" w:rsidP="3F606FD3">
      <w:pPr>
        <w:spacing w:line="257" w:lineRule="auto"/>
        <w:rPr>
          <w:sz w:val="22"/>
          <w:szCs w:val="22"/>
        </w:rPr>
      </w:pPr>
    </w:p>
    <w:p w14:paraId="7006D043" w14:textId="48969E55" w:rsidR="00A758E6" w:rsidRPr="00712507" w:rsidRDefault="00A758E6" w:rsidP="00A758E6">
      <w:pPr>
        <w:spacing w:line="257" w:lineRule="auto"/>
        <w:rPr>
          <w:rFonts w:eastAsia="EC Square Sans Pro" w:cs="EC Square Sans Pro"/>
          <w:sz w:val="22"/>
          <w:szCs w:val="22"/>
        </w:rPr>
      </w:pPr>
      <w:r w:rsidRPr="00712507">
        <w:rPr>
          <w:rFonts w:eastAsia="EC Square Sans Pro" w:cs="EC Square Sans Pro"/>
          <w:sz w:val="22"/>
          <w:szCs w:val="22"/>
        </w:rPr>
        <w:t xml:space="preserve">Similarly, it is vital to ensure that </w:t>
      </w:r>
      <w:r w:rsidRPr="049CD2C9">
        <w:rPr>
          <w:rFonts w:eastAsia="EC Square Sans Pro" w:cs="EC Square Sans Pro"/>
          <w:b/>
          <w:bCs/>
          <w:sz w:val="22"/>
          <w:szCs w:val="22"/>
        </w:rPr>
        <w:t>land ecosystem restoration</w:t>
      </w:r>
      <w:r w:rsidRPr="00712507">
        <w:rPr>
          <w:rFonts w:eastAsia="EC Square Sans Pro" w:cs="EC Square Sans Pro"/>
          <w:sz w:val="22"/>
          <w:szCs w:val="22"/>
        </w:rPr>
        <w:t xml:space="preserve"> is properly resourced with skilled professionals who can address the socio-ecological complexities of restoration projects. These professionals must be equipped with the knowledge, tools, and expertise to implement science-based restoration techniques, as well as monitor and evaluate progress effectively </w:t>
      </w:r>
      <w:r w:rsidR="00266CD6">
        <w:rPr>
          <w:rFonts w:eastAsia="EC Square Sans Pro" w:cs="EC Square Sans Pro"/>
          <w:sz w:val="22"/>
          <w:szCs w:val="22"/>
        </w:rPr>
        <w:fldChar w:fldCharType="begin"/>
      </w:r>
      <w:r w:rsidR="00266CD6">
        <w:rPr>
          <w:rFonts w:eastAsia="EC Square Sans Pro" w:cs="EC Square Sans Pro"/>
          <w:sz w:val="22"/>
          <w:szCs w:val="22"/>
        </w:rPr>
        <w:instrText xml:space="preserve"> ADDIN ZOTERO_ITEM CSL_CITATION {"citationID":"eD8r0vhn","properties":{"formattedCitation":"[19]","plainCitation":"[19]","noteIndex":0},"citationItems":[{"id":470,"uris":["http://zotero.org/groups/5272309/items/PU6ZW9NJ"],"itemData":{"id":470,"type":"article-journal","abstract":"Ecological restoration is key to counteracting anthropogenic degradation of biodiversity and to reducing disaster risk. However, there is limited knowledge of barriers hindering the wider implementation of restoration practices, despite high-level political priority to halt the loss of biodiversity. In Europe, progress on ecological restoration has been slow and insufficient to meet international agreements and comply with European Union Nature Directives. We assessed European restoration experts' perceptions on barriers to restoration in Europe, and their relative importance, through a multiple expert consultation using a Delphi process. We found that experts share a common multi-dimensional concept of ecological restoration. Experts identified a large number of barriers (33) to the advancement of ecological restoration in Europe. Major barriers pertained to the socio-economic, not the environmental, domain. The three most important being insufficient funding, conflicting interests among different stakeholders, and low political priority given to restoration. Our results emphasize the need to increase political commitment at all levels, comply with existing nature laws, and optimize the use of financial resources by increasing funds for ecological restoration and eradicate environmentally harmful subsidies. The experts also call for the integration of ecological restoration into land-use planning and facilitating stakeholders' collaboration. Our study identifies key barriers, discusses ways to overcome the main barriers to ER in Europe, and contributes knowledge to support the implementation of the European Biodiversity Strategy for 2030, and the EU 2030 Restoration Plan in particular.","container-title":"Restoration Ecology","DOI":"10.1111/rec.13346","ISSN":"1526-100X","issue":"4","language":"en","license":"© 2021 The Authors. Restoration Ecology published by Wiley Periodicals LLC. on behalf of Society for Ecological Restoration.","note":"_eprint: https://onlinelibrary.wiley.com/doi/pdf/10.1111/rec.13346","page":"e13346","source":"Wiley Online Library","title":"Barriers to ecological restoration in Europe: expert perspectives","title-short":"Barriers to ecological restoration in Europe","volume":"29","author":[{"family":"Cortina-Segarra","given":"Jordi"},{"family":"García-Sánchez","given":"Ismael"},{"family":"Grace","given":"Miriam"},{"family":"Andrés","given":"Pilar"},{"family":"Baker","given":"Susan"},{"family":"Bullock","given":"Craig"},{"family":"Decleer","given":"Kris"},{"family":"Dicks","given":"Lynn V."},{"family":"Fisher","given":"Judith L."},{"family":"Frouz","given":"Jan"},{"family":"Klimkowska","given":"Agata"},{"family":"Kyriazopoulos","given":"Apostolos P."},{"family":"Moreno-Mateos","given":"David"},{"family":"Rodríguez-González","given":"Patricia M."},{"family":"Sarkki","given":"Simo"},{"family":"Ventocilla","given":"Jorge L."}],"issued":{"date-parts":[["2021"]]}}}],"schema":"https://github.com/citation-style-language/schema/raw/master/csl-citation.json"} </w:instrText>
      </w:r>
      <w:r w:rsidR="00266CD6">
        <w:rPr>
          <w:rFonts w:eastAsia="EC Square Sans Pro" w:cs="EC Square Sans Pro"/>
          <w:sz w:val="22"/>
          <w:szCs w:val="22"/>
        </w:rPr>
        <w:fldChar w:fldCharType="separate"/>
      </w:r>
      <w:r w:rsidR="00266CD6" w:rsidRPr="00266CD6">
        <w:rPr>
          <w:rFonts w:eastAsia="EC Square Sans Pro"/>
          <w:sz w:val="22"/>
        </w:rPr>
        <w:t>[19]</w:t>
      </w:r>
      <w:r w:rsidR="00266CD6">
        <w:rPr>
          <w:rFonts w:eastAsia="EC Square Sans Pro" w:cs="EC Square Sans Pro"/>
          <w:sz w:val="22"/>
          <w:szCs w:val="22"/>
        </w:rPr>
        <w:fldChar w:fldCharType="end"/>
      </w:r>
      <w:r w:rsidRPr="00712507">
        <w:rPr>
          <w:rFonts w:eastAsia="EC Square Sans Pro" w:cs="EC Square Sans Pro"/>
          <w:sz w:val="22"/>
          <w:szCs w:val="22"/>
        </w:rPr>
        <w:t>.</w:t>
      </w:r>
    </w:p>
    <w:p w14:paraId="7E49E2F5" w14:textId="51007E3F" w:rsidR="00A758E6" w:rsidRPr="00712507" w:rsidRDefault="009F375F" w:rsidP="00A758E6">
      <w:pPr>
        <w:spacing w:line="257" w:lineRule="auto"/>
        <w:rPr>
          <w:rFonts w:eastAsia="EC Square Sans Pro" w:cs="EC Square Sans Pro"/>
          <w:sz w:val="22"/>
          <w:szCs w:val="22"/>
        </w:rPr>
      </w:pPr>
      <w:r>
        <w:rPr>
          <w:rFonts w:eastAsia="EC Square Sans Pro" w:cs="EC Square Sans Pro"/>
          <w:sz w:val="22"/>
          <w:szCs w:val="22"/>
        </w:rPr>
        <w:t>Increasing green education and re-skilling requires the appropriate financial support: at this purpose, t</w:t>
      </w:r>
      <w:r w:rsidR="00A758E6" w:rsidRPr="00712507">
        <w:rPr>
          <w:rFonts w:eastAsia="EC Square Sans Pro" w:cs="EC Square Sans Pro"/>
          <w:sz w:val="22"/>
          <w:szCs w:val="22"/>
        </w:rPr>
        <w:t xml:space="preserve">he EU has established key frameworks and financial instruments to integrate sustainability competences into education and training systems. </w:t>
      </w:r>
      <w:r>
        <w:rPr>
          <w:rFonts w:eastAsia="EC Square Sans Pro" w:cs="EC Square Sans Pro"/>
          <w:sz w:val="22"/>
          <w:szCs w:val="22"/>
        </w:rPr>
        <w:t xml:space="preserve">Besides the </w:t>
      </w:r>
      <w:r w:rsidR="00A758E6" w:rsidRPr="00712507">
        <w:rPr>
          <w:rFonts w:eastAsia="EC Square Sans Pro" w:cs="EC Square Sans Pro"/>
          <w:sz w:val="22"/>
          <w:szCs w:val="22"/>
        </w:rPr>
        <w:t>GreenComp framework</w:t>
      </w:r>
      <w:r>
        <w:rPr>
          <w:rFonts w:eastAsia="EC Square Sans Pro" w:cs="EC Square Sans Pro"/>
          <w:sz w:val="22"/>
          <w:szCs w:val="22"/>
        </w:rPr>
        <w:t xml:space="preserve"> already mentioned previously,</w:t>
      </w:r>
      <w:r w:rsidR="00A758E6" w:rsidRPr="00712507">
        <w:rPr>
          <w:rFonts w:eastAsia="EC Square Sans Pro" w:cs="EC Square Sans Pro"/>
          <w:sz w:val="22"/>
          <w:szCs w:val="22"/>
        </w:rPr>
        <w:t xml:space="preserve"> </w:t>
      </w:r>
      <w:r>
        <w:rPr>
          <w:rFonts w:eastAsia="EC Square Sans Pro" w:cs="EC Square Sans Pro"/>
          <w:sz w:val="22"/>
          <w:szCs w:val="22"/>
        </w:rPr>
        <w:t>t</w:t>
      </w:r>
      <w:r w:rsidR="00A758E6" w:rsidRPr="00712507">
        <w:rPr>
          <w:rFonts w:eastAsia="EC Square Sans Pro" w:cs="EC Square Sans Pro"/>
          <w:sz w:val="22"/>
          <w:szCs w:val="22"/>
        </w:rPr>
        <w:t>he Education for Climate Coalition facilitates practical implementation, while the enhanced Erasmus+ Programme (2021-2027) supports targeted actions through dedicated funding</w:t>
      </w:r>
      <w:r w:rsidR="003D417E">
        <w:rPr>
          <w:rFonts w:eastAsia="EC Square Sans Pro" w:cs="EC Square Sans Pro"/>
          <w:sz w:val="22"/>
          <w:szCs w:val="22"/>
        </w:rPr>
        <w:t>, including the 3 billion EUR for sustainable school infrastructure mobilised by the EU through the European Investment Bank and structural funds.</w:t>
      </w:r>
    </w:p>
    <w:p w14:paraId="7394DF4A" w14:textId="448A34C2" w:rsidR="00A758E6" w:rsidRPr="00712507" w:rsidRDefault="00A758E6" w:rsidP="00A758E6">
      <w:pPr>
        <w:spacing w:line="257" w:lineRule="auto"/>
        <w:rPr>
          <w:sz w:val="22"/>
          <w:szCs w:val="22"/>
        </w:rPr>
      </w:pPr>
      <w:r w:rsidRPr="00712507">
        <w:rPr>
          <w:sz w:val="22"/>
          <w:szCs w:val="22"/>
        </w:rPr>
        <w:t>To maximise the impact of these frameworks and instruments, strategic coordination is essential. Effective deployment of EU funding mechanisms, combined with systemic changes in educational institutions—from infrastructure improvements to curriculum development—can significantly amplify the impact of these investments. Member States that have successfully integrated sustainable education practices into their teaching, infrastructure, and assessment systems provide valuable evidence that this coordinated approach accelerates the development of green skills and competences.</w:t>
      </w:r>
    </w:p>
    <w:p w14:paraId="314717B0" w14:textId="5E0728A6" w:rsidR="00A758E6" w:rsidRPr="00712507" w:rsidRDefault="00A758E6" w:rsidP="00A758E6">
      <w:pPr>
        <w:spacing w:line="257" w:lineRule="auto"/>
        <w:rPr>
          <w:rFonts w:eastAsia="EC Square Sans Pro" w:cs="EC Square Sans Pro"/>
          <w:sz w:val="22"/>
          <w:szCs w:val="22"/>
        </w:rPr>
      </w:pPr>
      <w:r w:rsidRPr="00712507">
        <w:rPr>
          <w:rFonts w:eastAsia="EC Square Sans Pro" w:cs="EC Square Sans Pro"/>
          <w:sz w:val="22"/>
          <w:szCs w:val="22"/>
        </w:rPr>
        <w:t xml:space="preserve">The ongoing implementation of the EGD will benefit from continued attention to educational strategies. While robust frameworks exist through various EU initiatives, enhanced coordination could further support the evolving needs of the green economy. Aligning educational outcomes with green economy requirements strengthens both the implementation of the EGD and the goals of a just transition. By building the long-term capacity of the education sector, the EU can ensure that the transition to a sustainable future creates opportunities that are accessible across all regions </w:t>
      </w:r>
      <w:r w:rsidR="00266CD6">
        <w:rPr>
          <w:rFonts w:eastAsia="EC Square Sans Pro" w:cs="EC Square Sans Pro"/>
          <w:sz w:val="22"/>
          <w:szCs w:val="22"/>
        </w:rPr>
        <w:fldChar w:fldCharType="begin"/>
      </w:r>
      <w:r w:rsidR="00266CD6">
        <w:rPr>
          <w:rFonts w:eastAsia="EC Square Sans Pro" w:cs="EC Square Sans Pro"/>
          <w:sz w:val="22"/>
          <w:szCs w:val="22"/>
        </w:rPr>
        <w:instrText xml:space="preserve"> ADDIN ZOTERO_ITEM CSL_CITATION {"citationID":"DVYT5SWS","properties":{"formattedCitation":"[5]","plainCitation":"[5]","noteIndex":0},"citationItems":[{"id":1416,"uris":["http://zotero.org/groups/5272309/items/VVSY5PQ5"],"itemData":{"id":1416,"type":"article-journal","container-title":"European Commission, Petten","note":"JRC135382","title":"Skills for the energy transition in the changing labour market","volume":"Science for Policy Brief","author":[{"literal":"Kuokkanen, A."}],"issued":{"date-parts":[["2023"]]}}}],"schema":"https://github.com/citation-style-language/schema/raw/master/csl-citation.json"} </w:instrText>
      </w:r>
      <w:r w:rsidR="00266CD6">
        <w:rPr>
          <w:rFonts w:eastAsia="EC Square Sans Pro" w:cs="EC Square Sans Pro"/>
          <w:sz w:val="22"/>
          <w:szCs w:val="22"/>
        </w:rPr>
        <w:fldChar w:fldCharType="separate"/>
      </w:r>
      <w:r w:rsidR="00266CD6" w:rsidRPr="00266CD6">
        <w:rPr>
          <w:rFonts w:eastAsia="EC Square Sans Pro"/>
          <w:sz w:val="22"/>
        </w:rPr>
        <w:t>[5]</w:t>
      </w:r>
      <w:r w:rsidR="00266CD6">
        <w:rPr>
          <w:rFonts w:eastAsia="EC Square Sans Pro" w:cs="EC Square Sans Pro"/>
          <w:sz w:val="22"/>
          <w:szCs w:val="22"/>
        </w:rPr>
        <w:fldChar w:fldCharType="end"/>
      </w:r>
      <w:r w:rsidRPr="00712507">
        <w:rPr>
          <w:rFonts w:eastAsia="EC Square Sans Pro" w:cs="EC Square Sans Pro"/>
          <w:sz w:val="22"/>
          <w:szCs w:val="22"/>
        </w:rPr>
        <w:t xml:space="preserve">. </w:t>
      </w:r>
    </w:p>
    <w:p w14:paraId="0F6493E1" w14:textId="77777777" w:rsidR="00A758E6" w:rsidRPr="00FB71F2" w:rsidRDefault="00A758E6" w:rsidP="00A758E6">
      <w:pPr>
        <w:pStyle w:val="JRCText"/>
        <w:spacing w:line="257" w:lineRule="auto"/>
        <w:rPr>
          <w:i/>
          <w:iCs/>
          <w:color w:val="808080" w:themeColor="background1" w:themeShade="80"/>
        </w:rPr>
      </w:pPr>
    </w:p>
    <w:p w14:paraId="3FE95BCC" w14:textId="7D898D84" w:rsidR="00770757" w:rsidRPr="00142A0D" w:rsidRDefault="00770757" w:rsidP="00770757">
      <w:pPr>
        <w:pStyle w:val="JRCLevel-2title"/>
        <w:ind w:left="709" w:hanging="709"/>
        <w:jc w:val="left"/>
        <w:rPr>
          <w:color w:val="A8D08D"/>
        </w:rPr>
      </w:pPr>
      <w:bookmarkStart w:id="29" w:name="_Toc195777731"/>
      <w:r>
        <w:t xml:space="preserve">Better coordination: </w:t>
      </w:r>
      <w:r>
        <w:rPr>
          <w:rStyle w:val="normaltextrun"/>
          <w:color w:val="000000"/>
          <w:shd w:val="clear" w:color="auto" w:fill="FFFFFF"/>
        </w:rPr>
        <w:t>Governance for transformative change</w:t>
      </w:r>
      <w:bookmarkEnd w:id="29"/>
      <w:r>
        <w:rPr>
          <w:rStyle w:val="eop"/>
          <w:rFonts w:ascii="Calibri" w:hAnsi="Calibri" w:cs="Calibri"/>
          <w:color w:val="000000"/>
          <w:shd w:val="clear" w:color="auto" w:fill="FFFFFF"/>
        </w:rPr>
        <w:t> </w:t>
      </w:r>
    </w:p>
    <w:p w14:paraId="29AD96A1" w14:textId="259AF989" w:rsidR="00EC3AE1" w:rsidRPr="00770757" w:rsidRDefault="00EC3AE1" w:rsidP="00770757">
      <w:pPr>
        <w:pStyle w:val="JRCLevel-3title"/>
      </w:pPr>
      <w:bookmarkStart w:id="30" w:name="_Toc195777732"/>
      <w:r w:rsidRPr="00770757">
        <w:t xml:space="preserve">Megatrends in </w:t>
      </w:r>
      <w:bookmarkEnd w:id="8"/>
      <w:bookmarkEnd w:id="9"/>
      <w:bookmarkEnd w:id="10"/>
      <w:r w:rsidR="0080189C" w:rsidRPr="00770757">
        <w:t>the</w:t>
      </w:r>
      <w:r w:rsidR="00CB789C" w:rsidRPr="00770757">
        <w:t xml:space="preserve"> green transition</w:t>
      </w:r>
      <w:bookmarkEnd w:id="30"/>
    </w:p>
    <w:p w14:paraId="57C2E6A2" w14:textId="67066205" w:rsidR="001E5361" w:rsidRPr="00142A0D" w:rsidRDefault="00EC3AE1" w:rsidP="00EC3AE1">
      <w:r>
        <w:t>The success of the green transition</w:t>
      </w:r>
      <w:r>
        <w:t xml:space="preserve"> is impacted by overarching global megatrends</w:t>
      </w:r>
      <w:r>
        <w:t xml:space="preserve">, </w:t>
      </w:r>
      <w:r w:rsidR="006570C3">
        <w:t>long-term</w:t>
      </w:r>
      <w:r>
        <w:t xml:space="preserve"> </w:t>
      </w:r>
      <w:r w:rsidRPr="00EC3AE1">
        <w:t>driving forces that will have significant influence on the future</w:t>
      </w:r>
      <w:r>
        <w:t xml:space="preserve"> </w:t>
      </w:r>
      <w:r w:rsidR="006570C3">
        <w:t>of the</w:t>
      </w:r>
      <w:r>
        <w:t xml:space="preserve"> EU and globally</w:t>
      </w:r>
      <w:r w:rsidR="008A03F8">
        <w:rPr>
          <w:rStyle w:val="FootnoteReference"/>
        </w:rPr>
        <w:footnoteReference w:id="7"/>
      </w:r>
      <w:r w:rsidRPr="00EC3AE1">
        <w:t>.</w:t>
      </w:r>
      <w:r>
        <w:t xml:space="preserve"> </w:t>
      </w:r>
      <w:r w:rsidR="001E5361">
        <w:t>T</w:t>
      </w:r>
      <w:r w:rsidR="006570C3">
        <w:t>o mention a few, c</w:t>
      </w:r>
      <w:r>
        <w:t>limate change</w:t>
      </w:r>
      <w:r w:rsidR="00CB789C">
        <w:t xml:space="preserve"> </w:t>
      </w:r>
      <w:r w:rsidR="00CB789C" w:rsidRPr="00CB789C">
        <w:t>and environmental degradation</w:t>
      </w:r>
      <w:r>
        <w:t xml:space="preserve">, </w:t>
      </w:r>
      <w:r w:rsidR="00CB789C">
        <w:t xml:space="preserve">aggravating </w:t>
      </w:r>
      <w:r>
        <w:t xml:space="preserve">resource scarcity, </w:t>
      </w:r>
      <w:r w:rsidR="006570C3">
        <w:t xml:space="preserve">continuing </w:t>
      </w:r>
      <w:r w:rsidR="006570C3">
        <w:t xml:space="preserve">urbanization, </w:t>
      </w:r>
      <w:r w:rsidR="006570C3">
        <w:t>a</w:t>
      </w:r>
      <w:r w:rsidR="00CB789C" w:rsidRPr="00CB789C">
        <w:t>ccelerating technological change</w:t>
      </w:r>
      <w:r w:rsidR="006570C3">
        <w:t>, growing consumption,</w:t>
      </w:r>
      <w:r w:rsidR="00CB789C">
        <w:t xml:space="preserve"> </w:t>
      </w:r>
      <w:r w:rsidR="006570C3">
        <w:t xml:space="preserve">widening inequalities, increasing demographic imbalances, </w:t>
      </w:r>
      <w:r>
        <w:t>and geopolitical shifts</w:t>
      </w:r>
      <w:r w:rsidR="006570C3">
        <w:t>, t</w:t>
      </w:r>
      <w:r>
        <w:t xml:space="preserve">hese megatrends affect the </w:t>
      </w:r>
      <w:r w:rsidR="006570C3">
        <w:t xml:space="preserve">different components of the green and digital transitions. </w:t>
      </w:r>
      <w:r w:rsidR="002D1E39">
        <w:t>They</w:t>
      </w:r>
      <w:r w:rsidR="006570C3">
        <w:t xml:space="preserve"> </w:t>
      </w:r>
      <w:r>
        <w:t xml:space="preserve">are </w:t>
      </w:r>
      <w:r w:rsidR="006570C3">
        <w:t xml:space="preserve">highly </w:t>
      </w:r>
      <w:r>
        <w:t xml:space="preserve">interconnected, and successful outcomes require a nuanced understanding of how these megatrends influence each area. </w:t>
      </w:r>
      <w:r w:rsidR="002D1E39" w:rsidRPr="001E5361">
        <w:t xml:space="preserve">To anticipate and prepare for those changes and support the transitions to a green, digital and fairer </w:t>
      </w:r>
      <w:r w:rsidR="002D1E39">
        <w:t>future</w:t>
      </w:r>
      <w:r w:rsidR="002D1E39" w:rsidRPr="001E5361">
        <w:t xml:space="preserve">, </w:t>
      </w:r>
      <w:r w:rsidR="002D1E39">
        <w:t>strategic foresight is crucial to build an</w:t>
      </w:r>
      <w:r w:rsidR="002D1E39" w:rsidRPr="001E5361">
        <w:t xml:space="preserve"> </w:t>
      </w:r>
      <w:r w:rsidR="002D1E39">
        <w:t xml:space="preserve">effective </w:t>
      </w:r>
      <w:r w:rsidR="002D1E39" w:rsidRPr="001E5361">
        <w:t>evidence-based anticipatory policy-making.</w:t>
      </w:r>
      <w:r w:rsidR="002D1E39">
        <w:t xml:space="preserve"> </w:t>
      </w:r>
      <w:r>
        <w:t>Strategic intervention areas—ranging from governance reform to economic and educational shifts—play a crucial role in guiding the EU’s approach to navigating these challenges.</w:t>
      </w:r>
      <w:r>
        <w:t xml:space="preserve"> </w:t>
      </w:r>
    </w:p>
    <w:p w14:paraId="17F7062F" w14:textId="6CC3F567" w:rsidR="00EC3AE1" w:rsidRPr="00142A0D" w:rsidRDefault="00EC3AE1" w:rsidP="00EC3AE1">
      <w:r w:rsidRPr="00142A0D">
        <w:t xml:space="preserve">The following synthesis highlights how strategic interventions across </w:t>
      </w:r>
      <w:r w:rsidR="006A695D">
        <w:t xml:space="preserve">the green </w:t>
      </w:r>
      <w:r w:rsidR="0080189C">
        <w:t>transition</w:t>
      </w:r>
      <w:r w:rsidR="006A695D" w:rsidRPr="00142A0D">
        <w:t xml:space="preserve"> </w:t>
      </w:r>
      <w:r w:rsidRPr="00142A0D">
        <w:t>thematic areas support transformative change:</w:t>
      </w:r>
    </w:p>
    <w:p w14:paraId="7AB50439" w14:textId="79CDFB18" w:rsidR="00EC3AE1" w:rsidRPr="00142A0D" w:rsidRDefault="00EC3AE1" w:rsidP="00C0071E">
      <w:pPr>
        <w:pStyle w:val="JRCTextbulletedlist1"/>
        <w:numPr>
          <w:ilvl w:val="0"/>
          <w:numId w:val="9"/>
        </w:numPr>
      </w:pPr>
      <w:r w:rsidRPr="00142A0D">
        <w:rPr>
          <w:b/>
        </w:rPr>
        <w:t xml:space="preserve">Climate </w:t>
      </w:r>
      <w:r w:rsidR="000A2CC4">
        <w:rPr>
          <w:b/>
        </w:rPr>
        <w:t>a</w:t>
      </w:r>
      <w:r w:rsidRPr="00142A0D">
        <w:rPr>
          <w:b/>
        </w:rPr>
        <w:t>mbition:</w:t>
      </w:r>
      <w:r w:rsidRPr="00142A0D">
        <w:t xml:space="preserve"> </w:t>
      </w:r>
      <w:r w:rsidR="000A2CC4" w:rsidRPr="000A2CC4">
        <w:t>Policies to drive decarbonisation address both local and global megatrends of climate change.</w:t>
      </w:r>
      <w:r w:rsidR="000A2CC4">
        <w:rPr>
          <w:strike/>
        </w:rPr>
        <w:t xml:space="preserve"> </w:t>
      </w:r>
      <w:r w:rsidRPr="00142A0D">
        <w:t>Addressing climate megatrends requires coordinated interventions across energy and industrial sectors to ensure a comprehensive approach to emissions reduction.</w:t>
      </w:r>
      <w:r w:rsidR="000A2CC4" w:rsidRPr="000A2CC4">
        <w:t xml:space="preserve"> </w:t>
      </w:r>
      <w:r w:rsidR="000A2CC4" w:rsidRPr="00142A0D">
        <w:t>Through coherent policy mixes, this area emphasizes regulatory alignment and economic incentives to drive decarbonisation.</w:t>
      </w:r>
    </w:p>
    <w:p w14:paraId="0D700608" w14:textId="3DC26B82" w:rsidR="00EC3AE1" w:rsidRPr="00142A0D" w:rsidRDefault="00EC3AE1" w:rsidP="00C0071E">
      <w:pPr>
        <w:pStyle w:val="JRCTextbulletedlist1"/>
        <w:numPr>
          <w:ilvl w:val="0"/>
          <w:numId w:val="9"/>
        </w:numPr>
      </w:pPr>
      <w:r w:rsidRPr="00142A0D">
        <w:rPr>
          <w:b/>
        </w:rPr>
        <w:t xml:space="preserve">Clean, </w:t>
      </w:r>
      <w:r w:rsidR="000A2CC4">
        <w:rPr>
          <w:b/>
        </w:rPr>
        <w:t>a</w:t>
      </w:r>
      <w:r w:rsidRPr="00142A0D">
        <w:rPr>
          <w:b/>
        </w:rPr>
        <w:t xml:space="preserve">ffordable, and </w:t>
      </w:r>
      <w:r w:rsidR="000A2CC4">
        <w:rPr>
          <w:b/>
        </w:rPr>
        <w:t>s</w:t>
      </w:r>
      <w:r w:rsidRPr="00142A0D">
        <w:rPr>
          <w:b/>
        </w:rPr>
        <w:t xml:space="preserve">ecure </w:t>
      </w:r>
      <w:r w:rsidR="000A2CC4">
        <w:rPr>
          <w:b/>
        </w:rPr>
        <w:t>e</w:t>
      </w:r>
      <w:r w:rsidRPr="00142A0D">
        <w:rPr>
          <w:b/>
        </w:rPr>
        <w:t>nergy</w:t>
      </w:r>
      <w:r w:rsidRPr="00142A0D">
        <w:t>: Here, adaptability is key. Policies prioritize flexible, resilient energy systems that respond to fluctuations in demand and supply. This approach supports the EU’s goal of energy independence while ensuring affordability, especially in the context of rising resource scarcity.</w:t>
      </w:r>
    </w:p>
    <w:p w14:paraId="1DA4162F" w14:textId="05D47042" w:rsidR="00EC3AE1" w:rsidRPr="00142A0D" w:rsidRDefault="00EC3AE1" w:rsidP="00C0071E">
      <w:pPr>
        <w:pStyle w:val="JRCTextbulletedlist1"/>
        <w:numPr>
          <w:ilvl w:val="0"/>
          <w:numId w:val="9"/>
        </w:numPr>
      </w:pPr>
      <w:r w:rsidRPr="00142A0D">
        <w:rPr>
          <w:b/>
        </w:rPr>
        <w:t xml:space="preserve">Circular </w:t>
      </w:r>
      <w:r w:rsidR="000A2CC4">
        <w:rPr>
          <w:b/>
        </w:rPr>
        <w:t>e</w:t>
      </w:r>
      <w:r w:rsidRPr="00142A0D">
        <w:rPr>
          <w:b/>
        </w:rPr>
        <w:t>conomy:</w:t>
      </w:r>
      <w:r w:rsidRPr="00142A0D">
        <w:t xml:space="preserve"> </w:t>
      </w:r>
      <w:r w:rsidR="00636976" w:rsidRPr="00636976">
        <w:t xml:space="preserve">interventions in this area foster innovation in green technologies and encourage sustainable consumption. </w:t>
      </w:r>
      <w:r w:rsidR="00636976">
        <w:t>They aim at</w:t>
      </w:r>
      <w:r w:rsidR="00636976" w:rsidRPr="00636976">
        <w:t xml:space="preserve"> realign</w:t>
      </w:r>
      <w:r w:rsidR="00636976">
        <w:t>ing</w:t>
      </w:r>
      <w:r w:rsidR="00636976" w:rsidRPr="00636976">
        <w:t xml:space="preserve"> global trade and resource use, which is particularly crucial in reducing Europe’s dependence on high-emission industries.</w:t>
      </w:r>
      <w:r w:rsidR="00636976">
        <w:rPr>
          <w:strike/>
        </w:rPr>
        <w:t xml:space="preserve"> </w:t>
      </w:r>
      <w:r w:rsidRPr="00142A0D">
        <w:t>This area focuses on reshaping production-consumption patterns through targeted policies that foster sustainable economic models. Innovations in green technologies and circular practices are facilitating a transition towards low-waste, high-efficiency systems.</w:t>
      </w:r>
    </w:p>
    <w:p w14:paraId="3AF3C22C" w14:textId="092A3BA6" w:rsidR="00EC3AE1" w:rsidRPr="00142A0D" w:rsidRDefault="00EC3AE1" w:rsidP="00C0071E">
      <w:pPr>
        <w:pStyle w:val="JRCTextbulletedlist1"/>
        <w:numPr>
          <w:ilvl w:val="0"/>
          <w:numId w:val="9"/>
        </w:numPr>
      </w:pPr>
      <w:r w:rsidRPr="00142A0D">
        <w:rPr>
          <w:b/>
        </w:rPr>
        <w:t xml:space="preserve">Sustainable and </w:t>
      </w:r>
      <w:r w:rsidR="000A2CC4">
        <w:rPr>
          <w:b/>
        </w:rPr>
        <w:t>s</w:t>
      </w:r>
      <w:r w:rsidRPr="00142A0D">
        <w:rPr>
          <w:b/>
        </w:rPr>
        <w:t xml:space="preserve">mart </w:t>
      </w:r>
      <w:r w:rsidR="000A2CC4">
        <w:rPr>
          <w:b/>
        </w:rPr>
        <w:t>m</w:t>
      </w:r>
      <w:r w:rsidRPr="00142A0D">
        <w:rPr>
          <w:b/>
        </w:rPr>
        <w:t>obility:</w:t>
      </w:r>
      <w:r w:rsidRPr="00142A0D">
        <w:t xml:space="preserve"> Urbanisation pressures drive interventions in this area, focusing on adaptive frameworks for sustainable transportation. Policy mixes emphasize green infrastructure and incentives for low-emission vehicles, helping to manage urban expansion and reduce pollution.</w:t>
      </w:r>
    </w:p>
    <w:p w14:paraId="346CD532" w14:textId="45B21067" w:rsidR="00EC3AE1" w:rsidRPr="00142A0D" w:rsidRDefault="00EC3AE1" w:rsidP="00C0071E">
      <w:pPr>
        <w:pStyle w:val="JRCTextbulletedlist1"/>
        <w:numPr>
          <w:ilvl w:val="0"/>
          <w:numId w:val="9"/>
        </w:numPr>
      </w:pPr>
      <w:r w:rsidRPr="00142A0D">
        <w:rPr>
          <w:b/>
        </w:rPr>
        <w:t>Greening the Common Agricultural Policy:</w:t>
      </w:r>
      <w:r w:rsidRPr="00142A0D">
        <w:t xml:space="preserve"> To address food security and resource management, this area </w:t>
      </w:r>
      <w:r w:rsidR="00636976">
        <w:t>aims at</w:t>
      </w:r>
      <w:r w:rsidR="00636976" w:rsidRPr="00142A0D">
        <w:t xml:space="preserve"> </w:t>
      </w:r>
      <w:r w:rsidRPr="00142A0D">
        <w:t>place-based interventions that encourage sustainable agricultural practices. Orchestrated stakeholder collaboration is central, ensuring that local initiatives align with broader sustainability goals.</w:t>
      </w:r>
    </w:p>
    <w:p w14:paraId="4E3BB661" w14:textId="71512D91" w:rsidR="00EC3AE1" w:rsidRPr="00142A0D" w:rsidRDefault="00EC3AE1" w:rsidP="00C0071E">
      <w:pPr>
        <w:pStyle w:val="ListParagraph"/>
        <w:numPr>
          <w:ilvl w:val="0"/>
          <w:numId w:val="9"/>
        </w:numPr>
      </w:pPr>
      <w:r w:rsidRPr="00636976">
        <w:rPr>
          <w:b/>
        </w:rPr>
        <w:t xml:space="preserve">Preserving and </w:t>
      </w:r>
      <w:r w:rsidR="000A2CC4" w:rsidRPr="00636976">
        <w:rPr>
          <w:b/>
        </w:rPr>
        <w:t>p</w:t>
      </w:r>
      <w:r w:rsidRPr="00636976">
        <w:rPr>
          <w:b/>
        </w:rPr>
        <w:t xml:space="preserve">rotecting </w:t>
      </w:r>
      <w:r w:rsidR="000A2CC4" w:rsidRPr="00636976">
        <w:rPr>
          <w:b/>
        </w:rPr>
        <w:t>b</w:t>
      </w:r>
      <w:r w:rsidRPr="00636976">
        <w:rPr>
          <w:b/>
        </w:rPr>
        <w:t>iodiversity:</w:t>
      </w:r>
      <w:r w:rsidRPr="00142A0D">
        <w:t xml:space="preserve"> </w:t>
      </w:r>
      <w:r w:rsidR="00636976" w:rsidRPr="00636976">
        <w:rPr>
          <w:rFonts w:eastAsia="Times New Roman" w:cs="Times New Roman"/>
          <w:lang w:eastAsia="en-GB"/>
        </w:rPr>
        <w:t>Resource scarcity and shifting geopolitical influences drive policies in these areas, where multi-level governance structures are needed. This includes interventions for ecological conservation that prioritize adaptive, place-based strategies to address uncertainties tied to climate and biodiversity loss.</w:t>
      </w:r>
      <w:r w:rsidR="00636976">
        <w:rPr>
          <w:rFonts w:eastAsia="Times New Roman" w:cs="Times New Roman"/>
          <w:lang w:eastAsia="en-GB"/>
        </w:rPr>
        <w:t xml:space="preserve"> </w:t>
      </w:r>
      <w:r w:rsidRPr="00142A0D">
        <w:t>The EU emphasizes collaborative frameworks to manage biodiversity, responding dynamically to environmental changes while maintaining ecosystem health.</w:t>
      </w:r>
    </w:p>
    <w:p w14:paraId="63D0918F" w14:textId="6D003894" w:rsidR="00EC3AE1" w:rsidRDefault="00EC3AE1" w:rsidP="00C0071E">
      <w:pPr>
        <w:pStyle w:val="JRCTextbulletedlist1"/>
        <w:numPr>
          <w:ilvl w:val="0"/>
          <w:numId w:val="9"/>
        </w:numPr>
      </w:pPr>
      <w:r w:rsidRPr="00142A0D">
        <w:rPr>
          <w:b/>
        </w:rPr>
        <w:t>Zero Pollution Ambition:</w:t>
      </w:r>
      <w:r w:rsidRPr="00142A0D">
        <w:t xml:space="preserve"> Tackling pollution demands robust regulatory frameworks. This area benefits from cross-sector policy coherence that aligns environmental, industrial, and public health policies to achieve broad anti-pollution outcomes.</w:t>
      </w:r>
    </w:p>
    <w:p w14:paraId="3C876B38" w14:textId="77777777" w:rsidR="00636976" w:rsidRPr="00142A0D" w:rsidRDefault="00636976" w:rsidP="00636976">
      <w:pPr>
        <w:pStyle w:val="JRCTextbulletedlist1"/>
        <w:numPr>
          <w:ilvl w:val="0"/>
          <w:numId w:val="0"/>
        </w:numPr>
        <w:ind w:left="360"/>
      </w:pPr>
    </w:p>
    <w:p w14:paraId="536D117C" w14:textId="524DF861" w:rsidR="00EC3AE1" w:rsidRPr="00142A0D" w:rsidRDefault="00EC3AE1" w:rsidP="00636976">
      <w:r w:rsidRPr="00142A0D">
        <w:t xml:space="preserve">To meet the </w:t>
      </w:r>
      <w:r w:rsidR="00636976">
        <w:t>EU</w:t>
      </w:r>
      <w:r w:rsidR="00636976" w:rsidRPr="00142A0D">
        <w:t xml:space="preserve"> </w:t>
      </w:r>
      <w:r w:rsidRPr="00142A0D">
        <w:t>transformative sustainability goals, gaps in governance coherence, adaptive policy frameworks, and multi-actor collaboration need addressing. Opportunities exist in developing a flexible governance structure that can adjust to the evolving impacts of megatrends while fostering an inclusive, collaborative approach across sectors and levels of government. By emphasizing integrated policy mixes, adaptive capacity, and collaborative orchestration, the EU can effectively harness agency to drive sustainable transitions across all thematic areas, setting a global standard for sustainable development.</w:t>
      </w:r>
    </w:p>
    <w:p w14:paraId="1A44A987" w14:textId="6DA5E5A2" w:rsidR="00EC3AE1" w:rsidRPr="00142A0D" w:rsidRDefault="00EC3AE1" w:rsidP="00636976">
      <w:r w:rsidRPr="00142A0D">
        <w:t>The transformation required by the European Green Deal demands sophisticated governance models that effectively combine policy mixes with enhanced agency for sustainability transitions</w:t>
      </w:r>
      <w:r w:rsidR="007F5CF0">
        <w:t xml:space="preserve"> </w:t>
      </w:r>
      <w:r w:rsidR="007F5CF0">
        <w:fldChar w:fldCharType="begin"/>
      </w:r>
      <w:r w:rsidR="007F5CF0">
        <w:instrText xml:space="preserve"> ADDIN ZOTERO_ITEM CSL_CITATION {"citationID":"5RKP2N65","properties":{"formattedCitation":"[20], [21]","plainCitation":"[20], [21]","noteIndex":0},"citationItems":[{"id":259,"uris":["http://zotero.org/groups/5272309/items/SBPYNZGU"],"itemData":{"id":259,"type":"book","abstract":"This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7F5CF0">
        <w:fldChar w:fldCharType="separate"/>
      </w:r>
      <w:r w:rsidR="007F5CF0" w:rsidRPr="007F5CF0">
        <w:t>[20], [21]</w:t>
      </w:r>
      <w:r w:rsidR="007F5CF0">
        <w:fldChar w:fldCharType="end"/>
      </w:r>
      <w:r w:rsidRPr="00142A0D">
        <w:t xml:space="preserve">. Success depends not only on developing collaborative capabilities but also on strategically deploying policy mixes that can address multiple megatrends simultaneously while enabling transformative change </w:t>
      </w:r>
      <w:r w:rsidR="007F5CF0">
        <w:fldChar w:fldCharType="begin"/>
      </w:r>
      <w:r w:rsidR="007F5CF0">
        <w:instrText xml:space="preserve"> ADDIN ZOTERO_ITEM CSL_CITATION {"citationID":"j0ysldjb","properties":{"formattedCitation":"[20]","plainCitation":"[20]","noteIndex":0},"citationItems":[{"id":259,"uris":["http://zotero.org/groups/5272309/items/SBPYNZGU"],"itemData":{"id":259,"type":"book","abstract":"This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7F5CF0">
        <w:fldChar w:fldCharType="separate"/>
      </w:r>
      <w:r w:rsidR="007F5CF0" w:rsidRPr="007F5CF0">
        <w:t>[20]</w:t>
      </w:r>
      <w:r w:rsidR="007F5CF0">
        <w:fldChar w:fldCharType="end"/>
      </w:r>
      <w:r w:rsidRPr="00142A0D">
        <w:t>.</w:t>
      </w:r>
    </w:p>
    <w:p w14:paraId="57284D99" w14:textId="156684D1" w:rsidR="00EC3AE1" w:rsidRPr="00142A0D" w:rsidRDefault="00EC3AE1" w:rsidP="00636976">
      <w:r w:rsidRPr="00142A0D">
        <w:t>Three key aspects of agency emerge as critical for success. First, the ability to shape through policy mixes must integrate regulations, incentives, and cross-sectoral policies effectively. Second, navigating uncertainty requires developing adaptive governance frameworks that can respond to rapidly changing conditions. Third, orchestrating processes and relationships becomes essential for enabling collective action and stakeholder alignment</w:t>
      </w:r>
      <w:r w:rsidR="007F5CF0">
        <w:t xml:space="preserve"> </w:t>
      </w:r>
      <w:r w:rsidR="007F5CF0">
        <w:fldChar w:fldCharType="begin"/>
      </w:r>
      <w:r w:rsidR="007F5CF0">
        <w:instrText xml:space="preserve"> ADDIN ZOTERO_ITEM CSL_CITATION {"citationID":"qYKSDyTP","properties":{"formattedCitation":"[20]","plainCitation":"[20]","noteIndex":0},"citationItems":[{"id":259,"uris":["http://zotero.org/groups/5272309/items/SBPYNZGU"],"itemData":{"id":259,"type":"book","abstract":"This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7F5CF0">
        <w:fldChar w:fldCharType="separate"/>
      </w:r>
      <w:r w:rsidR="007F5CF0" w:rsidRPr="007F5CF0">
        <w:t>[20]</w:t>
      </w:r>
      <w:r w:rsidR="007F5CF0">
        <w:fldChar w:fldCharType="end"/>
      </w:r>
      <w:r w:rsidR="007F5CF0">
        <w:t>.</w:t>
      </w:r>
    </w:p>
    <w:p w14:paraId="4035D135" w14:textId="3995844C" w:rsidR="00EC3AE1" w:rsidRPr="00142A0D" w:rsidRDefault="00EC3AE1" w:rsidP="00636976">
      <w:r w:rsidRPr="00142A0D">
        <w:t xml:space="preserve">The analysis reveals that while governance challenges are substantial, they can be addressed through strategic interventions that combine policy coherence, adaptive frameworks, and collaborative approaches </w:t>
      </w:r>
      <w:r w:rsidR="007F5CF0">
        <w:fldChar w:fldCharType="begin"/>
      </w:r>
      <w:r w:rsidR="007F5CF0">
        <w:instrText xml:space="preserve"> ADDIN ZOTERO_ITEM CSL_CITATION {"citationID":"UvbCKHpw","properties":{"formattedCitation":"[20], [22]","plainCitation":"[20], [22]","noteIndex":0},"citationItems":[{"id":259,"uris":["http://zotero.org/groups/5272309/items/SBPYNZGU"],"itemData":{"id":259,"type":"book","abstract":"This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7F5CF0">
        <w:fldChar w:fldCharType="separate"/>
      </w:r>
      <w:r w:rsidR="007F5CF0" w:rsidRPr="007F5CF0">
        <w:t>[20], [22]</w:t>
      </w:r>
      <w:r w:rsidR="007F5CF0">
        <w:fldChar w:fldCharType="end"/>
      </w:r>
      <w:r w:rsidRPr="00142A0D">
        <w:t>. Success will increasingly depend on:</w:t>
      </w:r>
    </w:p>
    <w:p w14:paraId="6BA7A3EF" w14:textId="77777777" w:rsidR="00EC3AE1" w:rsidRPr="00142A0D" w:rsidRDefault="00EC3AE1" w:rsidP="00770757">
      <w:pPr>
        <w:pStyle w:val="JRCTextbulletedlist1"/>
        <w:numPr>
          <w:ilvl w:val="0"/>
          <w:numId w:val="0"/>
        </w:numPr>
      </w:pPr>
      <w:r w:rsidRPr="00142A0D">
        <w:t>- Developing integrated policy mixes that can address multiple sustainability challenges simultaneously</w:t>
      </w:r>
    </w:p>
    <w:p w14:paraId="1949052F" w14:textId="77777777" w:rsidR="00EC3AE1" w:rsidRPr="00142A0D" w:rsidRDefault="00EC3AE1" w:rsidP="00770757">
      <w:pPr>
        <w:pStyle w:val="JRCTextbulletedlist1"/>
        <w:numPr>
          <w:ilvl w:val="0"/>
          <w:numId w:val="0"/>
        </w:numPr>
      </w:pPr>
      <w:r w:rsidRPr="00142A0D">
        <w:t>- Building adaptive capacity across governance levels to respond to emerging challenges</w:t>
      </w:r>
    </w:p>
    <w:p w14:paraId="21588B35" w14:textId="77777777" w:rsidR="00EC3AE1" w:rsidRPr="00142A0D" w:rsidRDefault="00EC3AE1" w:rsidP="00770757">
      <w:pPr>
        <w:pStyle w:val="JRCTextbulletedlist1"/>
        <w:numPr>
          <w:ilvl w:val="0"/>
          <w:numId w:val="0"/>
        </w:numPr>
      </w:pPr>
      <w:r w:rsidRPr="00142A0D">
        <w:t>- Strengthening multi-stakeholder platforms for collective action</w:t>
      </w:r>
    </w:p>
    <w:p w14:paraId="5CE12D65" w14:textId="10815716" w:rsidR="00EC3AE1" w:rsidRPr="00142A0D" w:rsidRDefault="00EC3AE1" w:rsidP="00770757">
      <w:pPr>
        <w:pStyle w:val="JRCTextbulletedlist1"/>
        <w:numPr>
          <w:ilvl w:val="0"/>
          <w:numId w:val="0"/>
        </w:numPr>
      </w:pPr>
      <w:r w:rsidRPr="00142A0D">
        <w:t xml:space="preserve">- Creating learning systems that enable continuous improvement and innovation </w:t>
      </w:r>
      <w:r w:rsidR="00115C7A">
        <w:fldChar w:fldCharType="begin"/>
      </w:r>
      <w:r w:rsidR="00115C7A">
        <w:instrText xml:space="preserve"> ADDIN ZOTERO_ITEM CSL_CITATION {"citationID":"Ml0xvJdn","properties":{"formattedCitation":"[21], [23]","plainCitation":"[21], [23]","noteIndex":0},"citationItems":[{"id":646,"uris":["http://zotero.org/groups/5272309/items/9SH3PAG2"],"itemData":{"id":646,"type":"report","event-place":"Luxembourg","genre":"Science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115C7A">
        <w:fldChar w:fldCharType="separate"/>
      </w:r>
      <w:r w:rsidR="00115C7A" w:rsidRPr="00115C7A">
        <w:t>[21], [23]</w:t>
      </w:r>
      <w:r w:rsidR="00115C7A">
        <w:fldChar w:fldCharType="end"/>
      </w:r>
      <w:r w:rsidR="005959B2">
        <w:t>.</w:t>
      </w:r>
    </w:p>
    <w:p w14:paraId="45975DEC" w14:textId="2BD2E71D" w:rsidR="00EC3AE1" w:rsidRPr="00142A0D" w:rsidRDefault="00EC3AE1" w:rsidP="00636976">
      <w:r w:rsidRPr="00142A0D">
        <w:t xml:space="preserve">The future of European sustainability transitions relies not just on technological innovation but on our capacity to innovate in governance and policy deployment while fostering agency among all actors involved in the transition process </w:t>
      </w:r>
      <w:r w:rsidR="00115C7A">
        <w:fldChar w:fldCharType="begin"/>
      </w:r>
      <w:r w:rsidR="00115C7A">
        <w:instrText xml:space="preserve"> ADDIN ZOTERO_ITEM CSL_CITATION {"citationID":"qDPN7TVI","properties":{"formattedCitation":"[20], [22]","plainCitation":"[20], [22]","noteIndex":0},"citationItems":[{"id":259,"uris":["http://zotero.org/groups/5272309/items/SBPYNZGU"],"itemData":{"id":259,"type":"book","abstract":"This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115C7A">
        <w:fldChar w:fldCharType="separate"/>
      </w:r>
      <w:r w:rsidR="00115C7A" w:rsidRPr="00115C7A">
        <w:t>[20], [22]</w:t>
      </w:r>
      <w:r w:rsidR="00115C7A">
        <w:fldChar w:fldCharType="end"/>
      </w:r>
      <w:r w:rsidRPr="00142A0D">
        <w:t>.</w:t>
      </w:r>
    </w:p>
    <w:p w14:paraId="5F0DBB85" w14:textId="36157DFB" w:rsidR="00EC3AE1" w:rsidRDefault="00EC3AE1" w:rsidP="00EC3AE1">
      <w:pPr>
        <w:pStyle w:val="JRCText"/>
      </w:pPr>
    </w:p>
    <w:p w14:paraId="7A7F6203" w14:textId="2D836BDF" w:rsidR="00770757" w:rsidRDefault="00014BB0" w:rsidP="00770757">
      <w:pPr>
        <w:pStyle w:val="JRCLevel-3title"/>
      </w:pPr>
      <w:bookmarkStart w:id="31" w:name="_Toc192852268"/>
      <w:bookmarkStart w:id="32" w:name="_Toc195777733"/>
      <w:bookmarkEnd w:id="11"/>
      <w:bookmarkEnd w:id="12"/>
      <w:bookmarkEnd w:id="13"/>
      <w:r>
        <w:t>O</w:t>
      </w:r>
      <w:r w:rsidR="00770757" w:rsidRPr="00536E0E">
        <w:t>rchestrat</w:t>
      </w:r>
      <w:r w:rsidR="00770757">
        <w:t>ing</w:t>
      </w:r>
      <w:r w:rsidR="00770757" w:rsidRPr="00536E0E">
        <w:t xml:space="preserve"> the implementation of the </w:t>
      </w:r>
      <w:bookmarkEnd w:id="31"/>
      <w:r w:rsidR="00770757">
        <w:t>green transition</w:t>
      </w:r>
      <w:bookmarkEnd w:id="32"/>
    </w:p>
    <w:p w14:paraId="1E7DF83B" w14:textId="7D92AE42" w:rsidR="00077F30" w:rsidRPr="00C42E5D" w:rsidRDefault="161DAB28" w:rsidP="5368E560">
      <w:pPr>
        <w:rPr>
          <w:rFonts w:eastAsia="ECSquareSansPro" w:cs="ECSquareSansPro"/>
        </w:rPr>
      </w:pPr>
      <w:r>
        <w:t>T</w:t>
      </w:r>
      <w:r w:rsidRPr="00F516DD">
        <w:rPr>
          <w:rFonts w:eastAsia="ECSquareSansPro" w:cs="ECSquareSansPro"/>
        </w:rPr>
        <w:t>he European Green Deal represents an unprecedented socio-economic transformation strategy that demands coordinated action across multiple governa</w:t>
      </w:r>
      <w:r w:rsidRPr="5368E560">
        <w:rPr>
          <w:rFonts w:eastAsia="ECSquareSansPro" w:cs="ECSquareSansPro"/>
        </w:rPr>
        <w:t xml:space="preserve">nce levels </w:t>
      </w:r>
      <w:r w:rsidR="00014BB0">
        <w:rPr>
          <w:rFonts w:eastAsia="ECSquareSansPro" w:cs="ECSquareSansPro"/>
        </w:rPr>
        <w:fldChar w:fldCharType="begin"/>
      </w:r>
      <w:r w:rsidR="00014BB0">
        <w:rPr>
          <w:rFonts w:eastAsia="ECSquareSansPro" w:cs="ECSquareSansPro"/>
        </w:rPr>
        <w:instrText xml:space="preserve"> ADDIN ZOTERO_ITEM CSL_CITATION {"citationID":"cxENzbep","properties":{"formattedCitation":"[20]","plainCitation":"[20]","noteIndex":0},"citationItems":[{"id":259,"uris":["http://zotero.org/groups/5272309/items/SBPYNZGU"],"itemData":{"id":259,"type":"book","abstract":"This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014BB0">
        <w:rPr>
          <w:rFonts w:eastAsia="ECSquareSansPro" w:cs="ECSquareSansPro"/>
        </w:rPr>
        <w:fldChar w:fldCharType="separate"/>
      </w:r>
      <w:r w:rsidR="00014BB0" w:rsidRPr="00014BB0">
        <w:rPr>
          <w:rFonts w:eastAsia="ECSquareSansPro"/>
        </w:rPr>
        <w:t>[20]</w:t>
      </w:r>
      <w:r w:rsidR="00014BB0">
        <w:rPr>
          <w:rFonts w:eastAsia="ECSquareSansPro" w:cs="ECSquareSansPro"/>
        </w:rPr>
        <w:fldChar w:fldCharType="end"/>
      </w:r>
      <w:r w:rsidR="00014BB0">
        <w:rPr>
          <w:rFonts w:eastAsia="ECSquareSansPro" w:cs="ECSquareSansPro"/>
        </w:rPr>
        <w:t>.</w:t>
      </w:r>
      <w:r w:rsidRPr="5368E560">
        <w:rPr>
          <w:rFonts w:eastAsia="ECSquareSansPro" w:cs="ECSquareSansPro"/>
        </w:rPr>
        <w:t xml:space="preserve"> </w:t>
      </w:r>
      <w:r w:rsidR="1455953C" w:rsidRPr="5368E560">
        <w:rPr>
          <w:rFonts w:eastAsia="ECSquareSansPro" w:cs="ECSquareSansPro"/>
          <w:color w:val="000000" w:themeColor="text1"/>
          <w:lang w:val="en-US"/>
        </w:rPr>
        <w:t>The EU is often regarded as a paradigm of multilevel governance</w:t>
      </w:r>
      <w:r w:rsidR="31E6F461" w:rsidRPr="5368E560">
        <w:rPr>
          <w:rFonts w:eastAsia="ECSquareSansPro" w:cs="ECSquareSansPro"/>
          <w:color w:val="000000" w:themeColor="text1"/>
          <w:lang w:val="en-US"/>
        </w:rPr>
        <w:t xml:space="preserve">, </w:t>
      </w:r>
      <w:r w:rsidR="1455953C" w:rsidRPr="5368E560">
        <w:rPr>
          <w:rFonts w:eastAsia="ECSquareSansPro" w:cs="ECSquareSansPro"/>
          <w:color w:val="000000" w:themeColor="text1"/>
          <w:lang w:val="en-US"/>
        </w:rPr>
        <w:t>further solidified with the enactment of its first Climate Law in 202</w:t>
      </w:r>
      <w:r w:rsidR="7192B756" w:rsidRPr="5368E560">
        <w:rPr>
          <w:rFonts w:eastAsia="ECSquareSansPro" w:cs="ECSquareSansPro"/>
          <w:color w:val="000000" w:themeColor="text1"/>
          <w:lang w:val="en-US"/>
        </w:rPr>
        <w:t>1. In fact, it</w:t>
      </w:r>
      <w:r w:rsidR="1455953C" w:rsidRPr="5368E560">
        <w:rPr>
          <w:rFonts w:eastAsia="ECSquareSansPro" w:cs="ECSquareSansPro"/>
          <w:color w:val="000000" w:themeColor="text1"/>
          <w:lang w:val="en-US"/>
        </w:rPr>
        <w:t xml:space="preserve"> </w:t>
      </w:r>
      <w:r w:rsidR="356FEF46" w:rsidRPr="5368E560">
        <w:rPr>
          <w:rFonts w:eastAsia="ECSquareSansPro" w:cs="ECSquareSansPro"/>
          <w:color w:val="000000" w:themeColor="text1"/>
          <w:lang w:val="en-US"/>
        </w:rPr>
        <w:t xml:space="preserve">demands the EC to </w:t>
      </w:r>
      <w:r w:rsidR="0282D514" w:rsidRPr="5368E560">
        <w:rPr>
          <w:rFonts w:eastAsia="ECSquareSansPro" w:cs="ECSquareSansPro"/>
          <w:color w:val="000000" w:themeColor="text1"/>
          <w:lang w:val="en-US"/>
        </w:rPr>
        <w:t xml:space="preserve">enable an inclusive process, involving </w:t>
      </w:r>
      <w:r w:rsidR="48F307BC" w:rsidRPr="5368E560">
        <w:rPr>
          <w:rFonts w:eastAsia="ECSquareSansPro" w:cs="ECSquareSansPro"/>
          <w:color w:val="000000" w:themeColor="text1"/>
          <w:lang w:val="en-US"/>
        </w:rPr>
        <w:t xml:space="preserve">all </w:t>
      </w:r>
      <w:r w:rsidR="0282D514" w:rsidRPr="5368E560">
        <w:rPr>
          <w:rFonts w:eastAsia="ECSquareSansPro" w:cs="ECSquareSansPro"/>
          <w:color w:val="000000" w:themeColor="text1"/>
          <w:lang w:val="en-US"/>
        </w:rPr>
        <w:t>societal actors, to facilitate the achievement of the</w:t>
      </w:r>
      <w:r w:rsidR="1455953C" w:rsidRPr="5368E560">
        <w:rPr>
          <w:rFonts w:eastAsia="ECSquareSansPro" w:cs="ECSquareSansPro"/>
          <w:color w:val="000000" w:themeColor="text1"/>
          <w:lang w:val="en-US"/>
        </w:rPr>
        <w:t xml:space="preserve"> climate </w:t>
      </w:r>
      <w:r w:rsidR="74390E1A" w:rsidRPr="5368E560">
        <w:rPr>
          <w:rFonts w:eastAsia="ECSquareSansPro" w:cs="ECSquareSansPro"/>
          <w:color w:val="000000" w:themeColor="text1"/>
          <w:lang w:val="en-US"/>
        </w:rPr>
        <w:t>ambitions</w:t>
      </w:r>
      <w:r w:rsidR="22DFA7C0" w:rsidRPr="5368E560">
        <w:rPr>
          <w:rFonts w:eastAsia="ECSquareSansPro" w:cs="ECSquareSansPro"/>
          <w:color w:val="000000" w:themeColor="text1"/>
          <w:lang w:val="en-US"/>
        </w:rPr>
        <w:t>,</w:t>
      </w:r>
      <w:r w:rsidR="1455953C" w:rsidRPr="5368E560">
        <w:rPr>
          <w:rFonts w:eastAsia="ECSquareSansPro" w:cs="ECSquareSansPro"/>
          <w:color w:val="000000" w:themeColor="text1"/>
          <w:lang w:val="en-US"/>
        </w:rPr>
        <w:t xml:space="preserve"> </w:t>
      </w:r>
      <w:r w:rsidR="1023ED5D" w:rsidRPr="5368E560">
        <w:rPr>
          <w:rFonts w:eastAsia="ECSquareSansPro" w:cs="ECSquareSansPro"/>
          <w:color w:val="000000" w:themeColor="text1"/>
          <w:lang w:val="en-US"/>
        </w:rPr>
        <w:t>considering</w:t>
      </w:r>
      <w:r w:rsidR="720B46AF" w:rsidRPr="5368E560">
        <w:rPr>
          <w:rFonts w:eastAsia="ECSquareSansPro" w:cs="ECSquareSansPro"/>
          <w:color w:val="000000" w:themeColor="text1"/>
          <w:lang w:val="en-US"/>
        </w:rPr>
        <w:t xml:space="preserve"> L</w:t>
      </w:r>
      <w:r w:rsidR="1455953C" w:rsidRPr="5368E560">
        <w:rPr>
          <w:rFonts w:eastAsia="ECSquareSansPro" w:cs="ECSquareSansPro"/>
          <w:color w:val="000000" w:themeColor="text1"/>
          <w:lang w:val="en-US"/>
        </w:rPr>
        <w:t xml:space="preserve">ocal and </w:t>
      </w:r>
      <w:r w:rsidR="4C5250E9" w:rsidRPr="5368E560">
        <w:rPr>
          <w:rFonts w:eastAsia="ECSquareSansPro" w:cs="ECSquareSansPro"/>
          <w:color w:val="000000" w:themeColor="text1"/>
          <w:lang w:val="en-US"/>
        </w:rPr>
        <w:t>R</w:t>
      </w:r>
      <w:r w:rsidR="1455953C" w:rsidRPr="5368E560">
        <w:rPr>
          <w:rFonts w:eastAsia="ECSquareSansPro" w:cs="ECSquareSansPro"/>
          <w:color w:val="000000" w:themeColor="text1"/>
          <w:lang w:val="en-US"/>
        </w:rPr>
        <w:t xml:space="preserve">egional </w:t>
      </w:r>
      <w:r w:rsidR="6B91851E" w:rsidRPr="5368E560">
        <w:rPr>
          <w:rFonts w:eastAsia="ECSquareSansPro" w:cs="ECSquareSansPro"/>
          <w:color w:val="000000" w:themeColor="text1"/>
          <w:lang w:val="en-US"/>
        </w:rPr>
        <w:t xml:space="preserve">Authorities (LRAs) </w:t>
      </w:r>
      <w:r w:rsidR="094227CE" w:rsidRPr="5368E560">
        <w:rPr>
          <w:rFonts w:eastAsia="ECSquareSansPro" w:cs="ECSquareSansPro"/>
          <w:color w:val="000000" w:themeColor="text1"/>
          <w:lang w:val="en-US"/>
        </w:rPr>
        <w:t xml:space="preserve">as </w:t>
      </w:r>
      <w:r w:rsidR="7A68C820" w:rsidRPr="5368E560">
        <w:rPr>
          <w:rFonts w:eastAsia="ECSquareSansPro" w:cs="ECSquareSansPro"/>
          <w:color w:val="000000" w:themeColor="text1"/>
          <w:lang w:val="en-US"/>
        </w:rPr>
        <w:t xml:space="preserve">often </w:t>
      </w:r>
      <w:r w:rsidR="1455953C" w:rsidRPr="5368E560">
        <w:rPr>
          <w:rFonts w:eastAsia="ECSquareSansPro" w:cs="ECSquareSansPro"/>
          <w:color w:val="000000" w:themeColor="text1"/>
          <w:lang w:val="en-US"/>
        </w:rPr>
        <w:t>best positioned to implement tailored</w:t>
      </w:r>
      <w:r w:rsidR="29AAA460" w:rsidRPr="5368E560">
        <w:rPr>
          <w:rFonts w:eastAsia="ECSquareSansPro" w:cs="ECSquareSansPro"/>
          <w:color w:val="000000" w:themeColor="text1"/>
          <w:lang w:val="en-US"/>
        </w:rPr>
        <w:t xml:space="preserve"> climate</w:t>
      </w:r>
      <w:r w:rsidR="1455953C" w:rsidRPr="5368E560">
        <w:rPr>
          <w:rFonts w:eastAsia="ECSquareSansPro" w:cs="ECSquareSansPro"/>
          <w:color w:val="000000" w:themeColor="text1"/>
          <w:lang w:val="en-US"/>
        </w:rPr>
        <w:t xml:space="preserve"> solutions reflecting community needs.</w:t>
      </w:r>
      <w:r w:rsidR="1455953C" w:rsidRPr="5368E560">
        <w:rPr>
          <w:rFonts w:eastAsia="ECSquareSansPro" w:cs="ECSquareSansPro"/>
        </w:rPr>
        <w:t xml:space="preserve"> </w:t>
      </w:r>
    </w:p>
    <w:p w14:paraId="2DAE7180" w14:textId="6EB551FE" w:rsidR="002A71D1" w:rsidRPr="00142A0D" w:rsidRDefault="6520E6CA" w:rsidP="00C42E5D">
      <w:pPr>
        <w:spacing w:after="0" w:line="257" w:lineRule="auto"/>
        <w:rPr>
          <w:rFonts w:eastAsia="EC Square Sans Pro"/>
        </w:rPr>
      </w:pPr>
      <w:r w:rsidRPr="5368E560">
        <w:rPr>
          <w:rFonts w:eastAsia="ECSquareSansPro" w:cs="ECSquareSansPro"/>
        </w:rPr>
        <w:t>C</w:t>
      </w:r>
      <w:r w:rsidR="161DAB28" w:rsidRPr="5368E560">
        <w:rPr>
          <w:rFonts w:eastAsia="ECSquareSansPro" w:cs="ECSquareSansPro"/>
        </w:rPr>
        <w:t>urrent governance structures, while evolving, face significant challenges in enabling the systemic changes needed for sustainability transitions. The implementation of the E</w:t>
      </w:r>
      <w:r w:rsidR="7FCBD05B" w:rsidRPr="5368E560">
        <w:rPr>
          <w:rFonts w:eastAsia="ECSquareSansPro" w:cs="ECSquareSansPro"/>
        </w:rPr>
        <w:t>GD</w:t>
      </w:r>
      <w:r w:rsidR="161DAB28" w:rsidRPr="5368E560">
        <w:rPr>
          <w:rFonts w:eastAsia="ECSquareSansPro" w:cs="ECSquareSansPro"/>
        </w:rPr>
        <w:t xml:space="preserve"> reveals several persistent </w:t>
      </w:r>
      <w:r w:rsidR="003346CE" w:rsidRPr="5368E560">
        <w:rPr>
          <w:rFonts w:eastAsia="ECSquareSansPro" w:cs="ECSquareSansPro"/>
        </w:rPr>
        <w:t xml:space="preserve">implementation </w:t>
      </w:r>
      <w:r w:rsidR="161DAB28" w:rsidRPr="5368E560">
        <w:rPr>
          <w:rFonts w:eastAsia="ECSquareSansPro" w:cs="ECSquareSansPro"/>
        </w:rPr>
        <w:t xml:space="preserve">challenges in current governance structures </w:t>
      </w:r>
      <w:r w:rsidR="00014BB0">
        <w:rPr>
          <w:rFonts w:eastAsia="ECSquareSansPro" w:cs="ECSquareSansPro"/>
        </w:rPr>
        <w:fldChar w:fldCharType="begin"/>
      </w:r>
      <w:r w:rsidR="00014BB0">
        <w:rPr>
          <w:rFonts w:eastAsia="ECSquareSansPro" w:cs="ECSquareSansPro"/>
        </w:rPr>
        <w:instrText xml:space="preserve"> ADDIN ZOTERO_ITEM CSL_CITATION {"citationID":"G6bkJ79X","properties":{"formattedCitation":"[22]","plainCitation":"[22]","noteIndex":0},"citationItems":[{"id":938,"uris":["http://zotero.org/groups/5272309/items/25QJRXKZ"],"itemData":{"id":938,"type":"report","event-place":"Luxembourg,","note":"DOI: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014BB0">
        <w:rPr>
          <w:rFonts w:eastAsia="ECSquareSansPro" w:cs="ECSquareSansPro"/>
        </w:rPr>
        <w:fldChar w:fldCharType="separate"/>
      </w:r>
      <w:r w:rsidR="00014BB0" w:rsidRPr="00014BB0">
        <w:rPr>
          <w:rFonts w:eastAsia="ECSquareSansPro"/>
        </w:rPr>
        <w:t>[22]</w:t>
      </w:r>
      <w:r w:rsidR="00014BB0">
        <w:rPr>
          <w:rFonts w:eastAsia="ECSquareSansPro" w:cs="ECSquareSansPro"/>
        </w:rPr>
        <w:fldChar w:fldCharType="end"/>
      </w:r>
      <w:r w:rsidR="00014BB0">
        <w:rPr>
          <w:rFonts w:eastAsia="ECSquareSansPro" w:cs="ECSquareSansPro"/>
        </w:rPr>
        <w:t>.</w:t>
      </w:r>
      <w:r w:rsidR="161DAB28" w:rsidRPr="5368E560">
        <w:rPr>
          <w:rFonts w:eastAsia="ECSquareSansPro" w:cs="ECSquareSansPro"/>
        </w:rPr>
        <w:t xml:space="preserve"> A fundamental misalignment exists between EU-level ambitions and local/regional implementation capacity, often</w:t>
      </w:r>
      <w:r w:rsidR="161DAB28">
        <w:t xml:space="preserve"> resulting in fragmented decision-making and limited coordination between national and local authorities</w:t>
      </w:r>
      <w:r w:rsidR="00014BB0">
        <w:t xml:space="preserve"> </w:t>
      </w:r>
      <w:r w:rsidR="00014BB0">
        <w:fldChar w:fldCharType="begin"/>
      </w:r>
      <w:r w:rsidR="00014BB0">
        <w:instrText xml:space="preserve"> ADDIN ZOTERO_ITEM CSL_CITATION {"citationID":"nNDQKdiB","properties":{"formattedCitation":"[21]","plainCitation":"[21]","noteIndex":0},"citationItems":[{"id":646,"uris":["http://zotero.org/groups/5272309/items/9SH3PAG2"],"itemData":{"id":646,"type":"report","event-place":"Luxembourg","genre":"Science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014BB0">
        <w:fldChar w:fldCharType="separate"/>
      </w:r>
      <w:r w:rsidR="00014BB0" w:rsidRPr="00014BB0">
        <w:t>[21]</w:t>
      </w:r>
      <w:r w:rsidR="00014BB0">
        <w:fldChar w:fldCharType="end"/>
      </w:r>
      <w:r w:rsidR="00014BB0">
        <w:t>.</w:t>
      </w:r>
      <w:r w:rsidR="161DAB28">
        <w:t xml:space="preserve"> This is compounded by insufficient cross-sector collaboration mechanisms and resource constraints at regional and local levels, which hamper effective implementation.</w:t>
      </w:r>
      <w:r w:rsidR="077675F5">
        <w:t xml:space="preserve"> </w:t>
      </w:r>
      <w:r w:rsidR="1D901113">
        <w:t xml:space="preserve">Multi-level governance adds an additional layer of complexity, as local, national, and international actors must coordinate efforts and ambitions to deliver changes </w:t>
      </w:r>
      <w:r w:rsidR="00014BB0">
        <w:fldChar w:fldCharType="begin"/>
      </w:r>
      <w:r w:rsidR="00014BB0">
        <w:instrText xml:space="preserve"> ADDIN ZOTERO_ITEM CSL_CITATION {"citationID":"r2FZrBMQ","properties":{"formattedCitation":"[24]","plainCitation":"[24]","noteIndex":0},"citationItems":[{"id":271,"uris":["http://zotero.org/groups/5272309/items/SYW4RDUR"],"itemData":{"id":271,"type":"article-journal","abstract":"This article discusses the socio-technical transition literature, particularly the Multi-Level Perspective, which investigates the fundamental changes in (energy, transport, housing, agro-food) systems that are needed to address persistent sustainability problems. The article positions the MLP within the wider academic debate on sustainability transformations, and reviews criticisms and seven recent elaborations of the MLP with regard to: (1) politics and power, (2) cultural discourse and framing struggles, (3) grassroots innovation, (4) multiple transition pathways, (5) incumbent firm resistance and reorientation, (6) destabilization and decline, (7) policy analysis. Mobilizing insights from the wider social sciences, these elaborations have nuanced and differentiated the understanding of socio-technical transitions to sustainability and made the MLP the central pillar of a multi-facetted, cumulative research programme with a broad empirical evidence base.","collection-title":"Open Issue 2019","container-title":"Current Opinion in Environmental Sustainability","DOI":"10.1016/j.cosust.2019.06.009","ISSN":"1877-3435","journalAbbreviation":"Current Opinion in Environmental Sustainability","page":"187-201","source":"ScienceDirect","title":"Socio-technical transitions to sustainability: a review of criticisms and elaborations of the Multi-Level Perspective","title-short":"Socio-technical transitions to sustainability","volume":"39","author":[{"family":"Geels","given":"Frank W"}],"issued":{"date-parts":[["2019",8,1]]}}}],"schema":"https://github.com/citation-style-language/schema/raw/master/csl-citation.json"} </w:instrText>
      </w:r>
      <w:r w:rsidR="00014BB0">
        <w:fldChar w:fldCharType="separate"/>
      </w:r>
      <w:r w:rsidR="00014BB0" w:rsidRPr="00014BB0">
        <w:t>[24]</w:t>
      </w:r>
      <w:r w:rsidR="00014BB0">
        <w:fldChar w:fldCharType="end"/>
      </w:r>
      <w:r w:rsidR="1D901113">
        <w:t xml:space="preserve">. The EGD ambitions </w:t>
      </w:r>
      <w:r w:rsidR="002A71D1" w:rsidRPr="5368E560">
        <w:rPr>
          <w:rFonts w:eastAsia="EC Square Sans Pro" w:cs="EC Square Sans Pro"/>
        </w:rPr>
        <w:t xml:space="preserve">demand both </w:t>
      </w:r>
      <w:r w:rsidR="639234A6" w:rsidRPr="5368E560">
        <w:rPr>
          <w:rFonts w:eastAsia="EC Square Sans Pro" w:cs="EC Square Sans Pro"/>
        </w:rPr>
        <w:t xml:space="preserve">coherent </w:t>
      </w:r>
      <w:r w:rsidR="002A71D1" w:rsidRPr="5368E560">
        <w:rPr>
          <w:rFonts w:eastAsia="EC Square Sans Pro" w:cs="EC Square Sans Pro"/>
        </w:rPr>
        <w:t>policy frameworks and effective national implementation</w:t>
      </w:r>
      <w:r w:rsidR="3B0CF435" w:rsidRPr="5368E560">
        <w:rPr>
          <w:rFonts w:eastAsia="EC Square Sans Pro" w:cs="EC Square Sans Pro"/>
        </w:rPr>
        <w:t xml:space="preserve"> first</w:t>
      </w:r>
      <w:r w:rsidR="002A71D1" w:rsidRPr="5368E560">
        <w:rPr>
          <w:rFonts w:eastAsia="EC Square Sans Pro" w:cs="EC Square Sans Pro"/>
        </w:rPr>
        <w:t xml:space="preserve">. Yet, </w:t>
      </w:r>
      <w:r w:rsidR="002A71D1" w:rsidRPr="5368E560">
        <w:rPr>
          <w:rFonts w:eastAsia="EC Square Sans Pro" w:cs="EC Square Sans Pro"/>
          <w:b/>
          <w:bCs/>
        </w:rPr>
        <w:t>differences in national approaches,</w:t>
      </w:r>
      <w:r w:rsidR="002A71D1" w:rsidRPr="5368E560">
        <w:rPr>
          <w:rFonts w:eastAsia="EC Square Sans Pro" w:cs="EC Square Sans Pro"/>
        </w:rPr>
        <w:t xml:space="preserve"> </w:t>
      </w:r>
      <w:r w:rsidR="002A71D1" w:rsidRPr="5368E560">
        <w:rPr>
          <w:rFonts w:eastAsia="EC Square Sans Pro" w:cs="EC Square Sans Pro"/>
          <w:b/>
          <w:bCs/>
        </w:rPr>
        <w:t>administrative limitations, and varying levels of commitment to EU goals slow progress</w:t>
      </w:r>
      <w:r w:rsidR="002A71D1" w:rsidRPr="5368E560">
        <w:rPr>
          <w:rFonts w:eastAsia="EC Square Sans Pro" w:cs="EC Square Sans Pro"/>
        </w:rPr>
        <w:t xml:space="preserve"> and complicate the path to achieving sustainability targets across the region. At EU level, </w:t>
      </w:r>
      <w:r w:rsidR="002A71D1" w:rsidRPr="5368E560">
        <w:rPr>
          <w:rFonts w:eastAsia="EC Square Sans Pro" w:cs="EC Square Sans Pro"/>
          <w:b/>
          <w:bCs/>
        </w:rPr>
        <w:t>the complexity of the EU administration can hinder the reforms and innovations,</w:t>
      </w:r>
      <w:r w:rsidR="002A71D1" w:rsidRPr="5368E560">
        <w:rPr>
          <w:rFonts w:eastAsia="EC Square Sans Pro" w:cs="EC Square Sans Pro"/>
        </w:rPr>
        <w:t xml:space="preserve"> or their speed, needed to achieve climate neutrality in 2050 </w:t>
      </w:r>
      <w:r w:rsidR="00216E56">
        <w:rPr>
          <w:rFonts w:eastAsia="EC Square Sans Pro" w:cs="EC Square Sans Pro"/>
        </w:rPr>
        <w:fldChar w:fldCharType="begin"/>
      </w:r>
      <w:r w:rsidR="00216E56">
        <w:rPr>
          <w:rFonts w:eastAsia="EC Square Sans Pro" w:cs="EC Square Sans Pro"/>
        </w:rPr>
        <w:instrText xml:space="preserve"> ADDIN ZOTERO_ITEM CSL_CITATION {"citationID":"DwugxCEV","properties":{"formattedCitation":"[25], [26]","plainCitation":"[25], [26]","noteIndex":0},"citationItems":[{"id":686,"uris":["http://zotero.org/groups/5272309/items/ADDCB89A"],"itemData":{"id":686,"type":"book","ISBN":"978-1-80088-447-2","note":"DOI: 10.4337/9781800884472","publisher":"Edward Elgar Publishing","source":"DOI.org (Crossref)","title":"Handbook of Innovation and Regulation","URL":"https://www.elgaronline.com/view/book/9781800884472/9781800884472.xml","editor":[{"family":"Braunerhjelm","given":"Pontus"},{"family":"Andersson","given":"Martin"},{"family":"Blind","given":"Knut"},{"family":"Eklund","given":"Johan E."}],"accessed":{"date-parts":[["2024",8,27]]},"issued":{"date-parts":[["2023",12,5]]}}},{"id":997,"uris":["http://zotero.org/groups/5272309/items/7JVIX6V6"],"itemData":{"id":997,"type":"report","publisher":"EU","title":"The future of European competitivenes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sidR="00216E56">
        <w:rPr>
          <w:rFonts w:eastAsia="EC Square Sans Pro" w:cs="EC Square Sans Pro"/>
        </w:rPr>
        <w:fldChar w:fldCharType="separate"/>
      </w:r>
      <w:r w:rsidR="00216E56" w:rsidRPr="00216E56">
        <w:rPr>
          <w:rFonts w:eastAsia="EC Square Sans Pro"/>
        </w:rPr>
        <w:t>[25], [26]</w:t>
      </w:r>
      <w:r w:rsidR="00216E56">
        <w:rPr>
          <w:rFonts w:eastAsia="EC Square Sans Pro" w:cs="EC Square Sans Pro"/>
        </w:rPr>
        <w:fldChar w:fldCharType="end"/>
      </w:r>
      <w:r w:rsidR="00216E56" w:rsidRPr="00C20EAB">
        <w:rPr>
          <w:rFonts w:eastAsia="EC Square Sans Pro" w:cs="EC Square Sans Pro"/>
        </w:rPr>
        <w:t>.</w:t>
      </w:r>
    </w:p>
    <w:p w14:paraId="304AB2F4" w14:textId="2A70F823" w:rsidR="00ED763E" w:rsidRPr="00C42E5D" w:rsidRDefault="00ED763E" w:rsidP="00ED763E">
      <w:r>
        <w:t xml:space="preserve">The highlighted challenges are being met with emerging opportunities for transformation </w:t>
      </w:r>
      <w:r w:rsidR="00C20EAB">
        <w:fldChar w:fldCharType="begin"/>
      </w:r>
      <w:r w:rsidR="00C20EAB">
        <w:instrText xml:space="preserve"> ADDIN ZOTERO_ITEM CSL_CITATION {"citationID":"kXJtfluE","properties":{"formattedCitation":"[23]","plainCitation":"[23]","noteIndex":0},"citationItems":[{"id":1435,"uris":["http://zotero.org/groups/5272309/items/VK87DJCC"],"itemData":{"id":1435,"type":"book","abstract":"Addressing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C20EAB">
        <w:fldChar w:fldCharType="separate"/>
      </w:r>
      <w:r w:rsidR="00C20EAB" w:rsidRPr="00C20EAB">
        <w:t>[23]</w:t>
      </w:r>
      <w:r w:rsidR="00C20EAB">
        <w:fldChar w:fldCharType="end"/>
      </w:r>
      <w:r w:rsidR="00C20EAB">
        <w:t>.</w:t>
      </w:r>
      <w:r>
        <w:t xml:space="preserve"> Networks for knowledge sharing between cities and regions are growing, while new participatory and co-creation approaches are gaining traction </w:t>
      </w:r>
      <w:r w:rsidR="00C20EAB">
        <w:fldChar w:fldCharType="begin"/>
      </w:r>
      <w:r w:rsidR="00C20EAB">
        <w:instrText xml:space="preserve"> ADDIN ZOTERO_ITEM CSL_CITATION {"citationID":"alDtcsDw","properties":{"formattedCitation":"[27]","plainCitation":"[27]","noteIndex":0},"citationItems":[{"id":1437,"uris":["http://zotero.org/groups/5272309/items/5LV6ATPI"],"itemData":{"id":1437,"type":"book","event-place":"LU","language":"eng","publisher":"Publications Office","publisher-place":"LU","source":"DOI.org (CSL JSON)","title":"Co-creation for policy :participatory methodologies to structure multi stakeholder policymaking processes.","title-short":"Co-creation for policy","URL":"https://data.europa.eu/doi/10.2760/495731","author":[{"literal":"European Commission. Joint Research Centre."},{"literal":"European Institute of Innovation and Technology Climate KIC"}],"accessed":{"date-parts":[["2025",4,14]]},"issued":{"date-parts":[["2022"]]}},"label":"page"}],"schema":"https://github.com/citation-style-language/schema/raw/master/csl-citation.json"} </w:instrText>
      </w:r>
      <w:r w:rsidR="00C20EAB">
        <w:fldChar w:fldCharType="separate"/>
      </w:r>
      <w:r w:rsidR="00C20EAB" w:rsidRPr="00C20EAB">
        <w:t>[27]</w:t>
      </w:r>
      <w:r w:rsidR="00C20EAB">
        <w:fldChar w:fldCharType="end"/>
      </w:r>
      <w:r w:rsidR="00C20EAB">
        <w:t>.</w:t>
      </w:r>
      <w:r>
        <w:t xml:space="preserve"> The rising importance of regional and city-level initiatives, coupled with innovative public-private partnership models, presents new pathways for implementation </w:t>
      </w:r>
      <w:r w:rsidR="00C20EAB">
        <w:fldChar w:fldCharType="begin"/>
      </w:r>
      <w:r w:rsidR="00C20EAB">
        <w:instrText xml:space="preserve"> ADDIN ZOTERO_ITEM CSL_CITATION {"citationID":"RbgK4YYR","properties":{"formattedCitation":"[20], [23]","plainCitation":"[20], [23]","noteIndex":0},"citationItems":[{"id":259,"uris":["http://zotero.org/groups/5272309/items/SBPYNZGU"],"itemData":{"id":259,"type":"book","abstract":"This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C20EAB">
        <w:fldChar w:fldCharType="separate"/>
      </w:r>
      <w:r w:rsidR="00C20EAB" w:rsidRPr="00C20EAB">
        <w:t>[20], [23]</w:t>
      </w:r>
      <w:r w:rsidR="00C20EAB">
        <w:fldChar w:fldCharType="end"/>
      </w:r>
      <w:r>
        <w:t xml:space="preserve">. </w:t>
      </w:r>
      <w:r w:rsidRPr="00F516DD">
        <w:t>A successful example of this can be found in the innovative mission-oriented approach, with specific reference to the 100 Climate Neutral and Smart Cities programme, which establishes direct contact between the EC and citizens and support cities to orchestrate the designing of Climate City Contract under the NetZero cities initiative. Similar approaches in other missions and New European Bauhaus initiative have also already delivered impact</w:t>
      </w:r>
      <w:r>
        <w:t>.</w:t>
      </w:r>
    </w:p>
    <w:p w14:paraId="27466C14" w14:textId="2DD6F0AC" w:rsidR="00077F30" w:rsidRPr="00142A0D" w:rsidRDefault="00077F30" w:rsidP="00077F30">
      <w:r w:rsidRPr="00142A0D">
        <w:t xml:space="preserve">The development of agency in sustainability transitions requires attention to three interconnected approaches </w:t>
      </w:r>
      <w:r w:rsidR="00C20EAB">
        <w:fldChar w:fldCharType="begin"/>
      </w:r>
      <w:r w:rsidR="00C20EAB">
        <w:instrText xml:space="preserve"> ADDIN ZOTERO_ITEM CSL_CITATION {"citationID":"Di83zGwi","properties":{"formattedCitation":"[21]","plainCitation":"[21]","noteIndex":0},"citationItems":[{"id":646,"uris":["http://zotero.org/groups/5272309/items/9SH3PAG2"],"itemData":{"id":646,"type":"report","event-place":"Luxembourg","genre":"Science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C20EAB">
        <w:fldChar w:fldCharType="separate"/>
      </w:r>
      <w:r w:rsidR="00C20EAB" w:rsidRPr="00C20EAB">
        <w:t>[21]</w:t>
      </w:r>
      <w:r w:rsidR="00C20EAB">
        <w:fldChar w:fldCharType="end"/>
      </w:r>
      <w:r w:rsidR="00C20EAB">
        <w:t>.</w:t>
      </w:r>
      <w:r w:rsidRPr="00142A0D">
        <w:t xml:space="preserve"> </w:t>
      </w:r>
    </w:p>
    <w:p w14:paraId="53AD06DE" w14:textId="66BFDCD0" w:rsidR="00077F30" w:rsidRPr="00F516DD" w:rsidRDefault="00077F30" w:rsidP="00C0071E">
      <w:pPr>
        <w:pStyle w:val="JRCTextbulletedlist1"/>
        <w:numPr>
          <w:ilvl w:val="0"/>
          <w:numId w:val="11"/>
        </w:numPr>
        <w:ind w:left="284" w:hanging="284"/>
      </w:pPr>
      <w:r w:rsidRPr="00F516DD">
        <w:rPr>
          <w:b/>
          <w:bCs/>
        </w:rPr>
        <w:t>Shaping through Policy Mixes</w:t>
      </w:r>
      <w:r w:rsidRPr="00F516DD">
        <w:t xml:space="preserve"> that integrate regulations, incentives, and cross-sectoral policies while aligning objectives between governance levels </w:t>
      </w:r>
      <w:r w:rsidR="00C20EAB">
        <w:fldChar w:fldCharType="begin"/>
      </w:r>
      <w:r w:rsidR="00C20EAB">
        <w:instrText xml:space="preserve"> ADDIN ZOTERO_ITEM CSL_CITATION {"citationID":"0HU7zgwE","properties":{"formattedCitation":"[23]","plainCitation":"[23]","noteIndex":0},"citationItems":[{"id":1435,"uris":["http://zotero.org/groups/5272309/items/VK87DJCC"],"itemData":{"id":1435,"type":"book","abstract":"Addressing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C20EAB">
        <w:fldChar w:fldCharType="separate"/>
      </w:r>
      <w:r w:rsidR="00C20EAB" w:rsidRPr="00C20EAB">
        <w:t>[23]</w:t>
      </w:r>
      <w:r w:rsidR="00C20EAB">
        <w:fldChar w:fldCharType="end"/>
      </w:r>
      <w:r w:rsidRPr="00F516DD">
        <w:t>. This approach creates synergies between initiatives and supports experimentation and learning. For example, the EU’s Climate Ambition is advanced by regulatory frameworks that incentivize carbon reduction and clean technology investments. These policy mixes provide cohesion across levels of governance, allowing for targeted efforts to phase out unsustainable practices, particularly in high-emission sectors. The “Fit for 55” package uses an integrated approach, combining carbon pricing, renewable energy mandates, and support for green technology. This helps actors navigate the climate megatrend by promoting a unified, EU-wide approach to emissions reduction.</w:t>
      </w:r>
    </w:p>
    <w:p w14:paraId="59200962" w14:textId="15E2A117" w:rsidR="00F516DD" w:rsidRPr="00F516DD" w:rsidRDefault="00077F30" w:rsidP="00C0071E">
      <w:pPr>
        <w:pStyle w:val="JRCTextbulletedlist1"/>
        <w:numPr>
          <w:ilvl w:val="0"/>
          <w:numId w:val="11"/>
        </w:numPr>
        <w:ind w:left="284" w:hanging="284"/>
      </w:pPr>
      <w:r w:rsidRPr="00F516DD">
        <w:rPr>
          <w:b/>
        </w:rPr>
        <w:t>Navigating Uncertainty</w:t>
      </w:r>
      <w:r w:rsidRPr="00F516DD">
        <w:t xml:space="preserve">. Adapting to uncertainty is essential for the EU to respond dynamically to shifting economic and environmental factors. </w:t>
      </w:r>
      <w:r w:rsidR="00F02E33" w:rsidRPr="00F516DD">
        <w:t xml:space="preserve">It </w:t>
      </w:r>
      <w:r w:rsidRPr="00F516DD">
        <w:t xml:space="preserve">requires developing adaptive management approaches and building flexibility into governance arrangements, enabling continuous learning and adjustment through risk-sharing mechanisms </w:t>
      </w:r>
      <w:r w:rsidR="00C20EAB">
        <w:fldChar w:fldCharType="begin"/>
      </w:r>
      <w:r w:rsidR="00C20EAB">
        <w:instrText xml:space="preserve"> ADDIN ZOTERO_ITEM CSL_CITATION {"citationID":"0z0j8jNa","properties":{"formattedCitation":"[20], [21]","plainCitation":"[20], [21]","noteIndex":0},"citationItems":[{"id":259,"uris":["http://zotero.org/groups/5272309/items/SBPYNZGU"],"itemData":{"id":259,"type":"book","abstract":"This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C20EAB">
        <w:fldChar w:fldCharType="separate"/>
      </w:r>
      <w:r w:rsidR="00C20EAB" w:rsidRPr="00C20EAB">
        <w:t>[20], [21]</w:t>
      </w:r>
      <w:r w:rsidR="00C20EAB">
        <w:fldChar w:fldCharType="end"/>
      </w:r>
      <w:r w:rsidRPr="00F516DD">
        <w:t xml:space="preserve">. Strategic interventions foster resilience by building flexibility into policies and encouraging adaptive governance. This is especially relevant for sectors like energy and mobility, where rapid technological changes and fluctuating resource availability necessitate adaptive frameworks. The strategic use of scenario planning in </w:t>
      </w:r>
      <w:r w:rsidR="00F02E33" w:rsidRPr="00F516DD">
        <w:t>the EU</w:t>
      </w:r>
      <w:r w:rsidRPr="00F516DD">
        <w:t xml:space="preserve"> Sustainable and Smart Mobility Strategy allows it to account for varied future developments, such as shifts in fuel types or transportation demand, which are crucial in a context of rapid urbanization and resource challenges</w:t>
      </w:r>
      <w:r w:rsidR="00A758E6">
        <w:t>.</w:t>
      </w:r>
    </w:p>
    <w:p w14:paraId="3F3176D9" w14:textId="7F6EC712" w:rsidR="00077F30" w:rsidRPr="00F516DD" w:rsidRDefault="00077F30" w:rsidP="00C0071E">
      <w:pPr>
        <w:pStyle w:val="JRCTextbulletedlist1"/>
        <w:numPr>
          <w:ilvl w:val="0"/>
          <w:numId w:val="11"/>
        </w:numPr>
        <w:ind w:left="284" w:hanging="284"/>
      </w:pPr>
      <w:r w:rsidRPr="00F516DD">
        <w:rPr>
          <w:b/>
        </w:rPr>
        <w:t>Orchestrating Processes and Relationships</w:t>
      </w:r>
      <w:r w:rsidRPr="00F516DD">
        <w:t xml:space="preserve">. Orchestrating collaboration across sectors and levels of government fosters an environment for collective action. It involves building trust and legitimacy while creating shared visions and goals, establishing clear roles and responsibilities, and developing effective coordination mechanisms </w:t>
      </w:r>
      <w:r w:rsidR="00C20EAB">
        <w:fldChar w:fldCharType="begin"/>
      </w:r>
      <w:r w:rsidR="00C20EAB">
        <w:instrText xml:space="preserve"> ADDIN ZOTERO_ITEM CSL_CITATION {"citationID":"ppPMoRVR","properties":{"formattedCitation":"[23]","plainCitation":"[23]","noteIndex":0},"citationItems":[{"id":1435,"uris":["http://zotero.org/groups/5272309/items/VK87DJCC"],"itemData":{"id":1435,"type":"book","abstract":"Addressing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C20EAB">
        <w:fldChar w:fldCharType="separate"/>
      </w:r>
      <w:r w:rsidR="00C20EAB" w:rsidRPr="00C20EAB">
        <w:t>[23]</w:t>
      </w:r>
      <w:r w:rsidR="00C20EAB">
        <w:fldChar w:fldCharType="end"/>
      </w:r>
      <w:r w:rsidRPr="00F516DD">
        <w:t>.</w:t>
      </w:r>
      <w:r w:rsidR="00F02E33" w:rsidRPr="00F516DD">
        <w:t xml:space="preserve"> </w:t>
      </w:r>
      <w:r w:rsidRPr="00F516DD">
        <w:t xml:space="preserve">By strengthening multi-stakeholder platforms, the EU enables alignment across actors, enhancing the effectiveness of sustainability transitions. This approach is evident in Greening the Common Agricultural Policy, where relationships between local governments, farmers, and </w:t>
      </w:r>
      <w:r w:rsidR="00A758E6" w:rsidRPr="001550CD">
        <w:rPr>
          <w:rStyle w:val="normaltextrun"/>
          <w:color w:val="000000"/>
          <w:shd w:val="clear" w:color="auto" w:fill="FFFFFF"/>
        </w:rPr>
        <w:t>environmental bodies are coordinated to create synergies that support sustainable agriculture practices. The EU Biodiversity Strategy leverages local and international partnerships to orchestrate conservation efforts across ecosystems, showing how cross-actor collaboration can amplify impact and address global biodiversity concerns.</w:t>
      </w:r>
      <w:r w:rsidR="00A758E6" w:rsidRPr="001550CD">
        <w:rPr>
          <w:rStyle w:val="eop"/>
          <w:rFonts w:ascii="Calibri" w:hAnsi="Calibri" w:cs="Calibri"/>
          <w:color w:val="000000"/>
          <w:shd w:val="clear" w:color="auto" w:fill="FFFFFF"/>
        </w:rPr>
        <w:t> </w:t>
      </w:r>
    </w:p>
    <w:p w14:paraId="30078BB9" w14:textId="77777777" w:rsidR="00F516DD" w:rsidRDefault="00F516DD" w:rsidP="00077F30">
      <w:pPr>
        <w:rPr>
          <w:color w:val="6CA644"/>
          <w:sz w:val="22"/>
          <w:szCs w:val="22"/>
        </w:rPr>
      </w:pPr>
    </w:p>
    <w:p w14:paraId="1D48CD3F" w14:textId="182029CE" w:rsidR="00F02E33" w:rsidRPr="00824ECD" w:rsidRDefault="00770757" w:rsidP="00B5773E">
      <w:pPr>
        <w:pStyle w:val="JRCLevel-3title"/>
      </w:pPr>
      <w:bookmarkStart w:id="33" w:name="_Toc195777734"/>
      <w:r>
        <w:t xml:space="preserve">The path forward </w:t>
      </w:r>
      <w:bookmarkEnd w:id="33"/>
    </w:p>
    <w:p w14:paraId="67A9369A" w14:textId="43D11771" w:rsidR="00077F30" w:rsidRPr="00142A0D" w:rsidRDefault="00077F30" w:rsidP="00077F30">
      <w:r w:rsidRPr="00142A0D">
        <w:t xml:space="preserve">Implementation across key </w:t>
      </w:r>
      <w:r w:rsidR="00770757">
        <w:t>policy</w:t>
      </w:r>
      <w:r w:rsidRPr="00142A0D">
        <w:t xml:space="preserve"> areas reveals distinct governance challenges and opportunities that require tailored yet integrated approaches</w:t>
      </w:r>
      <w:r w:rsidR="007E4631">
        <w:t xml:space="preserve"> </w:t>
      </w:r>
      <w:r w:rsidR="007E4631">
        <w:fldChar w:fldCharType="begin"/>
      </w:r>
      <w:r w:rsidR="007E4631">
        <w:instrText xml:space="preserve"> ADDIN ZOTERO_ITEM CSL_CITATION {"citationID":"uVVx3JmO","properties":{"formattedCitation":"[22]","plainCitation":"[22]","noteIndex":0},"citationItems":[{"id":938,"uris":["http://zotero.org/groups/5272309/items/25QJRXKZ"],"itemData":{"id":938,"type":"report","event-place":"Luxembourg,","note":"DOI: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7E4631">
        <w:fldChar w:fldCharType="separate"/>
      </w:r>
      <w:r w:rsidR="007E4631" w:rsidRPr="007E4631">
        <w:t>[22]</w:t>
      </w:r>
      <w:r w:rsidR="007E4631">
        <w:fldChar w:fldCharType="end"/>
      </w:r>
      <w:r w:rsidRPr="00142A0D">
        <w:t>. Each area demonstrates unique governance needs while sharing common threads of multi-level coordination and stakeholder engagement.</w:t>
      </w:r>
      <w:r w:rsidR="00770757">
        <w:t xml:space="preserve"> The successful implementation of the European Green Deal requires integrating the three interconnected approaches to agency across different thematic areas </w:t>
      </w:r>
      <w:r w:rsidR="008A03F8">
        <w:fldChar w:fldCharType="begin"/>
      </w:r>
      <w:r w:rsidR="008A03F8">
        <w:instrText xml:space="preserve"> ADDIN ZOTERO_ITEM CSL_CITATION {"citationID":"NiQeZGhi","properties":{"formattedCitation":"[21]","plainCitation":"[21]","noteIndex":0},"citationItems":[{"id":646,"uris":["http://zotero.org/groups/5272309/items/9SH3PAG2"],"itemData":{"id":646,"type":"report","event-place":"Luxembourg","genre":"Science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8A03F8">
        <w:fldChar w:fldCharType="separate"/>
      </w:r>
      <w:r w:rsidR="008A03F8" w:rsidRPr="008A03F8">
        <w:t>[21]</w:t>
      </w:r>
      <w:r w:rsidR="008A03F8">
        <w:fldChar w:fldCharType="end"/>
      </w:r>
      <w:r w:rsidR="00770757">
        <w:t xml:space="preserve">. Policy mixes, uncertainty navigation, and process orchestration must work in concert to enable transformative change. </w:t>
      </w:r>
    </w:p>
    <w:p w14:paraId="61A08EA1" w14:textId="00EF0550" w:rsidR="00077F30" w:rsidRDefault="00077F30" w:rsidP="00FC4A73">
      <w:pPr>
        <w:pStyle w:val="JRCTextbulletedlist1"/>
        <w:numPr>
          <w:ilvl w:val="0"/>
          <w:numId w:val="0"/>
        </w:numPr>
        <w:spacing w:line="256" w:lineRule="auto"/>
      </w:pPr>
      <w:r w:rsidRPr="00142A0D">
        <w:rPr>
          <w:b/>
        </w:rPr>
        <w:t>Climate action</w:t>
      </w:r>
      <w:r w:rsidRPr="00142A0D">
        <w:t xml:space="preserve"> implementation demands stronger vertical integration between EU, national, and local levels. </w:t>
      </w:r>
      <w:r w:rsidR="00770757">
        <w:rPr>
          <w:rFonts w:eastAsia="EC Square Sans Pro"/>
        </w:rPr>
        <w:t xml:space="preserve">Member States often differ in their commitment to climate targets, with some relying only on binding EU policies, while others establish national climate laws. This variability, coupled with </w:t>
      </w:r>
      <w:r w:rsidR="00770757" w:rsidRPr="002344E8">
        <w:rPr>
          <w:rFonts w:eastAsia="EC Square Sans Pro"/>
          <w:bCs/>
        </w:rPr>
        <w:t>inadequate support for monitoring and evaluation at the municipal and sub-national levels</w:t>
      </w:r>
      <w:r w:rsidR="00770757" w:rsidRPr="002344E8">
        <w:rPr>
          <w:rFonts w:eastAsia="EC Square Sans Pro"/>
        </w:rPr>
        <w:t>,</w:t>
      </w:r>
      <w:r w:rsidR="00770757">
        <w:rPr>
          <w:rFonts w:eastAsia="EC Square Sans Pro"/>
        </w:rPr>
        <w:t xml:space="preserve"> impedes the efficient tracking of progress toward the EGD’s climate goals </w:t>
      </w:r>
      <w:r w:rsidR="008A03F8">
        <w:rPr>
          <w:rFonts w:eastAsia="EC Square Sans Pro"/>
        </w:rPr>
        <w:fldChar w:fldCharType="begin"/>
      </w:r>
      <w:r w:rsidR="008A03F8">
        <w:rPr>
          <w:rFonts w:eastAsia="EC Square Sans Pro"/>
        </w:rPr>
        <w:instrText xml:space="preserve"> ADDIN ZOTERO_ITEM CSL_CITATION {"citationID":"6qsqL8lI","properties":{"formattedCitation":"[28]","plainCitation":"[28]","noteIndex":0},"citationItems":[{"id":699,"uris":["http://zotero.org/groups/5272309/items/4CEAH9C8"],"itemData":{"id":699,"type":"book","event-place":"LU","language":"eng","publisher":"Publications Office","publisher-place":"LU","source":"DOI.org (CSL JSON)","title":"Knowledge for action: empowering the transition to a sustainable Europe.","title-short":"Knowledge for action","URL":"https://data.europa.eu/doi/10.2800/713905","author":[{"literal":"European Environment Agency."}],"accessed":{"date-parts":[["2024",8,27]]},"issued":{"date-parts":[["2021"]]}}}],"schema":"https://github.com/citation-style-language/schema/raw/master/csl-citation.json"} </w:instrText>
      </w:r>
      <w:r w:rsidR="008A03F8">
        <w:rPr>
          <w:rFonts w:eastAsia="EC Square Sans Pro"/>
        </w:rPr>
        <w:fldChar w:fldCharType="separate"/>
      </w:r>
      <w:r w:rsidR="008A03F8" w:rsidRPr="008A03F8">
        <w:rPr>
          <w:rFonts w:eastAsia="EC Square Sans Pro"/>
        </w:rPr>
        <w:t>[28]</w:t>
      </w:r>
      <w:r w:rsidR="008A03F8">
        <w:rPr>
          <w:rFonts w:eastAsia="EC Square Sans Pro"/>
        </w:rPr>
        <w:fldChar w:fldCharType="end"/>
      </w:r>
      <w:r w:rsidR="008A03F8">
        <w:rPr>
          <w:rFonts w:eastAsia="EC Square Sans Pro"/>
        </w:rPr>
        <w:t>.</w:t>
      </w:r>
      <w:r w:rsidR="00770757">
        <w:rPr>
          <w:rFonts w:eastAsia="EC Square Sans Pro"/>
        </w:rPr>
        <w:t xml:space="preserve"> </w:t>
      </w:r>
      <w:r w:rsidRPr="00142A0D">
        <w:t xml:space="preserve">Local authorities often struggle with limited resources and technical and anticipatory capacity to implement ambitious climate targets </w:t>
      </w:r>
      <w:r w:rsidR="0058027F">
        <w:fldChar w:fldCharType="begin"/>
      </w:r>
      <w:r w:rsidR="0058027F">
        <w:instrText xml:space="preserve"> ADDIN ZOTERO_ITEM CSL_CITATION {"citationID":"yy3Sk5Ij","properties":{"formattedCitation":"[22]","plainCitation":"[22]","noteIndex":0},"citationItems":[{"id":938,"uris":["http://zotero.org/groups/5272309/items/25QJRXKZ"],"itemData":{"id":938,"type":"report","event-place":"Luxembourg,","note":"DOI: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58027F">
        <w:fldChar w:fldCharType="separate"/>
      </w:r>
      <w:r w:rsidR="0058027F" w:rsidRPr="0058027F">
        <w:t>[22]</w:t>
      </w:r>
      <w:r w:rsidR="0058027F">
        <w:fldChar w:fldCharType="end"/>
      </w:r>
      <w:r w:rsidRPr="00142A0D">
        <w:t xml:space="preserve">. However, emerging city networks and regional partnerships are creating new opportunities for knowledge sharing and collective action. The success of climate initiatives increasingly depends on the ability to mobilize local stakeholders while ensuring policy coherence across governance levels </w:t>
      </w:r>
      <w:r w:rsidR="008023BE">
        <w:fldChar w:fldCharType="begin"/>
      </w:r>
      <w:r w:rsidR="008023BE">
        <w:instrText xml:space="preserve"> ADDIN ZOTERO_ITEM CSL_CITATION {"citationID":"YGlws3qS","properties":{"formattedCitation":"[20]","plainCitation":"[20]","noteIndex":0},"citationItems":[{"id":259,"uris":["http://zotero.org/groups/5272309/items/SBPYNZGU"],"itemData":{"id":259,"type":"book","abstract":"This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8023BE">
        <w:fldChar w:fldCharType="separate"/>
      </w:r>
      <w:r w:rsidR="008023BE" w:rsidRPr="008023BE">
        <w:t>[20]</w:t>
      </w:r>
      <w:r w:rsidR="008023BE">
        <w:fldChar w:fldCharType="end"/>
      </w:r>
      <w:r w:rsidR="008023BE">
        <w:t>.</w:t>
      </w:r>
      <w:r w:rsidRPr="00142A0D">
        <w:t xml:space="preserve"> Cities have emerged as particularly important actors, with their capacity to integrate climate considerations into urban planning, building regulations, and local transport policies</w:t>
      </w:r>
      <w:r w:rsidR="00770757">
        <w:t>, and have</w:t>
      </w:r>
      <w:r w:rsidR="00770757">
        <w:rPr>
          <w:rFonts w:eastAsia="EC Square Sans Pro"/>
        </w:rPr>
        <w:t xml:space="preserve"> shown abilities to set highly ambitious mitigation targets </w:t>
      </w:r>
      <w:r w:rsidR="00AE5549">
        <w:fldChar w:fldCharType="begin"/>
      </w:r>
      <w:r w:rsidR="00AE5549">
        <w:instrText xml:space="preserve"> ADDIN ZOTERO_ITEM CSL_CITATION {"citationID":"5y2pYG4R","properties":{"formattedCitation":"[20]","plainCitation":"[20]","noteIndex":0},"citationItems":[{"id":259,"uris":["http://zotero.org/groups/5272309/items/SBPYNZGU"],"itemData":{"id":259,"type":"book","abstract":"This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AE5549">
        <w:fldChar w:fldCharType="separate"/>
      </w:r>
      <w:r w:rsidR="00AE5549" w:rsidRPr="008023BE">
        <w:t>[20]</w:t>
      </w:r>
      <w:r w:rsidR="00AE5549">
        <w:fldChar w:fldCharType="end"/>
      </w:r>
      <w:r w:rsidRPr="00142A0D">
        <w:t>.</w:t>
      </w:r>
    </w:p>
    <w:p w14:paraId="76D5CF88" w14:textId="7665C732" w:rsidR="00DF49A1" w:rsidRDefault="00FC4A73" w:rsidP="00FC4A73">
      <w:pPr>
        <w:pStyle w:val="JRCTextbulletedlist1"/>
        <w:numPr>
          <w:ilvl w:val="0"/>
          <w:numId w:val="0"/>
        </w:numPr>
        <w:spacing w:line="256" w:lineRule="auto"/>
        <w:rPr>
          <w:rFonts w:eastAsia="EC Square Sans Pro"/>
        </w:rPr>
      </w:pPr>
      <w:r>
        <w:t>Policy mixes need to combine emissions reduction targets with adaptation measures, while building flexibility to navigate uncertain climate impacts. Process orchestration becomes crucial in engaging stakeholders across sectors and governance levels to implement these policies effectively</w:t>
      </w:r>
      <w:r w:rsidR="0058027F">
        <w:t xml:space="preserve"> </w:t>
      </w:r>
      <w:r w:rsidR="0058027F">
        <w:fldChar w:fldCharType="begin"/>
      </w:r>
      <w:r w:rsidR="0058027F">
        <w:instrText xml:space="preserve"> ADDIN ZOTERO_ITEM CSL_CITATION {"citationID":"Ml6FO9NH","properties":{"formattedCitation":"[22]","plainCitation":"[22]","noteIndex":0},"citationItems":[{"id":938,"uris":["http://zotero.org/groups/5272309/items/25QJRXKZ"],"itemData":{"id":938,"type":"report","event-place":"Luxembourg,","note":"DOI: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58027F">
        <w:fldChar w:fldCharType="separate"/>
      </w:r>
      <w:r w:rsidR="0058027F" w:rsidRPr="0058027F">
        <w:t>[22]</w:t>
      </w:r>
      <w:r w:rsidR="0058027F">
        <w:fldChar w:fldCharType="end"/>
      </w:r>
      <w:r>
        <w:t xml:space="preserve">. </w:t>
      </w:r>
      <w:r w:rsidR="00DF49A1" w:rsidRPr="2C37E051">
        <w:rPr>
          <w:rFonts w:eastAsia="EC Square Sans Pro"/>
        </w:rPr>
        <w:t xml:space="preserve">Dialogue and cooperation among advisory bodies could allow for the exchange of experience and good practice and may help national governments coordinate cross-boundary solutions for the transition to a climate-neutral Europe [8]. </w:t>
      </w:r>
      <w:r>
        <w:rPr>
          <w:rFonts w:eastAsia="EC Square Sans Pro"/>
        </w:rPr>
        <w:t xml:space="preserve"> </w:t>
      </w:r>
      <w:r>
        <w:t xml:space="preserve">To this end, efforts should continue to ensure the coherence and consistency of </w:t>
      </w:r>
      <w:r w:rsidRPr="00BC7A5D">
        <w:t>energy and climate</w:t>
      </w:r>
      <w:r>
        <w:t xml:space="preserve"> policy by revising regulation towards a single framework that brings together the multiple planning, reporting and monitoring obligations that were previously scattered across several pieces of EU legislation </w:t>
      </w:r>
      <w:r w:rsidR="00DB46BF">
        <w:fldChar w:fldCharType="begin"/>
      </w:r>
      <w:r w:rsidR="00AE5549">
        <w:instrText xml:space="preserve"> ADDIN ZOTERO_ITEM CSL_CITATION {"citationID":"H4eGlZ8Q","properties":{"formattedCitation":"[29]","plainCitation":"[29]","noteIndex":0},"citationItems":[{"id":1439,"uris":["http://zotero.org/groups/5272309/items/4JZ3C9ZU"],"itemData":{"id":1439,"type":"bill","language":"en","title":"REPORT FROM THE COMMISSION TO THE EUROPEAN PARLIAMENT AND THE COUNCIL on the Review of the Regulation on the Governance of the Energy Union and Climate Action","URL":"https://eur-lex.europa.eu/legal-content/EN/TXT/?uri=CELEX:52024DC0550","accessed":{"date-parts":[["2025",4,14]]},"issued":{"date-parts":[["2024"]]}}}],"schema":"https://github.com/citation-style-language/schema/raw/master/csl-citation.json"} </w:instrText>
      </w:r>
      <w:r w:rsidR="00DB46BF">
        <w:fldChar w:fldCharType="separate"/>
      </w:r>
      <w:r w:rsidR="00AE5549" w:rsidRPr="00AE5549">
        <w:t>[29]</w:t>
      </w:r>
      <w:r w:rsidR="00DB46BF">
        <w:fldChar w:fldCharType="end"/>
      </w:r>
      <w:r w:rsidR="00DB46BF">
        <w:t>.</w:t>
      </w:r>
      <w:r>
        <w:t xml:space="preserve"> More often than not, this is a continuous process involving learning by doing, especially given the complex nature of the policy frameworks implementing the European Green Deal. Iterative planning and reporting regimes, such as the one in the Regulation on the Governance of the Energy Union and Climate Action, lend themselves to incremental learning and improvements to alleviate inconsistencies and administrative burden </w:t>
      </w:r>
      <w:r w:rsidR="00DB46BF">
        <w:fldChar w:fldCharType="begin"/>
      </w:r>
      <w:r w:rsidR="00AE5549">
        <w:instrText xml:space="preserve"> ADDIN ZOTERO_ITEM CSL_CITATION {"citationID":"0Mamtdx0","properties":{"formattedCitation":"[30]","plainCitation":"[30]","noteIndex":0},"citationItems":[{"id":1440,"uris":["http://zotero.org/groups/5272309/items/4SGPUUSX"],"itemData":{"id":1440,"type":"bill","language":"en","title":"COMMISSION STAFF WORKING DOCUMENT EVALUATION Accompanying the document REPORT FROM THE COMMISSION TO THE EUROPEAN PARLIAMENT AND THE COUNCIL on the Review of the Regulation on the Governance of the Energy Union and Climate Action","URL":"https://eur-lex.europa.eu/legal-content/EN/TXT/?uri=CELEX%3A52024SC0200","accessed":{"date-parts":[["2025",4,14]]},"issued":{"date-parts":[["2024"]]}},"label":"page"}],"schema":"https://github.com/citation-style-language/schema/raw/master/csl-citation.json"} </w:instrText>
      </w:r>
      <w:r w:rsidR="00DB46BF">
        <w:fldChar w:fldCharType="separate"/>
      </w:r>
      <w:r w:rsidR="00AE5549" w:rsidRPr="00AE5549">
        <w:t>[30]</w:t>
      </w:r>
      <w:r w:rsidR="00DB46BF">
        <w:fldChar w:fldCharType="end"/>
      </w:r>
      <w:r>
        <w:t>.</w:t>
      </w:r>
    </w:p>
    <w:p w14:paraId="678CAAC6" w14:textId="1FF893C9" w:rsidR="00DF49A1" w:rsidRPr="00142A0D" w:rsidRDefault="00077F30" w:rsidP="001C0959">
      <w:pPr>
        <w:pStyle w:val="JRCTextbulletedlist1"/>
        <w:numPr>
          <w:ilvl w:val="0"/>
          <w:numId w:val="0"/>
        </w:numPr>
      </w:pPr>
      <w:r w:rsidRPr="00142A0D">
        <w:t xml:space="preserve">In the </w:t>
      </w:r>
      <w:r w:rsidRPr="00142A0D">
        <w:rPr>
          <w:b/>
        </w:rPr>
        <w:t>clean energy</w:t>
      </w:r>
      <w:r w:rsidRPr="00142A0D">
        <w:t xml:space="preserve"> domain, governance challenges </w:t>
      </w:r>
      <w:r w:rsidR="00FC4A73">
        <w:t>lies in</w:t>
      </w:r>
      <w:r w:rsidRPr="00142A0D">
        <w:t xml:space="preserve"> coordinating multiple policy domains and mobili</w:t>
      </w:r>
      <w:r w:rsidR="00905B28" w:rsidRPr="00142A0D">
        <w:t>s</w:t>
      </w:r>
      <w:r w:rsidRPr="00142A0D">
        <w:t xml:space="preserve">ing innovative financing mechanisms </w:t>
      </w:r>
      <w:r w:rsidR="00DB46BF">
        <w:fldChar w:fldCharType="begin"/>
      </w:r>
      <w:r w:rsidR="00DB46BF">
        <w:instrText xml:space="preserve"> ADDIN ZOTERO_ITEM CSL_CITATION {"citationID":"S3JGYXZF","properties":{"formattedCitation":"[22]","plainCitation":"[22]","noteIndex":0},"citationItems":[{"id":938,"uris":["http://zotero.org/groups/5272309/items/25QJRXKZ"],"itemData":{"id":938,"type":"report","event-place":"Luxembourg,","note":"DOI: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B46BF">
        <w:fldChar w:fldCharType="separate"/>
      </w:r>
      <w:r w:rsidR="00DB46BF" w:rsidRPr="00DB46BF">
        <w:t>[22]</w:t>
      </w:r>
      <w:r w:rsidR="00DB46BF">
        <w:fldChar w:fldCharType="end"/>
      </w:r>
      <w:r w:rsidR="00DB46BF">
        <w:t>.</w:t>
      </w:r>
      <w:r w:rsidRPr="00142A0D">
        <w:t xml:space="preserve"> The transition requires orchestrating changes across energy infrastructure, building standards, and consumer behavio</w:t>
      </w:r>
      <w:r w:rsidR="00905B28" w:rsidRPr="00142A0D">
        <w:t>u</w:t>
      </w:r>
      <w:r w:rsidRPr="00142A0D">
        <w:t xml:space="preserve">r. Public-private partnerships have proven essential, particularly in developing smart grids and renewable energy projects. Local energy communities are emerging as crucial innovation spaces, demonstrating how new governance arrangements can enable citizen participation in energy transitions </w:t>
      </w:r>
      <w:r w:rsidR="00AE5549">
        <w:fldChar w:fldCharType="begin"/>
      </w:r>
      <w:r w:rsidR="00AE5549">
        <w:instrText xml:space="preserve"> ADDIN ZOTERO_ITEM CSL_CITATION {"citationID":"mgN43B5r","properties":{"formattedCitation":"[23]","plainCitation":"[23]","noteIndex":0},"citationItems":[{"id":1435,"uris":["http://zotero.org/groups/5272309/items/VK87DJCC"],"itemData":{"id":1435,"type":"book","abstract":"Addressing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AE5549">
        <w:fldChar w:fldCharType="separate"/>
      </w:r>
      <w:r w:rsidR="00AE5549" w:rsidRPr="00AE5549">
        <w:t>[23]</w:t>
      </w:r>
      <w:r w:rsidR="00AE5549">
        <w:fldChar w:fldCharType="end"/>
      </w:r>
      <w:r w:rsidRPr="00142A0D">
        <w:t>.</w:t>
      </w:r>
      <w:r w:rsidR="00FC4A73">
        <w:t xml:space="preserve"> Policy mixes must integrate technology innovation support with market creation mechanisms. Uncertainty navigation is particularly important given the rapid evolution of energy technologies and changing geopolitical dynamics. The orchestration of processes between energy producers, infrastructure operators, and consumers becomes essential for system transformation </w:t>
      </w:r>
      <w:r w:rsidR="008023BE">
        <w:fldChar w:fldCharType="begin"/>
      </w:r>
      <w:r w:rsidR="00AE5549">
        <w:instrText xml:space="preserve"> ADDIN ZOTERO_ITEM CSL_CITATION {"citationID":"qluBaCTG","properties":{"formattedCitation":"[20]","plainCitation":"[20]","noteIndex":0},"citationItems":[{"id":259,"uris":["http://zotero.org/groups/5272309/items/SBPYNZGU"],"itemData":{"id":259,"type":"book","abstract":"This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8023BE">
        <w:fldChar w:fldCharType="separate"/>
      </w:r>
      <w:r w:rsidR="008023BE" w:rsidRPr="008023BE">
        <w:t>[20]</w:t>
      </w:r>
      <w:r w:rsidR="008023BE">
        <w:fldChar w:fldCharType="end"/>
      </w:r>
      <w:r w:rsidR="00FC4A73">
        <w:t>.</w:t>
      </w:r>
    </w:p>
    <w:p w14:paraId="1A05DE8D" w14:textId="65C9B877" w:rsidR="00DF49A1" w:rsidRDefault="00077F30" w:rsidP="00FC4A73">
      <w:pPr>
        <w:pStyle w:val="JRCTextbulletedlist1"/>
        <w:numPr>
          <w:ilvl w:val="0"/>
          <w:numId w:val="0"/>
        </w:numPr>
        <w:rPr>
          <w:rFonts w:eastAsia="EC Square Sans Pro"/>
        </w:rPr>
      </w:pPr>
      <w:r w:rsidRPr="00142A0D">
        <w:t xml:space="preserve">The </w:t>
      </w:r>
      <w:r w:rsidRPr="00142A0D">
        <w:rPr>
          <w:b/>
          <w:bCs/>
        </w:rPr>
        <w:t>circular economy</w:t>
      </w:r>
      <w:r w:rsidRPr="00142A0D">
        <w:t xml:space="preserve"> presents governance challenges related to value chain coordination and ecosystem development</w:t>
      </w:r>
      <w:r w:rsidR="00DB46BF">
        <w:t xml:space="preserve"> </w:t>
      </w:r>
      <w:r w:rsidR="00DB46BF">
        <w:fldChar w:fldCharType="begin"/>
      </w:r>
      <w:r w:rsidR="00DB46BF">
        <w:instrText xml:space="preserve"> ADDIN ZOTERO_ITEM CSL_CITATION {"citationID":"3JjPtTZF","properties":{"formattedCitation":"[22]","plainCitation":"[22]","noteIndex":0},"citationItems":[{"id":938,"uris":["http://zotero.org/groups/5272309/items/25QJRXKZ"],"itemData":{"id":938,"type":"report","event-place":"Luxembourg,","note":"DOI: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B46BF">
        <w:fldChar w:fldCharType="separate"/>
      </w:r>
      <w:r w:rsidR="00DB46BF" w:rsidRPr="00DB46BF">
        <w:t>[22]</w:t>
      </w:r>
      <w:r w:rsidR="00DB46BF">
        <w:fldChar w:fldCharType="end"/>
      </w:r>
      <w:r w:rsidRPr="00142A0D">
        <w:t xml:space="preserve">. </w:t>
      </w:r>
      <w:r w:rsidR="00FC4A73" w:rsidRPr="61AB6EE1">
        <w:rPr>
          <w:rFonts w:eastAsia="EC Square Sans Pro"/>
        </w:rPr>
        <w:t>Implementing circular strategies can be complex, since it requires action across multiple sectors (e.g., construction, manufacturing, waste treatment) and engagement with multiple stakeholders (e.g., industry, local and regional authorities). Therefore, the lack of coordination and collaboration can lead to delays in implementing circular policies, as well as to the development of siloed approaches</w:t>
      </w:r>
      <w:r w:rsidR="00FC4A73" w:rsidRPr="61AB6EE1">
        <w:rPr>
          <w:rFonts w:eastAsia="EC Square Sans Pro"/>
          <w:vertAlign w:val="superscript"/>
        </w:rPr>
        <w:t>9</w:t>
      </w:r>
      <w:r w:rsidR="00FC4A73" w:rsidRPr="61AB6EE1">
        <w:rPr>
          <w:rFonts w:eastAsia="EC Square Sans Pro"/>
        </w:rPr>
        <w:t xml:space="preserve">. </w:t>
      </w:r>
      <w:r w:rsidRPr="00142A0D">
        <w:t xml:space="preserve">Success requires unprecedented collaboration between producers, consumers, and waste management </w:t>
      </w:r>
      <w:r w:rsidR="00FC4A73">
        <w:t>operators</w:t>
      </w:r>
      <w:r w:rsidRPr="00142A0D">
        <w:t xml:space="preserve">. </w:t>
      </w:r>
      <w:r w:rsidR="00DF49A1" w:rsidRPr="153D0729">
        <w:rPr>
          <w:rFonts w:eastAsia="EC Square Sans Pro"/>
        </w:rPr>
        <w:t xml:space="preserve">The lack of guidance can contribute to delays and uncoordinated approaches. For instance, in the case of textile waste management, the transposition of the </w:t>
      </w:r>
      <w:r w:rsidR="00487C8B">
        <w:rPr>
          <w:rFonts w:eastAsia="EC Square Sans Pro"/>
        </w:rPr>
        <w:t>d</w:t>
      </w:r>
      <w:r w:rsidR="00DF49A1" w:rsidRPr="153D0729">
        <w:rPr>
          <w:rFonts w:eastAsia="EC Square Sans Pro"/>
        </w:rPr>
        <w:t xml:space="preserve">irective by Member States leaves flexibility on the exact rules for implementation and level of ambition. </w:t>
      </w:r>
      <w:r w:rsidR="00487C8B">
        <w:t>Cross-border coordination becomes particularly important given the international nature of material (and waste) flows and supply chains</w:t>
      </w:r>
      <w:r w:rsidR="008023BE">
        <w:t xml:space="preserve"> </w:t>
      </w:r>
      <w:r w:rsidR="008023BE">
        <w:fldChar w:fldCharType="begin"/>
      </w:r>
      <w:r w:rsidR="00AE5549">
        <w:instrText xml:space="preserve"> ADDIN ZOTERO_ITEM CSL_CITATION {"citationID":"VIrd552W","properties":{"formattedCitation":"[20]","plainCitation":"[20]","noteIndex":0},"citationItems":[{"id":259,"uris":["http://zotero.org/groups/5272309/items/SBPYNZGU"],"itemData":{"id":259,"type":"book","abstract":"This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8023BE">
        <w:fldChar w:fldCharType="separate"/>
      </w:r>
      <w:r w:rsidR="008023BE" w:rsidRPr="008023BE">
        <w:t>[20]</w:t>
      </w:r>
      <w:r w:rsidR="008023BE">
        <w:fldChar w:fldCharType="end"/>
      </w:r>
      <w:r w:rsidR="00487C8B">
        <w:t>. Policy mixes need to address both production and consumption patterns. Navigating uncertainty requires experimental approaches to new business models and value chains</w:t>
      </w:r>
      <w:r w:rsidR="00487C8B" w:rsidRPr="00C13F66">
        <w:t xml:space="preserve"> </w:t>
      </w:r>
      <w:r w:rsidR="00487C8B">
        <w:t>while ensuring environmental protection. Process orchestration must focus on building new relationships between traditionally separate sectors and stakeholders</w:t>
      </w:r>
      <w:r w:rsidR="00DB46BF">
        <w:t>.</w:t>
      </w:r>
    </w:p>
    <w:p w14:paraId="4B83E63B" w14:textId="3F3F6B67" w:rsidR="00077F30" w:rsidRPr="00142A0D" w:rsidRDefault="00077F30" w:rsidP="006B0A2F">
      <w:pPr>
        <w:pStyle w:val="JRCTextbulletedlist1"/>
        <w:numPr>
          <w:ilvl w:val="0"/>
          <w:numId w:val="0"/>
        </w:numPr>
        <w:spacing w:line="256" w:lineRule="auto"/>
      </w:pPr>
      <w:r w:rsidRPr="00142A0D">
        <w:rPr>
          <w:b/>
        </w:rPr>
        <w:t>Sustainable mobility</w:t>
      </w:r>
      <w:r w:rsidR="006B0A2F">
        <w:rPr>
          <w:b/>
        </w:rPr>
        <w:t xml:space="preserve"> </w:t>
      </w:r>
      <w:r w:rsidRPr="00142A0D">
        <w:t xml:space="preserve">exemplifies the need for integrated governance approaches </w:t>
      </w:r>
      <w:r w:rsidR="00DB46BF">
        <w:fldChar w:fldCharType="begin"/>
      </w:r>
      <w:r w:rsidR="00DB46BF">
        <w:instrText xml:space="preserve"> ADDIN ZOTERO_ITEM CSL_CITATION {"citationID":"LnHvgcIL","properties":{"formattedCitation":"[22]","plainCitation":"[22]","noteIndex":0},"citationItems":[{"id":938,"uris":["http://zotero.org/groups/5272309/items/25QJRXKZ"],"itemData":{"id":938,"type":"report","event-place":"Luxembourg,","note":"DOI: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B46BF">
        <w:fldChar w:fldCharType="separate"/>
      </w:r>
      <w:r w:rsidR="00DB46BF" w:rsidRPr="00DB46BF">
        <w:t>[22]</w:t>
      </w:r>
      <w:r w:rsidR="00DB46BF">
        <w:fldChar w:fldCharType="end"/>
      </w:r>
      <w:r w:rsidRPr="00142A0D">
        <w:t>. The sector requires coordination between transport planning, urban development, and environmental policy. Behavio</w:t>
      </w:r>
      <w:r w:rsidR="00905B28" w:rsidRPr="00142A0D">
        <w:t>u</w:t>
      </w:r>
      <w:r w:rsidRPr="00142A0D">
        <w:t xml:space="preserve">ral change initiatives must be combined with infrastructure development and new mobility services. Cities are increasingly experimenting with innovative governance arrangements, such as mobility-as-a-service platforms that integrate public and private transport options </w:t>
      </w:r>
      <w:r w:rsidR="00AE5549">
        <w:fldChar w:fldCharType="begin"/>
      </w:r>
      <w:r w:rsidR="00AE5549">
        <w:instrText xml:space="preserve"> ADDIN ZOTERO_ITEM CSL_CITATION {"citationID":"viliKHdp","properties":{"formattedCitation":"[23]","plainCitation":"[23]","noteIndex":0},"citationItems":[{"id":1435,"uris":["http://zotero.org/groups/5272309/items/VK87DJCC"],"itemData":{"id":1435,"type":"book","abstract":"Addressing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AE5549">
        <w:fldChar w:fldCharType="separate"/>
      </w:r>
      <w:r w:rsidR="00AE5549" w:rsidRPr="00AE5549">
        <w:t>[23]</w:t>
      </w:r>
      <w:r w:rsidR="00AE5549">
        <w:fldChar w:fldCharType="end"/>
      </w:r>
      <w:r w:rsidRPr="00142A0D">
        <w:t>.</w:t>
      </w:r>
      <w:r w:rsidR="006B0A2F">
        <w:t xml:space="preserve"> As such, the sector demonstrates how these governance approaches intersect in practice. Policy mixes combining infrastructure investment with behaviour change initiatives must be adaptable to uncertain technological developments. Successfully orchestrating the transition requires coordinating among urban planners, transport providers, and citizen</w:t>
      </w:r>
      <w:r w:rsidR="00DB46BF">
        <w:t>s</w:t>
      </w:r>
      <w:r w:rsidR="006B0A2F">
        <w:t>.</w:t>
      </w:r>
    </w:p>
    <w:p w14:paraId="5EF229BA" w14:textId="3550A669" w:rsidR="002A71D1" w:rsidRPr="007C74B9" w:rsidRDefault="00077F30" w:rsidP="006B0A2F">
      <w:pPr>
        <w:pStyle w:val="JRCTextbulletedlist1"/>
        <w:numPr>
          <w:ilvl w:val="0"/>
          <w:numId w:val="0"/>
        </w:numPr>
      </w:pPr>
      <w:r w:rsidRPr="00142A0D">
        <w:rPr>
          <w:b/>
        </w:rPr>
        <w:t>Agriculture and food systems</w:t>
      </w:r>
      <w:r w:rsidRPr="00142A0D">
        <w:t xml:space="preserve"> demonstrate the importance of territorial approaches and stakeholder engagement </w:t>
      </w:r>
      <w:r w:rsidR="00DB46BF">
        <w:fldChar w:fldCharType="begin"/>
      </w:r>
      <w:r w:rsidR="00DB46BF">
        <w:instrText xml:space="preserve"> ADDIN ZOTERO_ITEM CSL_CITATION {"citationID":"jk4EhL6Z","properties":{"formattedCitation":"[22]","plainCitation":"[22]","noteIndex":0},"citationItems":[{"id":938,"uris":["http://zotero.org/groups/5272309/items/25QJRXKZ"],"itemData":{"id":938,"type":"report","event-place":"Luxembourg,","note":"DOI: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B46BF">
        <w:fldChar w:fldCharType="separate"/>
      </w:r>
      <w:r w:rsidR="00DB46BF" w:rsidRPr="00DB46BF">
        <w:t>[22]</w:t>
      </w:r>
      <w:r w:rsidR="00DB46BF">
        <w:fldChar w:fldCharType="end"/>
      </w:r>
      <w:r w:rsidRPr="00142A0D">
        <w:t xml:space="preserve">. Effective governance must balance productivity goals with environmental protection supported by future oriented perspective while ensuring fair transitions for farming communities. Knowledge networks play a crucial role in disseminating sustainable practices, while value chain coordination is essential for developing more sustainable food systems. The success of agricultural transitions depends heavily on building trust and cooperation between farmers, researchers, policymakers, and consumers </w:t>
      </w:r>
      <w:r w:rsidR="00AE5549">
        <w:fldChar w:fldCharType="begin"/>
      </w:r>
      <w:r w:rsidR="00AE5549">
        <w:instrText xml:space="preserve"> ADDIN ZOTERO_ITEM CSL_CITATION {"citationID":"RHTFAeix","properties":{"formattedCitation":"[20], [23]","plainCitation":"[20], [23]","noteIndex":0},"citationItems":[{"id":259,"uris":["http://zotero.org/groups/5272309/items/SBPYNZGU"],"itemData":{"id":259,"type":"book","abstract":"This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AE5549">
        <w:fldChar w:fldCharType="separate"/>
      </w:r>
      <w:r w:rsidR="00AE5549" w:rsidRPr="00AE5549">
        <w:t>[20], [23]</w:t>
      </w:r>
      <w:r w:rsidR="00AE5549">
        <w:fldChar w:fldCharType="end"/>
      </w:r>
      <w:r w:rsidRPr="00142A0D">
        <w:t>.</w:t>
      </w:r>
      <w:r w:rsidR="002A71D1">
        <w:t xml:space="preserve"> </w:t>
      </w:r>
      <w:r w:rsidR="006B0A2F">
        <w:t>The</w:t>
      </w:r>
      <w:r w:rsidR="002A71D1" w:rsidRPr="007C74B9">
        <w:t xml:space="preserve"> food system involves agriculture, fisheries, food processing, and distribution, each regulated differently, making comprehensive and cohesive climate action challenging. </w:t>
      </w:r>
      <w:r w:rsidR="002A71D1" w:rsidRPr="007C74B9">
        <w:rPr>
          <w:rFonts w:cstheme="minorBidi"/>
          <w:color w:val="000000" w:themeColor="text1"/>
        </w:rPr>
        <w:t xml:space="preserve">The </w:t>
      </w:r>
      <w:r w:rsidR="002A71D1" w:rsidRPr="001C0959">
        <w:rPr>
          <w:rFonts w:cstheme="minorBidi"/>
          <w:bCs/>
        </w:rPr>
        <w:t>fragmentation of governance of food systems</w:t>
      </w:r>
      <w:r w:rsidR="002A71D1" w:rsidRPr="007C74B9">
        <w:rPr>
          <w:rFonts w:cstheme="minorBidi"/>
        </w:rPr>
        <w:t xml:space="preserve"> may lead to incoherent and sometimes </w:t>
      </w:r>
      <w:r w:rsidR="002A71D1" w:rsidRPr="007C74B9">
        <w:rPr>
          <w:rFonts w:cstheme="minorBidi"/>
          <w:color w:val="000000" w:themeColor="text1"/>
        </w:rPr>
        <w:t xml:space="preserve">controversial measures, where the absence of dialogues and trade-offs compromise the endeavours in specific policy fields, as well as the overall goal of transforming food systems towards sustainability. </w:t>
      </w:r>
      <w:r w:rsidR="006B0A2F">
        <w:rPr>
          <w:rFonts w:cstheme="minorBidi"/>
          <w:color w:val="000000" w:themeColor="text1"/>
        </w:rPr>
        <w:t>F</w:t>
      </w:r>
      <w:r w:rsidR="002A71D1" w:rsidRPr="007C74B9">
        <w:rPr>
          <w:rFonts w:cstheme="minorBidi"/>
          <w:color w:val="000000" w:themeColor="text1"/>
        </w:rPr>
        <w:t xml:space="preserve">ood system actors </w:t>
      </w:r>
      <w:r w:rsidR="006B0A2F" w:rsidRPr="0064629B">
        <w:t xml:space="preserve">(from producers to consumers) </w:t>
      </w:r>
      <w:r w:rsidR="002A71D1" w:rsidRPr="007C74B9">
        <w:rPr>
          <w:rFonts w:cstheme="minorBidi"/>
          <w:color w:val="000000" w:themeColor="text1"/>
        </w:rPr>
        <w:t xml:space="preserve">act on their own interests </w:t>
      </w:r>
      <w:r w:rsidR="006B0A2F">
        <w:rPr>
          <w:rFonts w:cstheme="minorBidi"/>
          <w:color w:val="000000" w:themeColor="text1"/>
        </w:rPr>
        <w:t>which may</w:t>
      </w:r>
      <w:r w:rsidR="006B0A2F" w:rsidRPr="007C74B9">
        <w:rPr>
          <w:rFonts w:cstheme="minorBidi"/>
          <w:color w:val="000000" w:themeColor="text1"/>
        </w:rPr>
        <w:t xml:space="preserve"> </w:t>
      </w:r>
      <w:r w:rsidR="002A71D1" w:rsidRPr="007C74B9">
        <w:rPr>
          <w:rFonts w:cstheme="minorBidi"/>
          <w:color w:val="000000" w:themeColor="text1"/>
        </w:rPr>
        <w:t xml:space="preserve">leads to failures in addressing the food system as a whole and </w:t>
      </w:r>
      <w:r w:rsidR="006B0A2F">
        <w:rPr>
          <w:rFonts w:cstheme="minorBidi"/>
          <w:color w:val="000000" w:themeColor="text1"/>
        </w:rPr>
        <w:t xml:space="preserve">result in </w:t>
      </w:r>
      <w:r w:rsidR="002A71D1" w:rsidRPr="007C74B9">
        <w:rPr>
          <w:rFonts w:cstheme="minorBidi"/>
          <w:color w:val="000000" w:themeColor="text1"/>
        </w:rPr>
        <w:t xml:space="preserve">poor or even unexpected outcomes. </w:t>
      </w:r>
      <w:r w:rsidR="006B0A2F">
        <w:rPr>
          <w:rFonts w:cstheme="minorBidi"/>
          <w:color w:val="000000" w:themeColor="text1"/>
        </w:rPr>
        <w:t>R</w:t>
      </w:r>
      <w:r w:rsidR="002A71D1" w:rsidRPr="007C74B9">
        <w:rPr>
          <w:rFonts w:cstheme="minorBidi"/>
          <w:color w:val="000000" w:themeColor="text1"/>
        </w:rPr>
        <w:t>ecognizing that all food system actors are interconnected</w:t>
      </w:r>
      <w:r w:rsidR="00246435">
        <w:rPr>
          <w:rFonts w:cstheme="minorBidi"/>
          <w:color w:val="000000" w:themeColor="text1"/>
        </w:rPr>
        <w:t>,</w:t>
      </w:r>
      <w:r w:rsidR="002A71D1" w:rsidRPr="007C74B9">
        <w:rPr>
          <w:rFonts w:cstheme="minorBidi"/>
          <w:color w:val="000000" w:themeColor="text1"/>
        </w:rPr>
        <w:t xml:space="preserve"> illustrates the importance of </w:t>
      </w:r>
      <w:r w:rsidR="001C0959">
        <w:rPr>
          <w:rFonts w:cstheme="minorBidi"/>
          <w:color w:val="000000" w:themeColor="text1"/>
        </w:rPr>
        <w:t>designing</w:t>
      </w:r>
      <w:r w:rsidR="002A71D1" w:rsidRPr="007C74B9">
        <w:rPr>
          <w:rFonts w:cstheme="minorBidi"/>
          <w:color w:val="000000" w:themeColor="text1"/>
        </w:rPr>
        <w:t xml:space="preserve"> policies in a holistic way and </w:t>
      </w:r>
      <w:r w:rsidR="00246435" w:rsidRPr="0064629B">
        <w:t>taking into account</w:t>
      </w:r>
      <w:r w:rsidR="002A71D1" w:rsidRPr="007C74B9">
        <w:rPr>
          <w:rFonts w:cstheme="minorBidi"/>
          <w:color w:val="000000" w:themeColor="text1"/>
        </w:rPr>
        <w:t xml:space="preserve"> how food choices are linked to agricultural practices and environmental impacts.</w:t>
      </w:r>
      <w:r w:rsidR="00246435">
        <w:rPr>
          <w:rFonts w:cstheme="minorBidi"/>
          <w:color w:val="000000" w:themeColor="text1"/>
        </w:rPr>
        <w:t xml:space="preserve"> </w:t>
      </w:r>
      <w:r w:rsidR="00246435" w:rsidRPr="00D61B03">
        <w:rPr>
          <w:rFonts w:eastAsia="EC Square Sans Pro"/>
        </w:rPr>
        <w:t xml:space="preserve">Another example of the critical role of Member States is the update of national food-based dietary guidelines, which should integrate and foster sustainability goals. In this context, the role of local (sub-national) authorities is also critical as they can manage, for instance, public procurement, school food policies, public awareness initiatives, etc. </w:t>
      </w:r>
      <w:r w:rsidR="00246435">
        <w:rPr>
          <w:rFonts w:eastAsia="EC Square Sans Pro"/>
        </w:rPr>
        <w:t xml:space="preserve">The sector </w:t>
      </w:r>
      <w:r w:rsidR="00246435">
        <w:t>particularly highlights the need for territorial approaches that combine all three elements of agency. Policy mixes must address both environmental and social aspects of farming, while navigation of uncertainty requires adaptive management approaches. Process orchestration becomes critical in engaging farmers, food processors, retailers, and consumers in transformation efforts</w:t>
      </w:r>
      <w:r w:rsidR="00DB46BF">
        <w:t xml:space="preserve"> </w:t>
      </w:r>
      <w:r w:rsidR="00AE5549">
        <w:fldChar w:fldCharType="begin"/>
      </w:r>
      <w:r w:rsidR="00AE5549">
        <w:instrText xml:space="preserve"> ADDIN ZOTERO_ITEM CSL_CITATION {"citationID":"XAqVVw3b","properties":{"formattedCitation":"[20]","plainCitation":"[20]","noteIndex":0},"citationItems":[{"id":259,"uris":["http://zotero.org/groups/5272309/items/SBPYNZGU"],"itemData":{"id":259,"type":"book","abstract":"This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schema":"https://github.com/citation-style-language/schema/raw/master/csl-citation.json"} </w:instrText>
      </w:r>
      <w:r w:rsidR="00AE5549">
        <w:fldChar w:fldCharType="separate"/>
      </w:r>
      <w:r w:rsidR="00AE5549" w:rsidRPr="008023BE">
        <w:t>[20]</w:t>
      </w:r>
      <w:r w:rsidR="00AE5549">
        <w:fldChar w:fldCharType="end"/>
      </w:r>
      <w:r w:rsidR="00246435">
        <w:t>.</w:t>
      </w:r>
    </w:p>
    <w:p w14:paraId="49BD20AD" w14:textId="3F819D6B" w:rsidR="001C0959" w:rsidRDefault="00077F30" w:rsidP="00B950D6">
      <w:pPr>
        <w:pStyle w:val="JRCTextbulletedlist1"/>
        <w:numPr>
          <w:ilvl w:val="0"/>
          <w:numId w:val="0"/>
        </w:numPr>
        <w:rPr>
          <w:rFonts w:eastAsia="EC Square Sans Pro"/>
        </w:rPr>
      </w:pPr>
      <w:r w:rsidRPr="00142A0D">
        <w:rPr>
          <w:b/>
        </w:rPr>
        <w:t xml:space="preserve">Preserving biodiversity </w:t>
      </w:r>
      <w:r w:rsidRPr="00142A0D">
        <w:t xml:space="preserve">requires distinctive governance approaches that acknowledge the complex interconnections between ecosystems, economic activities, and human well-being </w:t>
      </w:r>
      <w:r w:rsidR="00DB46BF">
        <w:fldChar w:fldCharType="begin"/>
      </w:r>
      <w:r w:rsidR="00DB46BF">
        <w:instrText xml:space="preserve"> ADDIN ZOTERO_ITEM CSL_CITATION {"citationID":"yRE4lsmG","properties":{"formattedCitation":"[22]","plainCitation":"[22]","noteIndex":0},"citationItems":[{"id":938,"uris":["http://zotero.org/groups/5272309/items/25QJRXKZ"],"itemData":{"id":938,"type":"report","event-place":"Luxembourg,","note":"DOI: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B46BF">
        <w:fldChar w:fldCharType="separate"/>
      </w:r>
      <w:r w:rsidR="00DB46BF" w:rsidRPr="00DB46BF">
        <w:t>[22]</w:t>
      </w:r>
      <w:r w:rsidR="00DB46BF">
        <w:fldChar w:fldCharType="end"/>
      </w:r>
      <w:r w:rsidR="00DB46BF">
        <w:t>.</w:t>
      </w:r>
      <w:r w:rsidRPr="00142A0D">
        <w:t xml:space="preserve"> The governance challenge is multifaceted, requiring coordination across protected areas, urban spaces, and productive landscapes. Traditional conservation approaches are being supplemented by new governance models that recognize the role of indigenous and local communities in biodiversity management. Success requires innovative funding mechanisms, stronger scientific-policy interfaces, and new forms of stakeholder engagement that can effectively represent both human and ecological interests </w:t>
      </w:r>
      <w:r w:rsidR="00DB46BF">
        <w:fldChar w:fldCharType="begin"/>
      </w:r>
      <w:r w:rsidR="00AE5549">
        <w:instrText xml:space="preserve"> ADDIN ZOTERO_ITEM CSL_CITATION {"citationID":"QBFhZlgb","properties":{"formattedCitation":"[20], [22]","plainCitation":"[20], [22]","noteIndex":0},"citationItems":[{"id":259,"uris":["http://zotero.org/groups/5272309/items/SBPYNZGU"],"itemData":{"id":259,"type":"book","abstract":"This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B46BF">
        <w:fldChar w:fldCharType="separate"/>
      </w:r>
      <w:r w:rsidR="00AE5549" w:rsidRPr="00AE5549">
        <w:t>[20], [22]</w:t>
      </w:r>
      <w:r w:rsidR="00DB46BF">
        <w:fldChar w:fldCharType="end"/>
      </w:r>
      <w:r w:rsidR="00DB46BF">
        <w:t>.</w:t>
      </w:r>
      <w:r w:rsidR="0016177D" w:rsidDel="0016177D">
        <w:t xml:space="preserve"> </w:t>
      </w:r>
      <w:r w:rsidR="002A71D1" w:rsidRPr="00F516DD">
        <w:rPr>
          <w:rFonts w:eastAsia="Calibri" w:cstheme="minorBidi"/>
          <w:bCs/>
        </w:rPr>
        <w:t>Policies</w:t>
      </w:r>
      <w:r w:rsidR="002A71D1" w:rsidRPr="00F516DD">
        <w:rPr>
          <w:rFonts w:eastAsia="Calibri" w:cstheme="minorBidi"/>
        </w:rPr>
        <w:t xml:space="preserve"> related to </w:t>
      </w:r>
      <w:r w:rsidR="002A71D1" w:rsidRPr="00F516DD">
        <w:rPr>
          <w:rFonts w:eastAsia="Calibri" w:cstheme="minorBidi"/>
          <w:u w:val="single"/>
        </w:rPr>
        <w:t xml:space="preserve">biodiversity are often </w:t>
      </w:r>
      <w:r w:rsidR="002A71D1" w:rsidRPr="00F516DD">
        <w:rPr>
          <w:rFonts w:eastAsia="Calibri" w:cstheme="minorBidi"/>
          <w:bCs/>
          <w:u w:val="single"/>
        </w:rPr>
        <w:t>fragmented</w:t>
      </w:r>
      <w:r w:rsidR="002A71D1" w:rsidRPr="00F516DD">
        <w:rPr>
          <w:rFonts w:eastAsia="Calibri" w:cstheme="minorBidi"/>
        </w:rPr>
        <w:t xml:space="preserve"> across different sectors, leading to inconsistencies and inefficiencies in conservation </w:t>
      </w:r>
      <w:r w:rsidR="002A71D1" w:rsidRPr="00F516DD">
        <w:rPr>
          <w:rFonts w:eastAsia="Calibri" w:cstheme="minorBidi"/>
        </w:rPr>
        <w:fldChar w:fldCharType="begin"/>
      </w:r>
      <w:r w:rsidR="00AE5549">
        <w:rPr>
          <w:rFonts w:eastAsia="Calibri" w:cstheme="minorBidi"/>
        </w:rPr>
        <w:instrText xml:space="preserve"> ADDIN ZOTERO_ITEM CSL_CITATION {"citationID":"CPUpkTut","properties":{"formattedCitation":"[31]","plainCitation":"[31]","noteIndex":0},"citationItems":[{"id":743,"uris":["http://zotero.org/groups/5272309/items/L8SAUE47"],"itemData":{"id":743,"type":"article-journal","abstract":"Global efforts to deliver internationally agreed goals to reduce carbon emissions, halt biodiversity loss, and retain essential ecosystem services have been poorly integrated. These goals rely in part on preserving natural (e.g., native, largely unmodified) and seminatural (e.g., low intensity or sustainable human use) forests, woodlands, and grasslands. To show how to unify these goals, we empirically derived spatially explicit, quantitative, area-based targets for the retention of natural and seminatural (e.g., native) terrestrial vegetation worldwide. We used a 250-m-resolution map of natural and seminatural vegetation cover and, from this, selected areas identified under different international agreements as being important for achieving global biodiversity, carbon, soil, and water targets. At least 67 million km2 of Earth's terrestrial vegetation (</w:instrText>
      </w:r>
      <w:r w:rsidR="00AE5549">
        <w:rPr>
          <w:rFonts w:ascii="Cambria Math" w:eastAsia="Calibri" w:hAnsi="Cambria Math" w:cs="Cambria Math"/>
        </w:rPr>
        <w:instrText>∼</w:instrText>
      </w:r>
      <w:r w:rsidR="00AE5549">
        <w:rPr>
          <w:rFonts w:eastAsia="Calibri" w:cstheme="minorBidi"/>
        </w:rPr>
        <w:instrText>79% of the area of vegetation remaining) required retention to contribute to biodiversity, climate, soil, and freshwater conservation objectives under 4 United Nations</w:instrText>
      </w:r>
      <w:r w:rsidR="00AE5549">
        <w:rPr>
          <w:rFonts w:eastAsia="Calibri" w:cs="EC Square Sans Pro"/>
        </w:rPr>
        <w:instrText>’</w:instrText>
      </w:r>
      <w:r w:rsidR="00AE5549">
        <w:rPr>
          <w:rFonts w:eastAsia="Calibri" w:cstheme="minorBidi"/>
        </w:rPr>
        <w:instrText xml:space="preserve"> resolutions. This equates to retaining natural and seminatural vegetation across at least 50% of the total terrestrial (excluding Antarctica) surface of Earth. Retention efforts could contribute to multiple goals simultaneously, especially where natural and seminatural vegetation can be managed to achieve cobenefits for biodiversity, carbon storage, and ecosystem service provision. Such management can and should co-occur and be driven by people who live in and rely on places where natural and sustainably managed vegetation remains in situ and must be complemented by restoration and appropriate management of more human-modified environments if global goals are to be realized.","container-title":"Conservation Biology","DOI":"10.1111/cobi.14040","ISSN":"1523-1739","issue":"3","language":"en","license":"© 2022 The Authors. Conservation Biology published by Wiley Periodicals LLC on behalf of Society for Conservation Biology.","note":"_eprint: https://onlinelibrary.wiley.com/doi/pdf/10.1111/cobi.14040","page":"e14040","source":"Wiley Online Library","title":"Retaining natural vegetation to safeguard biodiversity and humanity","volume":"37","author":[{"family":"Simmonds","given":"Jeremy S."},{"family":"Suarez-Castro","given":"Andres Felipe"},{"family":"Reside","given":"April E."},{"family":"Watson","given":"James E. M."},{"family":"Allan","given":"James R."},{"family":"Atkinson","given":"Scott C."},{"family":"Borrelli","given":"Pasquale"},{"family":"Dudley","given":"Nigel"},{"family":"Edwards","given":"Stephen"},{"family":"Fuller","given":"Richard A."},{"family":"Game","given":"Edward T."},{"family":"Linke","given":"Simon"},{"family":"Maxwell","given":"Sean L."},{"family":"Panagos","given":"Panos"},{"family":"Puydarrieux","given":"Philippe"},{"family":"Quétier","given":"Fabien"},{"family":"Runting","given":"Rebecca K."},{"family":"Santini","given":"Talitha"},{"family":"Sonter","given":"Laura J."},{"family":"Maron","given":"Martine"}],"issued":{"date-parts":[["2023"]]}}}],"schema":"https://github.com/citation-style-language/schema/raw/master/csl-citation.json"} </w:instrText>
      </w:r>
      <w:r w:rsidR="002A71D1" w:rsidRPr="00F516DD">
        <w:rPr>
          <w:rFonts w:eastAsia="Calibri" w:cstheme="minorBidi"/>
        </w:rPr>
        <w:fldChar w:fldCharType="separate"/>
      </w:r>
      <w:r w:rsidR="00AE5549" w:rsidRPr="00AE5549">
        <w:t>[31]</w:t>
      </w:r>
      <w:r w:rsidR="002A71D1" w:rsidRPr="00F516DD">
        <w:rPr>
          <w:rFonts w:eastAsia="Calibri" w:cstheme="minorBidi"/>
        </w:rPr>
        <w:fldChar w:fldCharType="end"/>
      </w:r>
      <w:r w:rsidR="002A71D1" w:rsidRPr="00F516DD">
        <w:rPr>
          <w:rFonts w:eastAsia="Calibri" w:cstheme="minorBidi"/>
        </w:rPr>
        <w:t xml:space="preserve"> </w:t>
      </w:r>
      <w:r w:rsidR="002A71D1" w:rsidRPr="00F516DD">
        <w:rPr>
          <w:rFonts w:eastAsia="Calibri" w:cstheme="minorBidi"/>
        </w:rPr>
        <w:fldChar w:fldCharType="begin"/>
      </w:r>
      <w:r w:rsidR="00AE5549">
        <w:rPr>
          <w:rFonts w:eastAsia="Calibri" w:cstheme="minorBidi"/>
        </w:rPr>
        <w:instrText xml:space="preserve"> ADDIN ZOTERO_ITEM CSL_CITATION {"citationID":"sVkDW5oK","properties":{"formattedCitation":"[32]","plainCitation":"[32]","noteIndex":0},"citationItems":[{"id":174,"uris":["http://zotero.org/groups/5272309/items/8E4ANW6J"],"itemData":{"id":174,"type":"article-journal","abstract":"Soil health laws should account for global soil connections\n          , \n            Soil biodiversity is crucial for healthy soils, on which we all depend for food, human health, aboveground biodiversity, and climate control. It is well known that land use intensification, climate change, environmental pollution, and mining activities degrade soil biodiversity. However, most current and intended policies on soil protection not only lack a holistic view on how biological, physical, and chemical components of soil health are integrated but also overlook how soils across national borders and continents are connected by human activities. The challenge is to use recent advancements in understanding the distribution and functional roles of soil biodiversity in developing policy on restoring and protecting soil health across borders. Thus, policy should focus not only on soils within a nation or union of nations but also on preventing negative footprints on each other’s soils.","container-title":"Science","DOI":"10.1126/science.abn7248","ISSN":"0036-8075, 1095-9203","issue":"6627","journalAbbreviation":"Science","language":"en","page":"32-34","source":"DOI.org (Crossref)","title":"Soil biodiversity needs policy without borders","volume":"379","author":[{"family":"Van Der Putten","given":"Wim H."},{"family":"Bardgett","given":"Richard D."},{"family":"Farfan","given":"Monica"},{"family":"Montanarella","given":"Luca"},{"family":"Six","given":"Johan"},{"family":"Wall","given":"Diana H."}],"issued":{"date-parts":[["2023",1,6]]}}}],"schema":"https://github.com/citation-style-language/schema/raw/master/csl-citation.json"} </w:instrText>
      </w:r>
      <w:r w:rsidR="002A71D1" w:rsidRPr="00F516DD">
        <w:rPr>
          <w:rFonts w:eastAsia="Calibri" w:cstheme="minorBidi"/>
        </w:rPr>
        <w:fldChar w:fldCharType="separate"/>
      </w:r>
      <w:r w:rsidR="00AE5549" w:rsidRPr="00AE5549">
        <w:t>[32]</w:t>
      </w:r>
      <w:r w:rsidR="002A71D1" w:rsidRPr="00F516DD">
        <w:rPr>
          <w:rFonts w:eastAsia="Calibri" w:cstheme="minorBidi"/>
        </w:rPr>
        <w:fldChar w:fldCharType="end"/>
      </w:r>
      <w:r w:rsidR="002A71D1" w:rsidRPr="00F516DD">
        <w:rPr>
          <w:rFonts w:eastAsia="Calibri" w:cstheme="minorBidi"/>
        </w:rPr>
        <w:t xml:space="preserve">. There is often a disconnection between biodiversity conservation policies and those aimed at other environmental or economic goals. This can lead to conflicting priorities and ineffective outcomes (Royal Society) (Frontiers) </w:t>
      </w:r>
      <w:r w:rsidR="002A71D1" w:rsidRPr="00F516DD">
        <w:rPr>
          <w:rFonts w:eastAsia="Calibri" w:cstheme="minorBidi"/>
        </w:rPr>
        <w:fldChar w:fldCharType="begin"/>
      </w:r>
      <w:r w:rsidR="00AE5549">
        <w:rPr>
          <w:rFonts w:eastAsia="Calibri" w:cstheme="minorBidi"/>
        </w:rPr>
        <w:instrText xml:space="preserve"> ADDIN ZOTERO_ITEM CSL_CITATION {"citationID":"5xijd5hz","properties":{"formattedCitation":"[33]","plainCitation":"[33]","noteIndex":0},"citationItems":[{"id":746,"uris":["http://zotero.org/groups/5272309/items/72L6RTJ3"],"itemData":{"id":746,"type":"article-journal","container-title":"The International Journal of Life Cycle Assessment","DOI":"10.1007/s11367-020-01846-1","ISSN":"1614-7502","issue":"2","journalAbbreviation":"Int J Life Cycle Assess","language":"en","page":"238-243","source":"Springer Link","title":"A research perspective towards a more complete biodiversity footprint: a report from the World Biodiversity Forum","title-short":"A research perspective towards a more complete biodiversity footprint","volume":"26","author":[{"family":"Marques","given":"Alexandra"},{"family":"Robuchon","given":"Marine"},{"family":"Hellweg","given":"Stefanie"},{"family":"Newbold","given":"Tim"},{"family":"Beher","given":"Jutta"},{"family":"Bekker","given":"Sebastian"},{"family":"Essl","given":"Franz"},{"family":"Ehrlich","given":"Daniele"},{"family":"Hill","given":"Samantha"},{"family":"Jung","given":"Martin"},{"family":"Marquardt","given":"Sandra"},{"family":"Rosa","given":"Francesca"},{"family":"Rugani","given":"Benedetto"},{"family":"Suárez-Castro","given":"Andrés F."},{"family":"Silva","given":"André P."},{"family":"Williams","given":"David R."},{"family":"Dubois","given":"Grégoire"},{"family":"Sala","given":"Serenella"}],"issued":{"date-parts":[["2021",2,1]]}}}],"schema":"https://github.com/citation-style-language/schema/raw/master/csl-citation.json"} </w:instrText>
      </w:r>
      <w:r w:rsidR="002A71D1" w:rsidRPr="00F516DD">
        <w:rPr>
          <w:rFonts w:eastAsia="Calibri" w:cstheme="minorBidi"/>
        </w:rPr>
        <w:fldChar w:fldCharType="separate"/>
      </w:r>
      <w:r w:rsidR="00AE5549" w:rsidRPr="00AE5549">
        <w:t>[33]</w:t>
      </w:r>
      <w:r w:rsidR="002A71D1" w:rsidRPr="00F516DD">
        <w:rPr>
          <w:rFonts w:eastAsia="Calibri" w:cstheme="minorBidi"/>
        </w:rPr>
        <w:fldChar w:fldCharType="end"/>
      </w:r>
      <w:r w:rsidR="002A71D1" w:rsidRPr="00F516DD">
        <w:rPr>
          <w:rFonts w:eastAsia="Calibri" w:cstheme="minorBidi"/>
        </w:rPr>
        <w:t>. In particular, we observed some shortcoming into 2020 Biodiversity strategy conservation outcomes due to scarce integration with other dimensions and sectors.</w:t>
      </w:r>
      <w:r w:rsidR="005E6191" w:rsidRPr="00F516DD" w:rsidDel="005E6191">
        <w:t xml:space="preserve"> </w:t>
      </w:r>
      <w:r w:rsidR="00311887" w:rsidRPr="61AB6EE1">
        <w:rPr>
          <w:rFonts w:eastAsia="EC Square Sans Pro"/>
        </w:rPr>
        <w:t xml:space="preserve">Biodiversity restoration is another field facing hurdles related to coordination and motivation among local decision-makers, the lack of skilled professionals, and insufficient standards to measure progress [20]. </w:t>
      </w:r>
      <w:r w:rsidR="005E6191">
        <w:rPr>
          <w:rFonts w:eastAsia="EC Square Sans Pro"/>
        </w:rPr>
        <w:t xml:space="preserve"> As another example, t</w:t>
      </w:r>
      <w:r w:rsidR="005E6191" w:rsidRPr="004A7E75">
        <w:rPr>
          <w:rFonts w:eastAsia="EC Square Sans Pro"/>
        </w:rPr>
        <w:t>he lack of coherence in EU, national and sectoral regulations governing sustainability objectives (EEB 2022, Hermoso et al. 2022) and the fragmentation of policy (Ref: SFS fiche) may be impeding the comprehensive consideration and addressing of food system impacts on biodiversity. The establishment of a unified policy framework for the food system (Velkavrh et al. 2019) would not only enhance the system's sustainability but also facilitate a more integrated comprehension and assessment of these impacts.</w:t>
      </w:r>
    </w:p>
    <w:p w14:paraId="4FB0E97C" w14:textId="6919E0EB" w:rsidR="002A71D1" w:rsidRPr="00AA0CC6" w:rsidRDefault="00077F30" w:rsidP="00B950D6">
      <w:pPr>
        <w:pStyle w:val="JRCTextbulletedlist1"/>
        <w:numPr>
          <w:ilvl w:val="0"/>
          <w:numId w:val="0"/>
        </w:numPr>
      </w:pPr>
      <w:r w:rsidRPr="00142A0D">
        <w:t xml:space="preserve">The </w:t>
      </w:r>
      <w:r w:rsidRPr="00142A0D">
        <w:rPr>
          <w:b/>
        </w:rPr>
        <w:t>zero-pollution</w:t>
      </w:r>
      <w:r w:rsidRPr="00142A0D">
        <w:t xml:space="preserve"> ambition for a toxic-free environment presents unique governance challenges related to the complexity of chemical regulations, monitoring systems, and enforcement mechanisms </w:t>
      </w:r>
      <w:r w:rsidR="00DB46BF">
        <w:fldChar w:fldCharType="begin"/>
      </w:r>
      <w:r w:rsidR="00DB46BF">
        <w:instrText xml:space="preserve"> ADDIN ZOTERO_ITEM CSL_CITATION {"citationID":"TjWo8enC","properties":{"formattedCitation":"[22]","plainCitation":"[22]","noteIndex":0},"citationItems":[{"id":938,"uris":["http://zotero.org/groups/5272309/items/25QJRXKZ"],"itemData":{"id":938,"type":"report","event-place":"Luxembourg,","note":"DOI: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B46BF">
        <w:fldChar w:fldCharType="separate"/>
      </w:r>
      <w:r w:rsidR="00DB46BF" w:rsidRPr="00DB46BF">
        <w:t>[22]</w:t>
      </w:r>
      <w:r w:rsidR="00DB46BF">
        <w:fldChar w:fldCharType="end"/>
      </w:r>
      <w:r w:rsidR="00DB46BF">
        <w:t>.</w:t>
      </w:r>
      <w:r w:rsidRPr="00142A0D">
        <w:t xml:space="preserve"> Effective governance in this area requires unprecedented coordination between environmental, health, and industrial policies. Implementation demands new approaches to chemical assessment and management, including improved coordination between regulatory bodies at different governance levels. </w:t>
      </w:r>
      <w:r w:rsidR="00B950D6" w:rsidRPr="61AB6EE1">
        <w:rPr>
          <w:rFonts w:eastAsia="EC Square Sans Pro"/>
        </w:rPr>
        <w:t xml:space="preserve">Despite a general improvement in the target related to health impacts of air pollution, </w:t>
      </w:r>
      <w:r w:rsidR="00B950D6">
        <w:rPr>
          <w:rFonts w:eastAsia="EC Square Sans Pro"/>
        </w:rPr>
        <w:t>there are</w:t>
      </w:r>
      <w:r w:rsidR="00B950D6" w:rsidRPr="61AB6EE1">
        <w:rPr>
          <w:rFonts w:eastAsia="EC Square Sans Pro"/>
        </w:rPr>
        <w:t xml:space="preserve"> continu</w:t>
      </w:r>
      <w:r w:rsidR="00B950D6">
        <w:rPr>
          <w:rFonts w:eastAsia="EC Square Sans Pro"/>
        </w:rPr>
        <w:t>ous</w:t>
      </w:r>
      <w:r w:rsidR="00B950D6" w:rsidRPr="61AB6EE1">
        <w:rPr>
          <w:rFonts w:eastAsia="EC Square Sans Pro"/>
        </w:rPr>
        <w:t xml:space="preserve"> breach</w:t>
      </w:r>
      <w:r w:rsidR="00B950D6">
        <w:rPr>
          <w:rFonts w:eastAsia="EC Square Sans Pro"/>
        </w:rPr>
        <w:t>es in</w:t>
      </w:r>
      <w:r w:rsidR="00B950D6" w:rsidRPr="61AB6EE1">
        <w:rPr>
          <w:rFonts w:eastAsia="EC Square Sans Pro"/>
        </w:rPr>
        <w:t xml:space="preserve"> air quality standards due to weak enforcement, excessive flexibility, and delays in national response measures. This highlights the inadequacy of national administrations in their role as "watchers" within the current enforcement framework (Pouikli et al. 2023). Improving compliance will require stronger tools, as well as an overhaul of national enforcement frameworks. </w:t>
      </w:r>
      <w:r w:rsidRPr="00142A0D">
        <w:t xml:space="preserve">This requires strengthening the science-policy interface, developing anticipation capacity and more integrated monitoring systems, and creating new platforms for stakeholder dialogue about acceptable risk levels and mitigation strategies </w:t>
      </w:r>
      <w:r w:rsidR="00DB46BF">
        <w:fldChar w:fldCharType="begin"/>
      </w:r>
      <w:r w:rsidR="00DB46BF">
        <w:instrText xml:space="preserve"> ADDIN ZOTERO_ITEM CSL_CITATION {"citationID":"eg1IHvj9","properties":{"formattedCitation":"[23]","plainCitation":"[23]","noteIndex":0},"citationItems":[{"id":1435,"uris":["http://zotero.org/groups/5272309/items/VK87DJCC"],"itemData":{"id":1435,"type":"book","abstract":"Addressing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DB46BF">
        <w:fldChar w:fldCharType="separate"/>
      </w:r>
      <w:r w:rsidR="00DB46BF" w:rsidRPr="00DB46BF">
        <w:t>[23]</w:t>
      </w:r>
      <w:r w:rsidR="00DB46BF">
        <w:fldChar w:fldCharType="end"/>
      </w:r>
      <w:r w:rsidRPr="00142A0D">
        <w:t>.</w:t>
      </w:r>
      <w:r w:rsidR="00B950D6" w:rsidDel="00B950D6">
        <w:t xml:space="preserve"> </w:t>
      </w:r>
      <w:r w:rsidR="002A71D1" w:rsidRPr="00AA0CC6">
        <w:rPr>
          <w:rFonts w:eastAsia="EC Square Sans Pro"/>
        </w:rPr>
        <w:t>Policy coherence and alignment is particularly important for the reduction of mar</w:t>
      </w:r>
      <w:r w:rsidR="002A71D1">
        <w:rPr>
          <w:rFonts w:eastAsia="EC Square Sans Pro"/>
        </w:rPr>
        <w:t>ine plastic pollution</w:t>
      </w:r>
      <w:r w:rsidR="00B950D6">
        <w:rPr>
          <w:rFonts w:eastAsia="EC Square Sans Pro"/>
        </w:rPr>
        <w:t>, which</w:t>
      </w:r>
      <w:r w:rsidR="002A71D1" w:rsidRPr="00AA0CC6">
        <w:rPr>
          <w:rFonts w:eastAsia="EC Square Sans Pro"/>
        </w:rPr>
        <w:t xml:space="preserve"> originates from a plurality of land-based sources (and multiple human activities at seas</w:t>
      </w:r>
      <w:r w:rsidR="00B950D6">
        <w:rPr>
          <w:rFonts w:eastAsia="EC Square Sans Pro"/>
        </w:rPr>
        <w:t>,</w:t>
      </w:r>
      <w:r w:rsidR="002A71D1" w:rsidRPr="00AA0CC6">
        <w:rPr>
          <w:rFonts w:eastAsia="EC Square Sans Pro"/>
        </w:rPr>
        <w:t xml:space="preserve"> </w:t>
      </w:r>
      <w:r w:rsidR="00B950D6" w:rsidRPr="00C408DE">
        <w:t xml:space="preserve">making </w:t>
      </w:r>
      <w:r w:rsidR="002A71D1" w:rsidRPr="00AA0CC6">
        <w:rPr>
          <w:rFonts w:eastAsia="EC Square Sans Pro"/>
        </w:rPr>
        <w:t xml:space="preserve">its governance difficult. Moreover, marine litter can be transported long distance from the pollution source and the negative impact of marine plastic pollution clearly goes beyond countries’ and EU borders. The transboundary nature of this problem calls for international solutions. </w:t>
      </w:r>
    </w:p>
    <w:p w14:paraId="27CAC5ED" w14:textId="7CEACC64" w:rsidR="001C0959" w:rsidRDefault="00B950D6" w:rsidP="00077F30">
      <w:r w:rsidRPr="00142A0D">
        <w:t xml:space="preserve">The analysis reveals that while the challenges are substantial, they are not insurmountable. Success will depend on leveraging emerging opportunities while systematically addressing structural barriers through reforms and capacity building at all governance levels </w:t>
      </w:r>
      <w:r w:rsidR="00AE5549">
        <w:fldChar w:fldCharType="begin"/>
      </w:r>
      <w:r w:rsidR="00AE5549">
        <w:instrText xml:space="preserve"> ADDIN ZOTERO_ITEM CSL_CITATION {"citationID":"uDVg6K82","properties":{"formattedCitation":"[21], [23]","plainCitation":"[21], [23]","noteIndex":0},"citationItems":[{"id":646,"uris":["http://zotero.org/groups/5272309/items/9SH3PAG2"],"itemData":{"id":646,"type":"report","event-place":"Luxembourg","genre":"Science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AE5549">
        <w:fldChar w:fldCharType="separate"/>
      </w:r>
      <w:r w:rsidR="00AE5549" w:rsidRPr="00AE5549">
        <w:t>[21], [23]</w:t>
      </w:r>
      <w:r w:rsidR="00AE5549">
        <w:fldChar w:fldCharType="end"/>
      </w:r>
      <w:r w:rsidRPr="00142A0D">
        <w:t xml:space="preserve">. The future of European sustainability transitions relies on our ability to innovate in governance as much as in technology and policy </w:t>
      </w:r>
      <w:r w:rsidR="00DB46BF">
        <w:fldChar w:fldCharType="begin"/>
      </w:r>
      <w:r w:rsidR="00AE5549">
        <w:instrText xml:space="preserve"> ADDIN ZOTERO_ITEM CSL_CITATION {"citationID":"DTUY9DBQ","properties":{"formattedCitation":"[22], [34]","plainCitation":"[22], [34]","noteIndex":0},"citationItems":[{"id":938,"uris":["http://zotero.org/groups/5272309/items/25QJRXKZ"],"itemData":{"id":938,"type":"report","event-place":"Luxembourg,","note":"DOI: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id":704,"uris":["http://zotero.org/groups/5272309/items/KLIIRZ3B"],"itemData":{"id":704,"type":"article-journal","container-title":"Journal of Cleaner Production","DOI":"10.1016/j.jclepro.2021.128878","ISSN":"09596526","journalAbbreviation":"Journal of Cleaner Production","language":"en","page":"128878","source":"DOI.org (Crossref)","title":"Towards the EU Green Deal: Local key factors to achieve ambitious 2030 climate targets","title-short":"Towards the EU Green Deal","volume":"320","author":[{"family":"Rivas","given":"Silvia"},{"family":"Urraca","given":"Ruben"},{"family":"Bertoldi","given":"Paolo"},{"family":"Thiel","given":"Christian"}],"issued":{"date-parts":[["2021",10]]}}}],"schema":"https://github.com/citation-style-language/schema/raw/master/csl-citation.json"} </w:instrText>
      </w:r>
      <w:r w:rsidR="00DB46BF">
        <w:fldChar w:fldCharType="separate"/>
      </w:r>
      <w:r w:rsidR="00AE5549" w:rsidRPr="00AE5549">
        <w:t>[22], [34]</w:t>
      </w:r>
      <w:r w:rsidR="00DB46BF">
        <w:fldChar w:fldCharType="end"/>
      </w:r>
      <w:r w:rsidR="00DB46BF">
        <w:t>.</w:t>
      </w:r>
    </w:p>
    <w:p w14:paraId="2112570D" w14:textId="5612D5C6" w:rsidR="00077F30" w:rsidRPr="00142A0D" w:rsidRDefault="00077F30" w:rsidP="00077F30">
      <w:r w:rsidRPr="00142A0D">
        <w:t xml:space="preserve">Across all areas, governance innovation is essential for enabling transformative change. This includes developing new coordination mechanisms, experimenting with different stakeholder engagement models, and creating learning systems that enable continuous adaptation and improvement </w:t>
      </w:r>
      <w:r w:rsidR="00AE5549">
        <w:fldChar w:fldCharType="begin"/>
      </w:r>
      <w:r w:rsidR="00AE5549">
        <w:instrText xml:space="preserve"> ADDIN ZOTERO_ITEM CSL_CITATION {"citationID":"hVk5FxaR","properties":{"formattedCitation":"[21]","plainCitation":"[21]","noteIndex":0},"citationItems":[{"id":646,"uris":["http://zotero.org/groups/5272309/items/9SH3PAG2"],"itemData":{"id":646,"type":"report","event-place":"Luxembourg","genre":"Science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AE5549">
        <w:fldChar w:fldCharType="separate"/>
      </w:r>
      <w:r w:rsidR="00AE5549" w:rsidRPr="00AE5549">
        <w:t>[21]</w:t>
      </w:r>
      <w:r w:rsidR="00AE5549">
        <w:fldChar w:fldCharType="end"/>
      </w:r>
      <w:r w:rsidRPr="00142A0D">
        <w:t>. The experience across these areas suggests that successful governance arrangements must be both robust enough to provide clear direction and flexible enough to adapt to local contexts and changing circum</w:t>
      </w:r>
      <w:r w:rsidR="00DB46BF">
        <w:t>stances</w:t>
      </w:r>
      <w:r w:rsidRPr="00F516DD">
        <w:t xml:space="preserve">. A concrete example is the </w:t>
      </w:r>
      <w:r w:rsidR="00474257" w:rsidRPr="00F516DD">
        <w:t>commitment</w:t>
      </w:r>
      <w:r w:rsidRPr="00F516DD">
        <w:t xml:space="preserve"> </w:t>
      </w:r>
      <w:r w:rsidR="00474257" w:rsidRPr="00F516DD">
        <w:t xml:space="preserve">already undertaken </w:t>
      </w:r>
      <w:r w:rsidRPr="00F516DD">
        <w:t>to tackle the administrative burden related to the Energy Governance Regulation and the National Energy and Climate Plans. Reducing the planning, reporting and monitoring obligations under EU law, without undermining the main policy objectives, is essential to enable more effective coordination, implementation but also experimentation mechanism</w:t>
      </w:r>
      <w:r w:rsidR="00AE5549">
        <w:t xml:space="preserve"> </w:t>
      </w:r>
      <w:r w:rsidR="00AE5549">
        <w:fldChar w:fldCharType="begin"/>
      </w:r>
      <w:r w:rsidR="00AE5549">
        <w:instrText xml:space="preserve"> ADDIN ZOTERO_ITEM CSL_CITATION {"citationID":"tgT6E1UG","properties":{"formattedCitation":"[29]","plainCitation":"[29]","noteIndex":0},"citationItems":[{"id":1439,"uris":["http://zotero.org/groups/5272309/items/4JZ3C9ZU"],"itemData":{"id":1439,"type":"bill","language":"en","title":"REPORT FROM THE COMMISSION TO THE EUROPEAN PARLIAMENT AND THE COUNCIL on the Review of the Regulation on the Governance of the Energy Union and Climate Action","URL":"https://eur-lex.europa.eu/legal-content/EN/TXT/?uri=CELEX:52024DC0550","accessed":{"date-parts":[["2025",4,14]]},"issued":{"date-parts":[["2024"]]}}}],"schema":"https://github.com/citation-style-language/schema/raw/master/csl-citation.json"} </w:instrText>
      </w:r>
      <w:r w:rsidR="00AE5549">
        <w:fldChar w:fldCharType="separate"/>
      </w:r>
      <w:r w:rsidR="00AE5549" w:rsidRPr="00AE5549">
        <w:t>[29]</w:t>
      </w:r>
      <w:r w:rsidR="00AE5549">
        <w:fldChar w:fldCharType="end"/>
      </w:r>
      <w:r w:rsidRPr="00F516DD">
        <w:t>.</w:t>
      </w:r>
    </w:p>
    <w:p w14:paraId="0682A532" w14:textId="55E92EA6" w:rsidR="00077F30" w:rsidRPr="00142A0D" w:rsidRDefault="00077F30" w:rsidP="00077F30">
      <w:r w:rsidRPr="00142A0D">
        <w:t xml:space="preserve">This integrated approach to agency across thematic areas requires new governance capabilities and institutional arrangements </w:t>
      </w:r>
      <w:r w:rsidR="00AE5549">
        <w:fldChar w:fldCharType="begin"/>
      </w:r>
      <w:r w:rsidR="00AE5549">
        <w:instrText xml:space="preserve"> ADDIN ZOTERO_ITEM CSL_CITATION {"citationID":"eCFwx1Gy","properties":{"formattedCitation":"[21]","plainCitation":"[21]","noteIndex":0},"citationItems":[{"id":646,"uris":["http://zotero.org/groups/5272309/items/9SH3PAG2"],"itemData":{"id":646,"type":"report","event-place":"Luxembourg","genre":"Science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AE5549">
        <w:fldChar w:fldCharType="separate"/>
      </w:r>
      <w:r w:rsidR="00AE5549" w:rsidRPr="00AE5549">
        <w:t>[21]</w:t>
      </w:r>
      <w:r w:rsidR="00AE5549">
        <w:fldChar w:fldCharType="end"/>
      </w:r>
      <w:r w:rsidRPr="00142A0D">
        <w:t xml:space="preserve">. </w:t>
      </w:r>
    </w:p>
    <w:p w14:paraId="5D0817EC" w14:textId="29428970" w:rsidR="00077F30" w:rsidRDefault="00077F30" w:rsidP="00077F30">
      <w:r w:rsidRPr="00142A0D">
        <w:t xml:space="preserve">The transformation required by the </w:t>
      </w:r>
      <w:r w:rsidR="009750FA">
        <w:t>green transition</w:t>
      </w:r>
      <w:r w:rsidRPr="00142A0D">
        <w:t xml:space="preserve"> demands governance models that effectively combine top-down direction with bottom-up innovation while ensuring coordination across multiple levels and sectors </w:t>
      </w:r>
      <w:r w:rsidR="00AE5549">
        <w:fldChar w:fldCharType="begin"/>
      </w:r>
      <w:r w:rsidR="00AE5549">
        <w:instrText xml:space="preserve"> ADDIN ZOTERO_ITEM CSL_CITATION {"citationID":"9cVf91AZ","properties":{"formattedCitation":"[20], [21]","plainCitation":"[20], [21]","noteIndex":0},"citationItems":[{"id":259,"uris":["http://zotero.org/groups/5272309/items/SBPYNZGU"],"itemData":{"id":259,"type":"book","abstract":"This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transitions.","call-number":"KJ-NA-31-545-EN-N","event-place":"LU","ISBN":"978-92-68-04196-3","language":"eng","publisher":"Publications Office of the European Union","publisher-place":"LU","source":"Publications Office of the European Union","title":"Towards a fair and sustainable Europe 2050: social and economic choices in sustainability transitions","title-short":"Towards a fair and sustainable Europe 2050","URL":"https://data.europa.eu/doi/10.2760/804844","author":[{"family":"Matti","given":"Cristian"},{"family":"Jensen","given":"Kathrine"},{"family":"Bontoux","given":"Laurent"},{"family":"Goran","given":"Petra"},{"family":"Pistocchi","given":"Alberto"},{"family":"Salvi","given":"Maurizio"}],"accessed":{"date-parts":[["2023",11,29]]},"issued":{"date-parts":[["2023"]]}}},{"id":646,"uris":["http://zotero.org/groups/5272309/items/9SH3PAG2"],"itemData":{"id":646,"type":"report","event-place":"Luxembourg","genre":"Science for Policy Report","note":"DOI: 10.2760/220273","publisher":"Publications Office of the European Union","publisher-place":"Luxembourg","title":"Capacities for transformative innovation in public administrations and governance systems: Evidence from pioneering policy practice","author":[{"family":"Janssen","given":"M."},{"family":"Wanzenböck","given":"I."},{"family":"Fünfschilling","given":"L."},{"family":"Pontikakis","given":"D."}],"issued":{"date-parts":[["2023"]]}}}],"schema":"https://github.com/citation-style-language/schema/raw/master/csl-citation.json"} </w:instrText>
      </w:r>
      <w:r w:rsidR="00AE5549">
        <w:fldChar w:fldCharType="separate"/>
      </w:r>
      <w:r w:rsidR="00AE5549" w:rsidRPr="00AE5549">
        <w:t>[20], [21]</w:t>
      </w:r>
      <w:r w:rsidR="00AE5549">
        <w:fldChar w:fldCharType="end"/>
      </w:r>
      <w:r w:rsidRPr="00142A0D">
        <w:t xml:space="preserve">. </w:t>
      </w:r>
      <w:r w:rsidR="009750FA" w:rsidRPr="00142A0D">
        <w:t xml:space="preserve">Success depends on building capacity for policy integration, adaptive management, and stakeholder engagement at all governance levels. Furthermore, these approaches must be supported by robust monitoring and evaluation systems that enable learning and adjustment over time </w:t>
      </w:r>
      <w:r w:rsidR="00AE5549">
        <w:fldChar w:fldCharType="begin"/>
      </w:r>
      <w:r w:rsidR="00AE5549">
        <w:instrText xml:space="preserve"> ADDIN ZOTERO_ITEM CSL_CITATION {"citationID":"jASxfJFn","properties":{"formattedCitation":"[23]","plainCitation":"[23]","noteIndex":0},"citationItems":[{"id":1435,"uris":["http://zotero.org/groups/5272309/items/VK87DJCC"],"itemData":{"id":1435,"type":"book","abstract":"Addressing complex challenges requires different tools, mindsets and approaches from those traditionally used, which contributed to create some of these challenges such as climate change, biodiversity loss, raising inequalities. Focusing on one is not sufficient and understanding their interlinkages and feedback effects is essential. Innovation policy alone cannot help us tackle such problems, nor to achieve the European Green Deal - Europe's own socio-economic transformation strategy. For this, interterritorial collaboration, network governance and coordinated policy-action mixes enable efforts at the local, regional and national level to achieve long-term societal wellbeing and climate resilient development.Building partnerships is therefore not only a desired objective, but a necessary prerequisite to move towards long-term societal wellbeing and secure Europe's open strategic autonomy. 'Innovation for place-based transformations' includes three operational documents. First, the ACTIONbook provides some activities to build strategic and purpose-driven partnerships within an institution, department, territory, and across boundaries. Then, a collection of practices from territories describes existing approaches to transformative innovation taking place in Europe. Finally, a collection of tools for ACTION is linked to activities described in the ACTIONbook and can be used to put them in practice.This document is published by the Joint Research Centre and the European Committee of the Regions and is the result of a co-creative effort with Partnerships for Regional Innovation (PRI) pilot participants, the PRI Scientific Committee, experts and policymakers","event-place":"Luxembourg","ISBN":"978-92-68-11631-9","language":"eng","note":"DOI: 10.2760/234679","number-of-pages":"1","publisher":"Publications Office","publisher-place":"Luxembourg","source":"K10plus ISBN","title":"Innovation for place-based transformations: ACTIONbook, practices and tools","title-short":"Innovation for place-based transformations","editor":[{"family":"Bianchi","given":"Guia"},{"family":"Matti","given":"Cristian"},{"family":"Pontikakis","given":"Dimitrios"},{"family":"Reimeris","given":"Ramojus"},{"family":"Haegeman","given":"Karel Herman"},{"family":"Miedzinski","given":"Michal"},{"family":"Sillero Illanes","given":"Carmen"},{"family":"Mifsud","given":"Solange"},{"family":"Sasso","given":"Simone"},{"family":"Bol","given":"Erica"},{"family":"Marques Santos","given":"Anabela"},{"family":"Andreoni","given":"Antonio"},{"family":"Saublens","given":"Christian"},{"family":"Stefanov","given":"Ruslan"},{"family":"Tolias","given":"Yannis"},{"literal":"European Commission"},{"literal":"European Committee of the Regions"}],"issued":{"date-parts":[["2024"]]}}}],"schema":"https://github.com/citation-style-language/schema/raw/master/csl-citation.json"} </w:instrText>
      </w:r>
      <w:r w:rsidR="00AE5549">
        <w:fldChar w:fldCharType="separate"/>
      </w:r>
      <w:r w:rsidR="00AE5549" w:rsidRPr="00AE5549">
        <w:t>[23]</w:t>
      </w:r>
      <w:r w:rsidR="00AE5549">
        <w:fldChar w:fldCharType="end"/>
      </w:r>
      <w:r w:rsidR="00AE5549" w:rsidRPr="00142A0D">
        <w:t>.</w:t>
      </w:r>
    </w:p>
    <w:p w14:paraId="460C78D8" w14:textId="08CCFD26" w:rsidR="001C0959" w:rsidRDefault="001C0959" w:rsidP="00077F30"/>
    <w:p w14:paraId="3B184DAE" w14:textId="77777777" w:rsidR="001C0959" w:rsidRPr="00142A0D" w:rsidRDefault="001C0959" w:rsidP="00077F30"/>
    <w:p w14:paraId="40ED75D8" w14:textId="77777777" w:rsidR="001C0959" w:rsidRDefault="001C0959">
      <w:pPr>
        <w:spacing w:before="0" w:after="160"/>
        <w:jc w:val="left"/>
        <w:rPr>
          <w:b/>
          <w:bCs/>
          <w:color w:val="70AD47" w:themeColor="accent6"/>
          <w:sz w:val="32"/>
          <w:szCs w:val="32"/>
          <w:lang w:eastAsia="en-US"/>
        </w:rPr>
      </w:pPr>
      <w:bookmarkStart w:id="34" w:name="_Toc183616152"/>
      <w:bookmarkStart w:id="35" w:name="_Toc183617773"/>
      <w:bookmarkStart w:id="36" w:name="_Toc183616153"/>
      <w:bookmarkStart w:id="37" w:name="_Toc183617774"/>
      <w:bookmarkStart w:id="38" w:name="_Toc183616154"/>
      <w:bookmarkStart w:id="39" w:name="_Toc183617775"/>
      <w:bookmarkStart w:id="40" w:name="_Toc183616155"/>
      <w:bookmarkStart w:id="41" w:name="_Toc183617776"/>
      <w:bookmarkStart w:id="42" w:name="_Toc183616156"/>
      <w:bookmarkStart w:id="43" w:name="_Toc183617777"/>
      <w:bookmarkStart w:id="44" w:name="_Toc183616157"/>
      <w:bookmarkStart w:id="45" w:name="_Toc183617778"/>
      <w:bookmarkStart w:id="46" w:name="_Toc183616158"/>
      <w:bookmarkStart w:id="47" w:name="_Toc183617779"/>
      <w:bookmarkStart w:id="48" w:name="_Toc183616159"/>
      <w:bookmarkStart w:id="49" w:name="_Toc183617780"/>
      <w:bookmarkStart w:id="50" w:name="_Toc183616160"/>
      <w:bookmarkStart w:id="51" w:name="_Toc183617781"/>
      <w:bookmarkStart w:id="52" w:name="_Toc183616161"/>
      <w:bookmarkStart w:id="53" w:name="_Toc183617782"/>
      <w:bookmarkStart w:id="54" w:name="_Toc183616162"/>
      <w:bookmarkStart w:id="55" w:name="_Toc183617783"/>
      <w:bookmarkStart w:id="56" w:name="_Toc183616163"/>
      <w:bookmarkStart w:id="57" w:name="_Toc183617784"/>
      <w:bookmarkStart w:id="58" w:name="_Toc183616164"/>
      <w:bookmarkStart w:id="59" w:name="_Toc183617785"/>
      <w:bookmarkStart w:id="60" w:name="_Toc183616165"/>
      <w:bookmarkStart w:id="61" w:name="_Toc183617786"/>
      <w:bookmarkStart w:id="62" w:name="_Toc183616166"/>
      <w:bookmarkStart w:id="63" w:name="_Toc183617787"/>
      <w:bookmarkStart w:id="64" w:name="_Toc183616167"/>
      <w:bookmarkStart w:id="65" w:name="_Toc183617788"/>
      <w:bookmarkStart w:id="66" w:name="_Toc183616168"/>
      <w:bookmarkStart w:id="67" w:name="_Toc183617789"/>
      <w:bookmarkStart w:id="68" w:name="_Toc183616169"/>
      <w:bookmarkStart w:id="69" w:name="_Toc183617790"/>
      <w:bookmarkStart w:id="70" w:name="_Toc183616170"/>
      <w:bookmarkStart w:id="71" w:name="_Toc183617791"/>
      <w:bookmarkStart w:id="72" w:name="_Toc183616171"/>
      <w:bookmarkStart w:id="73" w:name="_Toc183617792"/>
      <w:bookmarkStart w:id="74" w:name="_Toc183616172"/>
      <w:bookmarkStart w:id="75" w:name="_Toc183617793"/>
      <w:bookmarkStart w:id="76" w:name="_Toc183616173"/>
      <w:bookmarkStart w:id="77" w:name="_Toc183617794"/>
      <w:bookmarkStart w:id="78" w:name="_Toc183616174"/>
      <w:bookmarkStart w:id="79" w:name="_Toc183617795"/>
      <w:bookmarkStart w:id="80" w:name="_Toc183616175"/>
      <w:bookmarkStart w:id="81" w:name="_Toc183617796"/>
      <w:bookmarkStart w:id="82" w:name="_Toc183616176"/>
      <w:bookmarkStart w:id="83" w:name="_Toc183617797"/>
      <w:bookmarkStart w:id="84" w:name="_Toc183616177"/>
      <w:bookmarkStart w:id="85" w:name="_Toc183617798"/>
      <w:bookmarkStart w:id="86" w:name="_Toc183616178"/>
      <w:bookmarkStart w:id="87" w:name="_Toc183617799"/>
      <w:bookmarkStart w:id="88" w:name="_Toc183616179"/>
      <w:bookmarkStart w:id="89" w:name="_Toc183617800"/>
      <w:bookmarkStart w:id="90" w:name="_Toc183616180"/>
      <w:bookmarkStart w:id="91" w:name="_Toc183617801"/>
      <w:bookmarkStart w:id="92" w:name="_Toc183616181"/>
      <w:bookmarkStart w:id="93" w:name="_Toc183617802"/>
      <w:bookmarkStart w:id="94" w:name="_Toc183616182"/>
      <w:bookmarkStart w:id="95" w:name="_Toc183617803"/>
      <w:bookmarkStart w:id="96" w:name="_Toc183616183"/>
      <w:bookmarkStart w:id="97" w:name="_Toc183617804"/>
      <w:bookmarkStart w:id="98" w:name="_Toc183616184"/>
      <w:bookmarkStart w:id="99" w:name="_Toc183617805"/>
      <w:bookmarkStart w:id="100" w:name="_Toc183616185"/>
      <w:bookmarkStart w:id="101" w:name="_Toc183617806"/>
      <w:bookmarkStart w:id="102" w:name="_Toc183616186"/>
      <w:bookmarkStart w:id="103" w:name="_Toc183617807"/>
      <w:bookmarkStart w:id="104" w:name="_Toc183616187"/>
      <w:bookmarkStart w:id="105" w:name="_Toc183617808"/>
      <w:bookmarkStart w:id="106" w:name="_Toc179468276"/>
      <w:bookmarkStart w:id="107" w:name="_Toc184602525"/>
      <w:bookmarkStart w:id="108" w:name="_Toc184704668"/>
      <w:bookmarkStart w:id="109" w:name="_Toc184800257"/>
      <w:bookmarkStart w:id="110" w:name="_Toc184602520"/>
      <w:bookmarkStart w:id="111" w:name="_Toc160095602"/>
      <w:bookmarkStart w:id="112" w:name="_Toc161312022"/>
      <w:bookmarkStart w:id="113" w:name="_Toc179468286"/>
      <w:bookmarkStart w:id="114" w:name="_Toc184800251"/>
      <w:bookmarkStart w:id="115" w:name="_Toc184704662"/>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Pr>
          <w:color w:val="70AD47" w:themeColor="accent6"/>
        </w:rPr>
        <w:br w:type="page"/>
      </w:r>
    </w:p>
    <w:p w14:paraId="46F9DEF9" w14:textId="5E1AB062" w:rsidR="00B3761C" w:rsidRPr="004379D6" w:rsidRDefault="00B3761C" w:rsidP="00B3761C">
      <w:pPr>
        <w:pStyle w:val="JRCLevel-2title"/>
        <w:ind w:left="709" w:hanging="709"/>
        <w:jc w:val="left"/>
        <w:rPr>
          <w:color w:val="70AD47" w:themeColor="accent6"/>
        </w:rPr>
      </w:pPr>
      <w:bookmarkStart w:id="116" w:name="_Toc195777735"/>
      <w:r w:rsidRPr="004379D6">
        <w:rPr>
          <w:color w:val="70AD47" w:themeColor="accent6"/>
        </w:rPr>
        <w:t>The potential of behavioural insights</w:t>
      </w:r>
      <w:bookmarkEnd w:id="106"/>
      <w:r w:rsidRPr="004379D6">
        <w:rPr>
          <w:color w:val="70AD47" w:themeColor="accent6"/>
        </w:rPr>
        <w:t xml:space="preserve"> for policy making</w:t>
      </w:r>
      <w:bookmarkEnd w:id="107"/>
      <w:bookmarkEnd w:id="108"/>
      <w:bookmarkEnd w:id="109"/>
      <w:bookmarkEnd w:id="116"/>
    </w:p>
    <w:p w14:paraId="07C45A68" w14:textId="77777777" w:rsidR="005E7C00" w:rsidRDefault="005E7C00" w:rsidP="00AF7520">
      <w:pPr>
        <w:keepNext/>
        <w:rPr>
          <w:color w:val="6CA644"/>
          <w:sz w:val="22"/>
          <w:szCs w:val="22"/>
        </w:rPr>
      </w:pPr>
    </w:p>
    <w:p w14:paraId="7B5BF0EF" w14:textId="1BD9A60F" w:rsidR="00AF7520" w:rsidRPr="00142A0D" w:rsidRDefault="00AF7520" w:rsidP="00AF7520">
      <w:pPr>
        <w:keepNext/>
        <w:rPr>
          <w:color w:val="6CA644"/>
          <w:sz w:val="22"/>
          <w:szCs w:val="22"/>
        </w:rPr>
      </w:pPr>
      <w:r>
        <w:rPr>
          <w:color w:val="6CA644"/>
          <w:sz w:val="22"/>
          <w:szCs w:val="22"/>
        </w:rPr>
        <w:t>The behavioural challenges in the green transition</w:t>
      </w:r>
    </w:p>
    <w:p w14:paraId="003A9E92" w14:textId="7A5F3016" w:rsidR="00B3761C" w:rsidRDefault="00B3761C" w:rsidP="00B3761C">
      <w:pPr>
        <w:rPr>
          <w:highlight w:val="lightGray"/>
        </w:rPr>
      </w:pPr>
      <w:r>
        <w:t xml:space="preserve">A number of the challenges identified in implementing the green transition have a behavioural element. </w:t>
      </w:r>
      <w:r w:rsidRPr="002757CC">
        <w:rPr>
          <w:rFonts w:eastAsia="Calibri" w:cstheme="minorBidi"/>
        </w:rPr>
        <w:t xml:space="preserve">Cultural and behavioural barriers start with the </w:t>
      </w:r>
      <w:r w:rsidRPr="002757CC">
        <w:rPr>
          <w:rFonts w:eastAsia="Calibri" w:cstheme="minorBidi"/>
          <w:b/>
          <w:bCs/>
        </w:rPr>
        <w:t>negligence/ignorance about the cost of inaction</w:t>
      </w:r>
      <w:r>
        <w:rPr>
          <w:rFonts w:eastAsia="Calibri" w:cstheme="minorBidi"/>
          <w:b/>
          <w:bCs/>
        </w:rPr>
        <w:t xml:space="preserve"> </w:t>
      </w:r>
      <w:r w:rsidRPr="004968F2">
        <w:rPr>
          <w:rFonts w:eastAsia="Calibri" w:cstheme="minorBidi"/>
          <w:bCs/>
        </w:rPr>
        <w:t>(</w:t>
      </w:r>
      <w:r w:rsidRPr="005959B2">
        <w:rPr>
          <w:rFonts w:eastAsia="Calibri" w:cstheme="minorBidi"/>
          <w:bCs/>
          <w:highlight w:val="yellow"/>
        </w:rPr>
        <w:t>see</w:t>
      </w:r>
      <w:r w:rsidRPr="005959B2">
        <w:rPr>
          <w:rFonts w:eastAsia="Calibri" w:cstheme="minorBidi"/>
          <w:highlight w:val="yellow"/>
        </w:rPr>
        <w:t xml:space="preserve"> section 1.2</w:t>
      </w:r>
      <w:r>
        <w:rPr>
          <w:rFonts w:eastAsia="Calibri" w:cstheme="minorBidi"/>
        </w:rPr>
        <w:t>)</w:t>
      </w:r>
      <w:r w:rsidRPr="002757CC">
        <w:rPr>
          <w:rFonts w:eastAsia="Calibri" w:cstheme="minorBidi"/>
        </w:rPr>
        <w:t xml:space="preserve">. However, even when the risks are understood, </w:t>
      </w:r>
      <w:r w:rsidRPr="00AF7520">
        <w:rPr>
          <w:rFonts w:eastAsia="Calibri" w:cstheme="minorBidi"/>
          <w:b/>
        </w:rPr>
        <w:t>i</w:t>
      </w:r>
      <w:r w:rsidRPr="002757CC">
        <w:rPr>
          <w:rFonts w:eastAsia="Calibri" w:cstheme="minorBidi"/>
          <w:b/>
          <w:bCs/>
        </w:rPr>
        <w:t xml:space="preserve">nertia and short-term risk aversion </w:t>
      </w:r>
      <w:r w:rsidRPr="002757CC">
        <w:rPr>
          <w:rFonts w:eastAsia="Calibri" w:cstheme="minorBidi"/>
        </w:rPr>
        <w:t>can</w:t>
      </w:r>
      <w:r w:rsidRPr="002757CC">
        <w:rPr>
          <w:rFonts w:eastAsia="Calibri" w:cstheme="minorBidi"/>
          <w:b/>
          <w:bCs/>
        </w:rPr>
        <w:t xml:space="preserve"> </w:t>
      </w:r>
      <w:r>
        <w:rPr>
          <w:rFonts w:eastAsia="Calibri" w:cstheme="minorBidi"/>
        </w:rPr>
        <w:t>hamper</w:t>
      </w:r>
      <w:r w:rsidRPr="002757CC">
        <w:rPr>
          <w:rFonts w:eastAsia="Calibri" w:cstheme="minorBidi"/>
        </w:rPr>
        <w:t xml:space="preserve"> individual and social changes</w:t>
      </w:r>
      <w:r w:rsidRPr="002757CC">
        <w:rPr>
          <w:rFonts w:eastAsia="Calibri" w:cstheme="minorBidi"/>
          <w:b/>
          <w:bCs/>
        </w:rPr>
        <w:t xml:space="preserve">. </w:t>
      </w:r>
      <w:r>
        <w:t>Other behavioural challenges include:</w:t>
      </w:r>
    </w:p>
    <w:p w14:paraId="73778847" w14:textId="0E20BC30" w:rsidR="001C0959" w:rsidRPr="001C0959" w:rsidRDefault="00B3761C" w:rsidP="00C0071E">
      <w:pPr>
        <w:pStyle w:val="ListParagraph"/>
        <w:numPr>
          <w:ilvl w:val="0"/>
          <w:numId w:val="12"/>
        </w:numPr>
        <w:shd w:val="clear" w:color="auto" w:fill="FFFFFF" w:themeFill="background1"/>
        <w:spacing w:after="0"/>
        <w:ind w:left="284" w:hanging="284"/>
        <w:rPr>
          <w:rFonts w:eastAsia="Calibri" w:cstheme="minorHAnsi"/>
        </w:rPr>
      </w:pPr>
      <w:r w:rsidRPr="001C0959">
        <w:rPr>
          <w:b/>
        </w:rPr>
        <w:t>Social acceptance of behaviour change</w:t>
      </w:r>
      <w:r w:rsidRPr="001C0959">
        <w:t>, for example, for hydrogen technologies</w:t>
      </w:r>
      <w:r w:rsidR="00BF2885">
        <w:t xml:space="preserve"> </w:t>
      </w:r>
      <w:r w:rsidR="00BF2885">
        <w:fldChar w:fldCharType="begin"/>
      </w:r>
      <w:r w:rsidR="00BF2885">
        <w:instrText xml:space="preserve"> ADDIN ZOTERO_ITEM CSL_CITATION {"citationID":"cl8ghL6U","properties":{"formattedCitation":"[35]","plainCitation":"[35]","noteIndex":0},"citationItems":[{"id":511,"uris":["http://zotero.org/groups/5272309/items/9JNXZQ56"],"itemData":{"id":511,"type":"article-journal","abstract":"Abstract\n            Recent climate diplomacy efforts have resulted in Just Energy Transition Partnerships (JETPs) with South Africa, Indonesia and Vietnam, mobilizing financial support for ambitious decarbonization targets. Here, to assess JETPs’ alignment with global climate targets, we conduct a model-based assessment of JETPs’ energy and emissions targets. Results show greater alignment with a global 1.5</w:instrText>
      </w:r>
      <w:r w:rsidR="00BF2885">
        <w:rPr>
          <w:rFonts w:ascii="Arial" w:hAnsi="Arial" w:cs="Arial"/>
        </w:rPr>
        <w:instrText> </w:instrText>
      </w:r>
      <w:r w:rsidR="00BF2885">
        <w:rPr>
          <w:rFonts w:cs="EC Square Sans Pro"/>
        </w:rPr>
        <w:instrText>°</w:instrText>
      </w:r>
      <w:r w:rsidR="00BF2885">
        <w:instrText xml:space="preserve">C trajectory, indicating a promising route for international collaboration to keep Paris Agreement goals within reach.","container-title":"Nature Climate Change","DOI":"10.1038/s41558-024-02086-z","ISSN":"1758-678X, 1758-6798","issue":"10","journalAbbreviation":"Nat. Clim. Chang.","language":"en","page":"1026-1029","source":"DOI.org (Crossref)","title":"Just Energy Transition Partnerships and the future of coal","volume":"14","author":[{"family":"Ordonez","given":"Jose A."},{"family":"Vandyck","given":"Toon"},{"family":"Keramidas","given":"Kimon"},{"family":"Garaffa","given":"Rafael"},{"family":"Weitzel","given":"Matthias"}],"issued":{"date-parts":[["2024",10]]}}}],"schema":"https://github.com/citation-style-language/schema/raw/master/csl-citation.json"} </w:instrText>
      </w:r>
      <w:r w:rsidR="00BF2885">
        <w:fldChar w:fldCharType="separate"/>
      </w:r>
      <w:r w:rsidR="00BF2885" w:rsidRPr="00BF2885">
        <w:t>[35]</w:t>
      </w:r>
      <w:r w:rsidR="00BF2885">
        <w:fldChar w:fldCharType="end"/>
      </w:r>
      <w:r w:rsidRPr="001C0959">
        <w:t>, or for hydrogen mobility</w:t>
      </w:r>
      <w:r w:rsidR="00BF2885">
        <w:t xml:space="preserve"> </w:t>
      </w:r>
      <w:r w:rsidR="00BF2885">
        <w:fldChar w:fldCharType="begin"/>
      </w:r>
      <w:r w:rsidR="00BF2885">
        <w:instrText xml:space="preserve"> ADDIN ZOTERO_ITEM CSL_CITATION {"citationID":"jzIXPB0E","properties":{"formattedCitation":"[36]","plainCitation":"[36]","noteIndex":0},"citationItems":[{"id":653,"uris":["http://zotero.org/groups/5272309/items/MQSEZ964"],"itemData":{"id":653,"type":"article-journal","container-title":"The British Journal of Sociology","DOI":"10.1111/1468-4446.12836","ISSN":"0007-1315, 1468-4446","issue":"1","journalAbbreviation":"British Journal of Sociology","language":"en","page":"139-150","source":"DOI.org (Crossref)","title":"Capital and ideology: A global perspective on inequality regimes","title-short":"Capital and ideology","volume":"72","author":[{"family":"Piketty","given":"Thomas"}],"issued":{"date-parts":[["2021",1]]}}}],"schema":"https://github.com/citation-style-language/schema/raw/master/csl-citation.json"} </w:instrText>
      </w:r>
      <w:r w:rsidR="00BF2885">
        <w:fldChar w:fldCharType="separate"/>
      </w:r>
      <w:r w:rsidR="00BF2885" w:rsidRPr="00BF2885">
        <w:t>[36]</w:t>
      </w:r>
      <w:r w:rsidR="00BF2885">
        <w:fldChar w:fldCharType="end"/>
      </w:r>
      <w:r w:rsidRPr="001C0959">
        <w:t xml:space="preserve">. In the case of biodiversity conservation, in some projects there was </w:t>
      </w:r>
      <w:r w:rsidRPr="001C0959">
        <w:rPr>
          <w:rFonts w:eastAsia="Calibri" w:cstheme="minorHAnsi"/>
        </w:rPr>
        <w:t xml:space="preserve">resistance from local communities due to socio-economic impacts, such as displacement or restrictions on land use </w:t>
      </w:r>
      <w:r w:rsidR="00A036F9">
        <w:rPr>
          <w:rFonts w:eastAsia="Calibri" w:cstheme="minorHAnsi"/>
        </w:rPr>
        <w:fldChar w:fldCharType="begin"/>
      </w:r>
      <w:r w:rsidR="00A036F9">
        <w:rPr>
          <w:rFonts w:eastAsia="Calibri" w:cstheme="minorHAnsi"/>
        </w:rPr>
        <w:instrText xml:space="preserve"> ADDIN ZOTERO_ITEM CSL_CITATION {"citationID":"Z4wNcD10","properties":{"formattedCitation":"[37]","plainCitation":"[37]","noteIndex":0},"citationItems":[{"id":466,"uris":["http://zotero.org/groups/5272309/items/JJKZPWG4"],"itemData":{"id":466,"type":"article-journal","abstract":"Habitats have been undergoing significant changes due to environmental processes and human impact that lead into habitat fragmentation and connectivity loss. To improve quality habitats and maintain ecological connectivity, elements that improve the connectivity of habitats need to be identified. To meet this goal, finding optimal pathways locations plays a key role for designing corridors for biodiversity conservation. Conducted in the Castilla y León region of Spain, this paper aims to determine optimal pathways and to enhance the connectivity of protected areas. To this end, three different scenarios were developed including the Natura 2000 network and their surroundings (Natura 2000, Level 0, and Level 1). We used Restoration Planner (RP) available in GuidosToolbox to analyze the network and detect pairwise optimum restoration pathways between the five largest network objects. Our results demonstrate that connector density varies across the region for each scenario. There was also a large variability in the length of connectors. Connectors were found mainly distributed around the center and northwestern part of Castilla y León. This paper also suggests that proposed new restoration pathways should increase in the study area. Thus, the findings can be used effectively for extensive planning and interpretation in biodiversity conservation.","container-title":"Forests","DOI":"10.3390/f13122132","ISSN":"1999-4907","issue":"12","language":"en","license":"http://creativecommons.org/licenses/by/3.0/","note":"number: 12\npublisher: Multidisciplinary Digital Publishing Institute","page":"2132","source":"www.mdpi.com","title":"Planning Restoration of Connectivity and Design of Corridors for Biodiversity Conservation","volume":"13","author":[{"family":"Velázquez","given":"Javier"},{"family":"Gülçin","given":"Derya"},{"family":"Vogt","given":"Peter"},{"family":"Rincón","given":"Víctor"},{"family":"Hernando","given":"Ana"},{"family":"Gutiérrez","given":"Javier"},{"family":"Özcan","given":"Ali Uğur"},{"family":"Çiçek","given":"Kerim"}],"issued":{"date-parts":[["2022",12]]}}}],"schema":"https://github.com/citation-style-language/schema/raw/master/csl-citation.json"} </w:instrText>
      </w:r>
      <w:r w:rsidR="00A036F9">
        <w:rPr>
          <w:rFonts w:eastAsia="Calibri" w:cstheme="minorHAnsi"/>
        </w:rPr>
        <w:fldChar w:fldCharType="separate"/>
      </w:r>
      <w:r w:rsidR="00A036F9" w:rsidRPr="00A036F9">
        <w:t>[37]</w:t>
      </w:r>
      <w:r w:rsidR="00A036F9">
        <w:rPr>
          <w:rFonts w:eastAsia="Calibri" w:cstheme="minorHAnsi"/>
        </w:rPr>
        <w:fldChar w:fldCharType="end"/>
      </w:r>
      <w:r w:rsidRPr="001C0959">
        <w:rPr>
          <w:rFonts w:eastAsia="Calibri" w:cstheme="minorHAnsi"/>
        </w:rPr>
        <w:t xml:space="preserve">. </w:t>
      </w:r>
    </w:p>
    <w:p w14:paraId="7B55CD7F" w14:textId="20F65310" w:rsidR="00B3761C" w:rsidRPr="001C0959" w:rsidRDefault="00B3761C" w:rsidP="00C0071E">
      <w:pPr>
        <w:pStyle w:val="ListParagraph"/>
        <w:numPr>
          <w:ilvl w:val="0"/>
          <w:numId w:val="12"/>
        </w:numPr>
        <w:shd w:val="clear" w:color="auto" w:fill="FFFFFF" w:themeFill="background1"/>
        <w:spacing w:after="0"/>
        <w:ind w:left="284" w:hanging="284"/>
      </w:pPr>
      <w:r w:rsidRPr="001C0959">
        <w:rPr>
          <w:b/>
        </w:rPr>
        <w:t>Resistance to change.</w:t>
      </w:r>
      <w:r w:rsidRPr="001C0959">
        <w:t xml:space="preserve"> For example, reluctance </w:t>
      </w:r>
      <w:r w:rsidRPr="001C0959">
        <w:rPr>
          <w:rFonts w:eastAsia="Calibri"/>
        </w:rPr>
        <w:t>among landowners and farmers</w:t>
      </w:r>
      <w:r w:rsidRPr="001C0959">
        <w:t xml:space="preserve"> to change business-as-usual practices</w:t>
      </w:r>
      <w:r w:rsidRPr="001C0959">
        <w:rPr>
          <w:rFonts w:eastAsia="Calibri"/>
        </w:rPr>
        <w:t xml:space="preserve"> , even if provided with incentives, often due to wrong risks perception and lack of knowledge </w:t>
      </w:r>
      <w:r w:rsidRPr="002C7712">
        <w:rPr>
          <w:rFonts w:eastAsia="Calibri"/>
        </w:rPr>
        <w:fldChar w:fldCharType="begin"/>
      </w:r>
      <w:r w:rsidR="002C7712" w:rsidRPr="002C7712">
        <w:rPr>
          <w:rFonts w:eastAsia="Calibri"/>
        </w:rPr>
        <w:instrText xml:space="preserve"> ADDIN ZOTERO_ITEM CSL_CITATION {"citationID":"lWGHw297","properties":{"formattedCitation":"[38]","plainCitation":"[38]","noteIndex":0},"citationItems":[{"id":1444,"uris":["http://zotero.org/groups/5272309/items/2W8GGDN7"],"itemData":{"id":1444,"type":"article-journal","abstract":"Agri-environmental policies generally build around two complementary approaches: mandatory requirements and (compensated) voluntary measures. One of the challenges of the future EU Common Agricultural Policy is precisely to find the right balance between these two types of interventions. We conducted an experiment with farmers in three EU Member States to assess the impact of (1) increasing mandatory contributions to the environment, and of (2) decreasing unconditional income support. We also assess the effect of two key behavioural factors: environmental concern and trait reactance. Results show that both interventions reduce voluntary contributions to the environment, but the reduction is higher when mandatory contributions increase than when income decreases.. However, when mandatory contribution increases substantially, this more than offsets the reduction of voluntary contributions, leading to higher total contributions.","container-title":"Food Policy","DOI":"https://doi.org/10.1016/j.foodpol.2023.102481","ISSN":"0306-9192","page":"102481","title":"Willing or complying? The delicate interplay between voluntary and mandatory interventions to promote farmers' environmental behavior","volume":"120","author":[{"family":"Barreiro-Hurle","given":"Jesus"},{"family":"Dessart","given":"Francois J."},{"family":"Rommel","given":"Jens"},{"family":"Czajkowski","given":"Mikołaj"},{"family":"Espinosa-Goded","given":"Maria"},{"family":"Rodriguez-Entrena","given":"Macario"},{"family":"Thomas","given":"Fabian"},{"family":"Zagorska","given":"Katarzyna"}],"issued":{"date-parts":[["2023"]]}}}],"schema":"https://github.com/citation-style-language/schema/raw/master/csl-citation.json"} </w:instrText>
      </w:r>
      <w:r w:rsidRPr="002C7712">
        <w:rPr>
          <w:rFonts w:eastAsia="Calibri"/>
        </w:rPr>
        <w:fldChar w:fldCharType="separate"/>
      </w:r>
      <w:r w:rsidR="002C7712" w:rsidRPr="002C7712">
        <w:rPr>
          <w:rFonts w:eastAsia="Calibri"/>
        </w:rPr>
        <w:t>[38]</w:t>
      </w:r>
      <w:r w:rsidRPr="002C7712">
        <w:rPr>
          <w:rFonts w:eastAsia="Calibri"/>
        </w:rPr>
        <w:fldChar w:fldCharType="end"/>
      </w:r>
      <w:r w:rsidRPr="002C7712">
        <w:rPr>
          <w:rFonts w:eastAsia="Calibri"/>
        </w:rPr>
        <w:t>,</w:t>
      </w:r>
      <w:r w:rsidRPr="001C0959">
        <w:rPr>
          <w:rFonts w:eastAsia="Calibri"/>
        </w:rPr>
        <w:t xml:space="preserve"> or consumers resistance to change due to expectations and habits related to products’ consumption, food, or means of travel.</w:t>
      </w:r>
    </w:p>
    <w:p w14:paraId="57833215" w14:textId="7E5466D6" w:rsidR="00B3761C" w:rsidRPr="002757CC" w:rsidRDefault="00B3761C" w:rsidP="00C0071E">
      <w:pPr>
        <w:pStyle w:val="ListParagraph"/>
        <w:numPr>
          <w:ilvl w:val="0"/>
          <w:numId w:val="12"/>
        </w:numPr>
        <w:ind w:left="284" w:hanging="284"/>
        <w:rPr>
          <w:rFonts w:cstheme="minorHAnsi"/>
        </w:rPr>
      </w:pPr>
      <w:r w:rsidRPr="001C0959">
        <w:rPr>
          <w:b/>
        </w:rPr>
        <w:t>Lack of awareness</w:t>
      </w:r>
      <w:r w:rsidRPr="002757CC">
        <w:rPr>
          <w:rFonts w:cstheme="minorHAnsi"/>
        </w:rPr>
        <w:t xml:space="preserve"> about necessity of changing behaviours to mitigate climate change, or even false awareness about effectiveness</w:t>
      </w:r>
      <w:r w:rsidRPr="0068102A">
        <w:rPr>
          <w:rFonts w:cstheme="minorHAnsi"/>
        </w:rPr>
        <w:t xml:space="preserve"> </w:t>
      </w:r>
      <w:r w:rsidRPr="002757CC">
        <w:rPr>
          <w:rFonts w:cstheme="minorHAnsi"/>
        </w:rPr>
        <w:t>of certain specific actions</w:t>
      </w:r>
      <w:r>
        <w:rPr>
          <w:rFonts w:cstheme="minorHAnsi"/>
        </w:rPr>
        <w:t>.</w:t>
      </w:r>
      <w:r w:rsidRPr="002757CC">
        <w:rPr>
          <w:rFonts w:cstheme="minorHAnsi"/>
        </w:rPr>
        <w:t xml:space="preserve"> </w:t>
      </w:r>
      <w:r>
        <w:rPr>
          <w:rFonts w:cstheme="minorHAnsi"/>
        </w:rPr>
        <w:t>Often people are n</w:t>
      </w:r>
      <w:r w:rsidRPr="002757CC">
        <w:rPr>
          <w:rFonts w:cstheme="minorHAnsi"/>
        </w:rPr>
        <w:t>ot aware that there are sustainable alternatives (lack of awareness)</w:t>
      </w:r>
      <w:r>
        <w:rPr>
          <w:rFonts w:cstheme="minorHAnsi"/>
        </w:rPr>
        <w:t>,</w:t>
      </w:r>
      <w:r w:rsidRPr="002757CC">
        <w:rPr>
          <w:rFonts w:cstheme="minorHAnsi"/>
        </w:rPr>
        <w:t xml:space="preserve"> </w:t>
      </w:r>
      <w:r>
        <w:rPr>
          <w:rFonts w:cstheme="minorHAnsi"/>
        </w:rPr>
        <w:t xml:space="preserve">or they do not know </w:t>
      </w:r>
      <w:r w:rsidRPr="002757CC">
        <w:rPr>
          <w:rFonts w:cstheme="minorHAnsi"/>
        </w:rPr>
        <w:t>how to find</w:t>
      </w:r>
      <w:r w:rsidR="001C0959">
        <w:rPr>
          <w:rFonts w:cstheme="minorHAnsi"/>
        </w:rPr>
        <w:t xml:space="preserve"> </w:t>
      </w:r>
      <w:r w:rsidRPr="002757CC">
        <w:rPr>
          <w:rFonts w:cstheme="minorHAnsi"/>
        </w:rPr>
        <w:t>(lack of knowledge)</w:t>
      </w:r>
      <w:r>
        <w:rPr>
          <w:rFonts w:cstheme="minorHAnsi"/>
        </w:rPr>
        <w:t xml:space="preserve"> them,</w:t>
      </w:r>
      <w:r w:rsidRPr="002757CC">
        <w:rPr>
          <w:rFonts w:cstheme="minorHAnsi"/>
        </w:rPr>
        <w:t xml:space="preserve"> </w:t>
      </w:r>
      <w:r>
        <w:rPr>
          <w:rFonts w:cstheme="minorHAnsi"/>
        </w:rPr>
        <w:t>or they are</w:t>
      </w:r>
      <w:r w:rsidRPr="002757CC">
        <w:rPr>
          <w:rFonts w:cstheme="minorHAnsi"/>
        </w:rPr>
        <w:t xml:space="preserve"> </w:t>
      </w:r>
      <w:r>
        <w:rPr>
          <w:rFonts w:cstheme="minorHAnsi"/>
        </w:rPr>
        <w:t>n</w:t>
      </w:r>
      <w:r w:rsidRPr="002757CC">
        <w:rPr>
          <w:rFonts w:cstheme="minorHAnsi"/>
        </w:rPr>
        <w:t>ot convinced that sustainable products are suitable substitutes (biased</w:t>
      </w:r>
      <w:r w:rsidR="001C0959">
        <w:rPr>
          <w:rFonts w:cstheme="minorHAnsi"/>
        </w:rPr>
        <w:t xml:space="preserve"> </w:t>
      </w:r>
      <w:r w:rsidRPr="002757CC">
        <w:rPr>
          <w:rFonts w:cstheme="minorHAnsi"/>
        </w:rPr>
        <w:t>perception</w:t>
      </w:r>
      <w:r>
        <w:rPr>
          <w:rFonts w:cstheme="minorHAnsi"/>
        </w:rPr>
        <w:t>)</w:t>
      </w:r>
      <w:r w:rsidRPr="002757CC">
        <w:rPr>
          <w:rFonts w:cstheme="minorHAnsi"/>
        </w:rPr>
        <w:t xml:space="preserve">. </w:t>
      </w:r>
    </w:p>
    <w:p w14:paraId="5F25444A" w14:textId="529F3983" w:rsidR="00B3761C" w:rsidRPr="002757CC" w:rsidRDefault="00B3761C" w:rsidP="00C0071E">
      <w:pPr>
        <w:pStyle w:val="ListParagraph"/>
        <w:numPr>
          <w:ilvl w:val="0"/>
          <w:numId w:val="12"/>
        </w:numPr>
        <w:spacing w:before="0" w:after="160"/>
        <w:ind w:left="284" w:hanging="284"/>
        <w:rPr>
          <w:rFonts w:cstheme="minorHAnsi"/>
        </w:rPr>
      </w:pPr>
      <w:r w:rsidRPr="0068102A">
        <w:rPr>
          <w:rFonts w:cstheme="minorHAnsi"/>
          <w:b/>
        </w:rPr>
        <w:t>Lack of ability</w:t>
      </w:r>
      <w:r w:rsidRPr="002757CC">
        <w:rPr>
          <w:rFonts w:cstheme="minorHAnsi"/>
        </w:rPr>
        <w:t xml:space="preserve"> and/or knowledge on how something has to be done, for example on how to sort waste</w:t>
      </w:r>
      <w:r>
        <w:rPr>
          <w:rFonts w:cstheme="minorHAnsi"/>
        </w:rPr>
        <w:t xml:space="preserve"> or</w:t>
      </w:r>
      <w:r w:rsidRPr="002757CC">
        <w:rPr>
          <w:rFonts w:cstheme="minorHAnsi"/>
        </w:rPr>
        <w:t xml:space="preserve"> about biodiversity impacts of consumption (e.g., impact of fast fashion)</w:t>
      </w:r>
      <w:r>
        <w:rPr>
          <w:rFonts w:cstheme="minorHAnsi"/>
        </w:rPr>
        <w:t>.</w:t>
      </w:r>
    </w:p>
    <w:p w14:paraId="314A2341" w14:textId="13F6DA85" w:rsidR="00B3761C" w:rsidRPr="002757CC" w:rsidRDefault="00B3761C" w:rsidP="00C0071E">
      <w:pPr>
        <w:pStyle w:val="ListParagraph"/>
        <w:numPr>
          <w:ilvl w:val="0"/>
          <w:numId w:val="13"/>
        </w:numPr>
        <w:spacing w:before="0" w:after="160"/>
        <w:ind w:left="284" w:hanging="284"/>
        <w:rPr>
          <w:rFonts w:cstheme="minorHAnsi"/>
        </w:rPr>
      </w:pPr>
      <w:r w:rsidRPr="005E61A7">
        <w:rPr>
          <w:rFonts w:cstheme="minorHAnsi"/>
          <w:b/>
        </w:rPr>
        <w:t>Lack of motivation</w:t>
      </w:r>
      <w:r w:rsidRPr="005E61A7">
        <w:rPr>
          <w:rFonts w:cstheme="minorHAnsi"/>
        </w:rPr>
        <w:t xml:space="preserve"> or indifference </w:t>
      </w:r>
      <w:r w:rsidRPr="002757CC">
        <w:t xml:space="preserve">to engage in a particular behaviour. </w:t>
      </w:r>
      <w:r>
        <w:t xml:space="preserve"> These can be due to individual choice or to socio-cultural barriers such as a l</w:t>
      </w:r>
      <w:r>
        <w:rPr>
          <w:rFonts w:eastAsia="Calibri" w:cstheme="minorHAnsi"/>
        </w:rPr>
        <w:t xml:space="preserve">ack of sense of identity, or attachment to the landscape hindering biodiversity conservation </w:t>
      </w:r>
      <w:r w:rsidRPr="005E61A7">
        <w:rPr>
          <w:rFonts w:eastAsia="Calibri"/>
        </w:rPr>
        <w:t xml:space="preserve">ecological restoration </w:t>
      </w:r>
      <w:r w:rsidRPr="005E61A7">
        <w:rPr>
          <w:rFonts w:eastAsia="Calibri"/>
        </w:rPr>
        <w:fldChar w:fldCharType="begin"/>
      </w:r>
      <w:r w:rsidR="00266CD6">
        <w:rPr>
          <w:rFonts w:eastAsia="Calibri"/>
        </w:rPr>
        <w:instrText xml:space="preserve"> ADDIN ZOTERO_ITEM CSL_CITATION {"citationID":"0U0kBfPX","properties":{"formattedCitation":"[19]","plainCitation":"[19]","noteIndex":0},"citationItems":[{"id":470,"uris":["http://zotero.org/groups/5272309/items/PU6ZW9NJ"],"itemData":{"id":470,"type":"article-journal","abstract":"Ecological restoration is key to counteracting anthropogenic degradation of biodiversity and to reducing disaster risk. However, there is limited knowledge of barriers hindering the wider implementation of restoration practices, despite high-level political priority to halt the loss of biodiversity. In Europe, progress on ecological restoration has been slow and insufficient to meet international agreements and comply with European Union Nature Directives. We assessed European restoration experts' perceptions on barriers to restoration in Europe, and their relative importance, through a multiple expert consultation using a Delphi process. We found that experts share a common multi-dimensional concept of ecological restoration. Experts identified a large number of barriers (33) to the advancement of ecological restoration in Europe. Major barriers pertained to the socio-economic, not the environmental, domain. The three most important being insufficient funding, conflicting interests among different stakeholders, and low political priority given to restoration. Our results emphasize the need to increase political commitment at all levels, comply with existing nature laws, and optimize the use of financial resources by increasing funds for ecological restoration and eradicate environmentally harmful subsidies. The experts also call for the integration of ecological restoration into land-use planning and facilitating stakeholders' collaboration. Our study identifies key barriers, discusses ways to overcome the main barriers to ER in Europe, and contributes knowledge to support the implementation of the European Biodiversity Strategy for 2030, and the EU 2030 Restoration Plan in particular.","container-title":"Restoration Ecology","DOI":"10.1111/rec.13346","ISSN":"1526-100X","issue":"4","language":"en","license":"© 2021 The Authors. Restoration Ecology published by Wiley Periodicals LLC. on behalf of Society for Ecological Restoration.","note":"_eprint: https://onlinelibrary.wiley.com/doi/pdf/10.1111/rec.13346","page":"e13346","source":"Wiley Online Library","title":"Barriers to ecological restoration in Europe: expert perspectives","title-short":"Barriers to ecological restoration in Europe","volume":"29","author":[{"family":"Cortina-Segarra","given":"Jordi"},{"family":"García-Sánchez","given":"Ismael"},{"family":"Grace","given":"Miriam"},{"family":"Andrés","given":"Pilar"},{"family":"Baker","given":"Susan"},{"family":"Bullock","given":"Craig"},{"family":"Decleer","given":"Kris"},{"family":"Dicks","given":"Lynn V."},{"family":"Fisher","given":"Judith L."},{"family":"Frouz","given":"Jan"},{"family":"Klimkowska","given":"Agata"},{"family":"Kyriazopoulos","given":"Apostolos P."},{"family":"Moreno-Mateos","given":"David"},{"family":"Rodríguez-González","given":"Patricia M."},{"family":"Sarkki","given":"Simo"},{"family":"Ventocilla","given":"Jorge L."}],"issued":{"date-parts":[["2021"]]}}}],"schema":"https://github.com/citation-style-language/schema/raw/master/csl-citation.json"} </w:instrText>
      </w:r>
      <w:r w:rsidRPr="005E61A7">
        <w:rPr>
          <w:rFonts w:eastAsia="Calibri"/>
        </w:rPr>
        <w:fldChar w:fldCharType="separate"/>
      </w:r>
      <w:r w:rsidR="00266CD6" w:rsidRPr="00266CD6">
        <w:t>[19]</w:t>
      </w:r>
      <w:r w:rsidRPr="005E61A7">
        <w:rPr>
          <w:rFonts w:eastAsia="Calibri"/>
        </w:rPr>
        <w:fldChar w:fldCharType="end"/>
      </w:r>
      <w:r>
        <w:rPr>
          <w:rFonts w:eastAsia="Calibri"/>
        </w:rPr>
        <w:t>.</w:t>
      </w:r>
      <w:r w:rsidRPr="005E61A7">
        <w:rPr>
          <w:rFonts w:eastAsia="Calibri"/>
        </w:rPr>
        <w:t xml:space="preserve"> </w:t>
      </w:r>
    </w:p>
    <w:p w14:paraId="6E12119E" w14:textId="77777777" w:rsidR="003D417E" w:rsidRDefault="00B3761C" w:rsidP="00B3761C">
      <w:r w:rsidRPr="005E61A7">
        <w:rPr>
          <w:bCs/>
        </w:rPr>
        <w:t>Behavioural sciences</w:t>
      </w:r>
      <w:r w:rsidRPr="00142A0D">
        <w:t xml:space="preserve"> study human behaviour, focusing on cognitive processes, beliefs, habits, social norms, emotions, culture, and values. </w:t>
      </w:r>
    </w:p>
    <w:p w14:paraId="48BECB1F" w14:textId="78815553" w:rsidR="00B3761C" w:rsidRDefault="00B3761C" w:rsidP="001C0959">
      <w:pPr>
        <w:rPr>
          <w:rFonts w:eastAsia="Calibri" w:cstheme="minorBidi"/>
        </w:rPr>
      </w:pPr>
      <w:r w:rsidRPr="00142A0D">
        <w:rPr>
          <w:b/>
          <w:bCs/>
        </w:rPr>
        <w:t>Behavioural insights</w:t>
      </w:r>
      <w:r w:rsidRPr="00142A0D">
        <w:t xml:space="preserve"> apply insights from these sciences to policy-making, analysing the behavioural dimension of the policy problem at hand, to identify the type of policy intervention to be adopted (behavioural, traditional or a mix of both). This involves considering how both individual factors and the broader system impact behaviour. </w:t>
      </w:r>
      <w:bookmarkStart w:id="117" w:name="_Toc170233306"/>
      <w:bookmarkStart w:id="118" w:name="_Toc179468278"/>
      <w:r>
        <w:t>Behavioural insights for (environmental) policymaking, when integrated early in the policy process,. have the potential to improve policy effectiveness and acceptability</w:t>
      </w:r>
      <w:r w:rsidR="00A036F9">
        <w:t xml:space="preserve"> </w:t>
      </w:r>
      <w:r w:rsidR="00C00640">
        <w:fldChar w:fldCharType="begin"/>
      </w:r>
      <w:r w:rsidR="002C7712">
        <w:instrText xml:space="preserve"> ADDIN ZOTERO_ITEM CSL_CITATION {"citationID":"iCcd5dtH","properties":{"formattedCitation":"[39]","plainCitation":"[39]","noteIndex":0},"citationItems":[{"id":1441,"uris":["http://zotero.org/groups/5272309/items/SN2BX6Q4"],"itemData":{"id":1441,"type":"book","event-place":"LU","language":"eng","publisher":"Publications Office","publisher-place":"LU","source":"DOI.org (CSL JSON)","title":"Unlocking the full potential of behavioural insights for policy: from influencing the individual to shaping the system.","title-short":"Unlocking the full potential of behavioural insights for policy","URL":"https://data.europa.eu/doi/10.2760/7367599","author":[{"literal":"European Commission. Joint Research Centre."}],"accessed":{"date-parts":[["2025",4,14]]},"issued":{"date-parts":[["2025"]]}}}],"schema":"https://github.com/citation-style-language/schema/raw/master/csl-citation.json"} </w:instrText>
      </w:r>
      <w:r w:rsidR="00C00640">
        <w:fldChar w:fldCharType="separate"/>
      </w:r>
      <w:r w:rsidR="002C7712" w:rsidRPr="002C7712">
        <w:t>[39]</w:t>
      </w:r>
      <w:r w:rsidR="00C00640">
        <w:fldChar w:fldCharType="end"/>
      </w:r>
      <w:r>
        <w:t>.</w:t>
      </w:r>
      <w:r w:rsidRPr="004379D6">
        <w:rPr>
          <w:rFonts w:eastAsia="Calibri" w:cstheme="minorBidi"/>
        </w:rPr>
        <w:t xml:space="preserve"> </w:t>
      </w:r>
    </w:p>
    <w:p w14:paraId="31554469" w14:textId="77777777" w:rsidR="001C0959" w:rsidRDefault="001C0959" w:rsidP="001C0959">
      <w:pPr>
        <w:rPr>
          <w:rFonts w:eastAsia="Calibri" w:cstheme="minorBidi"/>
        </w:rPr>
      </w:pPr>
    </w:p>
    <w:p w14:paraId="5A834DFC" w14:textId="567967EB" w:rsidR="00B3761C" w:rsidRPr="00142A0D" w:rsidRDefault="00B3761C" w:rsidP="00B3761C">
      <w:pPr>
        <w:keepNext/>
        <w:rPr>
          <w:color w:val="6CA644"/>
          <w:sz w:val="22"/>
          <w:szCs w:val="22"/>
        </w:rPr>
      </w:pPr>
      <w:r w:rsidRPr="00142A0D">
        <w:rPr>
          <w:color w:val="6CA644"/>
          <w:sz w:val="22"/>
          <w:szCs w:val="22"/>
        </w:rPr>
        <w:t>Why integrate behavioural insights early in the policymaking process</w:t>
      </w:r>
      <w:bookmarkEnd w:id="117"/>
      <w:bookmarkEnd w:id="118"/>
    </w:p>
    <w:p w14:paraId="7A53A1B2" w14:textId="0F38CA57" w:rsidR="00B3761C" w:rsidRPr="00142A0D" w:rsidRDefault="00B3761C" w:rsidP="00B3761C">
      <w:r w:rsidRPr="005959B2">
        <w:t>Their use in EU policymaking is enshrined in the Better Regulation Toolbox</w:t>
      </w:r>
      <w:r w:rsidR="00C00640" w:rsidRPr="005959B2">
        <w:t xml:space="preserve"> </w:t>
      </w:r>
      <w:r w:rsidR="00C00640" w:rsidRPr="005959B2">
        <w:fldChar w:fldCharType="begin"/>
      </w:r>
      <w:r w:rsidR="002C7712" w:rsidRPr="005959B2">
        <w:instrText xml:space="preserve"> ADDIN ZOTERO_ITEM CSL_CITATION {"citationID":"oIhQ4FtP","properties":{"formattedCitation":"[40]","plainCitation":"[40]","noteIndex":0},"citationItems":[{"id":1442,"uris":["http://zotero.org/groups/5272309/items/VR4WYNLJ"],"itemData":{"id":1442,"type":"book","title":"Better regulation toolbox","URL":"https://commission.europa.eu/law/law-making-process/better-regulation/better-regulation-guidelines-and-toolbox/better-regulation-toolbox_en?prefLang=it","author":[{"literal":"European Commission"}],"issued":{"date-parts":[["2023"]]}}}],"schema":"https://github.com/citation-style-language/schema/raw/master/csl-citation.json"} </w:instrText>
      </w:r>
      <w:r w:rsidR="00C00640" w:rsidRPr="005959B2">
        <w:fldChar w:fldCharType="separate"/>
      </w:r>
      <w:r w:rsidR="002C7712" w:rsidRPr="005959B2">
        <w:t>[40]</w:t>
      </w:r>
      <w:r w:rsidR="00C00640" w:rsidRPr="005959B2">
        <w:fldChar w:fldCharType="end"/>
      </w:r>
      <w:r w:rsidRPr="005959B2">
        <w:t xml:space="preserve"> (</w:t>
      </w:r>
      <w:r w:rsidR="00C00640" w:rsidRPr="005959B2">
        <w:t>tool #69</w:t>
      </w:r>
      <w:r w:rsidR="005959B2">
        <w:t>)</w:t>
      </w:r>
      <w:r w:rsidRPr="005959B2">
        <w:t xml:space="preserve">, which provides valuable guidance on incorporating them into policy development. </w:t>
      </w:r>
    </w:p>
    <w:p w14:paraId="756F321B" w14:textId="10B717E4" w:rsidR="00B3761C" w:rsidRPr="00142A0D" w:rsidRDefault="00B3761C" w:rsidP="00B3761C">
      <w:r w:rsidRPr="00142A0D">
        <w:rPr>
          <w:b/>
        </w:rPr>
        <w:t>I</w:t>
      </w:r>
      <w:r w:rsidRPr="00142A0D">
        <w:t xml:space="preserve">ncorporating </w:t>
      </w:r>
      <w:r>
        <w:t>behavioural insights</w:t>
      </w:r>
      <w:r w:rsidRPr="00142A0D">
        <w:t xml:space="preserve"> </w:t>
      </w:r>
      <w:r w:rsidRPr="00142A0D">
        <w:t>in policy from the outset, has several advantages:</w:t>
      </w:r>
    </w:p>
    <w:p w14:paraId="45E22D2B" w14:textId="3735B39E" w:rsidR="00B3761C" w:rsidRPr="00142A0D" w:rsidRDefault="00B3761C" w:rsidP="00C0071E">
      <w:pPr>
        <w:pStyle w:val="JRCTextbulletedlist1"/>
        <w:numPr>
          <w:ilvl w:val="0"/>
          <w:numId w:val="14"/>
        </w:numPr>
        <w:ind w:left="284" w:hanging="284"/>
      </w:pPr>
      <w:r w:rsidRPr="00142A0D">
        <w:rPr>
          <w:b/>
          <w:bCs/>
        </w:rPr>
        <w:t xml:space="preserve">Improved </w:t>
      </w:r>
      <w:r>
        <w:rPr>
          <w:b/>
          <w:bCs/>
        </w:rPr>
        <w:t>p</w:t>
      </w:r>
      <w:r w:rsidRPr="00142A0D">
        <w:rPr>
          <w:b/>
          <w:bCs/>
        </w:rPr>
        <w:t xml:space="preserve">olicy </w:t>
      </w:r>
      <w:r>
        <w:rPr>
          <w:b/>
          <w:bCs/>
        </w:rPr>
        <w:t>e</w:t>
      </w:r>
      <w:r w:rsidRPr="00142A0D">
        <w:rPr>
          <w:b/>
          <w:bCs/>
        </w:rPr>
        <w:t>ffectiveness</w:t>
      </w:r>
      <w:r w:rsidRPr="00142A0D">
        <w:t>: Early integration helps identify behavioural barriers that could hinder the implementation of policy options and behavioural levers that could augment the efficacy of policy options. This allows for the development of strategies to address hard-to-change behaviours and deeply-anchored habits, guiding them towards desired outcomes.</w:t>
      </w:r>
    </w:p>
    <w:p w14:paraId="10EBB21A" w14:textId="6D653AF6" w:rsidR="00B3761C" w:rsidRPr="00142A0D" w:rsidRDefault="00B3761C" w:rsidP="00C0071E">
      <w:pPr>
        <w:pStyle w:val="JRCTextbulletedlist1"/>
        <w:numPr>
          <w:ilvl w:val="0"/>
          <w:numId w:val="14"/>
        </w:numPr>
        <w:ind w:left="284" w:hanging="284"/>
      </w:pPr>
      <w:r w:rsidRPr="00142A0D">
        <w:rPr>
          <w:b/>
          <w:bCs/>
        </w:rPr>
        <w:t xml:space="preserve">Containment of </w:t>
      </w:r>
      <w:r>
        <w:rPr>
          <w:b/>
          <w:bCs/>
        </w:rPr>
        <w:t>p</w:t>
      </w:r>
      <w:r w:rsidRPr="00142A0D">
        <w:rPr>
          <w:b/>
          <w:bCs/>
        </w:rPr>
        <w:t xml:space="preserve">olicy </w:t>
      </w:r>
      <w:r>
        <w:rPr>
          <w:b/>
          <w:bCs/>
        </w:rPr>
        <w:t>r</w:t>
      </w:r>
      <w:r w:rsidRPr="00142A0D">
        <w:rPr>
          <w:b/>
          <w:bCs/>
        </w:rPr>
        <w:t>esistance</w:t>
      </w:r>
      <w:r w:rsidRPr="00142A0D">
        <w:t>: By investigating prior policy support and developing communication strategies that accurately convey the policy's effects and benefits, it is possible to counteract incorrect beliefs and build broader support, leveraging positive behavioural factors.</w:t>
      </w:r>
    </w:p>
    <w:p w14:paraId="3D1C3D01" w14:textId="5F5FAA71" w:rsidR="00B3761C" w:rsidRPr="00142A0D" w:rsidRDefault="00B3761C" w:rsidP="00C0071E">
      <w:pPr>
        <w:pStyle w:val="JRCTextbulletedlist1"/>
        <w:numPr>
          <w:ilvl w:val="0"/>
          <w:numId w:val="14"/>
        </w:numPr>
        <w:ind w:left="284" w:hanging="284"/>
      </w:pPr>
      <w:r w:rsidRPr="00142A0D">
        <w:rPr>
          <w:b/>
          <w:bCs/>
        </w:rPr>
        <w:t xml:space="preserve">Identification of </w:t>
      </w:r>
      <w:r>
        <w:rPr>
          <w:b/>
          <w:bCs/>
        </w:rPr>
        <w:t>p</w:t>
      </w:r>
      <w:r w:rsidRPr="00142A0D">
        <w:rPr>
          <w:b/>
          <w:bCs/>
        </w:rPr>
        <w:t xml:space="preserve">olicy </w:t>
      </w:r>
      <w:r>
        <w:rPr>
          <w:b/>
          <w:bCs/>
        </w:rPr>
        <w:t>c</w:t>
      </w:r>
      <w:r w:rsidRPr="00142A0D">
        <w:rPr>
          <w:b/>
          <w:bCs/>
        </w:rPr>
        <w:t>onflicts</w:t>
      </w:r>
      <w:r w:rsidRPr="00142A0D">
        <w:t xml:space="preserve">: Early integration can reveal conflicting signals across policy domains. For example, a vibrant tourism economy currently involves high long-distance travelling patterns while a climate neutral economy can only be achieved by reduced travel and shifting to net-zero travel modes such as rail which is in conflict with insular and peripheral tourist destinations. </w:t>
      </w:r>
    </w:p>
    <w:p w14:paraId="7F5D139F" w14:textId="3999DB23" w:rsidR="00B3761C" w:rsidRPr="00142A0D" w:rsidRDefault="00B3761C" w:rsidP="00C0071E">
      <w:pPr>
        <w:pStyle w:val="JRCTextbulletedlist1"/>
        <w:numPr>
          <w:ilvl w:val="0"/>
          <w:numId w:val="14"/>
        </w:numPr>
        <w:ind w:left="284" w:hanging="284"/>
      </w:pPr>
      <w:r w:rsidRPr="00142A0D">
        <w:rPr>
          <w:b/>
          <w:bCs/>
        </w:rPr>
        <w:t xml:space="preserve">Prevention of </w:t>
      </w:r>
      <w:r>
        <w:rPr>
          <w:b/>
          <w:bCs/>
        </w:rPr>
        <w:t>n</w:t>
      </w:r>
      <w:r w:rsidRPr="00142A0D">
        <w:rPr>
          <w:b/>
          <w:bCs/>
        </w:rPr>
        <w:t xml:space="preserve">egative </w:t>
      </w:r>
      <w:r>
        <w:rPr>
          <w:b/>
          <w:bCs/>
        </w:rPr>
        <w:t>s</w:t>
      </w:r>
      <w:r w:rsidRPr="00142A0D">
        <w:rPr>
          <w:b/>
          <w:bCs/>
        </w:rPr>
        <w:t>pill-overs</w:t>
      </w:r>
      <w:r w:rsidRPr="00142A0D">
        <w:t>: Implementing a policy to reward pro-environmental behaviour, such as biking to work, risks diminishing the intrinsic motivation of existing participants. To mitigate this, combining the reward with a campaign that reinforces personal norms and the environmental benefits of biking can maintain and even boost motivation.</w:t>
      </w:r>
    </w:p>
    <w:p w14:paraId="30C6A6CF" w14:textId="7F0DD100" w:rsidR="00B3761C" w:rsidRDefault="00B3761C" w:rsidP="00C0071E">
      <w:pPr>
        <w:pStyle w:val="JRCTextbulletedlist1"/>
        <w:numPr>
          <w:ilvl w:val="0"/>
          <w:numId w:val="14"/>
        </w:numPr>
        <w:ind w:left="284" w:hanging="284"/>
      </w:pPr>
      <w:r w:rsidRPr="00142A0D">
        <w:rPr>
          <w:b/>
          <w:bCs/>
        </w:rPr>
        <w:t xml:space="preserve">Promotion of </w:t>
      </w:r>
      <w:r>
        <w:rPr>
          <w:b/>
          <w:bCs/>
        </w:rPr>
        <w:t>p</w:t>
      </w:r>
      <w:r w:rsidRPr="00142A0D">
        <w:rPr>
          <w:b/>
          <w:bCs/>
        </w:rPr>
        <w:t xml:space="preserve">ositive </w:t>
      </w:r>
      <w:r>
        <w:rPr>
          <w:b/>
          <w:bCs/>
        </w:rPr>
        <w:t>s</w:t>
      </w:r>
      <w:r w:rsidRPr="00142A0D">
        <w:rPr>
          <w:b/>
          <w:bCs/>
        </w:rPr>
        <w:t>pill-overs</w:t>
      </w:r>
      <w:r w:rsidRPr="00142A0D">
        <w:t>: Subsidies encouraging investments in energy efficiency can have their impact magnified by behavioural strategies. For instance, a public campaign that highlights the popularity of energy-efficient technologies in local communities can leverage social norms, encouraging wider adoption and creating positive spill-overs.</w:t>
      </w:r>
    </w:p>
    <w:p w14:paraId="5017E722" w14:textId="77777777" w:rsidR="00AF7520" w:rsidRPr="00142A0D" w:rsidRDefault="00AF7520" w:rsidP="00AF7520">
      <w:pPr>
        <w:pStyle w:val="JRCTextbulletedlist1"/>
        <w:numPr>
          <w:ilvl w:val="0"/>
          <w:numId w:val="0"/>
        </w:numPr>
        <w:ind w:left="426"/>
      </w:pPr>
    </w:p>
    <w:p w14:paraId="4FFA2A57" w14:textId="77777777" w:rsidR="00B3761C" w:rsidRPr="00142A0D" w:rsidRDefault="00B3761C" w:rsidP="00B3761C">
      <w:pPr>
        <w:keepNext/>
        <w:rPr>
          <w:color w:val="6CA644"/>
          <w:sz w:val="22"/>
          <w:szCs w:val="22"/>
        </w:rPr>
      </w:pPr>
      <w:bookmarkStart w:id="119" w:name="_Toc170233307"/>
      <w:bookmarkStart w:id="120" w:name="_Toc179468279"/>
      <w:r w:rsidRPr="00142A0D">
        <w:rPr>
          <w:color w:val="6CA644"/>
          <w:sz w:val="22"/>
          <w:szCs w:val="22"/>
        </w:rPr>
        <w:t>How behavioural insights can contribute to systemic environmental change</w:t>
      </w:r>
      <w:bookmarkEnd w:id="119"/>
      <w:bookmarkEnd w:id="120"/>
    </w:p>
    <w:p w14:paraId="4B372EF6" w14:textId="51171278" w:rsidR="00B3761C" w:rsidRDefault="00B3761C" w:rsidP="00B3761C">
      <w:commentRangeStart w:id="121"/>
      <w:commentRangeStart w:id="122"/>
      <w:r w:rsidRPr="00142A0D">
        <w:t xml:space="preserve">There are four different ways of integrating </w:t>
      </w:r>
      <w:r w:rsidR="00642F30">
        <w:t>behavioural insights</w:t>
      </w:r>
      <w:r w:rsidR="00642F30" w:rsidRPr="00142A0D">
        <w:t xml:space="preserve"> </w:t>
      </w:r>
      <w:r w:rsidRPr="00142A0D">
        <w:t>into the policy process</w:t>
      </w:r>
      <w:commentRangeEnd w:id="121"/>
      <w:r w:rsidRPr="00142A0D">
        <w:rPr>
          <w:rStyle w:val="CommentReference"/>
          <w:lang w:eastAsia="en-US"/>
        </w:rPr>
        <w:commentReference w:id="121"/>
      </w:r>
      <w:r w:rsidR="00642F30">
        <w:t xml:space="preserve"> (figure x)</w:t>
      </w:r>
      <w:commentRangeEnd w:id="122"/>
      <w:r>
        <w:rPr>
          <w:rStyle w:val="CommentReference"/>
          <w:lang w:eastAsia="en-US"/>
        </w:rPr>
        <w:commentReference w:id="122"/>
      </w:r>
      <w:r w:rsidR="00642F30">
        <w:t>.</w:t>
      </w:r>
      <w:r w:rsidRPr="00142A0D">
        <w:t xml:space="preserve"> </w:t>
      </w:r>
    </w:p>
    <w:p w14:paraId="1191CAAB" w14:textId="2118AE55" w:rsidR="00642F30" w:rsidRDefault="00642F30" w:rsidP="00B3761C"/>
    <w:p w14:paraId="41C5F79C" w14:textId="0C887A5A" w:rsidR="00642F30" w:rsidRPr="002E6BD6" w:rsidRDefault="00642F30" w:rsidP="00642F30">
      <w:pPr>
        <w:pStyle w:val="Caption"/>
        <w:jc w:val="center"/>
        <w:rPr>
          <w:rFonts w:ascii="EC Square Sans Pro" w:hAnsi="EC Square Sans Pro"/>
        </w:rPr>
      </w:pPr>
      <w:bookmarkStart w:id="123" w:name="_Ref165630640"/>
      <w:r w:rsidRPr="002E6BD6">
        <w:rPr>
          <w:rFonts w:ascii="EC Square Sans Pro" w:hAnsi="EC Square Sans Pro"/>
          <w:b/>
        </w:rPr>
        <w:t xml:space="preserve">Figure </w:t>
      </w:r>
      <w:r w:rsidRPr="002E6BD6">
        <w:rPr>
          <w:rFonts w:ascii="EC Square Sans Pro" w:hAnsi="EC Square Sans Pro"/>
          <w:b/>
          <w:color w:val="2B579A"/>
          <w:shd w:val="clear" w:color="auto" w:fill="E6E6E6"/>
        </w:rPr>
        <w:fldChar w:fldCharType="begin"/>
      </w:r>
      <w:r w:rsidRPr="002E6BD6">
        <w:rPr>
          <w:rFonts w:ascii="EC Square Sans Pro" w:hAnsi="EC Square Sans Pro"/>
          <w:b/>
        </w:rPr>
        <w:instrText xml:space="preserve"> SEQ Figure \* ARABIC </w:instrText>
      </w:r>
      <w:r w:rsidRPr="002E6BD6">
        <w:rPr>
          <w:rFonts w:ascii="EC Square Sans Pro" w:hAnsi="EC Square Sans Pro"/>
          <w:b/>
          <w:color w:val="2B579A"/>
          <w:shd w:val="clear" w:color="auto" w:fill="E6E6E6"/>
        </w:rPr>
        <w:fldChar w:fldCharType="separate"/>
      </w:r>
      <w:r w:rsidR="005D5640">
        <w:rPr>
          <w:rFonts w:ascii="EC Square Sans Pro" w:hAnsi="EC Square Sans Pro"/>
          <w:b/>
          <w:noProof/>
        </w:rPr>
        <w:t>1</w:t>
      </w:r>
      <w:r w:rsidRPr="002E6BD6">
        <w:rPr>
          <w:rFonts w:ascii="EC Square Sans Pro" w:hAnsi="EC Square Sans Pro"/>
          <w:b/>
          <w:color w:val="2B579A"/>
          <w:shd w:val="clear" w:color="auto" w:fill="E6E6E6"/>
        </w:rPr>
        <w:fldChar w:fldCharType="end"/>
      </w:r>
      <w:bookmarkEnd w:id="123"/>
      <w:r w:rsidRPr="002E6BD6">
        <w:rPr>
          <w:rFonts w:ascii="EC Square Sans Pro" w:hAnsi="EC Square Sans Pro"/>
          <w:b/>
        </w:rPr>
        <w:t>.</w:t>
      </w:r>
      <w:r w:rsidRPr="002E6BD6">
        <w:rPr>
          <w:rFonts w:ascii="EC Square Sans Pro" w:hAnsi="EC Square Sans Pro"/>
        </w:rPr>
        <w:t xml:space="preserve"> The four ways </w:t>
      </w:r>
      <w:r>
        <w:rPr>
          <w:rFonts w:ascii="EC Square Sans Pro" w:hAnsi="EC Square Sans Pro"/>
        </w:rPr>
        <w:t>Behavioural Insights</w:t>
      </w:r>
      <w:r w:rsidRPr="002E6BD6">
        <w:rPr>
          <w:rFonts w:ascii="EC Square Sans Pro" w:hAnsi="EC Square Sans Pro"/>
        </w:rPr>
        <w:t xml:space="preserve"> integrate the policymaking process</w:t>
      </w:r>
    </w:p>
    <w:p w14:paraId="5A7284F1" w14:textId="77777777" w:rsidR="00642F30" w:rsidRPr="002E6BD6" w:rsidRDefault="00642F30" w:rsidP="00642F30">
      <w:pPr>
        <w:pStyle w:val="ListParagraph"/>
        <w:jc w:val="center"/>
      </w:pPr>
      <w:r w:rsidRPr="002E6BD6">
        <w:rPr>
          <w:noProof/>
          <w:color w:val="2B579A"/>
          <w:shd w:val="clear" w:color="auto" w:fill="E6E6E6"/>
          <w:lang w:eastAsia="en-GB"/>
        </w:rPr>
        <w:drawing>
          <wp:inline distT="0" distB="0" distL="0" distR="0" wp14:anchorId="72538C04" wp14:editId="0A2F6A58">
            <wp:extent cx="4345022" cy="2393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8507" cy="2395870"/>
                    </a:xfrm>
                    <a:prstGeom prst="rect">
                      <a:avLst/>
                    </a:prstGeom>
                  </pic:spPr>
                </pic:pic>
              </a:graphicData>
            </a:graphic>
          </wp:inline>
        </w:drawing>
      </w:r>
    </w:p>
    <w:p w14:paraId="4E06B4D1" w14:textId="216400E3" w:rsidR="00642F30" w:rsidRPr="00642F30" w:rsidRDefault="00642F30" w:rsidP="00642F30">
      <w:pPr>
        <w:pStyle w:val="ListParagraph"/>
        <w:jc w:val="center"/>
        <w:rPr>
          <w:i/>
          <w:iCs/>
          <w:sz w:val="18"/>
          <w:szCs w:val="18"/>
        </w:rPr>
      </w:pPr>
      <w:r w:rsidRPr="00642F30">
        <w:rPr>
          <w:i/>
          <w:iCs/>
          <w:sz w:val="18"/>
          <w:szCs w:val="18"/>
        </w:rPr>
        <w:t xml:space="preserve">Source: JRC elaboration inspired from </w:t>
      </w:r>
      <w:r w:rsidRPr="00642F30">
        <w:rPr>
          <w:i/>
          <w:iCs/>
          <w:color w:val="2B579A"/>
          <w:sz w:val="18"/>
          <w:szCs w:val="18"/>
          <w:shd w:val="clear" w:color="auto" w:fill="E6E6E6"/>
          <w:lang w:val="fr-FR"/>
        </w:rPr>
        <w:fldChar w:fldCharType="begin"/>
      </w:r>
      <w:r w:rsidR="002C7712">
        <w:rPr>
          <w:i/>
          <w:iCs/>
          <w:sz w:val="18"/>
          <w:szCs w:val="18"/>
        </w:rPr>
        <w:instrText xml:space="preserve"> ADDIN ZOTERO_ITEM CSL_CITATION {"citationID":"PJsOh8ZF","properties":{"formattedCitation":"[39]","plainCitation":"[39]","noteIndex":0},"citationItems":[{"id":1441,"uris":["http://zotero.org/groups/5272309/items/SN2BX6Q4"],"itemData":{"id":1441,"type":"book","event-place":"LU","language":"eng","publisher":"Publications Office","publisher-place":"LU","source":"DOI.org (CSL JSON)","title":"Unlocking the full potential of behavioural insights for policy: from influencing the individual to shaping the system.","title-short":"Unlocking the full potential of behavioural insights for policy","URL":"https://data.europa.eu/doi/10.2760/7367599","author":[{"literal":"European Commission. Joint Research Centre."}],"accessed":{"date-parts":[["2025",4,14]]},"issued":{"date-parts":[["2025"]]}}}],"schema":"https://github.com/citation-style-language/schema/raw/master/csl-citation.json"} </w:instrText>
      </w:r>
      <w:r w:rsidRPr="00642F30">
        <w:rPr>
          <w:i/>
          <w:iCs/>
          <w:color w:val="2B579A"/>
          <w:sz w:val="18"/>
          <w:szCs w:val="18"/>
          <w:shd w:val="clear" w:color="auto" w:fill="E6E6E6"/>
          <w:lang w:val="fr-FR"/>
        </w:rPr>
        <w:fldChar w:fldCharType="separate"/>
      </w:r>
      <w:r w:rsidR="002C7712" w:rsidRPr="002C7712">
        <w:rPr>
          <w:sz w:val="18"/>
        </w:rPr>
        <w:t>[39]</w:t>
      </w:r>
      <w:r w:rsidRPr="00642F30">
        <w:rPr>
          <w:i/>
          <w:iCs/>
          <w:color w:val="2B579A"/>
          <w:sz w:val="18"/>
          <w:szCs w:val="18"/>
          <w:shd w:val="clear" w:color="auto" w:fill="E6E6E6"/>
          <w:lang w:val="fr-FR"/>
        </w:rPr>
        <w:fldChar w:fldCharType="end"/>
      </w:r>
      <w:r w:rsidRPr="00932115">
        <w:rPr>
          <w:i/>
          <w:iCs/>
          <w:color w:val="2B579A"/>
          <w:sz w:val="18"/>
          <w:szCs w:val="18"/>
        </w:rPr>
        <w:t>.</w:t>
      </w:r>
    </w:p>
    <w:p w14:paraId="528B824F" w14:textId="77777777" w:rsidR="00642F30" w:rsidRPr="00142A0D" w:rsidRDefault="00642F30" w:rsidP="00B3761C"/>
    <w:p w14:paraId="1F1167AA" w14:textId="6B08A33B" w:rsidR="00B3761C" w:rsidRPr="008F3BAD" w:rsidRDefault="00B3761C" w:rsidP="00C0071E">
      <w:pPr>
        <w:pStyle w:val="JRCTextbulletedlist1"/>
        <w:numPr>
          <w:ilvl w:val="0"/>
          <w:numId w:val="15"/>
        </w:numPr>
        <w:spacing w:after="0"/>
        <w:ind w:left="284" w:hanging="284"/>
      </w:pPr>
      <w:r w:rsidRPr="008F3BAD">
        <w:rPr>
          <w:b/>
          <w:color w:val="000000" w:themeColor="text1"/>
        </w:rPr>
        <w:t>Behavioural interventions:</w:t>
      </w:r>
      <w:r w:rsidRPr="008F3BAD">
        <w:rPr>
          <w:color w:val="000000" w:themeColor="text1"/>
        </w:rPr>
        <w:t xml:space="preserve"> </w:t>
      </w:r>
      <w:r w:rsidR="00AF7520">
        <w:rPr>
          <w:color w:val="000000" w:themeColor="text1"/>
        </w:rPr>
        <w:t>behavioural insights</w:t>
      </w:r>
      <w:r w:rsidR="00AF7520" w:rsidRPr="008F3BAD">
        <w:rPr>
          <w:color w:val="000000" w:themeColor="text1"/>
        </w:rPr>
        <w:t xml:space="preserve"> </w:t>
      </w:r>
      <w:r w:rsidRPr="008F3BAD">
        <w:rPr>
          <w:color w:val="000000" w:themeColor="text1"/>
        </w:rPr>
        <w:t xml:space="preserve">play an </w:t>
      </w:r>
      <w:r w:rsidRPr="00642F30">
        <w:rPr>
          <w:i/>
          <w:color w:val="000000" w:themeColor="text1"/>
        </w:rPr>
        <w:t>individual-focused role</w:t>
      </w:r>
      <w:r w:rsidRPr="008F3BAD">
        <w:rPr>
          <w:color w:val="000000" w:themeColor="text1"/>
        </w:rPr>
        <w:t>, directly targeting specific behaviours through tailored interventions such as nudges or boosts to encourage desired actions or decisions.</w:t>
      </w:r>
    </w:p>
    <w:p w14:paraId="2D8D8966" w14:textId="4A85A17F" w:rsidR="00AF7520" w:rsidRDefault="00B3761C" w:rsidP="00642F30">
      <w:pPr>
        <w:pStyle w:val="JRCTextbulletedlist1"/>
        <w:numPr>
          <w:ilvl w:val="0"/>
          <w:numId w:val="0"/>
        </w:numPr>
        <w:spacing w:before="0" w:after="0"/>
        <w:ind w:left="284"/>
      </w:pPr>
      <w:r w:rsidRPr="00142A0D">
        <w:t xml:space="preserve">Behavioural interventions are often used as a </w:t>
      </w:r>
      <w:r w:rsidRPr="00AF7520">
        <w:rPr>
          <w:i/>
        </w:rPr>
        <w:t>plug-in</w:t>
      </w:r>
      <w:r w:rsidRPr="00142A0D">
        <w:t xml:space="preserve"> to the policy process once the policy options have already been decided upon. One way to use behavioural interventions is as a follow-up to already existing rules set in e.g. regulations (e.g. Directive on Energy Labelling, Eco-design Regulation for Smartphones). This is for example the case when a label is mandated in a regulation, and behavioural scientists are called in to design </w:t>
      </w:r>
      <w:r w:rsidRPr="00AF7520">
        <w:rPr>
          <w:i/>
          <w:iCs/>
        </w:rPr>
        <w:t>ex post</w:t>
      </w:r>
      <w:r w:rsidRPr="00142A0D">
        <w:t xml:space="preserve"> the label, making sure it is effective. Another way to use behavioural interventions is to support the communication of traditional interventions that may be already in place, with the objective of making them more transparent and acceptable (e.g. Eurobarometer Survey “Fairness Perceptions of the Green Transition”, </w:t>
      </w:r>
      <w:r w:rsidRPr="00AF7520">
        <w:rPr>
          <w:bCs/>
        </w:rPr>
        <w:t>Perceptions of distributional impacts of Fit for 55 Package</w:t>
      </w:r>
      <w:r w:rsidR="00C57656">
        <w:rPr>
          <w:bCs/>
        </w:rPr>
        <w:t xml:space="preserve"> </w:t>
      </w:r>
      <w:r w:rsidR="004134BC">
        <w:rPr>
          <w:bCs/>
        </w:rPr>
        <w:fldChar w:fldCharType="begin"/>
      </w:r>
      <w:r w:rsidR="002C7712">
        <w:rPr>
          <w:bCs/>
        </w:rPr>
        <w:instrText xml:space="preserve"> ADDIN ZOTERO_ITEM CSL_CITATION {"citationID":"ZKOudfPm","properties":{"formattedCitation":"[41]","plainCitation":"[41]","noteIndex":0},"citationItems":[{"id":60,"uris":["http://zotero.org/groups/5272309/items/46U9Q5F3"],"itemData":{"id":60,"type":"article-journal","abstract":"Carbon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Valle","given":"Nives"},{"family":"Temursho","given":"Umed"},{"family":"Weitzel","given":"Matthias"}],"issued":{"date-parts":[["2023",4,13]]}}}],"schema":"https://github.com/citation-style-language/schema/raw/master/csl-citation.json"} </w:instrText>
      </w:r>
      <w:r w:rsidR="004134BC">
        <w:rPr>
          <w:bCs/>
        </w:rPr>
        <w:fldChar w:fldCharType="separate"/>
      </w:r>
      <w:r w:rsidR="002C7712" w:rsidRPr="002C7712">
        <w:t>[41]</w:t>
      </w:r>
      <w:r w:rsidR="004134BC">
        <w:rPr>
          <w:bCs/>
        </w:rPr>
        <w:fldChar w:fldCharType="end"/>
      </w:r>
      <w:r w:rsidR="00B9605F">
        <w:rPr>
          <w:bCs/>
        </w:rPr>
        <w:t>)</w:t>
      </w:r>
      <w:r w:rsidRPr="00142A0D">
        <w:t xml:space="preserve">. </w:t>
      </w:r>
    </w:p>
    <w:p w14:paraId="6190BFEA" w14:textId="77777777" w:rsidR="00252D45" w:rsidRDefault="00B3761C" w:rsidP="00252D45">
      <w:pPr>
        <w:pStyle w:val="JRCTextbulletedlist1"/>
        <w:numPr>
          <w:ilvl w:val="0"/>
          <w:numId w:val="0"/>
        </w:numPr>
        <w:spacing w:before="0" w:after="0"/>
        <w:ind w:left="284"/>
      </w:pPr>
      <w:r w:rsidRPr="00142A0D">
        <w:t xml:space="preserve">Behavioural interventions are usually low cost and easy to implement. While it is possible that cascading effects result in system-wide impact of such interventions, the effects are most often found to be marginal </w:t>
      </w:r>
      <w:r w:rsidR="004134BC">
        <w:fldChar w:fldCharType="begin"/>
      </w:r>
      <w:r w:rsidR="002C7712">
        <w:instrText xml:space="preserve"> ADDIN ZOTERO_ITEM CSL_CITATION {"citationID":"umfcZfb3","properties":{"formattedCitation":"[42]","plainCitation":"[42]","noteIndex":0},"citationItems":[{"id":1443,"uris":["http://zotero.org/groups/5272309/items/QEG286WA"],"itemData":{"id":1443,"type":"article-journal","abstract":"Effectively reducing climate change requires marked, global behavior change. However, it is unclear which strategies are most likely to motivate people to change their climate beliefs and behaviors. Here, we tested 11 expert-crowdsourced interventions on four climate mitigation outcomes: beliefs, policy support, information sharing intention, and an effortful tree-planting behavioral task. Across 59,440 participants from 63 countries, the interventions’ effectiveness was small, largely limited to nonclimate skeptics, and differed across outcomes: Beliefs were strengthened mostly by decreasing psychological distance (by 2.3%), policy support by writing a letter to a future-generation member (2.6%), information sharing by negative emotion induction (12.1%), and no intervention increased the more effortful behavior—several interventions even reduced tree planting. Last, the effects of each intervention differed depending on people’s initial climate beliefs. These findings suggest that the impact of behavioral climate interventions varies across audiences and target behaviors.\n          , \n            Climate interventions increase beliefs, policy support, and willingness to share information but not higher effort action.","container-title":"Science Advances","DOI":"10.1126/sciadv.adj5778","ISSN":"2375-2548","issue":"6","journalAbbreviation":"Sci. Adv.","language":"en","page":"eadj5778","source":"DOI.org (Crossref)","title":"Addressing climate change with behavioral science: A global intervention tournament in 63 countries","title-short":"Addressing climate change with behavioral science","volume":"10","author":[{"family":"Vlasceanu","given":"Madalina"},{"family":"Doell","given":"Kimberly C."},{"family":"Bak-Coleman","given":"Joseph B."},{"family":"Todorova","given":"Boryana"},{"family":"Berkebile-Weinberg","given":"Michael M."},{"family":"Grayson","given":"Samantha J."},{"family":"Patel","given":"Yash"},{"family":"Goldwert","given":"Danielle"},{"family":"Pei","given":"Yifei"},{"family":"Chakroff","given":"Alek"},{"family":"Pronizius","given":"Ekaterina"},{"family":"Van Den Broek","given":"Karlijn L."},{"family":"Vlasceanu","given":"Denisa"},{"family":"Constantino","given":"Sara"},{"family":"Morais","given":"Michael J."},{"family":"Schumann","given":"Philipp"},{"family":"Rathje","given":"Steve"},{"family":"Fang","given":"Ke"},{"family":"Aglioti","given":"Salvatore Maria"},{"family":"Alfano","given":"Mark"},{"family":"Alvarado-Yepez","given":"Andy J."},{"family":"Andersen","given":"Angélica"},{"family":"Anseel","given":"Frederik"},{"family":"Apps","given":"Matthew A. J."},{"family":"Asadli","given":"Chillar"},{"family":"Awuor","given":"Fonda Jane"},{"family":"Azevedo","given":"Flavio"},{"family":"Basaglia","given":"Piero"},{"family":"Bélanger","given":"Jocelyn J."},{"family":"Berger","given":"Sebastian"},{"family":"Bertin","given":"Paul"},{"family":"Białek","given":"Michał"},{"family":"Bialobrzeska","given":"Olga"},{"family":"Blaya-Burgo","given":"Michelle"},{"family":"Bleize","given":"Daniëlle N. M."},{"family":"Bø","given":"Simen"},{"family":"Boecker","given":"Lea"},{"family":"Boggio","given":"Paulo S."},{"family":"Borau","given":"Sylvie"},{"family":"Bos","given":"Björn"},{"family":"Bouguettaya","given":"Ayoub"},{"family":"Brauer","given":"Markus"},{"family":"Brick","given":"Cameron"},{"family":"Brik","given":"Tymofii"},{"family":"Briker","given":"Roman"},{"family":"Brosch","given":"Tobias"},{"family":"Buchel","given":"Ondrej"},{"family":"Buonauro","given":"Daniel"},{"family":"Butalia","given":"Radhika"},{"family":"Carvacho","given":"Héctor"},{"family":"Chamberlain","given":"Sarah A. E."},{"family":"Chan","given":"Hang-Yee"},{"family":"Chow","given":"Dawn"},{"family":"Chung","given":"Dongil"},{"family":"Cian","given":"Luca"},{"family":"Cohen-Eick","given":"Noa"},{"family":"Contreras-Huerta","given":"Luis Sebastian"},{"family":"Contu","given":"Davide"},{"family":"Cristea","given":"Vladimir"},{"family":"Cutler","given":"Jo"},{"family":"D'Ottone","given":"Silvana"},{"family":"De Keersmaecker","given":"Jonas"},{"family":"Delcourt","given":"Sarah"},{"family":"Delouvée","given":"Sylvain"},{"family":"Diel","given":"Kathi"},{"family":"Douglas","given":"Benjamin D."},{"family":"Drupp","given":"Moritz A."},{"family":"Dubey","given":"Shreya"},{"family":"Ekmanis","given":"Jānis"},{"family":"Elbaek","given":"Christian T."},{"family":"Elsherif","given":"Mahmoud"},{"family":"Engelhard","given":"Iris M."},{"family":"Escher","given":"Yannik A."},{"family":"Etienne","given":"Tom W."},{"family":"Farage","given":"Laura"},{"family":"Farias","given":"Ana Rita"},{"family":"Feuerriegel","given":"Stefan"},{"family":"Findor","given":"Andrej"},{"family":"Freira","given":"Lucia"},{"family":"Friese","given":"Malte"},{"family":"Gains","given":"Neil Philip"},{"family":"Gallyamova","given":"Albina"},{"family":"Geiger","given":"Sandra J."},{"family":"Genschow","given":"Oliver"},{"family":"Gjoneska","given":"Biljana"},{"family":"Gkinopoulos","given":"Theofilos"},{"family":"Goldberg","given":"Beth"},{"family":"Goldenberg","given":"Amit"},{"family":"Gradidge","given":"Sarah"},{"family":"Grassini","given":"Simone"},{"family":"Gray","given":"Kurt"},{"family":"Grelle","given":"Sonja"},{"family":"Griffin","given":"Siobhán M."},{"family":"Grigoryan","given":"Lusine"},{"family":"Grigoryan","given":"Ani"},{"family":"Grigoryev","given":"Dmitry"},{"family":"Gruber","given":"June"},{"family":"Guilaran","given":"Johnrev"},{"family":"Hadar","given":"Britt"},{"family":"Hahnel","given":"Ulf J.J."},{"family":"Halperin","given":"Eran"},{"family":"Harvey","given":"Annelie J."},{"family":"Haugestad","given":"Christian A. P."},{"family":"Herman","given":"Aleksandra M."},{"family":"Hershfield","given":"Hal E."},{"family":"Himichi","given":"Toshiyuki"},{"family":"Hine","given":"Donald W."},{"family":"Hofmann","given":"Wilhelm"},{"family":"Howe","given":"Lauren"},{"family":"Huaman-Chulluncuy","given":"Enma T."},{"family":"Huang","given":"Guanxiong"},{"family":"Ishii","given":"Tatsunori"},{"family":"Ito","given":"Ayahito"},{"family":"Jia","given":"Fanli"},{"family":"Jost","given":"John T."},{"family":"Jovanović","given":"Veljko"},{"family":"Jurgiel","given":"Dominika"},{"family":"Kácha","given":"Ondřej"},{"family":"Kankaanpää","given":"Reeta"},{"family":"Kantorowicz","given":"Jaroslaw"},{"family":"Kantorowicz-Reznichenko","given":"Elena"},{"family":"Kaplan Mintz","given":"Keren"},{"family":"Kaya","given":"Ilker"},{"family":"Kaya","given":"Ozgur"},{"family":"Khachatryan","given":"Narine"},{"family":"Klas","given":"Anna"},{"family":"Klein","given":"Colin"},{"family":"Klöckner","given":"Christian A."},{"family":"Koppel","given":"Lina"},{"family":"Kosachenko","given":"Alexandra I."},{"family":"Kothe","given":"Emily J."},{"family":"Krebs","given":"Ruth"},{"family":"Krosch","given":"Amy R."},{"family":"Krouwel","given":"Andre P.M."},{"family":"Kyrychenko","given":"Yara"},{"family":"Lagomarsino","given":"Maria"},{"family":"Lamm","given":"Claus"},{"family":"Lange","given":"Florian"},{"family":"Lee Cunningham","given":"Julia"},{"family":"Lees","given":"Jeffrey"},{"family":"Leung","given":"Tak Yan"},{"family":"Levy","given":"Neil"},{"family":"Lockwood","given":"Patricia L."},{"family":"Longoni","given":"Chiara"},{"family":"López Ortega","given":"Alberto"},{"family":"Loschelder","given":"David D."},{"family":"Lu","given":"Jackson G."},{"family":"Luo","given":"Yu"},{"family":"Luomba","given":"Joseph"},{"family":"Lutz","given":"Annika E."},{"family":"Majer","given":"Johann M."},{"family":"Markowitz","given":"Ezra"},{"family":"Marsh","given":"Abigail A."},{"family":"Mascarenhas","given":"Karen Louise"},{"family":"Mbilingi","given":"Bwambale"},{"family":"Mbungu","given":"Winfred"},{"family":"McHugh","given":"Cillian"},{"family":"Meijers","given":"Marijn H.C."},{"family":"Mercier","given":"Hugo"},{"family":"Mhagama","given":"Fenant Laurent"},{"family":"Michalakis","given":"Katerina"},{"family":"Mikus","given":"Nace"},{"family":"Milliron","given":"Sarah"},{"family":"Mitkidis","given":"Panagiotis"},{"family":"Monge-Rodríguez","given":"Fredy S."},{"family":"Mora","given":"Youri L."},{"family":"Moreau","given":"David"},{"family":"Motoki","given":"Kosuke"},{"family":"Moyano","given":"Manuel"},{"family":"Mus","given":"Mathilde"},{"family":"Navajas","given":"Joaquin"},{"family":"Nguyen","given":"Tam Luong"},{"family":"Nguyen","given":"Dung Minh"},{"family":"Nguyen","given":"Trieu"},{"family":"Niemi","given":"Laura"},{"family":"Nijssen","given":"Sari R. R."},{"family":"Nilsonne","given":"Gustav"},{"family":"Nitschke","given":"Jonas P."},{"family":"Nockur","given":"Laila"},{"family":"Okura","given":"Ritah"},{"family":"Öner","given":"Sezin"},{"family":"Özdoğru","given":"Asil Ali"},{"family":"Palumbo","given":"Helena"},{"family":"Panagopoulos","given":"Costas"},{"family":"Panasiti","given":"Maria Serena"},{"family":"Pärnamets","given":"Philip"},{"family":"Paruzel-Czachura","given":"Mariola"},{"family":"Pavlov","given":"Yuri G."},{"family":"Payán-Gómez","given":"César"},{"family":"Pearson","given":"Adam R."},{"family":"Pereira Da Costa","given":"Leonor"},{"family":"Petrowsky","given":"Hannes M."},{"family":"Pfattheicher","given":"Stefan"},{"family":"Pham","given":"Nhat Tan"},{"family":"Ponizovskiy","given":"Vladimir"},{"family":"Pretus","given":"Clara"},{"family":"Rêgo","given":"Gabriel G."},{"family":"Reimann","given":"Ritsaart"},{"family":"Rhoads","given":"Shawn A."},{"family":"Riano-Moreno","given":"Julian"},{"family":"Richter","given":"Isabell"},{"family":"Röer","given":"Jan Philipp"},{"family":"Rosa-Sullivan","given":"Jahred"},{"family":"Ross","given":"Robert M."},{"family":"Sabherwal","given":"Anandita"},{"family":"Saito","given":"Toshiki"},{"family":"Sarrasin","given":"Oriane"},{"family":"Say","given":"Nicolas"},{"family":"Schmid","given":"Katharina"},{"family":"Schmitt","given":"Michael T."},{"family":"Schoenegger","given":"Philipp"},{"family":"Scholz","given":"Christin"},{"family":"Schug","given":"Mariah G."},{"family":"Schulreich","given":"Stefan"},{"family":"Shreedhar","given":"Ganga"},{"family":"Shuman","given":"Eric"},{"family":"Sivan","given":"Smadar"},{"family":"Sjåstad","given":"Hallgeir"},{"family":"Soliman","given":"Meikel"},{"family":"Soud","given":"Katia"},{"family":"Spampatti","given":"Tobia"},{"family":"Sparkman","given":"Gregg"},{"family":"Spasovski","given":"Ognen"},{"family":"Stanley","given":"Samantha K."},{"family":"Stern","given":"Jessica A."},{"family":"Strahm","given":"Noel"},{"family":"Suko","given":"Yasushi"},{"family":"Sul","given":"Sunhae"},{"family":"Syropoulos","given":"Stylianos"},{"family":"Taylor","given":"Neil C."},{"family":"Tedaldi","given":"Elisa"},{"family":"Tinghög","given":"Gustav"},{"family":"Huynh","given":"Luu Duc Toan"},{"family":"Travaglino","given":"Giovanni Antonio"},{"family":"Tsakiris","given":"Manos"},{"family":"Tüter","given":"İlayda"},{"family":"Tyrala","given":"Michael"},{"family":"Uluğ","given":"Özden Melis"},{"family":"Urbanek","given":"Arkadiusz"},{"family":"Valko","given":"Danila"},{"family":"Van Der Linden","given":"Sander"},{"family":"Van Schie","given":"Kevin"},{"family":"Van Stekelenburg","given":"Aart"},{"family":"Vanags","given":"Edmunds"},{"family":"Västfjäll","given":"Daniel"},{"family":"Vesely","given":"Stepan"},{"family":"Vintr","given":"Jáchym"},{"family":"Vranka","given":"Marek"},{"family":"Wanguche","given":"Patrick Otuo"},{"family":"Willer","given":"Robb"},{"family":"Wojcik","given":"Adrian Dominik"},{"family":"Xu","given":"Rachel"},{"family":"Yadav","given":"Anjali"},{"family":"Zawisza","given":"Magdalena"},{"family":"Zhao","given":"Xian"},{"family":"Zhao","given":"Jiaying"},{"family":"Żuk","given":"Dawid"},{"family":"Van Bavel","given":"Jay J."}],"issued":{"date-parts":[["2024",2,9]]}}}],"schema":"https://github.com/citation-style-language/schema/raw/master/csl-citation.json"} </w:instrText>
      </w:r>
      <w:r w:rsidR="004134BC">
        <w:fldChar w:fldCharType="separate"/>
      </w:r>
      <w:r w:rsidR="002C7712" w:rsidRPr="002C7712">
        <w:t>[42]</w:t>
      </w:r>
      <w:r w:rsidR="004134BC">
        <w:fldChar w:fldCharType="end"/>
      </w:r>
      <w:r w:rsidR="00252D45">
        <w:t>.</w:t>
      </w:r>
    </w:p>
    <w:p w14:paraId="4F236888" w14:textId="74D20996" w:rsidR="00B3761C" w:rsidRPr="00142A0D" w:rsidRDefault="00B3761C" w:rsidP="00252D45">
      <w:pPr>
        <w:pStyle w:val="JRCTextbulletedlist1"/>
        <w:numPr>
          <w:ilvl w:val="0"/>
          <w:numId w:val="15"/>
        </w:numPr>
        <w:spacing w:before="0" w:after="0"/>
        <w:ind w:left="284" w:hanging="284"/>
      </w:pPr>
      <w:r w:rsidRPr="00AF7520">
        <w:rPr>
          <w:b/>
          <w:bCs/>
          <w:color w:val="000000" w:themeColor="text1"/>
        </w:rPr>
        <w:t xml:space="preserve">Traditional Interventions: </w:t>
      </w:r>
      <w:r w:rsidRPr="00AF7520">
        <w:rPr>
          <w:color w:val="000000" w:themeColor="text1"/>
        </w:rPr>
        <w:t xml:space="preserve">behavioural insights </w:t>
      </w:r>
      <w:r w:rsidRPr="00AF7520">
        <w:rPr>
          <w:color w:val="000000" w:themeColor="text1"/>
        </w:rPr>
        <w:t xml:space="preserve">serve a </w:t>
      </w:r>
      <w:r w:rsidRPr="00AF7520">
        <w:rPr>
          <w:i/>
          <w:iCs/>
          <w:color w:val="000000" w:themeColor="text1"/>
        </w:rPr>
        <w:t>structural</w:t>
      </w:r>
      <w:r w:rsidRPr="00AF7520">
        <w:rPr>
          <w:color w:val="000000" w:themeColor="text1"/>
        </w:rPr>
        <w:t xml:space="preserve"> role by implementing policies that affect the broader environment or system in which individuals operate, such as regulations, taxes, and subsidies, without necessarily targeting individual behaviour directly.</w:t>
      </w:r>
      <w:r w:rsidRPr="008F3BAD">
        <w:t xml:space="preserve"> </w:t>
      </w:r>
      <w:r w:rsidRPr="00142A0D">
        <w:t xml:space="preserve">When a behavioural element is found relevant in a policy context, </w:t>
      </w:r>
      <w:r>
        <w:t>behavioural insights</w:t>
      </w:r>
      <w:r w:rsidRPr="00142A0D">
        <w:t xml:space="preserve"> can recommend or inform traditional instruments or policies. In this case, </w:t>
      </w:r>
      <w:r>
        <w:t>it</w:t>
      </w:r>
      <w:r w:rsidRPr="00142A0D">
        <w:t xml:space="preserve"> feed the design of traditional interventions to modify the fundamental aspects or mechanisms of a system or environment rather than following or fixing pre-existing policy mechanisms already in place.</w:t>
      </w:r>
      <w:r w:rsidRPr="00AF7520">
        <w:rPr>
          <w:rStyle w:val="normaltextrun"/>
          <w:color w:val="000000"/>
          <w:shd w:val="clear" w:color="auto" w:fill="FFFFFF"/>
        </w:rPr>
        <w:t xml:space="preserve"> For example the 2011 EU Consumers Rights Directive included a number of measures informed by behavioural insights, such as banning pre-ticked boxes for additional services when shopping online, which relied on inattention and the tendency to follow the default.</w:t>
      </w:r>
    </w:p>
    <w:p w14:paraId="0F2086E0" w14:textId="3B86E37B" w:rsidR="00AF7520" w:rsidRDefault="00B3761C" w:rsidP="00642F30">
      <w:pPr>
        <w:pStyle w:val="ListParagraph"/>
        <w:ind w:left="284"/>
      </w:pPr>
      <w:r>
        <w:t xml:space="preserve">Behavioural insights </w:t>
      </w:r>
      <w:r w:rsidRPr="00142A0D">
        <w:t>can also inform the design of traditional policies by providing an understanding of human behaviour relevant to the policy context and feeding regulations or other traditional policies. For example the Revision of Energy Efficiency Directive and the Energy Efficiency Financing Recommendation both benefited from an understanding of energy efficiency (investment) decision drivers and identification of additional solutions through the behavioural economic lens, while the Energy Poverty Recommendation relied on insights on consumer empowerment and energy poverty drivers through the behavioural economic lens.</w:t>
      </w:r>
    </w:p>
    <w:p w14:paraId="45178732" w14:textId="0A364752" w:rsidR="00B3761C" w:rsidRPr="00AF7520" w:rsidRDefault="00B3761C" w:rsidP="00C0071E">
      <w:pPr>
        <w:pStyle w:val="ListParagraph"/>
        <w:numPr>
          <w:ilvl w:val="0"/>
          <w:numId w:val="15"/>
        </w:numPr>
        <w:spacing w:after="0"/>
        <w:ind w:left="284" w:hanging="284"/>
        <w:rPr>
          <w:rStyle w:val="normaltextrun"/>
          <w:color w:val="000000" w:themeColor="text1"/>
        </w:rPr>
      </w:pPr>
      <w:r w:rsidRPr="00AF7520">
        <w:rPr>
          <w:b/>
          <w:bCs/>
          <w:color w:val="000000" w:themeColor="text1"/>
        </w:rPr>
        <w:t>Policy Mix:</w:t>
      </w:r>
      <w:r w:rsidRPr="00AF7520">
        <w:rPr>
          <w:color w:val="000000" w:themeColor="text1"/>
        </w:rPr>
        <w:t xml:space="preserve"> </w:t>
      </w:r>
      <w:r w:rsidRPr="00AF7520">
        <w:rPr>
          <w:color w:val="000000" w:themeColor="text1"/>
        </w:rPr>
        <w:t xml:space="preserve">behavioural insights </w:t>
      </w:r>
      <w:r w:rsidRPr="00AF7520">
        <w:rPr>
          <w:color w:val="000000" w:themeColor="text1"/>
        </w:rPr>
        <w:t xml:space="preserve">can have two different roles: (1) a </w:t>
      </w:r>
      <w:r w:rsidRPr="00AF7520">
        <w:rPr>
          <w:i/>
          <w:iCs/>
          <w:color w:val="000000" w:themeColor="text1"/>
        </w:rPr>
        <w:t>complementary</w:t>
      </w:r>
      <w:r w:rsidRPr="00AF7520">
        <w:rPr>
          <w:color w:val="000000" w:themeColor="text1"/>
        </w:rPr>
        <w:t xml:space="preserve"> role, enhancing the effectiveness of behavioural interventions within a broader policy mix without directly influencing the design of traditional interventions in the mix</w:t>
      </w:r>
      <w:r w:rsidRPr="00AF7520">
        <w:rPr>
          <w:color w:val="000000" w:themeColor="text1"/>
        </w:rPr>
        <w:t>;</w:t>
      </w:r>
      <w:r w:rsidRPr="00AF7520">
        <w:rPr>
          <w:color w:val="000000" w:themeColor="text1"/>
        </w:rPr>
        <w:t xml:space="preserve"> or (2) a </w:t>
      </w:r>
      <w:r w:rsidRPr="00AF7520">
        <w:rPr>
          <w:i/>
          <w:iCs/>
          <w:color w:val="000000" w:themeColor="text1"/>
        </w:rPr>
        <w:t>cross-cutting</w:t>
      </w:r>
      <w:r w:rsidRPr="00AF7520">
        <w:rPr>
          <w:color w:val="000000" w:themeColor="text1"/>
        </w:rPr>
        <w:t xml:space="preserve"> role, informing the development and implementation of both behavioural and traditional interventions within the mix, ensuring coherence and synergy across all policy tools to achieve the intended policy goal. For example, </w:t>
      </w:r>
      <w:r>
        <w:t>c</w:t>
      </w:r>
      <w:r w:rsidRPr="00142A0D">
        <w:t xml:space="preserve">ombinations involving nudges and monetary incentives are more effective in promoting pro-environmental behaviour than monetary interventions alone </w:t>
      </w:r>
      <w:r w:rsidRPr="00AF7520">
        <w:rPr>
          <w:color w:val="2B579A"/>
          <w:shd w:val="clear" w:color="auto" w:fill="E6E6E6"/>
        </w:rPr>
        <w:fldChar w:fldCharType="begin"/>
      </w:r>
      <w:r w:rsidR="002814C2">
        <w:instrText xml:space="preserve"> ADDIN ZOTERO_ITEM CSL_CITATION {"citationID":"OU9a6sGp","properties":{"formattedCitation":"[43]","plainCitation":"[43]","noteIndex":0},"citationItems":[{"id":"mMG864Ck/sBdQIc0L","uris":["http://zotero.org/users/10555466/items/P48WFSM8"],"itemData":{"id":391,"type":"article-journal","abstract":"Addressing the threat of climate change requires effective environmental regulation to induce pro-environmental behavior. While various policy interventions already exist, combining different policies may offer greater effectiveness in dealing with market failures, multiple environmental objectives, and mitigating the regressive effects of single policies. In this meta-study, we investigate the potential synergies between policy interventions by rigorously assessing their comparative effectiveness when used individually versus in combination. We focus on experimental studies providing comparable findings from controlled settings to facilitate an empirically grounded understanding of climate policy synergies. Our analysis reveals negative synergy effects, indicating that, on average, the analyzed policy mixes are less effective than the sum of their individual intervention effects. However, we also find that policy mixes can offset the negative effects of single policies. Notably, combinations involving nudges and monetary incentives prove particularly effective in promoting pro-environmental behavior. Lastly, behavioral changes induced by policy mixes tend to wane faster compared to single interventions once the policies are removed. Our study provides important scientific and policy-relevant insights regarding the per­ formance of policy mixes.","container-title":"Global Environmental Change","DOI":"10.1016/j.gloenvcha.2023.102776","ISSN":"09593780","journalAbbreviation":"Global Environmental Change","language":"en","page":"102776","source":"DOI.org (Crossref)","title":"Synergies of interventions to promote pro-environmental behaviors – A meta-analysis of experimental studies","volume":"84","author":[{"family":"Alt","given":"Marius"},{"family":"Bruns","given":"Hendrik"},{"family":"DellaValle","given":"Nives"},{"family":"Murauskaite-Bull","given":"Ingrida"}],"issued":{"date-parts":[["2024",1]]}}}],"schema":"https://github.com/citation-style-language/schema/raw/master/csl-citation.json"} </w:instrText>
      </w:r>
      <w:r w:rsidRPr="00AF7520">
        <w:rPr>
          <w:color w:val="2B579A"/>
          <w:shd w:val="clear" w:color="auto" w:fill="E6E6E6"/>
        </w:rPr>
        <w:fldChar w:fldCharType="separate"/>
      </w:r>
      <w:r w:rsidR="002C7712" w:rsidRPr="002C7712">
        <w:t>[43]</w:t>
      </w:r>
      <w:r w:rsidRPr="00AF7520">
        <w:rPr>
          <w:color w:val="2B579A"/>
          <w:shd w:val="clear" w:color="auto" w:fill="E6E6E6"/>
        </w:rPr>
        <w:fldChar w:fldCharType="end"/>
      </w:r>
      <w:r w:rsidRPr="00142A0D">
        <w:t>.</w:t>
      </w:r>
      <w:r w:rsidRPr="00AF7520">
        <w:rPr>
          <w:rStyle w:val="normaltextrun"/>
          <w:color w:val="000000"/>
          <w:shd w:val="clear" w:color="auto" w:fill="FFFFFF"/>
        </w:rPr>
        <w:t xml:space="preserve"> </w:t>
      </w:r>
    </w:p>
    <w:p w14:paraId="32AA58D0" w14:textId="7C7FC664" w:rsidR="00B3761C" w:rsidRPr="00142A0D" w:rsidRDefault="00B3761C" w:rsidP="00642F30">
      <w:pPr>
        <w:pStyle w:val="JRCTextbulletedlist1"/>
        <w:numPr>
          <w:ilvl w:val="0"/>
          <w:numId w:val="0"/>
        </w:numPr>
        <w:spacing w:before="0"/>
        <w:ind w:left="284"/>
        <w:rPr>
          <w:color w:val="000000" w:themeColor="text1"/>
        </w:rPr>
      </w:pPr>
      <w:r>
        <w:rPr>
          <w:rStyle w:val="normaltextrun"/>
          <w:color w:val="000000"/>
          <w:shd w:val="clear" w:color="auto" w:fill="FFFFFF"/>
        </w:rPr>
        <w:t>M</w:t>
      </w:r>
      <w:r w:rsidRPr="00142A0D">
        <w:rPr>
          <w:rStyle w:val="normaltextrun"/>
          <w:color w:val="000000"/>
          <w:shd w:val="clear" w:color="auto" w:fill="FFFFFF"/>
        </w:rPr>
        <w:t xml:space="preserve">oving along those lines in energy policy making is consideration of a long-term project to map the consumer journey in relation with energy-related equipment in order to identify each step of the consumer decision-making process, including purchase, repair, and end-of-life disposal, and develop </w:t>
      </w:r>
      <w:r>
        <w:rPr>
          <w:rStyle w:val="normaltextrun"/>
          <w:color w:val="000000"/>
          <w:shd w:val="clear" w:color="auto" w:fill="FFFFFF"/>
        </w:rPr>
        <w:t>behavioural insights</w:t>
      </w:r>
      <w:r w:rsidRPr="00142A0D">
        <w:rPr>
          <w:rStyle w:val="normaltextrun"/>
          <w:color w:val="000000"/>
          <w:shd w:val="clear" w:color="auto" w:fill="FFFFFF"/>
        </w:rPr>
        <w:t xml:space="preserve"> to address any obstacles or information needs, providing evidence supporting future energy policies.</w:t>
      </w:r>
    </w:p>
    <w:p w14:paraId="4C1E009F" w14:textId="0E741D3A" w:rsidR="00B3761C" w:rsidRDefault="00B3761C" w:rsidP="00C0071E">
      <w:pPr>
        <w:pStyle w:val="ListParagraph"/>
        <w:numPr>
          <w:ilvl w:val="0"/>
          <w:numId w:val="15"/>
        </w:numPr>
        <w:ind w:left="284" w:hanging="284"/>
      </w:pPr>
      <w:r w:rsidRPr="00AF7520">
        <w:rPr>
          <w:b/>
          <w:bCs/>
          <w:color w:val="000000" w:themeColor="text1"/>
        </w:rPr>
        <w:t xml:space="preserve">Policy interconnections: </w:t>
      </w:r>
      <w:r w:rsidRPr="00AF7520">
        <w:rPr>
          <w:color w:val="000000" w:themeColor="text1"/>
        </w:rPr>
        <w:t xml:space="preserve">behavioural insights </w:t>
      </w:r>
      <w:r w:rsidRPr="00AF7520">
        <w:rPr>
          <w:color w:val="000000" w:themeColor="text1"/>
        </w:rPr>
        <w:t xml:space="preserve">adopt a </w:t>
      </w:r>
      <w:r w:rsidRPr="00AF7520">
        <w:rPr>
          <w:i/>
          <w:iCs/>
          <w:color w:val="000000" w:themeColor="text1"/>
        </w:rPr>
        <w:t>systemic</w:t>
      </w:r>
      <w:r w:rsidRPr="00AF7520">
        <w:rPr>
          <w:color w:val="000000" w:themeColor="text1"/>
        </w:rPr>
        <w:t xml:space="preserve"> role by analysing how various policies from different policy domains interact and impact the behaviour of specific stakeholders collectively, identifying synergies and conflicts between policy signals.</w:t>
      </w:r>
      <w:r w:rsidRPr="00274D4D">
        <w:t xml:space="preserve"> </w:t>
      </w:r>
      <w:r w:rsidRPr="00142A0D">
        <w:t>In such analyses, the traditional approach of first identifying behavioural aspects and then designing interventions to achieve specific goals is insufficient</w:t>
      </w:r>
      <w:r w:rsidR="00B9605F">
        <w:t xml:space="preserve"> </w:t>
      </w:r>
      <w:r w:rsidRPr="00142A0D">
        <w:t xml:space="preserve"> </w:t>
      </w:r>
      <w:r w:rsidRPr="00AF7520">
        <w:rPr>
          <w:color w:val="2B579A"/>
          <w:shd w:val="clear" w:color="auto" w:fill="E6E6E6"/>
        </w:rPr>
        <w:fldChar w:fldCharType="begin"/>
      </w:r>
      <w:r w:rsidR="002814C2">
        <w:instrText xml:space="preserve"> ADDIN ZOTERO_ITEM CSL_CITATION {"citationID":"ugBg60ue","properties":{"formattedCitation":"[44]","plainCitation":"[44]","noteIndex":0},"citationItems":[{"id":"mMG864Ck/tDBuhba0","uris":["http://zotero.org/users/10555466/items/N7G6TMRE"],"itemData":{"id":3231,"type":"article-journal","container-title":"Busara Groundwork, Research Agenda","issue":"8","title":"Behavioral systems: Combining behavioral science and systems analysis","author":[{"literal":"Del Valle, Emiliano Diaz"},{"literal":"Jang, Chaning"},{"literal":"Wendel, Steve"}],"issued":{"date-parts":[["2024",1]]}},"label":"page"}],"schema":"https://github.com/citation-style-language/schema/raw/master/csl-citation.json"} </w:instrText>
      </w:r>
      <w:r w:rsidRPr="00AF7520">
        <w:rPr>
          <w:color w:val="2B579A"/>
          <w:shd w:val="clear" w:color="auto" w:fill="E6E6E6"/>
        </w:rPr>
        <w:fldChar w:fldCharType="separate"/>
      </w:r>
      <w:r w:rsidR="002C7712" w:rsidRPr="002C7712">
        <w:t>[44]</w:t>
      </w:r>
      <w:r w:rsidRPr="00AF7520">
        <w:rPr>
          <w:color w:val="2B579A"/>
          <w:shd w:val="clear" w:color="auto" w:fill="E6E6E6"/>
        </w:rPr>
        <w:fldChar w:fldCharType="end"/>
      </w:r>
      <w:r w:rsidRPr="00142A0D">
        <w:t>. Instead, it is crucial to consider how interventions in one domain might impact another, necessitating a holistic view of the system's dynamics.</w:t>
      </w:r>
      <w:r w:rsidRPr="00274D4D">
        <w:t xml:space="preserve"> </w:t>
      </w:r>
    </w:p>
    <w:p w14:paraId="360AC488" w14:textId="34E0B8A2" w:rsidR="00B3761C" w:rsidRPr="00AF7520" w:rsidRDefault="00B3761C" w:rsidP="00642F30">
      <w:pPr>
        <w:pStyle w:val="ListParagraph"/>
        <w:ind w:left="284"/>
      </w:pPr>
      <w:r w:rsidRPr="00142A0D">
        <w:t xml:space="preserve">An example of how </w:t>
      </w:r>
      <w:r>
        <w:t>behavioural insights</w:t>
      </w:r>
      <w:r w:rsidRPr="00142A0D">
        <w:t xml:space="preserve"> could contribute comes from the intersection between tourism and climate policies. For </w:t>
      </w:r>
      <w:r w:rsidRPr="00AF7520">
        <w:t>the EU to achieve climate neutrality by 2050</w:t>
      </w:r>
      <w:r w:rsidRPr="00142A0D">
        <w:t xml:space="preserve"> </w:t>
      </w:r>
      <w:r w:rsidRPr="00AF7520">
        <w:t>long distance transport has to decarbonise but there is also a need for a reduction in overall long-distance travelling. At the same time tourism is seen as a key sector in the EU, so there is a need to reconcile how a vibrant tourism economy can be achieved with lower travel intensity or how zero-emission transport</w:t>
      </w:r>
      <w:r w:rsidRPr="00142A0D">
        <w:t xml:space="preserve">. </w:t>
      </w:r>
      <w:r w:rsidRPr="00AF7520">
        <w:t>In such cases, applying a behavioural lens allows for an assessment of potential conflicting goals across policy domains and helps promote coherence across different policy areas.</w:t>
      </w:r>
    </w:p>
    <w:p w14:paraId="7E721F54" w14:textId="43090CC1" w:rsidR="00B3761C" w:rsidRPr="00142A0D" w:rsidRDefault="00B3761C" w:rsidP="00B3761C">
      <w:pPr>
        <w:pStyle w:val="JRCText"/>
      </w:pPr>
      <w:r w:rsidRPr="00142A0D">
        <w:t xml:space="preserve">Focusing exclusively on devising behavioural interventions, is considered to have the lowest potential (or highest uncertainty) for system impact. The case where </w:t>
      </w:r>
      <w:r>
        <w:t>behavioural insights</w:t>
      </w:r>
      <w:r w:rsidRPr="00142A0D">
        <w:t xml:space="preserve"> </w:t>
      </w:r>
      <w:r w:rsidRPr="00142A0D">
        <w:t xml:space="preserve">informs various policies simultaneously and potentially across different domains, represents the highest potential for </w:t>
      </w:r>
      <w:r>
        <w:t>them</w:t>
      </w:r>
      <w:r w:rsidRPr="00142A0D">
        <w:t xml:space="preserve"> </w:t>
      </w:r>
      <w:r w:rsidRPr="00142A0D">
        <w:t>to impact the system.</w:t>
      </w:r>
    </w:p>
    <w:p w14:paraId="25C76E0F" w14:textId="7A189CE7" w:rsidR="00B3761C" w:rsidRPr="004D1D15" w:rsidRDefault="00B3761C" w:rsidP="00B3761C">
      <w:r>
        <w:t>Behavioural insights</w:t>
      </w:r>
      <w:r w:rsidRPr="00142A0D">
        <w:t xml:space="preserve">, while not revolutionising policymaking, fully embraces the principle of evidence-based policymaking by making the case that – whenever we find a behavioural element that may help determine the potential success of a given policy intervention – we ought to collect and take stock of behavioural evidence. For example, although it may make sense on paper, a new label is not necessarily the solution, unless consumers can access it, trust it, understand it, and use it to make decisions. In this sense, </w:t>
      </w:r>
      <w:r w:rsidR="00642F30">
        <w:t>behavioural insights</w:t>
      </w:r>
      <w:r w:rsidR="00642F30" w:rsidRPr="00142A0D">
        <w:t xml:space="preserve"> </w:t>
      </w:r>
      <w:r w:rsidRPr="00142A0D">
        <w:t xml:space="preserve">asks further questions that can help generate a clearer reply, a more effective policy response </w:t>
      </w:r>
      <w:r w:rsidRPr="004D1D15">
        <w:t>to unlock the positive potential of human decisions to tackle collective challenges.</w:t>
      </w:r>
    </w:p>
    <w:p w14:paraId="6255F8DB" w14:textId="77777777" w:rsidR="00B3761C" w:rsidRPr="004D1D15" w:rsidRDefault="00B3761C" w:rsidP="00B3761C"/>
    <w:p w14:paraId="46D725A6" w14:textId="2C64ABBE" w:rsidR="004506CB" w:rsidRPr="00142A0D" w:rsidRDefault="004506CB" w:rsidP="004506CB">
      <w:pPr>
        <w:pStyle w:val="JRCLevel-3title"/>
      </w:pPr>
      <w:bookmarkStart w:id="124" w:name="_Toc195777736"/>
      <w:commentRangeStart w:id="125"/>
      <w:r w:rsidRPr="00142A0D">
        <w:t>Participation and citizen engagement</w:t>
      </w:r>
      <w:bookmarkEnd w:id="110"/>
      <w:bookmarkEnd w:id="111"/>
      <w:bookmarkEnd w:id="112"/>
      <w:bookmarkEnd w:id="113"/>
      <w:r w:rsidR="00F516DD">
        <w:t xml:space="preserve"> </w:t>
      </w:r>
      <w:bookmarkEnd w:id="114"/>
      <w:commentRangeEnd w:id="125"/>
      <w:r w:rsidR="002814C2">
        <w:rPr>
          <w:rStyle w:val="CommentReference"/>
          <w:bCs w:val="0"/>
          <w:color w:val="auto"/>
        </w:rPr>
        <w:commentReference w:id="125"/>
      </w:r>
      <w:bookmarkEnd w:id="124"/>
    </w:p>
    <w:bookmarkEnd w:id="115"/>
    <w:p w14:paraId="0E437E39" w14:textId="5A630391" w:rsidR="77A4C68D" w:rsidRPr="00142A0D" w:rsidRDefault="77A4C68D" w:rsidP="00F516DD">
      <w:r w:rsidRPr="00142A0D">
        <w:t xml:space="preserve">Citizen participation </w:t>
      </w:r>
      <w:r w:rsidR="00F86DD9">
        <w:t xml:space="preserve">can </w:t>
      </w:r>
      <w:r w:rsidRPr="00142A0D">
        <w:t xml:space="preserve">directly impacts the implementation success of the </w:t>
      </w:r>
      <w:r w:rsidR="00F86DD9">
        <w:t>green and digital transition in EU</w:t>
      </w:r>
      <w:r w:rsidRPr="00142A0D">
        <w:t xml:space="preserve">. </w:t>
      </w:r>
      <w:del w:id="126" w:author="BARBERO VIGNOLA Giulia (JRC-ISPRA)" w:date="2025-04-16T10:31:00Z">
        <w:r w:rsidRPr="00142A0D" w:rsidDel="002814C2">
          <w:delText xml:space="preserve">Recent evidence indicates a significant </w:delText>
        </w:r>
        <w:r w:rsidRPr="00F86DD9" w:rsidDel="002814C2">
          <w:rPr>
            <w:b/>
          </w:rPr>
          <w:delText>mismatch between EU participatory ambitions and current engagement</w:delText>
        </w:r>
        <w:r w:rsidR="00F86DD9" w:rsidDel="002814C2">
          <w:delText>,</w:delText>
        </w:r>
        <w:r w:rsidRPr="00142A0D" w:rsidDel="002814C2">
          <w:delText xml:space="preserve"> </w:delText>
        </w:r>
        <w:r w:rsidR="00F86DD9" w:rsidDel="002814C2">
          <w:delText xml:space="preserve">which </w:delText>
        </w:r>
        <w:r w:rsidRPr="00142A0D" w:rsidDel="002814C2">
          <w:delText>affects policy delivery (</w:delText>
        </w:r>
        <w:commentRangeStart w:id="127"/>
        <w:r w:rsidRPr="005123D0" w:rsidDel="002814C2">
          <w:rPr>
            <w:highlight w:val="yellow"/>
          </w:rPr>
          <w:delText>European Commission, 2021</w:delText>
        </w:r>
        <w:commentRangeEnd w:id="127"/>
        <w:r w:rsidR="002814C2" w:rsidDel="002814C2">
          <w:rPr>
            <w:rStyle w:val="CommentReference"/>
            <w:lang w:eastAsia="en-US"/>
          </w:rPr>
          <w:commentReference w:id="127"/>
        </w:r>
        <w:r w:rsidRPr="00142A0D" w:rsidDel="002814C2">
          <w:delText xml:space="preserve">). This gap requires attention as it influences the speed and effectiveness of </w:delText>
        </w:r>
      </w:del>
      <w:del w:id="128" w:author="BARBERO VIGNOLA Giulia (JRC-ISPRA)" w:date="2025-03-21T11:35:00Z">
        <w:r w:rsidRPr="00142A0D" w:rsidDel="00F86DD9">
          <w:delText xml:space="preserve">EGD </w:delText>
        </w:r>
      </w:del>
      <w:del w:id="129" w:author="BARBERO VIGNOLA Giulia (JRC-ISPRA)" w:date="2025-04-16T10:31:00Z">
        <w:r w:rsidRPr="00142A0D" w:rsidDel="002814C2">
          <w:delText>implementation across Member States.</w:delText>
        </w:r>
      </w:del>
    </w:p>
    <w:p w14:paraId="0E59559B" w14:textId="1D973651" w:rsidR="77A4C68D" w:rsidRPr="00142A0D" w:rsidRDefault="77A4C68D" w:rsidP="00F516DD">
      <w:del w:id="130" w:author="BARBERO VIGNOLA Giulia (JRC-ISPRA)" w:date="2025-04-16T10:33:00Z">
        <w:r w:rsidRPr="00F86DD9" w:rsidDel="002814C2">
          <w:rPr>
            <w:bCs/>
          </w:rPr>
          <w:delText>Survey data reveals the scale and urgency of this challenge</w:delText>
        </w:r>
        <w:r w:rsidRPr="00F86DD9" w:rsidDel="002814C2">
          <w:delText>.</w:delText>
        </w:r>
        <w:r w:rsidRPr="00142A0D" w:rsidDel="002814C2">
          <w:delText xml:space="preserve"> While 80% of EU citizens desire greater involvement in EU decision-making, only 46% believe their voice counts in current processes (</w:delText>
        </w:r>
        <w:commentRangeStart w:id="131"/>
        <w:r w:rsidRPr="005123D0" w:rsidDel="002814C2">
          <w:rPr>
            <w:highlight w:val="yellow"/>
          </w:rPr>
          <w:delText>eupinions, 2022</w:delText>
        </w:r>
        <w:commentRangeEnd w:id="131"/>
        <w:r w:rsidR="002814C2" w:rsidDel="002814C2">
          <w:rPr>
            <w:rStyle w:val="CommentReference"/>
            <w:lang w:eastAsia="en-US"/>
          </w:rPr>
          <w:commentReference w:id="131"/>
        </w:r>
        <w:r w:rsidRPr="00142A0D" w:rsidDel="002814C2">
          <w:delText xml:space="preserve">). This participation deficit particularly affects environmental and climate policies, where public support and active engagement directly influence </w:delText>
        </w:r>
        <w:r w:rsidR="00F86DD9" w:rsidDel="002814C2">
          <w:delText xml:space="preserve">the </w:delText>
        </w:r>
        <w:r w:rsidRPr="00142A0D" w:rsidDel="002814C2">
          <w:delText>effectiveness</w:delText>
        </w:r>
        <w:r w:rsidR="00F86DD9" w:rsidRPr="00F86DD9" w:rsidDel="002814C2">
          <w:delText xml:space="preserve"> </w:delText>
        </w:r>
        <w:r w:rsidR="00F86DD9" w:rsidDel="002814C2">
          <w:delText xml:space="preserve">of </w:delText>
        </w:r>
        <w:r w:rsidR="00F86DD9" w:rsidRPr="00142A0D" w:rsidDel="002814C2">
          <w:delText>implementation</w:delText>
        </w:r>
        <w:r w:rsidRPr="00142A0D" w:rsidDel="002814C2">
          <w:delText xml:space="preserve">. </w:delText>
        </w:r>
      </w:del>
      <w:del w:id="132" w:author="BARBERO VIGNOLA Giulia (JRC-ISPRA)" w:date="2025-03-21T11:37:00Z">
        <w:r w:rsidRPr="00142A0D" w:rsidDel="00F86DD9">
          <w:delText>Expert analysis reinforces these concerns, with 75% of democracy specialists indicating tha</w:delText>
        </w:r>
        <w:commentRangeStart w:id="133"/>
        <w:commentRangeStart w:id="134"/>
        <w:commentRangeStart w:id="135"/>
        <w:r w:rsidRPr="00142A0D" w:rsidDel="00F86DD9">
          <w:delText>t existing participation tools require optimization to better serve their intended purpose.</w:delText>
        </w:r>
        <w:commentRangeEnd w:id="133"/>
        <w:r w:rsidDel="00F86DD9">
          <w:rPr>
            <w:rStyle w:val="CommentReference"/>
          </w:rPr>
          <w:commentReference w:id="133"/>
        </w:r>
        <w:commentRangeEnd w:id="134"/>
        <w:r w:rsidDel="00F86DD9">
          <w:rPr>
            <w:rStyle w:val="CommentReference"/>
          </w:rPr>
          <w:commentReference w:id="134"/>
        </w:r>
      </w:del>
      <w:commentRangeEnd w:id="135"/>
      <w:r w:rsidR="00F86DD9">
        <w:rPr>
          <w:rStyle w:val="CommentReference"/>
          <w:lang w:eastAsia="en-US"/>
        </w:rPr>
        <w:commentReference w:id="135"/>
      </w:r>
    </w:p>
    <w:p w14:paraId="4A5B1D66" w14:textId="238CB40F" w:rsidR="77A4C68D" w:rsidRPr="00F86DD9" w:rsidRDefault="77A4C68D" w:rsidP="00F516DD">
      <w:r w:rsidRPr="00F86DD9">
        <w:rPr>
          <w:iCs/>
        </w:rPr>
        <w:t>Three systemic gaps affect implementation effectiveness</w:t>
      </w:r>
      <w:r w:rsidRPr="00F86DD9">
        <w:t xml:space="preserve">. First, limited awareness of participation mechanisms reduces citizen engagement with environmental initiatives. Second, fragmented performance across participation tools affects their collective impact on policy development. Third, resource allocation for participation initiatives often falls short of stated ambitions, limiting their practical effectiveness </w:t>
      </w:r>
      <w:commentRangeStart w:id="136"/>
      <w:r w:rsidR="003C73A1">
        <w:fldChar w:fldCharType="begin"/>
      </w:r>
      <w:r w:rsidR="003C73A1">
        <w:instrText xml:space="preserve"> ADDIN ZOTERO_ITEM CSL_CITATION {"citationID":"IYU84Z5K","properties":{"formattedCitation":"[45]","plainCitation":"[45]","noteIndex":0},"citationItems":[{"id":1446,"uris":["http://zotero.org/groups/5272309/items/3MZD8X2I"],"itemData":{"id":1446,"type":"chapter","edition":"Brigitte Geissel and Marko Jonas","page":"8-32","publisher":"Leverkusen: Verlag Barbara Budrich","title":"Introduction: On the evaluation of participatory innovations – a preliminary framework","URL":"https://doi.org/10.2307/j.ctvdf0gdc.4","volume":"Participatory Democratic Innovations in Europe: Improving the Quality of Democracy?","author":[{"literal":"Geissel, Brigitte"}],"issued":{"date-parts":[["2013"]]}}}],"schema":"https://github.com/citation-style-language/schema/raw/master/csl-citation.json"} </w:instrText>
      </w:r>
      <w:r w:rsidR="003C73A1">
        <w:fldChar w:fldCharType="separate"/>
      </w:r>
      <w:r w:rsidR="003C73A1" w:rsidRPr="003C73A1">
        <w:t>[45]</w:t>
      </w:r>
      <w:r w:rsidR="003C73A1">
        <w:fldChar w:fldCharType="end"/>
      </w:r>
      <w:commentRangeEnd w:id="136"/>
      <w:r w:rsidR="002814C2">
        <w:rPr>
          <w:rStyle w:val="CommentReference"/>
          <w:lang w:eastAsia="en-US"/>
        </w:rPr>
        <w:commentReference w:id="136"/>
      </w:r>
      <w:del w:id="137" w:author="BARBERO VIGNOLA Giulia (JRC-ISPRA)" w:date="2025-04-15T11:45:00Z">
        <w:r w:rsidR="003C73A1" w:rsidRPr="00F86DD9" w:rsidDel="003C73A1">
          <w:delText xml:space="preserve"> </w:delText>
        </w:r>
        <w:commentRangeStart w:id="138"/>
        <w:r w:rsidRPr="00F86DD9" w:rsidDel="003C73A1">
          <w:delText>(Alemanno, 2021)</w:delText>
        </w:r>
      </w:del>
      <w:r w:rsidRPr="00F86DD9">
        <w:t>.</w:t>
      </w:r>
      <w:commentRangeEnd w:id="138"/>
      <w:r w:rsidR="00813FC2">
        <w:rPr>
          <w:rStyle w:val="CommentReference"/>
          <w:lang w:eastAsia="en-US"/>
        </w:rPr>
        <w:commentReference w:id="138"/>
      </w:r>
    </w:p>
    <w:p w14:paraId="0679AC0B" w14:textId="7BEA172D" w:rsidR="77A4C68D" w:rsidRPr="00142A0D" w:rsidRDefault="77A4C68D" w:rsidP="00F516DD">
      <w:r w:rsidRPr="00F86DD9">
        <w:rPr>
          <w:bCs/>
        </w:rPr>
        <w:t>Current participation mechanisms show varying success levels</w:t>
      </w:r>
      <w:r w:rsidRPr="00F86DD9">
        <w:t>.</w:t>
      </w:r>
      <w:r w:rsidRPr="00142A0D">
        <w:t xml:space="preserve"> The European Citizens' Initiative has demonstrated concrete impact, with initiatives like "End the Cage Age" influencing policy development </w:t>
      </w:r>
      <w:r w:rsidR="00813FC2">
        <w:fldChar w:fldCharType="begin"/>
      </w:r>
      <w:r w:rsidR="00813FC2">
        <w:instrText xml:space="preserve"> ADDIN ZOTERO_ITEM CSL_CITATION {"citationID":"xGL7AQji","properties":{"formattedCitation":"[46]","plainCitation":"[46]","noteIndex":0},"citationItems":[{"id":1449,"uris":["http://zotero.org/groups/5272309/items/ZKNSZY7N"],"itemData":{"id":1449,"type":"book","event-place":"Gütersloh","ISBN":"978-3-86793-956-0","language":"eng","number-of-pages":"223","publisher":"Verlag Bertelsmann Stiftung","publisher-place":"Gütersloh","source":"K10plus ISBN","title":"Under construction: citizen participation in the European Union","title-short":"Under construction","author":[{"family":"Hierlemann","given":"Dominik"},{"family":"Roch","given":"Stefan"},{"family":"Butcher","given":"Paul"},{"family":"Emmanouilidis","given":"Janis A."},{"family":"Stratulat","given":"Corina"},{"family":"Groot","given":"Maarten","non-dropping-particle":"de"}],"issued":{"date-parts":[["2022"]]}}}],"schema":"https://github.com/citation-style-language/schema/raw/master/csl-citation.json"} </w:instrText>
      </w:r>
      <w:r w:rsidR="00813FC2">
        <w:fldChar w:fldCharType="separate"/>
      </w:r>
      <w:r w:rsidR="00813FC2" w:rsidRPr="00813FC2">
        <w:t>[46]</w:t>
      </w:r>
      <w:r w:rsidR="00813FC2">
        <w:fldChar w:fldCharType="end"/>
      </w:r>
      <w:r w:rsidRPr="00142A0D">
        <w:t xml:space="preserve">. However, public consultations and Citizens' dialogues, while valuable, often struggle to reach beyond already engaged stakeholders </w:t>
      </w:r>
      <w:r w:rsidR="002814C2">
        <w:fldChar w:fldCharType="begin"/>
      </w:r>
      <w:r w:rsidR="002814C2">
        <w:instrText xml:space="preserve"> ADDIN ZOTERO_ITEM CSL_CITATION {"citationID":"SBHlXLIp","properties":{"formattedCitation":"[47]","plainCitation":"[47]","noteIndex":0},"citationItems":[{"id":1452,"uris":["http://zotero.org/groups/5272309/items/2B487JNR"],"itemData":{"id":1452,"type":"bill","language":"en","title":"COMMUNICATION FROM THE COMMISSION TO THE EUROPEAN PARLIAMENT, THE COUNCIL, THE EUROPEAN ECONOMIC AND SOCIAL COMMITTEE AND THE COMMITTEE OF THE REGIONS On the European democracy action plan","URL":"https://eur-lex.europa.eu/legal-content/EN/TXT/?uri=COM%3A2020%3A790%3AFIN&amp;qid=1607079662423","accessed":{"date-parts":[["2025",4,16]]},"issued":{"date-parts":[["2020"]]}}}],"schema":"https://github.com/citation-style-language/schema/raw/master/csl-citation.json"} </w:instrText>
      </w:r>
      <w:r w:rsidR="002814C2">
        <w:fldChar w:fldCharType="separate"/>
      </w:r>
      <w:r w:rsidR="002814C2" w:rsidRPr="002814C2">
        <w:t>[47]</w:t>
      </w:r>
      <w:r w:rsidR="002814C2">
        <w:fldChar w:fldCharType="end"/>
      </w:r>
      <w:r w:rsidRPr="00142A0D">
        <w:t>. This limited reach affects the breadth and effectiveness of public input into environmental policy development.</w:t>
      </w:r>
    </w:p>
    <w:p w14:paraId="163F37FE" w14:textId="73B36C4A" w:rsidR="77A4C68D" w:rsidRPr="00142A0D" w:rsidRDefault="77A4C68D" w:rsidP="00F516DD">
      <w:r w:rsidRPr="00142A0D">
        <w:t xml:space="preserve">Evidence from recent initiatives points to </w:t>
      </w:r>
      <w:r w:rsidRPr="00F86DD9">
        <w:rPr>
          <w:b/>
        </w:rPr>
        <w:t>three priority areas for strengthening citizen participation</w:t>
      </w:r>
      <w:r w:rsidRPr="00142A0D">
        <w:t xml:space="preserve"> in </w:t>
      </w:r>
      <w:r w:rsidR="00F86DD9">
        <w:t>green transition</w:t>
      </w:r>
      <w:r w:rsidR="00F86DD9" w:rsidRPr="00142A0D">
        <w:t xml:space="preserve"> </w:t>
      </w:r>
      <w:r w:rsidRPr="00142A0D">
        <w:t>implementation:</w:t>
      </w:r>
    </w:p>
    <w:p w14:paraId="74AC2AC1" w14:textId="0ABF799E" w:rsidR="77A4C68D" w:rsidRPr="00142A0D" w:rsidRDefault="00F86DD9" w:rsidP="00F516DD">
      <w:pPr>
        <w:pStyle w:val="ListParagraph"/>
        <w:numPr>
          <w:ilvl w:val="0"/>
          <w:numId w:val="1"/>
        </w:numPr>
      </w:pPr>
      <w:r>
        <w:rPr>
          <w:b/>
          <w:iCs/>
        </w:rPr>
        <w:t>E</w:t>
      </w:r>
      <w:r w:rsidR="77A4C68D" w:rsidRPr="00142A0D">
        <w:rPr>
          <w:b/>
          <w:iCs/>
        </w:rPr>
        <w:t>nhancing mechanism effectiveness</w:t>
      </w:r>
      <w:r w:rsidR="77A4C68D" w:rsidRPr="00142A0D">
        <w:rPr>
          <w:b/>
        </w:rPr>
        <w:t>:</w:t>
      </w:r>
      <w:r w:rsidR="77A4C68D" w:rsidRPr="00142A0D">
        <w:t xml:space="preserve"> stronger links between participation outcomes and policy decisions would improve engagement quality. </w:t>
      </w:r>
      <w:commentRangeStart w:id="139"/>
      <w:del w:id="140" w:author="BARBERO VIGNOLA Giulia (JRC-ISPRA)" w:date="2025-03-21T11:42:00Z">
        <w:r w:rsidR="77A4C68D" w:rsidRPr="00142A0D" w:rsidDel="00656772">
          <w:delText xml:space="preserve">Evidence </w:delText>
        </w:r>
      </w:del>
      <w:commentRangeEnd w:id="139"/>
      <w:r w:rsidR="00656772">
        <w:rPr>
          <w:rStyle w:val="CommentReference"/>
          <w:rFonts w:eastAsia="Times New Roman" w:cs="Times New Roman"/>
        </w:rPr>
        <w:commentReference w:id="139"/>
      </w:r>
      <w:del w:id="141" w:author="BARBERO VIGNOLA Giulia (JRC-ISPRA)" w:date="2025-03-21T11:42:00Z">
        <w:r w:rsidR="77A4C68D" w:rsidRPr="00142A0D" w:rsidDel="00656772">
          <w:delText>suggests that demonstrating concrete policy impact increases sustained participation.</w:delText>
        </w:r>
      </w:del>
    </w:p>
    <w:p w14:paraId="6FD92EBB" w14:textId="64E8588C" w:rsidR="77A4C68D" w:rsidRPr="00142A0D" w:rsidRDefault="00656772" w:rsidP="00F516DD">
      <w:pPr>
        <w:pStyle w:val="ListParagraph"/>
        <w:numPr>
          <w:ilvl w:val="0"/>
          <w:numId w:val="1"/>
        </w:numPr>
      </w:pPr>
      <w:r w:rsidRPr="002814C2">
        <w:rPr>
          <w:b/>
          <w:iCs/>
        </w:rPr>
        <w:t>B</w:t>
      </w:r>
      <w:r w:rsidR="77A4C68D" w:rsidRPr="00142A0D">
        <w:rPr>
          <w:b/>
          <w:iCs/>
        </w:rPr>
        <w:t>roadening engagement reach</w:t>
      </w:r>
      <w:r w:rsidR="77A4C68D" w:rsidRPr="00142A0D">
        <w:t>: Targeted approaches for underrepresented groups, particularly in environmental justice and energy transition discussions, would strengthen policy outcomes. The Fair Energy Transition methodology provides a tested framework for engaging diverse communities</w:t>
      </w:r>
      <w:ins w:id="142" w:author="BARBERO VIGNOLA Giulia (JRC-ISPRA)" w:date="2025-04-16T10:42:00Z">
        <w:r w:rsidR="002814C2">
          <w:t xml:space="preserve"> </w:t>
        </w:r>
      </w:ins>
      <w:r w:rsidR="002814C2">
        <w:fldChar w:fldCharType="begin"/>
      </w:r>
      <w:r w:rsidR="00B81B3B">
        <w:instrText xml:space="preserve"> ADDIN ZOTERO_ITEM CSL_CITATION {"citationID":"xbax4COl","properties":{"formattedCitation":"[48]","plainCitation":"[48]","noteIndex":0},"citationItems":[{"id":1453,"uris":["http://zotero.org/groups/5272309/items/TT9VKYHR"],"itemData":{"id":1453,"type":"book","edition":"King Baudouin Foundation","title":"Make the invisible visible – How to engage with hard-to-reach citizens for policy development? Methodology, learnings, and best practices from the project “Fair Energy Transition for All”","author":[{"literal":"Rübel J., Steinberg R."}],"issued":{"date-parts":[["2023"]]}}}],"schema":"https://github.com/citation-style-language/schema/raw/master/csl-citation.json"} </w:instrText>
      </w:r>
      <w:r w:rsidR="002814C2">
        <w:fldChar w:fldCharType="separate"/>
      </w:r>
      <w:r w:rsidR="002814C2" w:rsidRPr="002814C2">
        <w:t>[48]</w:t>
      </w:r>
      <w:r w:rsidR="002814C2">
        <w:fldChar w:fldCharType="end"/>
      </w:r>
      <w:ins w:id="143" w:author="BARBERO VIGNOLA Giulia (JRC-ISPRA)" w:date="2025-03-21T11:46:00Z">
        <w:r>
          <w:t xml:space="preserve"> </w:t>
        </w:r>
      </w:ins>
      <w:ins w:id="144" w:author="BARBERO VIGNOLA Giulia (JRC-ISPRA)" w:date="2025-03-21T11:51:00Z">
        <w:r>
          <w:rPr>
            <w:rStyle w:val="CommentReference"/>
            <w:rFonts w:eastAsia="Times New Roman" w:cs="Times New Roman"/>
          </w:rPr>
          <w:commentReference w:id="145"/>
        </w:r>
      </w:ins>
      <w:r w:rsidR="77A4C68D" w:rsidRPr="00142A0D">
        <w:t>.</w:t>
      </w:r>
    </w:p>
    <w:p w14:paraId="3DAEC637" w14:textId="60595209" w:rsidR="77A4C68D" w:rsidRPr="00142A0D" w:rsidRDefault="007A443D" w:rsidP="00F516DD">
      <w:pPr>
        <w:pStyle w:val="ListParagraph"/>
        <w:numPr>
          <w:ilvl w:val="0"/>
          <w:numId w:val="1"/>
        </w:numPr>
      </w:pPr>
      <w:r>
        <w:rPr>
          <w:b/>
          <w:iCs/>
        </w:rPr>
        <w:t>S</w:t>
      </w:r>
      <w:r w:rsidR="77A4C68D" w:rsidRPr="00142A0D">
        <w:rPr>
          <w:b/>
          <w:iCs/>
        </w:rPr>
        <w:t>trengthening implementation support</w:t>
      </w:r>
      <w:r w:rsidR="77A4C68D" w:rsidRPr="00142A0D">
        <w:t>: Enhanced resource allocation and clearer coordination between participation mechanisms would improve their collective impact.</w:t>
      </w:r>
      <w:del w:id="146" w:author="BARBERO VIGNOLA Giulia (JRC-ISPRA)" w:date="2025-03-21T11:56:00Z">
        <w:r w:rsidR="77A4C68D" w:rsidRPr="00142A0D" w:rsidDel="007A443D">
          <w:delText xml:space="preserve"> Experience shows that well-resourced participation initiatives deliver better policy outcomes.</w:delText>
        </w:r>
      </w:del>
    </w:p>
    <w:p w14:paraId="1AB8248B" w14:textId="7A4B87FB" w:rsidR="77A4C68D" w:rsidRPr="00025588" w:rsidRDefault="77A4C68D" w:rsidP="00F516DD">
      <w:pPr>
        <w:rPr>
          <w:highlight w:val="white"/>
        </w:rPr>
      </w:pPr>
      <w:r w:rsidRPr="00142A0D">
        <w:t xml:space="preserve">The success of </w:t>
      </w:r>
      <w:r w:rsidR="00A0203A">
        <w:t>green transition</w:t>
      </w:r>
      <w:r w:rsidRPr="00142A0D">
        <w:t xml:space="preserve"> implementation depends significantly on effective citizen engagement. </w:t>
      </w:r>
      <w:del w:id="147" w:author="BARBERO VIGNOLA Giulia (JRC-ISPRA)" w:date="2025-04-17T14:18:00Z">
        <w:r w:rsidRPr="00142A0D" w:rsidDel="00A0203A">
          <w:delText xml:space="preserve">Current evidence </w:delText>
        </w:r>
        <w:r w:rsidRPr="00025588" w:rsidDel="00A0203A">
          <w:rPr>
            <w:highlight w:val="white"/>
          </w:rPr>
          <w:delText>indicates that w</w:delText>
        </w:r>
      </w:del>
      <w:r w:rsidR="007A443D">
        <w:rPr>
          <w:highlight w:val="white"/>
        </w:rPr>
        <w:t>W</w:t>
      </w:r>
      <w:r w:rsidRPr="00025588">
        <w:rPr>
          <w:highlight w:val="white"/>
        </w:rPr>
        <w:t>hile basic frameworks exist, focused enhancement of participation mechanisms would accelerate progress toward environmental objectives. Strategic investment in participation tools, combined with clear demonstration of their policy impact, would strengthen both democratic legitimacy and implementation effectiveness</w:t>
      </w:r>
      <w:r w:rsidR="007A443D">
        <w:rPr>
          <w:highlight w:val="white"/>
        </w:rPr>
        <w:t>.</w:t>
      </w:r>
    </w:p>
    <w:p w14:paraId="1FCB2167" w14:textId="589604BC" w:rsidR="004506CB" w:rsidRPr="00142A0D" w:rsidRDefault="00840B51" w:rsidP="00F516DD">
      <w:pPr>
        <w:rPr>
          <w:highlight w:val="white"/>
        </w:rPr>
      </w:pPr>
      <w:r w:rsidRPr="00142A0D">
        <w:rPr>
          <w:highlight w:val="white"/>
        </w:rPr>
        <w:t xml:space="preserve">Initiatives such as </w:t>
      </w:r>
      <w:r w:rsidR="004506CB" w:rsidRPr="00142A0D">
        <w:rPr>
          <w:highlight w:val="white"/>
        </w:rPr>
        <w:t xml:space="preserve">the </w:t>
      </w:r>
      <w:hyperlink r:id="rId18" w:history="1">
        <w:r w:rsidR="004506CB" w:rsidRPr="00B81B3B">
          <w:rPr>
            <w:rStyle w:val="Hyperlink"/>
            <w:highlight w:val="white"/>
          </w:rPr>
          <w:t>Citizen Participation and Deliberative Democracy Festival</w:t>
        </w:r>
      </w:hyperlink>
      <w:r w:rsidRPr="00142A0D">
        <w:rPr>
          <w:highlight w:val="white"/>
        </w:rPr>
        <w:t>,</w:t>
      </w:r>
      <w:r w:rsidR="004506CB" w:rsidRPr="00142A0D">
        <w:rPr>
          <w:highlight w:val="white"/>
        </w:rPr>
        <w:t xml:space="preserve"> demonstrated a vital forum for exploring the intersections of democracy, citizen engagement, and environmental issues. By bringing together diverse stakeholders and providing numerous resources, the festival foster</w:t>
      </w:r>
      <w:r w:rsidR="007A443D">
        <w:rPr>
          <w:highlight w:val="white"/>
        </w:rPr>
        <w:t>ed</w:t>
      </w:r>
      <w:r w:rsidR="004506CB" w:rsidRPr="00142A0D">
        <w:rPr>
          <w:highlight w:val="white"/>
        </w:rPr>
        <w:t xml:space="preserve"> meaningful participation and </w:t>
      </w:r>
      <w:r w:rsidR="007A443D" w:rsidRPr="00142A0D">
        <w:rPr>
          <w:highlight w:val="white"/>
        </w:rPr>
        <w:t>dr</w:t>
      </w:r>
      <w:r w:rsidR="007A443D">
        <w:rPr>
          <w:highlight w:val="white"/>
        </w:rPr>
        <w:t>o</w:t>
      </w:r>
      <w:r w:rsidR="007A443D" w:rsidRPr="00142A0D">
        <w:rPr>
          <w:highlight w:val="white"/>
        </w:rPr>
        <w:t xml:space="preserve">ve </w:t>
      </w:r>
      <w:r w:rsidR="004506CB" w:rsidRPr="00142A0D">
        <w:rPr>
          <w:highlight w:val="white"/>
        </w:rPr>
        <w:t>policy innovation to address the most pressing challenges of our time</w:t>
      </w:r>
      <w:r w:rsidR="007A443D">
        <w:rPr>
          <w:highlight w:val="white"/>
        </w:rPr>
        <w:t>.</w:t>
      </w:r>
    </w:p>
    <w:p w14:paraId="2F391B43" w14:textId="684DED2E" w:rsidR="004506CB" w:rsidRDefault="004506CB" w:rsidP="00F516DD">
      <w:pPr>
        <w:rPr>
          <w:highlight w:val="white"/>
        </w:rPr>
      </w:pPr>
      <w:r w:rsidRPr="00142A0D">
        <w:rPr>
          <w:highlight w:val="white"/>
        </w:rPr>
        <w:t xml:space="preserve">The path towards a truly participatory democracy in the EU requires a multi-faceted approach. It necessitates raising awareness among citizens about their participation rights and opportunities, enhancing the effectiveness and impact of existing instruments, and fostering a stronger political commitment to citizen engagement at all levels of governance </w:t>
      </w:r>
      <w:r w:rsidR="002814C2">
        <w:rPr>
          <w:highlight w:val="white"/>
        </w:rPr>
        <w:fldChar w:fldCharType="begin"/>
      </w:r>
      <w:r w:rsidR="002814C2">
        <w:rPr>
          <w:highlight w:val="white"/>
        </w:rPr>
        <w:instrText xml:space="preserve"> ADDIN ZOTERO_ITEM CSL_CITATION {"citationID":"m2OS478P","properties":{"formattedCitation":"[49], [50]","plainCitation":"[49], [50]","noteIndex":0},"citationItems":[{"id":1450,"uris":["http://zotero.org/groups/5272309/items/KIS8ADQR"],"itemData":{"id":1450,"type":"article-journal","abstract":"Over the past two decades we have heard an historically unprecedented volume of talk about and praise of democracy, and many governmental, non-governmental, and international organizations have been engaged in democracy promotion. Democracy is a subject that crosses the boundaries in political science, and within my own field of political theory there has been a major revival of democratic theory. In political theory, argument about “democracy” is usually now qualified by one of an array of adjectives, which include cosmopolitan, agonistic, republican, and monitory. But the new form that has been by far the most successful is deliberative democracy. By 2007 John Dryzek could write that “deliberative democracy now constitutes the most active area of political theory in its entirety (not just democratic theory).” Not only is there an extremely large and rapidly growing literature, both theoretical and empirical, on deliberative democracy, but its influence has spread far outside universities.","container-title":"Perspectives on Politics","DOI":"10.1017/S1537592711004877","ISSN":"1537-5927, 1541-0986","issue":"1","journalAbbreviation":"Perspect. polit.","language":"en","license":"https://www.cambridge.org/core/terms","page":"7-19","source":"DOI.org (Crossref)","title":"Participatory Democracy Revisited","volume":"10","author":[{"family":"Pateman","given":"Carole"}],"issued":{"date-parts":[["2012",3]]}}},{"id":1451,"uris":["http://zotero.org/groups/5272309/items/CK73RCS9"],"itemData":{"id":1451,"type":"book","ISBN":"978-92-64-83762-1","language":"en","note":"DOI: 10.1787/339306da-en","publisher":"OECD","source":"DOI.org (Crossref)","title":"Innovative Citizen Participation and New Democratic Institutions: Catching the Deliberative Wave","title-short":"Innovative Citizen Participation and New Democratic Institutions","URL":"https://www.oecd.org/en/publications/innovative-citizen-participation-and-new-democratic-institutions_339306da-en.html","author":[{"literal":"OECD"}],"accessed":{"date-parts":[["2025",4,16]]},"issued":{"date-parts":[["2020",6,10]]}}}],"schema":"https://github.com/citation-style-language/schema/raw/master/csl-citation.json"} </w:instrText>
      </w:r>
      <w:r w:rsidR="002814C2">
        <w:rPr>
          <w:highlight w:val="white"/>
        </w:rPr>
        <w:fldChar w:fldCharType="separate"/>
      </w:r>
      <w:r w:rsidR="002814C2" w:rsidRPr="002814C2">
        <w:rPr>
          <w:highlight w:val="white"/>
        </w:rPr>
        <w:t>[49], [50]</w:t>
      </w:r>
      <w:r w:rsidR="002814C2">
        <w:rPr>
          <w:highlight w:val="white"/>
        </w:rPr>
        <w:fldChar w:fldCharType="end"/>
      </w:r>
      <w:r w:rsidRPr="00142A0D">
        <w:rPr>
          <w:highlight w:val="white"/>
        </w:rPr>
        <w:t xml:space="preserve">. By addressing these challenges, the EU can create a more inclusive, responsive, and legitimate democratic system that reflects the diverse voices and aspirations of its citizens </w:t>
      </w:r>
      <w:r w:rsidR="002814C2">
        <w:rPr>
          <w:highlight w:val="white"/>
        </w:rPr>
        <w:fldChar w:fldCharType="begin"/>
      </w:r>
      <w:r w:rsidR="002814C2">
        <w:rPr>
          <w:highlight w:val="white"/>
        </w:rPr>
        <w:instrText xml:space="preserve"> ADDIN ZOTERO_ITEM CSL_CITATION {"citationID":"uwwfdrwU","properties":{"formattedCitation":"[45], [50]","plainCitation":"[45], [50]","noteIndex":0},"citationItems":[{"id":1446,"uris":["http://zotero.org/groups/5272309/items/3MZD8X2I"],"itemData":{"id":1446,"type":"chapter","edition":"Brigitte Geissel and Marko Jonas","page":"8-32","publisher":"Leverkusen: Verlag Barbara Budrich","title":"Introduction: On the evaluation of participatory innovations – a preliminary framework","URL":"https://doi.org/10.2307/j.ctvdf0gdc.4","volume":"Participatory Democratic Innovations in Europe: Improving the Quality of Democracy?","author":[{"literal":"Geissel, Brigitte"}],"issued":{"date-parts":[["2013"]]}}},{"id":1451,"uris":["http://zotero.org/groups/5272309/items/CK73RCS9"],"itemData":{"id":1451,"type":"book","ISBN":"978-92-64-83762-1","language":"en","note":"DOI: 10.1787/339306da-en","publisher":"OECD","source":"DOI.org (Crossref)","title":"Innovative Citizen Participation and New Democratic Institutions: Catching the Deliberative Wave","title-short":"Innovative Citizen Participation and New Democratic Institutions","URL":"https://www.oecd.org/en/publications/innovative-citizen-participation-and-new-democratic-institutions_339306da-en.html","author":[{"literal":"OECD"}],"accessed":{"date-parts":[["2025",4,16]]},"issued":{"date-parts":[["2020",6,10]]}}}],"schema":"https://github.com/citation-style-language/schema/raw/master/csl-citation.json"} </w:instrText>
      </w:r>
      <w:r w:rsidR="002814C2">
        <w:rPr>
          <w:highlight w:val="white"/>
        </w:rPr>
        <w:fldChar w:fldCharType="separate"/>
      </w:r>
      <w:r w:rsidR="002814C2" w:rsidRPr="002814C2">
        <w:rPr>
          <w:highlight w:val="white"/>
        </w:rPr>
        <w:t>[45], [50]</w:t>
      </w:r>
      <w:r w:rsidR="002814C2">
        <w:rPr>
          <w:highlight w:val="white"/>
        </w:rPr>
        <w:fldChar w:fldCharType="end"/>
      </w:r>
      <w:r w:rsidRPr="00142A0D">
        <w:rPr>
          <w:highlight w:val="white"/>
        </w:rPr>
        <w:t>.</w:t>
      </w:r>
    </w:p>
    <w:p w14:paraId="7AFB14BC" w14:textId="77777777" w:rsidR="00F516DD" w:rsidRDefault="00F516DD" w:rsidP="00F516DD">
      <w:pPr>
        <w:rPr>
          <w:highlight w:val="white"/>
        </w:rPr>
      </w:pPr>
    </w:p>
    <w:p w14:paraId="68783F77" w14:textId="77777777" w:rsidR="002814C2" w:rsidRDefault="002814C2">
      <w:pPr>
        <w:spacing w:before="0" w:after="160"/>
        <w:jc w:val="left"/>
        <w:rPr>
          <w:color w:val="6CA644"/>
          <w:sz w:val="22"/>
          <w:szCs w:val="22"/>
        </w:rPr>
      </w:pPr>
      <w:r>
        <w:rPr>
          <w:color w:val="6CA644"/>
          <w:sz w:val="22"/>
          <w:szCs w:val="22"/>
        </w:rPr>
        <w:br w:type="page"/>
      </w:r>
    </w:p>
    <w:p w14:paraId="04F30A62" w14:textId="29B6E4E7" w:rsidR="001D0891" w:rsidRPr="00025588" w:rsidRDefault="008B2CC2" w:rsidP="00025588">
      <w:pPr>
        <w:rPr>
          <w:color w:val="6CA644"/>
          <w:sz w:val="22"/>
          <w:szCs w:val="22"/>
        </w:rPr>
      </w:pPr>
      <w:r>
        <w:rPr>
          <w:noProof/>
          <w:color w:val="6CA644"/>
          <w:sz w:val="22"/>
          <w:szCs w:val="22"/>
        </w:rPr>
        <mc:AlternateContent>
          <mc:Choice Requires="wps">
            <w:drawing>
              <wp:anchor distT="0" distB="0" distL="114300" distR="114300" simplePos="0" relativeHeight="251658241" behindDoc="1" locked="0" layoutInCell="1" allowOverlap="1" wp14:anchorId="10F4E5AE" wp14:editId="63241804">
                <wp:simplePos x="0" y="0"/>
                <wp:positionH relativeFrom="column">
                  <wp:posOffset>-183803</wp:posOffset>
                </wp:positionH>
                <wp:positionV relativeFrom="paragraph">
                  <wp:posOffset>-97539</wp:posOffset>
                </wp:positionV>
                <wp:extent cx="6133382" cy="5762445"/>
                <wp:effectExtent l="0" t="0" r="20320" b="10160"/>
                <wp:wrapNone/>
                <wp:docPr id="3" name="Rectangle 3"/>
                <wp:cNvGraphicFramePr/>
                <a:graphic xmlns:a="http://schemas.openxmlformats.org/drawingml/2006/main">
                  <a:graphicData uri="http://schemas.microsoft.com/office/word/2010/wordprocessingShape">
                    <wps:wsp>
                      <wps:cNvSpPr/>
                      <wps:spPr>
                        <a:xfrm>
                          <a:off x="0" y="0"/>
                          <a:ext cx="6133382" cy="5762445"/>
                        </a:xfrm>
                        <a:prstGeom prst="rect">
                          <a:avLst/>
                        </a:prstGeom>
                        <a:solidFill>
                          <a:schemeClr val="bg1">
                            <a:lumMod val="9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3F473E" id="Rectangle 3" o:spid="_x0000_s1026" style="position:absolute;margin-left:-14.45pt;margin-top:-7.7pt;width:482.95pt;height:453.7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" fillcolor="#f2f2f2 [3052]" strokecolor="#d8d8d8 [2732]" strokeweight="1pt"/>
            </w:pict>
          </mc:Fallback>
        </mc:AlternateContent>
      </w:r>
      <w:r>
        <w:rPr>
          <w:color w:val="6CA644"/>
          <w:sz w:val="22"/>
          <w:szCs w:val="22"/>
        </w:rPr>
        <w:t xml:space="preserve">Box. </w:t>
      </w:r>
      <w:r w:rsidR="001D0891" w:rsidRPr="00025588">
        <w:rPr>
          <w:color w:val="6CA644"/>
          <w:sz w:val="22"/>
          <w:szCs w:val="22"/>
        </w:rPr>
        <w:t>Art and science</w:t>
      </w:r>
      <w:r w:rsidR="007A443D">
        <w:rPr>
          <w:color w:val="6CA644"/>
          <w:sz w:val="22"/>
          <w:szCs w:val="22"/>
        </w:rPr>
        <w:t xml:space="preserve"> in policy making</w:t>
      </w:r>
      <w:r w:rsidR="001D0891" w:rsidRPr="00025588">
        <w:rPr>
          <w:rFonts w:ascii="Calibri" w:hAnsi="Calibri" w:cs="Calibri"/>
          <w:color w:val="6CA644"/>
          <w:sz w:val="22"/>
          <w:szCs w:val="22"/>
        </w:rPr>
        <w:t> </w:t>
      </w:r>
    </w:p>
    <w:p w14:paraId="3D8E57ED" w14:textId="37830323" w:rsidR="001D0891" w:rsidRPr="00025588" w:rsidRDefault="001D0891" w:rsidP="00025588">
      <w:pPr>
        <w:rPr>
          <w:highlight w:val="white"/>
        </w:rPr>
      </w:pPr>
      <w:r w:rsidRPr="00697478">
        <w:t xml:space="preserve">The SciArt (Science and Art) field has expanded vastly in the recent years, developing a variety of dynamics to </w:t>
      </w:r>
      <w:r w:rsidRPr="007A443D">
        <w:rPr>
          <w:b/>
        </w:rPr>
        <w:t xml:space="preserve">link science and society through art </w:t>
      </w:r>
      <w:r w:rsidRPr="00697478">
        <w:t>and aesthetic experiences. Using artistic exploration as a new medium to explore and transfer scientific knowledge offers new ways of connecting people with scientific and artistic inquiry. This allows addressing complex issues and global challenges such as climate change in a way that science becomes easy to understand and connect to, emotionally.</w:t>
      </w:r>
      <w:r w:rsidRPr="00697478">
        <w:rPr>
          <w:rFonts w:ascii="Calibri" w:hAnsi="Calibri" w:cs="Calibri"/>
        </w:rPr>
        <w:t> </w:t>
      </w:r>
    </w:p>
    <w:p w14:paraId="7DE9DCB8" w14:textId="44C3E789" w:rsidR="001D0891" w:rsidRPr="001D0891" w:rsidRDefault="001D0891" w:rsidP="00025588">
      <w:pPr>
        <w:rPr>
          <w:rFonts w:cs="Segoe UI"/>
        </w:rPr>
      </w:pPr>
      <w:r w:rsidRPr="00025588">
        <w:rPr>
          <w:highlight w:val="white"/>
        </w:rPr>
        <w:t>T</w:t>
      </w:r>
      <w:r w:rsidRPr="001D0891">
        <w:rPr>
          <w:rFonts w:cs="Segoe UI"/>
        </w:rPr>
        <w:t xml:space="preserve">he </w:t>
      </w:r>
      <w:hyperlink r:id="rId19" w:history="1">
        <w:r w:rsidRPr="00901D0D">
          <w:rPr>
            <w:rStyle w:val="Hyperlink"/>
            <w:rFonts w:cs="Segoe UI"/>
          </w:rPr>
          <w:t>JRC SciArt programme</w:t>
        </w:r>
      </w:hyperlink>
      <w:r w:rsidRPr="001D0891">
        <w:rPr>
          <w:rFonts w:cs="Segoe UI"/>
        </w:rPr>
        <w:t xml:space="preserve"> brings together scientists with artists and policymakers to discuss matters of concern, not only to the JRC and the European Commission but also more widely to society. The results are marked with exhibitions as a way to engage with the public, provoke conversations with citizens and create cultural products of contemporary relevance. </w:t>
      </w:r>
    </w:p>
    <w:p w14:paraId="6C265B3C" w14:textId="63F699A6" w:rsidR="001D0891" w:rsidRPr="00025588" w:rsidRDefault="00901D0D" w:rsidP="00025588">
      <w:pPr>
        <w:rPr>
          <w:highlight w:val="white"/>
        </w:rPr>
      </w:pPr>
      <w:r w:rsidRPr="00697478">
        <w:t>I</w:t>
      </w:r>
      <w:r w:rsidR="001D0891" w:rsidRPr="00697478">
        <w:t xml:space="preserve">n some cases art has a much bigger potential to convey messages to public than science and can be more effective in changing people’s minds and capturing their souls. This is particularly important for the gigantic societal shift the </w:t>
      </w:r>
      <w:r w:rsidR="000E0BA5">
        <w:t>green transition</w:t>
      </w:r>
      <w:r w:rsidR="001D0891" w:rsidRPr="00697478">
        <w:t xml:space="preserve"> aspires to succeed in the next years.</w:t>
      </w:r>
      <w:r w:rsidR="001D0891" w:rsidRPr="00697478">
        <w:rPr>
          <w:rFonts w:ascii="Calibri" w:hAnsi="Calibri" w:cs="Calibri"/>
        </w:rPr>
        <w:t>  </w:t>
      </w:r>
    </w:p>
    <w:p w14:paraId="1686F639" w14:textId="71E79E10" w:rsidR="001D0891" w:rsidRPr="001D0891" w:rsidRDefault="001D0891" w:rsidP="001D0891">
      <w:pPr>
        <w:spacing w:before="0" w:after="0" w:line="240" w:lineRule="auto"/>
        <w:textAlignment w:val="baseline"/>
        <w:rPr>
          <w:rFonts w:ascii="Segoe UI" w:hAnsi="Segoe UI" w:cs="Segoe UI"/>
          <w:sz w:val="18"/>
          <w:szCs w:val="18"/>
        </w:rPr>
      </w:pPr>
      <w:r w:rsidRPr="001D0891">
        <w:rPr>
          <w:rFonts w:cs="Segoe UI"/>
        </w:rPr>
        <w:t xml:space="preserve">According to Beatriz Rodriguez-Labajos </w:t>
      </w:r>
      <w:r w:rsidR="00B81B3B">
        <w:rPr>
          <w:rFonts w:cs="Segoe UI"/>
        </w:rPr>
        <w:fldChar w:fldCharType="begin"/>
      </w:r>
      <w:r w:rsidR="00B81B3B">
        <w:rPr>
          <w:rFonts w:cs="Segoe UI"/>
        </w:rPr>
        <w:instrText xml:space="preserve"> ADDIN ZOTERO_ITEM CSL_CITATION {"citationID":"2fJgyHWh","properties":{"formattedCitation":"[51]","plainCitation":"[51]","noteIndex":0},"citationItems":[{"id":1454,"uris":["http://zotero.org/groups/5272309/items/99SXC8NW"],"itemData":{"id":1454,"type":"article-journal","container-title":"Current Opinion in Environmental Sustainability","DOI":"10.1016/j.cosust.2022.101199","ISSN":"18773435","journalAbbreviation":"Current Opinion in Environmental Sustainability","language":"en","page":"101199","source":"DOI.org (Crossref)","title":"Artistic activism promotes three major forms of sustainability transformation","volume":"57","author":[{"family":"Rodriguez-Labajos","given":"Beatriz"}],"issued":{"date-parts":[["2022",8]]}}}],"schema":"https://github.com/citation-style-language/schema/raw/master/csl-citation.json"} </w:instrText>
      </w:r>
      <w:r w:rsidR="00B81B3B">
        <w:rPr>
          <w:rFonts w:cs="Segoe UI"/>
        </w:rPr>
        <w:fldChar w:fldCharType="separate"/>
      </w:r>
      <w:r w:rsidR="00B81B3B" w:rsidRPr="00B81B3B">
        <w:t>[51]</w:t>
      </w:r>
      <w:r w:rsidR="00B81B3B">
        <w:rPr>
          <w:rFonts w:cs="Segoe UI"/>
        </w:rPr>
        <w:fldChar w:fldCharType="end"/>
      </w:r>
      <w:r w:rsidRPr="001D0891">
        <w:rPr>
          <w:rFonts w:ascii="Calibri" w:hAnsi="Calibri" w:cs="Calibri"/>
        </w:rPr>
        <w:t>  </w:t>
      </w:r>
    </w:p>
    <w:p w14:paraId="52A0B210" w14:textId="1D7AC866" w:rsidR="001D0891" w:rsidRPr="00697478" w:rsidRDefault="001D0891" w:rsidP="008B2CC2">
      <w:pPr>
        <w:ind w:left="284" w:right="283"/>
      </w:pPr>
      <w:r w:rsidRPr="001D0891">
        <w:rPr>
          <w:rFonts w:cs="Segoe UI"/>
          <w:i/>
          <w:iCs/>
        </w:rPr>
        <w:t xml:space="preserve">……Artivism is a growing constituent of environmental activism, articulated around three major topics. The first one is the education of audiences through performative expressions of today’s global environmental crises, especially climate change. The second one involves ecocritical reflections of environmental controversies and conflicts towards creative emancipatory practices. The third one positions art practice as an avenue for environmental improvement across different sectors (e.g. water, </w:t>
      </w:r>
      <w:r w:rsidRPr="000E0BA5">
        <w:rPr>
          <w:i/>
        </w:rPr>
        <w:t>mining, urban) with involvement of citizens, governments, and corporate actors.</w:t>
      </w:r>
      <w:r w:rsidRPr="00697478">
        <w:rPr>
          <w:rFonts w:ascii="Calibri" w:hAnsi="Calibri" w:cs="Calibri"/>
        </w:rPr>
        <w:t> </w:t>
      </w:r>
    </w:p>
    <w:p w14:paraId="689BCB16" w14:textId="7C0AF371" w:rsidR="001D0891" w:rsidRDefault="00B81B3B" w:rsidP="00A0203A">
      <w:pPr>
        <w:rPr>
          <w:rFonts w:ascii="Calibri" w:hAnsi="Calibri" w:cs="Calibri"/>
        </w:rPr>
      </w:pPr>
      <w:r>
        <w:t>The JRC</w:t>
      </w:r>
      <w:r w:rsidR="000E0BA5">
        <w:t xml:space="preserve"> (2024) explore</w:t>
      </w:r>
      <w:r>
        <w:t>d</w:t>
      </w:r>
      <w:r w:rsidR="000E0BA5">
        <w:t xml:space="preserve"> the role of Science and Art for transdisciplinary education, </w:t>
      </w:r>
      <w:r w:rsidR="001D0891" w:rsidRPr="00697478">
        <w:t>collect</w:t>
      </w:r>
      <w:r w:rsidR="000E0BA5">
        <w:t>ing</w:t>
      </w:r>
      <w:r w:rsidR="001D0891" w:rsidRPr="00697478">
        <w:t xml:space="preserve"> insights,</w:t>
      </w:r>
      <w:r w:rsidR="001D0891" w:rsidRPr="001D0891">
        <w:rPr>
          <w:rFonts w:cs="Segoe UI"/>
        </w:rPr>
        <w:t xml:space="preserve"> experiences, and recommendations on </w:t>
      </w:r>
      <w:r w:rsidR="000E0BA5">
        <w:rPr>
          <w:rFonts w:cs="Segoe UI"/>
        </w:rPr>
        <w:t>how</w:t>
      </w:r>
      <w:r w:rsidR="001D0891" w:rsidRPr="001D0891">
        <w:rPr>
          <w:rFonts w:cs="Segoe UI"/>
        </w:rPr>
        <w:t xml:space="preserve"> Culture Sectors and Industries </w:t>
      </w:r>
      <w:r w:rsidR="000E0BA5">
        <w:rPr>
          <w:rFonts w:cs="Segoe UI"/>
        </w:rPr>
        <w:t xml:space="preserve">can </w:t>
      </w:r>
      <w:r w:rsidR="000E0BA5" w:rsidRPr="001D0891">
        <w:rPr>
          <w:rFonts w:cs="Segoe UI"/>
        </w:rPr>
        <w:t>driv</w:t>
      </w:r>
      <w:r w:rsidR="000E0BA5">
        <w:rPr>
          <w:rFonts w:cs="Segoe UI"/>
        </w:rPr>
        <w:t>e</w:t>
      </w:r>
      <w:r w:rsidR="000E0BA5" w:rsidRPr="001D0891">
        <w:rPr>
          <w:rFonts w:cs="Segoe UI"/>
        </w:rPr>
        <w:t xml:space="preserve"> </w:t>
      </w:r>
      <w:r w:rsidR="001D0891" w:rsidRPr="001D0891">
        <w:rPr>
          <w:rFonts w:cs="Segoe UI"/>
        </w:rPr>
        <w:t xml:space="preserve">Green Transition and facing the Energy Crisis’ from civil society. </w:t>
      </w:r>
      <w:r w:rsidR="007310E8">
        <w:t>Combining scientific with artistic research has the potential to enrich science with new insights of ethics and aesthetics and make it more approachable and credible to people</w:t>
      </w:r>
      <w:r w:rsidR="001D0891" w:rsidRPr="001D0891">
        <w:rPr>
          <w:rFonts w:cs="Segoe UI"/>
        </w:rPr>
        <w:t xml:space="preserve">, in particular in a period of mistrust towards the institutions and populism rise. </w:t>
      </w:r>
    </w:p>
    <w:p w14:paraId="456E7992" w14:textId="7687A429" w:rsidR="008B2CC2" w:rsidRDefault="008B2CC2" w:rsidP="001D0891">
      <w:pPr>
        <w:spacing w:before="0" w:after="0" w:line="240" w:lineRule="auto"/>
        <w:textAlignment w:val="baseline"/>
        <w:rPr>
          <w:rFonts w:ascii="Segoe UI" w:hAnsi="Segoe UI" w:cs="Segoe UI"/>
          <w:sz w:val="18"/>
          <w:szCs w:val="18"/>
        </w:rPr>
      </w:pPr>
    </w:p>
    <w:p w14:paraId="4CB1AB62" w14:textId="77777777" w:rsidR="00697478" w:rsidRPr="001D0891" w:rsidRDefault="00697478" w:rsidP="001D0891">
      <w:pPr>
        <w:spacing w:before="0" w:after="0" w:line="240" w:lineRule="auto"/>
        <w:textAlignment w:val="baseline"/>
        <w:rPr>
          <w:rFonts w:ascii="Segoe UI" w:hAnsi="Segoe UI" w:cs="Segoe UI"/>
          <w:sz w:val="18"/>
          <w:szCs w:val="18"/>
        </w:rPr>
      </w:pPr>
    </w:p>
    <w:p w14:paraId="792D704E" w14:textId="77777777" w:rsidR="00366848" w:rsidRDefault="00366848">
      <w:pPr>
        <w:spacing w:before="0" w:after="160"/>
        <w:jc w:val="left"/>
        <w:rPr>
          <w:b/>
          <w:bCs/>
          <w:color w:val="70AD47" w:themeColor="accent6"/>
          <w:sz w:val="32"/>
          <w:szCs w:val="32"/>
          <w:lang w:eastAsia="en-US"/>
        </w:rPr>
      </w:pPr>
      <w:bookmarkStart w:id="148" w:name="_Toc184704663"/>
      <w:bookmarkStart w:id="149" w:name="_Toc184800252"/>
      <w:bookmarkStart w:id="150" w:name="_Toc184881702"/>
      <w:bookmarkStart w:id="151" w:name="_Toc185312045"/>
      <w:bookmarkStart w:id="152" w:name="_Toc184704664"/>
      <w:bookmarkStart w:id="153" w:name="_Toc184800253"/>
      <w:bookmarkStart w:id="154" w:name="_Toc184881703"/>
      <w:bookmarkStart w:id="155" w:name="_Toc185312046"/>
      <w:bookmarkStart w:id="156" w:name="_Toc183617810"/>
      <w:bookmarkStart w:id="157" w:name="_Toc183617830"/>
      <w:bookmarkStart w:id="158" w:name="_Toc161312018"/>
      <w:bookmarkStart w:id="159" w:name="_Toc184602521"/>
      <w:bookmarkStart w:id="160" w:name="_Toc184704665"/>
      <w:bookmarkStart w:id="161" w:name="_Toc184800254"/>
      <w:bookmarkEnd w:id="148"/>
      <w:bookmarkEnd w:id="149"/>
      <w:bookmarkEnd w:id="150"/>
      <w:bookmarkEnd w:id="151"/>
      <w:bookmarkEnd w:id="152"/>
      <w:bookmarkEnd w:id="153"/>
      <w:bookmarkEnd w:id="154"/>
      <w:bookmarkEnd w:id="155"/>
      <w:bookmarkEnd w:id="156"/>
      <w:bookmarkEnd w:id="157"/>
      <w:r>
        <w:rPr>
          <w:color w:val="70AD47" w:themeColor="accent6"/>
        </w:rPr>
        <w:br w:type="page"/>
      </w:r>
    </w:p>
    <w:p w14:paraId="63542885" w14:textId="5E91AFF4" w:rsidR="004506CB" w:rsidRPr="00366848" w:rsidRDefault="37E1DE47" w:rsidP="004E7F97">
      <w:pPr>
        <w:pStyle w:val="JRCLevel-2title"/>
        <w:ind w:left="709" w:hanging="709"/>
        <w:jc w:val="left"/>
        <w:rPr>
          <w:color w:val="70AD47" w:themeColor="accent6"/>
        </w:rPr>
      </w:pPr>
      <w:bookmarkStart w:id="162" w:name="_Toc195777737"/>
      <w:r w:rsidRPr="4696E506">
        <w:rPr>
          <w:color w:val="70AD47" w:themeColor="accent6"/>
        </w:rPr>
        <w:t>C</w:t>
      </w:r>
      <w:r w:rsidR="00460D01" w:rsidRPr="4696E506">
        <w:rPr>
          <w:color w:val="70AD47" w:themeColor="accent6"/>
        </w:rPr>
        <w:t>ities</w:t>
      </w:r>
      <w:r w:rsidR="00E31F6F" w:rsidRPr="4696E506">
        <w:rPr>
          <w:color w:val="70AD47" w:themeColor="accent6"/>
        </w:rPr>
        <w:t xml:space="preserve"> and regions in </w:t>
      </w:r>
      <w:r w:rsidR="00460D01" w:rsidRPr="4696E506">
        <w:rPr>
          <w:color w:val="70AD47" w:themeColor="accent6"/>
        </w:rPr>
        <w:t>the green transition</w:t>
      </w:r>
      <w:bookmarkEnd w:id="158"/>
      <w:bookmarkEnd w:id="159"/>
      <w:bookmarkEnd w:id="160"/>
      <w:bookmarkEnd w:id="161"/>
      <w:bookmarkEnd w:id="162"/>
    </w:p>
    <w:p w14:paraId="572312C7" w14:textId="7601056D" w:rsidR="00366848" w:rsidRDefault="0E929441" w:rsidP="00D52DDA">
      <w:pPr>
        <w:spacing w:before="0" w:after="160"/>
        <w:rPr>
          <w:sz w:val="22"/>
          <w:szCs w:val="22"/>
          <w:lang w:val="en-US"/>
        </w:rPr>
      </w:pPr>
      <w:r w:rsidRPr="4696E506">
        <w:rPr>
          <w:sz w:val="22"/>
          <w:szCs w:val="22"/>
          <w:lang w:val="en-US"/>
        </w:rPr>
        <w:t xml:space="preserve">Being </w:t>
      </w:r>
      <w:r w:rsidR="2A138E29" w:rsidRPr="4696E506">
        <w:rPr>
          <w:sz w:val="22"/>
          <w:szCs w:val="22"/>
          <w:lang w:val="en-US"/>
        </w:rPr>
        <w:t xml:space="preserve">Local and Regional Authorities </w:t>
      </w:r>
      <w:r w:rsidRPr="4696E506">
        <w:rPr>
          <w:sz w:val="22"/>
          <w:szCs w:val="22"/>
          <w:lang w:val="en-US"/>
        </w:rPr>
        <w:t xml:space="preserve">the closest </w:t>
      </w:r>
      <w:r w:rsidR="785023EB" w:rsidRPr="4696E506">
        <w:rPr>
          <w:sz w:val="22"/>
          <w:szCs w:val="22"/>
          <w:lang w:val="en-US"/>
        </w:rPr>
        <w:t xml:space="preserve">governance </w:t>
      </w:r>
      <w:r w:rsidRPr="4696E506">
        <w:rPr>
          <w:sz w:val="22"/>
          <w:szCs w:val="22"/>
          <w:lang w:val="en-US"/>
        </w:rPr>
        <w:t xml:space="preserve">level to citizens – and, usually, the most trusted </w:t>
      </w:r>
      <w:r w:rsidR="122FBE58" w:rsidRPr="4696E506">
        <w:rPr>
          <w:sz w:val="22"/>
          <w:szCs w:val="22"/>
          <w:lang w:val="en-US"/>
        </w:rPr>
        <w:t>b</w:t>
      </w:r>
      <w:r w:rsidR="005429EC">
        <w:rPr>
          <w:sz w:val="22"/>
          <w:szCs w:val="22"/>
          <w:lang w:val="en-US"/>
        </w:rPr>
        <w:t>y</w:t>
      </w:r>
      <w:r w:rsidR="122FBE58" w:rsidRPr="4696E506">
        <w:rPr>
          <w:sz w:val="22"/>
          <w:szCs w:val="22"/>
          <w:lang w:val="en-US"/>
        </w:rPr>
        <w:t xml:space="preserve"> them </w:t>
      </w:r>
      <w:r w:rsidR="005429EC">
        <w:rPr>
          <w:sz w:val="22"/>
          <w:szCs w:val="22"/>
          <w:lang w:val="en-US"/>
        </w:rPr>
        <w:fldChar w:fldCharType="begin"/>
      </w:r>
      <w:r w:rsidR="005429EC">
        <w:rPr>
          <w:sz w:val="22"/>
          <w:szCs w:val="22"/>
          <w:lang w:val="en-US"/>
        </w:rPr>
        <w:instrText xml:space="preserve"> ADDIN ZOTERO_ITEM CSL_CITATION {"citationID":"jPcoce4k","properties":{"formattedCitation":"[52]","plainCitation":"[52]","noteIndex":0},"citationItems":[{"id":1456,"uris":["http://zotero.org/groups/5272309/items/7VPWPJ2E"],"itemData":{"id":1456,"type":"book","event-place":"LU","language":"eng","publisher":"Publications Office","publisher-place":"LU","source":"DOI.org (CSL JSON)","title":"Reflecting on Europe: how Europe is perceived by people in regions and cities ?","title-short":"Reflecting on Europe","URL":"https://data.europa.eu/doi/10.2863/820345","author":[{"literal":"European Committee of the Regions . Commission for Citizenship, Governance, Institutional and External Affairs."}],"accessed":{"date-parts":[["2025",4,16]]},"issued":{"date-parts":[["2018"]]}},"label":"page"}],"schema":"https://github.com/citation-style-language/schema/raw/master/csl-citation.json"} </w:instrText>
      </w:r>
      <w:r w:rsidR="005429EC">
        <w:rPr>
          <w:sz w:val="22"/>
          <w:szCs w:val="22"/>
          <w:lang w:val="en-US"/>
        </w:rPr>
        <w:fldChar w:fldCharType="separate"/>
      </w:r>
      <w:r w:rsidR="005429EC" w:rsidRPr="005429EC">
        <w:rPr>
          <w:sz w:val="22"/>
        </w:rPr>
        <w:t>[52]</w:t>
      </w:r>
      <w:r w:rsidR="005429EC">
        <w:rPr>
          <w:sz w:val="22"/>
          <w:szCs w:val="22"/>
          <w:lang w:val="en-US"/>
        </w:rPr>
        <w:fldChar w:fldCharType="end"/>
      </w:r>
      <w:r w:rsidR="375936B0" w:rsidRPr="4696E506">
        <w:rPr>
          <w:sz w:val="22"/>
          <w:szCs w:val="22"/>
          <w:lang w:val="en-US"/>
        </w:rPr>
        <w:t xml:space="preserve"> - </w:t>
      </w:r>
      <w:r w:rsidR="0DEDED56" w:rsidRPr="4696E506">
        <w:rPr>
          <w:sz w:val="22"/>
          <w:szCs w:val="22"/>
          <w:lang w:val="en-US"/>
        </w:rPr>
        <w:t xml:space="preserve">sub-national authorities will be the pioneers </w:t>
      </w:r>
      <w:r w:rsidR="3782C786" w:rsidRPr="4696E506">
        <w:rPr>
          <w:sz w:val="22"/>
          <w:szCs w:val="22"/>
          <w:lang w:val="en-US"/>
        </w:rPr>
        <w:t xml:space="preserve">to </w:t>
      </w:r>
      <w:r w:rsidR="1D227760" w:rsidRPr="4696E506">
        <w:rPr>
          <w:sz w:val="22"/>
          <w:szCs w:val="22"/>
          <w:lang w:val="en-US"/>
        </w:rPr>
        <w:t>secu</w:t>
      </w:r>
      <w:r w:rsidR="0DEDED56" w:rsidRPr="4696E506">
        <w:rPr>
          <w:sz w:val="22"/>
          <w:szCs w:val="22"/>
          <w:lang w:val="en-US"/>
        </w:rPr>
        <w:t>r</w:t>
      </w:r>
      <w:r w:rsidR="4B8F48DA" w:rsidRPr="4696E506">
        <w:rPr>
          <w:sz w:val="22"/>
          <w:szCs w:val="22"/>
          <w:lang w:val="en-US"/>
        </w:rPr>
        <w:t>e</w:t>
      </w:r>
      <w:r w:rsidR="0DEDED56" w:rsidRPr="4696E506">
        <w:rPr>
          <w:sz w:val="22"/>
          <w:szCs w:val="22"/>
          <w:lang w:val="en-US"/>
        </w:rPr>
        <w:t xml:space="preserve"> the EU green transition for a sustained competitiveness. </w:t>
      </w:r>
      <w:r w:rsidR="25E80194" w:rsidRPr="4696E506">
        <w:rPr>
          <w:sz w:val="22"/>
          <w:szCs w:val="22"/>
          <w:lang w:val="en-US"/>
        </w:rPr>
        <w:t xml:space="preserve">Furthermore, the continuing urbanization </w:t>
      </w:r>
      <w:r w:rsidR="3B51DD66" w:rsidRPr="4696E506">
        <w:rPr>
          <w:sz w:val="22"/>
          <w:szCs w:val="22"/>
          <w:lang w:val="en-US"/>
        </w:rPr>
        <w:t xml:space="preserve">as a megatrend </w:t>
      </w:r>
      <w:r w:rsidR="005429EC">
        <w:rPr>
          <w:sz w:val="22"/>
          <w:szCs w:val="22"/>
          <w:lang w:val="en-US"/>
        </w:rPr>
        <w:fldChar w:fldCharType="begin"/>
      </w:r>
      <w:r w:rsidR="005429EC">
        <w:rPr>
          <w:sz w:val="22"/>
          <w:szCs w:val="22"/>
          <w:lang w:val="en-US"/>
        </w:rPr>
        <w:instrText xml:space="preserve"> ADDIN ZOTERO_ITEM CSL_CITATION {"citationID":"s2NssT93","properties":{"formattedCitation":"[53]","plainCitation":"[53]","noteIndex":0},"citationItems":[{"id":1369,"uris":["http://zotero.org/groups/5272309/items/UUGPEKCT"],"itemData":{"id":1369,"type":"book","event-place":"LU","language":"eng","publisher":"Publications Office","publisher-place":"LU","source":"DOI.org (CSL JSON)","title":"2023 strategic foresight report: sustainability and people’s wellbeing at the heart of Europe’s open strategic autonomy.","title-short":"2023 strategic foresight report","URL":"https://data.europa.eu/doi/10.2792/889778","author":[{"literal":"European Commission. Secretariat General."}],"accessed":{"date-parts":[["2025",4,3]]},"issued":{"date-parts":[["2023"]]}}}],"schema":"https://github.com/citation-style-language/schema/raw/master/csl-citation.json"} </w:instrText>
      </w:r>
      <w:r w:rsidR="005429EC">
        <w:rPr>
          <w:sz w:val="22"/>
          <w:szCs w:val="22"/>
          <w:lang w:val="en-US"/>
        </w:rPr>
        <w:fldChar w:fldCharType="separate"/>
      </w:r>
      <w:r w:rsidR="005429EC" w:rsidRPr="005429EC">
        <w:rPr>
          <w:sz w:val="22"/>
        </w:rPr>
        <w:t>[53]</w:t>
      </w:r>
      <w:r w:rsidR="005429EC">
        <w:rPr>
          <w:sz w:val="22"/>
          <w:szCs w:val="22"/>
          <w:lang w:val="en-US"/>
        </w:rPr>
        <w:fldChar w:fldCharType="end"/>
      </w:r>
      <w:r w:rsidR="25E80194" w:rsidRPr="4696E506">
        <w:rPr>
          <w:sz w:val="22"/>
          <w:szCs w:val="22"/>
          <w:lang w:val="en-US"/>
        </w:rPr>
        <w:t xml:space="preserve"> </w:t>
      </w:r>
      <w:r w:rsidR="14B0384C" w:rsidRPr="4696E506">
        <w:rPr>
          <w:sz w:val="22"/>
          <w:szCs w:val="22"/>
          <w:lang w:val="en-US"/>
        </w:rPr>
        <w:t>is li</w:t>
      </w:r>
      <w:r w:rsidR="58AD00D6" w:rsidRPr="4696E506">
        <w:rPr>
          <w:sz w:val="22"/>
          <w:szCs w:val="22"/>
          <w:lang w:val="en-US"/>
        </w:rPr>
        <w:t xml:space="preserve">kely to continue in the future, with cities occupying approximately only </w:t>
      </w:r>
      <w:r w:rsidR="7BB38B21" w:rsidRPr="4696E506">
        <w:rPr>
          <w:sz w:val="22"/>
          <w:szCs w:val="22"/>
          <w:lang w:val="en-US"/>
        </w:rPr>
        <w:t>4</w:t>
      </w:r>
      <w:r w:rsidR="58AD00D6" w:rsidRPr="4696E506">
        <w:rPr>
          <w:sz w:val="22"/>
          <w:szCs w:val="22"/>
          <w:lang w:val="en-US"/>
        </w:rPr>
        <w:t xml:space="preserve">% of </w:t>
      </w:r>
      <w:r w:rsidR="4C6A56F6" w:rsidRPr="4696E506">
        <w:rPr>
          <w:sz w:val="22"/>
          <w:szCs w:val="22"/>
          <w:lang w:val="en-US"/>
        </w:rPr>
        <w:t xml:space="preserve">EU </w:t>
      </w:r>
      <w:r w:rsidR="58AD00D6" w:rsidRPr="4696E506">
        <w:rPr>
          <w:sz w:val="22"/>
          <w:szCs w:val="22"/>
          <w:lang w:val="en-US"/>
        </w:rPr>
        <w:t>land</w:t>
      </w:r>
      <w:r w:rsidR="15B954BA" w:rsidRPr="4696E506">
        <w:rPr>
          <w:sz w:val="22"/>
          <w:szCs w:val="22"/>
          <w:lang w:val="en-US"/>
        </w:rPr>
        <w:t xml:space="preserve"> today, but</w:t>
      </w:r>
      <w:r w:rsidR="58AD00D6" w:rsidRPr="4696E506">
        <w:rPr>
          <w:sz w:val="22"/>
          <w:szCs w:val="22"/>
          <w:lang w:val="en-US"/>
        </w:rPr>
        <w:t xml:space="preserve"> </w:t>
      </w:r>
      <w:r w:rsidR="359AD6C9" w:rsidRPr="4696E506">
        <w:rPr>
          <w:sz w:val="22"/>
          <w:szCs w:val="22"/>
          <w:lang w:val="en-US"/>
        </w:rPr>
        <w:t xml:space="preserve">being home to 75% of EU </w:t>
      </w:r>
      <w:r w:rsidR="44E8D596" w:rsidRPr="4696E506">
        <w:rPr>
          <w:sz w:val="22"/>
          <w:szCs w:val="22"/>
          <w:lang w:val="en-US"/>
        </w:rPr>
        <w:t>citizens</w:t>
      </w:r>
      <w:r w:rsidR="359AD6C9" w:rsidRPr="4696E506">
        <w:rPr>
          <w:sz w:val="22"/>
          <w:szCs w:val="22"/>
          <w:lang w:val="en-US"/>
        </w:rPr>
        <w:t xml:space="preserve"> and</w:t>
      </w:r>
      <w:r w:rsidR="58AD00D6" w:rsidRPr="4696E506">
        <w:rPr>
          <w:sz w:val="22"/>
          <w:szCs w:val="22"/>
          <w:lang w:val="en-US"/>
        </w:rPr>
        <w:t xml:space="preserve"> responsible for over 70% of </w:t>
      </w:r>
      <w:r w:rsidR="46ED67DA" w:rsidRPr="4696E506">
        <w:rPr>
          <w:sz w:val="22"/>
          <w:szCs w:val="22"/>
          <w:lang w:val="en-US"/>
        </w:rPr>
        <w:t xml:space="preserve">global </w:t>
      </w:r>
      <w:r w:rsidR="58AD00D6" w:rsidRPr="4696E506">
        <w:rPr>
          <w:sz w:val="22"/>
          <w:szCs w:val="22"/>
          <w:lang w:val="en-US"/>
        </w:rPr>
        <w:t>greenhouse gas emissions and</w:t>
      </w:r>
      <w:r w:rsidR="1E7839A1" w:rsidRPr="4696E506">
        <w:rPr>
          <w:sz w:val="22"/>
          <w:szCs w:val="22"/>
          <w:lang w:val="en-US"/>
        </w:rPr>
        <w:t xml:space="preserve"> </w:t>
      </w:r>
      <w:r w:rsidR="58AD00D6" w:rsidRPr="4696E506">
        <w:rPr>
          <w:sz w:val="22"/>
          <w:szCs w:val="22"/>
          <w:lang w:val="en-US"/>
        </w:rPr>
        <w:t>waste</w:t>
      </w:r>
      <w:r w:rsidR="1FA23D24" w:rsidRPr="4696E506">
        <w:rPr>
          <w:sz w:val="22"/>
          <w:szCs w:val="22"/>
          <w:lang w:val="en-US"/>
        </w:rPr>
        <w:t xml:space="preserve"> production</w:t>
      </w:r>
      <w:r w:rsidR="58AD00D6" w:rsidRPr="4696E506">
        <w:rPr>
          <w:sz w:val="22"/>
          <w:szCs w:val="22"/>
          <w:lang w:val="en-US"/>
        </w:rPr>
        <w:t>.</w:t>
      </w:r>
      <w:r w:rsidR="08B44DE6" w:rsidRPr="4696E506">
        <w:rPr>
          <w:sz w:val="22"/>
          <w:szCs w:val="22"/>
          <w:lang w:val="en-US"/>
        </w:rPr>
        <w:t xml:space="preserve"> While urban centers are widely recognized as hubs of technological and broader societal innovation </w:t>
      </w:r>
      <w:r w:rsidR="00C7191E">
        <w:rPr>
          <w:sz w:val="22"/>
          <w:szCs w:val="22"/>
          <w:lang w:val="en-US"/>
        </w:rPr>
        <w:fldChar w:fldCharType="begin"/>
      </w:r>
      <w:r w:rsidR="00C7191E">
        <w:rPr>
          <w:sz w:val="22"/>
          <w:szCs w:val="22"/>
          <w:lang w:val="en-US"/>
        </w:rPr>
        <w:instrText xml:space="preserve"> ADDIN ZOTERO_ITEM CSL_CITATION {"citationID":"IK6RH5j0","properties":{"formattedCitation":"[54]","plainCitation":"[54]","noteIndex":0},"citationItems":[{"id":1458,"uris":["http://zotero.org/groups/5272309/items/IJBCYQ4A"],"itemData":{"id":1458,"type":"article-journal","container-title":"Sustainable Cities and Society","DOI":"10.1016/j.scs.2022.103679","ISSN":"22106707","journalAbbreviation":"Sustainable Cities and Society","language":"en","page":"103679","source":"DOI.org (Crossref)","title":"The Consumption Footprint as possible indicator for environmental impact evaluation at city level. The case study of Turin (Italy)","volume":"79","author":[{"family":"Genta","given":"Chiara"},{"family":"Sanyé-Mengual","given":"Esther"},{"family":"Sala","given":"Serenella"},{"family":"Lombardi","given":"Patrizia"}],"issued":{"date-parts":[["2022",4]]}}}],"schema":"https://github.com/citation-style-language/schema/raw/master/csl-citation.json"} </w:instrText>
      </w:r>
      <w:r w:rsidR="00C7191E">
        <w:rPr>
          <w:sz w:val="22"/>
          <w:szCs w:val="22"/>
          <w:lang w:val="en-US"/>
        </w:rPr>
        <w:fldChar w:fldCharType="separate"/>
      </w:r>
      <w:r w:rsidR="00C7191E" w:rsidRPr="00C7191E">
        <w:rPr>
          <w:sz w:val="22"/>
        </w:rPr>
        <w:t>[54]</w:t>
      </w:r>
      <w:r w:rsidR="00C7191E">
        <w:rPr>
          <w:sz w:val="22"/>
          <w:szCs w:val="22"/>
          <w:lang w:val="en-US"/>
        </w:rPr>
        <w:fldChar w:fldCharType="end"/>
      </w:r>
      <w:r w:rsidR="08B44DE6" w:rsidRPr="4696E506">
        <w:rPr>
          <w:sz w:val="22"/>
          <w:szCs w:val="22"/>
          <w:lang w:val="en-US"/>
        </w:rPr>
        <w:t xml:space="preserve">, in the face of climate crisis the governance of local transition towards more sustainable production and consumption patterns has become a task defined by both </w:t>
      </w:r>
      <w:r w:rsidR="08B44DE6" w:rsidRPr="4696E506">
        <w:rPr>
          <w:b/>
          <w:bCs/>
          <w:sz w:val="22"/>
          <w:szCs w:val="22"/>
          <w:lang w:val="en-US"/>
        </w:rPr>
        <w:t>urgency</w:t>
      </w:r>
      <w:r w:rsidR="08B44DE6" w:rsidRPr="4696E506">
        <w:rPr>
          <w:sz w:val="22"/>
          <w:szCs w:val="22"/>
          <w:lang w:val="en-US"/>
        </w:rPr>
        <w:t xml:space="preserve"> and </w:t>
      </w:r>
      <w:r w:rsidR="08B44DE6" w:rsidRPr="4696E506">
        <w:rPr>
          <w:b/>
          <w:bCs/>
          <w:sz w:val="22"/>
          <w:szCs w:val="22"/>
          <w:lang w:val="en-US"/>
        </w:rPr>
        <w:t>uncertainty</w:t>
      </w:r>
      <w:r w:rsidR="08B44DE6" w:rsidRPr="4696E506">
        <w:rPr>
          <w:sz w:val="22"/>
          <w:szCs w:val="22"/>
          <w:lang w:val="en-US"/>
        </w:rPr>
        <w:t xml:space="preserve"> </w:t>
      </w:r>
      <w:r w:rsidR="00366848" w:rsidRPr="4696E506">
        <w:rPr>
          <w:sz w:val="22"/>
          <w:szCs w:val="22"/>
        </w:rPr>
        <w:fldChar w:fldCharType="begin"/>
      </w:r>
      <w:r w:rsidR="00C7191E">
        <w:rPr>
          <w:sz w:val="22"/>
          <w:szCs w:val="22"/>
        </w:rPr>
        <w:instrText xml:space="preserve"> ADDIN ZOTERO_ITEM CSL_CITATION {"citationID":"6YnitLMj","properties":{"formattedCitation":"[55], [56]","plainCitation":"[55], [56]","noteIndex":0},"citationItems":[{"id":"mMG864Ck/YTdkk7Lc","uris":["http://zotero.org/users/8817956/items/UFEXRUQR"],"itemData":{"id":722,"type":"article-journal","abstract":"Cities are open to trialing new approaches for advancing their planning and urban governance practice. Evidence from urban research and practice shows that transition management has been widely and diversely applied for strategic planning for climate mitigation and adaptation, regeneration, as well as sectoral (energy, water, waste) and social cohesion agendas. Despite the amounting evidence of the applications of transition management, the research has not identiﬁed what it is required in terms of skills to apply such a governance framework for participatory governance in cities. In this paper, we respond to this gap by providing evidence from 11 cities across Europe that applied transition management as an approach to participatory urban governance for unpacking what transformative actions are required to strengthen urban resilience in deprived neighborhoods. Our multi-case study research and analysis reveals that a multitude of vocational and academic skills are required for the application of transition management approach including systems thinking, creativity, theory-to-practice application skills, diplomatic skills for forging partnerships and learning alliances and openness to learning-by-doing during experimentation. Transition management application in cities in the Resilient Europe project brought about positive outcomes in terms of developing new skills, embedding new knowledge about urban resilience and transition management in planning.","container-title":"Sustainability","DOI":"10.3390/su14020650","ISSN":"2071-1050","issue":"2","journalAbbreviation":"Sustainability","language":"en","license":"https://creativecommons.org/licenses/by/4.0/","page":"650","source":"DOI.org (Crossref)","title":"Bringing Transition Management to Cities: Building Skills for Transformative Urban Governance","title-short":"Bringing Transition Management to Cities","volume":"14","author":[{"family":"Frantzeskaki","given":"Niki"}],"issued":{"date-parts":[["2022",1,7]]}}},{"id":"mMG864Ck/cXxg0yMr","uris":["http://zotero.org/users/8817956/items/V3D8J5U5"],"itemData":{"id":739,"type":"article-journal","abstract":"This explorative paper introduces the idea of radical transitions as a necessary starting point for policy and governance. The urgency to achieve transformative change facing climate change and biodiversity loss is now broadly shared, but the dominant policy and market logics of innovation, optimization and risk management persist. In for example the urban mobility transition, we do see a technological shift towards electric mobility but not automatically a deeper cultural, spatial and behavioral shift towards cities in which as less vehicles and space are used to provide as much and as affordable mobility to all. We see a similar pattern in the built environment and food systems: the logics of policy and markets dictate optimization through (technological) innovation, while already for decades more radical alternatives have been developing and maturing locally worldwide. In this paper we explore how the basic principles and approach of transition management can be enriched with insights and methods from design to help institutionalize and mainstream the more radical alternatives.","container-title":"City, Territory and Architecture","DOI":"10.1186/s40410-022-00176-z","ISSN":"2195-2701","issue":"1","journalAbbreviation":"City Territ Archit","language":"en","page":"30","source":"DOI.org (Crossref)","title":"Designing radical transitions: a plea for a new governance culture to empower deep transformative change","title-short":"Designing radical transitions","volume":"9","author":[{"family":"Loorbach","given":"Derk A."}],"issued":{"date-parts":[["2022",10,7]]}}}],"schema":"https://github.com/citation-style-language/schema/raw/master/csl-citation.json"} </w:instrText>
      </w:r>
      <w:r w:rsidR="00366848" w:rsidRPr="4696E506">
        <w:rPr>
          <w:sz w:val="22"/>
          <w:szCs w:val="22"/>
        </w:rPr>
        <w:fldChar w:fldCharType="separate"/>
      </w:r>
      <w:r w:rsidR="00C7191E" w:rsidRPr="00C7191E">
        <w:rPr>
          <w:sz w:val="22"/>
        </w:rPr>
        <w:t>[55], [56]</w:t>
      </w:r>
      <w:r w:rsidR="00366848" w:rsidRPr="4696E506">
        <w:rPr>
          <w:sz w:val="22"/>
          <w:szCs w:val="22"/>
        </w:rPr>
        <w:fldChar w:fldCharType="end"/>
      </w:r>
      <w:r w:rsidR="08B44DE6" w:rsidRPr="4696E506">
        <w:rPr>
          <w:sz w:val="22"/>
          <w:szCs w:val="22"/>
          <w:lang w:val="en-US"/>
        </w:rPr>
        <w:t>.</w:t>
      </w:r>
    </w:p>
    <w:p w14:paraId="684DCBAD" w14:textId="0C553079" w:rsidR="00503B21" w:rsidRPr="00C7191E" w:rsidRDefault="0E929441" w:rsidP="6E69FF70">
      <w:pPr>
        <w:spacing w:before="0" w:after="160"/>
        <w:rPr>
          <w:sz w:val="22"/>
          <w:szCs w:val="22"/>
          <w:lang w:val="en-US"/>
        </w:rPr>
      </w:pPr>
      <w:r w:rsidRPr="00C7191E">
        <w:rPr>
          <w:sz w:val="22"/>
          <w:szCs w:val="22"/>
          <w:lang w:val="en-US"/>
        </w:rPr>
        <w:t>The</w:t>
      </w:r>
      <w:r w:rsidR="426B1005" w:rsidRPr="00C7191E">
        <w:rPr>
          <w:sz w:val="22"/>
          <w:szCs w:val="22"/>
          <w:lang w:val="en-US"/>
        </w:rPr>
        <w:t xml:space="preserve"> EU Climate Law emphasized the necessity of accessible, inclusive processes to engage all governance levels and societal stakeholders in achieving climate goals.</w:t>
      </w:r>
      <w:r w:rsidRPr="00C7191E">
        <w:rPr>
          <w:sz w:val="22"/>
          <w:szCs w:val="22"/>
          <w:lang w:val="en-US"/>
        </w:rPr>
        <w:t xml:space="preserve"> </w:t>
      </w:r>
      <w:r w:rsidR="6C3E5F75" w:rsidRPr="00C7191E">
        <w:rPr>
          <w:sz w:val="22"/>
          <w:szCs w:val="22"/>
          <w:lang w:val="en-US"/>
        </w:rPr>
        <w:t>T</w:t>
      </w:r>
      <w:r w:rsidRPr="00C7191E">
        <w:rPr>
          <w:sz w:val="22"/>
          <w:szCs w:val="22"/>
          <w:lang w:val="en-US"/>
        </w:rPr>
        <w:t xml:space="preserve">he </w:t>
      </w:r>
      <w:r w:rsidR="3984BA27" w:rsidRPr="00C7191E">
        <w:rPr>
          <w:sz w:val="22"/>
          <w:szCs w:val="22"/>
          <w:lang w:val="en-US"/>
        </w:rPr>
        <w:t xml:space="preserve">active </w:t>
      </w:r>
      <w:r w:rsidRPr="00C7191E">
        <w:rPr>
          <w:sz w:val="22"/>
          <w:szCs w:val="22"/>
          <w:lang w:val="en-US"/>
        </w:rPr>
        <w:t>involvement of urban</w:t>
      </w:r>
      <w:r w:rsidR="557FA1D4" w:rsidRPr="00C7191E">
        <w:rPr>
          <w:sz w:val="22"/>
          <w:szCs w:val="22"/>
          <w:lang w:val="en-US"/>
        </w:rPr>
        <w:t xml:space="preserve"> and regional</w:t>
      </w:r>
      <w:r w:rsidRPr="00C7191E">
        <w:rPr>
          <w:sz w:val="22"/>
          <w:szCs w:val="22"/>
          <w:lang w:val="en-US"/>
        </w:rPr>
        <w:t xml:space="preserve"> areas is central to </w:t>
      </w:r>
      <w:r w:rsidR="14EF7A10" w:rsidRPr="00C7191E">
        <w:rPr>
          <w:sz w:val="22"/>
          <w:szCs w:val="22"/>
          <w:lang w:val="en-US"/>
        </w:rPr>
        <w:t>implementing</w:t>
      </w:r>
      <w:r w:rsidRPr="00C7191E">
        <w:rPr>
          <w:sz w:val="22"/>
          <w:szCs w:val="22"/>
          <w:lang w:val="en-US"/>
        </w:rPr>
        <w:t xml:space="preserve"> 70% of climate mitigation </w:t>
      </w:r>
      <w:r w:rsidR="00902B52">
        <w:rPr>
          <w:sz w:val="22"/>
          <w:szCs w:val="22"/>
          <w:lang w:val="en-US"/>
        </w:rPr>
        <w:fldChar w:fldCharType="begin"/>
      </w:r>
      <w:r w:rsidR="00902B52">
        <w:rPr>
          <w:sz w:val="22"/>
          <w:szCs w:val="22"/>
          <w:lang w:val="en-US"/>
        </w:rPr>
        <w:instrText xml:space="preserve"> ADDIN ZOTERO_ITEM CSL_CITATION {"citationID":"VTBiAASO","properties":{"formattedCitation":"[57]","plainCitation":"[57]","noteIndex":0},"citationItems":[{"id":1463,"uris":["http://zotero.org/groups/5272309/items/UKR62IQZ"],"itemData":{"id":1463,"type":"personal_communication","title":"Joint Letter to EU leaders","URL":"https://iclei-europe.org/fileadmin/user_upload/Pdfs/2024/Final_Local_Alliance_Letter_to_EU_Leaders.pdf","author":[{"literal":"Local Alliance"}],"issued":{"date-parts":[["2024"]]}}}],"schema":"https://github.com/citation-style-language/schema/raw/master/csl-citation.json"} </w:instrText>
      </w:r>
      <w:r w:rsidR="00902B52">
        <w:rPr>
          <w:sz w:val="22"/>
          <w:szCs w:val="22"/>
          <w:lang w:val="en-US"/>
        </w:rPr>
        <w:fldChar w:fldCharType="separate"/>
      </w:r>
      <w:r w:rsidR="00902B52" w:rsidRPr="00902B52">
        <w:rPr>
          <w:sz w:val="22"/>
        </w:rPr>
        <w:t>[57]</w:t>
      </w:r>
      <w:r w:rsidR="00902B52">
        <w:rPr>
          <w:sz w:val="22"/>
          <w:szCs w:val="22"/>
          <w:lang w:val="en-US"/>
        </w:rPr>
        <w:fldChar w:fldCharType="end"/>
      </w:r>
      <w:r w:rsidRPr="00C7191E">
        <w:rPr>
          <w:sz w:val="22"/>
          <w:szCs w:val="22"/>
          <w:lang w:val="en-US"/>
        </w:rPr>
        <w:t xml:space="preserve"> and 90% of adaptation policies</w:t>
      </w:r>
      <w:r w:rsidR="7B5767D1" w:rsidRPr="00C7191E">
        <w:rPr>
          <w:sz w:val="22"/>
          <w:szCs w:val="22"/>
          <w:lang w:val="en-US"/>
        </w:rPr>
        <w:t xml:space="preserve"> </w:t>
      </w:r>
      <w:r w:rsidR="00C7191E">
        <w:rPr>
          <w:sz w:val="22"/>
          <w:szCs w:val="22"/>
          <w:lang w:val="en-US"/>
        </w:rPr>
        <w:fldChar w:fldCharType="begin"/>
      </w:r>
      <w:r w:rsidR="00902B52">
        <w:rPr>
          <w:sz w:val="22"/>
          <w:szCs w:val="22"/>
          <w:lang w:val="en-US"/>
        </w:rPr>
        <w:instrText xml:space="preserve"> ADDIN ZOTERO_ITEM CSL_CITATION {"citationID":"ZWjHp81R","properties":{"formattedCitation":"[58]","plainCitation":"[58]","noteIndex":0},"citationItems":[{"id":1457,"uris":["http://zotero.org/groups/5272309/items/RWUIK9EJ"],"itemData":{"id":1457,"type":"book","event-place":"LU","language":"eng","publisher":"Publications Office","publisher-place":"LU","source":"DOI.org (CSL JSON)","title":"The state of regions and cities: EU annual report 2024.","title-short":"The state of regions and cities","URL":"https://data.europa.eu/doi/10.2863/802688","author":[{"literal":"European Committee of the Regions ."}],"accessed":{"date-parts":[["2025",4,16]]},"issued":{"date-parts":[["2024"]]}}}],"schema":"https://github.com/citation-style-language/schema/raw/master/csl-citation.json"} </w:instrText>
      </w:r>
      <w:r w:rsidR="00C7191E">
        <w:rPr>
          <w:sz w:val="22"/>
          <w:szCs w:val="22"/>
          <w:lang w:val="en-US"/>
        </w:rPr>
        <w:fldChar w:fldCharType="separate"/>
      </w:r>
      <w:r w:rsidR="00902B52" w:rsidRPr="00902B52">
        <w:rPr>
          <w:sz w:val="22"/>
        </w:rPr>
        <w:t>[58]</w:t>
      </w:r>
      <w:r w:rsidR="00C7191E">
        <w:rPr>
          <w:sz w:val="22"/>
          <w:szCs w:val="22"/>
          <w:lang w:val="en-US"/>
        </w:rPr>
        <w:fldChar w:fldCharType="end"/>
      </w:r>
      <w:r w:rsidR="6102B336" w:rsidRPr="00C7191E">
        <w:rPr>
          <w:sz w:val="22"/>
          <w:szCs w:val="22"/>
          <w:lang w:val="en-US"/>
        </w:rPr>
        <w:t xml:space="preserve">. </w:t>
      </w:r>
      <w:r w:rsidR="1F37AFE0" w:rsidRPr="00C7191E">
        <w:rPr>
          <w:sz w:val="22"/>
          <w:szCs w:val="22"/>
          <w:lang w:val="en-US"/>
        </w:rPr>
        <w:t>Furthermore</w:t>
      </w:r>
      <w:r w:rsidR="6102B336" w:rsidRPr="00C7191E">
        <w:rPr>
          <w:sz w:val="22"/>
          <w:szCs w:val="22"/>
          <w:lang w:val="en-US"/>
        </w:rPr>
        <w:t>, cities</w:t>
      </w:r>
      <w:r w:rsidR="5BF88929" w:rsidRPr="00C7191E">
        <w:rPr>
          <w:sz w:val="22"/>
          <w:szCs w:val="22"/>
          <w:lang w:val="en-US"/>
        </w:rPr>
        <w:t xml:space="preserve"> alone</w:t>
      </w:r>
      <w:r w:rsidR="6102B336" w:rsidRPr="00C7191E">
        <w:rPr>
          <w:sz w:val="22"/>
          <w:szCs w:val="22"/>
          <w:lang w:val="en-US"/>
        </w:rPr>
        <w:t xml:space="preserve"> are urged to implement 50% of EGD targets in all policy thematic areas </w:t>
      </w:r>
      <w:r w:rsidR="00C7191E">
        <w:rPr>
          <w:sz w:val="22"/>
          <w:szCs w:val="22"/>
          <w:lang w:val="en-US"/>
        </w:rPr>
        <w:fldChar w:fldCharType="begin"/>
      </w:r>
      <w:r w:rsidR="00902B52">
        <w:rPr>
          <w:sz w:val="22"/>
          <w:szCs w:val="22"/>
          <w:lang w:val="en-US"/>
        </w:rPr>
        <w:instrText xml:space="preserve"> ADDIN ZOTERO_ITEM CSL_CITATION {"citationID":"GptvVG7v","properties":{"formattedCitation":"[59]","plainCitation":"[59]","noteIndex":0},"citationItems":[{"id":1459,"uris":["http://zotero.org/groups/5272309/items/G2NU9CFR"],"itemData":{"id":1459,"type":"article-journal","abstract":"ABSTRACT\n            Urban environments are at the forefront of the European Union (EU) climate ambitions as envisaged by the European Green Deal (EGD). Cities are also central to delivering most of the 2030 Agenda Sustainable Development Goals (SDGs). However, EU cities face severe implementation challenges in operationalising the EGD and SDGs. This research aims to support EU cities in implementing the EGD by providing a coherent framework, aligning green transition policies with the SDG targets and indicators. The framework may support policy coherence and ambition alignment among governance levels. Specifically, the research identified 22 SDG targets matched to 76 EGD policy targets requiring implementation at the urban level, with SDGs 7, 13 and 15 being the most addressed. Furthermore, the application of the framework allows for informing SDG</w:instrText>
      </w:r>
      <w:r w:rsidR="00902B52">
        <w:rPr>
          <w:rFonts w:ascii="Calibri" w:hAnsi="Calibri" w:cs="Calibri"/>
          <w:sz w:val="22"/>
          <w:szCs w:val="22"/>
          <w:lang w:val="en-US"/>
        </w:rPr>
        <w:instrText> </w:instrText>
      </w:r>
      <w:r w:rsidR="00902B52">
        <w:rPr>
          <w:sz w:val="22"/>
          <w:szCs w:val="22"/>
          <w:lang w:val="en-US"/>
        </w:rPr>
        <w:instrText>interlinkage assessment among policy targets also at the urban level, acknowledging potential caution areas, especially when implementing EGD targets directly linked to SDGs 7, 13, 6 and 9. Major implications include (i) the opportunity to align local development programmes with identified overarching priorities, unlocking the 2030 Agenda's potential to inform policy</w:instrText>
      </w:r>
      <w:r w:rsidR="00902B52">
        <w:rPr>
          <w:rFonts w:ascii="Cambria Math" w:hAnsi="Cambria Math" w:cs="Cambria Math"/>
          <w:sz w:val="22"/>
          <w:szCs w:val="22"/>
          <w:lang w:val="en-US"/>
        </w:rPr>
        <w:instrText>‐</w:instrText>
      </w:r>
      <w:r w:rsidR="00902B52">
        <w:rPr>
          <w:sz w:val="22"/>
          <w:szCs w:val="22"/>
          <w:lang w:val="en-US"/>
        </w:rPr>
        <w:instrText>making at the urban level, and (ii) the need to properly address</w:instrText>
      </w:r>
      <w:r w:rsidR="00902B52">
        <w:rPr>
          <w:rFonts w:ascii="Calibri" w:hAnsi="Calibri" w:cs="Calibri"/>
          <w:sz w:val="22"/>
          <w:szCs w:val="22"/>
          <w:lang w:val="en-US"/>
        </w:rPr>
        <w:instrText> </w:instrText>
      </w:r>
      <w:r w:rsidR="00902B52">
        <w:rPr>
          <w:sz w:val="22"/>
          <w:szCs w:val="22"/>
          <w:lang w:val="en-US"/>
        </w:rPr>
        <w:instrText>trade</w:instrText>
      </w:r>
      <w:r w:rsidR="00902B52">
        <w:rPr>
          <w:rFonts w:ascii="Cambria Math" w:hAnsi="Cambria Math" w:cs="Cambria Math"/>
          <w:sz w:val="22"/>
          <w:szCs w:val="22"/>
          <w:lang w:val="en-US"/>
        </w:rPr>
        <w:instrText>‐</w:instrText>
      </w:r>
      <w:r w:rsidR="00902B52">
        <w:rPr>
          <w:sz w:val="22"/>
          <w:szCs w:val="22"/>
          <w:lang w:val="en-US"/>
        </w:rPr>
        <w:instrText xml:space="preserve">offs when implementing EGD policies to exploit EU cities' potential towards the EU green transition.","container-title":"Sustainable Development","DOI":"10.1002/sd.3423","ISSN":"0968-0802, 1099-1719","journalAbbreviation":"Sustainable Development","language":"en","page":"sd.3423","source":"DOI.org (Crossref)","title":"What Role for Cities in the Green Deal? Analysis of Policy Framework, Interlinkages and Contribution to the 2030 Agenda","title-short":"What Role for Cities in the &lt;span style=\"font-variant","author":[{"family":"Trane","given":"Matteo"},{"family":"Borchardt","given":"Steve"},{"family":"Marelli","given":"Luisa"},{"family":"Siragusa","given":"Alice"},{"family":"Pollo","given":"Riccardo"},{"family":"Lombardi","given":"Patrizia"}],"issued":{"date-parts":[["2025",3,26]]}}}],"schema":"https://github.com/citation-style-language/schema/raw/master/csl-citation.json"} </w:instrText>
      </w:r>
      <w:r w:rsidR="00C7191E">
        <w:rPr>
          <w:sz w:val="22"/>
          <w:szCs w:val="22"/>
          <w:lang w:val="en-US"/>
        </w:rPr>
        <w:fldChar w:fldCharType="separate"/>
      </w:r>
      <w:r w:rsidR="00902B52" w:rsidRPr="00902B52">
        <w:rPr>
          <w:sz w:val="22"/>
        </w:rPr>
        <w:t>[59]</w:t>
      </w:r>
      <w:r w:rsidR="00C7191E">
        <w:rPr>
          <w:sz w:val="22"/>
          <w:szCs w:val="22"/>
          <w:lang w:val="en-US"/>
        </w:rPr>
        <w:fldChar w:fldCharType="end"/>
      </w:r>
      <w:r w:rsidR="6102B336" w:rsidRPr="00C7191E">
        <w:rPr>
          <w:sz w:val="22"/>
          <w:szCs w:val="22"/>
          <w:lang w:val="en-US"/>
        </w:rPr>
        <w:t xml:space="preserve"> and</w:t>
      </w:r>
      <w:r w:rsidRPr="00C7191E">
        <w:rPr>
          <w:rFonts w:ascii="Calibri" w:hAnsi="Calibri" w:cs="Calibri"/>
          <w:sz w:val="22"/>
          <w:szCs w:val="22"/>
          <w:lang w:val="en-US"/>
        </w:rPr>
        <w:t> </w:t>
      </w:r>
      <w:r w:rsidRPr="00C7191E">
        <w:rPr>
          <w:sz w:val="22"/>
          <w:szCs w:val="22"/>
          <w:lang w:val="en-US"/>
        </w:rPr>
        <w:t>65%</w:t>
      </w:r>
      <w:r w:rsidR="32D00EDE" w:rsidRPr="00C7191E">
        <w:rPr>
          <w:sz w:val="22"/>
          <w:szCs w:val="22"/>
          <w:lang w:val="en-US"/>
        </w:rPr>
        <w:t xml:space="preserve"> </w:t>
      </w:r>
      <w:r w:rsidRPr="00C7191E">
        <w:rPr>
          <w:sz w:val="22"/>
          <w:szCs w:val="22"/>
          <w:lang w:val="en-US"/>
        </w:rPr>
        <w:t xml:space="preserve">of the 169 SDG targets </w:t>
      </w:r>
      <w:r w:rsidR="00D41FFF">
        <w:rPr>
          <w:sz w:val="22"/>
          <w:szCs w:val="22"/>
          <w:lang w:val="en-US"/>
        </w:rPr>
        <w:fldChar w:fldCharType="begin"/>
      </w:r>
      <w:r w:rsidR="00902B52">
        <w:rPr>
          <w:sz w:val="22"/>
          <w:szCs w:val="22"/>
          <w:lang w:val="en-US"/>
        </w:rPr>
        <w:instrText xml:space="preserve"> ADDIN ZOTERO_ITEM CSL_CITATION {"citationID":"Sal1TuW8","properties":{"formattedCitation":"[60]","plainCitation":"[60]","noteIndex":0},"citationItems":[{"id":1461,"uris":["http://zotero.org/groups/5272309/items/872B5D5E"],"itemData":{"id":1461,"type":"book","collection-title":"OECD Urban Policy Reviews","ISBN":"978-92-64-71930-9","language":"en","note":"DOI: 10.1787/e86fa715-en","publisher":"OECD","source":"DOI.org (Crossref)","title":"A Territorial Approach to the Sustainable Development Goals: Synthesis report","title-short":"A Territorial Approach to the Sustainable Development Goals","URL":"https://www.oecd.org/en/publications/a-territorial-approach-to-the-sustainable-development-goals_e86fa715-en.html","author":[{"literal":"OECD"}],"accessed":{"date-parts":[["2025",4,16]]},"issued":{"date-parts":[["2020",2,7]]}}}],"schema":"https://github.com/citation-style-language/schema/raw/master/csl-citation.json"} </w:instrText>
      </w:r>
      <w:r w:rsidR="00D41FFF">
        <w:rPr>
          <w:sz w:val="22"/>
          <w:szCs w:val="22"/>
          <w:lang w:val="en-US"/>
        </w:rPr>
        <w:fldChar w:fldCharType="separate"/>
      </w:r>
      <w:r w:rsidR="00902B52" w:rsidRPr="00902B52">
        <w:rPr>
          <w:sz w:val="22"/>
        </w:rPr>
        <w:t>[60]</w:t>
      </w:r>
      <w:r w:rsidR="00D41FFF">
        <w:rPr>
          <w:sz w:val="22"/>
          <w:szCs w:val="22"/>
          <w:lang w:val="en-US"/>
        </w:rPr>
        <w:fldChar w:fldCharType="end"/>
      </w:r>
      <w:r w:rsidRPr="00C7191E">
        <w:rPr>
          <w:sz w:val="22"/>
          <w:szCs w:val="22"/>
          <w:lang w:val="en-US"/>
        </w:rPr>
        <w:t>.</w:t>
      </w:r>
      <w:r w:rsidRPr="00C7191E">
        <w:rPr>
          <w:sz w:val="22"/>
          <w:szCs w:val="22"/>
        </w:rPr>
        <w:t xml:space="preserve"> </w:t>
      </w:r>
    </w:p>
    <w:p w14:paraId="5C6CACD4" w14:textId="4C5E953D" w:rsidR="00503B21" w:rsidRDefault="006610C2" w:rsidP="00D52DDA">
      <w:pPr>
        <w:spacing w:before="0" w:after="160"/>
        <w:rPr>
          <w:sz w:val="22"/>
          <w:szCs w:val="22"/>
        </w:rPr>
      </w:pPr>
      <w:r w:rsidRPr="4696E506">
        <w:rPr>
          <w:sz w:val="22"/>
          <w:szCs w:val="22"/>
          <w:lang w:val="en-US"/>
        </w:rPr>
        <w:t xml:space="preserve">Key consultative bodies of the EU, such as the Committee of the Regions </w:t>
      </w:r>
      <w:r w:rsidR="001653FA">
        <w:rPr>
          <w:sz w:val="22"/>
          <w:szCs w:val="22"/>
          <w:lang w:val="en-US"/>
        </w:rPr>
        <w:fldChar w:fldCharType="begin"/>
      </w:r>
      <w:r w:rsidR="00902B52">
        <w:rPr>
          <w:sz w:val="22"/>
          <w:szCs w:val="22"/>
          <w:lang w:val="en-US"/>
        </w:rPr>
        <w:instrText xml:space="preserve"> ADDIN ZOTERO_ITEM CSL_CITATION {"citationID":"LXeekHMl","properties":{"formattedCitation":"[58], [61]","plainCitation":"[58], [61]","noteIndex":0},"citationItems":[{"id":1457,"uris":["http://zotero.org/groups/5272309/items/RWUIK9EJ"],"itemData":{"id":1457,"type":"book","event-place":"LU","language":"eng","publisher":"Publications Office","publisher-place":"LU","source":"DOI.org (CSL JSON)","title":"The state of regions and cities: EU annual report 2024.","title-short":"The state of regions and cities","URL":"https://data.europa.eu/doi/10.2863/802688","author":[{"literal":"European Committee of the Regions ."}],"accessed":{"date-parts":[["2025",4,16]]},"issued":{"date-parts":[["2024"]]}}},{"id":385,"uris":["http://zotero.org/groups/5272309/items/RNT95MVC"],"itemData":{"id":385,"type":"report","title":"The future of the Green Deal: taking stock and looking ahead","URL":"https://cor.europa.eu/en/engage/Documents/RegHub/green-deal-taking-stock-looking-ahead.pdf","author":[{"literal":"European Committee of the Regions"}],"accessed":{"date-parts":[["2024",1,10]]},"issued":{"date-parts":[["2023",12,8]]}}}],"schema":"https://github.com/citation-style-language/schema/raw/master/csl-citation.json"} </w:instrText>
      </w:r>
      <w:r w:rsidR="001653FA">
        <w:rPr>
          <w:sz w:val="22"/>
          <w:szCs w:val="22"/>
          <w:lang w:val="en-US"/>
        </w:rPr>
        <w:fldChar w:fldCharType="separate"/>
      </w:r>
      <w:r w:rsidR="00902B52" w:rsidRPr="00902B52">
        <w:rPr>
          <w:sz w:val="22"/>
        </w:rPr>
        <w:t>[58], [61]</w:t>
      </w:r>
      <w:r w:rsidR="001653FA">
        <w:rPr>
          <w:sz w:val="22"/>
          <w:szCs w:val="22"/>
          <w:lang w:val="en-US"/>
        </w:rPr>
        <w:fldChar w:fldCharType="end"/>
      </w:r>
      <w:r w:rsidRPr="4696E506">
        <w:rPr>
          <w:sz w:val="22"/>
          <w:szCs w:val="22"/>
          <w:lang w:val="en-US"/>
        </w:rPr>
        <w:t xml:space="preserve"> and the </w:t>
      </w:r>
      <w:r w:rsidRPr="00902B52">
        <w:rPr>
          <w:sz w:val="22"/>
          <w:szCs w:val="22"/>
          <w:lang w:val="en-US"/>
        </w:rPr>
        <w:t xml:space="preserve">Economic and </w:t>
      </w:r>
      <w:r w:rsidR="008F226D" w:rsidRPr="00902B52">
        <w:rPr>
          <w:sz w:val="22"/>
          <w:szCs w:val="22"/>
          <w:lang w:val="en-US"/>
        </w:rPr>
        <w:t>Social Committee</w:t>
      </w:r>
      <w:r w:rsidRPr="00902B52">
        <w:rPr>
          <w:sz w:val="22"/>
          <w:szCs w:val="22"/>
          <w:lang w:val="en-US"/>
        </w:rPr>
        <w:t xml:space="preserve"> </w:t>
      </w:r>
      <w:r w:rsidR="00902B52" w:rsidRPr="00902B52">
        <w:rPr>
          <w:sz w:val="22"/>
          <w:szCs w:val="22"/>
          <w:lang w:val="en-US"/>
        </w:rPr>
        <w:fldChar w:fldCharType="begin"/>
      </w:r>
      <w:r w:rsidR="00902B52" w:rsidRPr="00902B52">
        <w:rPr>
          <w:sz w:val="22"/>
          <w:szCs w:val="22"/>
          <w:lang w:val="en-US"/>
        </w:rPr>
        <w:instrText xml:space="preserve"> ADDIN ZOTERO_ITEM CSL_CITATION {"citationID":"S9l5ASfg","properties":{"formattedCitation":"[62]","plainCitation":"[62]","noteIndex":0},"citationItems":[{"id":1464,"uris":["http://zotero.org/groups/5272309/items/538BH49G"],"itemData":{"id":1464,"type":"bill","language":"en","title":"Opinion of the European Economic and Social Committee on ‘European Climate Pact’ (Exploratory opinion)","URL":"https://eur-lex.europa.eu/legal-content/EN/TXT/?uri=CELEX%3A52020AE1432","accessed":{"date-parts":[["2025",4,16]]},"issued":{"date-parts":[["2020"]]}}}],"schema":"https://github.com/citation-style-language/schema/raw/master/csl-citation.json"} </w:instrText>
      </w:r>
      <w:r w:rsidR="00902B52" w:rsidRPr="00902B52">
        <w:rPr>
          <w:sz w:val="22"/>
          <w:szCs w:val="22"/>
          <w:lang w:val="en-US"/>
        </w:rPr>
        <w:fldChar w:fldCharType="separate"/>
      </w:r>
      <w:r w:rsidR="00902B52" w:rsidRPr="00902B52">
        <w:rPr>
          <w:sz w:val="22"/>
        </w:rPr>
        <w:t>[62]</w:t>
      </w:r>
      <w:r w:rsidR="00902B52" w:rsidRPr="00902B52">
        <w:rPr>
          <w:sz w:val="22"/>
          <w:szCs w:val="22"/>
          <w:lang w:val="en-US"/>
        </w:rPr>
        <w:fldChar w:fldCharType="end"/>
      </w:r>
      <w:r w:rsidRPr="4696E506">
        <w:rPr>
          <w:sz w:val="22"/>
          <w:szCs w:val="22"/>
          <w:lang w:val="en-US"/>
        </w:rPr>
        <w:t xml:space="preserve"> raised concerns about the insufficient involvement of social partners and subnational authorities in the policymaking process for the </w:t>
      </w:r>
      <w:r w:rsidR="00366848" w:rsidRPr="4696E506">
        <w:rPr>
          <w:sz w:val="22"/>
          <w:szCs w:val="22"/>
          <w:lang w:val="en-US"/>
        </w:rPr>
        <w:t>green transition</w:t>
      </w:r>
      <w:r w:rsidRPr="4696E506">
        <w:rPr>
          <w:sz w:val="22"/>
          <w:szCs w:val="22"/>
          <w:lang w:val="en-US"/>
        </w:rPr>
        <w:t xml:space="preserve">. The lack of effective mechanisms for multilevel governance is seen as a significant obstacle to the EGD implementation </w:t>
      </w:r>
      <w:r w:rsidR="001653FA">
        <w:rPr>
          <w:sz w:val="22"/>
          <w:szCs w:val="22"/>
          <w:lang w:val="en-US"/>
        </w:rPr>
        <w:fldChar w:fldCharType="begin"/>
      </w:r>
      <w:r w:rsidR="00902B52">
        <w:rPr>
          <w:sz w:val="22"/>
          <w:szCs w:val="22"/>
          <w:lang w:val="en-US"/>
        </w:rPr>
        <w:instrText xml:space="preserve"> ADDIN ZOTERO_ITEM CSL_CITATION {"citationID":"KuNgFJfd","properties":{"formattedCitation":"[58]","plainCitation":"[58]","noteIndex":0},"citationItems":[{"id":1457,"uris":["http://zotero.org/groups/5272309/items/RWUIK9EJ"],"itemData":{"id":1457,"type":"book","event-place":"LU","language":"eng","publisher":"Publications Office","publisher-place":"LU","source":"DOI.org (CSL JSON)","title":"The state of regions and cities: EU annual report 2024.","title-short":"The state of regions and cities","URL":"https://data.europa.eu/doi/10.2863/802688","author":[{"literal":"European Committee of the Regions ."}],"accessed":{"date-parts":[["2025",4,16]]},"issued":{"date-parts":[["2024"]]}}}],"schema":"https://github.com/citation-style-language/schema/raw/master/csl-citation.json"} </w:instrText>
      </w:r>
      <w:r w:rsidR="001653FA">
        <w:rPr>
          <w:sz w:val="22"/>
          <w:szCs w:val="22"/>
          <w:lang w:val="en-US"/>
        </w:rPr>
        <w:fldChar w:fldCharType="separate"/>
      </w:r>
      <w:r w:rsidR="00902B52" w:rsidRPr="00902B52">
        <w:rPr>
          <w:sz w:val="22"/>
        </w:rPr>
        <w:t>[58]</w:t>
      </w:r>
      <w:r w:rsidR="001653FA">
        <w:rPr>
          <w:sz w:val="22"/>
          <w:szCs w:val="22"/>
          <w:lang w:val="en-US"/>
        </w:rPr>
        <w:fldChar w:fldCharType="end"/>
      </w:r>
      <w:r w:rsidRPr="4696E506">
        <w:rPr>
          <w:sz w:val="22"/>
          <w:szCs w:val="22"/>
          <w:lang w:val="en-US"/>
        </w:rPr>
        <w:t>. In turn, stakeholders have indicated that the local and regional execution of the EGD has been inadequate</w:t>
      </w:r>
      <w:r w:rsidRPr="4696E506">
        <w:rPr>
          <w:sz w:val="22"/>
          <w:szCs w:val="22"/>
        </w:rPr>
        <w:t xml:space="preserve"> to date </w:t>
      </w:r>
      <w:r w:rsidRPr="4696E506">
        <w:rPr>
          <w:sz w:val="22"/>
          <w:szCs w:val="22"/>
        </w:rPr>
        <w:fldChar w:fldCharType="begin"/>
      </w:r>
      <w:r w:rsidR="00902B52">
        <w:rPr>
          <w:sz w:val="22"/>
          <w:szCs w:val="22"/>
        </w:rPr>
        <w:instrText xml:space="preserve"> ADDIN ZOTERO_ITEM CSL_CITATION {"citationID":"q7J5yQm8","properties":{"formattedCitation":"[63]","plainCitation":"[63]","noteIndex":0},"citationItems":[{"id":"mMG864Ck/Iv0hYRkI","uris":["http://zotero.org/groups/4525374/items/SECBMMCU"],"itemData":{"id":521,"type":"bill","language":"en","title":"COMMISSION STAFF WORKING DOCUMENT IMPACT ASSESSMENT REPORT Part 1 Accompanying the document COMMUNICATION FROM THE COMMISSION TO THE EUROPEAN PARLIAMENT, THE COUNCIL, THE EUROPEAN ECONOMIC AND SOCIAL COMMITTEE AND THE COMMITTEE OF THE REGIONS Securing our future Europe's 2040 climate target and path to climate neutrality by 2050 building a sustainable, just and prosperous society","URL":"https://eur-lex.europa.eu/legal-content/EN/TXT/?uri=CELEX%3A52024SC0063","author":[{"family":"EC","given":""}],"accessed":{"date-parts":[["2024",5,28]]},"issued":{"date-parts":[["2024"]]}},"label":"page"}],"schema":"https://github.com/citation-style-language/schema/raw/master/csl-citation.json"} </w:instrText>
      </w:r>
      <w:r w:rsidRPr="4696E506">
        <w:rPr>
          <w:sz w:val="22"/>
          <w:szCs w:val="22"/>
        </w:rPr>
        <w:fldChar w:fldCharType="separate"/>
      </w:r>
      <w:r w:rsidR="00902B52" w:rsidRPr="00902B52">
        <w:rPr>
          <w:sz w:val="22"/>
        </w:rPr>
        <w:t>[63]</w:t>
      </w:r>
      <w:r w:rsidRPr="4696E506">
        <w:rPr>
          <w:sz w:val="22"/>
          <w:szCs w:val="22"/>
        </w:rPr>
        <w:fldChar w:fldCharType="end"/>
      </w:r>
      <w:r w:rsidRPr="4696E506">
        <w:rPr>
          <w:rStyle w:val="CommentReference"/>
          <w:sz w:val="22"/>
          <w:szCs w:val="22"/>
        </w:rPr>
        <w:t xml:space="preserve">. </w:t>
      </w:r>
      <w:r w:rsidR="0082633D" w:rsidRPr="4696E506">
        <w:rPr>
          <w:sz w:val="22"/>
          <w:szCs w:val="22"/>
        </w:rPr>
        <w:t xml:space="preserve">An unprecedented high number of policy targets, a rapidly evolving policy framework also responding to a changing geopolitical context </w:t>
      </w:r>
      <w:r w:rsidRPr="4696E506">
        <w:rPr>
          <w:sz w:val="22"/>
          <w:szCs w:val="22"/>
        </w:rPr>
        <w:fldChar w:fldCharType="begin"/>
      </w:r>
      <w:r w:rsidR="00902B52">
        <w:rPr>
          <w:sz w:val="22"/>
          <w:szCs w:val="22"/>
        </w:rPr>
        <w:instrText xml:space="preserve"> ADDIN ZOTERO_ITEM CSL_CITATION {"citationID":"b6zUW2Hi","properties":{"formattedCitation":"[64]","plainCitation":"[64]","noteIndex":0},"citationItems":[{"id":"mMG864Ck/Z2SvbA7B","uris":["http://zotero.org/groups/4525374/items/J495CWA8"],"itemData":{"id":507,"type":"webpage","abstract":"This foresight study explores possible and necessary changes in the European social and economic systems as the European Union engages in managing sustainability transitions towards 2050. With this focus, the study presents strategic areas of intervention covering a new social contract, governance for sustainability, people and economy, and the global perspective on sustainability. The study reflects on the agency of EU actors (such as government at various levels, business, and communities) to address the strategic areas of intervention as part of collectively addressing sustainability transitions. The study builds on a participatory foresight exercise, which generated four foresight scenarios for a climate-neutral EU in 2050. Based on each scenario, a corresponding transition pathway was co-created and analysed through the process. The study presents and analyses these outputs of the process. The outputs can also serve as input to policymakers and practitioners interested in conducting new participatory exercises on sustainability transitions.","container-title":"JRC Publications Repository","language":"en","note":"ISBN: 9789268041963 9789268041970\nISSN: 1831-9424, 1018-5593\nDOI: 10.2760/804844","title":"Towards a fair and sustainable Europe 2050: Social and economic choices in sustainability transitions","title-short":"Towards a fair and sustainable Europe 2050","URL":"https://publications.jrc.ec.europa.eu/repository/handle/JRC133716","author":[{"family":"Matti","given":"Cristian"},{"family":"Jensen","given":"Kathrine"},{"family":"Bontoux","given":"Laurent"},{"family":"Goran","given":"Petra"},{"family":"Pistocchi","given":"Alberto"},{"family":"Salvi","given":"Maurizio"}],"accessed":{"date-parts":[["2024",5,28]]},"issued":{"date-parts":[["2023",7,6]]}}}],"schema":"https://github.com/citation-style-language/schema/raw/master/csl-citation.json"} </w:instrText>
      </w:r>
      <w:r w:rsidRPr="4696E506">
        <w:rPr>
          <w:sz w:val="22"/>
          <w:szCs w:val="22"/>
        </w:rPr>
        <w:fldChar w:fldCharType="separate"/>
      </w:r>
      <w:r w:rsidR="00902B52" w:rsidRPr="00902B52">
        <w:rPr>
          <w:sz w:val="22"/>
        </w:rPr>
        <w:t>[64]</w:t>
      </w:r>
      <w:r w:rsidRPr="4696E506">
        <w:rPr>
          <w:sz w:val="22"/>
          <w:szCs w:val="22"/>
        </w:rPr>
        <w:fldChar w:fldCharType="end"/>
      </w:r>
      <w:r w:rsidR="0082633D" w:rsidRPr="4696E506">
        <w:rPr>
          <w:sz w:val="22"/>
          <w:szCs w:val="22"/>
        </w:rPr>
        <w:t xml:space="preserve">, resource and skill availability </w:t>
      </w:r>
      <w:r w:rsidRPr="4696E506">
        <w:rPr>
          <w:sz w:val="22"/>
          <w:szCs w:val="22"/>
        </w:rPr>
        <w:fldChar w:fldCharType="begin"/>
      </w:r>
      <w:r w:rsidR="00902B52">
        <w:rPr>
          <w:sz w:val="22"/>
          <w:szCs w:val="22"/>
        </w:rPr>
        <w:instrText xml:space="preserve"> ADDIN ZOTERO_ITEM CSL_CITATION {"citationID":"LkyjcTwp","properties":{"formattedCitation":"[65]","plainCitation":"[65]","noteIndex":0},"citationItems":[{"id":"mMG864Ck/EReQ4hni","uris":["http://zotero.org/groups/4525374/items/MAQ56Q9C"],"itemData":{"id":604,"type":"article-journal","abstract":"Extensive scientific literature exists on the risks associated with climate change in cities. Contrarily, the analysis on the risks local governments face in moving towards zero emissions targets is sparse, topical, and local. In this study, we provide a first-of-its-kind synoptic risk analysis directly based on cities’ experiences, inputs, and prospects for the future, collated through the questionnaire to express interest in the European Mission for 100 Climate-Neutral and Smart Cities by 2030. This novel dataset contains a variety of information 362 cities provided in relation to all critical (technological and non-technological) elements that contribute to climate mitigation, while enucleating the risks that may arise along the way. The analysis focuses on nine risk domains (including political, financial, regulatory, operational, organisational, collaborative, social, environmental, and safety/security risks) and delves into possible solutions. These insights will be extremely useful and timely to i) design precautions and safeguards, ii) motivate new policies and instruments, iii) inform assistance services and forms of support, and iv) inspire other cities in the creation of an enabling and inclusive environment for zero-emission futures. Furthermore, the analysis reveals a substantial lack of supportive scientific literature when it comes to non-technological aspects of the transition to climate neutrality.","container-title":"Renewable and Sustainable Energy Reviews","DOI":"10.1016/j.rser.2023.113448","ISSN":"1364-0321","journalAbbreviation":"Renewable and Sustainable Energy Reviews","page":"113448","source":"ScienceDirect","title":"On the risks associated with transitioning to climate neutrality in Europe: A city perspective","title-short":"On the risks associated with transitioning to climate neutrality in Europe","volume":"183","author":[{"family":"Ulpiani","given":"G."},{"family":"Vetters","given":"N."}],"issued":{"date-parts":[["2023",9,1]]}},"label":"page"}],"schema":"https://github.com/citation-style-language/schema/raw/master/csl-citation.json"} </w:instrText>
      </w:r>
      <w:r w:rsidRPr="4696E506">
        <w:rPr>
          <w:sz w:val="22"/>
          <w:szCs w:val="22"/>
        </w:rPr>
        <w:fldChar w:fldCharType="separate"/>
      </w:r>
      <w:r w:rsidR="00902B52" w:rsidRPr="00902B52">
        <w:rPr>
          <w:sz w:val="22"/>
        </w:rPr>
        <w:t>[65]</w:t>
      </w:r>
      <w:r w:rsidRPr="4696E506">
        <w:rPr>
          <w:sz w:val="22"/>
          <w:szCs w:val="22"/>
        </w:rPr>
        <w:fldChar w:fldCharType="end"/>
      </w:r>
      <w:r w:rsidR="0082633D" w:rsidRPr="4696E506">
        <w:rPr>
          <w:sz w:val="22"/>
          <w:szCs w:val="22"/>
        </w:rPr>
        <w:t xml:space="preserve"> </w:t>
      </w:r>
      <w:r w:rsidR="415AB4CB" w:rsidRPr="4696E506">
        <w:rPr>
          <w:sz w:val="22"/>
          <w:szCs w:val="22"/>
        </w:rPr>
        <w:t xml:space="preserve">are further </w:t>
      </w:r>
      <w:r w:rsidR="0082633D" w:rsidRPr="4696E506">
        <w:rPr>
          <w:sz w:val="22"/>
          <w:szCs w:val="22"/>
        </w:rPr>
        <w:t>hamper</w:t>
      </w:r>
      <w:r w:rsidR="210004D8" w:rsidRPr="4696E506">
        <w:rPr>
          <w:sz w:val="22"/>
          <w:szCs w:val="22"/>
        </w:rPr>
        <w:t>ing</w:t>
      </w:r>
      <w:r w:rsidR="0082633D" w:rsidRPr="4696E506">
        <w:rPr>
          <w:sz w:val="22"/>
          <w:szCs w:val="22"/>
        </w:rPr>
        <w:t xml:space="preserve"> the green transition and </w:t>
      </w:r>
      <w:r w:rsidR="607A7FE1" w:rsidRPr="4696E506">
        <w:rPr>
          <w:sz w:val="22"/>
          <w:szCs w:val="22"/>
        </w:rPr>
        <w:t xml:space="preserve">EGD </w:t>
      </w:r>
      <w:r w:rsidR="0082633D" w:rsidRPr="4696E506">
        <w:rPr>
          <w:sz w:val="22"/>
          <w:szCs w:val="22"/>
        </w:rPr>
        <w:t>policy implementation in EU cities.</w:t>
      </w:r>
    </w:p>
    <w:p w14:paraId="639011A9" w14:textId="77777777" w:rsidR="00EF02EF" w:rsidRPr="00A179ED" w:rsidRDefault="00EF02EF" w:rsidP="00D52DDA">
      <w:pPr>
        <w:spacing w:before="0" w:after="160"/>
        <w:rPr>
          <w:sz w:val="22"/>
          <w:szCs w:val="22"/>
          <w:lang w:val="en-US"/>
        </w:rPr>
      </w:pPr>
    </w:p>
    <w:p w14:paraId="09984247" w14:textId="56764EA5" w:rsidR="09242BE2" w:rsidRDefault="07D148E1" w:rsidP="4696E506">
      <w:pPr>
        <w:spacing w:before="0" w:after="160"/>
        <w:rPr>
          <w:b/>
          <w:bCs/>
          <w:sz w:val="22"/>
          <w:szCs w:val="22"/>
          <w:lang w:val="en-US"/>
        </w:rPr>
      </w:pPr>
      <w:r w:rsidRPr="4696E506">
        <w:rPr>
          <w:b/>
          <w:bCs/>
          <w:sz w:val="22"/>
          <w:szCs w:val="22"/>
          <w:lang w:val="en-US"/>
        </w:rPr>
        <w:t>8.4.1 Structural challenges hampering transformative change</w:t>
      </w:r>
    </w:p>
    <w:p w14:paraId="6E665598" w14:textId="3205794F" w:rsidR="007254F7" w:rsidRPr="00A179ED" w:rsidRDefault="00503B21" w:rsidP="007254F7">
      <w:pPr>
        <w:spacing w:before="0" w:after="160"/>
        <w:rPr>
          <w:rFonts w:eastAsia="Calibri"/>
          <w:sz w:val="22"/>
          <w:szCs w:val="22"/>
          <w:lang w:val="en-US" w:eastAsia="en-US"/>
        </w:rPr>
      </w:pPr>
      <w:r w:rsidRPr="4696E506">
        <w:rPr>
          <w:sz w:val="22"/>
          <w:szCs w:val="22"/>
          <w:lang w:val="en-US"/>
        </w:rPr>
        <w:t>Transitions</w:t>
      </w:r>
      <w:r w:rsidR="00E10448" w:rsidRPr="4696E506">
        <w:rPr>
          <w:sz w:val="22"/>
          <w:szCs w:val="22"/>
          <w:lang w:val="en-US"/>
        </w:rPr>
        <w:t xml:space="preserve"> imply radical transformations of current socio-technical systems (for example, energy, housing, transport, agri-food systems) </w:t>
      </w:r>
      <w:r w:rsidR="00902B52">
        <w:rPr>
          <w:sz w:val="22"/>
          <w:szCs w:val="22"/>
          <w:lang w:val="en-US"/>
        </w:rPr>
        <w:fldChar w:fldCharType="begin"/>
      </w:r>
      <w:r w:rsidR="00902B52">
        <w:rPr>
          <w:sz w:val="22"/>
          <w:szCs w:val="22"/>
          <w:lang w:val="en-US"/>
        </w:rPr>
        <w:instrText xml:space="preserve"> ADDIN ZOTERO_ITEM CSL_CITATION {"citationID":"6DT3zFl5","properties":{"formattedCitation":"[24]","plainCitation":"[24]","noteIndex":0},"citationItems":[{"id":271,"uris":["http://zotero.org/groups/5272309/items/SYW4RDUR"],"itemData":{"id":271,"type":"article-journal","abstract":"This article discusses the socio-technical transition literature, particularly the Multi-Level Perspective, which investigates the fundamental changes in (energy, transport, housing, agro-food) systems that are needed to address persistent sustainability problems. The article positions the MLP within the wider academic debate on sustainability transformations, and reviews criticisms and seven recent elaborations of the MLP with regard to: (1) politics and power, (2) cultural discourse and framing struggles, (3) grassroots innovation, (4) multiple transition pathways, (5) incumbent firm resistance and reorientation, (6) destabilization and decline, (7) policy analysis. Mobilizing insights from the wider social sciences, these elaborations have nuanced and differentiated the understanding of socio-technical transitions to sustainability and made the MLP the central pillar of a multi-facetted, cumulative research programme with a broad empirical evidence base.","collection-title":"Open Issue 2019","container-title":"Current Opinion in Environmental Sustainability","DOI":"10.1016/j.cosust.2019.06.009","ISSN":"1877-3435","journalAbbreviation":"Current Opinion in Environmental Sustainability","page":"187-201","source":"ScienceDirect","title":"Socio-technical transitions to sustainability: a review of criticisms and elaborations of the Multi-Level Perspective","title-short":"Socio-technical transitions to sustainability","volume":"39","author":[{"family":"Geels","given":"Frank W"}],"issued":{"date-parts":[["2019",8,1]]}}}],"schema":"https://github.com/citation-style-language/schema/raw/master/csl-citation.json"} </w:instrText>
      </w:r>
      <w:r w:rsidR="00902B52">
        <w:rPr>
          <w:sz w:val="22"/>
          <w:szCs w:val="22"/>
          <w:lang w:val="en-US"/>
        </w:rPr>
        <w:fldChar w:fldCharType="separate"/>
      </w:r>
      <w:r w:rsidR="00902B52" w:rsidRPr="00902B52">
        <w:rPr>
          <w:sz w:val="22"/>
        </w:rPr>
        <w:t>[24]</w:t>
      </w:r>
      <w:r w:rsidR="00902B52">
        <w:rPr>
          <w:sz w:val="22"/>
          <w:szCs w:val="22"/>
          <w:lang w:val="en-US"/>
        </w:rPr>
        <w:fldChar w:fldCharType="end"/>
      </w:r>
      <w:r w:rsidR="00E10448" w:rsidRPr="4696E506">
        <w:rPr>
          <w:sz w:val="22"/>
          <w:szCs w:val="22"/>
          <w:lang w:val="en-US"/>
        </w:rPr>
        <w:t xml:space="preserve"> which, at the urban scale, co</w:t>
      </w:r>
      <w:r w:rsidR="3DB9A147" w:rsidRPr="4696E506">
        <w:rPr>
          <w:sz w:val="22"/>
          <w:szCs w:val="22"/>
          <w:lang w:val="en-US"/>
        </w:rPr>
        <w:t>-</w:t>
      </w:r>
      <w:r w:rsidR="00E10448" w:rsidRPr="4696E506">
        <w:rPr>
          <w:sz w:val="22"/>
          <w:szCs w:val="22"/>
          <w:lang w:val="en-US"/>
        </w:rPr>
        <w:t xml:space="preserve">exist and interact </w:t>
      </w:r>
      <w:r w:rsidR="00902B52">
        <w:rPr>
          <w:sz w:val="22"/>
          <w:szCs w:val="22"/>
          <w:lang w:val="en-US"/>
        </w:rPr>
        <w:fldChar w:fldCharType="begin"/>
      </w:r>
      <w:r w:rsidR="00902B52">
        <w:rPr>
          <w:sz w:val="22"/>
          <w:szCs w:val="22"/>
          <w:lang w:val="en-US"/>
        </w:rPr>
        <w:instrText xml:space="preserve"> ADDIN ZOTERO_ITEM CSL_CITATION {"citationID":"kL1xUwtb","properties":{"formattedCitation":"[66]","plainCitation":"[66]","noteIndex":0},"citationItems":[{"id":1467,"uris":["http://zotero.org/groups/5272309/items/EY3K9U7Y"],"itemData":{"id":1467,"type":"article-journal","container-title":"Energy Research &amp; Social Science","DOI":"10.1016/j.erss.2023.103323","ISSN":"22146296","journalAbbreviation":"Energy Research &amp; Social Science","language":"en","page":"103323","source":"DOI.org (Crossref)","title":"Towards understanding interactions between socio-technical systems in sustainability transitions","volume":"106","author":[{"family":"Breitschopf","given":"Barbara"},{"family":"Grimm","given":"Anna"},{"family":"Billerbeck","given":"Anna"},{"family":"Wydra","given":"Sven"},{"family":"Köhler","given":"Jonathan"}],"issued":{"date-parts":[["2023",12]]}}}],"schema":"https://github.com/citation-style-language/schema/raw/master/csl-citation.json"} </w:instrText>
      </w:r>
      <w:r w:rsidR="00902B52">
        <w:rPr>
          <w:sz w:val="22"/>
          <w:szCs w:val="22"/>
          <w:lang w:val="en-US"/>
        </w:rPr>
        <w:fldChar w:fldCharType="separate"/>
      </w:r>
      <w:r w:rsidR="00902B52" w:rsidRPr="00902B52">
        <w:rPr>
          <w:sz w:val="22"/>
        </w:rPr>
        <w:t>[66]</w:t>
      </w:r>
      <w:r w:rsidR="00902B52">
        <w:rPr>
          <w:sz w:val="22"/>
          <w:szCs w:val="22"/>
          <w:lang w:val="en-US"/>
        </w:rPr>
        <w:fldChar w:fldCharType="end"/>
      </w:r>
      <w:r w:rsidR="00E10448" w:rsidRPr="4696E506">
        <w:rPr>
          <w:sz w:val="22"/>
          <w:szCs w:val="22"/>
          <w:lang w:val="en-US"/>
        </w:rPr>
        <w:t xml:space="preserve">. </w:t>
      </w:r>
      <w:r w:rsidR="002F0173" w:rsidRPr="4696E506">
        <w:rPr>
          <w:sz w:val="22"/>
          <w:szCs w:val="22"/>
          <w:lang w:val="en-US"/>
        </w:rPr>
        <w:t xml:space="preserve">These systems are often resistant to radical transformation due to entrenched structures, behaviors, and vested interests, which can create inertia and pushback against efforts to shift towards more sustainable practices </w:t>
      </w:r>
      <w:r w:rsidR="00902B52">
        <w:rPr>
          <w:sz w:val="22"/>
          <w:szCs w:val="22"/>
          <w:lang w:val="en-US"/>
        </w:rPr>
        <w:fldChar w:fldCharType="begin"/>
      </w:r>
      <w:r w:rsidR="00902B52">
        <w:rPr>
          <w:sz w:val="22"/>
          <w:szCs w:val="22"/>
          <w:lang w:val="en-US"/>
        </w:rPr>
        <w:instrText xml:space="preserve"> ADDIN ZOTERO_ITEM CSL_CITATION {"citationID":"sJMzUZiN","properties":{"formattedCitation":"[67]","plainCitation":"[67]","noteIndex":0},"citationItems":[{"id":1468,"uris":["http://zotero.org/groups/5272309/items/HWQRTBQZ"],"itemData":{"id":1468,"type":"article-journal","container-title":"Sustainability Science","DOI":"10.1007/s11625-018-0543-8","ISSN":"1862-4065, 1862-4057","issue":"3","journalAbbreviation":"Sustain Sci","language":"en","page":"747-764","source":"DOI.org (Crossref)","title":"A perspective on radical transformations to sustainability: resistances, movements and alternatives","title-short":"A perspective on radical transformations to sustainability","volume":"13","author":[{"family":"Temper","given":"Leah"},{"family":"Walter","given":"Mariana"},{"family":"Rodriguez","given":"Iokiñe"},{"family":"Kothari","given":"Ashish"},{"family":"Turhan","given":"Ethemcan"}],"issued":{"date-parts":[["2018",5]]}}}],"schema":"https://github.com/citation-style-language/schema/raw/master/csl-citation.json"} </w:instrText>
      </w:r>
      <w:r w:rsidR="00902B52">
        <w:rPr>
          <w:sz w:val="22"/>
          <w:szCs w:val="22"/>
          <w:lang w:val="en-US"/>
        </w:rPr>
        <w:fldChar w:fldCharType="separate"/>
      </w:r>
      <w:r w:rsidR="00902B52" w:rsidRPr="00902B52">
        <w:rPr>
          <w:sz w:val="22"/>
        </w:rPr>
        <w:t>[67]</w:t>
      </w:r>
      <w:r w:rsidR="00902B52">
        <w:rPr>
          <w:sz w:val="22"/>
          <w:szCs w:val="22"/>
          <w:lang w:val="en-US"/>
        </w:rPr>
        <w:fldChar w:fldCharType="end"/>
      </w:r>
      <w:r w:rsidR="002F0173" w:rsidRPr="4696E506">
        <w:rPr>
          <w:sz w:val="22"/>
          <w:szCs w:val="22"/>
          <w:lang w:val="en-US"/>
        </w:rPr>
        <w:t xml:space="preserve">. </w:t>
      </w:r>
      <w:r w:rsidR="3DFE3096" w:rsidRPr="4696E506">
        <w:rPr>
          <w:sz w:val="22"/>
          <w:szCs w:val="22"/>
          <w:lang w:val="en-US"/>
        </w:rPr>
        <w:t xml:space="preserve">Many barriers (institutional, economic, technological, cultural, and behavioral) </w:t>
      </w:r>
      <w:r w:rsidR="00EF02EF">
        <w:rPr>
          <w:sz w:val="22"/>
          <w:szCs w:val="22"/>
          <w:lang w:val="en-US"/>
        </w:rPr>
        <w:fldChar w:fldCharType="begin"/>
      </w:r>
      <w:r w:rsidR="00EF02EF">
        <w:rPr>
          <w:sz w:val="22"/>
          <w:szCs w:val="22"/>
          <w:lang w:val="en-US"/>
        </w:rPr>
        <w:instrText xml:space="preserve"> ADDIN ZOTERO_ITEM CSL_CITATION {"citationID":"OhyAdy9Y","properties":{"formattedCitation":"[68]","plainCitation":"[68]","noteIndex":0},"citationItems":[{"id":1469,"uris":["http://zotero.org/groups/5272309/items/YJ98NIUM"],"itemData":{"id":1469,"type":"article-journal","container-title":"Urban Climate","DOI":"10.1016/j.uclim.2021.101022","ISSN":"22120955","journalAbbreviation":"Urban Climate","language":"en","page":"101022","source":"DOI.org (Crossref)","title":"Low carbon urban strategies: An investigation of 124 European cities","title-short":"Low carbon urban strategies","volume":"40","author":[{"family":"Croci","given":"Edoardo"},{"family":"Lucchitta","given":"Benedetta"},{"family":"Molteni","given":"Tania"}],"issued":{"date-parts":[["2021",12]]}}}],"schema":"https://github.com/citation-style-language/schema/raw/master/csl-citation.json"} </w:instrText>
      </w:r>
      <w:r w:rsidR="00EF02EF">
        <w:rPr>
          <w:sz w:val="22"/>
          <w:szCs w:val="22"/>
          <w:lang w:val="en-US"/>
        </w:rPr>
        <w:fldChar w:fldCharType="separate"/>
      </w:r>
      <w:r w:rsidR="00EF02EF" w:rsidRPr="00EF02EF">
        <w:rPr>
          <w:sz w:val="22"/>
        </w:rPr>
        <w:t>[68]</w:t>
      </w:r>
      <w:r w:rsidR="00EF02EF">
        <w:rPr>
          <w:sz w:val="22"/>
          <w:szCs w:val="22"/>
          <w:lang w:val="en-US"/>
        </w:rPr>
        <w:fldChar w:fldCharType="end"/>
      </w:r>
      <w:r w:rsidR="00902400" w:rsidRPr="4696E506">
        <w:rPr>
          <w:sz w:val="22"/>
          <w:szCs w:val="22"/>
          <w:lang w:val="en-US"/>
        </w:rPr>
        <w:t xml:space="preserve"> are impeding transformat</w:t>
      </w:r>
      <w:r w:rsidR="581F4FAB" w:rsidRPr="4696E506">
        <w:rPr>
          <w:sz w:val="22"/>
          <w:szCs w:val="22"/>
          <w:lang w:val="en-US"/>
        </w:rPr>
        <w:t xml:space="preserve">ive </w:t>
      </w:r>
      <w:r w:rsidR="007254F7" w:rsidRPr="4696E506">
        <w:rPr>
          <w:sz w:val="22"/>
          <w:szCs w:val="22"/>
          <w:lang w:val="en-US"/>
        </w:rPr>
        <w:t xml:space="preserve">change </w:t>
      </w:r>
      <w:r w:rsidR="002F0173" w:rsidRPr="4696E506">
        <w:rPr>
          <w:sz w:val="22"/>
          <w:szCs w:val="22"/>
          <w:lang w:val="en-US"/>
        </w:rPr>
        <w:t>and are deeply interrelated. Due to these barriers, the EGD implementation is lacking behind in all domains and acceleration is urgently needed if we want to achieve the 2030 targets</w:t>
      </w:r>
      <w:r w:rsidR="53CEFD15" w:rsidRPr="4696E506">
        <w:rPr>
          <w:sz w:val="22"/>
          <w:szCs w:val="22"/>
          <w:lang w:val="en-US"/>
        </w:rPr>
        <w:t xml:space="preserve"> </w:t>
      </w:r>
      <w:r w:rsidR="00EF02EF">
        <w:rPr>
          <w:sz w:val="22"/>
          <w:szCs w:val="22"/>
          <w:lang w:val="en-US"/>
        </w:rPr>
        <w:fldChar w:fldCharType="begin"/>
      </w:r>
      <w:r w:rsidR="00EF02EF">
        <w:rPr>
          <w:sz w:val="22"/>
          <w:szCs w:val="22"/>
          <w:lang w:val="en-US"/>
        </w:rPr>
        <w:instrText xml:space="preserve"> ADDIN ZOTERO_ITEM CSL_CITATION {"citationID":"NBPswTh4","properties":{"formattedCitation":"[69]","plainCitation":"[69]","noteIndex":0},"citationItems":[{"id":1470,"uris":["http://zotero.org/groups/5272309/items/TZ5VAPHV"],"itemData":{"id":1470,"type":"article-journal","container-title":"Urban Science","title":"On eight structural conditions hampering urban green transitions in EU cities","author":[{"literal":"Trane, M., Marelli, L., Pollo, R., and Lombardi, P."}],"issued":{"date-parts":[["2025"]],"season":"forthcoming"}}}],"schema":"https://github.com/citation-style-language/schema/raw/master/csl-citation.json"} </w:instrText>
      </w:r>
      <w:r w:rsidR="00EF02EF">
        <w:rPr>
          <w:sz w:val="22"/>
          <w:szCs w:val="22"/>
          <w:lang w:val="en-US"/>
        </w:rPr>
        <w:fldChar w:fldCharType="separate"/>
      </w:r>
      <w:r w:rsidR="00EF02EF" w:rsidRPr="00EF02EF">
        <w:rPr>
          <w:sz w:val="22"/>
        </w:rPr>
        <w:t>[69]</w:t>
      </w:r>
      <w:r w:rsidR="00EF02EF">
        <w:rPr>
          <w:sz w:val="22"/>
          <w:szCs w:val="22"/>
          <w:lang w:val="en-US"/>
        </w:rPr>
        <w:fldChar w:fldCharType="end"/>
      </w:r>
      <w:r w:rsidR="007254F7" w:rsidRPr="4696E506">
        <w:rPr>
          <w:sz w:val="22"/>
          <w:szCs w:val="22"/>
          <w:lang w:val="en-US"/>
        </w:rPr>
        <w:t xml:space="preserve">. </w:t>
      </w:r>
    </w:p>
    <w:p w14:paraId="2AE89209" w14:textId="4C00067A" w:rsidR="00DA720A" w:rsidRPr="00A179ED" w:rsidRDefault="007254F7" w:rsidP="4696E506">
      <w:pPr>
        <w:rPr>
          <w:color w:val="000000" w:themeColor="text1"/>
          <w:sz w:val="22"/>
          <w:szCs w:val="22"/>
          <w:lang w:val="en-US"/>
        </w:rPr>
      </w:pPr>
      <w:r w:rsidRPr="4696E506">
        <w:rPr>
          <w:rFonts w:eastAsia="Calibri"/>
          <w:sz w:val="22"/>
          <w:szCs w:val="22"/>
          <w:lang w:val="en-US" w:eastAsia="en-US"/>
        </w:rPr>
        <w:t>Ongoing research at the JRC</w:t>
      </w:r>
      <w:r w:rsidR="00282731" w:rsidRPr="4696E506">
        <w:rPr>
          <w:rFonts w:eastAsia="Calibri"/>
          <w:sz w:val="22"/>
          <w:szCs w:val="22"/>
          <w:lang w:val="en-US" w:eastAsia="en-US"/>
        </w:rPr>
        <w:t xml:space="preserve">, based on literature review and complemented by scientists’ and </w:t>
      </w:r>
      <w:r w:rsidR="000A10BC" w:rsidRPr="4696E506">
        <w:rPr>
          <w:rFonts w:eastAsia="Calibri"/>
          <w:sz w:val="22"/>
          <w:szCs w:val="22"/>
          <w:lang w:val="en-US" w:eastAsia="en-US"/>
        </w:rPr>
        <w:t>experts</w:t>
      </w:r>
      <w:r w:rsidR="00282731" w:rsidRPr="4696E506">
        <w:rPr>
          <w:rFonts w:eastAsia="Calibri"/>
          <w:sz w:val="22"/>
          <w:szCs w:val="22"/>
          <w:lang w:val="en-US" w:eastAsia="en-US"/>
        </w:rPr>
        <w:t>’ opinions</w:t>
      </w:r>
      <w:r w:rsidR="00EF02EF">
        <w:rPr>
          <w:rFonts w:eastAsia="Calibri"/>
          <w:sz w:val="22"/>
          <w:szCs w:val="22"/>
          <w:lang w:val="en-US" w:eastAsia="en-US"/>
        </w:rPr>
        <w:t xml:space="preserve"> </w:t>
      </w:r>
      <w:r w:rsidR="00EF02EF">
        <w:rPr>
          <w:sz w:val="22"/>
          <w:szCs w:val="22"/>
          <w:lang w:val="en-US"/>
        </w:rPr>
        <w:fldChar w:fldCharType="begin"/>
      </w:r>
      <w:r w:rsidR="00EF02EF">
        <w:rPr>
          <w:sz w:val="22"/>
          <w:szCs w:val="22"/>
          <w:lang w:val="en-US"/>
        </w:rPr>
        <w:instrText xml:space="preserve"> ADDIN ZOTERO_ITEM CSL_CITATION {"citationID":"UDTmtytJ","properties":{"formattedCitation":"[69]","plainCitation":"[69]","noteIndex":0},"citationItems":[{"id":1470,"uris":["http://zotero.org/groups/5272309/items/TZ5VAPHV"],"itemData":{"id":1470,"type":"article-journal","container-title":"Urban Science","title":"On eight structural conditions hampering urban green transitions in EU cities","author":[{"literal":"Trane, M., Marelli, L., Pollo, R., and Lombardi, P."}],"issued":{"date-parts":[["2025"]],"season":"forthcoming"}}}],"schema":"https://github.com/citation-style-language/schema/raw/master/csl-citation.json"} </w:instrText>
      </w:r>
      <w:r w:rsidR="00EF02EF">
        <w:rPr>
          <w:sz w:val="22"/>
          <w:szCs w:val="22"/>
          <w:lang w:val="en-US"/>
        </w:rPr>
        <w:fldChar w:fldCharType="separate"/>
      </w:r>
      <w:r w:rsidR="00EF02EF" w:rsidRPr="00EF02EF">
        <w:rPr>
          <w:sz w:val="22"/>
        </w:rPr>
        <w:t>[69]</w:t>
      </w:r>
      <w:r w:rsidR="00EF02EF">
        <w:rPr>
          <w:sz w:val="22"/>
          <w:szCs w:val="22"/>
          <w:lang w:val="en-US"/>
        </w:rPr>
        <w:fldChar w:fldCharType="end"/>
      </w:r>
      <w:r w:rsidR="00282731" w:rsidRPr="4696E506">
        <w:rPr>
          <w:rFonts w:eastAsia="Calibri"/>
          <w:sz w:val="22"/>
          <w:szCs w:val="22"/>
          <w:lang w:val="en-US" w:eastAsia="en-US"/>
        </w:rPr>
        <w:t>,</w:t>
      </w:r>
      <w:r w:rsidRPr="4696E506">
        <w:rPr>
          <w:rFonts w:eastAsia="Calibri"/>
          <w:sz w:val="22"/>
          <w:szCs w:val="22"/>
          <w:lang w:val="en-US" w:eastAsia="en-US"/>
        </w:rPr>
        <w:t xml:space="preserve"> explored these </w:t>
      </w:r>
      <w:r w:rsidR="0019216D" w:rsidRPr="4696E506">
        <w:rPr>
          <w:rFonts w:eastAsia="Calibri"/>
          <w:sz w:val="22"/>
          <w:szCs w:val="22"/>
          <w:lang w:val="en-US" w:eastAsia="en-US"/>
        </w:rPr>
        <w:t xml:space="preserve">barriers and how they are intertwined. The analysis led to the identification of </w:t>
      </w:r>
      <w:r w:rsidR="0019216D" w:rsidRPr="4696E506">
        <w:rPr>
          <w:rFonts w:eastAsia="Calibri"/>
          <w:b/>
          <w:bCs/>
          <w:sz w:val="22"/>
          <w:szCs w:val="22"/>
          <w:lang w:val="en-US" w:eastAsia="en-US"/>
        </w:rPr>
        <w:t xml:space="preserve">structural </w:t>
      </w:r>
      <w:r w:rsidR="006826C9" w:rsidRPr="4696E506">
        <w:rPr>
          <w:rFonts w:eastAsia="Calibri"/>
          <w:b/>
          <w:bCs/>
          <w:sz w:val="22"/>
          <w:szCs w:val="22"/>
          <w:lang w:val="en-US" w:eastAsia="en-US"/>
        </w:rPr>
        <w:t xml:space="preserve">hampering </w:t>
      </w:r>
      <w:r w:rsidR="0019216D" w:rsidRPr="4696E506">
        <w:rPr>
          <w:rFonts w:eastAsia="Calibri"/>
          <w:b/>
          <w:bCs/>
          <w:sz w:val="22"/>
          <w:szCs w:val="22"/>
          <w:lang w:val="en-US" w:eastAsia="en-US"/>
        </w:rPr>
        <w:t>conditions</w:t>
      </w:r>
      <w:r w:rsidR="00F077DA" w:rsidRPr="4696E506">
        <w:rPr>
          <w:rFonts w:eastAsia="Calibri"/>
          <w:sz w:val="22"/>
          <w:szCs w:val="22"/>
          <w:lang w:val="en-US" w:eastAsia="en-US"/>
        </w:rPr>
        <w:t xml:space="preserve">, i.e. </w:t>
      </w:r>
      <w:r w:rsidR="00DA720A" w:rsidRPr="4696E506">
        <w:rPr>
          <w:color w:val="000000" w:themeColor="text1"/>
          <w:sz w:val="22"/>
          <w:szCs w:val="22"/>
          <w:lang w:val="en-US"/>
        </w:rPr>
        <w:t xml:space="preserve">systemic, self-reinforcing mechanisms embedded </w:t>
      </w:r>
      <w:r w:rsidRPr="4696E506">
        <w:rPr>
          <w:color w:val="000000" w:themeColor="text1"/>
          <w:sz w:val="22"/>
          <w:szCs w:val="22"/>
          <w:lang w:val="en-US"/>
        </w:rPr>
        <w:t>within</w:t>
      </w:r>
      <w:r w:rsidR="00DA720A" w:rsidRPr="4696E506">
        <w:rPr>
          <w:color w:val="000000" w:themeColor="text1"/>
          <w:sz w:val="22"/>
          <w:szCs w:val="22"/>
          <w:lang w:val="en-US"/>
        </w:rPr>
        <w:t xml:space="preserve"> current socio-technical and institutional systems that perpetuate the status quo of urban development and hinder transformative change</w:t>
      </w:r>
      <w:r w:rsidR="00E8748F" w:rsidRPr="4696E506">
        <w:rPr>
          <w:color w:val="000000" w:themeColor="text1"/>
          <w:sz w:val="22"/>
          <w:szCs w:val="22"/>
          <w:lang w:val="en-US"/>
        </w:rPr>
        <w:t xml:space="preserve"> </w:t>
      </w:r>
      <w:r w:rsidR="00EF02EF">
        <w:rPr>
          <w:color w:val="000000" w:themeColor="text1"/>
          <w:sz w:val="22"/>
          <w:szCs w:val="22"/>
          <w:lang w:val="en-US"/>
        </w:rPr>
        <w:fldChar w:fldCharType="begin"/>
      </w:r>
      <w:r w:rsidR="00EF02EF">
        <w:rPr>
          <w:color w:val="000000" w:themeColor="text1"/>
          <w:sz w:val="22"/>
          <w:szCs w:val="22"/>
          <w:lang w:val="en-US"/>
        </w:rPr>
        <w:instrText xml:space="preserve"> ADDIN ZOTERO_ITEM CSL_CITATION {"citationID":"XiC7g3Rr","properties":{"formattedCitation":"[70]","plainCitation":"[70]","noteIndex":0},"citationItems":[{"id":242,"uris":["http://zotero.org/groups/5272309/items/94GELBPK"],"itemData":{"id":242,"type":"article-journal","container-title":"Cities","DOI":"10.1016/j.cities.2021.103283","ISSN":"02642751","journalAbbreviation":"Cities","language":"en","page":"103283","source":"DOI.org (Crossref)","title":"Structural conditions for the wider uptake of urban nature-based solutions – A conceptual framework","volume":"116","author":[{"family":"Dorst","given":"Hade"},{"family":"Van Der Jagt","given":"Alexander"},{"family":"Runhaar","given":"Hens"},{"family":"Raven","given":"Rob"}],"issued":{"date-parts":[["2021",9]]}}}],"schema":"https://github.com/citation-style-language/schema/raw/master/csl-citation.json"} </w:instrText>
      </w:r>
      <w:r w:rsidR="00EF02EF">
        <w:rPr>
          <w:color w:val="000000" w:themeColor="text1"/>
          <w:sz w:val="22"/>
          <w:szCs w:val="22"/>
          <w:lang w:val="en-US"/>
        </w:rPr>
        <w:fldChar w:fldCharType="separate"/>
      </w:r>
      <w:r w:rsidR="00EF02EF" w:rsidRPr="00EF02EF">
        <w:rPr>
          <w:sz w:val="22"/>
        </w:rPr>
        <w:t>[70]</w:t>
      </w:r>
      <w:r w:rsidR="00EF02EF">
        <w:rPr>
          <w:color w:val="000000" w:themeColor="text1"/>
          <w:sz w:val="22"/>
          <w:szCs w:val="22"/>
          <w:lang w:val="en-US"/>
        </w:rPr>
        <w:fldChar w:fldCharType="end"/>
      </w:r>
      <w:r w:rsidR="00DA720A" w:rsidRPr="4696E506">
        <w:rPr>
          <w:color w:val="000000" w:themeColor="text1"/>
          <w:sz w:val="22"/>
          <w:szCs w:val="22"/>
          <w:lang w:val="en-US"/>
        </w:rPr>
        <w:t xml:space="preserve">. These conditions are characterized by their interconnectedness and influence over multiple domains, creating feedback loops that amplify effects and make them resistant to change. </w:t>
      </w:r>
      <w:r w:rsidRPr="4696E506">
        <w:rPr>
          <w:color w:val="000000" w:themeColor="text1"/>
          <w:sz w:val="22"/>
          <w:szCs w:val="22"/>
          <w:lang w:val="en-US"/>
        </w:rPr>
        <w:t xml:space="preserve">Thus, structural conditions can be understood as the underlying, often invisible architecture of constraints that determine the trajectory of urban socio-technical systems. </w:t>
      </w:r>
      <w:r w:rsidR="002A73CF" w:rsidRPr="4696E506">
        <w:rPr>
          <w:color w:val="000000" w:themeColor="text1"/>
          <w:sz w:val="22"/>
          <w:szCs w:val="22"/>
          <w:lang w:val="en-US"/>
        </w:rPr>
        <w:t>The</w:t>
      </w:r>
      <w:r w:rsidR="309CE78C" w:rsidRPr="4696E506">
        <w:rPr>
          <w:color w:val="000000" w:themeColor="text1"/>
          <w:sz w:val="22"/>
          <w:szCs w:val="22"/>
          <w:lang w:val="en-US"/>
        </w:rPr>
        <w:t xml:space="preserve">y </w:t>
      </w:r>
      <w:r w:rsidR="1E073AB5" w:rsidRPr="4696E506">
        <w:rPr>
          <w:color w:val="000000" w:themeColor="text1"/>
          <w:sz w:val="22"/>
          <w:szCs w:val="22"/>
          <w:lang w:val="en-US"/>
        </w:rPr>
        <w:t>are</w:t>
      </w:r>
      <w:r w:rsidR="00C748EF" w:rsidRPr="4696E506">
        <w:rPr>
          <w:color w:val="000000" w:themeColor="text1"/>
          <w:sz w:val="22"/>
          <w:szCs w:val="22"/>
          <w:lang w:val="en-US"/>
        </w:rPr>
        <w:t xml:space="preserve"> insufficient policy implementation,</w:t>
      </w:r>
      <w:r w:rsidR="00C748EF" w:rsidRPr="4696E506">
        <w:rPr>
          <w:rFonts w:ascii="Calibri" w:hAnsi="Calibri" w:cs="Calibri"/>
          <w:color w:val="000000" w:themeColor="text1"/>
          <w:sz w:val="22"/>
          <w:szCs w:val="22"/>
          <w:lang w:val="en-US"/>
        </w:rPr>
        <w:t> </w:t>
      </w:r>
      <w:r w:rsidR="00C748EF" w:rsidRPr="4696E506">
        <w:rPr>
          <w:color w:val="000000" w:themeColor="text1"/>
          <w:sz w:val="22"/>
          <w:szCs w:val="22"/>
          <w:lang w:val="en-US"/>
        </w:rPr>
        <w:t>challenging upgrade of consolidated built environment layout,</w:t>
      </w:r>
      <w:r w:rsidR="00C748EF" w:rsidRPr="4696E506">
        <w:rPr>
          <w:rFonts w:ascii="Calibri" w:hAnsi="Calibri" w:cs="Calibri"/>
          <w:color w:val="000000" w:themeColor="text1"/>
          <w:sz w:val="22"/>
          <w:szCs w:val="22"/>
          <w:lang w:val="en-US"/>
        </w:rPr>
        <w:t> </w:t>
      </w:r>
      <w:r w:rsidR="00C748EF" w:rsidRPr="4696E506">
        <w:rPr>
          <w:color w:val="000000" w:themeColor="text1"/>
          <w:sz w:val="22"/>
          <w:szCs w:val="22"/>
          <w:lang w:val="en-US"/>
        </w:rPr>
        <w:t>short-termism and no perceived urgency or need to change,</w:t>
      </w:r>
      <w:r w:rsidR="00C748EF" w:rsidRPr="4696E506">
        <w:rPr>
          <w:rFonts w:ascii="Calibri" w:hAnsi="Calibri" w:cs="Calibri"/>
          <w:color w:val="000000" w:themeColor="text1"/>
          <w:sz w:val="22"/>
          <w:szCs w:val="22"/>
          <w:lang w:val="en-US"/>
        </w:rPr>
        <w:t> </w:t>
      </w:r>
      <w:r w:rsidR="00C748EF" w:rsidRPr="4696E506">
        <w:rPr>
          <w:color w:val="000000" w:themeColor="text1"/>
          <w:sz w:val="22"/>
          <w:szCs w:val="22"/>
          <w:lang w:val="en-US"/>
        </w:rPr>
        <w:t>lack of knowledge, data sharing, and trust among stakeholders,</w:t>
      </w:r>
      <w:r w:rsidR="00C748EF" w:rsidRPr="4696E506">
        <w:rPr>
          <w:rFonts w:ascii="Calibri" w:hAnsi="Calibri" w:cs="Calibri"/>
          <w:color w:val="000000" w:themeColor="text1"/>
          <w:sz w:val="22"/>
          <w:szCs w:val="22"/>
          <w:lang w:val="en-US"/>
        </w:rPr>
        <w:t> </w:t>
      </w:r>
      <w:r w:rsidR="00C748EF" w:rsidRPr="4696E506">
        <w:rPr>
          <w:color w:val="000000" w:themeColor="text1"/>
          <w:sz w:val="22"/>
          <w:szCs w:val="22"/>
          <w:lang w:val="en-US"/>
        </w:rPr>
        <w:t>silos in policymaking, budget, and development processes,</w:t>
      </w:r>
      <w:r w:rsidR="00C748EF" w:rsidRPr="4696E506">
        <w:rPr>
          <w:rFonts w:ascii="Calibri" w:hAnsi="Calibri" w:cs="Calibri"/>
          <w:color w:val="000000" w:themeColor="text1"/>
          <w:sz w:val="22"/>
          <w:szCs w:val="22"/>
          <w:lang w:val="en-US"/>
        </w:rPr>
        <w:t> </w:t>
      </w:r>
      <w:r w:rsidR="00C748EF" w:rsidRPr="4696E506">
        <w:rPr>
          <w:color w:val="000000" w:themeColor="text1"/>
          <w:sz w:val="22"/>
          <w:szCs w:val="22"/>
          <w:lang w:val="en-US"/>
        </w:rPr>
        <w:t>competition among stakeholders over urban space use,</w:t>
      </w:r>
      <w:r w:rsidR="00C748EF" w:rsidRPr="4696E506">
        <w:rPr>
          <w:rFonts w:ascii="Calibri" w:hAnsi="Calibri" w:cs="Calibri"/>
          <w:color w:val="000000" w:themeColor="text1"/>
          <w:sz w:val="22"/>
          <w:szCs w:val="22"/>
          <w:lang w:val="en-US"/>
        </w:rPr>
        <w:t> </w:t>
      </w:r>
      <w:r w:rsidR="00C748EF" w:rsidRPr="4696E506">
        <w:rPr>
          <w:color w:val="000000" w:themeColor="text1"/>
          <w:sz w:val="22"/>
          <w:szCs w:val="22"/>
          <w:lang w:val="en-US"/>
        </w:rPr>
        <w:t>limited social acceptance, and</w:t>
      </w:r>
      <w:r w:rsidR="00C748EF" w:rsidRPr="4696E506">
        <w:rPr>
          <w:rFonts w:ascii="Calibri" w:hAnsi="Calibri" w:cs="Calibri"/>
          <w:color w:val="000000" w:themeColor="text1"/>
          <w:sz w:val="22"/>
          <w:szCs w:val="22"/>
          <w:lang w:val="en-US"/>
        </w:rPr>
        <w:t> </w:t>
      </w:r>
      <w:r w:rsidR="00C748EF" w:rsidRPr="4696E506">
        <w:rPr>
          <w:color w:val="000000" w:themeColor="text1"/>
          <w:sz w:val="22"/>
          <w:szCs w:val="22"/>
          <w:lang w:val="en-US"/>
        </w:rPr>
        <w:t>limited financial resources.</w:t>
      </w:r>
    </w:p>
    <w:p w14:paraId="181B11FF" w14:textId="0D943804" w:rsidR="00C0536D" w:rsidRPr="00A179ED" w:rsidRDefault="3317C614" w:rsidP="049CD2C9">
      <w:pPr>
        <w:rPr>
          <w:color w:val="000000" w:themeColor="text1"/>
          <w:sz w:val="22"/>
          <w:szCs w:val="22"/>
          <w:lang w:val="en-US"/>
        </w:rPr>
      </w:pPr>
      <w:r w:rsidRPr="4696E506">
        <w:rPr>
          <w:color w:val="000000" w:themeColor="text1"/>
          <w:sz w:val="22"/>
          <w:szCs w:val="22"/>
          <w:lang w:val="en-US"/>
        </w:rPr>
        <w:t>T</w:t>
      </w:r>
      <w:r w:rsidR="00C0536D" w:rsidRPr="4696E506">
        <w:rPr>
          <w:color w:val="000000" w:themeColor="text1"/>
          <w:sz w:val="22"/>
          <w:szCs w:val="22"/>
          <w:lang w:val="en-US"/>
        </w:rPr>
        <w:t xml:space="preserve">hese conditions are not isolated phenomena but are deeply interconnected, forming lock-ins that reinforce systemic inertia </w:t>
      </w:r>
      <w:r w:rsidR="00EF02EF">
        <w:rPr>
          <w:color w:val="000000" w:themeColor="text1"/>
          <w:sz w:val="22"/>
          <w:szCs w:val="22"/>
          <w:lang w:val="en-US"/>
        </w:rPr>
        <w:fldChar w:fldCharType="begin"/>
      </w:r>
      <w:r w:rsidR="00EF02EF">
        <w:rPr>
          <w:color w:val="000000" w:themeColor="text1"/>
          <w:sz w:val="22"/>
          <w:szCs w:val="22"/>
          <w:lang w:val="en-US"/>
        </w:rPr>
        <w:instrText xml:space="preserve"> ADDIN ZOTERO_ITEM CSL_CITATION {"citationID":"jzgFElTw","properties":{"formattedCitation":"[24]","plainCitation":"[24]","noteIndex":0},"citationItems":[{"id":271,"uris":["http://zotero.org/groups/5272309/items/SYW4RDUR"],"itemData":{"id":271,"type":"article-journal","abstract":"This article discusses the socio-technical transition literature, particularly the Multi-Level Perspective, which investigates the fundamental changes in (energy, transport, housing, agro-food) systems that are needed to address persistent sustainability problems. The article positions the MLP within the wider academic debate on sustainability transformations, and reviews criticisms and seven recent elaborations of the MLP with regard to: (1) politics and power, (2) cultural discourse and framing struggles, (3) grassroots innovation, (4) multiple transition pathways, (5) incumbent firm resistance and reorientation, (6) destabilization and decline, (7) policy analysis. Mobilizing insights from the wider social sciences, these elaborations have nuanced and differentiated the understanding of socio-technical transitions to sustainability and made the MLP the central pillar of a multi-facetted, cumulative research programme with a broad empirical evidence base.","collection-title":"Open Issue 2019","container-title":"Current Opinion in Environmental Sustainability","DOI":"10.1016/j.cosust.2019.06.009","ISSN":"1877-3435","journalAbbreviation":"Current Opinion in Environmental Sustainability","page":"187-201","source":"ScienceDirect","title":"Socio-technical transitions to sustainability: a review of criticisms and elaborations of the Multi-Level Perspective","title-short":"Socio-technical transitions to sustainability","volume":"39","author":[{"family":"Geels","given":"Frank W"}],"issued":{"date-parts":[["2019",8,1]]}}}],"schema":"https://github.com/citation-style-language/schema/raw/master/csl-citation.json"} </w:instrText>
      </w:r>
      <w:r w:rsidR="00EF02EF">
        <w:rPr>
          <w:color w:val="000000" w:themeColor="text1"/>
          <w:sz w:val="22"/>
          <w:szCs w:val="22"/>
          <w:lang w:val="en-US"/>
        </w:rPr>
        <w:fldChar w:fldCharType="separate"/>
      </w:r>
      <w:r w:rsidR="00EF02EF" w:rsidRPr="00EF02EF">
        <w:rPr>
          <w:sz w:val="22"/>
        </w:rPr>
        <w:t>[24]</w:t>
      </w:r>
      <w:r w:rsidR="00EF02EF">
        <w:rPr>
          <w:color w:val="000000" w:themeColor="text1"/>
          <w:sz w:val="22"/>
          <w:szCs w:val="22"/>
          <w:lang w:val="en-US"/>
        </w:rPr>
        <w:fldChar w:fldCharType="end"/>
      </w:r>
      <w:r w:rsidR="00C0536D" w:rsidRPr="4696E506">
        <w:rPr>
          <w:color w:val="000000" w:themeColor="text1"/>
          <w:sz w:val="22"/>
          <w:szCs w:val="22"/>
          <w:lang w:val="en-US"/>
        </w:rPr>
        <w:t>.</w:t>
      </w:r>
      <w:r w:rsidR="0FFADD81" w:rsidRPr="4696E506">
        <w:rPr>
          <w:color w:val="000000" w:themeColor="text1"/>
          <w:sz w:val="22"/>
          <w:szCs w:val="22"/>
          <w:lang w:val="en-US"/>
        </w:rPr>
        <w:t xml:space="preserve"> </w:t>
      </w:r>
      <w:r w:rsidR="00C0536D" w:rsidRPr="4696E506">
        <w:rPr>
          <w:color w:val="000000" w:themeColor="text1"/>
          <w:sz w:val="22"/>
          <w:szCs w:val="22"/>
          <w:lang w:val="en-US"/>
        </w:rPr>
        <w:t xml:space="preserve"> </w:t>
      </w:r>
      <w:commentRangeStart w:id="163"/>
      <w:commentRangeStart w:id="164"/>
      <w:del w:id="165" w:author="BARBERO VIGNOLA Giulia (JRC-ISPRA)" w:date="2025-03-21T16:14:00Z">
        <w:r w:rsidR="00C0536D" w:rsidRPr="4696E506" w:rsidDel="00C0536D">
          <w:rPr>
            <w:color w:val="000000" w:themeColor="text1"/>
            <w:sz w:val="22"/>
            <w:szCs w:val="22"/>
            <w:lang w:val="en-US"/>
          </w:rPr>
          <w:delText xml:space="preserve">For instance, insufficient policy implementation, </w:delText>
        </w:r>
      </w:del>
      <w:del w:id="166" w:author="BARBERO VIGNOLA Giulia (JRC-ISPRA)" w:date="2025-03-21T16:13:00Z">
        <w:r w:rsidR="00C0536D" w:rsidRPr="4696E506" w:rsidDel="00C0536D">
          <w:rPr>
            <w:color w:val="000000" w:themeColor="text1"/>
            <w:sz w:val="22"/>
            <w:szCs w:val="22"/>
            <w:lang w:val="en-US"/>
          </w:rPr>
          <w:delText xml:space="preserve">which was found to be as </w:delText>
        </w:r>
      </w:del>
      <w:del w:id="167" w:author="BARBERO VIGNOLA Giulia (JRC-ISPRA)" w:date="2025-03-21T16:14:00Z">
        <w:r w:rsidR="00C0536D" w:rsidRPr="4696E506" w:rsidDel="00C0536D">
          <w:rPr>
            <w:color w:val="000000" w:themeColor="text1"/>
            <w:sz w:val="22"/>
            <w:szCs w:val="22"/>
            <w:lang w:val="en-US"/>
          </w:rPr>
          <w:delText xml:space="preserve">the most negatively influential structural condition, </w:delText>
        </w:r>
      </w:del>
      <w:del w:id="168" w:author="BARBERO VIGNOLA Giulia (JRC-ISPRA)" w:date="2025-03-21T16:13:00Z">
        <w:r w:rsidR="00C0536D" w:rsidRPr="4696E506" w:rsidDel="00C0536D">
          <w:rPr>
            <w:color w:val="000000" w:themeColor="text1"/>
            <w:sz w:val="22"/>
            <w:szCs w:val="22"/>
            <w:lang w:val="en-US"/>
          </w:rPr>
          <w:delText>might be</w:delText>
        </w:r>
      </w:del>
      <w:del w:id="169" w:author="BARBERO VIGNOLA Giulia (JRC-ISPRA)" w:date="2025-03-21T16:14:00Z">
        <w:r w:rsidR="00C0536D" w:rsidRPr="4696E506" w:rsidDel="00C0536D">
          <w:rPr>
            <w:color w:val="000000" w:themeColor="text1"/>
            <w:sz w:val="22"/>
            <w:szCs w:val="22"/>
            <w:lang w:val="en-US"/>
          </w:rPr>
          <w:delText xml:space="preserve"> intricately tied to nearly every other condition. The</w:delText>
        </w:r>
        <w:r w:rsidR="00C0536D" w:rsidRPr="4696E506" w:rsidDel="00C0536D">
          <w:rPr>
            <w:rFonts w:ascii="Calibri" w:hAnsi="Calibri" w:cs="Calibri"/>
            <w:color w:val="000000" w:themeColor="text1"/>
            <w:sz w:val="22"/>
            <w:szCs w:val="22"/>
            <w:lang w:val="en-US"/>
          </w:rPr>
          <w:delText> </w:delText>
        </w:r>
        <w:r w:rsidR="00C0536D" w:rsidRPr="4696E506" w:rsidDel="00C0536D">
          <w:rPr>
            <w:color w:val="000000" w:themeColor="text1"/>
            <w:sz w:val="22"/>
            <w:szCs w:val="22"/>
            <w:lang w:val="en-US"/>
          </w:rPr>
          <w:delText>challenging upgrade of consolidated built environments, due to sedimentation of buildings and infrastructures over centuries,</w:delText>
        </w:r>
        <w:r w:rsidR="00C0536D" w:rsidRPr="4696E506" w:rsidDel="00C0536D">
          <w:rPr>
            <w:rFonts w:ascii="Calibri" w:hAnsi="Calibri" w:cs="Calibri"/>
            <w:color w:val="000000" w:themeColor="text1"/>
            <w:sz w:val="22"/>
            <w:szCs w:val="22"/>
            <w:lang w:val="en-US"/>
          </w:rPr>
          <w:delText> </w:delText>
        </w:r>
        <w:r w:rsidR="00C0536D" w:rsidRPr="4696E506" w:rsidDel="00C0536D">
          <w:rPr>
            <w:color w:val="000000" w:themeColor="text1"/>
            <w:sz w:val="22"/>
            <w:szCs w:val="22"/>
            <w:lang w:val="en-US"/>
          </w:rPr>
          <w:delText>might feed directly into insufficient implementation, as outdated infrastructures create logistical and financial barriers to policy execution. This condition is also linked to</w:delText>
        </w:r>
        <w:r w:rsidR="00C0536D" w:rsidRPr="4696E506" w:rsidDel="00C0536D">
          <w:rPr>
            <w:rFonts w:ascii="Calibri" w:hAnsi="Calibri" w:cs="Calibri"/>
            <w:color w:val="000000" w:themeColor="text1"/>
            <w:sz w:val="22"/>
            <w:szCs w:val="22"/>
            <w:lang w:val="en-US"/>
          </w:rPr>
          <w:delText> </w:delText>
        </w:r>
        <w:r w:rsidR="00C0536D" w:rsidRPr="4696E506" w:rsidDel="00C0536D">
          <w:rPr>
            <w:color w:val="000000" w:themeColor="text1"/>
            <w:sz w:val="22"/>
            <w:szCs w:val="22"/>
            <w:lang w:val="en-US"/>
          </w:rPr>
          <w:delText>limited financial resources, which constrains investments in the technological and operational capacities required for upgrading urban systems.</w:delText>
        </w:r>
      </w:del>
      <w:commentRangeEnd w:id="163"/>
      <w:r w:rsidR="00C0536D">
        <w:rPr>
          <w:rStyle w:val="CommentReference"/>
        </w:rPr>
        <w:commentReference w:id="163"/>
      </w:r>
      <w:commentRangeEnd w:id="164"/>
      <w:r w:rsidR="00C0536D">
        <w:rPr>
          <w:rStyle w:val="CommentReference"/>
        </w:rPr>
        <w:commentReference w:id="164"/>
      </w:r>
      <w:r w:rsidR="00C0536D" w:rsidRPr="4696E506">
        <w:rPr>
          <w:rFonts w:ascii="Calibri" w:hAnsi="Calibri" w:cs="Calibri"/>
          <w:color w:val="000000" w:themeColor="text1"/>
          <w:sz w:val="22"/>
          <w:szCs w:val="22"/>
          <w:lang w:val="en-US"/>
        </w:rPr>
        <w:t> </w:t>
      </w:r>
      <w:commentRangeStart w:id="170"/>
      <w:r w:rsidR="00C0536D" w:rsidRPr="4696E506">
        <w:rPr>
          <w:color w:val="000000" w:themeColor="text1"/>
          <w:sz w:val="22"/>
          <w:szCs w:val="22"/>
          <w:lang w:val="en-US"/>
        </w:rPr>
        <w:t>Silos in policymaking</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 xml:space="preserve">might </w:t>
      </w:r>
      <w:del w:id="171" w:author="BARBERO VIGNOLA Giulia (JRC-ISPRA)" w:date="2025-03-21T16:16:00Z">
        <w:r w:rsidR="00C0536D" w:rsidRPr="4696E506" w:rsidDel="00C0536D">
          <w:rPr>
            <w:color w:val="000000" w:themeColor="text1"/>
            <w:sz w:val="22"/>
            <w:szCs w:val="22"/>
            <w:lang w:val="en-US"/>
          </w:rPr>
          <w:delText xml:space="preserve">further </w:delText>
        </w:r>
      </w:del>
      <w:r w:rsidR="00C0536D" w:rsidRPr="4696E506">
        <w:rPr>
          <w:color w:val="000000" w:themeColor="text1"/>
          <w:sz w:val="22"/>
          <w:szCs w:val="22"/>
          <w:lang w:val="en-US"/>
        </w:rPr>
        <w:t>exacerbate implementation challenges by fragmenting efforts across departments and budgets, limiting coordination and integrated approaches necessary for effective urban transitions. Short-termism and no perceived urgency or need to change</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play a pivotal role in sustaining the inertia of other structural conditions. This condition is directly connected to</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 xml:space="preserve">limited social acceptance, as the absence of long-term vision often undermines efforts to build public trust and support for transformative initiatives. The resulting lack of social acceptance, in turn, might </w:t>
      </w:r>
      <w:r w:rsidR="336C33DC" w:rsidRPr="4696E506">
        <w:rPr>
          <w:color w:val="000000" w:themeColor="text1"/>
          <w:sz w:val="22"/>
          <w:szCs w:val="22"/>
          <w:lang w:val="en-US"/>
        </w:rPr>
        <w:t>diminish</w:t>
      </w:r>
      <w:r w:rsidR="00C0536D" w:rsidRPr="4696E506">
        <w:rPr>
          <w:color w:val="000000" w:themeColor="text1"/>
          <w:sz w:val="22"/>
          <w:szCs w:val="22"/>
          <w:lang w:val="en-US"/>
        </w:rPr>
        <w:t xml:space="preserve"> stakeholder engagement, reinforcing</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competition over urban space use, where immediate economic interests might be prioritized over long-term environmental objectives. The interplay between</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lack of knowledge, data sharing, and trust among stakeholders</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and other structural conditions further highlights their mutual reinforcement. Poor knowledge-sharing mechanisms reduce the ability to build consensus and align efforts across diverse actors, which is essential for overcoming</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silos in policymaking</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and improving policy implementation. This lack of trust also contributes to</w:t>
      </w:r>
      <w:r w:rsidR="00C0536D" w:rsidRPr="4696E506">
        <w:rPr>
          <w:rFonts w:ascii="Calibri" w:hAnsi="Calibri" w:cs="Calibri"/>
          <w:color w:val="000000" w:themeColor="text1"/>
          <w:sz w:val="22"/>
          <w:szCs w:val="22"/>
          <w:lang w:val="en-US"/>
        </w:rPr>
        <w:t> </w:t>
      </w:r>
      <w:r w:rsidR="00C0536D" w:rsidRPr="4696E506">
        <w:rPr>
          <w:color w:val="000000" w:themeColor="text1"/>
          <w:sz w:val="22"/>
          <w:szCs w:val="22"/>
          <w:lang w:val="en-US"/>
        </w:rPr>
        <w:t>competition among stakeholders, as fragmented efforts create inefficiencies and tensions over limited resources and conflicting priorities.</w:t>
      </w:r>
      <w:commentRangeEnd w:id="170"/>
      <w:r w:rsidR="00C0536D">
        <w:rPr>
          <w:rStyle w:val="CommentReference"/>
        </w:rPr>
        <w:commentReference w:id="170"/>
      </w:r>
    </w:p>
    <w:p w14:paraId="348B5550" w14:textId="51A7EAEE" w:rsidR="1558D777" w:rsidRDefault="1558D777" w:rsidP="4696E506">
      <w:pPr>
        <w:rPr>
          <w:color w:val="000000" w:themeColor="text1"/>
          <w:sz w:val="22"/>
          <w:szCs w:val="22"/>
          <w:lang w:val="en-US"/>
        </w:rPr>
      </w:pPr>
      <w:r w:rsidRPr="4696E506">
        <w:rPr>
          <w:color w:val="000000" w:themeColor="text1"/>
          <w:sz w:val="22"/>
          <w:szCs w:val="22"/>
          <w:lang w:val="en-US"/>
        </w:rPr>
        <w:t xml:space="preserve">These conditions are very context-dependent and, of course, are not always </w:t>
      </w:r>
      <w:r w:rsidRPr="4696E506">
        <w:rPr>
          <w:i/>
          <w:iCs/>
          <w:color w:val="000000" w:themeColor="text1"/>
          <w:sz w:val="22"/>
          <w:szCs w:val="22"/>
          <w:lang w:val="en-US"/>
        </w:rPr>
        <w:t xml:space="preserve">necessarily </w:t>
      </w:r>
      <w:r w:rsidRPr="4696E506">
        <w:rPr>
          <w:color w:val="000000" w:themeColor="text1"/>
          <w:sz w:val="22"/>
          <w:szCs w:val="22"/>
          <w:lang w:val="en-US"/>
        </w:rPr>
        <w:t xml:space="preserve">valid with the same magnitude. There cannot be one-size-fit-all solutions. However, Ongoing research highlighted that promising leverage points to dismantle them exist </w:t>
      </w:r>
      <w:r w:rsidR="00EF02EF">
        <w:rPr>
          <w:sz w:val="22"/>
          <w:szCs w:val="22"/>
          <w:lang w:val="en-US"/>
        </w:rPr>
        <w:fldChar w:fldCharType="begin"/>
      </w:r>
      <w:r w:rsidR="005D5640">
        <w:rPr>
          <w:sz w:val="22"/>
          <w:szCs w:val="22"/>
          <w:lang w:val="en-US"/>
        </w:rPr>
        <w:instrText xml:space="preserve"> ADDIN ZOTERO_ITEM CSL_CITATION {"citationID":"PAmkG0hu","properties":{"formattedCitation":"[69], [71]","plainCitation":"[69], [71]","noteIndex":0},"citationItems":[{"id":1470,"uris":["http://zotero.org/groups/5272309/items/TZ5VAPHV"],"itemData":{"id":1470,"type":"article-journal","container-title":"Urban Science","title":"On eight structural conditions hampering urban green transitions in EU cities","author":[{"literal":"Trane, M., Marelli, L., Pollo, R., and Lombardi, P."}],"issued":{"date-parts":[["2025"]],"season":"forthcoming"}}},{"id":1472,"uris":["http://zotero.org/groups/5272309/items/I6LP4AV3"],"itemData":{"id":1472,"type":"thesis","genre":"Doctoral Thesis, Politecnico di Torino. Collaborative Doctoral Partnership with the Joint Research Centre.","title":"SHAPEURBE – SHAPing the green transition in EU URBan Environments under the ‘2030 Agenda’ and the ‘EU Green Deal’","author":[{"literal":"Trane, M."}]}}],"schema":"https://github.com/citation-style-language/schema/raw/master/csl-citation.json"} </w:instrText>
      </w:r>
      <w:r w:rsidR="00EF02EF">
        <w:rPr>
          <w:sz w:val="22"/>
          <w:szCs w:val="22"/>
          <w:lang w:val="en-US"/>
        </w:rPr>
        <w:fldChar w:fldCharType="separate"/>
      </w:r>
      <w:r w:rsidR="00EF02EF" w:rsidRPr="00EF02EF">
        <w:rPr>
          <w:sz w:val="22"/>
        </w:rPr>
        <w:t>[69], [71]</w:t>
      </w:r>
      <w:r w:rsidR="00EF02EF">
        <w:rPr>
          <w:sz w:val="22"/>
          <w:szCs w:val="22"/>
          <w:lang w:val="en-US"/>
        </w:rPr>
        <w:fldChar w:fldCharType="end"/>
      </w:r>
      <w:r w:rsidRPr="4696E506">
        <w:rPr>
          <w:color w:val="000000" w:themeColor="text1"/>
          <w:sz w:val="22"/>
          <w:szCs w:val="22"/>
          <w:lang w:val="en-US"/>
        </w:rPr>
        <w:t>.</w:t>
      </w:r>
    </w:p>
    <w:p w14:paraId="70FADC10" w14:textId="46391711" w:rsidR="00C102DB" w:rsidRPr="00A179ED" w:rsidRDefault="0007328E">
      <w:pPr>
        <w:rPr>
          <w:color w:val="000000" w:themeColor="text1"/>
          <w:sz w:val="22"/>
          <w:szCs w:val="22"/>
          <w:lang w:val="en-US"/>
        </w:rPr>
      </w:pPr>
      <w:r w:rsidRPr="4696E506">
        <w:rPr>
          <w:color w:val="000000" w:themeColor="text1"/>
          <w:sz w:val="22"/>
          <w:szCs w:val="22"/>
          <w:lang w:val="en-US"/>
        </w:rPr>
        <w:t>T</w:t>
      </w:r>
      <w:r w:rsidR="002E0623" w:rsidRPr="4696E506">
        <w:rPr>
          <w:color w:val="000000" w:themeColor="text1"/>
          <w:sz w:val="22"/>
          <w:szCs w:val="22"/>
          <w:lang w:val="en-US"/>
        </w:rPr>
        <w:t>he</w:t>
      </w:r>
      <w:r w:rsidR="002E0623" w:rsidRPr="4696E506">
        <w:rPr>
          <w:rFonts w:ascii="Calibri" w:hAnsi="Calibri" w:cs="Calibri"/>
          <w:color w:val="000000" w:themeColor="text1"/>
          <w:sz w:val="22"/>
          <w:szCs w:val="22"/>
          <w:lang w:val="en-US"/>
        </w:rPr>
        <w:t> </w:t>
      </w:r>
      <w:r w:rsidR="002E0623" w:rsidRPr="00EF02EF">
        <w:rPr>
          <w:b/>
          <w:bCs/>
          <w:color w:val="000000" w:themeColor="text1"/>
          <w:sz w:val="22"/>
          <w:szCs w:val="22"/>
          <w:lang w:val="en-US"/>
        </w:rPr>
        <w:t xml:space="preserve">lack of adequate technical expertise </w:t>
      </w:r>
      <w:r w:rsidR="002E0623" w:rsidRPr="4696E506">
        <w:rPr>
          <w:color w:val="000000" w:themeColor="text1"/>
          <w:sz w:val="22"/>
          <w:szCs w:val="22"/>
          <w:lang w:val="en-US"/>
        </w:rPr>
        <w:t xml:space="preserve">in urban departments </w:t>
      </w:r>
      <w:r w:rsidR="716CC2F8" w:rsidRPr="4696E506">
        <w:rPr>
          <w:color w:val="000000" w:themeColor="text1"/>
          <w:sz w:val="22"/>
          <w:szCs w:val="22"/>
          <w:lang w:val="en-US"/>
        </w:rPr>
        <w:t xml:space="preserve">is </w:t>
      </w:r>
      <w:r w:rsidR="002E0623" w:rsidRPr="4696E506">
        <w:rPr>
          <w:color w:val="000000" w:themeColor="text1"/>
          <w:sz w:val="22"/>
          <w:szCs w:val="22"/>
          <w:lang w:val="en-US"/>
        </w:rPr>
        <w:t>seen</w:t>
      </w:r>
      <w:r w:rsidRPr="4696E506">
        <w:rPr>
          <w:color w:val="000000" w:themeColor="text1"/>
          <w:sz w:val="22"/>
          <w:szCs w:val="22"/>
          <w:lang w:val="en-US"/>
        </w:rPr>
        <w:t xml:space="preserve"> </w:t>
      </w:r>
      <w:r w:rsidR="002E0623" w:rsidRPr="4696E506">
        <w:rPr>
          <w:color w:val="000000" w:themeColor="text1"/>
          <w:sz w:val="22"/>
          <w:szCs w:val="22"/>
          <w:lang w:val="en-US"/>
        </w:rPr>
        <w:t xml:space="preserve">as one of the most impactful barriers, </w:t>
      </w:r>
      <w:r w:rsidR="00CA0A5E" w:rsidRPr="4696E506">
        <w:rPr>
          <w:color w:val="000000" w:themeColor="text1"/>
          <w:sz w:val="22"/>
          <w:szCs w:val="22"/>
          <w:lang w:val="en-US"/>
        </w:rPr>
        <w:t xml:space="preserve">serving </w:t>
      </w:r>
      <w:r w:rsidR="002E0623" w:rsidRPr="4696E506">
        <w:rPr>
          <w:color w:val="000000" w:themeColor="text1"/>
          <w:sz w:val="22"/>
          <w:szCs w:val="22"/>
          <w:lang w:val="en-US"/>
        </w:rPr>
        <w:t xml:space="preserve">as a foundational impediment </w:t>
      </w:r>
      <w:r w:rsidRPr="4696E506">
        <w:rPr>
          <w:color w:val="000000" w:themeColor="text1"/>
          <w:sz w:val="22"/>
          <w:szCs w:val="22"/>
          <w:lang w:val="en-US"/>
        </w:rPr>
        <w:t xml:space="preserve">and </w:t>
      </w:r>
      <w:r w:rsidR="002E0623" w:rsidRPr="4696E506">
        <w:rPr>
          <w:color w:val="000000" w:themeColor="text1"/>
          <w:sz w:val="22"/>
          <w:szCs w:val="22"/>
          <w:lang w:val="en-US"/>
        </w:rPr>
        <w:t>influencing a wide range of issues such as insufficient policy implementation, fragmented knowledge-sharing, and limited capacity for innovation in urban sustainability. For example, without adequate expertise, urban departments might struggle to implement advanced energy-efficient technologies, decarbonization strategies, or nature-based solutions, which in turn might reinforce other barriers like limited financial resources and competition over urban space use. This highlights the cascading effects of addressing – or failing to address – technical expertise within local administrations.</w:t>
      </w:r>
      <w:r w:rsidR="00915E5B" w:rsidRPr="4696E506">
        <w:rPr>
          <w:color w:val="000000" w:themeColor="text1"/>
          <w:sz w:val="22"/>
          <w:szCs w:val="22"/>
          <w:lang w:val="en-US"/>
        </w:rPr>
        <w:t xml:space="preserve"> </w:t>
      </w:r>
      <w:r w:rsidR="00915E5B" w:rsidRPr="00EF02EF">
        <w:rPr>
          <w:b/>
          <w:bCs/>
          <w:color w:val="000000" w:themeColor="text1"/>
          <w:sz w:val="22"/>
          <w:szCs w:val="22"/>
          <w:lang w:val="en-US"/>
        </w:rPr>
        <w:t>L</w:t>
      </w:r>
      <w:r w:rsidR="00C102DB" w:rsidRPr="00EF02EF">
        <w:rPr>
          <w:b/>
          <w:bCs/>
          <w:color w:val="000000" w:themeColor="text1"/>
          <w:sz w:val="22"/>
          <w:szCs w:val="22"/>
          <w:lang w:val="en-US"/>
        </w:rPr>
        <w:t xml:space="preserve">imited leadership </w:t>
      </w:r>
      <w:r w:rsidR="00C102DB" w:rsidRPr="4696E506">
        <w:rPr>
          <w:color w:val="000000" w:themeColor="text1"/>
          <w:sz w:val="22"/>
          <w:szCs w:val="22"/>
          <w:lang w:val="en-US"/>
        </w:rPr>
        <w:t>emerges as another critical barrier by perpetuating fragmented decision-making, lack of strategic vision, and insufficient prioritization of sustainability transitions. Weak leadership might exacerbate barriers such as short-termism and the underestimation of participatory governance methods, as decision-makers fail to champion innovative, inclusive, and long-term approaches. The</w:t>
      </w:r>
      <w:r w:rsidR="00C102DB" w:rsidRPr="4696E506">
        <w:rPr>
          <w:rFonts w:ascii="Calibri" w:hAnsi="Calibri" w:cs="Calibri"/>
          <w:color w:val="000000" w:themeColor="text1"/>
          <w:sz w:val="22"/>
          <w:szCs w:val="22"/>
          <w:lang w:val="en-US"/>
        </w:rPr>
        <w:t> </w:t>
      </w:r>
      <w:r w:rsidR="00C102DB" w:rsidRPr="00EF02EF">
        <w:rPr>
          <w:b/>
          <w:bCs/>
          <w:color w:val="000000" w:themeColor="text1"/>
          <w:sz w:val="22"/>
          <w:szCs w:val="22"/>
          <w:lang w:val="en-US"/>
        </w:rPr>
        <w:t>prevailing economic efficiency and GDP-oriented paradigms</w:t>
      </w:r>
      <w:r w:rsidR="00C102DB" w:rsidRPr="4696E506">
        <w:rPr>
          <w:rFonts w:ascii="Calibri" w:hAnsi="Calibri" w:cs="Calibri"/>
          <w:color w:val="000000" w:themeColor="text1"/>
          <w:sz w:val="22"/>
          <w:szCs w:val="22"/>
          <w:lang w:val="en-US"/>
        </w:rPr>
        <w:t> </w:t>
      </w:r>
      <w:r w:rsidR="00C102DB" w:rsidRPr="4696E506">
        <w:rPr>
          <w:color w:val="000000" w:themeColor="text1"/>
          <w:sz w:val="22"/>
          <w:szCs w:val="22"/>
          <w:lang w:val="en-US"/>
        </w:rPr>
        <w:t>similarly hold a pivotal role in shaping systemic resistance. This barrier prioritizes short-term economic gains over long-term sustainability goals, influencing a wide array of challenges such as limited social acceptance, insufficient policy implementation, and competition among stakeholders. For example, the continued emphasis on economic growth metrics might discourage investments in green infrastructure or circular economy practices, reinforcing structural inertia and undermining the transformative potential of urban green transitions</w:t>
      </w:r>
      <w:r w:rsidR="6306690E" w:rsidRPr="4696E506">
        <w:rPr>
          <w:color w:val="000000" w:themeColor="text1"/>
          <w:sz w:val="22"/>
          <w:szCs w:val="22"/>
          <w:lang w:val="en-US"/>
        </w:rPr>
        <w:t xml:space="preserve"> (see section 7.2 on beyond GDP initiatives)</w:t>
      </w:r>
      <w:r w:rsidR="00C102DB" w:rsidRPr="4696E506">
        <w:rPr>
          <w:color w:val="000000" w:themeColor="text1"/>
          <w:sz w:val="22"/>
          <w:szCs w:val="22"/>
          <w:lang w:val="en-US"/>
        </w:rPr>
        <w:t>.</w:t>
      </w:r>
      <w:r w:rsidR="00915E5B" w:rsidRPr="4696E506">
        <w:rPr>
          <w:color w:val="000000" w:themeColor="text1"/>
          <w:sz w:val="22"/>
          <w:szCs w:val="22"/>
          <w:lang w:val="en-US"/>
        </w:rPr>
        <w:t xml:space="preserve"> </w:t>
      </w:r>
      <w:r w:rsidR="00C102DB" w:rsidRPr="4696E506">
        <w:rPr>
          <w:color w:val="000000" w:themeColor="text1"/>
          <w:sz w:val="22"/>
          <w:szCs w:val="22"/>
          <w:lang w:val="en-US"/>
        </w:rPr>
        <w:t xml:space="preserve">Different and </w:t>
      </w:r>
      <w:r w:rsidR="00C102DB" w:rsidRPr="00EF02EF">
        <w:rPr>
          <w:b/>
          <w:bCs/>
          <w:color w:val="000000" w:themeColor="text1"/>
          <w:sz w:val="22"/>
          <w:szCs w:val="22"/>
          <w:lang w:val="en-US"/>
        </w:rPr>
        <w:t>conflicting visions on what sustainability means</w:t>
      </w:r>
      <w:r w:rsidR="00425F8D" w:rsidRPr="00EF02EF">
        <w:rPr>
          <w:rFonts w:ascii="Calibri" w:hAnsi="Calibri" w:cs="Calibri"/>
          <w:b/>
          <w:bCs/>
          <w:color w:val="000000" w:themeColor="text1"/>
          <w:sz w:val="22"/>
          <w:szCs w:val="22"/>
          <w:lang w:val="en-US"/>
        </w:rPr>
        <w:t xml:space="preserve"> </w:t>
      </w:r>
      <w:r w:rsidR="00C102DB" w:rsidRPr="4696E506">
        <w:rPr>
          <w:color w:val="000000" w:themeColor="text1"/>
          <w:sz w:val="22"/>
          <w:szCs w:val="22"/>
          <w:lang w:val="en-US"/>
        </w:rPr>
        <w:t>represent another highly influential barrier</w:t>
      </w:r>
      <w:r w:rsidR="4AC29111" w:rsidRPr="4696E506">
        <w:rPr>
          <w:color w:val="000000" w:themeColor="text1"/>
          <w:sz w:val="22"/>
          <w:szCs w:val="22"/>
          <w:lang w:val="en-US"/>
        </w:rPr>
        <w:t>,</w:t>
      </w:r>
      <w:r w:rsidR="00C102DB" w:rsidRPr="4696E506">
        <w:rPr>
          <w:color w:val="000000" w:themeColor="text1"/>
          <w:sz w:val="22"/>
          <w:szCs w:val="22"/>
          <w:lang w:val="en-US"/>
        </w:rPr>
        <w:t xml:space="preserve"> lead</w:t>
      </w:r>
      <w:r w:rsidR="0DF9BBA1" w:rsidRPr="4696E506">
        <w:rPr>
          <w:color w:val="000000" w:themeColor="text1"/>
          <w:sz w:val="22"/>
          <w:szCs w:val="22"/>
          <w:lang w:val="en-US"/>
        </w:rPr>
        <w:t>ing</w:t>
      </w:r>
      <w:r w:rsidR="00C102DB" w:rsidRPr="4696E506">
        <w:rPr>
          <w:color w:val="000000" w:themeColor="text1"/>
          <w:sz w:val="22"/>
          <w:szCs w:val="22"/>
          <w:lang w:val="en-US"/>
        </w:rPr>
        <w:t xml:space="preserve"> to fragmented efforts and prevent</w:t>
      </w:r>
      <w:r w:rsidR="573D385E" w:rsidRPr="4696E506">
        <w:rPr>
          <w:color w:val="000000" w:themeColor="text1"/>
          <w:sz w:val="22"/>
          <w:szCs w:val="22"/>
          <w:lang w:val="en-US"/>
        </w:rPr>
        <w:t>ing</w:t>
      </w:r>
      <w:r w:rsidR="00C102DB" w:rsidRPr="4696E506">
        <w:rPr>
          <w:color w:val="000000" w:themeColor="text1"/>
          <w:sz w:val="22"/>
          <w:szCs w:val="22"/>
          <w:lang w:val="en-US"/>
        </w:rPr>
        <w:t xml:space="preserve"> the development of cohesive strategies, feeding into barriers such as competition over urban space use and lack of trust among stakeholders</w:t>
      </w:r>
      <w:r w:rsidR="00527627" w:rsidRPr="4696E506">
        <w:rPr>
          <w:color w:val="000000" w:themeColor="text1"/>
          <w:sz w:val="22"/>
          <w:szCs w:val="22"/>
          <w:lang w:val="en-US"/>
        </w:rPr>
        <w:t xml:space="preserve">, </w:t>
      </w:r>
      <w:r w:rsidRPr="4696E506">
        <w:rPr>
          <w:color w:val="000000" w:themeColor="text1"/>
          <w:sz w:val="22"/>
          <w:szCs w:val="22"/>
          <w:lang w:val="en-US"/>
        </w:rPr>
        <w:t>in turn</w:t>
      </w:r>
      <w:r w:rsidR="00527627" w:rsidRPr="4696E506">
        <w:rPr>
          <w:color w:val="000000" w:themeColor="text1"/>
          <w:sz w:val="22"/>
          <w:szCs w:val="22"/>
          <w:lang w:val="en-US"/>
        </w:rPr>
        <w:t xml:space="preserve"> challenging policy coherence at all governance levels</w:t>
      </w:r>
      <w:r w:rsidR="00C102DB" w:rsidRPr="4696E506">
        <w:rPr>
          <w:color w:val="000000" w:themeColor="text1"/>
          <w:sz w:val="22"/>
          <w:szCs w:val="22"/>
          <w:lang w:val="en-US"/>
        </w:rPr>
        <w:t xml:space="preserve">. </w:t>
      </w:r>
    </w:p>
    <w:p w14:paraId="06A0B919" w14:textId="1FFD76B9" w:rsidR="003A2B4E" w:rsidRPr="00EF02EF" w:rsidRDefault="6471346A" w:rsidP="00AE5207">
      <w:pPr>
        <w:pStyle w:val="Captions"/>
        <w:ind w:firstLine="0"/>
        <w:rPr>
          <w:rFonts w:ascii="EC Square Sans Pro" w:eastAsia="Times New Roman" w:hAnsi="EC Square Sans Pro" w:cs="Times New Roman"/>
          <w:color w:val="000000" w:themeColor="text1"/>
          <w:lang w:val="en-US"/>
        </w:rPr>
      </w:pPr>
      <w:r w:rsidRPr="00EF02EF">
        <w:rPr>
          <w:rFonts w:ascii="EC Square Sans Pro" w:hAnsi="EC Square Sans Pro"/>
          <w:color w:val="000000" w:themeColor="text1"/>
          <w:lang w:val="en-US"/>
        </w:rPr>
        <w:t xml:space="preserve">To further explore </w:t>
      </w:r>
      <w:r w:rsidR="00AD5398" w:rsidRPr="00EF02EF">
        <w:rPr>
          <w:rFonts w:ascii="EC Square Sans Pro" w:hAnsi="EC Square Sans Pro"/>
          <w:color w:val="000000" w:themeColor="text1"/>
          <w:lang w:val="en-US"/>
        </w:rPr>
        <w:t xml:space="preserve">how these structural conditions </w:t>
      </w:r>
      <w:r w:rsidR="3A19EDA8" w:rsidRPr="00EF02EF">
        <w:rPr>
          <w:rFonts w:ascii="EC Square Sans Pro" w:hAnsi="EC Square Sans Pro"/>
          <w:color w:val="000000" w:themeColor="text1"/>
          <w:lang w:val="en-US"/>
        </w:rPr>
        <w:t xml:space="preserve">act </w:t>
      </w:r>
      <w:r w:rsidR="00F773DB" w:rsidRPr="00EF02EF">
        <w:rPr>
          <w:rFonts w:ascii="EC Square Sans Pro" w:hAnsi="EC Square Sans Pro"/>
          <w:color w:val="000000" w:themeColor="text1"/>
          <w:lang w:val="en-US"/>
        </w:rPr>
        <w:t xml:space="preserve">in </w:t>
      </w:r>
      <w:r w:rsidR="2E7A9420" w:rsidRPr="00EF02EF">
        <w:rPr>
          <w:rFonts w:ascii="EC Square Sans Pro" w:hAnsi="EC Square Sans Pro"/>
          <w:color w:val="000000" w:themeColor="text1"/>
          <w:lang w:val="en-US"/>
        </w:rPr>
        <w:t xml:space="preserve">local </w:t>
      </w:r>
      <w:r w:rsidR="006B1918" w:rsidRPr="00EF02EF">
        <w:rPr>
          <w:rFonts w:ascii="EC Square Sans Pro" w:hAnsi="EC Square Sans Pro"/>
          <w:color w:val="000000" w:themeColor="text1"/>
          <w:lang w:val="en-US"/>
        </w:rPr>
        <w:t>context</w:t>
      </w:r>
      <w:r w:rsidR="34D51DEB" w:rsidRPr="00EF02EF">
        <w:rPr>
          <w:rFonts w:ascii="EC Square Sans Pro" w:hAnsi="EC Square Sans Pro"/>
          <w:color w:val="000000" w:themeColor="text1"/>
          <w:lang w:val="en-US"/>
        </w:rPr>
        <w:t xml:space="preserve">s, </w:t>
      </w:r>
      <w:r w:rsidR="5A90BDFA" w:rsidRPr="00EF02EF">
        <w:rPr>
          <w:rFonts w:ascii="EC Square Sans Pro" w:hAnsi="EC Square Sans Pro"/>
          <w:color w:val="000000" w:themeColor="text1"/>
          <w:lang w:val="en-US"/>
        </w:rPr>
        <w:t xml:space="preserve">the </w:t>
      </w:r>
      <w:r w:rsidR="6AC5D67E" w:rsidRPr="00EF02EF">
        <w:rPr>
          <w:rFonts w:ascii="EC Square Sans Pro" w:hAnsi="EC Square Sans Pro"/>
          <w:color w:val="000000" w:themeColor="text1"/>
          <w:lang w:val="en-US"/>
        </w:rPr>
        <w:t xml:space="preserve">JRC </w:t>
      </w:r>
      <w:r w:rsidR="00D949BC" w:rsidRPr="00EF02EF">
        <w:rPr>
          <w:rFonts w:ascii="EC Square Sans Pro" w:hAnsi="EC Square Sans Pro"/>
          <w:color w:val="000000" w:themeColor="text1"/>
          <w:lang w:val="en-US"/>
        </w:rPr>
        <w:t>launched an open consultation</w:t>
      </w:r>
      <w:r w:rsidR="1CB1F5C5" w:rsidRPr="00EF02EF">
        <w:rPr>
          <w:rFonts w:ascii="EC Square Sans Pro" w:hAnsi="EC Square Sans Pro"/>
          <w:color w:val="000000" w:themeColor="text1"/>
          <w:lang w:val="en-US"/>
        </w:rPr>
        <w:t xml:space="preserve"> which collected the view from 170 local level policymakers, coming from 105 LRAs which represent 20% of EU populations from all Member S</w:t>
      </w:r>
      <w:r w:rsidR="48C90B63" w:rsidRPr="00EF02EF">
        <w:rPr>
          <w:rFonts w:ascii="EC Square Sans Pro" w:hAnsi="EC Square Sans Pro"/>
          <w:color w:val="000000" w:themeColor="text1"/>
          <w:lang w:val="en-US"/>
        </w:rPr>
        <w:t xml:space="preserve">tates (with the </w:t>
      </w:r>
      <w:r w:rsidR="00EF02EF" w:rsidRPr="00EF02EF">
        <w:rPr>
          <w:rFonts w:ascii="EC Square Sans Pro" w:hAnsi="EC Square Sans Pro"/>
          <w:color w:val="000000" w:themeColor="text1"/>
          <w:lang w:val="en-US"/>
        </w:rPr>
        <w:t>exception</w:t>
      </w:r>
      <w:r w:rsidR="48C90B63" w:rsidRPr="00EF02EF">
        <w:rPr>
          <w:rFonts w:ascii="EC Square Sans Pro" w:hAnsi="EC Square Sans Pro"/>
          <w:color w:val="000000" w:themeColor="text1"/>
          <w:lang w:val="en-US"/>
        </w:rPr>
        <w:t xml:space="preserve"> of Cyprus and Malta) and the most </w:t>
      </w:r>
      <w:r w:rsidR="00EF02EF" w:rsidRPr="00EF02EF">
        <w:rPr>
          <w:rFonts w:ascii="EC Square Sans Pro" w:hAnsi="EC Square Sans Pro"/>
          <w:color w:val="000000" w:themeColor="text1"/>
          <w:lang w:val="en-US"/>
        </w:rPr>
        <w:t>important</w:t>
      </w:r>
      <w:r w:rsidR="48C90B63" w:rsidRPr="00EF02EF">
        <w:rPr>
          <w:rFonts w:ascii="EC Square Sans Pro" w:hAnsi="EC Square Sans Pro"/>
          <w:color w:val="000000" w:themeColor="text1"/>
          <w:lang w:val="en-US"/>
        </w:rPr>
        <w:t xml:space="preserve"> EU urban networks (URBACT, ICLEI, EUROCITIES).</w:t>
      </w:r>
      <w:r w:rsidR="00D949BC" w:rsidRPr="00EF02EF">
        <w:rPr>
          <w:rFonts w:ascii="EC Square Sans Pro" w:hAnsi="EC Square Sans Pro"/>
          <w:color w:val="000000" w:themeColor="text1"/>
          <w:lang w:val="en-US"/>
        </w:rPr>
        <w:t xml:space="preserve"> </w:t>
      </w:r>
      <w:r w:rsidR="00EF02EF">
        <w:rPr>
          <w:rFonts w:ascii="EC Square Sans Pro" w:hAnsi="EC Square Sans Pro"/>
          <w:color w:val="000000" w:themeColor="text1"/>
          <w:lang w:val="en-US"/>
        </w:rPr>
        <w:t>L</w:t>
      </w:r>
      <w:r w:rsidR="00EF02EF" w:rsidRPr="00EF02EF">
        <w:rPr>
          <w:rFonts w:ascii="EC Square Sans Pro" w:hAnsi="EC Square Sans Pro"/>
        </w:rPr>
        <w:t>imited</w:t>
      </w:r>
      <w:r w:rsidR="003A2B4E" w:rsidRPr="00EF02EF">
        <w:rPr>
          <w:rFonts w:ascii="EC Square Sans Pro" w:hAnsi="EC Square Sans Pro"/>
        </w:rPr>
        <w:t xml:space="preserve"> financial resources </w:t>
      </w:r>
      <w:bookmarkStart w:id="172" w:name="_Int_xkQ7lcI4"/>
      <w:r w:rsidR="003A2B4E" w:rsidRPr="00EF02EF">
        <w:rPr>
          <w:rFonts w:ascii="EC Square Sans Pro" w:hAnsi="EC Square Sans Pro"/>
        </w:rPr>
        <w:t>was</w:t>
      </w:r>
      <w:bookmarkEnd w:id="172"/>
      <w:r w:rsidR="003A2B4E" w:rsidRPr="00EF02EF">
        <w:rPr>
          <w:rFonts w:ascii="EC Square Sans Pro" w:hAnsi="EC Square Sans Pro"/>
        </w:rPr>
        <w:t xml:space="preserve"> ranked </w:t>
      </w:r>
      <w:r w:rsidR="69568297" w:rsidRPr="00EF02EF">
        <w:rPr>
          <w:rFonts w:ascii="EC Square Sans Pro" w:hAnsi="EC Square Sans Pro"/>
        </w:rPr>
        <w:t>first,</w:t>
      </w:r>
      <w:r w:rsidR="003A2B4E" w:rsidRPr="00EF02EF">
        <w:rPr>
          <w:rFonts w:ascii="EC Square Sans Pro" w:hAnsi="EC Square Sans Pro"/>
        </w:rPr>
        <w:t xml:space="preserve"> </w:t>
      </w:r>
      <w:r w:rsidR="71800E46" w:rsidRPr="00EF02EF">
        <w:rPr>
          <w:rFonts w:ascii="EC Square Sans Pro" w:hAnsi="EC Square Sans Pro"/>
        </w:rPr>
        <w:t>followed by</w:t>
      </w:r>
      <w:r w:rsidR="003A2B4E" w:rsidRPr="00EF02EF">
        <w:rPr>
          <w:rFonts w:ascii="EC Square Sans Pro" w:hAnsi="EC Square Sans Pro"/>
        </w:rPr>
        <w:t xml:space="preserve"> </w:t>
      </w:r>
      <w:r w:rsidR="003A2B4E" w:rsidRPr="00EF02EF">
        <w:rPr>
          <w:rFonts w:ascii="EC Square Sans Pro" w:eastAsia="Times New Roman" w:hAnsi="EC Square Sans Pro" w:cs="Times New Roman"/>
          <w:color w:val="000000" w:themeColor="text1"/>
          <w:lang w:val="en-US"/>
        </w:rPr>
        <w:t xml:space="preserve">short-termism and no perceived </w:t>
      </w:r>
      <w:r w:rsidR="08A27703" w:rsidRPr="00EF02EF">
        <w:rPr>
          <w:rFonts w:ascii="EC Square Sans Pro" w:eastAsia="Times New Roman" w:hAnsi="EC Square Sans Pro" w:cs="Times New Roman"/>
          <w:color w:val="000000" w:themeColor="text1"/>
          <w:lang w:val="en-US"/>
        </w:rPr>
        <w:t>urgency to</w:t>
      </w:r>
      <w:r w:rsidR="003A2B4E" w:rsidRPr="00EF02EF">
        <w:rPr>
          <w:rFonts w:ascii="EC Square Sans Pro" w:eastAsia="Times New Roman" w:hAnsi="EC Square Sans Pro" w:cs="Times New Roman"/>
          <w:color w:val="000000" w:themeColor="text1"/>
          <w:lang w:val="en-US"/>
        </w:rPr>
        <w:t xml:space="preserve"> </w:t>
      </w:r>
      <w:r w:rsidR="6242EBFA" w:rsidRPr="00EF02EF">
        <w:rPr>
          <w:rFonts w:ascii="EC Square Sans Pro" w:eastAsia="Times New Roman" w:hAnsi="EC Square Sans Pro" w:cs="Times New Roman"/>
          <w:color w:val="000000" w:themeColor="text1"/>
          <w:lang w:val="en-US"/>
        </w:rPr>
        <w:t>change, difficulty</w:t>
      </w:r>
      <w:r w:rsidR="6DFCBDF1" w:rsidRPr="00EF02EF">
        <w:rPr>
          <w:rFonts w:ascii="EC Square Sans Pro" w:eastAsia="Times New Roman" w:hAnsi="EC Square Sans Pro" w:cs="Times New Roman"/>
          <w:color w:val="000000" w:themeColor="text1"/>
          <w:lang w:val="en-US"/>
        </w:rPr>
        <w:t xml:space="preserve"> to</w:t>
      </w:r>
      <w:r w:rsidR="003A2B4E" w:rsidRPr="00EF02EF">
        <w:rPr>
          <w:rFonts w:ascii="EC Square Sans Pro" w:eastAsia="Times New Roman" w:hAnsi="EC Square Sans Pro" w:cs="Times New Roman"/>
          <w:color w:val="000000" w:themeColor="text1"/>
          <w:lang w:val="en-US"/>
        </w:rPr>
        <w:t xml:space="preserve"> </w:t>
      </w:r>
      <w:r w:rsidR="7ED9512E" w:rsidRPr="00EF02EF">
        <w:rPr>
          <w:rFonts w:ascii="EC Square Sans Pro" w:eastAsia="Times New Roman" w:hAnsi="EC Square Sans Pro" w:cs="Times New Roman"/>
          <w:color w:val="000000" w:themeColor="text1"/>
          <w:lang w:val="en-US"/>
        </w:rPr>
        <w:t>upgrade consolidated</w:t>
      </w:r>
      <w:r w:rsidR="003A2B4E" w:rsidRPr="00EF02EF">
        <w:rPr>
          <w:rFonts w:ascii="EC Square Sans Pro" w:eastAsia="Times New Roman" w:hAnsi="EC Square Sans Pro" w:cs="Times New Roman"/>
          <w:color w:val="000000" w:themeColor="text1"/>
          <w:lang w:val="en-US"/>
        </w:rPr>
        <w:t xml:space="preserve"> built </w:t>
      </w:r>
      <w:r w:rsidR="68813489" w:rsidRPr="00EF02EF">
        <w:rPr>
          <w:rFonts w:ascii="EC Square Sans Pro" w:eastAsia="Times New Roman" w:hAnsi="EC Square Sans Pro" w:cs="Times New Roman"/>
          <w:color w:val="000000" w:themeColor="text1"/>
          <w:lang w:val="en-US"/>
        </w:rPr>
        <w:t>environment;</w:t>
      </w:r>
      <w:r w:rsidR="003A2B4E" w:rsidRPr="00EF02EF">
        <w:rPr>
          <w:rFonts w:ascii="EC Square Sans Pro" w:eastAsia="Times New Roman" w:hAnsi="EC Square Sans Pro" w:cs="Times New Roman"/>
          <w:color w:val="000000" w:themeColor="text1"/>
          <w:lang w:val="en-US"/>
        </w:rPr>
        <w:t xml:space="preserve"> lack of knowledge, data sharing, and trust among stakeholders. </w:t>
      </w:r>
    </w:p>
    <w:p w14:paraId="7B648785" w14:textId="59C05A31" w:rsidR="003A2B4E" w:rsidRPr="00EF02EF" w:rsidRDefault="2835EAA2" w:rsidP="001D5B1B">
      <w:pPr>
        <w:pStyle w:val="Captions"/>
        <w:ind w:firstLine="0"/>
        <w:rPr>
          <w:rFonts w:ascii="EC Square Sans Pro" w:hAnsi="EC Square Sans Pro"/>
        </w:rPr>
      </w:pPr>
      <w:r w:rsidRPr="00EF02EF">
        <w:rPr>
          <w:rFonts w:ascii="EC Square Sans Pro" w:eastAsia="Times New Roman" w:hAnsi="EC Square Sans Pro" w:cs="Times New Roman"/>
          <w:color w:val="000000" w:themeColor="text1"/>
          <w:lang w:val="en-US"/>
        </w:rPr>
        <w:t>Many differences</w:t>
      </w:r>
      <w:r w:rsidR="003A2B4E" w:rsidRPr="00EF02EF">
        <w:rPr>
          <w:rFonts w:ascii="EC Square Sans Pro" w:eastAsia="Times New Roman" w:hAnsi="EC Square Sans Pro" w:cs="Times New Roman"/>
          <w:color w:val="000000" w:themeColor="text1"/>
          <w:lang w:val="en-US"/>
        </w:rPr>
        <w:t xml:space="preserve"> emerged </w:t>
      </w:r>
      <w:r w:rsidR="2CE9FE8C" w:rsidRPr="00EF02EF">
        <w:rPr>
          <w:rFonts w:ascii="EC Square Sans Pro" w:eastAsia="Times New Roman" w:hAnsi="EC Square Sans Pro" w:cs="Times New Roman"/>
          <w:color w:val="000000" w:themeColor="text1"/>
          <w:lang w:val="en-US"/>
        </w:rPr>
        <w:t>among Member</w:t>
      </w:r>
      <w:r w:rsidR="003A2B4E" w:rsidRPr="00EF02EF">
        <w:rPr>
          <w:rFonts w:ascii="EC Square Sans Pro" w:eastAsia="Times New Roman" w:hAnsi="EC Square Sans Pro" w:cs="Times New Roman"/>
          <w:color w:val="000000" w:themeColor="text1"/>
          <w:lang w:val="en-US"/>
        </w:rPr>
        <w:t xml:space="preserve"> States</w:t>
      </w:r>
      <w:r w:rsidR="003A2B4E" w:rsidRPr="00EF02EF">
        <w:rPr>
          <w:rStyle w:val="FootnoteReference"/>
        </w:rPr>
        <w:footnoteReference w:id="8"/>
      </w:r>
      <w:r w:rsidR="003A2B4E" w:rsidRPr="00EF02EF">
        <w:rPr>
          <w:rFonts w:ascii="EC Square Sans Pro" w:eastAsia="Times New Roman" w:hAnsi="EC Square Sans Pro" w:cs="Times New Roman"/>
          <w:color w:val="000000" w:themeColor="text1"/>
          <w:lang w:val="en-US"/>
        </w:rPr>
        <w:t xml:space="preserve"> and </w:t>
      </w:r>
      <w:r w:rsidR="76EFFBCB" w:rsidRPr="00EF02EF">
        <w:rPr>
          <w:rFonts w:ascii="EC Square Sans Pro" w:eastAsia="Times New Roman" w:hAnsi="EC Square Sans Pro" w:cs="Times New Roman"/>
          <w:color w:val="000000" w:themeColor="text1"/>
          <w:lang w:val="en-US"/>
        </w:rPr>
        <w:t>policy domains</w:t>
      </w:r>
      <w:r w:rsidR="003A2B4E" w:rsidRPr="00EF02EF">
        <w:rPr>
          <w:rFonts w:ascii="EC Square Sans Pro" w:eastAsia="Times New Roman" w:hAnsi="EC Square Sans Pro" w:cs="Times New Roman"/>
          <w:color w:val="000000" w:themeColor="text1"/>
          <w:lang w:val="en-US"/>
        </w:rPr>
        <w:t>.</w:t>
      </w:r>
      <w:r w:rsidR="09ABD6A8" w:rsidRPr="00EF02EF">
        <w:rPr>
          <w:rFonts w:ascii="EC Square Sans Pro" w:eastAsia="Times New Roman" w:hAnsi="EC Square Sans Pro" w:cs="Times New Roman"/>
          <w:color w:val="000000" w:themeColor="text1"/>
          <w:lang w:val="en-US"/>
        </w:rPr>
        <w:t xml:space="preserve"> </w:t>
      </w:r>
      <w:r w:rsidR="044646FA" w:rsidRPr="00EF02EF">
        <w:rPr>
          <w:rFonts w:ascii="EC Square Sans Pro" w:hAnsi="EC Square Sans Pro"/>
        </w:rPr>
        <w:t>R</w:t>
      </w:r>
      <w:r w:rsidR="003A2B4E" w:rsidRPr="00EF02EF">
        <w:rPr>
          <w:rFonts w:ascii="EC Square Sans Pro" w:hAnsi="EC Square Sans Pro"/>
        </w:rPr>
        <w:t>esponses from Eastern Europe</w:t>
      </w:r>
      <w:r w:rsidR="003A2B4E" w:rsidRPr="00EF02EF">
        <w:rPr>
          <w:rStyle w:val="FootnoteReference"/>
        </w:rPr>
        <w:footnoteReference w:id="9"/>
      </w:r>
      <w:r w:rsidR="003A2B4E" w:rsidRPr="00EF02EF">
        <w:rPr>
          <w:rFonts w:ascii="EC Square Sans Pro" w:hAnsi="EC Square Sans Pro"/>
        </w:rPr>
        <w:t xml:space="preserve"> (EE) </w:t>
      </w:r>
      <w:r w:rsidR="32AE6789" w:rsidRPr="00EF02EF">
        <w:rPr>
          <w:rFonts w:ascii="EC Square Sans Pro" w:hAnsi="EC Square Sans Pro"/>
        </w:rPr>
        <w:t xml:space="preserve">policymakers </w:t>
      </w:r>
      <w:r w:rsidR="00614EC5" w:rsidRPr="00EF02EF">
        <w:rPr>
          <w:rFonts w:ascii="EC Square Sans Pro" w:hAnsi="EC Square Sans Pro"/>
        </w:rPr>
        <w:t xml:space="preserve">confirmed the </w:t>
      </w:r>
      <w:r w:rsidR="003A2B4E" w:rsidRPr="00EF02EF">
        <w:rPr>
          <w:rFonts w:ascii="EC Square Sans Pro" w:hAnsi="EC Square Sans Pro"/>
        </w:rPr>
        <w:t xml:space="preserve">lack of adequate financial resources </w:t>
      </w:r>
      <w:r w:rsidR="6D04CCF9" w:rsidRPr="00EF02EF">
        <w:rPr>
          <w:rFonts w:ascii="EC Square Sans Pro" w:hAnsi="EC Square Sans Pro"/>
        </w:rPr>
        <w:t xml:space="preserve">as </w:t>
      </w:r>
      <w:r w:rsidR="003A2B4E" w:rsidRPr="00EF02EF">
        <w:rPr>
          <w:rFonts w:ascii="EC Square Sans Pro" w:hAnsi="EC Square Sans Pro"/>
        </w:rPr>
        <w:t xml:space="preserve">the most challenging issue </w:t>
      </w:r>
      <w:r w:rsidR="00C761BB" w:rsidRPr="00EF02EF">
        <w:rPr>
          <w:rFonts w:ascii="EC Square Sans Pro" w:hAnsi="EC Square Sans Pro"/>
        </w:rPr>
        <w:t xml:space="preserve">in all </w:t>
      </w:r>
      <w:r w:rsidR="6DC7F137" w:rsidRPr="00EF02EF">
        <w:rPr>
          <w:rFonts w:ascii="EC Square Sans Pro" w:hAnsi="EC Square Sans Pro"/>
        </w:rPr>
        <w:t>the areas</w:t>
      </w:r>
      <w:r w:rsidR="00C761BB" w:rsidRPr="00EF02EF">
        <w:rPr>
          <w:rFonts w:ascii="EC Square Sans Pro" w:hAnsi="EC Square Sans Pro"/>
        </w:rPr>
        <w:t xml:space="preserve"> </w:t>
      </w:r>
      <w:r w:rsidR="72B3BF63" w:rsidRPr="00EF02EF">
        <w:rPr>
          <w:rFonts w:ascii="EC Square Sans Pro" w:hAnsi="EC Square Sans Pro"/>
        </w:rPr>
        <w:t xml:space="preserve">but </w:t>
      </w:r>
      <w:r w:rsidR="3317B35B" w:rsidRPr="00EF02EF">
        <w:rPr>
          <w:rFonts w:ascii="EC Square Sans Pro" w:hAnsi="EC Square Sans Pro"/>
        </w:rPr>
        <w:t>b</w:t>
      </w:r>
      <w:r w:rsidR="72B3BF63" w:rsidRPr="00EF02EF">
        <w:rPr>
          <w:rFonts w:ascii="EC Square Sans Pro" w:hAnsi="EC Square Sans Pro"/>
        </w:rPr>
        <w:t>iodiversity</w:t>
      </w:r>
      <w:r w:rsidR="56A5BD01" w:rsidRPr="00EF02EF">
        <w:rPr>
          <w:rFonts w:ascii="EC Square Sans Pro" w:hAnsi="EC Square Sans Pro"/>
        </w:rPr>
        <w:t>,</w:t>
      </w:r>
      <w:r w:rsidR="003A2B4E" w:rsidRPr="00EF02EF">
        <w:rPr>
          <w:rFonts w:ascii="EC Square Sans Pro" w:hAnsi="EC Square Sans Pro"/>
        </w:rPr>
        <w:t xml:space="preserve"> where competition among stakeholders over land use seems to be </w:t>
      </w:r>
      <w:r w:rsidR="00422674" w:rsidRPr="00EF02EF">
        <w:rPr>
          <w:rFonts w:ascii="EC Square Sans Pro" w:hAnsi="EC Square Sans Pro"/>
        </w:rPr>
        <w:t>the most</w:t>
      </w:r>
      <w:r w:rsidR="003A2B4E" w:rsidRPr="00EF02EF">
        <w:rPr>
          <w:rFonts w:ascii="EC Square Sans Pro" w:hAnsi="EC Square Sans Pro"/>
        </w:rPr>
        <w:t xml:space="preserve"> challenging</w:t>
      </w:r>
      <w:r w:rsidR="00422674" w:rsidRPr="00EF02EF">
        <w:rPr>
          <w:rFonts w:ascii="EC Square Sans Pro" w:hAnsi="EC Square Sans Pro"/>
        </w:rPr>
        <w:t xml:space="preserve"> question</w:t>
      </w:r>
      <w:r w:rsidR="003A2B4E" w:rsidRPr="00EF02EF">
        <w:rPr>
          <w:rFonts w:ascii="EC Square Sans Pro" w:hAnsi="EC Square Sans Pro"/>
        </w:rPr>
        <w:t xml:space="preserve">. </w:t>
      </w:r>
      <w:r w:rsidR="6714376B" w:rsidRPr="00EF02EF">
        <w:rPr>
          <w:rFonts w:ascii="EC Square Sans Pro" w:hAnsi="EC Square Sans Pro"/>
        </w:rPr>
        <w:t xml:space="preserve">According to </w:t>
      </w:r>
      <w:r w:rsidR="003A2B4E" w:rsidRPr="00EF02EF">
        <w:rPr>
          <w:rFonts w:ascii="EC Square Sans Pro" w:hAnsi="EC Square Sans Pro"/>
        </w:rPr>
        <w:t>N</w:t>
      </w:r>
      <w:r w:rsidR="00422674" w:rsidRPr="00EF02EF">
        <w:rPr>
          <w:rFonts w:ascii="EC Square Sans Pro" w:hAnsi="EC Square Sans Pro"/>
        </w:rPr>
        <w:t>orth-</w:t>
      </w:r>
      <w:r w:rsidR="003A2B4E" w:rsidRPr="00EF02EF">
        <w:rPr>
          <w:rFonts w:ascii="EC Square Sans Pro" w:hAnsi="EC Square Sans Pro"/>
        </w:rPr>
        <w:t>W</w:t>
      </w:r>
      <w:r w:rsidR="00422674" w:rsidRPr="00EF02EF">
        <w:rPr>
          <w:rFonts w:ascii="EC Square Sans Pro" w:hAnsi="EC Square Sans Pro"/>
        </w:rPr>
        <w:t>estern (NW)</w:t>
      </w:r>
      <w:r w:rsidR="003A2B4E" w:rsidRPr="00EF02EF">
        <w:rPr>
          <w:rStyle w:val="FootnoteReference"/>
        </w:rPr>
        <w:footnoteReference w:id="10"/>
      </w:r>
      <w:r w:rsidR="003A2B4E" w:rsidRPr="00EF02EF">
        <w:rPr>
          <w:rFonts w:ascii="EC Square Sans Pro" w:hAnsi="EC Square Sans Pro"/>
        </w:rPr>
        <w:t xml:space="preserve"> </w:t>
      </w:r>
      <w:r w:rsidR="171E2665" w:rsidRPr="00EF02EF">
        <w:rPr>
          <w:rFonts w:ascii="EC Square Sans Pro" w:hAnsi="EC Square Sans Pro"/>
        </w:rPr>
        <w:t>countries’ respondents</w:t>
      </w:r>
      <w:r w:rsidR="003A2B4E" w:rsidRPr="00EF02EF">
        <w:rPr>
          <w:rFonts w:ascii="EC Square Sans Pro" w:hAnsi="EC Square Sans Pro"/>
        </w:rPr>
        <w:t>, inadequat</w:t>
      </w:r>
      <w:r w:rsidR="13DC090D" w:rsidRPr="00EF02EF">
        <w:rPr>
          <w:rFonts w:ascii="EC Square Sans Pro" w:hAnsi="EC Square Sans Pro"/>
        </w:rPr>
        <w:t xml:space="preserve">e </w:t>
      </w:r>
      <w:r w:rsidR="7419D1D8" w:rsidRPr="00EF02EF">
        <w:rPr>
          <w:rFonts w:ascii="EC Square Sans Pro" w:hAnsi="EC Square Sans Pro"/>
        </w:rPr>
        <w:t>funding affects</w:t>
      </w:r>
      <w:r w:rsidR="4AD4AA0E" w:rsidRPr="00EF02EF">
        <w:rPr>
          <w:rFonts w:ascii="EC Square Sans Pro" w:hAnsi="EC Square Sans Pro"/>
        </w:rPr>
        <w:t xml:space="preserve"> specifically </w:t>
      </w:r>
      <w:r w:rsidR="003A2B4E" w:rsidRPr="00EF02EF">
        <w:rPr>
          <w:rFonts w:ascii="EC Square Sans Pro" w:hAnsi="EC Square Sans Pro"/>
        </w:rPr>
        <w:t>climate ambition, energy), and mobility</w:t>
      </w:r>
      <w:r w:rsidR="3A54FA5A" w:rsidRPr="00EF02EF">
        <w:rPr>
          <w:rFonts w:ascii="EC Square Sans Pro" w:hAnsi="EC Square Sans Pro"/>
        </w:rPr>
        <w:t xml:space="preserve"> areas</w:t>
      </w:r>
      <w:r w:rsidR="20968886" w:rsidRPr="00EF02EF">
        <w:rPr>
          <w:rFonts w:ascii="EC Square Sans Pro" w:hAnsi="EC Square Sans Pro"/>
        </w:rPr>
        <w:t>,</w:t>
      </w:r>
      <w:r w:rsidR="0F3A6C60" w:rsidRPr="00EF02EF">
        <w:rPr>
          <w:rFonts w:ascii="EC Square Sans Pro" w:hAnsi="EC Square Sans Pro"/>
        </w:rPr>
        <w:t xml:space="preserve"> </w:t>
      </w:r>
      <w:r w:rsidR="13B258AF" w:rsidRPr="00EF02EF">
        <w:rPr>
          <w:rFonts w:ascii="EC Square Sans Pro" w:hAnsi="EC Square Sans Pro"/>
        </w:rPr>
        <w:t xml:space="preserve">while </w:t>
      </w:r>
      <w:r w:rsidR="003A2B4E" w:rsidRPr="00EF02EF">
        <w:rPr>
          <w:rFonts w:ascii="EC Square Sans Pro" w:hAnsi="EC Square Sans Pro"/>
        </w:rPr>
        <w:t xml:space="preserve">lack of </w:t>
      </w:r>
      <w:r w:rsidR="7642C35A" w:rsidRPr="00EF02EF">
        <w:rPr>
          <w:rFonts w:ascii="EC Square Sans Pro" w:hAnsi="EC Square Sans Pro"/>
        </w:rPr>
        <w:t xml:space="preserve">knowledge sharing and </w:t>
      </w:r>
      <w:r w:rsidR="003A2B4E" w:rsidRPr="00EF02EF">
        <w:rPr>
          <w:rFonts w:ascii="EC Square Sans Pro" w:hAnsi="EC Square Sans Pro"/>
        </w:rPr>
        <w:t xml:space="preserve">trust among stakeholders is the most challenging issue </w:t>
      </w:r>
      <w:r w:rsidR="3A8DBA1E" w:rsidRPr="00EF02EF">
        <w:rPr>
          <w:rFonts w:ascii="EC Square Sans Pro" w:hAnsi="EC Square Sans Pro"/>
        </w:rPr>
        <w:t xml:space="preserve">for </w:t>
      </w:r>
      <w:r w:rsidR="003A2B4E" w:rsidRPr="00EF02EF">
        <w:rPr>
          <w:rFonts w:ascii="EC Square Sans Pro" w:hAnsi="EC Square Sans Pro"/>
        </w:rPr>
        <w:t>circular economy, short-term mentality</w:t>
      </w:r>
      <w:r w:rsidR="148AA140" w:rsidRPr="00EF02EF">
        <w:rPr>
          <w:rFonts w:ascii="EC Square Sans Pro" w:hAnsi="EC Square Sans Pro"/>
        </w:rPr>
        <w:t xml:space="preserve"> hampers specifically</w:t>
      </w:r>
      <w:r w:rsidR="003A2B4E" w:rsidRPr="00EF02EF">
        <w:rPr>
          <w:rFonts w:ascii="EC Square Sans Pro" w:hAnsi="EC Square Sans Pro"/>
        </w:rPr>
        <w:t xml:space="preserve"> </w:t>
      </w:r>
      <w:r w:rsidR="6DCA22C3" w:rsidRPr="00EF02EF">
        <w:rPr>
          <w:rFonts w:ascii="EC Square Sans Pro" w:hAnsi="EC Square Sans Pro"/>
        </w:rPr>
        <w:t xml:space="preserve">biodiversity </w:t>
      </w:r>
      <w:r w:rsidR="003A2B4E" w:rsidRPr="00EF02EF">
        <w:rPr>
          <w:rFonts w:ascii="EC Square Sans Pro" w:hAnsi="EC Square Sans Pro"/>
        </w:rPr>
        <w:t xml:space="preserve">and zero pollution ambition. The same applies </w:t>
      </w:r>
      <w:r w:rsidR="416A6AFF" w:rsidRPr="00EF02EF">
        <w:rPr>
          <w:rFonts w:ascii="EC Square Sans Pro" w:hAnsi="EC Square Sans Pro"/>
        </w:rPr>
        <w:t>for</w:t>
      </w:r>
      <w:r w:rsidR="003A2B4E" w:rsidRPr="00EF02EF">
        <w:rPr>
          <w:rFonts w:ascii="EC Square Sans Pro" w:hAnsi="EC Square Sans Pro"/>
        </w:rPr>
        <w:t xml:space="preserve"> Southern Europe</w:t>
      </w:r>
      <w:r w:rsidR="003A2B4E" w:rsidRPr="00EF02EF">
        <w:rPr>
          <w:rStyle w:val="FootnoteReference"/>
        </w:rPr>
        <w:footnoteReference w:id="11"/>
      </w:r>
      <w:r w:rsidR="003A2B4E" w:rsidRPr="00EF02EF">
        <w:rPr>
          <w:rFonts w:ascii="EC Square Sans Pro" w:hAnsi="EC Square Sans Pro"/>
        </w:rPr>
        <w:t xml:space="preserve"> (SE) countries, even if they also consider inadequate financial resources as the most challenging issue </w:t>
      </w:r>
      <w:r w:rsidR="057FAD10" w:rsidRPr="00EF02EF">
        <w:rPr>
          <w:rFonts w:ascii="EC Square Sans Pro" w:hAnsi="EC Square Sans Pro"/>
        </w:rPr>
        <w:t>for biodiversity</w:t>
      </w:r>
      <w:r w:rsidR="003A2B4E" w:rsidRPr="00EF02EF">
        <w:rPr>
          <w:rFonts w:ascii="EC Square Sans Pro" w:hAnsi="EC Square Sans Pro"/>
        </w:rPr>
        <w:t xml:space="preserve"> as well</w:t>
      </w:r>
      <w:r w:rsidR="00B80C13" w:rsidRPr="00EF02EF">
        <w:rPr>
          <w:rFonts w:ascii="EC Square Sans Pro" w:hAnsi="EC Square Sans Pro"/>
        </w:rPr>
        <w:t xml:space="preserve"> </w:t>
      </w:r>
      <w:r w:rsidR="003A2B4E" w:rsidRPr="00EF02EF" w:rsidDel="00B80C13">
        <w:rPr>
          <w:rFonts w:ascii="EC Square Sans Pro" w:hAnsi="EC Square Sans Pro"/>
        </w:rPr>
        <w:t xml:space="preserve">(Fig. </w:t>
      </w:r>
      <w:r w:rsidR="003A2B4E" w:rsidRPr="00AE5207" w:rsidDel="00B80C13">
        <w:rPr>
          <w:rFonts w:ascii="EC Square Sans Pro" w:hAnsi="EC Square Sans Pro"/>
          <w:highlight w:val="yellow"/>
        </w:rPr>
        <w:t>XX</w:t>
      </w:r>
      <w:r w:rsidR="003A2B4E" w:rsidRPr="00EF02EF" w:rsidDel="00B80C13">
        <w:rPr>
          <w:rFonts w:ascii="EC Square Sans Pro" w:hAnsi="EC Square Sans Pro"/>
        </w:rPr>
        <w:t>).</w:t>
      </w:r>
      <w:r w:rsidR="00B80C13" w:rsidRPr="00EF02EF">
        <w:rPr>
          <w:rFonts w:ascii="EC Square Sans Pro" w:hAnsi="EC Square Sans Pro"/>
        </w:rPr>
        <w:t xml:space="preserve"> There is a good recognition that political will for policy implementation has a strong influence on succeeding the </w:t>
      </w:r>
      <w:r w:rsidR="679F190A" w:rsidRPr="00EF02EF">
        <w:rPr>
          <w:rFonts w:ascii="EC Square Sans Pro" w:hAnsi="EC Square Sans Pro"/>
        </w:rPr>
        <w:t>green transition</w:t>
      </w:r>
      <w:r w:rsidR="00B80C13" w:rsidRPr="00EF02EF">
        <w:rPr>
          <w:rFonts w:ascii="EC Square Sans Pro" w:hAnsi="EC Square Sans Pro"/>
        </w:rPr>
        <w:t xml:space="preserve">, especially </w:t>
      </w:r>
      <w:r w:rsidR="0AD9A54A" w:rsidRPr="00EF02EF">
        <w:rPr>
          <w:rFonts w:ascii="EC Square Sans Pro" w:hAnsi="EC Square Sans Pro"/>
        </w:rPr>
        <w:t>for energy and m</w:t>
      </w:r>
      <w:r w:rsidR="0AD9A54A" w:rsidRPr="00EF02EF" w:rsidDel="00B80C13">
        <w:rPr>
          <w:rFonts w:ascii="EC Square Sans Pro" w:hAnsi="EC Square Sans Pro"/>
        </w:rPr>
        <w:t>obility</w:t>
      </w:r>
      <w:r w:rsidR="00B80C13" w:rsidRPr="00EF02EF">
        <w:rPr>
          <w:rFonts w:ascii="EC Square Sans Pro" w:hAnsi="EC Square Sans Pro"/>
        </w:rPr>
        <w:t xml:space="preserve">. </w:t>
      </w:r>
    </w:p>
    <w:p w14:paraId="623CACD7" w14:textId="1CD1497F" w:rsidR="001D14DF" w:rsidRDefault="001D14DF" w:rsidP="00C03FA9">
      <w:pPr>
        <w:pStyle w:val="Captions"/>
        <w:spacing w:after="0"/>
        <w:rPr>
          <w:rFonts w:ascii="EC Square Sans Pro" w:hAnsi="EC Square Sans Pro"/>
          <w:szCs w:val="24"/>
        </w:rPr>
      </w:pPr>
      <w:r w:rsidRPr="006E27C7">
        <w:rPr>
          <w:noProof/>
          <w:lang w:eastAsia="en-GB"/>
        </w:rPr>
        <w:drawing>
          <wp:inline distT="0" distB="0" distL="0" distR="0" wp14:anchorId="70699EB8" wp14:editId="6DB27332">
            <wp:extent cx="5069205" cy="6250940"/>
            <wp:effectExtent l="0" t="0" r="0" b="5715"/>
            <wp:docPr id="2100229498" name="Immagine 7" descr="Immagine che contiene testo, schermata, calli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3714" name="Immagine 7" descr="Immagine che contiene testo, schermata, calligrafia&#10;&#10;Descrizione generata automaticamente"/>
                    <pic:cNvPicPr/>
                  </pic:nvPicPr>
                  <pic:blipFill rotWithShape="1">
                    <a:blip r:embed="rId20" cstate="print">
                      <a:extLst>
                        <a:ext uri="{28A0092B-C50C-407E-A947-70E740481C1C}">
                          <a14:useLocalDpi xmlns:a14="http://schemas.microsoft.com/office/drawing/2010/main" val="0"/>
                        </a:ext>
                      </a:extLst>
                    </a:blip>
                    <a:srcRect b="12757"/>
                    <a:stretch/>
                  </pic:blipFill>
                  <pic:spPr bwMode="auto">
                    <a:xfrm>
                      <a:off x="0" y="0"/>
                      <a:ext cx="5069205" cy="6250940"/>
                    </a:xfrm>
                    <a:prstGeom prst="rect">
                      <a:avLst/>
                    </a:prstGeom>
                    <a:ln>
                      <a:noFill/>
                    </a:ln>
                    <a:extLst>
                      <a:ext uri="{53640926-AAD7-44D8-BBD7-CCE9431645EC}">
                        <a14:shadowObscured xmlns:a14="http://schemas.microsoft.com/office/drawing/2010/main"/>
                      </a:ext>
                    </a:extLst>
                  </pic:spPr>
                </pic:pic>
              </a:graphicData>
            </a:graphic>
          </wp:inline>
        </w:drawing>
      </w:r>
    </w:p>
    <w:p w14:paraId="3B988DED" w14:textId="7D56665E" w:rsidR="001D14DF" w:rsidRDefault="001D14DF" w:rsidP="008A4A9A">
      <w:pPr>
        <w:pStyle w:val="Captions"/>
        <w:rPr>
          <w:rFonts w:ascii="EC Square Sans Pro" w:hAnsi="EC Square Sans Pro"/>
          <w:i/>
          <w:sz w:val="18"/>
          <w:szCs w:val="18"/>
        </w:rPr>
      </w:pPr>
      <w:r w:rsidRPr="001D14DF">
        <w:rPr>
          <w:rFonts w:ascii="EC Square Sans Pro" w:hAnsi="EC Square Sans Pro"/>
          <w:sz w:val="18"/>
          <w:szCs w:val="18"/>
        </w:rPr>
        <w:t xml:space="preserve">Source: </w:t>
      </w:r>
      <w:r w:rsidRPr="001D14DF">
        <w:rPr>
          <w:rFonts w:ascii="EC Square Sans Pro" w:hAnsi="EC Square Sans Pro"/>
          <w:i/>
          <w:sz w:val="18"/>
          <w:szCs w:val="18"/>
        </w:rPr>
        <w:t>Authors' elaboration.</w:t>
      </w:r>
    </w:p>
    <w:p w14:paraId="07202D0D" w14:textId="77777777" w:rsidR="00822E27" w:rsidRDefault="00822E27" w:rsidP="008A4A9A">
      <w:pPr>
        <w:pStyle w:val="Captions"/>
        <w:rPr>
          <w:rFonts w:ascii="EC Square Sans Pro" w:hAnsi="EC Square Sans Pro"/>
          <w:i/>
          <w:sz w:val="18"/>
          <w:szCs w:val="18"/>
        </w:rPr>
      </w:pPr>
    </w:p>
    <w:p w14:paraId="0B66F818" w14:textId="77777777" w:rsidR="00822E27" w:rsidRDefault="00822E27">
      <w:pPr>
        <w:spacing w:before="0" w:after="160"/>
        <w:jc w:val="left"/>
        <w:rPr>
          <w:rFonts w:eastAsiaTheme="minorHAnsi" w:cstheme="minorBidi"/>
          <w:i/>
          <w:sz w:val="18"/>
          <w:szCs w:val="18"/>
          <w:lang w:eastAsia="en-US"/>
        </w:rPr>
      </w:pPr>
      <w:r>
        <w:rPr>
          <w:i/>
          <w:sz w:val="18"/>
          <w:szCs w:val="18"/>
        </w:rPr>
        <w:br w:type="page"/>
      </w:r>
    </w:p>
    <w:p w14:paraId="08487715" w14:textId="4BAB76E4" w:rsidR="00822E27" w:rsidRPr="00AF3BDC" w:rsidRDefault="00822E27" w:rsidP="00822E27">
      <w:pPr>
        <w:rPr>
          <w:lang w:val="en-US"/>
        </w:rPr>
      </w:pPr>
      <w:r>
        <w:rPr>
          <w:noProof/>
        </w:rPr>
        <mc:AlternateContent>
          <mc:Choice Requires="wps">
            <w:drawing>
              <wp:anchor distT="0" distB="0" distL="114300" distR="114300" simplePos="0" relativeHeight="251659265" behindDoc="1" locked="0" layoutInCell="1" allowOverlap="1" wp14:anchorId="0BFCF088" wp14:editId="081559A1">
                <wp:simplePos x="0" y="0"/>
                <wp:positionH relativeFrom="column">
                  <wp:posOffset>-218308</wp:posOffset>
                </wp:positionH>
                <wp:positionV relativeFrom="paragraph">
                  <wp:posOffset>-63033</wp:posOffset>
                </wp:positionV>
                <wp:extent cx="6185139" cy="7979434"/>
                <wp:effectExtent l="0" t="0" r="25400" b="21590"/>
                <wp:wrapNone/>
                <wp:docPr id="2" name="Rectangle 2"/>
                <wp:cNvGraphicFramePr/>
                <a:graphic xmlns:a="http://schemas.openxmlformats.org/drawingml/2006/main">
                  <a:graphicData uri="http://schemas.microsoft.com/office/word/2010/wordprocessingShape">
                    <wps:wsp>
                      <wps:cNvSpPr/>
                      <wps:spPr>
                        <a:xfrm>
                          <a:off x="0" y="0"/>
                          <a:ext cx="6185139" cy="7979434"/>
                        </a:xfrm>
                        <a:prstGeom prst="rect">
                          <a:avLst/>
                        </a:prstGeom>
                        <a:solidFill>
                          <a:schemeClr val="bg2"/>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A1B7BB" id="Rectangle 2" o:spid="_x0000_s1026" style="position:absolute;margin-left:-17.2pt;margin-top:-4.95pt;width:487pt;height:628.3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" fillcolor="#e7e6e6 [3214]" strokecolor="#bfbfbf [2412]" strokeweight="1pt"/>
            </w:pict>
          </mc:Fallback>
        </mc:AlternateContent>
      </w:r>
      <w:r w:rsidRPr="00AF3BDC">
        <w:rPr>
          <w:lang w:val="en-US"/>
        </w:rPr>
        <w:t xml:space="preserve">Box </w:t>
      </w:r>
      <w:r>
        <w:rPr>
          <w:lang w:val="en-US"/>
        </w:rPr>
        <w:t>XX</w:t>
      </w:r>
      <w:r w:rsidRPr="00AF3BDC">
        <w:rPr>
          <w:lang w:val="en-US"/>
        </w:rPr>
        <w:t xml:space="preserve">. </w:t>
      </w:r>
      <w:r w:rsidRPr="00500DCA">
        <w:rPr>
          <w:b/>
          <w:bCs/>
          <w:lang w:val="en-US"/>
        </w:rPr>
        <w:t xml:space="preserve">The </w:t>
      </w:r>
      <w:r>
        <w:rPr>
          <w:b/>
          <w:bCs/>
          <w:lang w:val="en-US"/>
        </w:rPr>
        <w:t>local policymakers’ consultation on the EGD: target priorities and challenges</w:t>
      </w:r>
    </w:p>
    <w:p w14:paraId="5F0D033F" w14:textId="0B317DCF" w:rsidR="00822E27" w:rsidRDefault="00822E27" w:rsidP="00822E27">
      <w:pPr>
        <w:rPr>
          <w:lang w:val="en-US"/>
        </w:rPr>
      </w:pPr>
      <w:r>
        <w:rPr>
          <w:lang w:val="en-US"/>
        </w:rPr>
        <w:t xml:space="preserve">Beyond considerations on structural hampering conditions, JRC launched a consultation with local policymakers on </w:t>
      </w:r>
      <w:r w:rsidRPr="00286D6A">
        <w:t>“The future of the Green Deal (with)in cities. Priorities for and barriers to Urban Green Transitions”</w:t>
      </w:r>
      <w:r>
        <w:rPr>
          <w:lang w:val="en-US"/>
        </w:rPr>
        <w:t xml:space="preserve">. The aim was to understand the policy priorities in the EGD implementation at sub-national level. The first step consisted in isolating the EGD targets involving cities in the implementation </w:t>
      </w:r>
      <w:r>
        <w:rPr>
          <w:lang w:val="en-US"/>
        </w:rPr>
        <w:fldChar w:fldCharType="begin"/>
      </w:r>
      <w:r>
        <w:rPr>
          <w:lang w:val="en-US"/>
        </w:rPr>
        <w:instrText xml:space="preserve"> ADDIN ZOTERO_ITEM CSL_CITATION {"citationID":"8ygcBvlA","properties":{"formattedCitation":"[59]","plainCitation":"[59]","noteIndex":0},"citationItems":[{"id":1459,"uris":["http://zotero.org/groups/5272309/items/G2NU9CFR"],"itemData":{"id":1459,"type":"article-journal","abstract":"ABSTRACT\n            Urban environments are at the forefront of the European Union (EU) climate ambitions as envisaged by the European Green Deal (EGD). Cities are also central to delivering most of the 2030 Agenda Sustainable Development Goals (SDGs). However, EU cities face severe implementation challenges in operationalising the EGD and SDGs. This research aims to support EU cities in implementing the EGD by providing a coherent framework, aligning green transition policies with the SDG targets and indicators. The framework may support policy coherence and ambition alignment among governance levels. Specifically, the research identified 22 SDG targets matched to 76 EGD policy targets requiring implementation at the urban level, with SDGs 7, 13 and 15 being the most addressed. Furthermore, the application of the framework allows for informing SDG</w:instrText>
      </w:r>
      <w:r>
        <w:rPr>
          <w:rFonts w:ascii="Calibri" w:hAnsi="Calibri" w:cs="Calibri"/>
          <w:lang w:val="en-US"/>
        </w:rPr>
        <w:instrText> </w:instrText>
      </w:r>
      <w:r>
        <w:rPr>
          <w:lang w:val="en-US"/>
        </w:rPr>
        <w:instrText>interlinkage assessment among policy targets also at the urban level, acknowledging potential caution areas, especially when implementing EGD targets directly linked to SDGs 7, 13, 6 and 9. Major implications include (i) the opportunity to align local development programmes with identified overarching priorities, unlocking the 2030 Agenda's potential to inform policy</w:instrText>
      </w:r>
      <w:r>
        <w:rPr>
          <w:rFonts w:ascii="Cambria Math" w:hAnsi="Cambria Math" w:cs="Cambria Math"/>
          <w:lang w:val="en-US"/>
        </w:rPr>
        <w:instrText>‐</w:instrText>
      </w:r>
      <w:r>
        <w:rPr>
          <w:lang w:val="en-US"/>
        </w:rPr>
        <w:instrText>making at the urban level, and (ii) the need to properly address</w:instrText>
      </w:r>
      <w:r>
        <w:rPr>
          <w:rFonts w:ascii="Calibri" w:hAnsi="Calibri" w:cs="Calibri"/>
          <w:lang w:val="en-US"/>
        </w:rPr>
        <w:instrText> </w:instrText>
      </w:r>
      <w:r>
        <w:rPr>
          <w:lang w:val="en-US"/>
        </w:rPr>
        <w:instrText>trade</w:instrText>
      </w:r>
      <w:r>
        <w:rPr>
          <w:rFonts w:ascii="Cambria Math" w:hAnsi="Cambria Math" w:cs="Cambria Math"/>
          <w:lang w:val="en-US"/>
        </w:rPr>
        <w:instrText>‐</w:instrText>
      </w:r>
      <w:r>
        <w:rPr>
          <w:lang w:val="en-US"/>
        </w:rPr>
        <w:instrText xml:space="preserve">offs when implementing EGD policies to exploit EU cities' potential towards the EU green transition.","container-title":"Sustainable Development","DOI":"10.1002/sd.3423","ISSN":"0968-0802, 1099-1719","journalAbbreviation":"Sustainable Development","language":"en","page":"sd.3423","source":"DOI.org (Crossref)","title":"What Role for Cities in the Green Deal? Analysis of Policy Framework, Interlinkages and Contribution to the 2030 Agenda","title-short":"What Role for Cities in the &lt;span style=\"font-variant","author":[{"family":"Trane","given":"Matteo"},{"family":"Borchardt","given":"Steve"},{"family":"Marelli","given":"Luisa"},{"family":"Siragusa","given":"Alice"},{"family":"Pollo","given":"Riccardo"},{"family":"Lombardi","given":"Patrizia"}],"issued":{"date-parts":[["2025",3,26]]}}}],"schema":"https://github.com/citation-style-language/schema/raw/master/csl-citation.json"} </w:instrText>
      </w:r>
      <w:r>
        <w:rPr>
          <w:lang w:val="en-US"/>
        </w:rPr>
        <w:fldChar w:fldCharType="separate"/>
      </w:r>
      <w:r w:rsidRPr="00822E27">
        <w:t>[59]</w:t>
      </w:r>
      <w:r>
        <w:rPr>
          <w:lang w:val="en-US"/>
        </w:rPr>
        <w:fldChar w:fldCharType="end"/>
      </w:r>
      <w:r>
        <w:rPr>
          <w:lang w:val="en-US"/>
        </w:rPr>
        <w:t xml:space="preserve">. As second step, this subset of targets were submitted to academia experts to identify the most promising targets in driving the green transition at EU urban level. </w:t>
      </w:r>
    </w:p>
    <w:p w14:paraId="11425E95" w14:textId="77777777" w:rsidR="00822E27" w:rsidRDefault="00822E27" w:rsidP="00822E27">
      <w:r>
        <w:rPr>
          <w:lang w:val="en-US"/>
        </w:rPr>
        <w:t xml:space="preserve">All in all, respondents clearly prioritized the targets on zero pollution as the more urgent to implement in their local context (8.3/10 average score), followed by the targets for biodiversity preservation (8.1/10), climate ambition and circular economy (8.0/10), sustainable and smart mobility (7.4/10) and as last the targets on clean energy (7.2/10). When looking at clusters of member states, some differences emerged (Fig. XX), </w:t>
      </w:r>
      <w:r>
        <w:t>with respondents from</w:t>
      </w:r>
      <w:r w:rsidRPr="00676F22">
        <w:t xml:space="preserve"> </w:t>
      </w:r>
      <w:r>
        <w:t>North-West</w:t>
      </w:r>
      <w:r w:rsidRPr="00676F22">
        <w:t xml:space="preserve"> MSs</w:t>
      </w:r>
      <w:r>
        <w:t xml:space="preserve"> which tended to prioritize</w:t>
      </w:r>
      <w:r w:rsidRPr="00676F22">
        <w:t xml:space="preserve"> </w:t>
      </w:r>
      <w:r>
        <w:t>the climate targets</w:t>
      </w:r>
      <w:r w:rsidRPr="00676F22">
        <w:t xml:space="preserve"> </w:t>
      </w:r>
      <w:r>
        <w:t>while</w:t>
      </w:r>
      <w:r w:rsidRPr="00676F22">
        <w:t xml:space="preserve"> </w:t>
      </w:r>
      <w:r>
        <w:t>East and South Europe</w:t>
      </w:r>
      <w:r w:rsidRPr="00676F22">
        <w:t xml:space="preserve"> MSs</w:t>
      </w:r>
      <w:r>
        <w:t xml:space="preserve"> considering the zero pollution targets as the most urgent to implement</w:t>
      </w:r>
      <w:r w:rsidRPr="00676F22">
        <w:t xml:space="preserve">. </w:t>
      </w:r>
      <w:r>
        <w:t>Respondents from</w:t>
      </w:r>
      <w:r w:rsidRPr="00676F22">
        <w:t xml:space="preserve"> </w:t>
      </w:r>
      <w:r>
        <w:t>East Europe</w:t>
      </w:r>
      <w:r w:rsidRPr="00676F22">
        <w:t xml:space="preserve"> </w:t>
      </w:r>
      <w:r>
        <w:t xml:space="preserve">perceived the mobility targets as the least urgent, with specific reference to fleet electrification- and hydrogen-related targets, while respondents from North-West and South ranked the energy targets as the latest. </w:t>
      </w:r>
    </w:p>
    <w:p w14:paraId="3A3333AD" w14:textId="77777777" w:rsidR="00822E27" w:rsidRDefault="00822E27" w:rsidP="00822E27">
      <w:r>
        <w:t>Looking at more granular insights, the top three</w:t>
      </w:r>
      <w:r w:rsidRPr="00676F22">
        <w:t xml:space="preserve"> ranked targets belong to </w:t>
      </w:r>
      <w:r>
        <w:t>the zero pollution area</w:t>
      </w:r>
      <w:r w:rsidRPr="00676F22">
        <w:t xml:space="preserve"> and regard improving water quality by 2030</w:t>
      </w:r>
      <w:r>
        <w:t>,</w:t>
      </w:r>
      <w:r w:rsidRPr="00676F22">
        <w:t xml:space="preserve"> reducing microplastics of 30%</w:t>
      </w:r>
      <w:r>
        <w:t>,</w:t>
      </w:r>
      <w:r w:rsidRPr="00676F22">
        <w:t xml:space="preserve"> </w:t>
      </w:r>
      <w:r>
        <w:t>reducing</w:t>
      </w:r>
      <w:r w:rsidRPr="00676F22">
        <w:t xml:space="preserve"> waste</w:t>
      </w:r>
      <w:r>
        <w:t>/</w:t>
      </w:r>
      <w:r w:rsidRPr="00676F22">
        <w:t>plastic litter at sea of 50%</w:t>
      </w:r>
      <w:r>
        <w:t>, and improving</w:t>
      </w:r>
      <w:r w:rsidRPr="00676F22">
        <w:t xml:space="preserve"> air quality to reduce of 55% the number of premature deaths caused by air pollution</w:t>
      </w:r>
      <w:r>
        <w:t>. Those are closely followed by reduce of -55% GHG emissions by 2030 (TA1), plant 3 billion trees by 2030 (TA6), eliminate the use of pesticides in sensitive areas such as urban areas (TA7), recycling or preparing for reuse 70% of packaging waste by 2030 (TA3), reverse the decline of pollinators (TA6), zero emission in urban logistics and cut the emission of transport sector of 90% by 2050 (TA4). Respondents from East Europe MSs specifically ranked the air quality target first, North-West respondents ranked the GHG emission target first, South respondents ranked the microplastic target first.</w:t>
      </w:r>
    </w:p>
    <w:p w14:paraId="59523A81" w14:textId="77777777" w:rsidR="00822E27" w:rsidRDefault="00822E27" w:rsidP="00822E27">
      <w:r>
        <w:t>Fig. x – Scores in the urgency of implementation for the EGD targets, by thematic area and cluster of Member State (highest score means highest priority)</w:t>
      </w:r>
    </w:p>
    <w:p w14:paraId="429B4BB8" w14:textId="77777777" w:rsidR="00822E27" w:rsidRDefault="00822E27" w:rsidP="00822E27">
      <w:pPr>
        <w:jc w:val="center"/>
        <w:rPr>
          <w:lang w:val="en-US"/>
        </w:rPr>
      </w:pPr>
      <w:r w:rsidRPr="00676F22">
        <w:rPr>
          <w:noProof/>
        </w:rPr>
        <w:drawing>
          <wp:inline distT="0" distB="0" distL="0" distR="0" wp14:anchorId="5D3A0C21" wp14:editId="16F02CED">
            <wp:extent cx="4505388" cy="2625308"/>
            <wp:effectExtent l="0" t="0" r="3175" b="3810"/>
            <wp:docPr id="15" name="Picture 15" descr="C:\Users\tranema\Downloads\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anema\Downloads\FIG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19484" cy="2633522"/>
                    </a:xfrm>
                    <a:prstGeom prst="rect">
                      <a:avLst/>
                    </a:prstGeom>
                    <a:noFill/>
                    <a:ln>
                      <a:noFill/>
                    </a:ln>
                  </pic:spPr>
                </pic:pic>
              </a:graphicData>
            </a:graphic>
          </wp:inline>
        </w:drawing>
      </w:r>
    </w:p>
    <w:p w14:paraId="5AB4980D" w14:textId="1E8E93F5" w:rsidR="00822E27" w:rsidRPr="00F16E3C" w:rsidRDefault="00822E27" w:rsidP="00822E27">
      <w:pPr>
        <w:jc w:val="center"/>
        <w:rPr>
          <w:lang w:val="en-US"/>
        </w:rPr>
      </w:pPr>
      <w:r>
        <w:rPr>
          <w:lang w:val="en-US"/>
        </w:rPr>
        <w:t xml:space="preserve">Source: </w:t>
      </w:r>
      <w:r>
        <w:rPr>
          <w:lang w:val="en-US"/>
        </w:rPr>
        <w:fldChar w:fldCharType="begin"/>
      </w:r>
      <w:r w:rsidR="002D6F92">
        <w:rPr>
          <w:lang w:val="en-US"/>
        </w:rPr>
        <w:instrText xml:space="preserve"> ADDIN ZOTERO_ITEM CSL_CITATION {"citationID":"Rtr7hxeu","properties":{"formattedCitation":"[59]","plainCitation":"[59]","noteIndex":0},"citationItems":[{"id":1459,"uris":["http://zotero.org/groups/5272309/items/G2NU9CFR"],"itemData":{"id":1459,"type":"article-journal","abstract":"ABSTRACT\n            Urban environments are at the forefront of the European Union (EU) climate ambitions as envisaged by the European Green Deal (EGD). Cities are also central to delivering most of the 2030 Agenda Sustainable Development Goals (SDGs). However, EU cities face severe implementation challenges in operationalising the EGD and SDGs. This research aims to support EU cities in implementing the EGD by providing a coherent framework, aligning green transition policies with the SDG targets and indicators. The framework may support policy coherence and ambition alignment among governance levels. Specifically, the research identified 22 SDG targets matched to 76 EGD policy targets requiring implementation at the urban level, with SDGs 7, 13 and 15 being the most addressed. Furthermore, the application of the framework allows for informing SDG</w:instrText>
      </w:r>
      <w:r w:rsidR="002D6F92">
        <w:rPr>
          <w:rFonts w:ascii="Calibri" w:hAnsi="Calibri" w:cs="Calibri"/>
          <w:lang w:val="en-US"/>
        </w:rPr>
        <w:instrText> </w:instrText>
      </w:r>
      <w:r w:rsidR="002D6F92">
        <w:rPr>
          <w:lang w:val="en-US"/>
        </w:rPr>
        <w:instrText>interlinkage assessment among policy targets also at the urban level, acknowledging potential caution areas, especially when implementing EGD targets directly linked to SDGs 7, 13, 6 and 9. Major implications include (i) the opportunity to align local development programmes with identified overarching priorities, unlocking the 2030 Agenda's potential to inform policy</w:instrText>
      </w:r>
      <w:r w:rsidR="002D6F92">
        <w:rPr>
          <w:rFonts w:ascii="Cambria Math" w:hAnsi="Cambria Math" w:cs="Cambria Math"/>
          <w:lang w:val="en-US"/>
        </w:rPr>
        <w:instrText>‐</w:instrText>
      </w:r>
      <w:r w:rsidR="002D6F92">
        <w:rPr>
          <w:lang w:val="en-US"/>
        </w:rPr>
        <w:instrText>making at the urban level, and (ii) the need to properly address</w:instrText>
      </w:r>
      <w:r w:rsidR="002D6F92">
        <w:rPr>
          <w:rFonts w:ascii="Calibri" w:hAnsi="Calibri" w:cs="Calibri"/>
          <w:lang w:val="en-US"/>
        </w:rPr>
        <w:instrText> </w:instrText>
      </w:r>
      <w:r w:rsidR="002D6F92">
        <w:rPr>
          <w:lang w:val="en-US"/>
        </w:rPr>
        <w:instrText>trade</w:instrText>
      </w:r>
      <w:r w:rsidR="002D6F92">
        <w:rPr>
          <w:rFonts w:ascii="Cambria Math" w:hAnsi="Cambria Math" w:cs="Cambria Math"/>
          <w:lang w:val="en-US"/>
        </w:rPr>
        <w:instrText>‐</w:instrText>
      </w:r>
      <w:r w:rsidR="002D6F92">
        <w:rPr>
          <w:lang w:val="en-US"/>
        </w:rPr>
        <w:instrText xml:space="preserve">offs when implementing EGD policies to exploit EU cities' potential towards the EU green transition.","container-title":"Sustainable Development","DOI":"10.1002/sd.3423","ISSN":"0968-0802, 1099-1719","journalAbbreviation":"Sustainable Development","language":"en","page":"sd.3423","source":"DOI.org (Crossref)","title":"What Role for Cities in the Green Deal? Analysis of Policy Framework, Interlinkages and Contribution to the 2030 Agenda","title-short":"What Role for Cities in the &lt;span style=\"font-variant","author":[{"family":"Trane","given":"Matteo"},{"family":"Borchardt","given":"Steve"},{"family":"Marelli","given":"Luisa"},{"family":"Siragusa","given":"Alice"},{"family":"Pollo","given":"Riccardo"},{"family":"Lombardi","given":"Patrizia"}],"issued":{"date-parts":[["2025",3,26]]}}}],"schema":"https://github.com/citation-style-language/schema/raw/master/csl-citation.json"} </w:instrText>
      </w:r>
      <w:r>
        <w:rPr>
          <w:lang w:val="en-US"/>
        </w:rPr>
        <w:fldChar w:fldCharType="separate"/>
      </w:r>
      <w:r w:rsidRPr="00822E27">
        <w:t>[59]</w:t>
      </w:r>
      <w:r>
        <w:rPr>
          <w:lang w:val="en-US"/>
        </w:rPr>
        <w:fldChar w:fldCharType="end"/>
      </w:r>
      <w:r>
        <w:rPr>
          <w:lang w:val="en-US"/>
        </w:rPr>
        <w:t xml:space="preserve">. </w:t>
      </w:r>
    </w:p>
    <w:p w14:paraId="76A21523" w14:textId="786D1260" w:rsidR="00822E27" w:rsidRPr="001D14DF" w:rsidRDefault="00822E27" w:rsidP="008A4A9A">
      <w:pPr>
        <w:pStyle w:val="Captions"/>
        <w:rPr>
          <w:rFonts w:ascii="EC Square Sans Pro" w:hAnsi="EC Square Sans Pro"/>
          <w:i/>
          <w:sz w:val="18"/>
          <w:szCs w:val="18"/>
        </w:rPr>
      </w:pPr>
    </w:p>
    <w:p w14:paraId="41F77747" w14:textId="6457D738" w:rsidR="00DB6259" w:rsidRPr="008D4B2C" w:rsidRDefault="00DB6259" w:rsidP="001F4CF2">
      <w:pPr>
        <w:pStyle w:val="Captions"/>
        <w:ind w:firstLine="0"/>
      </w:pPr>
    </w:p>
    <w:p w14:paraId="341D92CF" w14:textId="77777777" w:rsidR="00822E27" w:rsidRDefault="00822E27">
      <w:pPr>
        <w:spacing w:before="0" w:after="160"/>
        <w:jc w:val="left"/>
        <w:rPr>
          <w:rFonts w:eastAsiaTheme="minorHAnsi" w:cstheme="minorBidi"/>
          <w:b/>
          <w:bCs/>
          <w:sz w:val="22"/>
          <w:szCs w:val="22"/>
          <w:lang w:eastAsia="en-US"/>
        </w:rPr>
      </w:pPr>
      <w:r>
        <w:rPr>
          <w:b/>
          <w:bCs/>
        </w:rPr>
        <w:br w:type="page"/>
      </w:r>
    </w:p>
    <w:p w14:paraId="1780CD25" w14:textId="17BC7693" w:rsidR="00F53B3F" w:rsidRPr="00AE5207" w:rsidRDefault="40F09D01" w:rsidP="4696E506">
      <w:pPr>
        <w:pStyle w:val="Captions"/>
        <w:ind w:firstLine="0"/>
        <w:rPr>
          <w:rFonts w:ascii="EC Square Sans Pro" w:hAnsi="EC Square Sans Pro"/>
          <w:b/>
          <w:bCs/>
        </w:rPr>
      </w:pPr>
      <w:r w:rsidRPr="00AE5207">
        <w:rPr>
          <w:rFonts w:ascii="EC Square Sans Pro" w:hAnsi="EC Square Sans Pro"/>
          <w:b/>
          <w:bCs/>
        </w:rPr>
        <w:t>8.4.1 Succeeding urban green transitions: enabling conditions</w:t>
      </w:r>
    </w:p>
    <w:p w14:paraId="1DF23E2B" w14:textId="64FA3898" w:rsidR="00F53B3F" w:rsidRPr="00AE5207" w:rsidRDefault="55249D0A" w:rsidP="4696E506">
      <w:pPr>
        <w:pStyle w:val="Captions"/>
        <w:ind w:firstLine="0"/>
        <w:rPr>
          <w:rFonts w:ascii="EC Square Sans Pro" w:hAnsi="EC Square Sans Pro"/>
          <w:color w:val="000000" w:themeColor="text1"/>
          <w:lang w:val="en-US"/>
        </w:rPr>
      </w:pPr>
      <w:r w:rsidRPr="00AE5207">
        <w:rPr>
          <w:rFonts w:ascii="EC Square Sans Pro" w:hAnsi="EC Square Sans Pro"/>
        </w:rPr>
        <w:t xml:space="preserve">Funding is a necessary – but not sufficient alone – condition to succeed the green transition </w:t>
      </w:r>
      <w:r w:rsidR="00FB41F8" w:rsidRPr="00AE5207">
        <w:rPr>
          <w:rFonts w:ascii="EC Square Sans Pro" w:hAnsi="EC Square Sans Pro"/>
        </w:rPr>
        <w:fldChar w:fldCharType="begin"/>
      </w:r>
      <w:r w:rsidR="00EF02EF" w:rsidRPr="00AE5207">
        <w:rPr>
          <w:rFonts w:ascii="EC Square Sans Pro" w:hAnsi="EC Square Sans Pro"/>
        </w:rPr>
        <w:instrText xml:space="preserve"> ADDIN ZOTERO_ITEM CSL_CITATION {"citationID":"8HKnNCC5","properties":{"formattedCitation":"[73]","plainCitation":"[73]","noteIndex":0},"citationItems":[{"id":"mMG864Ck/Ek7eWIsL","uris":["http://zotero.org/users/8817956/items/VNKZB8JN"],"itemData":{"id":6,"type":"report","language":"en","source":"Zotero","title":"Ninth Report on economic, social and territorial cohesion","author":[{"family":"European Commission","given":""}],"issued":{"date-parts":[["2024"]]}}}],"schema":"https://github.com/citation-style-language/schema/raw/master/csl-citation.json"} </w:instrText>
      </w:r>
      <w:r w:rsidR="00FB41F8" w:rsidRPr="00AE5207">
        <w:rPr>
          <w:rFonts w:ascii="EC Square Sans Pro" w:hAnsi="EC Square Sans Pro"/>
        </w:rPr>
        <w:fldChar w:fldCharType="separate"/>
      </w:r>
      <w:r w:rsidR="00EF02EF" w:rsidRPr="00AE5207">
        <w:rPr>
          <w:rFonts w:ascii="EC Square Sans Pro" w:hAnsi="EC Square Sans Pro" w:cs="Times New Roman"/>
        </w:rPr>
        <w:t>[73]</w:t>
      </w:r>
      <w:r w:rsidR="00FB41F8" w:rsidRPr="00AE5207">
        <w:rPr>
          <w:rFonts w:ascii="EC Square Sans Pro" w:hAnsi="EC Square Sans Pro"/>
        </w:rPr>
        <w:fldChar w:fldCharType="end"/>
      </w:r>
      <w:r w:rsidRPr="00AE5207">
        <w:rPr>
          <w:rFonts w:ascii="EC Square Sans Pro" w:hAnsi="EC Square Sans Pro"/>
        </w:rPr>
        <w:t xml:space="preserve">, with capacity building and budget management needed to make good use of existing financing tools (e.g., Cohesion Funds) and remove market barriers which hamper the labour market and business environment at national scale. </w:t>
      </w:r>
      <w:r w:rsidR="00FB41F8" w:rsidRPr="00AE5207">
        <w:rPr>
          <w:rFonts w:ascii="EC Square Sans Pro" w:hAnsi="EC Square Sans Pro"/>
          <w:color w:val="000000" w:themeColor="text1"/>
          <w:lang w:val="en-US"/>
        </w:rPr>
        <w:t xml:space="preserve">To </w:t>
      </w:r>
      <w:r w:rsidR="07894ACE" w:rsidRPr="00AE5207">
        <w:rPr>
          <w:rFonts w:ascii="EC Square Sans Pro" w:hAnsi="EC Square Sans Pro"/>
          <w:color w:val="000000" w:themeColor="text1"/>
          <w:lang w:val="en-US"/>
        </w:rPr>
        <w:t xml:space="preserve">further </w:t>
      </w:r>
      <w:r w:rsidR="00FB41F8" w:rsidRPr="00AE5207">
        <w:rPr>
          <w:rFonts w:ascii="EC Square Sans Pro" w:hAnsi="EC Square Sans Pro"/>
          <w:color w:val="000000" w:themeColor="text1"/>
          <w:lang w:val="en-US"/>
        </w:rPr>
        <w:t>highlight enablers</w:t>
      </w:r>
      <w:r w:rsidR="00D16B71" w:rsidRPr="00AE5207">
        <w:rPr>
          <w:rFonts w:ascii="EC Square Sans Pro" w:hAnsi="EC Square Sans Pro"/>
          <w:color w:val="000000" w:themeColor="text1"/>
          <w:lang w:val="en-US"/>
        </w:rPr>
        <w:t xml:space="preserve"> against structural hampering conditions and specific policy domains at urban level, an international expert workshop was organized </w:t>
      </w:r>
      <w:r w:rsidR="006C06BF" w:rsidRPr="00AE5207">
        <w:rPr>
          <w:rFonts w:ascii="EC Square Sans Pro" w:hAnsi="EC Square Sans Pro"/>
          <w:color w:val="000000" w:themeColor="text1"/>
          <w:lang w:val="en-US"/>
        </w:rPr>
        <w:t>in</w:t>
      </w:r>
      <w:r w:rsidR="008420B4" w:rsidRPr="00AE5207">
        <w:rPr>
          <w:rFonts w:ascii="EC Square Sans Pro" w:hAnsi="EC Square Sans Pro"/>
          <w:color w:val="000000" w:themeColor="text1"/>
          <w:lang w:val="en-US"/>
        </w:rPr>
        <w:t xml:space="preserve"> October 2024. </w:t>
      </w:r>
      <w:r w:rsidR="00473F3A" w:rsidRPr="00AE5207">
        <w:rPr>
          <w:rFonts w:ascii="EC Square Sans Pro" w:hAnsi="EC Square Sans Pro"/>
          <w:color w:val="000000" w:themeColor="text1"/>
          <w:lang w:val="en-US"/>
        </w:rPr>
        <w:t xml:space="preserve">Experts from academia </w:t>
      </w:r>
      <w:r w:rsidR="006A05F8" w:rsidRPr="00AE5207">
        <w:rPr>
          <w:rFonts w:ascii="EC Square Sans Pro" w:hAnsi="EC Square Sans Pro"/>
          <w:color w:val="000000" w:themeColor="text1"/>
          <w:lang w:val="en-US"/>
        </w:rPr>
        <w:t xml:space="preserve">and science, </w:t>
      </w:r>
      <w:r w:rsidR="369B6246" w:rsidRPr="00AE5207">
        <w:rPr>
          <w:rFonts w:ascii="EC Square Sans Pro" w:hAnsi="EC Square Sans Pro"/>
          <w:color w:val="000000" w:themeColor="text1"/>
          <w:lang w:val="en-US"/>
        </w:rPr>
        <w:t xml:space="preserve">major urban </w:t>
      </w:r>
      <w:r w:rsidR="00D85254" w:rsidRPr="00AE5207">
        <w:rPr>
          <w:rFonts w:ascii="EC Square Sans Pro" w:hAnsi="EC Square Sans Pro"/>
          <w:color w:val="000000" w:themeColor="text1"/>
          <w:lang w:val="en-US"/>
        </w:rPr>
        <w:t>networks</w:t>
      </w:r>
      <w:r w:rsidR="00E61D43" w:rsidRPr="00AE5207">
        <w:rPr>
          <w:rFonts w:ascii="EC Square Sans Pro" w:hAnsi="EC Square Sans Pro"/>
          <w:color w:val="000000" w:themeColor="text1"/>
          <w:lang w:val="en-US"/>
        </w:rPr>
        <w:t>, climate activists and NGOs</w:t>
      </w:r>
      <w:r w:rsidR="007F0817" w:rsidRPr="00AE5207">
        <w:rPr>
          <w:rFonts w:ascii="EC Square Sans Pro" w:hAnsi="EC Square Sans Pro"/>
          <w:color w:val="000000" w:themeColor="text1"/>
          <w:lang w:val="en-US"/>
        </w:rPr>
        <w:t>, LRAs</w:t>
      </w:r>
      <w:r w:rsidR="00AE0B7F" w:rsidRPr="00AE5207">
        <w:rPr>
          <w:rFonts w:ascii="EC Square Sans Pro" w:hAnsi="EC Square Sans Pro"/>
          <w:color w:val="000000" w:themeColor="text1"/>
          <w:lang w:val="en-US"/>
        </w:rPr>
        <w:t xml:space="preserve">, </w:t>
      </w:r>
      <w:r w:rsidR="4761E5D3" w:rsidRPr="00AE5207">
        <w:rPr>
          <w:rFonts w:ascii="EC Square Sans Pro" w:hAnsi="EC Square Sans Pro"/>
          <w:color w:val="000000" w:themeColor="text1"/>
          <w:lang w:val="en-US"/>
        </w:rPr>
        <w:t xml:space="preserve">the </w:t>
      </w:r>
      <w:r w:rsidR="31B3B080" w:rsidRPr="00AE5207">
        <w:rPr>
          <w:rFonts w:ascii="EC Square Sans Pro" w:hAnsi="EC Square Sans Pro"/>
          <w:color w:val="000000" w:themeColor="text1"/>
          <w:lang w:val="en-US"/>
        </w:rPr>
        <w:t>CoR (ENVE Commission)</w:t>
      </w:r>
      <w:r w:rsidR="000619B9" w:rsidRPr="00AE5207">
        <w:rPr>
          <w:rFonts w:ascii="EC Square Sans Pro" w:hAnsi="EC Square Sans Pro"/>
          <w:color w:val="000000" w:themeColor="text1"/>
          <w:lang w:val="en-US"/>
        </w:rPr>
        <w:t xml:space="preserve">, </w:t>
      </w:r>
      <w:r w:rsidR="008B51AC" w:rsidRPr="00AE5207">
        <w:rPr>
          <w:rFonts w:ascii="EC Square Sans Pro" w:hAnsi="EC Square Sans Pro"/>
          <w:color w:val="000000" w:themeColor="text1"/>
          <w:lang w:val="en-US"/>
        </w:rPr>
        <w:t xml:space="preserve">and urban/landscape </w:t>
      </w:r>
      <w:r w:rsidR="00C67FA0" w:rsidRPr="00AE5207">
        <w:rPr>
          <w:rFonts w:ascii="EC Square Sans Pro" w:hAnsi="EC Square Sans Pro"/>
          <w:color w:val="000000" w:themeColor="text1"/>
          <w:lang w:val="en-US"/>
        </w:rPr>
        <w:t xml:space="preserve">international </w:t>
      </w:r>
      <w:r w:rsidR="73263C41" w:rsidRPr="00AE5207">
        <w:rPr>
          <w:rFonts w:ascii="EC Square Sans Pro" w:hAnsi="EC Square Sans Pro"/>
          <w:color w:val="000000" w:themeColor="text1"/>
          <w:lang w:val="en-US"/>
        </w:rPr>
        <w:t>firms</w:t>
      </w:r>
      <w:r w:rsidR="00FB41F8" w:rsidRPr="00AE5207">
        <w:rPr>
          <w:rStyle w:val="FootnoteReference"/>
        </w:rPr>
        <w:footnoteReference w:id="12"/>
      </w:r>
      <w:r w:rsidR="00651F88" w:rsidRPr="00AE5207">
        <w:rPr>
          <w:rFonts w:ascii="EC Square Sans Pro" w:hAnsi="EC Square Sans Pro"/>
          <w:color w:val="000000" w:themeColor="text1"/>
          <w:lang w:val="en-US"/>
        </w:rPr>
        <w:t xml:space="preserve"> worked in thematic tables </w:t>
      </w:r>
      <w:r w:rsidR="009C1857" w:rsidRPr="00AE5207">
        <w:rPr>
          <w:rFonts w:ascii="EC Square Sans Pro" w:hAnsi="EC Square Sans Pro"/>
          <w:color w:val="000000" w:themeColor="text1"/>
          <w:lang w:val="en-US"/>
        </w:rPr>
        <w:t xml:space="preserve">to collectively </w:t>
      </w:r>
      <w:r w:rsidR="446B7E94" w:rsidRPr="00AE5207">
        <w:rPr>
          <w:rFonts w:ascii="EC Square Sans Pro" w:hAnsi="EC Square Sans Pro"/>
          <w:color w:val="000000" w:themeColor="text1"/>
          <w:lang w:val="en-US"/>
        </w:rPr>
        <w:t>identify</w:t>
      </w:r>
      <w:r w:rsidR="009C1857" w:rsidRPr="00AE5207">
        <w:rPr>
          <w:rFonts w:ascii="EC Square Sans Pro" w:hAnsi="EC Square Sans Pro"/>
          <w:color w:val="000000" w:themeColor="text1"/>
          <w:lang w:val="en-US"/>
        </w:rPr>
        <w:t xml:space="preserve"> enabling conditions for the green transition </w:t>
      </w:r>
      <w:r w:rsidR="00B96F2A" w:rsidRPr="00AE5207">
        <w:rPr>
          <w:rFonts w:ascii="EC Square Sans Pro" w:hAnsi="EC Square Sans Pro"/>
          <w:color w:val="000000" w:themeColor="text1"/>
          <w:lang w:val="en-US"/>
        </w:rPr>
        <w:t>and imagine the city of tomorrow in response to the desirable climate neutrality 2050 scenario.</w:t>
      </w:r>
      <w:r w:rsidR="0098616B" w:rsidRPr="00AE5207">
        <w:rPr>
          <w:rFonts w:ascii="EC Square Sans Pro" w:hAnsi="EC Square Sans Pro"/>
          <w:color w:val="000000" w:themeColor="text1"/>
          <w:lang w:val="en-US"/>
        </w:rPr>
        <w:t xml:space="preserve"> </w:t>
      </w:r>
      <w:r w:rsidR="00B039F5" w:rsidRPr="00AE5207">
        <w:rPr>
          <w:rFonts w:ascii="EC Square Sans Pro" w:hAnsi="EC Square Sans Pro"/>
          <w:color w:val="000000" w:themeColor="text1"/>
          <w:lang w:val="en-US"/>
        </w:rPr>
        <w:t xml:space="preserve">Several advanced techniques, including a novel serious game designed to </w:t>
      </w:r>
      <w:r w:rsidR="00E71878" w:rsidRPr="00AE5207">
        <w:rPr>
          <w:rFonts w:ascii="EC Square Sans Pro" w:hAnsi="EC Square Sans Pro"/>
          <w:color w:val="000000" w:themeColor="text1"/>
          <w:lang w:val="en-US"/>
        </w:rPr>
        <w:t>identify enablers</w:t>
      </w:r>
      <w:r w:rsidR="00AA2B44" w:rsidRPr="00AE5207">
        <w:rPr>
          <w:rFonts w:ascii="EC Square Sans Pro" w:hAnsi="EC Square Sans Pro"/>
          <w:color w:val="000000" w:themeColor="text1"/>
          <w:lang w:val="en-US"/>
        </w:rPr>
        <w:t xml:space="preserve"> for implementing the EGD locally and foresight exercise</w:t>
      </w:r>
      <w:r w:rsidR="00CC5DF7" w:rsidRPr="00AE5207">
        <w:rPr>
          <w:rFonts w:ascii="EC Square Sans Pro" w:hAnsi="EC Square Sans Pro"/>
          <w:color w:val="000000" w:themeColor="text1"/>
          <w:lang w:val="en-US"/>
        </w:rPr>
        <w:t>s</w:t>
      </w:r>
      <w:r w:rsidR="00AA2B44" w:rsidRPr="00AE5207">
        <w:rPr>
          <w:rFonts w:ascii="EC Square Sans Pro" w:hAnsi="EC Square Sans Pro"/>
          <w:color w:val="000000" w:themeColor="text1"/>
          <w:lang w:val="en-US"/>
        </w:rPr>
        <w:t xml:space="preserve">, were </w:t>
      </w:r>
      <w:r w:rsidR="00E71878" w:rsidRPr="00AE5207">
        <w:rPr>
          <w:rFonts w:ascii="EC Square Sans Pro" w:hAnsi="EC Square Sans Pro"/>
          <w:color w:val="000000" w:themeColor="text1"/>
          <w:lang w:val="en-US"/>
        </w:rPr>
        <w:t>employed</w:t>
      </w:r>
      <w:r w:rsidR="00AA2B44" w:rsidRPr="00AE5207">
        <w:rPr>
          <w:rFonts w:ascii="EC Square Sans Pro" w:hAnsi="EC Square Sans Pro"/>
          <w:color w:val="000000" w:themeColor="text1"/>
          <w:lang w:val="en-US"/>
        </w:rPr>
        <w:t xml:space="preserve"> to </w:t>
      </w:r>
      <w:r w:rsidR="00E71878" w:rsidRPr="00AE5207">
        <w:rPr>
          <w:rFonts w:ascii="EC Square Sans Pro" w:hAnsi="EC Square Sans Pro"/>
          <w:color w:val="000000" w:themeColor="text1"/>
          <w:lang w:val="en-US"/>
        </w:rPr>
        <w:t>co-create urban transition scenarios</w:t>
      </w:r>
      <w:r w:rsidR="00D50A97" w:rsidRPr="00AE5207">
        <w:rPr>
          <w:rFonts w:ascii="EC Square Sans Pro" w:hAnsi="EC Square Sans Pro"/>
          <w:color w:val="000000" w:themeColor="text1"/>
          <w:lang w:val="en-US"/>
        </w:rPr>
        <w:t xml:space="preserve"> (Box XX). </w:t>
      </w:r>
    </w:p>
    <w:p w14:paraId="32D6E7A5" w14:textId="32126387" w:rsidR="009B5F3A" w:rsidRPr="00C03FA9" w:rsidRDefault="009B5F3A" w:rsidP="009B5F3A">
      <w:pPr>
        <w:rPr>
          <w:sz w:val="22"/>
          <w:szCs w:val="22"/>
          <w:lang w:val="en-US"/>
        </w:rPr>
      </w:pPr>
      <w:r w:rsidRPr="4696E506">
        <w:rPr>
          <w:sz w:val="22"/>
          <w:szCs w:val="22"/>
          <w:lang w:val="en-US"/>
        </w:rPr>
        <w:t xml:space="preserve">Overall, the working groups identified more than 100 enablers </w:t>
      </w:r>
      <w:r w:rsidR="006C06BF" w:rsidRPr="4696E506">
        <w:rPr>
          <w:sz w:val="22"/>
          <w:szCs w:val="22"/>
          <w:lang w:val="en-US"/>
        </w:rPr>
        <w:t>to achieve the</w:t>
      </w:r>
      <w:r w:rsidRPr="4696E506">
        <w:rPr>
          <w:sz w:val="22"/>
          <w:szCs w:val="22"/>
          <w:lang w:val="en-US"/>
        </w:rPr>
        <w:t xml:space="preserve"> EGD policy </w:t>
      </w:r>
      <w:r w:rsidR="00607359" w:rsidRPr="4696E506">
        <w:rPr>
          <w:sz w:val="22"/>
          <w:szCs w:val="22"/>
          <w:lang w:val="en-US"/>
        </w:rPr>
        <w:t>ambitions</w:t>
      </w:r>
      <w:r w:rsidRPr="4696E506">
        <w:rPr>
          <w:sz w:val="22"/>
          <w:szCs w:val="22"/>
          <w:lang w:val="en-US"/>
        </w:rPr>
        <w:t xml:space="preserve"> and </w:t>
      </w:r>
      <w:r w:rsidR="006C06BF" w:rsidRPr="4696E506">
        <w:rPr>
          <w:sz w:val="22"/>
          <w:szCs w:val="22"/>
          <w:lang w:val="en-US"/>
        </w:rPr>
        <w:t xml:space="preserve">overcome the </w:t>
      </w:r>
      <w:r w:rsidRPr="4696E506">
        <w:rPr>
          <w:sz w:val="22"/>
          <w:szCs w:val="22"/>
          <w:lang w:val="en-US"/>
        </w:rPr>
        <w:t xml:space="preserve">structural </w:t>
      </w:r>
      <w:r w:rsidR="00607359" w:rsidRPr="4696E506">
        <w:rPr>
          <w:sz w:val="22"/>
          <w:szCs w:val="22"/>
          <w:lang w:val="en-US"/>
        </w:rPr>
        <w:t>hampering conditions</w:t>
      </w:r>
      <w:r w:rsidRPr="4696E506">
        <w:rPr>
          <w:sz w:val="22"/>
          <w:szCs w:val="22"/>
          <w:lang w:val="en-US"/>
        </w:rPr>
        <w:t xml:space="preserve">. </w:t>
      </w:r>
      <w:r w:rsidR="006C06BF" w:rsidRPr="4696E506">
        <w:rPr>
          <w:sz w:val="22"/>
          <w:szCs w:val="22"/>
          <w:lang w:val="en-US"/>
        </w:rPr>
        <w:t>R</w:t>
      </w:r>
      <w:r w:rsidRPr="4696E506">
        <w:rPr>
          <w:sz w:val="22"/>
          <w:szCs w:val="22"/>
          <w:lang w:val="en-US"/>
        </w:rPr>
        <w:t xml:space="preserve">ecurrent topics emerged as key </w:t>
      </w:r>
      <w:r w:rsidRPr="4696E506">
        <w:rPr>
          <w:b/>
          <w:bCs/>
          <w:sz w:val="22"/>
          <w:szCs w:val="22"/>
          <w:lang w:val="en-US"/>
        </w:rPr>
        <w:t>enabling conditions</w:t>
      </w:r>
      <w:r w:rsidRPr="4696E506">
        <w:rPr>
          <w:sz w:val="22"/>
          <w:szCs w:val="22"/>
          <w:lang w:val="en-US"/>
        </w:rPr>
        <w:t xml:space="preserve"> to foster the green transition at urban level: community and citizen engagement, upgrade of urban infrastructure and NBS uptake, innovative governance and policymaking, streamlined communication and information sharing, proper education and skills, adequate financial resources and public-private cooperation, coupled energy and digital transitions (Figure XX).</w:t>
      </w:r>
    </w:p>
    <w:p w14:paraId="3EBA9671" w14:textId="60199210" w:rsidR="00D01554" w:rsidRPr="00C03FA9" w:rsidRDefault="00D01554" w:rsidP="00087609">
      <w:pPr>
        <w:rPr>
          <w:sz w:val="22"/>
          <w:szCs w:val="22"/>
          <w:lang w:val="en-US"/>
        </w:rPr>
      </w:pPr>
      <w:r w:rsidRPr="4696E506">
        <w:rPr>
          <w:sz w:val="22"/>
          <w:szCs w:val="22"/>
          <w:lang w:val="en-US"/>
        </w:rPr>
        <w:t xml:space="preserve">Proposed granular enablers might be supportive of several policies involving EU cities for implementation. Figure </w:t>
      </w:r>
      <w:r w:rsidR="00607359" w:rsidRPr="4696E506">
        <w:rPr>
          <w:sz w:val="22"/>
          <w:szCs w:val="22"/>
          <w:lang w:val="en-US"/>
        </w:rPr>
        <w:t>XX</w:t>
      </w:r>
      <w:r w:rsidRPr="4696E506">
        <w:rPr>
          <w:sz w:val="22"/>
          <w:szCs w:val="22"/>
          <w:lang w:val="en-US"/>
        </w:rPr>
        <w:t xml:space="preserve"> links </w:t>
      </w:r>
      <w:r w:rsidR="001E32DD" w:rsidRPr="4696E506">
        <w:rPr>
          <w:sz w:val="22"/>
          <w:szCs w:val="22"/>
          <w:lang w:val="en-US"/>
        </w:rPr>
        <w:t xml:space="preserve">the list of </w:t>
      </w:r>
      <w:r w:rsidRPr="4696E506">
        <w:rPr>
          <w:sz w:val="22"/>
          <w:szCs w:val="22"/>
          <w:lang w:val="en-US"/>
        </w:rPr>
        <w:t>enablers</w:t>
      </w:r>
      <w:r w:rsidR="00607359" w:rsidRPr="4696E506">
        <w:rPr>
          <w:sz w:val="22"/>
          <w:szCs w:val="22"/>
          <w:lang w:val="en-US"/>
        </w:rPr>
        <w:t xml:space="preserve"> </w:t>
      </w:r>
      <w:r w:rsidR="001E32DD" w:rsidRPr="4696E506">
        <w:rPr>
          <w:sz w:val="22"/>
          <w:szCs w:val="22"/>
          <w:lang w:val="en-US"/>
        </w:rPr>
        <w:t xml:space="preserve">to the main EGD </w:t>
      </w:r>
      <w:r w:rsidRPr="4696E506">
        <w:rPr>
          <w:sz w:val="22"/>
          <w:szCs w:val="22"/>
          <w:lang w:val="en-US"/>
        </w:rPr>
        <w:t xml:space="preserve">policies. The </w:t>
      </w:r>
      <w:r w:rsidRPr="4696E506">
        <w:rPr>
          <w:b/>
          <w:bCs/>
          <w:sz w:val="22"/>
          <w:szCs w:val="22"/>
          <w:lang w:val="en-US"/>
        </w:rPr>
        <w:t>transversal enablers</w:t>
      </w:r>
      <w:r w:rsidRPr="4696E506">
        <w:rPr>
          <w:sz w:val="22"/>
          <w:szCs w:val="22"/>
          <w:lang w:val="en-US"/>
        </w:rPr>
        <w:t xml:space="preserve"> identified during the workshop, mostly belonging to comprehensive, systemic planning and strengthened citizen and community engagement, might serve as essential building blocks for achieving urban policy public adoption and implementation. Actions such as engaging local content creators, leveraging digital tools like</w:t>
      </w:r>
      <w:r w:rsidR="00607359" w:rsidRPr="4696E506">
        <w:rPr>
          <w:sz w:val="22"/>
          <w:szCs w:val="22"/>
          <w:lang w:val="en-US"/>
        </w:rPr>
        <w:t xml:space="preserve"> digital</w:t>
      </w:r>
      <w:r w:rsidRPr="4696E506">
        <w:rPr>
          <w:sz w:val="22"/>
          <w:szCs w:val="22"/>
          <w:lang w:val="en-US"/>
        </w:rPr>
        <w:t xml:space="preserve"> twins, and organizing public meetings allow urban governments to demystify complex policy objectives, making them accessible to citizens and stakeholders. Furthermore, interdisciplinary skill-building and </w:t>
      </w:r>
      <w:r w:rsidR="004A002E" w:rsidRPr="4696E506">
        <w:rPr>
          <w:sz w:val="22"/>
          <w:szCs w:val="22"/>
          <w:lang w:val="en-US"/>
        </w:rPr>
        <w:t>systemic</w:t>
      </w:r>
      <w:r w:rsidRPr="4696E506">
        <w:rPr>
          <w:sz w:val="22"/>
          <w:szCs w:val="22"/>
          <w:lang w:val="en-US"/>
        </w:rPr>
        <w:t xml:space="preserve"> partnerships </w:t>
      </w:r>
      <w:r w:rsidR="004A002E" w:rsidRPr="4696E506">
        <w:rPr>
          <w:sz w:val="22"/>
          <w:szCs w:val="22"/>
          <w:lang w:val="en-US"/>
        </w:rPr>
        <w:t xml:space="preserve">with academia and research bodies might </w:t>
      </w:r>
      <w:r w:rsidRPr="4696E506">
        <w:rPr>
          <w:sz w:val="22"/>
          <w:szCs w:val="22"/>
          <w:lang w:val="en-US"/>
        </w:rPr>
        <w:t xml:space="preserve">ensure that urban policies remain informed by cutting-edge research and reflect diverse societal perspectives. Critically, adequate financial resources and public-private partnerships are needed in all </w:t>
      </w:r>
      <w:r w:rsidR="00DA1E74" w:rsidRPr="4696E506">
        <w:rPr>
          <w:sz w:val="22"/>
          <w:szCs w:val="22"/>
          <w:lang w:val="en-US"/>
        </w:rPr>
        <w:t>areas</w:t>
      </w:r>
      <w:r w:rsidRPr="4696E506">
        <w:rPr>
          <w:sz w:val="22"/>
          <w:szCs w:val="22"/>
          <w:lang w:val="en-US"/>
        </w:rPr>
        <w:t xml:space="preserve">. </w:t>
      </w:r>
    </w:p>
    <w:p w14:paraId="42C45F8C" w14:textId="7BD273ED" w:rsidR="00926F88" w:rsidRPr="00C03FA9" w:rsidRDefault="00D01554" w:rsidP="001B01DC">
      <w:pPr>
        <w:rPr>
          <w:sz w:val="22"/>
          <w:szCs w:val="22"/>
          <w:lang w:val="en-US"/>
        </w:rPr>
      </w:pPr>
      <w:r w:rsidRPr="00C03FA9">
        <w:rPr>
          <w:sz w:val="22"/>
          <w:szCs w:val="22"/>
          <w:lang w:val="en-US"/>
        </w:rPr>
        <w:t xml:space="preserve">In the context of </w:t>
      </w:r>
      <w:r w:rsidRPr="00C03FA9">
        <w:rPr>
          <w:b/>
          <w:bCs/>
          <w:sz w:val="22"/>
          <w:szCs w:val="22"/>
          <w:lang w:val="en-US"/>
        </w:rPr>
        <w:t>climate ambition</w:t>
      </w:r>
      <w:r w:rsidR="00AB59C8" w:rsidRPr="00C03FA9">
        <w:rPr>
          <w:b/>
          <w:bCs/>
          <w:sz w:val="22"/>
          <w:szCs w:val="22"/>
          <w:lang w:val="en-US"/>
        </w:rPr>
        <w:t xml:space="preserve">s </w:t>
      </w:r>
      <w:r w:rsidR="00AB59C8" w:rsidRPr="00C03FA9">
        <w:rPr>
          <w:sz w:val="22"/>
          <w:szCs w:val="22"/>
          <w:lang w:val="en-US"/>
        </w:rPr>
        <w:t>(TA1)</w:t>
      </w:r>
      <w:r w:rsidRPr="00C03FA9">
        <w:rPr>
          <w:sz w:val="22"/>
          <w:szCs w:val="22"/>
          <w:lang w:val="en-US"/>
        </w:rPr>
        <w:t xml:space="preserve">, urban enablers such as </w:t>
      </w:r>
      <w:r w:rsidR="00DA1E74">
        <w:rPr>
          <w:sz w:val="22"/>
          <w:szCs w:val="22"/>
          <w:lang w:val="en-US"/>
        </w:rPr>
        <w:t>“</w:t>
      </w:r>
      <w:r w:rsidRPr="00C03FA9">
        <w:rPr>
          <w:sz w:val="22"/>
          <w:szCs w:val="22"/>
          <w:lang w:val="en-US"/>
        </w:rPr>
        <w:t xml:space="preserve">3-30-300 </w:t>
      </w:r>
      <w:r w:rsidR="001F261D" w:rsidRPr="00C03FA9">
        <w:rPr>
          <w:sz w:val="22"/>
          <w:szCs w:val="22"/>
          <w:lang w:val="en-US"/>
        </w:rPr>
        <w:t xml:space="preserve">based </w:t>
      </w:r>
      <w:r w:rsidRPr="00C03FA9">
        <w:rPr>
          <w:sz w:val="22"/>
          <w:szCs w:val="22"/>
          <w:lang w:val="en-US"/>
        </w:rPr>
        <w:t>polic</w:t>
      </w:r>
      <w:r w:rsidR="00387228" w:rsidRPr="00C03FA9">
        <w:rPr>
          <w:sz w:val="22"/>
          <w:szCs w:val="22"/>
          <w:lang w:val="en-US"/>
        </w:rPr>
        <w:t>ies</w:t>
      </w:r>
      <w:r w:rsidR="00DA1E74">
        <w:rPr>
          <w:sz w:val="22"/>
          <w:szCs w:val="22"/>
          <w:lang w:val="en-US"/>
        </w:rPr>
        <w:t>”</w:t>
      </w:r>
      <w:r w:rsidR="001F261D" w:rsidRPr="00BF1A15">
        <w:rPr>
          <w:rStyle w:val="FootnoteReference"/>
        </w:rPr>
        <w:footnoteReference w:id="13"/>
      </w:r>
      <w:r w:rsidRPr="00C03FA9">
        <w:rPr>
          <w:sz w:val="22"/>
          <w:szCs w:val="22"/>
          <w:lang w:val="en-US"/>
        </w:rPr>
        <w:t>, the promotion of wildlife corridors, and the establishment of minimum greenery thresholds contribute to the broader goals of emissions reduction and land-use optimization. These enablers</w:t>
      </w:r>
      <w:r w:rsidR="004A002E" w:rsidRPr="00C03FA9">
        <w:rPr>
          <w:sz w:val="22"/>
          <w:szCs w:val="22"/>
          <w:lang w:val="en-US"/>
        </w:rPr>
        <w:t xml:space="preserve"> </w:t>
      </w:r>
      <w:r w:rsidR="00AB59C8" w:rsidRPr="00C03FA9">
        <w:rPr>
          <w:sz w:val="22"/>
          <w:szCs w:val="22"/>
          <w:lang w:val="en-US"/>
        </w:rPr>
        <w:t>might</w:t>
      </w:r>
      <w:r w:rsidRPr="00C03FA9">
        <w:rPr>
          <w:sz w:val="22"/>
          <w:szCs w:val="22"/>
          <w:lang w:val="en-US"/>
        </w:rPr>
        <w:t xml:space="preserve"> support </w:t>
      </w:r>
      <w:r w:rsidR="00AB59C8" w:rsidRPr="00C03FA9">
        <w:rPr>
          <w:sz w:val="22"/>
          <w:szCs w:val="22"/>
          <w:lang w:val="en-US"/>
        </w:rPr>
        <w:t xml:space="preserve">TA1 </w:t>
      </w:r>
      <w:r w:rsidRPr="00C03FA9">
        <w:rPr>
          <w:sz w:val="22"/>
          <w:szCs w:val="22"/>
          <w:lang w:val="en-US"/>
        </w:rPr>
        <w:t xml:space="preserve">policies </w:t>
      </w:r>
      <w:r w:rsidR="00AB59C8" w:rsidRPr="00C03FA9">
        <w:rPr>
          <w:sz w:val="22"/>
          <w:szCs w:val="22"/>
          <w:lang w:val="en-US"/>
        </w:rPr>
        <w:t>(e.g.,</w:t>
      </w:r>
      <w:r w:rsidRPr="00C03FA9">
        <w:rPr>
          <w:sz w:val="22"/>
          <w:szCs w:val="22"/>
          <w:lang w:val="en-US"/>
        </w:rPr>
        <w:t xml:space="preserve"> the ETS)</w:t>
      </w:r>
      <w:r w:rsidR="008457EE" w:rsidRPr="00C03FA9">
        <w:rPr>
          <w:sz w:val="22"/>
          <w:szCs w:val="22"/>
          <w:lang w:val="en-US"/>
        </w:rPr>
        <w:t xml:space="preserve"> and directly </w:t>
      </w:r>
      <w:r w:rsidR="47FBD560" w:rsidRPr="00C03FA9">
        <w:rPr>
          <w:sz w:val="22"/>
          <w:szCs w:val="22"/>
          <w:lang w:val="en-US"/>
        </w:rPr>
        <w:t>contribute</w:t>
      </w:r>
      <w:r w:rsidR="008457EE" w:rsidRPr="00C03FA9">
        <w:rPr>
          <w:sz w:val="22"/>
          <w:szCs w:val="22"/>
          <w:lang w:val="en-US"/>
        </w:rPr>
        <w:t xml:space="preserve"> to TA6-TA7 ambitions as well</w:t>
      </w:r>
      <w:r w:rsidRPr="00C03FA9">
        <w:rPr>
          <w:sz w:val="22"/>
          <w:szCs w:val="22"/>
          <w:lang w:val="en-US"/>
        </w:rPr>
        <w:t>. Particularly impactful might also be initiatives like converting roads to cycling lanes and clustering urban functions through revised zoning plans</w:t>
      </w:r>
      <w:r w:rsidR="008457EE" w:rsidRPr="00C03FA9">
        <w:rPr>
          <w:sz w:val="22"/>
          <w:szCs w:val="22"/>
          <w:lang w:val="en-US"/>
        </w:rPr>
        <w:t xml:space="preserve">, finally implementing the </w:t>
      </w:r>
      <w:r w:rsidR="000958B2">
        <w:rPr>
          <w:sz w:val="22"/>
          <w:szCs w:val="22"/>
          <w:lang w:val="en-US"/>
        </w:rPr>
        <w:t>“</w:t>
      </w:r>
      <w:r w:rsidR="008457EE" w:rsidRPr="00C03FA9">
        <w:rPr>
          <w:b/>
          <w:bCs/>
          <w:sz w:val="22"/>
          <w:szCs w:val="22"/>
          <w:lang w:val="en-US"/>
        </w:rPr>
        <w:t>15</w:t>
      </w:r>
      <w:r w:rsidR="00DC5BF1" w:rsidRPr="00C03FA9">
        <w:rPr>
          <w:b/>
          <w:bCs/>
          <w:sz w:val="22"/>
          <w:szCs w:val="22"/>
          <w:lang w:val="en-US"/>
        </w:rPr>
        <w:t>-</w:t>
      </w:r>
      <w:r w:rsidR="008457EE" w:rsidRPr="00C03FA9">
        <w:rPr>
          <w:b/>
          <w:bCs/>
          <w:sz w:val="22"/>
          <w:szCs w:val="22"/>
          <w:lang w:val="en-US"/>
        </w:rPr>
        <w:t>minute cit</w:t>
      </w:r>
      <w:r w:rsidR="00DC5BF1" w:rsidRPr="00C03FA9">
        <w:rPr>
          <w:b/>
          <w:bCs/>
          <w:sz w:val="22"/>
          <w:szCs w:val="22"/>
          <w:lang w:val="en-US"/>
        </w:rPr>
        <w:t>y</w:t>
      </w:r>
      <w:r w:rsidR="000958B2">
        <w:rPr>
          <w:b/>
          <w:bCs/>
          <w:sz w:val="22"/>
          <w:szCs w:val="22"/>
          <w:lang w:val="en-US"/>
        </w:rPr>
        <w:t>”</w:t>
      </w:r>
      <w:r w:rsidR="00DC5BF1" w:rsidRPr="00C03FA9">
        <w:rPr>
          <w:b/>
          <w:bCs/>
          <w:sz w:val="22"/>
          <w:szCs w:val="22"/>
          <w:lang w:val="en-US"/>
        </w:rPr>
        <w:t xml:space="preserve"> </w:t>
      </w:r>
      <w:r w:rsidR="008457EE" w:rsidRPr="00C03FA9">
        <w:rPr>
          <w:sz w:val="22"/>
          <w:szCs w:val="22"/>
          <w:lang w:val="en-US"/>
        </w:rPr>
        <w:t>concept</w:t>
      </w:r>
      <w:r w:rsidR="008457EE" w:rsidRPr="00BF1A15">
        <w:rPr>
          <w:rStyle w:val="FootnoteReference"/>
        </w:rPr>
        <w:footnoteReference w:id="14"/>
      </w:r>
      <w:r w:rsidRPr="00C03FA9">
        <w:rPr>
          <w:sz w:val="22"/>
          <w:szCs w:val="22"/>
          <w:lang w:val="en-US"/>
        </w:rPr>
        <w:t xml:space="preserve">. These actions </w:t>
      </w:r>
      <w:r w:rsidR="00AB59C8" w:rsidRPr="00C03FA9">
        <w:rPr>
          <w:sz w:val="22"/>
          <w:szCs w:val="22"/>
          <w:lang w:val="en-US"/>
        </w:rPr>
        <w:t xml:space="preserve">might </w:t>
      </w:r>
      <w:r w:rsidRPr="00C03FA9">
        <w:rPr>
          <w:sz w:val="22"/>
          <w:szCs w:val="22"/>
          <w:lang w:val="en-US"/>
        </w:rPr>
        <w:t>reduce urban sprawl, enhance carbon sequestration, and promote sustainable mobility</w:t>
      </w:r>
      <w:r w:rsidR="00872364" w:rsidRPr="00C03FA9">
        <w:rPr>
          <w:sz w:val="22"/>
          <w:szCs w:val="22"/>
          <w:lang w:val="en-US"/>
        </w:rPr>
        <w:t xml:space="preserve">. Intermodal hubs, e-mobility incentives, and the development of public transport infrastructure, </w:t>
      </w:r>
      <w:r w:rsidR="001D1502">
        <w:rPr>
          <w:sz w:val="22"/>
          <w:szCs w:val="22"/>
          <w:lang w:val="en-US"/>
        </w:rPr>
        <w:t>are</w:t>
      </w:r>
      <w:r w:rsidR="001D1502" w:rsidRPr="00C03FA9">
        <w:rPr>
          <w:sz w:val="22"/>
          <w:szCs w:val="22"/>
          <w:lang w:val="en-US"/>
        </w:rPr>
        <w:t xml:space="preserve"> </w:t>
      </w:r>
      <w:r w:rsidR="00957FBC" w:rsidRPr="00C03FA9">
        <w:rPr>
          <w:sz w:val="22"/>
          <w:szCs w:val="22"/>
          <w:lang w:val="en-US"/>
        </w:rPr>
        <w:t>considered</w:t>
      </w:r>
      <w:r w:rsidR="00872364" w:rsidRPr="00C03FA9">
        <w:rPr>
          <w:sz w:val="22"/>
          <w:szCs w:val="22"/>
          <w:lang w:val="en-US"/>
        </w:rPr>
        <w:t xml:space="preserve"> pivotal for achieving the </w:t>
      </w:r>
      <w:r w:rsidR="00872364" w:rsidRPr="00C03FA9">
        <w:rPr>
          <w:b/>
          <w:bCs/>
          <w:sz w:val="22"/>
          <w:szCs w:val="22"/>
          <w:lang w:val="en-US"/>
        </w:rPr>
        <w:t>Sustainable and Smart Mobility</w:t>
      </w:r>
      <w:r w:rsidR="00872364" w:rsidRPr="00C03FA9">
        <w:rPr>
          <w:sz w:val="22"/>
          <w:szCs w:val="22"/>
          <w:lang w:val="en-US"/>
        </w:rPr>
        <w:t xml:space="preserve"> Strategy and AFIR </w:t>
      </w:r>
      <w:r w:rsidR="2E6C5D1D" w:rsidRPr="00C03FA9">
        <w:rPr>
          <w:sz w:val="22"/>
          <w:szCs w:val="22"/>
          <w:lang w:val="en-US"/>
        </w:rPr>
        <w:t>targets,</w:t>
      </w:r>
      <w:r w:rsidR="00872364" w:rsidRPr="00C03FA9">
        <w:rPr>
          <w:sz w:val="22"/>
          <w:szCs w:val="22"/>
          <w:lang w:val="en-US"/>
        </w:rPr>
        <w:t xml:space="preserve"> often linked to </w:t>
      </w:r>
      <w:r w:rsidR="001D42C2" w:rsidRPr="00C03FA9">
        <w:rPr>
          <w:sz w:val="22"/>
          <w:szCs w:val="22"/>
          <w:lang w:val="en-US"/>
        </w:rPr>
        <w:t>air pollution and GHG emissions</w:t>
      </w:r>
      <w:r w:rsidR="00872364" w:rsidRPr="00C03FA9">
        <w:rPr>
          <w:sz w:val="22"/>
          <w:szCs w:val="22"/>
          <w:lang w:val="en-US"/>
        </w:rPr>
        <w:t>. These enablers</w:t>
      </w:r>
      <w:r w:rsidR="001D42C2" w:rsidRPr="00C03FA9">
        <w:rPr>
          <w:sz w:val="22"/>
          <w:szCs w:val="22"/>
          <w:lang w:val="en-US"/>
        </w:rPr>
        <w:t xml:space="preserve"> have been thought to </w:t>
      </w:r>
      <w:r w:rsidR="003D25A6" w:rsidRPr="00C03FA9">
        <w:rPr>
          <w:sz w:val="22"/>
          <w:szCs w:val="22"/>
          <w:lang w:val="en-US"/>
        </w:rPr>
        <w:t xml:space="preserve">be key in </w:t>
      </w:r>
      <w:r w:rsidR="00872364" w:rsidRPr="00C03FA9">
        <w:rPr>
          <w:sz w:val="22"/>
          <w:szCs w:val="22"/>
          <w:lang w:val="en-US"/>
        </w:rPr>
        <w:t>reduc</w:t>
      </w:r>
      <w:r w:rsidR="003D25A6" w:rsidRPr="00C03FA9">
        <w:rPr>
          <w:sz w:val="22"/>
          <w:szCs w:val="22"/>
          <w:lang w:val="en-US"/>
        </w:rPr>
        <w:t>ing</w:t>
      </w:r>
      <w:r w:rsidR="00872364" w:rsidRPr="00C03FA9">
        <w:rPr>
          <w:sz w:val="22"/>
          <w:szCs w:val="22"/>
          <w:lang w:val="en-US"/>
        </w:rPr>
        <w:t xml:space="preserve"> urban reliance on private vehicles while promoting cleaner, multimodal transport options</w:t>
      </w:r>
      <w:r w:rsidR="00FD2262" w:rsidRPr="00C03FA9">
        <w:rPr>
          <w:sz w:val="22"/>
          <w:szCs w:val="22"/>
          <w:lang w:val="en-US"/>
        </w:rPr>
        <w:t xml:space="preserve"> and people’s health</w:t>
      </w:r>
      <w:r w:rsidR="00872364" w:rsidRPr="00C03FA9">
        <w:rPr>
          <w:sz w:val="22"/>
          <w:szCs w:val="22"/>
          <w:lang w:val="en-US"/>
        </w:rPr>
        <w:t xml:space="preserve">. </w:t>
      </w:r>
      <w:r w:rsidR="009D68C2" w:rsidRPr="00C03FA9">
        <w:rPr>
          <w:sz w:val="22"/>
          <w:szCs w:val="22"/>
          <w:lang w:val="en-US"/>
        </w:rPr>
        <w:t>S</w:t>
      </w:r>
      <w:r w:rsidR="00872364" w:rsidRPr="00C03FA9">
        <w:rPr>
          <w:sz w:val="22"/>
          <w:szCs w:val="22"/>
          <w:lang w:val="en-US"/>
        </w:rPr>
        <w:t xml:space="preserve">trong </w:t>
      </w:r>
      <w:r w:rsidR="001D1502">
        <w:rPr>
          <w:sz w:val="22"/>
          <w:szCs w:val="22"/>
          <w:lang w:val="en-US"/>
        </w:rPr>
        <w:t>is</w:t>
      </w:r>
      <w:r w:rsidR="00872364" w:rsidRPr="00C03FA9">
        <w:rPr>
          <w:sz w:val="22"/>
          <w:szCs w:val="22"/>
          <w:lang w:val="en-US"/>
        </w:rPr>
        <w:t xml:space="preserve"> put in social acceptance as well, which </w:t>
      </w:r>
      <w:r w:rsidR="001D1502">
        <w:rPr>
          <w:sz w:val="22"/>
          <w:szCs w:val="22"/>
          <w:lang w:val="en-US"/>
        </w:rPr>
        <w:t>is</w:t>
      </w:r>
      <w:r w:rsidR="001D1502" w:rsidRPr="00C03FA9">
        <w:rPr>
          <w:sz w:val="22"/>
          <w:szCs w:val="22"/>
          <w:lang w:val="en-US"/>
        </w:rPr>
        <w:t xml:space="preserve"> </w:t>
      </w:r>
      <w:r w:rsidR="00531DD7" w:rsidRPr="00C03FA9">
        <w:rPr>
          <w:sz w:val="22"/>
          <w:szCs w:val="22"/>
          <w:lang w:val="en-US"/>
        </w:rPr>
        <w:t>also seen as</w:t>
      </w:r>
      <w:r w:rsidR="00872364" w:rsidRPr="00C03FA9">
        <w:rPr>
          <w:sz w:val="22"/>
          <w:szCs w:val="22"/>
          <w:lang w:val="en-US"/>
        </w:rPr>
        <w:t xml:space="preserve"> one of the most hampering </w:t>
      </w:r>
      <w:r w:rsidR="2751C397" w:rsidRPr="00C03FA9">
        <w:rPr>
          <w:sz w:val="22"/>
          <w:szCs w:val="22"/>
          <w:lang w:val="en-US"/>
        </w:rPr>
        <w:t>challenges</w:t>
      </w:r>
      <w:r w:rsidR="00872364" w:rsidRPr="00C03FA9">
        <w:rPr>
          <w:sz w:val="22"/>
          <w:szCs w:val="22"/>
          <w:lang w:val="en-US"/>
        </w:rPr>
        <w:t xml:space="preserve"> in this area</w:t>
      </w:r>
      <w:r w:rsidR="00FD2262" w:rsidRPr="00C03FA9">
        <w:rPr>
          <w:sz w:val="22"/>
          <w:szCs w:val="22"/>
          <w:lang w:val="en-US"/>
        </w:rPr>
        <w:t>.</w:t>
      </w:r>
      <w:r w:rsidR="00872364" w:rsidRPr="00C03FA9">
        <w:rPr>
          <w:sz w:val="22"/>
          <w:szCs w:val="22"/>
          <w:lang w:val="en-US"/>
        </w:rPr>
        <w:t xml:space="preserve"> </w:t>
      </w:r>
      <w:r w:rsidR="00FD2262" w:rsidRPr="00C03FA9">
        <w:rPr>
          <w:sz w:val="22"/>
          <w:szCs w:val="22"/>
          <w:lang w:val="en-US"/>
        </w:rPr>
        <w:t xml:space="preserve">The </w:t>
      </w:r>
      <w:r w:rsidR="00FD2262" w:rsidRPr="00C03FA9">
        <w:rPr>
          <w:b/>
          <w:bCs/>
          <w:sz w:val="22"/>
          <w:szCs w:val="22"/>
          <w:lang w:val="en-US"/>
        </w:rPr>
        <w:t>zero-pollution</w:t>
      </w:r>
      <w:r w:rsidR="00FD2262" w:rsidRPr="00C03FA9">
        <w:rPr>
          <w:sz w:val="22"/>
          <w:szCs w:val="22"/>
          <w:lang w:val="en-US"/>
        </w:rPr>
        <w:t xml:space="preserve"> </w:t>
      </w:r>
      <w:r w:rsidR="5189FCCF" w:rsidRPr="00C03FA9">
        <w:rPr>
          <w:sz w:val="22"/>
          <w:szCs w:val="22"/>
          <w:lang w:val="en-US"/>
        </w:rPr>
        <w:t>ambitions might</w:t>
      </w:r>
      <w:r w:rsidR="00FD2262" w:rsidRPr="00C03FA9">
        <w:rPr>
          <w:sz w:val="22"/>
          <w:szCs w:val="22"/>
          <w:lang w:val="en-US"/>
        </w:rPr>
        <w:t xml:space="preserve"> </w:t>
      </w:r>
      <w:r w:rsidR="00531DD7" w:rsidRPr="00C03FA9">
        <w:rPr>
          <w:sz w:val="22"/>
          <w:szCs w:val="22"/>
          <w:lang w:val="en-US"/>
        </w:rPr>
        <w:t>benefit from</w:t>
      </w:r>
      <w:r w:rsidR="00FD2262" w:rsidRPr="00C03FA9">
        <w:rPr>
          <w:sz w:val="22"/>
          <w:szCs w:val="22"/>
          <w:lang w:val="en-US"/>
        </w:rPr>
        <w:t xml:space="preserve"> </w:t>
      </w:r>
      <w:r w:rsidR="00531DD7" w:rsidRPr="00C03FA9">
        <w:rPr>
          <w:sz w:val="22"/>
          <w:szCs w:val="22"/>
          <w:lang w:val="en-US"/>
        </w:rPr>
        <w:t xml:space="preserve">higher </w:t>
      </w:r>
      <w:r w:rsidR="00FD2262" w:rsidRPr="00C03FA9">
        <w:rPr>
          <w:sz w:val="22"/>
          <w:szCs w:val="22"/>
          <w:lang w:val="en-US"/>
        </w:rPr>
        <w:t xml:space="preserve">data quality and granularity </w:t>
      </w:r>
      <w:r w:rsidR="00475A23" w:rsidRPr="00C03FA9">
        <w:rPr>
          <w:sz w:val="22"/>
          <w:szCs w:val="22"/>
          <w:lang w:val="en-US"/>
        </w:rPr>
        <w:t>via monitoring systems spread in the urban built environment.</w:t>
      </w:r>
      <w:r w:rsidR="00FD2262" w:rsidRPr="00C03FA9">
        <w:rPr>
          <w:sz w:val="22"/>
          <w:szCs w:val="22"/>
          <w:lang w:val="en-US"/>
        </w:rPr>
        <w:t xml:space="preserve"> Promoting NBS adoption and implementing green standards directly into building</w:t>
      </w:r>
      <w:r w:rsidR="00531DD7" w:rsidRPr="00C03FA9">
        <w:rPr>
          <w:sz w:val="22"/>
          <w:szCs w:val="22"/>
          <w:lang w:val="en-US"/>
        </w:rPr>
        <w:t xml:space="preserve"> design </w:t>
      </w:r>
      <w:r w:rsidR="00FD2262" w:rsidRPr="00C03FA9">
        <w:rPr>
          <w:sz w:val="22"/>
          <w:szCs w:val="22"/>
          <w:lang w:val="en-US"/>
        </w:rPr>
        <w:t xml:space="preserve">might </w:t>
      </w:r>
      <w:r w:rsidR="00B77F7B" w:rsidRPr="00C03FA9">
        <w:rPr>
          <w:sz w:val="22"/>
          <w:szCs w:val="22"/>
          <w:lang w:val="en-US"/>
        </w:rPr>
        <w:t>contribute to</w:t>
      </w:r>
      <w:r w:rsidR="00FD2262" w:rsidRPr="00C03FA9">
        <w:rPr>
          <w:sz w:val="22"/>
          <w:szCs w:val="22"/>
          <w:lang w:val="en-US"/>
        </w:rPr>
        <w:t xml:space="preserve"> Zero Pollution Action Plan</w:t>
      </w:r>
      <w:r w:rsidR="00B77F7B" w:rsidRPr="00C03FA9">
        <w:rPr>
          <w:sz w:val="22"/>
          <w:szCs w:val="22"/>
          <w:lang w:val="en-US"/>
        </w:rPr>
        <w:t xml:space="preserve">, </w:t>
      </w:r>
      <w:r w:rsidR="00FD2262" w:rsidRPr="00C03FA9">
        <w:rPr>
          <w:sz w:val="22"/>
          <w:szCs w:val="22"/>
          <w:lang w:val="en-US"/>
        </w:rPr>
        <w:t xml:space="preserve">the Ambient Air Quality Directive </w:t>
      </w:r>
      <w:r w:rsidR="00B77F7B" w:rsidRPr="00C03FA9">
        <w:rPr>
          <w:sz w:val="22"/>
          <w:szCs w:val="22"/>
          <w:lang w:val="en-US"/>
        </w:rPr>
        <w:t>and</w:t>
      </w:r>
      <w:r w:rsidR="00531DD7" w:rsidRPr="00C03FA9">
        <w:rPr>
          <w:sz w:val="22"/>
          <w:szCs w:val="22"/>
          <w:lang w:val="en-US"/>
        </w:rPr>
        <w:t xml:space="preserve"> some</w:t>
      </w:r>
      <w:r w:rsidR="00B77F7B" w:rsidRPr="00C03FA9">
        <w:rPr>
          <w:sz w:val="22"/>
          <w:szCs w:val="22"/>
          <w:lang w:val="en-US"/>
        </w:rPr>
        <w:t xml:space="preserve"> energy policies</w:t>
      </w:r>
      <w:r w:rsidR="00531DD7" w:rsidRPr="00C03FA9">
        <w:rPr>
          <w:sz w:val="22"/>
          <w:szCs w:val="22"/>
          <w:lang w:val="en-US"/>
        </w:rPr>
        <w:t>’ requirements</w:t>
      </w:r>
      <w:r w:rsidR="00B77F7B" w:rsidRPr="00C03FA9">
        <w:rPr>
          <w:sz w:val="22"/>
          <w:szCs w:val="22"/>
          <w:lang w:val="en-US"/>
        </w:rPr>
        <w:t xml:space="preserve">. </w:t>
      </w:r>
      <w:r w:rsidRPr="00C03FA9">
        <w:rPr>
          <w:sz w:val="22"/>
          <w:szCs w:val="22"/>
          <w:lang w:val="en-US"/>
        </w:rPr>
        <w:t>The</w:t>
      </w:r>
      <w:r w:rsidR="00B77F7B" w:rsidRPr="00C03FA9">
        <w:rPr>
          <w:sz w:val="22"/>
          <w:szCs w:val="22"/>
          <w:lang w:val="en-US"/>
        </w:rPr>
        <w:t xml:space="preserve"> </w:t>
      </w:r>
      <w:r w:rsidR="00531DD7" w:rsidRPr="00C03FA9">
        <w:rPr>
          <w:sz w:val="22"/>
          <w:szCs w:val="22"/>
          <w:lang w:val="en-US"/>
        </w:rPr>
        <w:t xml:space="preserve">urgent push </w:t>
      </w:r>
      <w:r w:rsidR="00B77F7B" w:rsidRPr="00C03FA9">
        <w:rPr>
          <w:sz w:val="22"/>
          <w:szCs w:val="22"/>
          <w:lang w:val="en-US"/>
        </w:rPr>
        <w:t>for an</w:t>
      </w:r>
      <w:r w:rsidRPr="00C03FA9">
        <w:rPr>
          <w:sz w:val="22"/>
          <w:szCs w:val="22"/>
          <w:lang w:val="en-US"/>
        </w:rPr>
        <w:t xml:space="preserve"> </w:t>
      </w:r>
      <w:r w:rsidRPr="00C03FA9">
        <w:rPr>
          <w:b/>
          <w:bCs/>
          <w:sz w:val="22"/>
          <w:szCs w:val="22"/>
          <w:lang w:val="en-US"/>
        </w:rPr>
        <w:t>energy transition</w:t>
      </w:r>
      <w:r w:rsidRPr="00C03FA9">
        <w:rPr>
          <w:sz w:val="22"/>
          <w:szCs w:val="22"/>
          <w:lang w:val="en-US"/>
        </w:rPr>
        <w:t xml:space="preserve"> </w:t>
      </w:r>
      <w:r w:rsidR="001D1502">
        <w:rPr>
          <w:sz w:val="22"/>
          <w:szCs w:val="22"/>
          <w:lang w:val="en-US"/>
        </w:rPr>
        <w:t>is</w:t>
      </w:r>
      <w:r w:rsidR="001D1502" w:rsidRPr="00C03FA9">
        <w:rPr>
          <w:sz w:val="22"/>
          <w:szCs w:val="22"/>
          <w:lang w:val="en-US"/>
        </w:rPr>
        <w:t xml:space="preserve"> </w:t>
      </w:r>
      <w:r w:rsidRPr="00C03FA9">
        <w:rPr>
          <w:sz w:val="22"/>
          <w:szCs w:val="22"/>
          <w:lang w:val="en-US"/>
        </w:rPr>
        <w:t>underscore</w:t>
      </w:r>
      <w:r w:rsidR="00B77F7B" w:rsidRPr="00C03FA9">
        <w:rPr>
          <w:sz w:val="22"/>
          <w:szCs w:val="22"/>
          <w:lang w:val="en-US"/>
        </w:rPr>
        <w:t>d</w:t>
      </w:r>
      <w:r w:rsidRPr="00C03FA9">
        <w:rPr>
          <w:sz w:val="22"/>
          <w:szCs w:val="22"/>
          <w:lang w:val="en-US"/>
        </w:rPr>
        <w:t xml:space="preserve"> </w:t>
      </w:r>
      <w:r w:rsidR="006A5300" w:rsidRPr="00C03FA9">
        <w:rPr>
          <w:sz w:val="22"/>
          <w:szCs w:val="22"/>
          <w:lang w:val="en-US"/>
        </w:rPr>
        <w:t>by</w:t>
      </w:r>
      <w:r w:rsidRPr="00C03FA9">
        <w:rPr>
          <w:sz w:val="22"/>
          <w:szCs w:val="22"/>
          <w:lang w:val="en-US"/>
        </w:rPr>
        <w:t xml:space="preserve"> both technological and behavioral enablers. </w:t>
      </w:r>
      <w:r w:rsidR="00531DD7" w:rsidRPr="00C03FA9">
        <w:rPr>
          <w:sz w:val="22"/>
          <w:szCs w:val="22"/>
          <w:lang w:val="en-US"/>
        </w:rPr>
        <w:t>Massive incentives for the e</w:t>
      </w:r>
      <w:r w:rsidRPr="00C03FA9">
        <w:rPr>
          <w:sz w:val="22"/>
          <w:szCs w:val="22"/>
          <w:lang w:val="en-US"/>
        </w:rPr>
        <w:t>lectrification of public transport, intermodal hubs</w:t>
      </w:r>
      <w:r w:rsidR="00531DD7" w:rsidRPr="00C03FA9">
        <w:rPr>
          <w:sz w:val="22"/>
          <w:szCs w:val="22"/>
          <w:lang w:val="en-US"/>
        </w:rPr>
        <w:t>,</w:t>
      </w:r>
      <w:r w:rsidRPr="00C03FA9">
        <w:rPr>
          <w:sz w:val="22"/>
          <w:szCs w:val="22"/>
          <w:lang w:val="en-US"/>
        </w:rPr>
        <w:t xml:space="preserve"> e-mobility</w:t>
      </w:r>
      <w:r w:rsidR="00531DD7" w:rsidRPr="00C03FA9">
        <w:rPr>
          <w:sz w:val="22"/>
          <w:szCs w:val="22"/>
          <w:lang w:val="en-US"/>
        </w:rPr>
        <w:t xml:space="preserve"> infrastructure and integration,</w:t>
      </w:r>
      <w:r w:rsidRPr="00C03FA9">
        <w:rPr>
          <w:sz w:val="22"/>
          <w:szCs w:val="22"/>
          <w:lang w:val="en-US"/>
        </w:rPr>
        <w:t xml:space="preserve"> </w:t>
      </w:r>
      <w:r w:rsidR="003D7AE3" w:rsidRPr="00C03FA9">
        <w:rPr>
          <w:sz w:val="22"/>
          <w:szCs w:val="22"/>
          <w:lang w:val="en-US"/>
        </w:rPr>
        <w:t>and upgrading building</w:t>
      </w:r>
      <w:r w:rsidR="00A45078" w:rsidRPr="00C03FA9">
        <w:rPr>
          <w:sz w:val="22"/>
          <w:szCs w:val="22"/>
          <w:lang w:val="en-US"/>
        </w:rPr>
        <w:t xml:space="preserve"> stock</w:t>
      </w:r>
      <w:r w:rsidR="00213418" w:rsidRPr="00C03FA9">
        <w:rPr>
          <w:sz w:val="22"/>
          <w:szCs w:val="22"/>
          <w:lang w:val="en-US"/>
        </w:rPr>
        <w:t xml:space="preserve"> performance</w:t>
      </w:r>
      <w:r w:rsidR="003D7AE3" w:rsidRPr="00C03FA9">
        <w:rPr>
          <w:sz w:val="22"/>
          <w:szCs w:val="22"/>
          <w:lang w:val="en-US"/>
        </w:rPr>
        <w:t xml:space="preserve"> </w:t>
      </w:r>
      <w:r w:rsidRPr="00C03FA9">
        <w:rPr>
          <w:sz w:val="22"/>
          <w:szCs w:val="22"/>
          <w:lang w:val="en-US"/>
        </w:rPr>
        <w:t>are</w:t>
      </w:r>
      <w:r w:rsidR="00531DD7" w:rsidRPr="00C03FA9">
        <w:rPr>
          <w:sz w:val="22"/>
          <w:szCs w:val="22"/>
          <w:lang w:val="en-US"/>
        </w:rPr>
        <w:t xml:space="preserve"> priority</w:t>
      </w:r>
      <w:r w:rsidRPr="00C03FA9">
        <w:rPr>
          <w:sz w:val="22"/>
          <w:szCs w:val="22"/>
          <w:lang w:val="en-US"/>
        </w:rPr>
        <w:t xml:space="preserve"> transformative initiatives aligned with policies like the Energy Efficiency Directive and the Energy Performance of Buildings Directive while contributing to sustainable and smart mobility. Complementing these actions </w:t>
      </w:r>
      <w:r w:rsidR="001D1502">
        <w:rPr>
          <w:sz w:val="22"/>
          <w:szCs w:val="22"/>
          <w:lang w:val="en-US"/>
        </w:rPr>
        <w:t>are the</w:t>
      </w:r>
      <w:r w:rsidR="001D1502" w:rsidRPr="00C03FA9">
        <w:rPr>
          <w:sz w:val="22"/>
          <w:szCs w:val="22"/>
          <w:lang w:val="en-US"/>
        </w:rPr>
        <w:t xml:space="preserve"> </w:t>
      </w:r>
      <w:r w:rsidRPr="00C03FA9">
        <w:rPr>
          <w:sz w:val="22"/>
          <w:szCs w:val="22"/>
          <w:lang w:val="en-US"/>
        </w:rPr>
        <w:t xml:space="preserve">enablers focused on proper education and skills, such as reskilling programs for green jobs and </w:t>
      </w:r>
      <w:r w:rsidR="00A75DF5" w:rsidRPr="00C03FA9">
        <w:rPr>
          <w:sz w:val="22"/>
          <w:szCs w:val="22"/>
          <w:lang w:val="en-US"/>
        </w:rPr>
        <w:t xml:space="preserve">site-specific </w:t>
      </w:r>
      <w:r w:rsidRPr="00C03FA9">
        <w:rPr>
          <w:sz w:val="22"/>
          <w:szCs w:val="22"/>
          <w:lang w:val="en-US"/>
        </w:rPr>
        <w:t xml:space="preserve">public awareness campaigns about energy-saving behaviors. In the </w:t>
      </w:r>
      <w:r w:rsidRPr="00C03FA9">
        <w:rPr>
          <w:b/>
          <w:bCs/>
          <w:sz w:val="22"/>
          <w:szCs w:val="22"/>
          <w:lang w:val="en-US"/>
        </w:rPr>
        <w:t xml:space="preserve">circular economy </w:t>
      </w:r>
      <w:r w:rsidRPr="00C03FA9">
        <w:rPr>
          <w:sz w:val="22"/>
          <w:szCs w:val="22"/>
          <w:lang w:val="en-US"/>
        </w:rPr>
        <w:t xml:space="preserve">domain, enablers like shorter food supply chains and the development of car-free zones to support local markets reflect the centrality of community engagement in reducing food waste. The establishment of food councils and incentives for innovative business models further highlights the role of innovative governance in driving circularity. </w:t>
      </w:r>
      <w:r w:rsidR="00B97854" w:rsidRPr="00C03FA9">
        <w:rPr>
          <w:sz w:val="22"/>
          <w:szCs w:val="22"/>
          <w:lang w:val="en-US"/>
        </w:rPr>
        <w:t xml:space="preserve">Finally, </w:t>
      </w:r>
      <w:r w:rsidR="00A45078" w:rsidRPr="00C03FA9">
        <w:rPr>
          <w:sz w:val="22"/>
          <w:szCs w:val="22"/>
          <w:lang w:val="en-US"/>
        </w:rPr>
        <w:t>e</w:t>
      </w:r>
      <w:r w:rsidRPr="00C03FA9">
        <w:rPr>
          <w:sz w:val="22"/>
          <w:szCs w:val="22"/>
          <w:lang w:val="en-US"/>
        </w:rPr>
        <w:t>nablers like promoting endemic species, banning monocultures, and introducing greening standards ensure that cities contribute to the conservation of natural habitats and achieving the quality standards required by new indicators of the NRL. Public awareness campaigns and local initiatives, such as food councils,</w:t>
      </w:r>
      <w:r w:rsidR="00C61ABB" w:rsidRPr="00C03FA9">
        <w:rPr>
          <w:sz w:val="22"/>
          <w:szCs w:val="22"/>
          <w:lang w:val="en-US"/>
        </w:rPr>
        <w:t xml:space="preserve"> might</w:t>
      </w:r>
      <w:r w:rsidRPr="00C03FA9">
        <w:rPr>
          <w:sz w:val="22"/>
          <w:szCs w:val="22"/>
          <w:lang w:val="en-US"/>
        </w:rPr>
        <w:t xml:space="preserve"> complement these efforts by fostering community-level engagement in biodiversity conservation</w:t>
      </w:r>
      <w:r w:rsidR="00BC6807" w:rsidRPr="00C03FA9">
        <w:rPr>
          <w:sz w:val="22"/>
          <w:szCs w:val="22"/>
          <w:lang w:val="en-US"/>
        </w:rPr>
        <w:t xml:space="preserve"> and nutritious local food </w:t>
      </w:r>
      <w:r w:rsidR="00C65DB5" w:rsidRPr="00C03FA9">
        <w:rPr>
          <w:sz w:val="22"/>
          <w:szCs w:val="22"/>
          <w:lang w:val="en-US"/>
        </w:rPr>
        <w:t>accessibility</w:t>
      </w:r>
      <w:r w:rsidR="00B97854" w:rsidRPr="00C03FA9">
        <w:rPr>
          <w:sz w:val="22"/>
          <w:szCs w:val="22"/>
          <w:lang w:val="en-US"/>
        </w:rPr>
        <w:t>.</w:t>
      </w:r>
      <w:r w:rsidR="00E80F27" w:rsidRPr="00C03FA9">
        <w:rPr>
          <w:sz w:val="22"/>
          <w:szCs w:val="22"/>
          <w:lang w:val="en-US"/>
        </w:rPr>
        <w:t xml:space="preserve"> </w:t>
      </w:r>
    </w:p>
    <w:p w14:paraId="731D8049" w14:textId="1ADCBACB" w:rsidR="001B01DC" w:rsidRPr="00C03FA9" w:rsidRDefault="001B01DC" w:rsidP="001B01DC">
      <w:pPr>
        <w:rPr>
          <w:sz w:val="22"/>
          <w:szCs w:val="22"/>
        </w:rPr>
      </w:pPr>
      <w:r w:rsidRPr="4696E506">
        <w:rPr>
          <w:sz w:val="22"/>
          <w:szCs w:val="22"/>
        </w:rPr>
        <w:t xml:space="preserve">While some challenges, especially referring to the limited financial resources, are acknowledged with high degree of consensus, others are highly policy domain- and context-dependent, further reinforcing the argument against a one-size-fits-all approach for the </w:t>
      </w:r>
      <w:r w:rsidR="001D1502" w:rsidRPr="4696E506">
        <w:rPr>
          <w:sz w:val="22"/>
          <w:szCs w:val="22"/>
        </w:rPr>
        <w:t>green transition</w:t>
      </w:r>
      <w:r w:rsidRPr="4696E506">
        <w:rPr>
          <w:sz w:val="22"/>
          <w:szCs w:val="22"/>
        </w:rPr>
        <w:t xml:space="preserve">. The results advocate for EU-level policies that prioritize flexibility and support local adaptation of </w:t>
      </w:r>
      <w:r w:rsidR="00C67AB8" w:rsidRPr="4696E506">
        <w:rPr>
          <w:sz w:val="22"/>
          <w:szCs w:val="22"/>
        </w:rPr>
        <w:t>EU ambitions.</w:t>
      </w:r>
      <w:r w:rsidR="009D1AF4" w:rsidRPr="4696E506">
        <w:rPr>
          <w:sz w:val="22"/>
          <w:szCs w:val="22"/>
        </w:rPr>
        <w:t xml:space="preserve"> A clear need for tailoring solutions </w:t>
      </w:r>
      <w:r w:rsidR="00E33DD2" w:rsidRPr="4696E506">
        <w:rPr>
          <w:sz w:val="22"/>
          <w:szCs w:val="22"/>
        </w:rPr>
        <w:t>to</w:t>
      </w:r>
      <w:r w:rsidR="009D1AF4" w:rsidRPr="4696E506">
        <w:rPr>
          <w:sz w:val="22"/>
          <w:szCs w:val="22"/>
        </w:rPr>
        <w:t xml:space="preserve"> boost</w:t>
      </w:r>
      <w:r w:rsidR="00E33DD2" w:rsidRPr="4696E506">
        <w:rPr>
          <w:sz w:val="22"/>
          <w:szCs w:val="22"/>
        </w:rPr>
        <w:t xml:space="preserve"> </w:t>
      </w:r>
      <w:r w:rsidR="009D1AF4" w:rsidRPr="4696E506">
        <w:rPr>
          <w:sz w:val="22"/>
          <w:szCs w:val="22"/>
        </w:rPr>
        <w:t xml:space="preserve">policy implementation </w:t>
      </w:r>
      <w:r w:rsidR="00E33DD2" w:rsidRPr="4696E506">
        <w:rPr>
          <w:sz w:val="22"/>
          <w:szCs w:val="22"/>
        </w:rPr>
        <w:t>and</w:t>
      </w:r>
      <w:r w:rsidR="009D1AF4" w:rsidRPr="4696E506">
        <w:rPr>
          <w:sz w:val="22"/>
          <w:szCs w:val="22"/>
        </w:rPr>
        <w:t xml:space="preserve"> address the unique challenges and priorities of different regions </w:t>
      </w:r>
      <w:r w:rsidR="00E80F27" w:rsidRPr="4696E506">
        <w:rPr>
          <w:sz w:val="22"/>
          <w:szCs w:val="22"/>
        </w:rPr>
        <w:fldChar w:fldCharType="begin"/>
      </w:r>
      <w:r w:rsidR="002D6F92">
        <w:rPr>
          <w:sz w:val="22"/>
          <w:szCs w:val="22"/>
        </w:rPr>
        <w:instrText xml:space="preserve"> ADDIN ZOTERO_ITEM CSL_CITATION {"citationID":"nWxhDqkH","properties":{"formattedCitation":"[76]","plainCitation":"[76]","noteIndex":0},"citationItems":[{"id":"mMG864Ck/KUrvwIft","uris":["http://zotero.org/users/8817956/items/LWEUWKIT"],"itemData":{"id":371,"type":"article-journal","abstract":"While European regions face a range of different climate hazards, little is known about how these differences affect local climate adaptation planning. We present an analytical framework for evaluating local climate adaptation plans (LCAPs) and apply it to 327 cities in 28 countries across different European regions. To do this, we use statistical methods to identify regional clusters based on overall plan quality, impacts, vulnerable population groups, and sectors addressed by LCAPs. By comparing both geographic and statistical clusters, we found (1) significant spatial heterogeneity across European cities but (2) higher average plan quality scores and more consistent strategies across cities in Central and Eastern Europe. Notably, we found no regional differences regarding (a) the climate impacts and vulnerable communities identified in plans: (b) the most commonly addressed impacts, which were urban temperature and changing precipitation patterns; and (c) the residents that cities identified as most vulnerable, namely older people, women, infants, and the sick. Our study provides a spatial analysis of European LCAPs to uncover regional policy perspectives on local climate adaptation issues. Such approaches can effectively inform broader EU, national and regional strategies that aim to support local adaptation planning in a context of multi-level governance.","container-title":"Regional Environmental Change","DOI":"10.1007/s10113-024-02211-w","ISSN":"1436-378X","issue":"2","journalAbbreviation":"Reg Environ Change","language":"en","page":"59","source":"Springer Link","title":"European patterns of local adaptation planning—a regional analysis","volume":"24","author":[{"family":"Buzási","given":"Attila"},{"family":"Simoes","given":"Sofia G."},{"family":"Salvia","given":"Monica"},{"family":"Eckersley","given":"Peter"},{"family":"Geneletti","given":"Davide"},{"family":"Pietrapertosa","given":"Filomena"},{"family":"Olazabal","given":"Marta"},{"family":"Wejs","given":"Anja"},{"family":"De Gregorio Hurtado","given":"Sonia"},{"family":"Spyridaki","given":"Niki-Artemis"},{"family":"Szalmáné Csete","given":"Mária"},{"family":"Torres","given":"Efrén Feliu"},{"family":"Rižnar","given":"Klavdija"},{"family":"Heidrich","given":"Oliver"},{"family":"Grafakos","given":"Stelios"},{"family":"Reckien","given":"Diana"}],"issued":{"date-parts":[["2024",4,11]]}}}],"schema":"https://github.com/citation-style-language/schema/raw/master/csl-citation.json"} </w:instrText>
      </w:r>
      <w:r w:rsidR="00E80F27" w:rsidRPr="4696E506">
        <w:rPr>
          <w:sz w:val="22"/>
          <w:szCs w:val="22"/>
        </w:rPr>
        <w:fldChar w:fldCharType="separate"/>
      </w:r>
      <w:r w:rsidR="002D6F92" w:rsidRPr="002D6F92">
        <w:rPr>
          <w:sz w:val="22"/>
        </w:rPr>
        <w:t>[76]</w:t>
      </w:r>
      <w:r w:rsidR="00E80F27" w:rsidRPr="4696E506">
        <w:rPr>
          <w:sz w:val="22"/>
          <w:szCs w:val="22"/>
        </w:rPr>
        <w:fldChar w:fldCharType="end"/>
      </w:r>
      <w:r w:rsidR="009D1AF4" w:rsidRPr="4696E506">
        <w:rPr>
          <w:sz w:val="22"/>
          <w:szCs w:val="22"/>
        </w:rPr>
        <w:t xml:space="preserve"> and cities</w:t>
      </w:r>
      <w:r w:rsidR="0086369E" w:rsidRPr="4696E506">
        <w:rPr>
          <w:sz w:val="22"/>
          <w:szCs w:val="22"/>
        </w:rPr>
        <w:t xml:space="preserve"> emerged</w:t>
      </w:r>
      <w:r w:rsidR="009D1AF4" w:rsidRPr="4696E506">
        <w:rPr>
          <w:sz w:val="22"/>
          <w:szCs w:val="22"/>
        </w:rPr>
        <w:t xml:space="preserve">. Conversely, </w:t>
      </w:r>
      <w:r w:rsidR="001245FB" w:rsidRPr="4696E506">
        <w:rPr>
          <w:sz w:val="22"/>
          <w:szCs w:val="22"/>
        </w:rPr>
        <w:t>LRAs must ensure</w:t>
      </w:r>
      <w:r w:rsidR="00821BFD" w:rsidRPr="4696E506">
        <w:rPr>
          <w:sz w:val="22"/>
          <w:szCs w:val="22"/>
        </w:rPr>
        <w:t xml:space="preserve"> ambition alignment and policy coherence for sustainable development while </w:t>
      </w:r>
      <w:r w:rsidR="001245FB" w:rsidRPr="4696E506">
        <w:rPr>
          <w:sz w:val="22"/>
          <w:szCs w:val="22"/>
        </w:rPr>
        <w:t>delivering</w:t>
      </w:r>
      <w:r w:rsidR="00821BFD" w:rsidRPr="4696E506">
        <w:rPr>
          <w:sz w:val="22"/>
          <w:szCs w:val="22"/>
        </w:rPr>
        <w:t xml:space="preserve"> site-specific priorities</w:t>
      </w:r>
      <w:r w:rsidR="001245FB" w:rsidRPr="4696E506">
        <w:rPr>
          <w:sz w:val="22"/>
          <w:szCs w:val="22"/>
        </w:rPr>
        <w:t xml:space="preserve"> and citizens’ needs</w:t>
      </w:r>
      <w:r w:rsidR="007E1540" w:rsidRPr="4696E506">
        <w:rPr>
          <w:sz w:val="22"/>
          <w:szCs w:val="22"/>
        </w:rPr>
        <w:t>, finally</w:t>
      </w:r>
      <w:r w:rsidR="00973EAD" w:rsidRPr="4696E506">
        <w:rPr>
          <w:sz w:val="22"/>
          <w:szCs w:val="22"/>
        </w:rPr>
        <w:t xml:space="preserve"> securing the policy implementation and monitoring process.</w:t>
      </w:r>
    </w:p>
    <w:p w14:paraId="256CE0A9" w14:textId="77777777" w:rsidR="002249B9" w:rsidRDefault="002249B9" w:rsidP="001B01DC">
      <w:pPr>
        <w:rPr>
          <w:ins w:id="173" w:author="BARBERO VIGNOLA Giulia (JRC-ISPRA)" w:date="2025-03-25T16:37:00Z"/>
        </w:rPr>
        <w:sectPr w:rsidR="002249B9">
          <w:footerReference w:type="default" r:id="rId22"/>
          <w:type w:val="oddPage"/>
          <w:pgSz w:w="11906" w:h="16838"/>
          <w:pgMar w:top="1417" w:right="1417" w:bottom="1417" w:left="1417" w:header="708" w:footer="708" w:gutter="0"/>
          <w:pgNumType w:start="1"/>
          <w:cols w:space="708"/>
          <w:docGrid w:linePitch="360"/>
        </w:sectPr>
      </w:pPr>
    </w:p>
    <w:p w14:paraId="31E307A9" w14:textId="6257D356" w:rsidR="00846572" w:rsidRDefault="00846572" w:rsidP="00C03FA9">
      <w:pPr>
        <w:pStyle w:val="Captions"/>
        <w:keepNext/>
        <w:ind w:firstLine="0"/>
        <w:rPr>
          <w:rFonts w:ascii="EC Square Sans Pro" w:hAnsi="EC Square Sans Pro"/>
        </w:rPr>
      </w:pPr>
      <w:bookmarkStart w:id="174" w:name="_Toc184331768"/>
      <w:bookmarkStart w:id="175" w:name="_Toc184674512"/>
      <w:r w:rsidRPr="00846572">
        <w:rPr>
          <w:rFonts w:ascii="EC Square Sans Pro" w:hAnsi="EC Square Sans Pro"/>
        </w:rPr>
        <w:t xml:space="preserve">Figure </w:t>
      </w:r>
      <w:r w:rsidR="00AE3E55">
        <w:rPr>
          <w:rFonts w:ascii="EC Square Sans Pro" w:hAnsi="EC Square Sans Pro"/>
        </w:rPr>
        <w:t>XX</w:t>
      </w:r>
      <w:r w:rsidRPr="00846572">
        <w:rPr>
          <w:rFonts w:ascii="EC Square Sans Pro" w:hAnsi="EC Square Sans Pro"/>
        </w:rPr>
        <w:t xml:space="preserve"> Synthesis and rating of enablers raised to face structural conditions hampering the green transition in EU cities, clustered per enabling condition</w:t>
      </w:r>
      <w:bookmarkEnd w:id="174"/>
      <w:bookmarkEnd w:id="175"/>
    </w:p>
    <w:p w14:paraId="3885F749" w14:textId="4C22F62A" w:rsidR="00C03FA9" w:rsidRPr="001D14DF" w:rsidRDefault="00A0203A" w:rsidP="00A0203A">
      <w:pPr>
        <w:pStyle w:val="Captions"/>
        <w:keepNext/>
        <w:ind w:firstLine="0"/>
        <w:rPr>
          <w:rFonts w:ascii="EC Square Sans Pro" w:hAnsi="EC Square Sans Pro"/>
          <w:i/>
          <w:sz w:val="18"/>
          <w:szCs w:val="18"/>
        </w:rPr>
      </w:pPr>
      <w:r w:rsidRPr="00A0203A">
        <w:rPr>
          <w:rFonts w:ascii="EC Square Sans Pro" w:hAnsi="EC Square Sans Pro"/>
          <w:noProof/>
          <w:lang w:eastAsia="en-GB"/>
        </w:rPr>
        <w:drawing>
          <wp:inline distT="0" distB="0" distL="0" distR="0" wp14:anchorId="07B12465" wp14:editId="2EB7DD80">
            <wp:extent cx="6813550" cy="5487549"/>
            <wp:effectExtent l="0" t="0" r="6350" b="0"/>
            <wp:docPr id="4" name="Picture 4" descr="\\net1.cec.eu.int\jrc-services\IPR-Users\bargiul\My Documents\GREEN DEAL\EGD report 2\2025 new formats chapters &amp; biblio\urban lev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1.cec.eu.int\jrc-services\IPR-Users\bargiul\My Documents\GREEN DEAL\EGD report 2\2025 new formats chapters &amp; biblio\urban level.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3302" b="12662"/>
                    <a:stretch/>
                  </pic:blipFill>
                  <pic:spPr bwMode="auto">
                    <a:xfrm>
                      <a:off x="0" y="0"/>
                      <a:ext cx="6817381" cy="5490634"/>
                    </a:xfrm>
                    <a:prstGeom prst="rect">
                      <a:avLst/>
                    </a:prstGeom>
                    <a:noFill/>
                    <a:ln>
                      <a:noFill/>
                    </a:ln>
                    <a:extLst>
                      <a:ext uri="{53640926-AAD7-44D8-BBD7-CCE9431645EC}">
                        <a14:shadowObscured xmlns:a14="http://schemas.microsoft.com/office/drawing/2010/main"/>
                      </a:ext>
                    </a:extLst>
                  </pic:spPr>
                </pic:pic>
              </a:graphicData>
            </a:graphic>
          </wp:inline>
        </w:drawing>
      </w:r>
      <w:r w:rsidR="00C03FA9" w:rsidRPr="001D14DF">
        <w:rPr>
          <w:rFonts w:ascii="EC Square Sans Pro" w:hAnsi="EC Square Sans Pro"/>
          <w:sz w:val="18"/>
          <w:szCs w:val="18"/>
        </w:rPr>
        <w:t xml:space="preserve">Source: </w:t>
      </w:r>
      <w:r w:rsidR="00C03FA9" w:rsidRPr="001D14DF">
        <w:rPr>
          <w:rFonts w:ascii="EC Square Sans Pro" w:hAnsi="EC Square Sans Pro"/>
          <w:i/>
          <w:sz w:val="18"/>
          <w:szCs w:val="18"/>
        </w:rPr>
        <w:t>Authors' elaboration.</w:t>
      </w:r>
    </w:p>
    <w:p w14:paraId="6701160F" w14:textId="77777777" w:rsidR="002249B9" w:rsidRDefault="002249B9" w:rsidP="00846572">
      <w:pPr>
        <w:pStyle w:val="Captions"/>
        <w:rPr>
          <w:rFonts w:ascii="EC Square Sans Pro" w:hAnsi="EC Square Sans Pro"/>
        </w:rPr>
        <w:sectPr w:rsidR="002249B9" w:rsidSect="002249B9">
          <w:pgSz w:w="16838" w:h="11906" w:orient="landscape"/>
          <w:pgMar w:top="1417" w:right="1417" w:bottom="426" w:left="1417" w:header="708" w:footer="708" w:gutter="0"/>
          <w:pgNumType w:start="1"/>
          <w:cols w:space="708"/>
          <w:docGrid w:linePitch="360"/>
        </w:sectPr>
      </w:pPr>
    </w:p>
    <w:p w14:paraId="4EA52032" w14:textId="77777777" w:rsidR="002249B9" w:rsidRDefault="002249B9" w:rsidP="002249B9">
      <w:pPr>
        <w:pStyle w:val="Captions"/>
        <w:rPr>
          <w:ins w:id="176" w:author="BARBERO VIGNOLA Giulia (JRC-ISPRA)" w:date="2025-03-25T16:37:00Z"/>
          <w:rFonts w:ascii="EC Square Sans Pro" w:hAnsi="EC Square Sans Pro"/>
        </w:rPr>
      </w:pPr>
      <w:commentRangeStart w:id="177"/>
      <w:commentRangeEnd w:id="177"/>
      <w:r>
        <w:rPr>
          <w:rStyle w:val="CommentReference"/>
          <w:rFonts w:ascii="EC Square Sans Pro" w:eastAsia="Times New Roman" w:hAnsi="EC Square Sans Pro" w:cs="Times New Roman"/>
        </w:rPr>
        <w:commentReference w:id="177"/>
      </w:r>
    </w:p>
    <w:p w14:paraId="585F59CD" w14:textId="4BC2E760" w:rsidR="007254F7" w:rsidRPr="006A05F8" w:rsidRDefault="00250978" w:rsidP="007254F7">
      <w:pPr>
        <w:pStyle w:val="JRCText"/>
        <w:rPr>
          <w:lang w:val="en-US"/>
        </w:rPr>
      </w:pPr>
      <w:r>
        <w:rPr>
          <w:noProof/>
          <w:lang w:eastAsia="en-GB"/>
        </w:rPr>
        <mc:AlternateContent>
          <mc:Choice Requires="wps">
            <w:drawing>
              <wp:inline distT="0" distB="0" distL="0" distR="0" wp14:anchorId="0F33302F" wp14:editId="0D6F455B">
                <wp:extent cx="5731510" cy="8169530"/>
                <wp:effectExtent l="0" t="0" r="8890" b="9525"/>
                <wp:docPr id="2051893969" name="Casella di testo 5"/>
                <wp:cNvGraphicFramePr/>
                <a:graphic xmlns:a="http://schemas.openxmlformats.org/drawingml/2006/main">
                  <a:graphicData uri="http://schemas.microsoft.com/office/word/2010/wordprocessingShape">
                    <wps:wsp>
                      <wps:cNvSpPr txBox="1"/>
                      <wps:spPr>
                        <a:xfrm>
                          <a:off x="0" y="0"/>
                          <a:ext cx="5731510" cy="8169530"/>
                        </a:xfrm>
                        <a:prstGeom prst="rect">
                          <a:avLst/>
                        </a:prstGeom>
                        <a:solidFill>
                          <a:schemeClr val="accent3">
                            <a:lumMod val="20000"/>
                            <a:lumOff val="80000"/>
                          </a:schemeClr>
                        </a:solidFill>
                        <a:ln w="6350">
                          <a:solidFill>
                            <a:prstClr val="black"/>
                          </a:solidFill>
                        </a:ln>
                      </wps:spPr>
                      <wps:txbx>
                        <w:txbxContent>
                          <w:p w14:paraId="20EECD77" w14:textId="40BEB27D" w:rsidR="00472A6B" w:rsidRPr="00AF3BDC" w:rsidRDefault="00472A6B" w:rsidP="00250978">
                            <w:pPr>
                              <w:rPr>
                                <w:lang w:val="en-US"/>
                              </w:rPr>
                            </w:pPr>
                            <w:r w:rsidRPr="00AF3BDC">
                              <w:rPr>
                                <w:lang w:val="en-US"/>
                              </w:rPr>
                              <w:t xml:space="preserve">Box </w:t>
                            </w:r>
                            <w:r>
                              <w:rPr>
                                <w:lang w:val="en-US"/>
                              </w:rPr>
                              <w:t>XX</w:t>
                            </w:r>
                            <w:r w:rsidRPr="00AF3BDC">
                              <w:rPr>
                                <w:lang w:val="en-US"/>
                              </w:rPr>
                              <w:t xml:space="preserve">. </w:t>
                            </w:r>
                            <w:r w:rsidRPr="00500DCA">
                              <w:rPr>
                                <w:b/>
                                <w:bCs/>
                                <w:lang w:val="en-US"/>
                              </w:rPr>
                              <w:t xml:space="preserve">The </w:t>
                            </w:r>
                            <w:r>
                              <w:rPr>
                                <w:b/>
                                <w:bCs/>
                                <w:lang w:val="en-US"/>
                              </w:rPr>
                              <w:t>shapEUrbe board game</w:t>
                            </w:r>
                            <w:r w:rsidRPr="00F31D9D">
                              <w:rPr>
                                <w:lang w:val="en-US"/>
                              </w:rPr>
                              <w:t>: SHAPing the green transition in EU URBan Environment under the 2030 Agenda and European Green Deal</w:t>
                            </w:r>
                          </w:p>
                          <w:p w14:paraId="3A895A24" w14:textId="54DE386C" w:rsidR="00472A6B" w:rsidRDefault="00472A6B" w:rsidP="00250978">
                            <w:pPr>
                              <w:rPr>
                                <w:lang w:val="en-US"/>
                              </w:rPr>
                            </w:pPr>
                            <w:r>
                              <w:rPr>
                                <w:lang w:val="en-US"/>
                              </w:rPr>
                              <w:t xml:space="preserve">During the workshop </w:t>
                            </w:r>
                            <w:r w:rsidRPr="00DA72CE">
                              <w:rPr>
                                <w:lang w:val="en-US"/>
                              </w:rPr>
                              <w:t xml:space="preserve">a </w:t>
                            </w:r>
                            <w:r>
                              <w:rPr>
                                <w:lang w:val="en-US"/>
                              </w:rPr>
                              <w:t>novel s</w:t>
                            </w:r>
                            <w:r w:rsidRPr="00DA72CE">
                              <w:rPr>
                                <w:lang w:val="en-US"/>
                              </w:rPr>
                              <w:t>erious game</w:t>
                            </w:r>
                            <w:r>
                              <w:rPr>
                                <w:lang w:val="en-US"/>
                              </w:rPr>
                              <w:t xml:space="preserve"> </w:t>
                            </w:r>
                            <w:r w:rsidRPr="00DA72CE">
                              <w:rPr>
                                <w:lang w:val="en-US"/>
                              </w:rPr>
                              <w:t xml:space="preserve">designed </w:t>
                            </w:r>
                            <w:r>
                              <w:rPr>
                                <w:lang w:val="en-US"/>
                              </w:rPr>
                              <w:t>at the JRC</w:t>
                            </w:r>
                            <w:r w:rsidRPr="00DA72CE">
                              <w:rPr>
                                <w:lang w:val="en-US"/>
                              </w:rPr>
                              <w:t xml:space="preserve">, </w:t>
                            </w:r>
                            <w:r>
                              <w:rPr>
                                <w:lang w:val="en-US"/>
                              </w:rPr>
                              <w:t xml:space="preserve">shapEUrbe, was employed </w:t>
                            </w:r>
                            <w:r w:rsidRPr="00DA72CE">
                              <w:rPr>
                                <w:lang w:val="en-US"/>
                              </w:rPr>
                              <w:t xml:space="preserve">to engage participants in tackling structural challenges and identifying enablers to advance the </w:t>
                            </w:r>
                            <w:r>
                              <w:rPr>
                                <w:lang w:val="en-US"/>
                              </w:rPr>
                              <w:t xml:space="preserve">EGD </w:t>
                            </w:r>
                            <w:r w:rsidRPr="00DA72CE">
                              <w:rPr>
                                <w:lang w:val="en-US"/>
                              </w:rPr>
                              <w:t>targets within</w:t>
                            </w:r>
                            <w:r>
                              <w:rPr>
                                <w:lang w:val="en-US"/>
                              </w:rPr>
                              <w:t xml:space="preserve"> EU</w:t>
                            </w:r>
                            <w:r w:rsidRPr="00DA72CE">
                              <w:rPr>
                                <w:lang w:val="en-US"/>
                              </w:rPr>
                              <w:t xml:space="preserve"> urban environments. The game fosters collaboration, creativity, and critical thinking, simulating the complexities of urban green transitions toward achieving climate neutrality by 2050 in four major steps</w:t>
                            </w:r>
                            <w:r>
                              <w:rPr>
                                <w:lang w:val="en-US"/>
                              </w:rPr>
                              <w:t xml:space="preserve">: Setting the scene, the Road to 2030, Rating enablers, Exploring gaps and ambitions (Fig. XX). </w:t>
                            </w:r>
                          </w:p>
                          <w:p w14:paraId="674500CC" w14:textId="3338A2E5" w:rsidR="00472A6B" w:rsidRDefault="00472A6B" w:rsidP="00250978">
                            <w:pPr>
                              <w:rPr>
                                <w:lang w:val="en-US"/>
                              </w:rPr>
                            </w:pPr>
                            <w:r w:rsidRPr="00060CB6">
                              <w:rPr>
                                <w:lang w:val="en-US"/>
                              </w:rPr>
                              <w:t xml:space="preserve">During </w:t>
                            </w:r>
                            <w:r>
                              <w:rPr>
                                <w:lang w:val="en-US"/>
                              </w:rPr>
                              <w:t>their</w:t>
                            </w:r>
                            <w:r w:rsidRPr="00060CB6">
                              <w:rPr>
                                <w:lang w:val="en-US"/>
                              </w:rPr>
                              <w:t xml:space="preserve"> turn, the playing team </w:t>
                            </w:r>
                            <w:r>
                              <w:rPr>
                                <w:lang w:val="en-US"/>
                              </w:rPr>
                              <w:t xml:space="preserve">participants </w:t>
                            </w:r>
                            <w:r w:rsidRPr="00060CB6">
                              <w:rPr>
                                <w:lang w:val="en-US"/>
                              </w:rPr>
                              <w:t xml:space="preserve">must identify at least one enabler or good practice </w:t>
                            </w:r>
                            <w:r>
                              <w:rPr>
                                <w:lang w:val="en-US"/>
                              </w:rPr>
                              <w:t xml:space="preserve">in support of a target </w:t>
                            </w:r>
                            <w:r w:rsidRPr="00060CB6">
                              <w:rPr>
                                <w:lang w:val="en-US"/>
                              </w:rPr>
                              <w:t>to advance their pawn. Teams collaboratively discuss the relevance and application of enablers, writing keywords on the cards to document their ideas. Opponent teams can intervene by playing one barrier card per turn, forcing the active team to address the obstacle before proceeding.</w:t>
                            </w:r>
                            <w:r>
                              <w:rPr>
                                <w:lang w:val="en-US"/>
                              </w:rPr>
                              <w:t xml:space="preserve"> </w:t>
                            </w:r>
                            <w:r w:rsidRPr="00060CB6">
                              <w:rPr>
                                <w:lang w:val="en-US"/>
                              </w:rPr>
                              <w:t xml:space="preserve">Both teams must collaborate to co-identify enablers that resolve the structural </w:t>
                            </w:r>
                            <w:r>
                              <w:rPr>
                                <w:lang w:val="en-US"/>
                              </w:rPr>
                              <w:t>hampering conditions</w:t>
                            </w:r>
                            <w:r w:rsidRPr="00060CB6">
                              <w:rPr>
                                <w:lang w:val="en-US"/>
                              </w:rPr>
                              <w:t>, ensuring progress for all participants. Once resolved, the turn passes to the opponent team.</w:t>
                            </w:r>
                            <w:r>
                              <w:rPr>
                                <w:lang w:val="en-US"/>
                              </w:rPr>
                              <w:t xml:space="preserve"> </w:t>
                            </w:r>
                            <w:r w:rsidRPr="00060CB6">
                              <w:rPr>
                                <w:lang w:val="en-US"/>
                              </w:rPr>
                              <w:t xml:space="preserve">The gameplay continues for 50–60 minutes or until one team reaches 2030. </w:t>
                            </w:r>
                            <w:r w:rsidRPr="00A47CB2">
                              <w:rPr>
                                <w:lang w:val="en-US"/>
                              </w:rPr>
                              <w:t>The</w:t>
                            </w:r>
                            <w:r>
                              <w:rPr>
                                <w:lang w:val="en-US"/>
                              </w:rPr>
                              <w:t xml:space="preserve"> </w:t>
                            </w:r>
                            <w:r w:rsidRPr="00A47CB2">
                              <w:rPr>
                                <w:lang w:val="en-US"/>
                              </w:rPr>
                              <w:t xml:space="preserve">game was designed with a structured </w:t>
                            </w:r>
                            <w:r>
                              <w:rPr>
                                <w:lang w:val="en-US"/>
                              </w:rPr>
                              <w:t xml:space="preserve">and rigorous </w:t>
                            </w:r>
                            <w:r w:rsidRPr="00A47CB2">
                              <w:rPr>
                                <w:lang w:val="en-US"/>
                              </w:rPr>
                              <w:t>approach to avoid open-ended and unrestrained discussions</w:t>
                            </w:r>
                            <w:r>
                              <w:rPr>
                                <w:lang w:val="en-US"/>
                              </w:rPr>
                              <w:t>,</w:t>
                            </w:r>
                            <w:r w:rsidRPr="00A47CB2">
                              <w:rPr>
                                <w:lang w:val="en-US"/>
                              </w:rPr>
                              <w:t xml:space="preserve"> often disconnected from real-world constraints</w:t>
                            </w:r>
                            <w:r>
                              <w:rPr>
                                <w:lang w:val="en-US"/>
                              </w:rPr>
                              <w:t xml:space="preserve"> in such approaches</w:t>
                            </w:r>
                            <w:r w:rsidRPr="00A47CB2">
                              <w:rPr>
                                <w:lang w:val="en-US"/>
                              </w:rPr>
                              <w:t xml:space="preserve">. Instead, it grounded participants in a scenario </w:t>
                            </w:r>
                            <w:r>
                              <w:rPr>
                                <w:lang w:val="en-US"/>
                              </w:rPr>
                              <w:t>resembling</w:t>
                            </w:r>
                            <w:r w:rsidRPr="00A47CB2">
                              <w:rPr>
                                <w:lang w:val="en-US"/>
                              </w:rPr>
                              <w:t xml:space="preserve"> interrelated challenges of urban transitions. The inclusion of</w:t>
                            </w:r>
                            <w:r w:rsidRPr="00A47CB2">
                              <w:rPr>
                                <w:rFonts w:ascii="Calibri" w:hAnsi="Calibri" w:cs="Calibri"/>
                                <w:lang w:val="en-US"/>
                              </w:rPr>
                              <w:t> </w:t>
                            </w:r>
                            <w:r w:rsidRPr="00A47CB2">
                              <w:rPr>
                                <w:lang w:val="en-US"/>
                              </w:rPr>
                              <w:t>barriers</w:t>
                            </w:r>
                            <w:r>
                              <w:rPr>
                                <w:lang w:val="en-US"/>
                              </w:rPr>
                              <w:t xml:space="preserve"> and references to hampering conditions, to be collectively addressed,</w:t>
                            </w:r>
                            <w:r w:rsidRPr="00A47CB2">
                              <w:rPr>
                                <w:rFonts w:ascii="Calibri" w:hAnsi="Calibri" w:cs="Calibri"/>
                                <w:lang w:val="en-US"/>
                              </w:rPr>
                              <w:t> </w:t>
                            </w:r>
                            <w:r w:rsidRPr="00A47CB2">
                              <w:rPr>
                                <w:lang w:val="en-US"/>
                              </w:rPr>
                              <w:t>create</w:t>
                            </w:r>
                            <w:r>
                              <w:rPr>
                                <w:lang w:val="en-US"/>
                              </w:rPr>
                              <w:t>s</w:t>
                            </w:r>
                            <w:r w:rsidRPr="00A47CB2">
                              <w:rPr>
                                <w:lang w:val="en-US"/>
                              </w:rPr>
                              <w:t xml:space="preserve"> competitive dynamics between teams, requiring them to navigate obstacles built into the game. At the same time, the use of</w:t>
                            </w:r>
                            <w:r w:rsidRPr="00A47CB2">
                              <w:rPr>
                                <w:rFonts w:ascii="Calibri" w:hAnsi="Calibri" w:cs="Calibri"/>
                                <w:lang w:val="en-US"/>
                              </w:rPr>
                              <w:t> </w:t>
                            </w:r>
                            <w:r w:rsidRPr="00A47CB2">
                              <w:rPr>
                                <w:lang w:val="en-US"/>
                              </w:rPr>
                              <w:t>targets</w:t>
                            </w:r>
                            <w:r w:rsidRPr="00A47CB2">
                              <w:rPr>
                                <w:rFonts w:ascii="Calibri" w:hAnsi="Calibri" w:cs="Calibri"/>
                                <w:lang w:val="en-US"/>
                              </w:rPr>
                              <w:t> </w:t>
                            </w:r>
                            <w:r w:rsidRPr="00A47CB2">
                              <w:rPr>
                                <w:lang w:val="en-US"/>
                              </w:rPr>
                              <w:t>ensure</w:t>
                            </w:r>
                            <w:r>
                              <w:rPr>
                                <w:lang w:val="en-US"/>
                              </w:rPr>
                              <w:t>s</w:t>
                            </w:r>
                            <w:r w:rsidRPr="00A47CB2">
                              <w:rPr>
                                <w:lang w:val="en-US"/>
                              </w:rPr>
                              <w:t xml:space="preserve"> discussions remained focused on tangible outcomes</w:t>
                            </w:r>
                            <w:r>
                              <w:rPr>
                                <w:lang w:val="en-US"/>
                              </w:rPr>
                              <w:t xml:space="preserve"> to favor </w:t>
                            </w:r>
                            <w:r w:rsidRPr="00A47CB2">
                              <w:rPr>
                                <w:lang w:val="en-US"/>
                              </w:rPr>
                              <w:t>policy objective</w:t>
                            </w:r>
                            <w:r>
                              <w:rPr>
                                <w:lang w:val="en-US"/>
                              </w:rPr>
                              <w:t xml:space="preserve"> implementations</w:t>
                            </w:r>
                            <w:r w:rsidRPr="00A47CB2">
                              <w:rPr>
                                <w:lang w:val="en-US"/>
                              </w:rPr>
                              <w:t>.</w:t>
                            </w:r>
                            <w:r>
                              <w:rPr>
                                <w:lang w:val="en-US"/>
                              </w:rPr>
                              <w:t xml:space="preserve"> Being highly replicable at different scales, discussions are ongoing to test the game in real-world environments leveraging ongoing collaborations with urban networks.</w:t>
                            </w:r>
                          </w:p>
                          <w:p w14:paraId="6FEDF36F" w14:textId="20AC229D" w:rsidR="00472A6B" w:rsidRDefault="00472A6B" w:rsidP="00250978">
                            <w:pPr>
                              <w:rPr>
                                <w:lang w:val="en-US"/>
                              </w:rPr>
                            </w:pPr>
                            <w:r>
                              <w:rPr>
                                <w:noProof/>
                              </w:rPr>
                              <w:drawing>
                                <wp:inline distT="0" distB="0" distL="0" distR="0" wp14:anchorId="1152F418" wp14:editId="00409808">
                                  <wp:extent cx="5542280" cy="3894455"/>
                                  <wp:effectExtent l="0" t="0" r="0" b="4445"/>
                                  <wp:docPr id="16" name="Immagine 7" descr="Immagine che contiene testo, schermata&#10;&#10;Descrizione generata automaticamente">
                                    <a:extLst xmlns:a="http://schemas.openxmlformats.org/drawingml/2006/main">
                                      <a:ext uri="{FF2B5EF4-FFF2-40B4-BE49-F238E27FC236}">
                                        <a16:creationId xmlns:a16="http://schemas.microsoft.com/office/drawing/2014/main" id="{A05BFD2D-A18A-8AFE-F687-7F6C0FBA75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7351" name="Immagine 7" descr="Immagine che contiene testo, schermata&#10;&#10;Descrizione generata automaticamente">
                                            <a:extLst>
                                              <a:ext uri="{FF2B5EF4-FFF2-40B4-BE49-F238E27FC236}">
                                                <a16:creationId xmlns:a16="http://schemas.microsoft.com/office/drawing/2014/main" id="{A05BFD2D-A18A-8AFE-F687-7F6C0FBA7501}"/>
                                              </a:ext>
                                            </a:extLst>
                                          </pic:cNvPr>
                                          <pic:cNvPicPr>
                                            <a:picLocks noChangeAspect="1"/>
                                          </pic:cNvPicPr>
                                        </pic:nvPicPr>
                                        <pic:blipFill>
                                          <a:blip r:embed="rId24" cstate="print">
                                            <a:extLst>
                                              <a:ext uri="{28A0092B-C50C-407E-A947-70E740481C1C}">
                                                <a14:useLocalDpi xmlns:a14="http://schemas.microsoft.com/office/drawing/2010/main" val="0"/>
                                              </a:ext>
                                            </a:extLst>
                                          </a:blip>
                                          <a:srcRect l="1217" t="994" r="1724" b="2513"/>
                                          <a:stretch/>
                                        </pic:blipFill>
                                        <pic:spPr>
                                          <a:xfrm>
                                            <a:off x="0" y="0"/>
                                            <a:ext cx="5542280" cy="3894455"/>
                                          </a:xfrm>
                                          <a:prstGeom prst="rect">
                                            <a:avLst/>
                                          </a:prstGeom>
                                        </pic:spPr>
                                      </pic:pic>
                                    </a:graphicData>
                                  </a:graphic>
                                </wp:inline>
                              </w:drawing>
                            </w:r>
                          </w:p>
                          <w:p w14:paraId="599BF832" w14:textId="1B80BDAB" w:rsidR="00472A6B" w:rsidRPr="00F16E3C" w:rsidRDefault="00472A6B" w:rsidP="00A52EF9">
                            <w:pPr>
                              <w:jc w:val="center"/>
                              <w:rPr>
                                <w:lang w:val="en-US"/>
                              </w:rPr>
                            </w:pPr>
                            <w:r>
                              <w:t>Figure XX. ShapEUrbe board game. Designed by M. Trane.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F33302F" id="_x0000_t202" coordsize="21600,21600" o:spt="202" path="m,l,21600r21600,l21600,xe">
                <v:stroke joinstyle="miter"/>
                <v:path gradientshapeok="t" o:connecttype="rect"/>
              </v:shapetype>
              <v:shape id="Casella di testo 5" o:spid="_x0000_s1026" type="#_x0000_t202" style="width:451.3pt;height:64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" fillcolor="#ededed [662]" strokeweight=".5pt">
                <v:textbox>
                  <w:txbxContent>
                    <w:p w14:paraId="20EECD77" w14:textId="40BEB27D" w:rsidR="00472A6B" w:rsidRPr="00AF3BDC" w:rsidRDefault="00472A6B" w:rsidP="00250978">
                      <w:pPr>
                        <w:rPr>
                          <w:lang w:val="en-US"/>
                        </w:rPr>
                      </w:pPr>
                      <w:r w:rsidRPr="00AF3BDC">
                        <w:rPr>
                          <w:lang w:val="en-US"/>
                        </w:rPr>
                        <w:t xml:space="preserve">Box </w:t>
                      </w:r>
                      <w:r>
                        <w:rPr>
                          <w:lang w:val="en-US"/>
                        </w:rPr>
                        <w:t>XX</w:t>
                      </w:r>
                      <w:r w:rsidRPr="00AF3BDC">
                        <w:rPr>
                          <w:lang w:val="en-US"/>
                        </w:rPr>
                        <w:t xml:space="preserve">. </w:t>
                      </w:r>
                      <w:r w:rsidRPr="00500DCA">
                        <w:rPr>
                          <w:b/>
                          <w:bCs/>
                          <w:lang w:val="en-US"/>
                        </w:rPr>
                        <w:t xml:space="preserve">The </w:t>
                      </w:r>
                      <w:r>
                        <w:rPr>
                          <w:b/>
                          <w:bCs/>
                          <w:lang w:val="en-US"/>
                        </w:rPr>
                        <w:t>shapEUrbe board game</w:t>
                      </w:r>
                      <w:r w:rsidRPr="00F31D9D">
                        <w:rPr>
                          <w:lang w:val="en-US"/>
                        </w:rPr>
                        <w:t>: SHAPing the green transition in EU URBan Environment under the 2030 Agenda and European Green Deal</w:t>
                      </w:r>
                    </w:p>
                    <w:p w14:paraId="3A895A24" w14:textId="54DE386C" w:rsidR="00472A6B" w:rsidRDefault="00472A6B" w:rsidP="00250978">
                      <w:pPr>
                        <w:rPr>
                          <w:lang w:val="en-US"/>
                        </w:rPr>
                      </w:pPr>
                      <w:r>
                        <w:rPr>
                          <w:lang w:val="en-US"/>
                        </w:rPr>
                        <w:t xml:space="preserve">During the workshop </w:t>
                      </w:r>
                      <w:r w:rsidRPr="00DA72CE">
                        <w:rPr>
                          <w:lang w:val="en-US"/>
                        </w:rPr>
                        <w:t xml:space="preserve">a </w:t>
                      </w:r>
                      <w:r>
                        <w:rPr>
                          <w:lang w:val="en-US"/>
                        </w:rPr>
                        <w:t>novel s</w:t>
                      </w:r>
                      <w:r w:rsidRPr="00DA72CE">
                        <w:rPr>
                          <w:lang w:val="en-US"/>
                        </w:rPr>
                        <w:t>erious game</w:t>
                      </w:r>
                      <w:r>
                        <w:rPr>
                          <w:lang w:val="en-US"/>
                        </w:rPr>
                        <w:t xml:space="preserve"> </w:t>
                      </w:r>
                      <w:r w:rsidRPr="00DA72CE">
                        <w:rPr>
                          <w:lang w:val="en-US"/>
                        </w:rPr>
                        <w:t xml:space="preserve">designed </w:t>
                      </w:r>
                      <w:r>
                        <w:rPr>
                          <w:lang w:val="en-US"/>
                        </w:rPr>
                        <w:t>at the JRC</w:t>
                      </w:r>
                      <w:r w:rsidRPr="00DA72CE">
                        <w:rPr>
                          <w:lang w:val="en-US"/>
                        </w:rPr>
                        <w:t xml:space="preserve">, </w:t>
                      </w:r>
                      <w:r>
                        <w:rPr>
                          <w:lang w:val="en-US"/>
                        </w:rPr>
                        <w:t xml:space="preserve">shapEUrbe, was employed </w:t>
                      </w:r>
                      <w:r w:rsidRPr="00DA72CE">
                        <w:rPr>
                          <w:lang w:val="en-US"/>
                        </w:rPr>
                        <w:t xml:space="preserve">to engage participants in tackling structural challenges and identifying enablers to advance the </w:t>
                      </w:r>
                      <w:r>
                        <w:rPr>
                          <w:lang w:val="en-US"/>
                        </w:rPr>
                        <w:t xml:space="preserve">EGD </w:t>
                      </w:r>
                      <w:r w:rsidRPr="00DA72CE">
                        <w:rPr>
                          <w:lang w:val="en-US"/>
                        </w:rPr>
                        <w:t>targets within</w:t>
                      </w:r>
                      <w:r>
                        <w:rPr>
                          <w:lang w:val="en-US"/>
                        </w:rPr>
                        <w:t xml:space="preserve"> EU</w:t>
                      </w:r>
                      <w:r w:rsidRPr="00DA72CE">
                        <w:rPr>
                          <w:lang w:val="en-US"/>
                        </w:rPr>
                        <w:t xml:space="preserve"> urban environments. The game fosters collaboration, creativity, and critical thinking, simulating the complexities of urban green transitions toward achieving climate neutrality by 2050 in four major steps</w:t>
                      </w:r>
                      <w:r>
                        <w:rPr>
                          <w:lang w:val="en-US"/>
                        </w:rPr>
                        <w:t xml:space="preserve">: Setting the scene, the Road to 2030, Rating enablers, Exploring gaps and ambitions (Fig. XX). </w:t>
                      </w:r>
                    </w:p>
                    <w:p w14:paraId="674500CC" w14:textId="3338A2E5" w:rsidR="00472A6B" w:rsidRDefault="00472A6B" w:rsidP="00250978">
                      <w:pPr>
                        <w:rPr>
                          <w:lang w:val="en-US"/>
                        </w:rPr>
                      </w:pPr>
                      <w:r w:rsidRPr="00060CB6">
                        <w:rPr>
                          <w:lang w:val="en-US"/>
                        </w:rPr>
                        <w:t xml:space="preserve">During </w:t>
                      </w:r>
                      <w:r>
                        <w:rPr>
                          <w:lang w:val="en-US"/>
                        </w:rPr>
                        <w:t>their</w:t>
                      </w:r>
                      <w:r w:rsidRPr="00060CB6">
                        <w:rPr>
                          <w:lang w:val="en-US"/>
                        </w:rPr>
                        <w:t xml:space="preserve"> turn, the playing team </w:t>
                      </w:r>
                      <w:r>
                        <w:rPr>
                          <w:lang w:val="en-US"/>
                        </w:rPr>
                        <w:t xml:space="preserve">participants </w:t>
                      </w:r>
                      <w:r w:rsidRPr="00060CB6">
                        <w:rPr>
                          <w:lang w:val="en-US"/>
                        </w:rPr>
                        <w:t xml:space="preserve">must identify at least one enabler or good practice </w:t>
                      </w:r>
                      <w:r>
                        <w:rPr>
                          <w:lang w:val="en-US"/>
                        </w:rPr>
                        <w:t xml:space="preserve">in support of a target </w:t>
                      </w:r>
                      <w:r w:rsidRPr="00060CB6">
                        <w:rPr>
                          <w:lang w:val="en-US"/>
                        </w:rPr>
                        <w:t>to advance their pawn. Teams collaboratively discuss the relevance and application of enablers, writing keywords on the cards to document their ideas. Opponent teams can intervene by playing one barrier card per turn, forcing the active team to address the obstacle before proceeding.</w:t>
                      </w:r>
                      <w:r>
                        <w:rPr>
                          <w:lang w:val="en-US"/>
                        </w:rPr>
                        <w:t xml:space="preserve"> </w:t>
                      </w:r>
                      <w:r w:rsidRPr="00060CB6">
                        <w:rPr>
                          <w:lang w:val="en-US"/>
                        </w:rPr>
                        <w:t xml:space="preserve">Both teams must collaborate to co-identify enablers that resolve the structural </w:t>
                      </w:r>
                      <w:r>
                        <w:rPr>
                          <w:lang w:val="en-US"/>
                        </w:rPr>
                        <w:t>hampering conditions</w:t>
                      </w:r>
                      <w:r w:rsidRPr="00060CB6">
                        <w:rPr>
                          <w:lang w:val="en-US"/>
                        </w:rPr>
                        <w:t>, ensuring progress for all participants. Once resolved, the turn passes to the opponent team.</w:t>
                      </w:r>
                      <w:r>
                        <w:rPr>
                          <w:lang w:val="en-US"/>
                        </w:rPr>
                        <w:t xml:space="preserve"> </w:t>
                      </w:r>
                      <w:r w:rsidRPr="00060CB6">
                        <w:rPr>
                          <w:lang w:val="en-US"/>
                        </w:rPr>
                        <w:t xml:space="preserve">The gameplay continues for 50–60 minutes or until one team reaches 2030. </w:t>
                      </w:r>
                      <w:r w:rsidRPr="00A47CB2">
                        <w:rPr>
                          <w:lang w:val="en-US"/>
                        </w:rPr>
                        <w:t>The</w:t>
                      </w:r>
                      <w:r>
                        <w:rPr>
                          <w:lang w:val="en-US"/>
                        </w:rPr>
                        <w:t xml:space="preserve"> </w:t>
                      </w:r>
                      <w:r w:rsidRPr="00A47CB2">
                        <w:rPr>
                          <w:lang w:val="en-US"/>
                        </w:rPr>
                        <w:t xml:space="preserve">game was designed with a structured </w:t>
                      </w:r>
                      <w:r>
                        <w:rPr>
                          <w:lang w:val="en-US"/>
                        </w:rPr>
                        <w:t xml:space="preserve">and rigorous </w:t>
                      </w:r>
                      <w:r w:rsidRPr="00A47CB2">
                        <w:rPr>
                          <w:lang w:val="en-US"/>
                        </w:rPr>
                        <w:t>approach to avoid open-ended and unrestrained discussions</w:t>
                      </w:r>
                      <w:r>
                        <w:rPr>
                          <w:lang w:val="en-US"/>
                        </w:rPr>
                        <w:t>,</w:t>
                      </w:r>
                      <w:r w:rsidRPr="00A47CB2">
                        <w:rPr>
                          <w:lang w:val="en-US"/>
                        </w:rPr>
                        <w:t xml:space="preserve"> often disconnected from real-world constraints</w:t>
                      </w:r>
                      <w:r>
                        <w:rPr>
                          <w:lang w:val="en-US"/>
                        </w:rPr>
                        <w:t xml:space="preserve"> in such approaches</w:t>
                      </w:r>
                      <w:r w:rsidRPr="00A47CB2">
                        <w:rPr>
                          <w:lang w:val="en-US"/>
                        </w:rPr>
                        <w:t xml:space="preserve">. Instead, it grounded participants in a scenario </w:t>
                      </w:r>
                      <w:r>
                        <w:rPr>
                          <w:lang w:val="en-US"/>
                        </w:rPr>
                        <w:t>resembling</w:t>
                      </w:r>
                      <w:r w:rsidRPr="00A47CB2">
                        <w:rPr>
                          <w:lang w:val="en-US"/>
                        </w:rPr>
                        <w:t xml:space="preserve"> interrelated challenges of urban transitions. The inclusion of</w:t>
                      </w:r>
                      <w:r w:rsidRPr="00A47CB2">
                        <w:rPr>
                          <w:rFonts w:ascii="Calibri" w:hAnsi="Calibri" w:cs="Calibri"/>
                          <w:lang w:val="en-US"/>
                        </w:rPr>
                        <w:t> </w:t>
                      </w:r>
                      <w:r w:rsidRPr="00A47CB2">
                        <w:rPr>
                          <w:lang w:val="en-US"/>
                        </w:rPr>
                        <w:t>barriers</w:t>
                      </w:r>
                      <w:r>
                        <w:rPr>
                          <w:lang w:val="en-US"/>
                        </w:rPr>
                        <w:t xml:space="preserve"> and references to hampering conditions, to be collectively addressed,</w:t>
                      </w:r>
                      <w:r w:rsidRPr="00A47CB2">
                        <w:rPr>
                          <w:rFonts w:ascii="Calibri" w:hAnsi="Calibri" w:cs="Calibri"/>
                          <w:lang w:val="en-US"/>
                        </w:rPr>
                        <w:t> </w:t>
                      </w:r>
                      <w:r w:rsidRPr="00A47CB2">
                        <w:rPr>
                          <w:lang w:val="en-US"/>
                        </w:rPr>
                        <w:t>create</w:t>
                      </w:r>
                      <w:r>
                        <w:rPr>
                          <w:lang w:val="en-US"/>
                        </w:rPr>
                        <w:t>s</w:t>
                      </w:r>
                      <w:r w:rsidRPr="00A47CB2">
                        <w:rPr>
                          <w:lang w:val="en-US"/>
                        </w:rPr>
                        <w:t xml:space="preserve"> competitive dynamics between teams, requiring them to navigate obstacles built into the game. At the same time, the use of</w:t>
                      </w:r>
                      <w:r w:rsidRPr="00A47CB2">
                        <w:rPr>
                          <w:rFonts w:ascii="Calibri" w:hAnsi="Calibri" w:cs="Calibri"/>
                          <w:lang w:val="en-US"/>
                        </w:rPr>
                        <w:t> </w:t>
                      </w:r>
                      <w:r w:rsidRPr="00A47CB2">
                        <w:rPr>
                          <w:lang w:val="en-US"/>
                        </w:rPr>
                        <w:t>targets</w:t>
                      </w:r>
                      <w:r w:rsidRPr="00A47CB2">
                        <w:rPr>
                          <w:rFonts w:ascii="Calibri" w:hAnsi="Calibri" w:cs="Calibri"/>
                          <w:lang w:val="en-US"/>
                        </w:rPr>
                        <w:t> </w:t>
                      </w:r>
                      <w:r w:rsidRPr="00A47CB2">
                        <w:rPr>
                          <w:lang w:val="en-US"/>
                        </w:rPr>
                        <w:t>ensure</w:t>
                      </w:r>
                      <w:r>
                        <w:rPr>
                          <w:lang w:val="en-US"/>
                        </w:rPr>
                        <w:t>s</w:t>
                      </w:r>
                      <w:r w:rsidRPr="00A47CB2">
                        <w:rPr>
                          <w:lang w:val="en-US"/>
                        </w:rPr>
                        <w:t xml:space="preserve"> discussions remained focused on tangible outcomes</w:t>
                      </w:r>
                      <w:r>
                        <w:rPr>
                          <w:lang w:val="en-US"/>
                        </w:rPr>
                        <w:t xml:space="preserve"> to favor </w:t>
                      </w:r>
                      <w:r w:rsidRPr="00A47CB2">
                        <w:rPr>
                          <w:lang w:val="en-US"/>
                        </w:rPr>
                        <w:t>policy objective</w:t>
                      </w:r>
                      <w:r>
                        <w:rPr>
                          <w:lang w:val="en-US"/>
                        </w:rPr>
                        <w:t xml:space="preserve"> implementations</w:t>
                      </w:r>
                      <w:r w:rsidRPr="00A47CB2">
                        <w:rPr>
                          <w:lang w:val="en-US"/>
                        </w:rPr>
                        <w:t>.</w:t>
                      </w:r>
                      <w:r>
                        <w:rPr>
                          <w:lang w:val="en-US"/>
                        </w:rPr>
                        <w:t xml:space="preserve"> Being highly replicable at different scales, discussions are ongoing to test the game in real-world environments leveraging ongoing collaborations with urban networks.</w:t>
                      </w:r>
                    </w:p>
                    <w:p w14:paraId="6FEDF36F" w14:textId="20AC229D" w:rsidR="00472A6B" w:rsidRDefault="00472A6B" w:rsidP="00250978">
                      <w:pPr>
                        <w:rPr>
                          <w:lang w:val="en-US"/>
                        </w:rPr>
                      </w:pPr>
                      <w:r>
                        <w:rPr>
                          <w:noProof/>
                        </w:rPr>
                        <w:drawing>
                          <wp:inline distT="0" distB="0" distL="0" distR="0" wp14:anchorId="1152F418" wp14:editId="00409808">
                            <wp:extent cx="5542280" cy="3894455"/>
                            <wp:effectExtent l="0" t="0" r="0" b="4445"/>
                            <wp:docPr id="16" name="Immagine 7" descr="Immagine che contiene testo, schermata&#10;&#10;Descrizione generata automaticamente">
                              <a:extLst xmlns:a="http://schemas.openxmlformats.org/drawingml/2006/main">
                                <a:ext uri="{FF2B5EF4-FFF2-40B4-BE49-F238E27FC236}">
                                  <a16:creationId xmlns:a16="http://schemas.microsoft.com/office/drawing/2014/main" id="{A05BFD2D-A18A-8AFE-F687-7F6C0FBA75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7351" name="Immagine 7" descr="Immagine che contiene testo, schermata&#10;&#10;Descrizione generata automaticamente">
                                      <a:extLst>
                                        <a:ext uri="{FF2B5EF4-FFF2-40B4-BE49-F238E27FC236}">
                                          <a16:creationId xmlns:a16="http://schemas.microsoft.com/office/drawing/2014/main" id="{A05BFD2D-A18A-8AFE-F687-7F6C0FBA7501}"/>
                                        </a:ext>
                                      </a:extLst>
                                    </pic:cNvPr>
                                    <pic:cNvPicPr>
                                      <a:picLocks noChangeAspect="1"/>
                                    </pic:cNvPicPr>
                                  </pic:nvPicPr>
                                  <pic:blipFill>
                                    <a:blip r:embed="rId24" cstate="print">
                                      <a:extLst>
                                        <a:ext uri="{28A0092B-C50C-407E-A947-70E740481C1C}">
                                          <a14:useLocalDpi xmlns:a14="http://schemas.microsoft.com/office/drawing/2010/main" val="0"/>
                                        </a:ext>
                                      </a:extLst>
                                    </a:blip>
                                    <a:srcRect l="1217" t="994" r="1724" b="2513"/>
                                    <a:stretch/>
                                  </pic:blipFill>
                                  <pic:spPr>
                                    <a:xfrm>
                                      <a:off x="0" y="0"/>
                                      <a:ext cx="5542280" cy="3894455"/>
                                    </a:xfrm>
                                    <a:prstGeom prst="rect">
                                      <a:avLst/>
                                    </a:prstGeom>
                                  </pic:spPr>
                                </pic:pic>
                              </a:graphicData>
                            </a:graphic>
                          </wp:inline>
                        </w:drawing>
                      </w:r>
                    </w:p>
                    <w:p w14:paraId="599BF832" w14:textId="1B80BDAB" w:rsidR="00472A6B" w:rsidRPr="00F16E3C" w:rsidRDefault="00472A6B" w:rsidP="00A52EF9">
                      <w:pPr>
                        <w:jc w:val="center"/>
                        <w:rPr>
                          <w:lang w:val="en-US"/>
                        </w:rPr>
                      </w:pPr>
                      <w:r>
                        <w:t>Figure XX. ShapEUrbe board game. Designed by M. Trane.</w:t>
                      </w:r>
                    </w:p>
                  </w:txbxContent>
                </v:textbox>
                <w10:anchorlock/>
              </v:shape>
            </w:pict>
          </mc:Fallback>
        </mc:AlternateContent>
      </w:r>
    </w:p>
    <w:p w14:paraId="3BD0D8C2" w14:textId="55A2714A" w:rsidR="00DC76D4" w:rsidRDefault="00B706DF" w:rsidP="002249B9">
      <w:pPr>
        <w:spacing w:before="0" w:after="160"/>
        <w:rPr>
          <w:ins w:id="179" w:author="GEORGAKAKI Aliki (JRC-PETTEN)" w:date="2024-12-10T16:24:00Z"/>
          <w:rFonts w:cs="Segoe UI"/>
          <w:lang w:val="en-IE" w:eastAsia="en-IE"/>
        </w:rPr>
      </w:pPr>
      <w:bookmarkStart w:id="180" w:name="_Toc183616191"/>
      <w:bookmarkStart w:id="181" w:name="_Toc183617838"/>
      <w:bookmarkStart w:id="182" w:name="_Toc184602522"/>
      <w:bookmarkStart w:id="183" w:name="_Toc160095595"/>
      <w:bookmarkStart w:id="184" w:name="_Toc161312014"/>
      <w:bookmarkStart w:id="185" w:name="_Toc181270014"/>
      <w:bookmarkEnd w:id="180"/>
      <w:bookmarkEnd w:id="181"/>
      <w:r w:rsidRPr="006A05F8">
        <w:rPr>
          <w:lang w:val="en-US"/>
        </w:rPr>
        <w:br w:type="page"/>
      </w:r>
      <w:bookmarkEnd w:id="182"/>
      <w:bookmarkEnd w:id="183"/>
      <w:bookmarkEnd w:id="184"/>
      <w:bookmarkEnd w:id="185"/>
    </w:p>
    <w:p w14:paraId="7605F17F" w14:textId="697D0454" w:rsidR="3D2B673E" w:rsidRDefault="3D2B673E" w:rsidP="78A07F79">
      <w:pPr>
        <w:spacing w:before="0" w:after="0"/>
      </w:pPr>
      <w:bookmarkStart w:id="186" w:name="_Toc184800259"/>
      <w:bookmarkStart w:id="187" w:name="_Toc184881709"/>
      <w:bookmarkStart w:id="188" w:name="_Toc185312052"/>
      <w:bookmarkStart w:id="189" w:name="_Toc184800260"/>
      <w:bookmarkStart w:id="190" w:name="_Toc184881710"/>
      <w:bookmarkStart w:id="191" w:name="_Toc185312053"/>
      <w:bookmarkEnd w:id="186"/>
      <w:bookmarkEnd w:id="187"/>
      <w:bookmarkEnd w:id="188"/>
      <w:bookmarkEnd w:id="189"/>
      <w:bookmarkEnd w:id="190"/>
      <w:bookmarkEnd w:id="191"/>
    </w:p>
    <w:p w14:paraId="69736EF3" w14:textId="35717F02" w:rsidR="004E0845" w:rsidRPr="00142A0D" w:rsidRDefault="004E0845" w:rsidP="00C21F3A">
      <w:pPr>
        <w:pStyle w:val="JRCLevel-1title"/>
        <w:numPr>
          <w:ilvl w:val="0"/>
          <w:numId w:val="0"/>
        </w:numPr>
        <w:ind w:left="432" w:hanging="432"/>
      </w:pPr>
      <w:bookmarkStart w:id="192" w:name="_Toc191635223"/>
      <w:bookmarkStart w:id="193" w:name="_Toc195777738"/>
      <w:bookmarkStart w:id="194" w:name="_Toc184602528"/>
      <w:bookmarkStart w:id="195" w:name="_Toc184704673"/>
      <w:bookmarkStart w:id="196" w:name="_Toc184800267"/>
      <w:bookmarkEnd w:id="192"/>
      <w:r w:rsidRPr="00142A0D">
        <w:t>References</w:t>
      </w:r>
      <w:bookmarkEnd w:id="193"/>
      <w:r w:rsidR="001C6861" w:rsidRPr="00142A0D">
        <w:t xml:space="preserve"> </w:t>
      </w:r>
      <w:bookmarkEnd w:id="194"/>
      <w:bookmarkEnd w:id="195"/>
      <w:bookmarkEnd w:id="196"/>
    </w:p>
    <w:p w14:paraId="1DC9FEBF" w14:textId="77777777" w:rsidR="0080189C" w:rsidRPr="003B5EEB" w:rsidRDefault="0080189C" w:rsidP="0080189C">
      <w:pPr>
        <w:spacing w:before="60" w:after="60"/>
        <w:rPr>
          <w:bCs/>
          <w:iCs/>
        </w:rPr>
      </w:pPr>
    </w:p>
    <w:p w14:paraId="355248A1" w14:textId="77777777" w:rsidR="002D6F92" w:rsidRPr="002D6F92" w:rsidRDefault="001C6861" w:rsidP="002D6F92">
      <w:pPr>
        <w:pStyle w:val="Bibliography"/>
        <w:rPr>
          <w:lang w:val="fr-FR"/>
        </w:rPr>
      </w:pPr>
      <w:r w:rsidRPr="00584FA8">
        <w:rPr>
          <w:color w:val="2B579A"/>
          <w:shd w:val="clear" w:color="auto" w:fill="E6E6E6"/>
        </w:rPr>
        <w:fldChar w:fldCharType="begin"/>
      </w:r>
      <w:r w:rsidRPr="00584FA8">
        <w:instrText xml:space="preserve"> ADDIN ZOTERO_BIBL {"uncited":[],"omitted":[],"custom":[]} CSL_BIBLIOGRAPHY </w:instrText>
      </w:r>
      <w:r w:rsidRPr="00584FA8">
        <w:rPr>
          <w:color w:val="2B579A"/>
          <w:shd w:val="clear" w:color="auto" w:fill="E6E6E6"/>
        </w:rPr>
        <w:fldChar w:fldCharType="separate"/>
      </w:r>
      <w:r w:rsidR="002D6F92">
        <w:t>[1]</w:t>
      </w:r>
      <w:r w:rsidR="002D6F92">
        <w:tab/>
        <w:t xml:space="preserve">EUROPEAN COMMISSION, ‘Clean Industrial Deal - European Commission’. Accessed: Mar. 04, 2025. </w:t>
      </w:r>
      <w:r w:rsidR="002D6F92" w:rsidRPr="002D6F92">
        <w:rPr>
          <w:lang w:val="fr-FR"/>
        </w:rPr>
        <w:t>[Online]. Available: https://commission.europa.eu/topics/eu-competitiveness/clean-industrial-deal_en</w:t>
      </w:r>
    </w:p>
    <w:p w14:paraId="30B9143E" w14:textId="77777777" w:rsidR="002D6F92" w:rsidRDefault="002D6F92" w:rsidP="002D6F92">
      <w:pPr>
        <w:pStyle w:val="Bibliography"/>
      </w:pPr>
      <w:r>
        <w:t>[2]</w:t>
      </w:r>
      <w:r>
        <w:tab/>
        <w:t xml:space="preserve">EUROPEAN COMMISSION, </w:t>
      </w:r>
      <w:r>
        <w:rPr>
          <w:i/>
          <w:iCs/>
        </w:rPr>
        <w:t>COMMUNICATION FROM THE COMMISSION TO THE EUROPEAN PARLIAMENT, THE EUROPEAN COUNCIL, THE COUNCIL, THE EUROPEAN ECONOMIC AND SOCIAL COMMITTEE AND THE COMMITTEE OF THE REGIONS A Competitiveness Compass for the EU</w:t>
      </w:r>
      <w:r>
        <w:t>. 2025. Accessed: Mar. 04, 2025. [Online]. Available: https://eur-lex.europa.eu/legal-content/EN/TXT/?uri=CELEX%3A52025DC0030</w:t>
      </w:r>
    </w:p>
    <w:p w14:paraId="474A5A80" w14:textId="77777777" w:rsidR="002D6F92" w:rsidRDefault="002D6F92" w:rsidP="002D6F92">
      <w:pPr>
        <w:pStyle w:val="Bibliography"/>
      </w:pPr>
      <w:r>
        <w:t>[3]</w:t>
      </w:r>
      <w:r>
        <w:tab/>
        <w:t xml:space="preserve">European Commission. Joint Research Centre., </w:t>
      </w:r>
      <w:r>
        <w:rPr>
          <w:i/>
          <w:iCs/>
        </w:rPr>
        <w:t>GreenComp, the European sustainability competence framework.</w:t>
      </w:r>
      <w:r>
        <w:t xml:space="preserve"> LU: Publications Office, 2022. Accessed: Apr. 13, 2025. [Online]. Available: https://data.europa.eu/doi/10.2760/13286</w:t>
      </w:r>
    </w:p>
    <w:p w14:paraId="0A7EC163" w14:textId="77777777" w:rsidR="002D6F92" w:rsidRDefault="002D6F92" w:rsidP="002D6F92">
      <w:pPr>
        <w:pStyle w:val="Bibliography"/>
      </w:pPr>
      <w:r>
        <w:t>[4]</w:t>
      </w:r>
      <w:r>
        <w:tab/>
        <w:t xml:space="preserve">European Commission. Joint Research Centre., </w:t>
      </w:r>
      <w:r>
        <w:rPr>
          <w:i/>
          <w:iCs/>
        </w:rPr>
        <w:t>Clean Energy Technology Observatory, Overall strategic analysis of clean energy technology in the European Union: 2024.</w:t>
      </w:r>
      <w:r>
        <w:t xml:space="preserve"> LU: Publications Office, 2025. Accessed: Apr. 13, 2025. [Online]. Available: https://data.europa.eu/doi/10.2760/3507717</w:t>
      </w:r>
    </w:p>
    <w:p w14:paraId="3BCDA11F" w14:textId="77777777" w:rsidR="002D6F92" w:rsidRDefault="002D6F92" w:rsidP="002D6F92">
      <w:pPr>
        <w:pStyle w:val="Bibliography"/>
      </w:pPr>
      <w:r>
        <w:t>[5]</w:t>
      </w:r>
      <w:r>
        <w:tab/>
        <w:t xml:space="preserve">Kuokkanen, A., ‘Skills for the energy transition in the changing labour market’, </w:t>
      </w:r>
      <w:r>
        <w:rPr>
          <w:i/>
          <w:iCs/>
        </w:rPr>
        <w:t>European Commission, Petten</w:t>
      </w:r>
      <w:r>
        <w:t>, vol. Science for Policy Brief, 2023.</w:t>
      </w:r>
    </w:p>
    <w:p w14:paraId="5AAAF7E7" w14:textId="77777777" w:rsidR="002D6F92" w:rsidRPr="002D6F92" w:rsidRDefault="002D6F92" w:rsidP="002D6F92">
      <w:pPr>
        <w:pStyle w:val="Bibliography"/>
        <w:rPr>
          <w:lang w:val="fr-FR"/>
        </w:rPr>
      </w:pPr>
      <w:r>
        <w:t>[6]</w:t>
      </w:r>
      <w:r>
        <w:tab/>
        <w:t xml:space="preserve">‘The state of renewable energies in Europe. Edition 2023. 22st EurObserv’ER report’, Observ’ER, 2023. </w:t>
      </w:r>
      <w:r w:rsidRPr="002D6F92">
        <w:rPr>
          <w:lang w:val="fr-FR"/>
        </w:rPr>
        <w:t>[Online]. Available: https://publica.fraunhofer.de/handle/publica/467638</w:t>
      </w:r>
    </w:p>
    <w:p w14:paraId="6BF54A5B" w14:textId="77777777" w:rsidR="002D6F92" w:rsidRDefault="002D6F92" w:rsidP="002D6F92">
      <w:pPr>
        <w:pStyle w:val="Bibliography"/>
      </w:pPr>
      <w:r w:rsidRPr="002D6F92">
        <w:rPr>
          <w:lang w:val="fr-FR"/>
        </w:rPr>
        <w:t>[7]</w:t>
      </w:r>
      <w:r w:rsidRPr="002D6F92">
        <w:rPr>
          <w:lang w:val="fr-FR"/>
        </w:rPr>
        <w:tab/>
        <w:t xml:space="preserve">European Commission. </w:t>
      </w:r>
      <w:r>
        <w:t xml:space="preserve">Directorate General for Employment, Social Affairs and Inclusion., </w:t>
      </w:r>
      <w:r>
        <w:rPr>
          <w:i/>
          <w:iCs/>
        </w:rPr>
        <w:t>Employment and social developments in Europe 2023. Addressing labour shortages and skills gaps in the EU.</w:t>
      </w:r>
      <w:r>
        <w:t xml:space="preserve"> LU: Publications Office, 2023. Accessed: Apr. 13, 2025. [Online]. Available: https://data.europa.eu/doi/10.2767/089698</w:t>
      </w:r>
    </w:p>
    <w:p w14:paraId="3C328569" w14:textId="77777777" w:rsidR="002D6F92" w:rsidRDefault="002D6F92" w:rsidP="002D6F92">
      <w:pPr>
        <w:pStyle w:val="Bibliography"/>
      </w:pPr>
      <w:r>
        <w:t>[8]</w:t>
      </w:r>
      <w:r>
        <w:tab/>
        <w:t xml:space="preserve">European Commission. Joint Research Centre., </w:t>
      </w:r>
      <w:r>
        <w:rPr>
          <w:i/>
          <w:iCs/>
        </w:rPr>
        <w:t>Employment in the energy sector: status report 2020.</w:t>
      </w:r>
      <w:r>
        <w:t xml:space="preserve"> LU: Publications Office, 2020. Accessed: Apr. 13, 2025. [Online]. Available: https://data.europa.eu/doi/10.2760/95180</w:t>
      </w:r>
    </w:p>
    <w:p w14:paraId="7934ECD3" w14:textId="77777777" w:rsidR="002D6F92" w:rsidRDefault="002D6F92" w:rsidP="002D6F92">
      <w:pPr>
        <w:pStyle w:val="Bibliography"/>
      </w:pPr>
      <w:r>
        <w:t>[9]</w:t>
      </w:r>
      <w:r>
        <w:tab/>
        <w:t xml:space="preserve">European Commission. Directorate General for Research and Innovation., </w:t>
      </w:r>
      <w:r>
        <w:rPr>
          <w:i/>
          <w:iCs/>
        </w:rPr>
        <w:t>Science, research and innovation performance of the EU, 2024: a competitive Europe for a sustainable future.</w:t>
      </w:r>
      <w:r>
        <w:t xml:space="preserve"> LU: Publications Office, 2024. Accessed: Apr. 13, 2025. [Online]. Available: https://data.europa.eu/doi/10.2777/965670</w:t>
      </w:r>
    </w:p>
    <w:p w14:paraId="7E6E5921" w14:textId="77777777" w:rsidR="002D6F92" w:rsidRDefault="002D6F92" w:rsidP="002D6F92">
      <w:pPr>
        <w:pStyle w:val="Bibliography"/>
      </w:pPr>
      <w:r>
        <w:t>[10]</w:t>
      </w:r>
      <w:r>
        <w:tab/>
        <w:t xml:space="preserve">European Commission. Joint Research Centre., </w:t>
      </w:r>
      <w:r>
        <w:rPr>
          <w:i/>
          <w:iCs/>
        </w:rPr>
        <w:t>The future of jobs is green.</w:t>
      </w:r>
      <w:r>
        <w:t xml:space="preserve"> LU: Publications Office, 2021. Accessed: Apr. 13, 2025. [Online]. Available: https://data.europa.eu/doi/10.2760/218792</w:t>
      </w:r>
    </w:p>
    <w:p w14:paraId="6A5E3834" w14:textId="77777777" w:rsidR="002D6F92" w:rsidRDefault="002D6F92" w:rsidP="002D6F92">
      <w:pPr>
        <w:pStyle w:val="Bibliography"/>
      </w:pPr>
      <w:r>
        <w:t>[11]</w:t>
      </w:r>
      <w:r>
        <w:tab/>
        <w:t xml:space="preserve">European Commission. Directorate General for Energy. and ECORYS., </w:t>
      </w:r>
      <w:r>
        <w:rPr>
          <w:i/>
          <w:iCs/>
        </w:rPr>
        <w:t>The net-zero manufacturing industry landscape across Member States: final report.</w:t>
      </w:r>
      <w:r>
        <w:t xml:space="preserve"> LU: Publications Office, 2025. Accessed: Apr. 14, 2025. [Online]. Available: https://data.europa.eu/doi/10.2833/2249632</w:t>
      </w:r>
    </w:p>
    <w:p w14:paraId="3B9F0E6A" w14:textId="77777777" w:rsidR="002D6F92" w:rsidRDefault="002D6F92" w:rsidP="002D6F92">
      <w:pPr>
        <w:pStyle w:val="Bibliography"/>
      </w:pPr>
      <w:r>
        <w:t>[12]</w:t>
      </w:r>
      <w:r>
        <w:tab/>
        <w:t>‘Regulation (EU) 2024/1735 on establishing a framework of measures for strengthening Europe’s net-zero technology manufacturing ecosystem and amending Regulation (EU) 2018/1724’. Accessed: Apr. 14, 2025. [Online]. Available: https://eur-lex.europa.eu/eli/reg/2024/1735/oj/eng</w:t>
      </w:r>
    </w:p>
    <w:p w14:paraId="5FF8C515" w14:textId="77777777" w:rsidR="002D6F92" w:rsidRDefault="002D6F92" w:rsidP="002D6F92">
      <w:pPr>
        <w:pStyle w:val="Bibliography"/>
      </w:pPr>
      <w:r>
        <w:t>[13]</w:t>
      </w:r>
      <w:r>
        <w:tab/>
        <w:t>M. Draghi, ‘The future of European competitiveness (Part B) – In-depth analysis and recommendations’. European Commission, Sep. 2024. [Online]. Available: https://commission.europa.eu/document/download/ec1409c1-d4b4-4882-8bdd-3519f86bbb92_en?filename=The%20future%20of%20European%20competitiveness_%20In-depth%20analysis%20and%20recommendations_0.pdf</w:t>
      </w:r>
    </w:p>
    <w:p w14:paraId="65ADA8E4" w14:textId="77777777" w:rsidR="002D6F92" w:rsidRDefault="002D6F92" w:rsidP="002D6F92">
      <w:pPr>
        <w:pStyle w:val="Bibliography"/>
      </w:pPr>
      <w:r>
        <w:t>[14]</w:t>
      </w:r>
      <w:r>
        <w:tab/>
      </w:r>
      <w:r>
        <w:rPr>
          <w:i/>
          <w:iCs/>
        </w:rPr>
        <w:t>COMMISSION STAFF WORKING DOCUMENT IMPACT ASSESSMENT Accompanying the document COMMUNICATION FROM THE COMMISSION TO THE EUROPEAN PARLIAMENT, THE COUNCIL, THE EUROPEAN ECONOMIC AND SOCIAL COMMITTEE AND THE COMMITTEE OF THE REGIONS Stepping up Europe’s 2030 climate ambition Investing in a climate-neutral future for the benefit of our people</w:t>
      </w:r>
      <w:r>
        <w:t>. 2020. Accessed: Nov. 29, 2023. [Online]. Available: https://eur-lex.europa.eu/legal-content/EN/TXT/?uri=SWD:2020:176:FIN</w:t>
      </w:r>
    </w:p>
    <w:p w14:paraId="5235331B" w14:textId="77777777" w:rsidR="002D6F92" w:rsidRDefault="002D6F92" w:rsidP="002D6F92">
      <w:pPr>
        <w:pStyle w:val="Bibliography"/>
      </w:pPr>
      <w:r>
        <w:t>[15]</w:t>
      </w:r>
      <w:r>
        <w:tab/>
        <w:t xml:space="preserve">Internationale Agentur für Erneuerbare Energien and Methanol Institute, Eds., </w:t>
      </w:r>
      <w:r>
        <w:rPr>
          <w:i/>
          <w:iCs/>
        </w:rPr>
        <w:t>Renewable energy and jobs: annual review 2022</w:t>
      </w:r>
      <w:r>
        <w:t>. in Labour and policy perspectives - special edition. Abu Dhabi: International Renewable Energy Agency, 2022.</w:t>
      </w:r>
    </w:p>
    <w:p w14:paraId="5DF66B72" w14:textId="77777777" w:rsidR="002D6F92" w:rsidRDefault="002D6F92" w:rsidP="002D6F92">
      <w:pPr>
        <w:pStyle w:val="Bibliography"/>
      </w:pPr>
      <w:r>
        <w:t>[16]</w:t>
      </w:r>
      <w:r>
        <w:tab/>
        <w:t xml:space="preserve">European Education and Culture Executive Agency., </w:t>
      </w:r>
      <w:r>
        <w:rPr>
          <w:i/>
          <w:iCs/>
        </w:rPr>
        <w:t>Learning for sustainability in Europe: building competences and supporting teachers and schools</w:t>
      </w:r>
      <w:r>
        <w:rPr>
          <w:rFonts w:ascii="Arial" w:hAnsi="Arial" w:cs="Arial"/>
          <w:i/>
          <w:iCs/>
        </w:rPr>
        <w:t> </w:t>
      </w:r>
      <w:r>
        <w:rPr>
          <w:i/>
          <w:iCs/>
        </w:rPr>
        <w:t>: Eurydice report.</w:t>
      </w:r>
      <w:r>
        <w:t xml:space="preserve"> LU: Publications Office, 2024. Accessed: Apr. 14, 2025. [Online]. Available: https://data.europa.eu/doi/10.2797/81397</w:t>
      </w:r>
    </w:p>
    <w:p w14:paraId="5184F00C" w14:textId="77777777" w:rsidR="002D6F92" w:rsidRDefault="002D6F92" w:rsidP="002D6F92">
      <w:pPr>
        <w:pStyle w:val="Bibliography"/>
      </w:pPr>
      <w:r>
        <w:t>[17]</w:t>
      </w:r>
      <w:r>
        <w:tab/>
        <w:t xml:space="preserve">European Commission. Joint Research Centre., </w:t>
      </w:r>
      <w:r>
        <w:rPr>
          <w:i/>
          <w:iCs/>
        </w:rPr>
        <w:t>The consumer footprint calculator: estimating the environmental impacts of the consumption of EU citizens and their lifestyle.</w:t>
      </w:r>
      <w:r>
        <w:t xml:space="preserve"> LU: Publications Office, 2022. Accessed: Apr. 14, 2025. [Online]. Available: https://data.europa.eu/doi/10.2760/597000</w:t>
      </w:r>
    </w:p>
    <w:p w14:paraId="73F9CAF5" w14:textId="77777777" w:rsidR="002D6F92" w:rsidRDefault="002D6F92" w:rsidP="002D6F92">
      <w:pPr>
        <w:pStyle w:val="Bibliography"/>
      </w:pPr>
      <w:r>
        <w:t>[18]</w:t>
      </w:r>
      <w:r>
        <w:tab/>
        <w:t>EUROPEAN COMMISSION, ‘Commission Recommendation of 16.12.2021 on the Environmental Footprint methods to measure and communicate the life cycle environmental performance of products and organisations. C(2021) 9332 final.’ 2021. [Online]. Available: https://eur-lex.europa.eu/resource.html?uri=cellar:75e0de0f-5e6d-11ec-9c6c-01aa75ed71a1.0019.02/DOC_1&amp;format=PDF</w:t>
      </w:r>
    </w:p>
    <w:p w14:paraId="50EC0799" w14:textId="77777777" w:rsidR="002D6F92" w:rsidRDefault="002D6F92" w:rsidP="002D6F92">
      <w:pPr>
        <w:pStyle w:val="Bibliography"/>
      </w:pPr>
      <w:r>
        <w:t>[19]</w:t>
      </w:r>
      <w:r>
        <w:tab/>
        <w:t xml:space="preserve">J. Cortina-Segarra </w:t>
      </w:r>
      <w:r>
        <w:rPr>
          <w:i/>
          <w:iCs/>
        </w:rPr>
        <w:t>et al.</w:t>
      </w:r>
      <w:r>
        <w:t xml:space="preserve">, ‘Barriers to ecological restoration in Europe: expert perspectives’, </w:t>
      </w:r>
      <w:r>
        <w:rPr>
          <w:i/>
          <w:iCs/>
        </w:rPr>
        <w:t>Restoration Ecology</w:t>
      </w:r>
      <w:r>
        <w:t>, vol. 29, no. 4, p. e13346, 2021, doi: 10.1111/rec.13346.</w:t>
      </w:r>
    </w:p>
    <w:p w14:paraId="09EC5652" w14:textId="77777777" w:rsidR="002D6F92" w:rsidRDefault="002D6F92" w:rsidP="002D6F92">
      <w:pPr>
        <w:pStyle w:val="Bibliography"/>
      </w:pPr>
      <w:r>
        <w:t>[20]</w:t>
      </w:r>
      <w:r>
        <w:tab/>
        <w:t xml:space="preserve">C. Matti, K. Jensen, L. Bontoux, P. Goran, A. Pistocchi, and M. Salvi, </w:t>
      </w:r>
      <w:r>
        <w:rPr>
          <w:i/>
          <w:iCs/>
        </w:rPr>
        <w:t>Towards a fair and sustainable Europe 2050: social and economic choices in sustainability transitions</w:t>
      </w:r>
      <w:r>
        <w:t>. LU: Publications Office of the European Union, 2023. Accessed: Nov. 29, 2023. [Online]. Available: https://data.europa.eu/doi/10.2760/804844</w:t>
      </w:r>
    </w:p>
    <w:p w14:paraId="4AB8442E" w14:textId="77777777" w:rsidR="002D6F92" w:rsidRDefault="002D6F92" w:rsidP="002D6F92">
      <w:pPr>
        <w:pStyle w:val="Bibliography"/>
      </w:pPr>
      <w:r>
        <w:t>[21]</w:t>
      </w:r>
      <w:r>
        <w:tab/>
        <w:t>M. Janssen, I. Wanzenböck, L. Fünfschilling, and D. Pontikakis, ‘Capacities for transformative innovation in public administrations and governance systems: Evidence from pioneering policy practice’, Publications Office of the European Union, Luxembourg, Science for Policy Report, 2023. doi: 10.2760/220273.</w:t>
      </w:r>
    </w:p>
    <w:p w14:paraId="1A1C81FD" w14:textId="77777777" w:rsidR="002D6F92" w:rsidRDefault="002D6F92" w:rsidP="002D6F92">
      <w:pPr>
        <w:pStyle w:val="Bibliography"/>
      </w:pPr>
      <w:r>
        <w:t>[22]</w:t>
      </w:r>
      <w:r>
        <w:tab/>
        <w:t xml:space="preserve">L. Marelli </w:t>
      </w:r>
      <w:r>
        <w:rPr>
          <w:i/>
          <w:iCs/>
        </w:rPr>
        <w:t>et al.</w:t>
      </w:r>
      <w:r>
        <w:t>, ‘Delivering the EU Green Deal - Progress towards targets’, European Commission: Joint Research Centre, Luxembourg, JRC140372, Jan. 2025. doi: 10.2760/3105205.</w:t>
      </w:r>
    </w:p>
    <w:p w14:paraId="52B38241" w14:textId="77777777" w:rsidR="002D6F92" w:rsidRDefault="002D6F92" w:rsidP="002D6F92">
      <w:pPr>
        <w:pStyle w:val="Bibliography"/>
      </w:pPr>
      <w:r>
        <w:t>[23]</w:t>
      </w:r>
      <w:r>
        <w:tab/>
        <w:t xml:space="preserve">G. Bianchi </w:t>
      </w:r>
      <w:r>
        <w:rPr>
          <w:i/>
          <w:iCs/>
        </w:rPr>
        <w:t>et al.</w:t>
      </w:r>
      <w:r>
        <w:t xml:space="preserve">, Eds., </w:t>
      </w:r>
      <w:r>
        <w:rPr>
          <w:i/>
          <w:iCs/>
        </w:rPr>
        <w:t>Innovation for place-based transformations: ACTIONbook, practices and tools</w:t>
      </w:r>
      <w:r>
        <w:t>. Luxembourg: Publications Office, 2024. doi: 10.2760/234679.</w:t>
      </w:r>
    </w:p>
    <w:p w14:paraId="4B98CC0F" w14:textId="77777777" w:rsidR="002D6F92" w:rsidRDefault="002D6F92" w:rsidP="002D6F92">
      <w:pPr>
        <w:pStyle w:val="Bibliography"/>
      </w:pPr>
      <w:r>
        <w:t>[24]</w:t>
      </w:r>
      <w:r>
        <w:tab/>
        <w:t xml:space="preserve">F. W. Geels, ‘Socio-technical transitions to sustainability: a review of criticisms and elaborations of the Multi-Level Perspective’, </w:t>
      </w:r>
      <w:r>
        <w:rPr>
          <w:i/>
          <w:iCs/>
        </w:rPr>
        <w:t>Current Opinion in Environmental Sustainability</w:t>
      </w:r>
      <w:r>
        <w:t>, vol. 39, pp. 187–201, Aug. 2019, doi: 10.1016/j.cosust.2019.06.009.</w:t>
      </w:r>
    </w:p>
    <w:p w14:paraId="3FD92A20" w14:textId="77777777" w:rsidR="002D6F92" w:rsidRDefault="002D6F92" w:rsidP="002D6F92">
      <w:pPr>
        <w:pStyle w:val="Bibliography"/>
      </w:pPr>
      <w:r>
        <w:t>[25]</w:t>
      </w:r>
      <w:r>
        <w:tab/>
        <w:t xml:space="preserve">P. Braunerhjelm, M. Andersson, K. Blind, and J. E. Eklund, Eds., </w:t>
      </w:r>
      <w:r>
        <w:rPr>
          <w:i/>
          <w:iCs/>
        </w:rPr>
        <w:t>Handbook of Innovation and Regulation</w:t>
      </w:r>
      <w:r>
        <w:t>. Edward Elgar Publishing, 2023. doi: 10.4337/9781800884472.</w:t>
      </w:r>
    </w:p>
    <w:p w14:paraId="0931DCD4" w14:textId="77777777" w:rsidR="002D6F92" w:rsidRPr="002D6F92" w:rsidRDefault="002D6F92" w:rsidP="002D6F92">
      <w:pPr>
        <w:pStyle w:val="Bibliography"/>
        <w:rPr>
          <w:lang w:val="fr-FR"/>
        </w:rPr>
      </w:pPr>
      <w:r>
        <w:t>[26]</w:t>
      </w:r>
      <w:r>
        <w:tab/>
        <w:t xml:space="preserve">M. Draghi, ‘The future of European competitiveness’, EU, Sep. 2024. </w:t>
      </w:r>
      <w:r w:rsidRPr="002D6F92">
        <w:rPr>
          <w:lang w:val="fr-FR"/>
        </w:rPr>
        <w:t>[Online]. Available: https://commission.europa.eu/document/download/ec1409c1-d4b4-4882-8bdd-3519f86bbb92_en?filename=The%20future%20of%20European%20competitiveness_%20In-depth%20analysis%20and%20recommendations_0.pdf</w:t>
      </w:r>
    </w:p>
    <w:p w14:paraId="58F16444" w14:textId="77777777" w:rsidR="002D6F92" w:rsidRDefault="002D6F92" w:rsidP="002D6F92">
      <w:pPr>
        <w:pStyle w:val="Bibliography"/>
      </w:pPr>
      <w:r>
        <w:t>[27]</w:t>
      </w:r>
      <w:r>
        <w:tab/>
        <w:t xml:space="preserve">European Commission. Joint Research Centre. and European Institute of Innovation and Technology Climate KIC, </w:t>
      </w:r>
      <w:r>
        <w:rPr>
          <w:i/>
          <w:iCs/>
        </w:rPr>
        <w:t>Co-creation for policy</w:t>
      </w:r>
      <w:r>
        <w:rPr>
          <w:rFonts w:ascii="Arial" w:hAnsi="Arial" w:cs="Arial"/>
          <w:i/>
          <w:iCs/>
        </w:rPr>
        <w:t> </w:t>
      </w:r>
      <w:r>
        <w:rPr>
          <w:i/>
          <w:iCs/>
        </w:rPr>
        <w:t>:participatory methodologies to structure multi stakeholder policymaking processes.</w:t>
      </w:r>
      <w:r>
        <w:t xml:space="preserve"> LU: Publications Office, 2022. Accessed: Apr. 14, 2025. [Online]. Available: https://data.europa.eu/doi/10.2760/495731</w:t>
      </w:r>
    </w:p>
    <w:p w14:paraId="3FA067D5" w14:textId="77777777" w:rsidR="002D6F92" w:rsidRDefault="002D6F92" w:rsidP="002D6F92">
      <w:pPr>
        <w:pStyle w:val="Bibliography"/>
      </w:pPr>
      <w:r>
        <w:t>[28]</w:t>
      </w:r>
      <w:r>
        <w:tab/>
        <w:t xml:space="preserve">European Environment Agency., </w:t>
      </w:r>
      <w:r>
        <w:rPr>
          <w:i/>
          <w:iCs/>
        </w:rPr>
        <w:t>Knowledge for action: empowering the transition to a sustainable Europe.</w:t>
      </w:r>
      <w:r>
        <w:t xml:space="preserve"> LU: Publications Office, 2021. Accessed: Aug. 27, 2024. [Online]. Available: https://data.europa.eu/doi/10.2800/713905</w:t>
      </w:r>
    </w:p>
    <w:p w14:paraId="07BC3C23" w14:textId="77777777" w:rsidR="002D6F92" w:rsidRDefault="002D6F92" w:rsidP="002D6F92">
      <w:pPr>
        <w:pStyle w:val="Bibliography"/>
      </w:pPr>
      <w:r>
        <w:t>[29]</w:t>
      </w:r>
      <w:r>
        <w:tab/>
      </w:r>
      <w:r>
        <w:rPr>
          <w:i/>
          <w:iCs/>
        </w:rPr>
        <w:t>REPORT FROM THE COMMISSION TO THE EUROPEAN PARLIAMENT AND THE COUNCIL on the Review of the Regulation on the Governance of the Energy Union and Climate Action</w:t>
      </w:r>
      <w:r>
        <w:t>. 2024. Accessed: Apr. 14, 2025. [Online]. Available: https://eur-lex.europa.eu/legal-content/EN/TXT/?uri=CELEX:52024DC0550</w:t>
      </w:r>
    </w:p>
    <w:p w14:paraId="5B5BB174" w14:textId="77777777" w:rsidR="002D6F92" w:rsidRDefault="002D6F92" w:rsidP="002D6F92">
      <w:pPr>
        <w:pStyle w:val="Bibliography"/>
      </w:pPr>
      <w:r>
        <w:t>[30]</w:t>
      </w:r>
      <w:r>
        <w:tab/>
      </w:r>
      <w:r>
        <w:rPr>
          <w:i/>
          <w:iCs/>
        </w:rPr>
        <w:t>COMMISSION STAFF WORKING DOCUMENT EVALUATION Accompanying the document REPORT FROM THE COMMISSION TO THE EUROPEAN PARLIAMENT AND THE COUNCIL on the Review of the Regulation on the Governance of the Energy Union and Climate Action</w:t>
      </w:r>
      <w:r>
        <w:t>. 2024. Accessed: Apr. 14, 2025. [Online]. Available: https://eur-lex.europa.eu/legal-content/EN/TXT/?uri=CELEX%3A52024SC0200</w:t>
      </w:r>
    </w:p>
    <w:p w14:paraId="67B38575" w14:textId="77777777" w:rsidR="002D6F92" w:rsidRDefault="002D6F92" w:rsidP="002D6F92">
      <w:pPr>
        <w:pStyle w:val="Bibliography"/>
      </w:pPr>
      <w:r>
        <w:t>[31]</w:t>
      </w:r>
      <w:r>
        <w:tab/>
        <w:t xml:space="preserve">J. S. Simmonds </w:t>
      </w:r>
      <w:r>
        <w:rPr>
          <w:i/>
          <w:iCs/>
        </w:rPr>
        <w:t>et al.</w:t>
      </w:r>
      <w:r>
        <w:t xml:space="preserve">, ‘Retaining natural vegetation to safeguard biodiversity and humanity’, </w:t>
      </w:r>
      <w:r>
        <w:rPr>
          <w:i/>
          <w:iCs/>
        </w:rPr>
        <w:t>Conservation Biology</w:t>
      </w:r>
      <w:r>
        <w:t>, vol. 37, no. 3, p. e14040, 2023, doi: 10.1111/cobi.14040.</w:t>
      </w:r>
    </w:p>
    <w:p w14:paraId="6D13BCEE" w14:textId="77777777" w:rsidR="002D6F92" w:rsidRDefault="002D6F92" w:rsidP="002D6F92">
      <w:pPr>
        <w:pStyle w:val="Bibliography"/>
      </w:pPr>
      <w:r>
        <w:t>[32]</w:t>
      </w:r>
      <w:r>
        <w:tab/>
        <w:t xml:space="preserve">W. H. Van Der Putten, R. D. Bardgett, M. Farfan, L. Montanarella, J. Six, and D. H. Wall, ‘Soil biodiversity needs policy without borders’, </w:t>
      </w:r>
      <w:r>
        <w:rPr>
          <w:i/>
          <w:iCs/>
        </w:rPr>
        <w:t>Science</w:t>
      </w:r>
      <w:r>
        <w:t>, vol. 379, no. 6627, pp. 32–34, Jan. 2023, doi: 10.1126/science.abn7248.</w:t>
      </w:r>
    </w:p>
    <w:p w14:paraId="2943F817" w14:textId="77777777" w:rsidR="002D6F92" w:rsidRDefault="002D6F92" w:rsidP="002D6F92">
      <w:pPr>
        <w:pStyle w:val="Bibliography"/>
      </w:pPr>
      <w:r>
        <w:t>[33]</w:t>
      </w:r>
      <w:r>
        <w:tab/>
        <w:t xml:space="preserve">A. Marques </w:t>
      </w:r>
      <w:r>
        <w:rPr>
          <w:i/>
          <w:iCs/>
        </w:rPr>
        <w:t>et al.</w:t>
      </w:r>
      <w:r>
        <w:t xml:space="preserve">, ‘A research perspective towards a more complete biodiversity footprint: a report from the World Biodiversity Forum’, </w:t>
      </w:r>
      <w:r>
        <w:rPr>
          <w:i/>
          <w:iCs/>
        </w:rPr>
        <w:t>Int J Life Cycle Assess</w:t>
      </w:r>
      <w:r>
        <w:t>, vol. 26, no. 2, pp. 238–243, Feb. 2021, doi: 10.1007/s11367-020-01846-1.</w:t>
      </w:r>
    </w:p>
    <w:p w14:paraId="2F914720" w14:textId="77777777" w:rsidR="002D6F92" w:rsidRDefault="002D6F92" w:rsidP="002D6F92">
      <w:pPr>
        <w:pStyle w:val="Bibliography"/>
      </w:pPr>
      <w:r>
        <w:t>[34]</w:t>
      </w:r>
      <w:r>
        <w:tab/>
        <w:t xml:space="preserve">S. Rivas, R. Urraca, P. Bertoldi, and C. Thiel, ‘Towards the EU Green Deal: Local key factors to achieve ambitious 2030 climate targets’, </w:t>
      </w:r>
      <w:r>
        <w:rPr>
          <w:i/>
          <w:iCs/>
        </w:rPr>
        <w:t>Journal of Cleaner Production</w:t>
      </w:r>
      <w:r>
        <w:t>, vol. 320, p. 128878, Oct. 2021, doi: 10.1016/j.jclepro.2021.128878.</w:t>
      </w:r>
    </w:p>
    <w:p w14:paraId="73625603" w14:textId="77777777" w:rsidR="002D6F92" w:rsidRDefault="002D6F92" w:rsidP="002D6F92">
      <w:pPr>
        <w:pStyle w:val="Bibliography"/>
      </w:pPr>
      <w:r>
        <w:t>[35]</w:t>
      </w:r>
      <w:r>
        <w:tab/>
        <w:t xml:space="preserve">J. A. Ordonez, T. Vandyck, K. Keramidas, R. Garaffa, and M. Weitzel, ‘Just Energy Transition Partnerships and the future of coal’, </w:t>
      </w:r>
      <w:r>
        <w:rPr>
          <w:i/>
          <w:iCs/>
        </w:rPr>
        <w:t>Nat. Clim. Chang.</w:t>
      </w:r>
      <w:r>
        <w:t>, vol. 14, no. 10, pp. 1026–1029, Oct. 2024, doi: 10.1038/s41558-024-02086-z.</w:t>
      </w:r>
    </w:p>
    <w:p w14:paraId="1E8AA48F" w14:textId="77777777" w:rsidR="002D6F92" w:rsidRDefault="002D6F92" w:rsidP="002D6F92">
      <w:pPr>
        <w:pStyle w:val="Bibliography"/>
      </w:pPr>
      <w:r>
        <w:t>[36]</w:t>
      </w:r>
      <w:r>
        <w:tab/>
        <w:t xml:space="preserve">T. Piketty, ‘Capital and ideology: A global perspective on inequality regimes’, </w:t>
      </w:r>
      <w:r>
        <w:rPr>
          <w:i/>
          <w:iCs/>
        </w:rPr>
        <w:t>British Journal of Sociology</w:t>
      </w:r>
      <w:r>
        <w:t>, vol. 72, no. 1, pp. 139–150, Jan. 2021, doi: 10.1111/1468-4446.12836.</w:t>
      </w:r>
    </w:p>
    <w:p w14:paraId="47D7B1FA" w14:textId="77777777" w:rsidR="002D6F92" w:rsidRDefault="002D6F92" w:rsidP="002D6F92">
      <w:pPr>
        <w:pStyle w:val="Bibliography"/>
      </w:pPr>
      <w:r>
        <w:t>[37]</w:t>
      </w:r>
      <w:r>
        <w:tab/>
        <w:t xml:space="preserve">J. Velázquez </w:t>
      </w:r>
      <w:r>
        <w:rPr>
          <w:i/>
          <w:iCs/>
        </w:rPr>
        <w:t>et al.</w:t>
      </w:r>
      <w:r>
        <w:t xml:space="preserve">, ‘Planning Restoration of Connectivity and Design of Corridors for Biodiversity Conservation’, </w:t>
      </w:r>
      <w:r>
        <w:rPr>
          <w:i/>
          <w:iCs/>
        </w:rPr>
        <w:t>Forests</w:t>
      </w:r>
      <w:r>
        <w:t>, vol. 13, no. 12, Art. no. 12, Dec. 2022, doi: 10.3390/f13122132.</w:t>
      </w:r>
    </w:p>
    <w:p w14:paraId="38D3AE38" w14:textId="77777777" w:rsidR="002D6F92" w:rsidRDefault="002D6F92" w:rsidP="002D6F92">
      <w:pPr>
        <w:pStyle w:val="Bibliography"/>
      </w:pPr>
      <w:r>
        <w:t>[38]</w:t>
      </w:r>
      <w:r>
        <w:tab/>
        <w:t xml:space="preserve">J. Barreiro-Hurle </w:t>
      </w:r>
      <w:r>
        <w:rPr>
          <w:i/>
          <w:iCs/>
        </w:rPr>
        <w:t>et al.</w:t>
      </w:r>
      <w:r>
        <w:t xml:space="preserve">, ‘Willing or complying? The delicate interplay between voluntary and mandatory interventions to promote farmers’ environmental behavior’, </w:t>
      </w:r>
      <w:r>
        <w:rPr>
          <w:i/>
          <w:iCs/>
        </w:rPr>
        <w:t>Food Policy</w:t>
      </w:r>
      <w:r>
        <w:t>, vol. 120, p. 102481, 2023, doi: https://doi.org/10.1016/j.foodpol.2023.102481.</w:t>
      </w:r>
    </w:p>
    <w:p w14:paraId="2BCF717D" w14:textId="77777777" w:rsidR="002D6F92" w:rsidRDefault="002D6F92" w:rsidP="002D6F92">
      <w:pPr>
        <w:pStyle w:val="Bibliography"/>
      </w:pPr>
      <w:r>
        <w:t>[39]</w:t>
      </w:r>
      <w:r>
        <w:tab/>
        <w:t xml:space="preserve">European Commission. Joint Research Centre., </w:t>
      </w:r>
      <w:r>
        <w:rPr>
          <w:i/>
          <w:iCs/>
        </w:rPr>
        <w:t>Unlocking the full potential of behavioural insights for policy: from influencing the individual to shaping the system.</w:t>
      </w:r>
      <w:r>
        <w:t xml:space="preserve"> LU: Publications Office, 2025. Accessed: Apr. 14, 2025. [Online]. Available: https://data.europa.eu/doi/10.2760/7367599</w:t>
      </w:r>
    </w:p>
    <w:p w14:paraId="50418567" w14:textId="77777777" w:rsidR="002D6F92" w:rsidRDefault="002D6F92" w:rsidP="002D6F92">
      <w:pPr>
        <w:pStyle w:val="Bibliography"/>
      </w:pPr>
      <w:r>
        <w:t>[40]</w:t>
      </w:r>
      <w:r>
        <w:tab/>
        <w:t xml:space="preserve">European Commission, </w:t>
      </w:r>
      <w:r>
        <w:rPr>
          <w:i/>
          <w:iCs/>
        </w:rPr>
        <w:t>Better regulation toolbox</w:t>
      </w:r>
      <w:r>
        <w:t>. 2023. [Online]. Available: https://commission.europa.eu/law/law-making-process/better-regulation/better-regulation-guidelines-and-toolbox/better-regulation-toolbox_en?prefLang=it</w:t>
      </w:r>
    </w:p>
    <w:p w14:paraId="7CA794B5" w14:textId="77777777" w:rsidR="002D6F92" w:rsidRDefault="002D6F92" w:rsidP="002D6F92">
      <w:pPr>
        <w:pStyle w:val="Bibliography"/>
      </w:pPr>
      <w:r>
        <w:t>[41]</w:t>
      </w:r>
      <w:r>
        <w:tab/>
        <w:t xml:space="preserve">T. Vandyck, N. Della Valle, U. Temursho, and M. Weitzel, ‘EU climate action through an energy poverty lens’, </w:t>
      </w:r>
      <w:r>
        <w:rPr>
          <w:i/>
          <w:iCs/>
        </w:rPr>
        <w:t>Sci Rep</w:t>
      </w:r>
      <w:r>
        <w:t>, vol. 13, no. 1, Art. no. 1, Apr. 2023, doi: 10.1038/s41598-023-32705-2.</w:t>
      </w:r>
    </w:p>
    <w:p w14:paraId="4400F138" w14:textId="77777777" w:rsidR="002D6F92" w:rsidRDefault="002D6F92" w:rsidP="002D6F92">
      <w:pPr>
        <w:pStyle w:val="Bibliography"/>
      </w:pPr>
      <w:r>
        <w:t>[42]</w:t>
      </w:r>
      <w:r>
        <w:tab/>
        <w:t xml:space="preserve">M. Vlasceanu </w:t>
      </w:r>
      <w:r>
        <w:rPr>
          <w:i/>
          <w:iCs/>
        </w:rPr>
        <w:t>et al.</w:t>
      </w:r>
      <w:r>
        <w:t xml:space="preserve">, ‘Addressing climate change with behavioral science: A global intervention tournament in 63 countries’, </w:t>
      </w:r>
      <w:r>
        <w:rPr>
          <w:i/>
          <w:iCs/>
        </w:rPr>
        <w:t>Sci. Adv.</w:t>
      </w:r>
      <w:r>
        <w:t>, vol. 10, no. 6, p. eadj5778, Feb. 2024, doi: 10.1126/sciadv.adj5778.</w:t>
      </w:r>
    </w:p>
    <w:p w14:paraId="7332C8C8" w14:textId="77777777" w:rsidR="002D6F92" w:rsidRDefault="002D6F92" w:rsidP="002D6F92">
      <w:pPr>
        <w:pStyle w:val="Bibliography"/>
      </w:pPr>
      <w:r>
        <w:t>[43]</w:t>
      </w:r>
      <w:r>
        <w:tab/>
        <w:t xml:space="preserve">M. Alt, H. Bruns, N. DellaValle, and I. Murauskaite-Bull, ‘Synergies of interventions to promote pro-environmental behaviors – A meta-analysis of experimental studies’, </w:t>
      </w:r>
      <w:r>
        <w:rPr>
          <w:i/>
          <w:iCs/>
        </w:rPr>
        <w:t>Global Environmental Change</w:t>
      </w:r>
      <w:r>
        <w:t>, vol. 84, p. 102776, Jan. 2024, doi: 10.1016/j.gloenvcha.2023.102776.</w:t>
      </w:r>
    </w:p>
    <w:p w14:paraId="7E4D9FE2" w14:textId="77777777" w:rsidR="002D6F92" w:rsidRDefault="002D6F92" w:rsidP="002D6F92">
      <w:pPr>
        <w:pStyle w:val="Bibliography"/>
      </w:pPr>
      <w:r>
        <w:t>[44]</w:t>
      </w:r>
      <w:r>
        <w:tab/>
        <w:t xml:space="preserve">Del Valle, Emiliano Diaz, Jang, Chaning, and Wendel, Steve, ‘Behavioral systems: Combining behavioral science and systems analysis’, </w:t>
      </w:r>
      <w:r>
        <w:rPr>
          <w:i/>
          <w:iCs/>
        </w:rPr>
        <w:t>Busara Groundwork, Research Agenda</w:t>
      </w:r>
      <w:r>
        <w:t>, no. 8, Jan. 2024.</w:t>
      </w:r>
    </w:p>
    <w:p w14:paraId="02FB8B6E" w14:textId="77777777" w:rsidR="002D6F92" w:rsidRDefault="002D6F92" w:rsidP="002D6F92">
      <w:pPr>
        <w:pStyle w:val="Bibliography"/>
      </w:pPr>
      <w:r>
        <w:t>[45]</w:t>
      </w:r>
      <w:r>
        <w:tab/>
        <w:t>Geissel, Brigitte, ‘Introduction: On the evaluation of participatory innovations – a preliminary framework’, Brigitte Geissel and Marko Jonas., vol. Participatory Democratic Innovations in Europe: Improving the Quality of Democracy?, Leverkusen: Verlag Barbara Budrich, 2013, pp. 8–32. [Online]. Available: https://doi.org/10.2307/j.ctvdf0gdc.4</w:t>
      </w:r>
    </w:p>
    <w:p w14:paraId="0720A4DA" w14:textId="77777777" w:rsidR="002D6F92" w:rsidRDefault="002D6F92" w:rsidP="002D6F92">
      <w:pPr>
        <w:pStyle w:val="Bibliography"/>
      </w:pPr>
      <w:r>
        <w:t>[46]</w:t>
      </w:r>
      <w:r>
        <w:tab/>
        <w:t xml:space="preserve">D. Hierlemann, S. Roch, P. Butcher, J. A. Emmanouilidis, C. Stratulat, and M. de Groot, </w:t>
      </w:r>
      <w:r>
        <w:rPr>
          <w:i/>
          <w:iCs/>
        </w:rPr>
        <w:t>Under construction: citizen participation in the European Union</w:t>
      </w:r>
      <w:r>
        <w:t>. Gütersloh: Verlag Bertelsmann Stiftung, 2022.</w:t>
      </w:r>
    </w:p>
    <w:p w14:paraId="0A60E0EB" w14:textId="77777777" w:rsidR="002D6F92" w:rsidRDefault="002D6F92" w:rsidP="002D6F92">
      <w:pPr>
        <w:pStyle w:val="Bibliography"/>
      </w:pPr>
      <w:r>
        <w:t>[47]</w:t>
      </w:r>
      <w:r>
        <w:tab/>
      </w:r>
      <w:r>
        <w:rPr>
          <w:i/>
          <w:iCs/>
        </w:rPr>
        <w:t>COMMUNICATION FROM THE COMMISSION TO THE EUROPEAN PARLIAMENT, THE COUNCIL, THE EUROPEAN ECONOMIC AND SOCIAL COMMITTEE AND THE COMMITTEE OF THE REGIONS On the European democracy action plan</w:t>
      </w:r>
      <w:r>
        <w:t>. 2020. Accessed: Apr. 16, 2025. [Online]. Available: https://eur-lex.europa.eu/legal-content/EN/TXT/?uri=COM%3A2020%3A790%3AFIN&amp;qid=1607079662423</w:t>
      </w:r>
    </w:p>
    <w:p w14:paraId="41A157CD" w14:textId="77777777" w:rsidR="002D6F92" w:rsidRDefault="002D6F92" w:rsidP="002D6F92">
      <w:pPr>
        <w:pStyle w:val="Bibliography"/>
      </w:pPr>
      <w:r>
        <w:t>[48]</w:t>
      </w:r>
      <w:r>
        <w:tab/>
        <w:t xml:space="preserve">Rübel J., Steinberg R., </w:t>
      </w:r>
      <w:r>
        <w:rPr>
          <w:i/>
          <w:iCs/>
        </w:rPr>
        <w:t>Make the invisible visible – How to engage with hard-to-reach citizens for policy development? Methodology, learnings, and best practices from the project “Fair Energy Transition for All”</w:t>
      </w:r>
      <w:r>
        <w:t>, King Baudouin Foundation. 2023.</w:t>
      </w:r>
    </w:p>
    <w:p w14:paraId="65B22625" w14:textId="77777777" w:rsidR="002D6F92" w:rsidRDefault="002D6F92" w:rsidP="002D6F92">
      <w:pPr>
        <w:pStyle w:val="Bibliography"/>
      </w:pPr>
      <w:r>
        <w:t>[49]</w:t>
      </w:r>
      <w:r>
        <w:tab/>
        <w:t xml:space="preserve">C. Pateman, ‘Participatory Democracy Revisited’, </w:t>
      </w:r>
      <w:r>
        <w:rPr>
          <w:i/>
          <w:iCs/>
        </w:rPr>
        <w:t>Perspect. polit.</w:t>
      </w:r>
      <w:r>
        <w:t>, vol. 10, no. 1, pp. 7–19, Mar. 2012, doi: 10.1017/S1537592711004877.</w:t>
      </w:r>
    </w:p>
    <w:p w14:paraId="7E6E481B" w14:textId="77777777" w:rsidR="002D6F92" w:rsidRDefault="002D6F92" w:rsidP="002D6F92">
      <w:pPr>
        <w:pStyle w:val="Bibliography"/>
      </w:pPr>
      <w:r>
        <w:t>[50]</w:t>
      </w:r>
      <w:r>
        <w:tab/>
        <w:t xml:space="preserve">OECD, </w:t>
      </w:r>
      <w:r>
        <w:rPr>
          <w:i/>
          <w:iCs/>
        </w:rPr>
        <w:t>Innovative Citizen Participation and New Democratic Institutions: Catching the Deliberative Wave</w:t>
      </w:r>
      <w:r>
        <w:t>. OECD, 2020. doi: 10.1787/339306da-en.</w:t>
      </w:r>
    </w:p>
    <w:p w14:paraId="67D13EE0" w14:textId="77777777" w:rsidR="002D6F92" w:rsidRDefault="002D6F92" w:rsidP="002D6F92">
      <w:pPr>
        <w:pStyle w:val="Bibliography"/>
      </w:pPr>
      <w:r>
        <w:t>[51]</w:t>
      </w:r>
      <w:r>
        <w:tab/>
        <w:t xml:space="preserve">B. Rodriguez-Labajos, ‘Artistic activism promotes three major forms of sustainability transformation’, </w:t>
      </w:r>
      <w:r>
        <w:rPr>
          <w:i/>
          <w:iCs/>
        </w:rPr>
        <w:t>Current Opinion in Environmental Sustainability</w:t>
      </w:r>
      <w:r>
        <w:t>, vol. 57, p. 101199, Aug. 2022, doi: 10.1016/j.cosust.2022.101199.</w:t>
      </w:r>
    </w:p>
    <w:p w14:paraId="6165F602" w14:textId="77777777" w:rsidR="002D6F92" w:rsidRDefault="002D6F92" w:rsidP="002D6F92">
      <w:pPr>
        <w:pStyle w:val="Bibliography"/>
      </w:pPr>
      <w:r>
        <w:t>[52]</w:t>
      </w:r>
      <w:r>
        <w:tab/>
        <w:t xml:space="preserve">European Committee of the Regions . Commission for Citizenship, Governance, Institutional and External Affairs., </w:t>
      </w:r>
      <w:r>
        <w:rPr>
          <w:i/>
          <w:iCs/>
        </w:rPr>
        <w:t>Reflecting on Europe: how Europe is perceived by people in regions and cities</w:t>
      </w:r>
      <w:r>
        <w:rPr>
          <w:rFonts w:ascii="Arial" w:hAnsi="Arial" w:cs="Arial"/>
          <w:i/>
          <w:iCs/>
        </w:rPr>
        <w:t> </w:t>
      </w:r>
      <w:r>
        <w:rPr>
          <w:i/>
          <w:iCs/>
        </w:rPr>
        <w:t>?</w:t>
      </w:r>
      <w:r>
        <w:t xml:space="preserve"> LU: Publications Office, 2018. Accessed: Apr. 16, 2025. [Online]. Available: https://data.europa.eu/doi/10.2863/820345</w:t>
      </w:r>
    </w:p>
    <w:p w14:paraId="1F9B9461" w14:textId="77777777" w:rsidR="002D6F92" w:rsidRDefault="002D6F92" w:rsidP="002D6F92">
      <w:pPr>
        <w:pStyle w:val="Bibliography"/>
      </w:pPr>
      <w:r>
        <w:t>[53]</w:t>
      </w:r>
      <w:r>
        <w:tab/>
        <w:t xml:space="preserve">European Commission. Secretariat General., </w:t>
      </w:r>
      <w:r>
        <w:rPr>
          <w:i/>
          <w:iCs/>
        </w:rPr>
        <w:t>2023 strategic foresight report: sustainability and people’s wellbeing at the heart of Europe’s open strategic autonomy.</w:t>
      </w:r>
      <w:r>
        <w:t xml:space="preserve"> LU: Publications Office, 2023. Accessed: Apr. 03, 2025. [Online]. Available: https://data.europa.eu/doi/10.2792/889778</w:t>
      </w:r>
    </w:p>
    <w:p w14:paraId="2E980510" w14:textId="77777777" w:rsidR="002D6F92" w:rsidRDefault="002D6F92" w:rsidP="002D6F92">
      <w:pPr>
        <w:pStyle w:val="Bibliography"/>
      </w:pPr>
      <w:r>
        <w:t>[54]</w:t>
      </w:r>
      <w:r>
        <w:tab/>
        <w:t xml:space="preserve">C. Genta, E. Sanyé-Mengual, S. Sala, and P. Lombardi, ‘The Consumption Footprint as possible indicator for environmental impact evaluation at city level. The case study of Turin (Italy)’, </w:t>
      </w:r>
      <w:r>
        <w:rPr>
          <w:i/>
          <w:iCs/>
        </w:rPr>
        <w:t>Sustainable Cities and Society</w:t>
      </w:r>
      <w:r>
        <w:t>, vol. 79, p. 103679, Apr. 2022, doi: 10.1016/j.scs.2022.103679.</w:t>
      </w:r>
    </w:p>
    <w:p w14:paraId="1906F6A7" w14:textId="77777777" w:rsidR="002D6F92" w:rsidRDefault="002D6F92" w:rsidP="002D6F92">
      <w:pPr>
        <w:pStyle w:val="Bibliography"/>
      </w:pPr>
      <w:r>
        <w:t>[55]</w:t>
      </w:r>
      <w:r>
        <w:tab/>
        <w:t xml:space="preserve">N. Frantzeskaki, ‘Bringing Transition Management to Cities: Building Skills for Transformative Urban Governance’, </w:t>
      </w:r>
      <w:r>
        <w:rPr>
          <w:i/>
          <w:iCs/>
        </w:rPr>
        <w:t>Sustainability</w:t>
      </w:r>
      <w:r>
        <w:t>, vol. 14, no. 2, p. 650, Jan. 2022, doi: 10.3390/su14020650.</w:t>
      </w:r>
    </w:p>
    <w:p w14:paraId="3B313537" w14:textId="77777777" w:rsidR="002D6F92" w:rsidRDefault="002D6F92" w:rsidP="002D6F92">
      <w:pPr>
        <w:pStyle w:val="Bibliography"/>
      </w:pPr>
      <w:r>
        <w:t>[56]</w:t>
      </w:r>
      <w:r>
        <w:tab/>
        <w:t xml:space="preserve">D. A. Loorbach, ‘Designing radical transitions: a plea for a new governance culture to empower deep transformative change’, </w:t>
      </w:r>
      <w:r>
        <w:rPr>
          <w:i/>
          <w:iCs/>
        </w:rPr>
        <w:t>City Territ Archit</w:t>
      </w:r>
      <w:r>
        <w:t>, vol. 9, no. 1, p. 30, Oct. 2022, doi: 10.1186/s40410-022-00176-z.</w:t>
      </w:r>
    </w:p>
    <w:p w14:paraId="69D362EF" w14:textId="77777777" w:rsidR="002D6F92" w:rsidRDefault="002D6F92" w:rsidP="002D6F92">
      <w:pPr>
        <w:pStyle w:val="Bibliography"/>
      </w:pPr>
      <w:r>
        <w:t>[57]</w:t>
      </w:r>
      <w:r>
        <w:tab/>
        <w:t>Local Alliance, ‘Joint Letter to EU leaders’, 2024. [Online]. Available: https://iclei-europe.org/fileadmin/user_upload/Pdfs/2024/Final_Local_Alliance_Letter_to_EU_Leaders.pdf</w:t>
      </w:r>
    </w:p>
    <w:p w14:paraId="6D875080" w14:textId="77777777" w:rsidR="002D6F92" w:rsidRDefault="002D6F92" w:rsidP="002D6F92">
      <w:pPr>
        <w:pStyle w:val="Bibliography"/>
      </w:pPr>
      <w:r>
        <w:t>[58]</w:t>
      </w:r>
      <w:r>
        <w:tab/>
        <w:t xml:space="preserve">European Committee of the Regions ., </w:t>
      </w:r>
      <w:r>
        <w:rPr>
          <w:i/>
          <w:iCs/>
        </w:rPr>
        <w:t>The state of regions and cities: EU annual report 2024.</w:t>
      </w:r>
      <w:r>
        <w:t xml:space="preserve"> LU: Publications Office, 2024. Accessed: Apr. 16, 2025. [Online]. Available: https://data.europa.eu/doi/10.2863/802688</w:t>
      </w:r>
    </w:p>
    <w:p w14:paraId="7B282AFE" w14:textId="77777777" w:rsidR="002D6F92" w:rsidRDefault="002D6F92" w:rsidP="002D6F92">
      <w:pPr>
        <w:pStyle w:val="Bibliography"/>
      </w:pPr>
      <w:r>
        <w:t>[59]</w:t>
      </w:r>
      <w:r>
        <w:tab/>
        <w:t xml:space="preserve">M. Trane, S. Borchardt, L. Marelli, A. Siragusa, R. Pollo, and P. Lombardi, ‘What Role for Cities in the Green Deal? Analysis of Policy Framework, Interlinkages and Contribution to the 2030 Agenda’, </w:t>
      </w:r>
      <w:r>
        <w:rPr>
          <w:i/>
          <w:iCs/>
        </w:rPr>
        <w:t>Sustainable Development</w:t>
      </w:r>
      <w:r>
        <w:t>, p. sd.3423, Mar. 2025, doi: 10.1002/sd.3423.</w:t>
      </w:r>
    </w:p>
    <w:p w14:paraId="4F065313" w14:textId="77777777" w:rsidR="002D6F92" w:rsidRDefault="002D6F92" w:rsidP="002D6F92">
      <w:pPr>
        <w:pStyle w:val="Bibliography"/>
      </w:pPr>
      <w:r>
        <w:t>[60]</w:t>
      </w:r>
      <w:r>
        <w:tab/>
        <w:t xml:space="preserve">OECD, </w:t>
      </w:r>
      <w:r>
        <w:rPr>
          <w:i/>
          <w:iCs/>
        </w:rPr>
        <w:t>A Territorial Approach to the Sustainable Development Goals: Synthesis report</w:t>
      </w:r>
      <w:r>
        <w:t>. in OECD Urban Policy Reviews. OECD, 2020. doi: 10.1787/e86fa715-en.</w:t>
      </w:r>
    </w:p>
    <w:p w14:paraId="40ADE308" w14:textId="77777777" w:rsidR="002D6F92" w:rsidRDefault="002D6F92" w:rsidP="002D6F92">
      <w:pPr>
        <w:pStyle w:val="Bibliography"/>
      </w:pPr>
      <w:r>
        <w:t>[61]</w:t>
      </w:r>
      <w:r>
        <w:tab/>
        <w:t>European Committee of the Regions, ‘The future of the Green Deal: taking stock and looking ahead’, Dec. 2023. Accessed: Jan. 10, 2024. [Online]. Available: https://cor.europa.eu/en/engage/Documents/RegHub/green-deal-taking-stock-looking-ahead.pdf</w:t>
      </w:r>
    </w:p>
    <w:p w14:paraId="69EB8FA8" w14:textId="77777777" w:rsidR="002D6F92" w:rsidRDefault="002D6F92" w:rsidP="002D6F92">
      <w:pPr>
        <w:pStyle w:val="Bibliography"/>
      </w:pPr>
      <w:r>
        <w:t>[62]</w:t>
      </w:r>
      <w:r>
        <w:tab/>
      </w:r>
      <w:r>
        <w:rPr>
          <w:i/>
          <w:iCs/>
        </w:rPr>
        <w:t>Opinion of the European Economic and Social Committee on ‘European Climate Pact’ (Exploratory opinion)</w:t>
      </w:r>
      <w:r>
        <w:t>. 2020. Accessed: Apr. 16, 2025. [Online]. Available: https://eur-lex.europa.eu/legal-content/EN/TXT/?uri=CELEX%3A52020AE1432</w:t>
      </w:r>
    </w:p>
    <w:p w14:paraId="0CF31380" w14:textId="77777777" w:rsidR="002D6F92" w:rsidRDefault="002D6F92" w:rsidP="002D6F92">
      <w:pPr>
        <w:pStyle w:val="Bibliography"/>
      </w:pPr>
      <w:r>
        <w:t>[63]</w:t>
      </w:r>
      <w:r>
        <w:tab/>
        <w:t xml:space="preserve">EC, </w:t>
      </w:r>
      <w:r>
        <w:rPr>
          <w:i/>
          <w:iCs/>
        </w:rPr>
        <w:t>COMMISSION STAFF WORKING DOCUMENT IMPACT ASSESSMENT REPORT Part 1 Accompanying the document COMMUNICATION FROM THE COMMISSION TO THE EUROPEAN PARLIAMENT, THE COUNCIL, THE EUROPEAN ECONOMIC AND SOCIAL COMMITTEE AND THE COMMITTEE OF THE REGIONS Securing our future Europe’s 2040 climate target and path to climate neutrality by 2050 building a sustainable, just and prosperous society</w:t>
      </w:r>
      <w:r>
        <w:t>. 2024. Accessed: May 28, 2024. [Online]. Available: https://eur-lex.europa.eu/legal-content/EN/TXT/?uri=CELEX%3A52024SC0063</w:t>
      </w:r>
    </w:p>
    <w:p w14:paraId="643FC574" w14:textId="77777777" w:rsidR="002D6F92" w:rsidRDefault="002D6F92" w:rsidP="002D6F92">
      <w:pPr>
        <w:pStyle w:val="Bibliography"/>
      </w:pPr>
      <w:r>
        <w:t>[64]</w:t>
      </w:r>
      <w:r>
        <w:tab/>
        <w:t>C. Matti, K. Jensen, L. Bontoux, P. Goran, A. Pistocchi, and M. Salvi, ‘Towards a fair and sustainable Europe 2050: Social and economic choices in sustainability transitions’, JRC Publications Repository. Accessed: May 28, 2024. [Online]. Available: https://publications.jrc.ec.europa.eu/repository/handle/JRC133716</w:t>
      </w:r>
    </w:p>
    <w:p w14:paraId="7D86D691" w14:textId="77777777" w:rsidR="002D6F92" w:rsidRDefault="002D6F92" w:rsidP="002D6F92">
      <w:pPr>
        <w:pStyle w:val="Bibliography"/>
      </w:pPr>
      <w:r>
        <w:t>[65]</w:t>
      </w:r>
      <w:r>
        <w:tab/>
        <w:t xml:space="preserve">G. Ulpiani and N. Vetters, ‘On the risks associated with transitioning to climate neutrality in Europe: A city perspective’, </w:t>
      </w:r>
      <w:r>
        <w:rPr>
          <w:i/>
          <w:iCs/>
        </w:rPr>
        <w:t>Renewable and Sustainable Energy Reviews</w:t>
      </w:r>
      <w:r>
        <w:t>, vol. 183, p. 113448, Sep. 2023, doi: 10.1016/j.rser.2023.113448.</w:t>
      </w:r>
    </w:p>
    <w:p w14:paraId="38E27A4D" w14:textId="77777777" w:rsidR="002D6F92" w:rsidRDefault="002D6F92" w:rsidP="002D6F92">
      <w:pPr>
        <w:pStyle w:val="Bibliography"/>
      </w:pPr>
      <w:r>
        <w:t>[66]</w:t>
      </w:r>
      <w:r>
        <w:tab/>
        <w:t xml:space="preserve">B. Breitschopf, A. Grimm, A. Billerbeck, S. Wydra, and J. Köhler, ‘Towards understanding interactions between socio-technical systems in sustainability transitions’, </w:t>
      </w:r>
      <w:r>
        <w:rPr>
          <w:i/>
          <w:iCs/>
        </w:rPr>
        <w:t>Energy Research &amp; Social Science</w:t>
      </w:r>
      <w:r>
        <w:t>, vol. 106, p. 103323, Dec. 2023, doi: 10.1016/j.erss.2023.103323.</w:t>
      </w:r>
    </w:p>
    <w:p w14:paraId="637ABF1A" w14:textId="77777777" w:rsidR="002D6F92" w:rsidRDefault="002D6F92" w:rsidP="002D6F92">
      <w:pPr>
        <w:pStyle w:val="Bibliography"/>
      </w:pPr>
      <w:r>
        <w:t>[67]</w:t>
      </w:r>
      <w:r>
        <w:tab/>
        <w:t xml:space="preserve">L. Temper, M. Walter, I. Rodriguez, A. Kothari, and E. Turhan, ‘A perspective on radical transformations to sustainability: resistances, movements and alternatives’, </w:t>
      </w:r>
      <w:r>
        <w:rPr>
          <w:i/>
          <w:iCs/>
        </w:rPr>
        <w:t>Sustain Sci</w:t>
      </w:r>
      <w:r>
        <w:t>, vol. 13, no. 3, pp. 747–764, May 2018, doi: 10.1007/s11625-018-0543-8.</w:t>
      </w:r>
    </w:p>
    <w:p w14:paraId="77022E32" w14:textId="77777777" w:rsidR="002D6F92" w:rsidRDefault="002D6F92" w:rsidP="002D6F92">
      <w:pPr>
        <w:pStyle w:val="Bibliography"/>
      </w:pPr>
      <w:r>
        <w:t>[68]</w:t>
      </w:r>
      <w:r>
        <w:tab/>
        <w:t xml:space="preserve">E. Croci, B. Lucchitta, and T. Molteni, ‘Low carbon urban strategies: An investigation of 124 European cities’, </w:t>
      </w:r>
      <w:r>
        <w:rPr>
          <w:i/>
          <w:iCs/>
        </w:rPr>
        <w:t>Urban Climate</w:t>
      </w:r>
      <w:r>
        <w:t>, vol. 40, p. 101022, Dec. 2021, doi: 10.1016/j.uclim.2021.101022.</w:t>
      </w:r>
    </w:p>
    <w:p w14:paraId="29B327A1" w14:textId="77777777" w:rsidR="002D6F92" w:rsidRDefault="002D6F92" w:rsidP="002D6F92">
      <w:pPr>
        <w:pStyle w:val="Bibliography"/>
      </w:pPr>
      <w:r>
        <w:t>[69]</w:t>
      </w:r>
      <w:r>
        <w:tab/>
        <w:t xml:space="preserve">Trane, M., Marelli, L., Pollo, R., and Lombardi, P., ‘On eight structural conditions hampering urban green transitions in EU cities’, </w:t>
      </w:r>
      <w:r>
        <w:rPr>
          <w:i/>
          <w:iCs/>
        </w:rPr>
        <w:t>Urban Science</w:t>
      </w:r>
      <w:r>
        <w:t>, forthcoming 2025.</w:t>
      </w:r>
    </w:p>
    <w:p w14:paraId="590421E1" w14:textId="77777777" w:rsidR="002D6F92" w:rsidRDefault="002D6F92" w:rsidP="002D6F92">
      <w:pPr>
        <w:pStyle w:val="Bibliography"/>
      </w:pPr>
      <w:r>
        <w:t>[70]</w:t>
      </w:r>
      <w:r>
        <w:tab/>
        <w:t xml:space="preserve">H. Dorst, A. Van Der Jagt, H. Runhaar, and R. Raven, ‘Structural conditions for the wider uptake of urban nature-based solutions – A conceptual framework’, </w:t>
      </w:r>
      <w:r>
        <w:rPr>
          <w:i/>
          <w:iCs/>
        </w:rPr>
        <w:t>Cities</w:t>
      </w:r>
      <w:r>
        <w:t>, vol. 116, p. 103283, Sep. 2021, doi: 10.1016/j.cities.2021.103283.</w:t>
      </w:r>
    </w:p>
    <w:p w14:paraId="0E949F24" w14:textId="77777777" w:rsidR="002D6F92" w:rsidRDefault="002D6F92" w:rsidP="002D6F92">
      <w:pPr>
        <w:pStyle w:val="Bibliography"/>
      </w:pPr>
      <w:r>
        <w:t>[71]</w:t>
      </w:r>
      <w:r>
        <w:tab/>
        <w:t>Trane, M., ‘SHAPEURBE – SHAPing the green transition in EU URBan Environments under the “2030 Agenda” and the “EU Green Deal”’, Doctoral Thesis, Politecnico di Torino. Collaborative Doctoral Partnership with the Joint Research Centre.</w:t>
      </w:r>
    </w:p>
    <w:p w14:paraId="76A9D8DA" w14:textId="77777777" w:rsidR="002D6F92" w:rsidRDefault="002D6F92" w:rsidP="002D6F92">
      <w:pPr>
        <w:pStyle w:val="Bibliography"/>
      </w:pPr>
      <w:r>
        <w:t>[72]</w:t>
      </w:r>
      <w:r>
        <w:tab/>
        <w:t>European Commission, ‘The EU regional Social Progress Index 2.0. 2024 edition’, 2024. [Online]. Available: https://ec.europa.eu/regional_policy/sources/work/spi_2024/EUSPI_2024_working%20paper.pdf</w:t>
      </w:r>
    </w:p>
    <w:p w14:paraId="6CF12CE9" w14:textId="77777777" w:rsidR="002D6F92" w:rsidRDefault="002D6F92" w:rsidP="002D6F92">
      <w:pPr>
        <w:pStyle w:val="Bibliography"/>
      </w:pPr>
      <w:r>
        <w:t>[73]</w:t>
      </w:r>
      <w:r>
        <w:tab/>
        <w:t>European Commission, ‘Ninth Report on economic, social and territorial cohesion’, 2024.</w:t>
      </w:r>
    </w:p>
    <w:p w14:paraId="7B54E173" w14:textId="77777777" w:rsidR="002D6F92" w:rsidRDefault="002D6F92" w:rsidP="002D6F92">
      <w:pPr>
        <w:pStyle w:val="Bibliography"/>
      </w:pPr>
      <w:r>
        <w:t>[74]</w:t>
      </w:r>
      <w:r>
        <w:tab/>
        <w:t xml:space="preserve">C. C. Konijnendijk, ‘Evidence-based guidelines for greener, healthier, more resilient neighbourhoods: Introducing the 3–30–300 rule’, </w:t>
      </w:r>
      <w:r>
        <w:rPr>
          <w:i/>
          <w:iCs/>
        </w:rPr>
        <w:t>J. For. Res.</w:t>
      </w:r>
      <w:r>
        <w:t>, vol. 34, no. 3, pp. 821–830, Jun. 2023, doi: 10.1007/s11676-022-01523-z.</w:t>
      </w:r>
    </w:p>
    <w:p w14:paraId="0259EDE5" w14:textId="77777777" w:rsidR="002D6F92" w:rsidRDefault="002D6F92" w:rsidP="002D6F92">
      <w:pPr>
        <w:pStyle w:val="Bibliography"/>
      </w:pPr>
      <w:r>
        <w:t>[75]</w:t>
      </w:r>
      <w:r>
        <w:tab/>
        <w:t xml:space="preserve">C. Moreno, Z. Allam, D. Chabaud, C. Gall, and F. Pratlong, ‘Introducing the “15-Minute City”: Sustainability, Resilience and Place Identity in Future Post-Pandemic Cities’, </w:t>
      </w:r>
      <w:r>
        <w:rPr>
          <w:i/>
          <w:iCs/>
        </w:rPr>
        <w:t>Smart Cities</w:t>
      </w:r>
      <w:r>
        <w:t>, vol. 4, no. 1, pp. 93–111, Jan. 2021, doi: 10.3390/smartcities4010006.</w:t>
      </w:r>
    </w:p>
    <w:p w14:paraId="4F081A12" w14:textId="77777777" w:rsidR="002D6F92" w:rsidRDefault="002D6F92" w:rsidP="002D6F92">
      <w:pPr>
        <w:pStyle w:val="Bibliography"/>
      </w:pPr>
      <w:r>
        <w:t>[76]</w:t>
      </w:r>
      <w:r>
        <w:tab/>
        <w:t xml:space="preserve">A. Buzási </w:t>
      </w:r>
      <w:r>
        <w:rPr>
          <w:i/>
          <w:iCs/>
        </w:rPr>
        <w:t>et al.</w:t>
      </w:r>
      <w:r>
        <w:t xml:space="preserve">, ‘European patterns of local adaptation planning—a regional analysis’, </w:t>
      </w:r>
      <w:r>
        <w:rPr>
          <w:i/>
          <w:iCs/>
        </w:rPr>
        <w:t>Reg Environ Change</w:t>
      </w:r>
      <w:r>
        <w:t>, vol. 24, no. 2, p. 59, Apr. 2024, doi: 10.1007/s10113-024-02211-w.</w:t>
      </w:r>
    </w:p>
    <w:p w14:paraId="6E186377" w14:textId="04DD0102" w:rsidR="00142A0D" w:rsidRPr="00B706DF" w:rsidRDefault="001C6861" w:rsidP="009A37E5">
      <w:pPr>
        <w:pStyle w:val="paragraph"/>
        <w:spacing w:before="0" w:beforeAutospacing="0" w:after="0" w:afterAutospacing="0"/>
        <w:jc w:val="both"/>
        <w:textAlignment w:val="baseline"/>
      </w:pPr>
      <w:r w:rsidRPr="00584FA8">
        <w:rPr>
          <w:rFonts w:ascii="EC Square Sans Pro" w:hAnsi="EC Square Sans Pro"/>
          <w:color w:val="2B579A"/>
          <w:shd w:val="clear" w:color="auto" w:fill="E6E6E6"/>
        </w:rPr>
        <w:fldChar w:fldCharType="end"/>
      </w:r>
      <w:r w:rsidR="004A04E7" w:rsidRPr="00142A0D">
        <w:rPr>
          <w:rFonts w:ascii="Calibri" w:hAnsi="Calibri" w:cs="Calibri"/>
          <w:sz w:val="22"/>
          <w:szCs w:val="22"/>
          <w:lang w:val="en-IE" w:eastAsia="en-IE"/>
        </w:rPr>
        <w:t> </w:t>
      </w:r>
      <w:r w:rsidR="00142A0D" w:rsidRPr="00142A0D">
        <w:rPr>
          <w:color w:val="333333"/>
          <w:sz w:val="21"/>
          <w:szCs w:val="21"/>
          <w:shd w:val="clear" w:color="auto" w:fill="FFFFFF"/>
        </w:rPr>
        <w:t xml:space="preserve"> </w:t>
      </w:r>
    </w:p>
    <w:p w14:paraId="1C26A11B" w14:textId="77777777" w:rsidR="00B706DF" w:rsidRPr="00142A0D" w:rsidRDefault="00B706DF" w:rsidP="00B706DF">
      <w:pPr>
        <w:pStyle w:val="CommentText"/>
      </w:pPr>
    </w:p>
    <w:p w14:paraId="38ACB32F" w14:textId="77777777" w:rsidR="00142A0D" w:rsidRPr="00142A0D" w:rsidRDefault="00142A0D" w:rsidP="00142A0D">
      <w:pPr>
        <w:pStyle w:val="CommentText"/>
      </w:pPr>
    </w:p>
    <w:p w14:paraId="21513ED5" w14:textId="77777777" w:rsidR="00AE3E55" w:rsidRPr="00AE3E55" w:rsidRDefault="00AE3E55" w:rsidP="00675827"/>
    <w:p w14:paraId="161CE288" w14:textId="77777777" w:rsidR="004616A7" w:rsidRPr="00E12A11" w:rsidRDefault="004616A7" w:rsidP="00273EF7">
      <w:pPr>
        <w:rPr>
          <w:lang w:val="en-US"/>
        </w:rPr>
      </w:pPr>
    </w:p>
    <w:p w14:paraId="0C4F1407" w14:textId="77777777" w:rsidR="00273EF7" w:rsidRPr="00273EF7" w:rsidRDefault="00273EF7" w:rsidP="00273EF7"/>
    <w:p w14:paraId="4D6F3761" w14:textId="77777777" w:rsidR="00273EF7" w:rsidRPr="00B83D62" w:rsidRDefault="00273EF7" w:rsidP="005360EB"/>
    <w:p w14:paraId="26519D22" w14:textId="77777777" w:rsidR="00400607" w:rsidRPr="00142A0D" w:rsidRDefault="00400607" w:rsidP="004E0845">
      <w:pPr>
        <w:pStyle w:val="JRCText"/>
      </w:pPr>
    </w:p>
    <w:sectPr w:rsidR="00400607" w:rsidRPr="00142A0D" w:rsidSect="002249B9">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MARELLI Luisa (JRC-ISPRA)" w:date="2025-04-08T11:50:00Z" w:initials="ML(">
    <w:p w14:paraId="1F71EF2F" w14:textId="7BBA97A5" w:rsidR="00472A6B" w:rsidRDefault="00472A6B">
      <w:pPr>
        <w:pStyle w:val="CommentText"/>
      </w:pPr>
      <w:r>
        <w:rPr>
          <w:rStyle w:val="CommentReference"/>
        </w:rPr>
        <w:annotationRef/>
      </w:r>
      <w:r>
        <w:t>Specify where this budget is coming from (which fund)</w:t>
      </w:r>
    </w:p>
  </w:comment>
  <w:comment w:id="16" w:author="BARBERO VIGNOLA Giulia (JRC-ISPRA)" w:date="2025-04-13T16:32:00Z" w:initials="BVG(">
    <w:p w14:paraId="10239678" w14:textId="153D1816" w:rsidR="00472A6B" w:rsidRDefault="00472A6B">
      <w:pPr>
        <w:pStyle w:val="CommentText"/>
      </w:pPr>
      <w:r>
        <w:rPr>
          <w:rStyle w:val="CommentReference"/>
        </w:rPr>
        <w:annotationRef/>
      </w:r>
      <w:r>
        <w:t>@Laia, do you know? I think this was part of the text written by Stefano..</w:t>
      </w:r>
    </w:p>
  </w:comment>
  <w:comment w:id="17" w:author="DELGADO CALLICO Laia (JRC-PETTEN)" w:date="2025-04-14T14:42:00Z" w:initials="D(">
    <w:p w14:paraId="33E661CE" w14:textId="6F662B9F" w:rsidR="00472A6B" w:rsidRDefault="00472A6B">
      <w:pPr>
        <w:pStyle w:val="CommentText"/>
      </w:pPr>
      <w:r>
        <w:rPr>
          <w:rStyle w:val="CommentReference"/>
        </w:rPr>
        <w:annotationRef/>
      </w:r>
      <w:r w:rsidRPr="78A2A241">
        <w:t>The original sentence was this: The European Commission, working through the European Investment Bank and structural funds, has mobilized €3 billion for sustainable school infrastructure</w:t>
      </w:r>
    </w:p>
    <w:p w14:paraId="7D8D9EC4" w14:textId="0CBE10FE" w:rsidR="00472A6B" w:rsidRDefault="00472A6B">
      <w:pPr>
        <w:pStyle w:val="CommentText"/>
      </w:pPr>
    </w:p>
  </w:comment>
  <w:comment w:id="121" w:author="GEORGAKAKI Aliki (JRC-PETTEN)" w:date="2024-11-27T14:08:00Z" w:initials="GA(">
    <w:p w14:paraId="3D9C0B38" w14:textId="77777777" w:rsidR="00472A6B" w:rsidRPr="00905B28" w:rsidRDefault="00472A6B" w:rsidP="00B3761C">
      <w:pPr>
        <w:pStyle w:val="ListParagraph"/>
        <w:jc w:val="center"/>
      </w:pPr>
      <w:r>
        <w:rPr>
          <w:rStyle w:val="CommentReference"/>
        </w:rPr>
        <w:annotationRef/>
      </w:r>
      <w:r w:rsidRPr="00905B28">
        <w:rPr>
          <w:noProof/>
          <w:color w:val="2B579A"/>
          <w:shd w:val="clear" w:color="auto" w:fill="E6E6E6"/>
          <w:lang w:eastAsia="en-GB"/>
        </w:rPr>
        <w:drawing>
          <wp:inline distT="0" distB="0" distL="0" distR="0" wp14:anchorId="2FBA0657" wp14:editId="0E920130">
            <wp:extent cx="4345022" cy="23939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48507" cy="2395870"/>
                    </a:xfrm>
                    <a:prstGeom prst="rect">
                      <a:avLst/>
                    </a:prstGeom>
                  </pic:spPr>
                </pic:pic>
              </a:graphicData>
            </a:graphic>
          </wp:inline>
        </w:drawing>
      </w:r>
    </w:p>
    <w:p w14:paraId="26673D1C" w14:textId="77777777" w:rsidR="00472A6B" w:rsidRPr="00905B28" w:rsidRDefault="00472A6B" w:rsidP="00B3761C">
      <w:pPr>
        <w:pStyle w:val="ListParagraph"/>
        <w:jc w:val="center"/>
        <w:rPr>
          <w:i/>
          <w:iCs/>
          <w:sz w:val="18"/>
          <w:szCs w:val="18"/>
        </w:rPr>
      </w:pPr>
      <w:r w:rsidRPr="00905B28">
        <w:rPr>
          <w:iCs/>
          <w:sz w:val="18"/>
          <w:szCs w:val="18"/>
        </w:rPr>
        <w:t>Source:</w:t>
      </w:r>
      <w:r w:rsidRPr="00905B28">
        <w:rPr>
          <w:i/>
          <w:iCs/>
          <w:sz w:val="18"/>
          <w:szCs w:val="18"/>
        </w:rPr>
        <w:t xml:space="preserve"> Authors’ elaboration inspired from </w:t>
      </w:r>
      <w:r w:rsidRPr="00905B28">
        <w:rPr>
          <w:i/>
          <w:iCs/>
          <w:color w:val="2B579A"/>
          <w:sz w:val="18"/>
          <w:szCs w:val="18"/>
          <w:shd w:val="clear" w:color="auto" w:fill="E6E6E6"/>
        </w:rPr>
        <w:fldChar w:fldCharType="begin"/>
      </w:r>
      <w:r w:rsidRPr="00905B28">
        <w:rPr>
          <w:i/>
          <w:iCs/>
          <w:sz w:val="18"/>
          <w:szCs w:val="18"/>
        </w:rPr>
        <w:instrText xml:space="preserve"> ADDIN ZOTERO_ITEM CSL_CITATION {"citationID":"V8aA8sb4","properties":{"formattedCitation":"(Dupoux, Marion et al., 2024)","plainCitation":"(Dupoux, Marion et al., 2024)","dontUpdate":true,"noteIndex":0},"citationItems":[{"id":3234,"uris":["http://zotero.org/users/10555466/items/RHX8GIG3"],"itemData":{"id":3234,"type":"article-journal","container-title":"Publications office of the European Union, Luxembourg","title":"Unlocking the full potential of behavioural  insights: From influencing the individual to shaping the system","URL":"Available at: https://publications.jrc.ec.europa.eu/repository/handle/JRC138028","author":[{"literal":"Dupoux, Marion"},{"literal":"Gaudeul, Alexia"},{"literal":"Bruns, Hendrik"},{"literal":"Ciriolo, Emanuele"},{"literal":"Krawczyk, Michal"},{"literal":"Kuehnhanss, Colin"},{"literal":"Nohlén, Hannah"}],"issued":{"date-parts":[["2024"]]}}}],"schema":"https://github.com/citation-style-language/schema/raw/master/csl-citation.json"} </w:instrText>
      </w:r>
      <w:r w:rsidRPr="00905B28">
        <w:rPr>
          <w:i/>
          <w:iCs/>
          <w:color w:val="2B579A"/>
          <w:sz w:val="18"/>
          <w:szCs w:val="18"/>
          <w:shd w:val="clear" w:color="auto" w:fill="E6E6E6"/>
        </w:rPr>
        <w:fldChar w:fldCharType="separate"/>
      </w:r>
      <w:r w:rsidRPr="00905B28">
        <w:rPr>
          <w:sz w:val="18"/>
          <w:szCs w:val="18"/>
        </w:rPr>
        <w:t xml:space="preserve">Dupoux et al (2024, </w:t>
      </w:r>
      <w:r w:rsidRPr="00905B28">
        <w:rPr>
          <w:i/>
          <w:iCs/>
          <w:sz w:val="18"/>
          <w:szCs w:val="18"/>
        </w:rPr>
        <w:t>forthcoming</w:t>
      </w:r>
      <w:r w:rsidRPr="00905B28">
        <w:rPr>
          <w:sz w:val="18"/>
          <w:szCs w:val="18"/>
        </w:rPr>
        <w:t>)</w:t>
      </w:r>
      <w:r w:rsidRPr="00905B28">
        <w:rPr>
          <w:i/>
          <w:iCs/>
          <w:color w:val="2B579A"/>
          <w:sz w:val="18"/>
          <w:szCs w:val="18"/>
          <w:shd w:val="clear" w:color="auto" w:fill="E6E6E6"/>
        </w:rPr>
        <w:fldChar w:fldCharType="end"/>
      </w:r>
    </w:p>
    <w:p w14:paraId="61A025E0" w14:textId="77777777" w:rsidR="00472A6B" w:rsidRDefault="00472A6B" w:rsidP="00B3761C">
      <w:pPr>
        <w:pStyle w:val="CommentText"/>
      </w:pPr>
    </w:p>
    <w:p w14:paraId="57D9DFE2" w14:textId="77777777" w:rsidR="00472A6B" w:rsidRDefault="00472A6B" w:rsidP="00B3761C">
      <w:pPr>
        <w:pStyle w:val="CommentText"/>
      </w:pPr>
      <w:r>
        <w:t>Potential illustration if we want to keep it</w:t>
      </w:r>
    </w:p>
  </w:comment>
  <w:comment w:id="122" w:author="GUERREIRO MIGUEL Mecia (JRC-SEVILLA)" w:date="2024-12-10T18:35:00Z" w:initials="GMM(">
    <w:p w14:paraId="5C6ED550" w14:textId="77777777" w:rsidR="00472A6B" w:rsidRDefault="00472A6B" w:rsidP="00B3761C">
      <w:pPr>
        <w:pStyle w:val="CommentText"/>
      </w:pPr>
      <w:r>
        <w:rPr>
          <w:rStyle w:val="CommentReference"/>
        </w:rPr>
        <w:annotationRef/>
      </w:r>
      <w:r>
        <w:t xml:space="preserve">I think this scheme could be good to include. </w:t>
      </w:r>
    </w:p>
  </w:comment>
  <w:comment w:id="125" w:author="BARBERO VIGNOLA Giulia (JRC-ISPRA)" w:date="2025-04-16T10:39:00Z" w:initials="BVG(">
    <w:p w14:paraId="63D739DB" w14:textId="5CD32E65" w:rsidR="00472A6B" w:rsidRDefault="00472A6B">
      <w:pPr>
        <w:pStyle w:val="CommentText"/>
      </w:pPr>
      <w:r>
        <w:rPr>
          <w:rStyle w:val="CommentReference"/>
        </w:rPr>
        <w:annotationRef/>
      </w:r>
      <w:r>
        <w:t xml:space="preserve">CHECK: consider to eliminate parts of this section or the entire section (it was written originally by Stefano, then cut and rephrased).. I couldn’t find some references or the ones indicated were wrong. see comments below </w:t>
      </w:r>
    </w:p>
  </w:comment>
  <w:comment w:id="127" w:author="BARBERO VIGNOLA Giulia (JRC-ISPRA)" w:date="2025-04-16T10:30:00Z" w:initials="BVG(">
    <w:p w14:paraId="7866DF91" w14:textId="3276D169" w:rsidR="00472A6B" w:rsidRDefault="00472A6B" w:rsidP="002814C2">
      <w:pPr>
        <w:spacing w:before="0" w:after="0" w:line="276" w:lineRule="auto"/>
        <w:jc w:val="left"/>
        <w:rPr>
          <w:highlight w:val="white"/>
        </w:rPr>
      </w:pPr>
      <w:r>
        <w:rPr>
          <w:rStyle w:val="CommentReference"/>
        </w:rPr>
        <w:annotationRef/>
      </w:r>
      <w:r>
        <w:rPr>
          <w:highlight w:val="white"/>
        </w:rPr>
        <w:t xml:space="preserve">This reference does not correspond to the text. </w:t>
      </w:r>
    </w:p>
    <w:p w14:paraId="134C8576" w14:textId="405DB874" w:rsidR="00472A6B" w:rsidRDefault="00472A6B" w:rsidP="002814C2">
      <w:pPr>
        <w:spacing w:before="0" w:after="0" w:line="276" w:lineRule="auto"/>
        <w:jc w:val="left"/>
        <w:rPr>
          <w:highlight w:val="white"/>
        </w:rPr>
      </w:pPr>
      <w:r>
        <w:rPr>
          <w:highlight w:val="white"/>
        </w:rPr>
        <w:t>I suggest to eliminate the sentence, if we don’t have a proper reference…</w:t>
      </w:r>
    </w:p>
    <w:p w14:paraId="667A0AFC" w14:textId="77777777" w:rsidR="00472A6B" w:rsidRDefault="00472A6B" w:rsidP="002814C2">
      <w:pPr>
        <w:spacing w:before="0" w:after="0" w:line="276" w:lineRule="auto"/>
        <w:jc w:val="left"/>
        <w:rPr>
          <w:highlight w:val="white"/>
        </w:rPr>
      </w:pPr>
    </w:p>
    <w:p w14:paraId="2683F599" w14:textId="384634DD" w:rsidR="00472A6B" w:rsidRPr="00142A0D" w:rsidRDefault="00472A6B" w:rsidP="002814C2">
      <w:pPr>
        <w:spacing w:before="0" w:after="0" w:line="276" w:lineRule="auto"/>
        <w:jc w:val="left"/>
        <w:rPr>
          <w:highlight w:val="white"/>
        </w:rPr>
      </w:pPr>
      <w:r w:rsidRPr="00142A0D">
        <w:rPr>
          <w:highlight w:val="white"/>
        </w:rPr>
        <w:t>European Commission, Eurobarometer: Trust in the European Union has increased since last summer, 23 April 2021.</w:t>
      </w:r>
      <w:hyperlink r:id="rId2">
        <w:r w:rsidRPr="00142A0D">
          <w:rPr>
            <w:highlight w:val="white"/>
          </w:rPr>
          <w:t xml:space="preserve"> </w:t>
        </w:r>
      </w:hyperlink>
      <w:hyperlink r:id="rId3">
        <w:r w:rsidRPr="00142A0D">
          <w:rPr>
            <w:color w:val="1155CC"/>
            <w:highlight w:val="white"/>
            <w:u w:val="single"/>
          </w:rPr>
          <w:t>https://ec.europa.eu/commission/presscorner/detail/en/ip_21_1867</w:t>
        </w:r>
      </w:hyperlink>
      <w:r w:rsidRPr="00142A0D">
        <w:rPr>
          <w:highlight w:val="white"/>
        </w:rPr>
        <w:t>.</w:t>
      </w:r>
    </w:p>
    <w:p w14:paraId="7A8536C7" w14:textId="6393572B" w:rsidR="00472A6B" w:rsidRDefault="00472A6B">
      <w:pPr>
        <w:pStyle w:val="CommentText"/>
      </w:pPr>
    </w:p>
  </w:comment>
  <w:comment w:id="131" w:author="BARBERO VIGNOLA Giulia (JRC-ISPRA)" w:date="2025-04-16T10:31:00Z" w:initials="BVG(">
    <w:p w14:paraId="3D9E247B" w14:textId="576AAF5B" w:rsidR="00472A6B" w:rsidRDefault="00472A6B">
      <w:pPr>
        <w:pStyle w:val="CommentText"/>
      </w:pPr>
      <w:r>
        <w:rPr>
          <w:rStyle w:val="CommentReference"/>
        </w:rPr>
        <w:annotationRef/>
      </w:r>
      <w:r>
        <w:t xml:space="preserve">Idem, I couldn’t find this reference, nor the source of the percentages written. </w:t>
      </w:r>
    </w:p>
    <w:p w14:paraId="32D626FA" w14:textId="0B97B41B" w:rsidR="00472A6B" w:rsidRDefault="00472A6B">
      <w:pPr>
        <w:pStyle w:val="CommentText"/>
      </w:pPr>
      <w:r>
        <w:t>I would suggest to delete this part as well..</w:t>
      </w:r>
    </w:p>
  </w:comment>
  <w:comment w:id="133" w:author="GASTALDI Chiara (JRC-ISPRA)" w:date="2024-12-11T14:33:00Z" w:initials="G(">
    <w:p w14:paraId="3D9EE078" w14:textId="2E5BCCD9" w:rsidR="00472A6B" w:rsidRDefault="00472A6B">
      <w:pPr>
        <w:pStyle w:val="CommentText"/>
      </w:pPr>
      <w:r>
        <w:rPr>
          <w:rStyle w:val="CommentReference"/>
        </w:rPr>
        <w:annotationRef/>
      </w:r>
      <w:r w:rsidRPr="4CC0040B">
        <w:t>examples of which tools need which optimizations could help</w:t>
      </w:r>
    </w:p>
  </w:comment>
  <w:comment w:id="134" w:author="GASTALDI Chiara (JRC-ISPRA)" w:date="2024-12-11T14:38:00Z" w:initials="G(">
    <w:p w14:paraId="627CB85B" w14:textId="34C82F7F" w:rsidR="00472A6B" w:rsidRDefault="00472A6B">
      <w:pPr>
        <w:pStyle w:val="CommentText"/>
      </w:pPr>
      <w:r>
        <w:rPr>
          <w:rStyle w:val="CommentReference"/>
        </w:rPr>
        <w:annotationRef/>
      </w:r>
      <w:r w:rsidRPr="24AD0E49">
        <w:t>in general I think it could be useful to be careful to avoid the "wiki how" writing style. What I mean we are not writing a generic page on "how to improve citizen engagement", we have a clear audience that is already knowledgeable and needs practical and actionable solutions</w:t>
      </w:r>
    </w:p>
  </w:comment>
  <w:comment w:id="135" w:author="BARBERO VIGNOLA Giulia (JRC-ISPRA)" w:date="2025-03-21T11:37:00Z" w:initials="BVG(">
    <w:p w14:paraId="057A417F" w14:textId="3A71E775" w:rsidR="00472A6B" w:rsidRDefault="00472A6B">
      <w:pPr>
        <w:pStyle w:val="CommentText"/>
      </w:pPr>
      <w:r>
        <w:rPr>
          <w:rStyle w:val="CommentReference"/>
        </w:rPr>
        <w:annotationRef/>
      </w:r>
      <w:r>
        <w:t>agree, text deleted where not clear of without references</w:t>
      </w:r>
    </w:p>
  </w:comment>
  <w:comment w:id="136" w:author="BARBERO VIGNOLA Giulia (JRC-ISPRA)" w:date="2025-04-16T10:34:00Z" w:initials="BVG(">
    <w:p w14:paraId="37737EA3" w14:textId="4E4262DB" w:rsidR="00472A6B" w:rsidRDefault="00472A6B">
      <w:pPr>
        <w:pStyle w:val="CommentText"/>
      </w:pPr>
      <w:r>
        <w:rPr>
          <w:rStyle w:val="CommentReference"/>
        </w:rPr>
        <w:annotationRef/>
      </w:r>
      <w:r>
        <w:t>This source seems correct, but not sure that can support all the 3 points mentioned here.. consider to delete this sentence as well, if not sure..</w:t>
      </w:r>
    </w:p>
    <w:p w14:paraId="73830A92" w14:textId="05396CD7" w:rsidR="00472A6B" w:rsidRDefault="00472A6B">
      <w:pPr>
        <w:pStyle w:val="CommentText"/>
      </w:pPr>
    </w:p>
    <w:p w14:paraId="071139DE" w14:textId="6BAAAB51" w:rsidR="00472A6B" w:rsidRPr="002814C2" w:rsidRDefault="00472A6B" w:rsidP="002814C2">
      <w:pPr>
        <w:numPr>
          <w:ilvl w:val="0"/>
          <w:numId w:val="16"/>
        </w:numPr>
        <w:spacing w:before="0" w:after="0" w:line="276" w:lineRule="auto"/>
        <w:jc w:val="left"/>
        <w:rPr>
          <w:highlight w:val="white"/>
        </w:rPr>
      </w:pPr>
      <w:r w:rsidRPr="00142A0D">
        <w:rPr>
          <w:highlight w:val="white"/>
        </w:rPr>
        <w:t xml:space="preserve">Geissel, Brigitte. “Introduction: On the evaluation of participatory innovations – a preliminary framework,” in </w:t>
      </w:r>
      <w:r w:rsidRPr="00142A0D">
        <w:rPr>
          <w:i/>
          <w:highlight w:val="white"/>
        </w:rPr>
        <w:t>Participatory Democratic Innovations in Europe: Improving the Quality of Democracy?</w:t>
      </w:r>
      <w:r w:rsidRPr="00142A0D">
        <w:rPr>
          <w:highlight w:val="white"/>
        </w:rPr>
        <w:t>, edited by Brigitte Geissel and Marko Jonas, Leverkusen: Verlag Barbara Budrich, 2013, 8</w:t>
      </w:r>
      <w:r>
        <w:rPr>
          <w:highlight w:val="white"/>
        </w:rPr>
        <w:t>-32</w:t>
      </w:r>
      <w:r w:rsidRPr="00142A0D">
        <w:rPr>
          <w:highlight w:val="white"/>
        </w:rPr>
        <w:t>.</w:t>
      </w:r>
      <w:r>
        <w:rPr>
          <w:highlight w:val="white"/>
        </w:rPr>
        <w:t xml:space="preserve"> </w:t>
      </w:r>
      <w:hyperlink r:id="rId4" w:history="1">
        <w:r w:rsidRPr="00235AF4">
          <w:rPr>
            <w:rStyle w:val="Hyperlink"/>
          </w:rPr>
          <w:t>https://doi.org/10.2307/j.ctvdf0gdc.4</w:t>
        </w:r>
      </w:hyperlink>
      <w:r>
        <w:t xml:space="preserve"> </w:t>
      </w:r>
    </w:p>
  </w:comment>
  <w:comment w:id="138" w:author="BARBERO VIGNOLA Giulia (JRC-ISPRA)" w:date="2025-04-15T15:42:00Z" w:initials="BVG(">
    <w:p w14:paraId="49BE9AFD" w14:textId="6B19C4F6" w:rsidR="00472A6B" w:rsidRDefault="00472A6B">
      <w:pPr>
        <w:pStyle w:val="CommentText"/>
      </w:pPr>
      <w:r>
        <w:rPr>
          <w:rStyle w:val="CommentReference"/>
        </w:rPr>
        <w:annotationRef/>
      </w:r>
      <w:r>
        <w:t>it’s a blogger, I would delete this reference</w:t>
      </w:r>
    </w:p>
    <w:p w14:paraId="56A5FA4E" w14:textId="388057FB" w:rsidR="00472A6B" w:rsidRDefault="00472A6B">
      <w:pPr>
        <w:pStyle w:val="CommentText"/>
      </w:pPr>
      <w:hyperlink r:id="rId5">
        <w:r w:rsidRPr="00142A0D">
          <w:rPr>
            <w:color w:val="1155CC"/>
            <w:highlight w:val="white"/>
            <w:u w:val="single"/>
          </w:rPr>
          <w:t>https://missionspubliques.org/the-conference-on-the-future-of-europe-is-the-first-exercise-that-the-european-institutions-do-not-fully-control/?lang=en</w:t>
        </w:r>
      </w:hyperlink>
    </w:p>
  </w:comment>
  <w:comment w:id="139" w:author="BARBERO VIGNOLA Giulia (JRC-ISPRA)" w:date="2025-03-21T11:42:00Z" w:initials="BVG(">
    <w:p w14:paraId="5595ABBA" w14:textId="1E56B502" w:rsidR="00472A6B" w:rsidRDefault="00472A6B">
      <w:pPr>
        <w:pStyle w:val="CommentText"/>
      </w:pPr>
      <w:r>
        <w:rPr>
          <w:rStyle w:val="CommentReference"/>
        </w:rPr>
        <w:annotationRef/>
      </w:r>
      <w:r>
        <w:t>without mentioning a reference, I would prefer to delete this sentence</w:t>
      </w:r>
    </w:p>
  </w:comment>
  <w:comment w:id="145" w:author="BARBERO VIGNOLA Giulia (JRC-ISPRA)" w:date="2025-03-21T11:51:00Z" w:initials="BVG(">
    <w:p w14:paraId="690CA3F2" w14:textId="2F56A2F9" w:rsidR="00472A6B" w:rsidRDefault="00472A6B">
      <w:pPr>
        <w:pStyle w:val="CommentText"/>
      </w:pPr>
      <w:r>
        <w:rPr>
          <w:rStyle w:val="CommentReference"/>
        </w:rPr>
        <w:annotationRef/>
      </w:r>
      <w:r>
        <w:t xml:space="preserve">This is the only reference I found regarding this: </w:t>
      </w:r>
    </w:p>
    <w:p w14:paraId="5D305F0A" w14:textId="6AA22259" w:rsidR="00472A6B" w:rsidRDefault="00472A6B">
      <w:pPr>
        <w:pStyle w:val="CommentText"/>
      </w:pPr>
      <w:hyperlink r:id="rId6" w:history="1">
        <w:r>
          <w:rPr>
            <w:rStyle w:val="Hyperlink"/>
          </w:rPr>
          <w:t xml:space="preserve">How to engage with hard-to-reach citizens: A Method Guide </w:t>
        </w:r>
      </w:hyperlink>
    </w:p>
    <w:p w14:paraId="47BABD1C" w14:textId="5FD50307" w:rsidR="00472A6B" w:rsidRDefault="00472A6B" w:rsidP="007A443D">
      <w:pPr>
        <w:pStyle w:val="CommentText"/>
      </w:pPr>
      <w:r>
        <w:t xml:space="preserve">Rübel J., Steinberg R. (2023), </w:t>
      </w:r>
      <w:r w:rsidRPr="007A443D">
        <w:rPr>
          <w:i/>
        </w:rPr>
        <w:t>Make the invisible visible – How to engage with hard-to-reach citizens for policy development? Methodology, learnings, and best practices from the project “Fair Energy Transition for All”</w:t>
      </w:r>
      <w:r>
        <w:rPr>
          <w:i/>
        </w:rPr>
        <w:t>,</w:t>
      </w:r>
      <w:r>
        <w:t xml:space="preserve"> King Baudouin Foundation, May 2023</w:t>
      </w:r>
    </w:p>
  </w:comment>
  <w:comment w:id="163" w:author="BARBERO VIGNOLA Giulia (JRC-ISPRA)" w:date="2025-03-21T17:15:00Z" w:initials="B(">
    <w:p w14:paraId="3A0E3D86" w14:textId="0D3934AB" w:rsidR="00472A6B" w:rsidRDefault="00472A6B">
      <w:pPr>
        <w:pStyle w:val="CommentText"/>
      </w:pPr>
      <w:r>
        <w:rPr>
          <w:rStyle w:val="CommentReference"/>
        </w:rPr>
        <w:annotationRef/>
      </w:r>
      <w:r w:rsidRPr="77C95556">
        <w:t>maybe we can shorten a bit and avoid the example</w:t>
      </w:r>
    </w:p>
  </w:comment>
  <w:comment w:id="164" w:author="Matteo  Trane" w:date="2025-03-27T17:54:00Z" w:initials="MT">
    <w:p w14:paraId="44401ACD" w14:textId="22022061" w:rsidR="00472A6B" w:rsidRDefault="00472A6B">
      <w:pPr>
        <w:pStyle w:val="CommentText"/>
      </w:pPr>
      <w:r>
        <w:rPr>
          <w:rStyle w:val="CommentReference"/>
        </w:rPr>
        <w:annotationRef/>
      </w:r>
      <w:r w:rsidRPr="1301FF8F">
        <w:t>These are all examples, if we have to shorten may be eliminate them all</w:t>
      </w:r>
    </w:p>
  </w:comment>
  <w:comment w:id="170" w:author="BARBERO VIGNOLA Giulia (JRC-ISPRA)" w:date="2025-03-21T17:22:00Z" w:initials="B(">
    <w:p w14:paraId="73E86E8E" w14:textId="6B0850E9" w:rsidR="00472A6B" w:rsidRDefault="00472A6B">
      <w:pPr>
        <w:pStyle w:val="CommentText"/>
      </w:pPr>
      <w:r>
        <w:rPr>
          <w:rStyle w:val="CommentReference"/>
        </w:rPr>
        <w:annotationRef/>
      </w:r>
      <w:r w:rsidRPr="64DD25FE">
        <w:t>if we want to shorten also this part can be cut, I find the statement clear, even without exemplification</w:t>
      </w:r>
    </w:p>
  </w:comment>
  <w:comment w:id="177" w:author="BARBERO VIGNOLA Giulia (JRC-ISPRA)" w:date="2025-03-25T12:20:00Z" w:initials="BVG(">
    <w:p w14:paraId="77DB359D" w14:textId="77777777" w:rsidR="00B80521" w:rsidRDefault="00472A6B" w:rsidP="002249B9">
      <w:pPr>
        <w:pStyle w:val="CommentText"/>
      </w:pPr>
      <w:r>
        <w:rPr>
          <w:rStyle w:val="CommentReference"/>
        </w:rPr>
        <w:annotationRef/>
      </w:r>
      <w:r>
        <w:t xml:space="preserve">not sure to keep the game box </w:t>
      </w:r>
      <w:r w:rsidR="00B80521">
        <w:t>here in the main text, at the end of the chapter and report.</w:t>
      </w:r>
      <w:r>
        <w:t xml:space="preserve">. </w:t>
      </w:r>
    </w:p>
    <w:p w14:paraId="2FD0EC64" w14:textId="2982F45D" w:rsidR="00472A6B" w:rsidRDefault="00472A6B" w:rsidP="002249B9">
      <w:pPr>
        <w:pStyle w:val="CommentText"/>
      </w:pPr>
      <w:r>
        <w:t xml:space="preserve">It’s interesting, but </w:t>
      </w:r>
      <w:r w:rsidR="00B80521">
        <w:t>consider to delete or move</w:t>
      </w:r>
      <w:bookmarkStart w:id="178" w:name="_GoBack"/>
      <w:bookmarkEnd w:id="178"/>
      <w:r>
        <w:t xml:space="preserve"> to the annex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F71EF2F" w15:done="0"/>
  <w15:commentEx w15:paraId="10239678" w15:paraIdParent="1F71EF2F" w15:done="1"/>
  <w15:commentEx w15:paraId="7D8D9EC4" w15:paraIdParent="1F71EF2F" w15:done="0"/>
  <w15:commentEx w15:paraId="57D9DFE2" w15:done="1"/>
  <w15:commentEx w15:paraId="5C6ED550" w15:paraIdParent="57D9DFE2" w15:done="1"/>
  <w15:commentEx w15:paraId="63D739DB" w15:done="0"/>
  <w15:commentEx w15:paraId="7A8536C7" w15:done="0"/>
  <w15:commentEx w15:paraId="32D626FA" w15:done="0"/>
  <w15:commentEx w15:paraId="3D9EE078" w15:done="1"/>
  <w15:commentEx w15:paraId="627CB85B" w15:paraIdParent="3D9EE078" w15:done="1"/>
  <w15:commentEx w15:paraId="057A417F" w15:paraIdParent="3D9EE078" w15:done="1"/>
  <w15:commentEx w15:paraId="071139DE" w15:done="0"/>
  <w15:commentEx w15:paraId="56A5FA4E" w15:done="0"/>
  <w15:commentEx w15:paraId="5595ABBA" w15:done="0"/>
  <w15:commentEx w15:paraId="47BABD1C" w15:done="0"/>
  <w15:commentEx w15:paraId="3A0E3D86" w15:done="0"/>
  <w15:commentEx w15:paraId="44401ACD" w15:paraIdParent="3A0E3D86" w15:done="0"/>
  <w15:commentEx w15:paraId="73E86E8E" w15:done="0"/>
  <w15:commentEx w15:paraId="2FD0EC64"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E20BEBC" w16cex:dateUtc="2024-12-15T15:46:00Z"/>
  <w16cex:commentExtensible w16cex:durableId="28AFD9EF" w16cex:dateUtc="2025-03-21T15:47:38.514Z"/>
  <w16cex:commentExtensible w16cex:durableId="1F5A552D" w16cex:dateUtc="2025-03-21T15:49:30.605Z"/>
  <w16cex:commentExtensible w16cex:durableId="673A7E9D" w16cex:dateUtc="2025-03-21T16:15:24.182Z"/>
  <w16cex:commentExtensible w16cex:durableId="680E466C" w16cex:dateUtc="2025-03-21T16:22:15.292Z"/>
  <w16cex:commentExtensible w16cex:durableId="63098266" w16cex:dateUtc="2025-03-21T16:25:41.34Z"/>
  <w16cex:commentExtensible w16cex:durableId="3A355F2A" w16cex:dateUtc="2025-03-21T16:27:38.662Z"/>
  <w16cex:commentExtensible w16cex:durableId="4B7D3878" w16cex:dateUtc="2025-03-21T15:49:30.605Z"/>
  <w16cex:commentExtensible w16cex:durableId="78A70CA6" w16cex:dateUtc="2025-03-21T17:12:06.533Z"/>
  <w16cex:commentExtensible w16cex:durableId="72E42F3C" w16cex:dateUtc="2025-03-27T16:37:58.647Z"/>
  <w16cex:commentExtensible w16cex:durableId="61098D94" w16cex:dateUtc="2025-03-27T16:30:56.058Z"/>
  <w16cex:commentExtensible w16cex:durableId="50836C71" w16cex:dateUtc="2025-03-21T17:47:38.564Z"/>
  <w16cex:commentExtensible w16cex:durableId="599DB174" w16cex:dateUtc="2025-03-27T16:42:33.424Z"/>
  <w16cex:commentExtensible w16cex:durableId="003BC1D8" w16cex:dateUtc="2025-03-27T16:54:45.801Z"/>
  <w16cex:commentExtensible w16cex:durableId="417C6D47" w16cex:dateUtc="2025-03-27T16:57:14.895Z"/>
  <w16cex:commentExtensible w16cex:durableId="2E9A40F4" w16cex:dateUtc="2025-03-27T17:04:31.333Z"/>
</w16cex:commentsExtensible>
</file>

<file path=word/commentsIds.xml><?xml version="1.0" encoding="utf-8"?>
<w16cid:commentsIds xmlns:mc="http://schemas.openxmlformats.org/markup-compatibility/2006" xmlns:w16cid="http://schemas.microsoft.com/office/word/2016/wordml/cid" mc:Ignorable="w16cid">
  <w16cid:commentId w16cid:paraId="65D0516E" w16cid:durableId="65D0516E"/>
  <w16cid:commentId w16cid:paraId="1F86FF64" w16cid:durableId="1F86FF64"/>
  <w16cid:commentId w16cid:paraId="751CF748" w16cid:durableId="751CF748"/>
  <w16cid:commentId w16cid:paraId="38408E40" w16cid:durableId="38408E40"/>
  <w16cid:commentId w16cid:paraId="6BC1496B" w16cid:durableId="6BC1496B"/>
  <w16cid:commentId w16cid:paraId="34FBC974" w16cid:durableId="34FBC974"/>
  <w16cid:commentId w16cid:paraId="6B127068" w16cid:durableId="6B127068"/>
  <w16cid:commentId w16cid:paraId="3D6F3DF7" w16cid:durableId="3D6F3DF7"/>
  <w16cid:commentId w16cid:paraId="1BDBAC19" w16cid:durableId="1BDBAC19"/>
  <w16cid:commentId w16cid:paraId="756EAA62" w16cid:durableId="756EAA62"/>
  <w16cid:commentId w16cid:paraId="425E170B" w16cid:durableId="425E170B"/>
  <w16cid:commentId w16cid:paraId="12F91D68" w16cid:durableId="12F91D68"/>
  <w16cid:commentId w16cid:paraId="2EA6E15B" w16cid:durableId="2EA6E15B"/>
  <w16cid:commentId w16cid:paraId="16EEAE2A" w16cid:durableId="16EEAE2A"/>
  <w16cid:commentId w16cid:paraId="53202A29" w16cid:durableId="53202A29"/>
  <w16cid:commentId w16cid:paraId="13FE5963" w16cid:durableId="13FE5963"/>
  <w16cid:commentId w16cid:paraId="1FB7F36C" w16cid:durableId="1FB7F36C"/>
  <w16cid:commentId w16cid:paraId="199BAA35" w16cid:durableId="24936470"/>
  <w16cid:commentId w16cid:paraId="044D5BA3" w16cid:durableId="044D5BA3"/>
  <w16cid:commentId w16cid:paraId="5E96F0B8" w16cid:durableId="5E96F0B8"/>
  <w16cid:commentId w16cid:paraId="5F9DA3A6" w16cid:durableId="5F9DA3A6"/>
  <w16cid:commentId w16cid:paraId="57D9DFE2" w16cid:durableId="57D9DFE2"/>
  <w16cid:commentId w16cid:paraId="5C6ED550" w16cid:durableId="5C6ED550"/>
  <w16cid:commentId w16cid:paraId="327AEF49" w16cid:durableId="327AEF49"/>
  <w16cid:commentId w16cid:paraId="3D9EE078" w16cid:durableId="5FD430E0"/>
  <w16cid:commentId w16cid:paraId="627CB85B" w16cid:durableId="163D7897"/>
  <w16cid:commentId w16cid:paraId="057A417F" w16cid:durableId="057A417F"/>
  <w16cid:commentId w16cid:paraId="5595ABBA" w16cid:durableId="5595ABBA"/>
  <w16cid:commentId w16cid:paraId="47BABD1C" w16cid:durableId="47BABD1C"/>
  <w16cid:commentId w16cid:paraId="0CDA51FC" w16cid:durableId="0CDA51FC"/>
  <w16cid:commentId w16cid:paraId="44C4F266" w16cid:durableId="44C4F266"/>
  <w16cid:commentId w16cid:paraId="2561FAF8" w16cid:durableId="2E20BEBC"/>
  <w16cid:commentId w16cid:paraId="5565EDBC" w16cid:durableId="7E2336EB"/>
  <w16cid:commentId w16cid:paraId="5C6322B4" w16cid:durableId="25E0BCC5"/>
  <w16cid:commentId w16cid:paraId="478C9017" w16cid:durableId="28AFD9EF"/>
  <w16cid:commentId w16cid:paraId="3A0E3D86" w16cid:durableId="673A7E9D"/>
  <w16cid:commentId w16cid:paraId="73E86E8E" w16cid:durableId="680E466C"/>
  <w16cid:commentId w16cid:paraId="07F15ECC" w16cid:durableId="78A70CA6"/>
  <w16cid:commentId w16cid:paraId="3CECA337" w16cid:durableId="1F255895"/>
  <w16cid:commentId w16cid:paraId="10A6D946" w16cid:durableId="202D518B"/>
  <w16cid:commentId w16cid:paraId="2FD0EC64" w16cid:durableId="2AC2F477"/>
  <w16cid:commentId w16cid:paraId="13966FF1" w16cid:durableId="1F5A552D"/>
  <w16cid:commentId w16cid:paraId="0C576C78" w16cid:durableId="61098D94"/>
  <w16cid:commentId w16cid:paraId="72F0EDF3" w16cid:durableId="72E42F3C"/>
  <w16cid:commentId w16cid:paraId="45A08EAB" w16cid:durableId="4B7D3878"/>
  <w16cid:commentId w16cid:paraId="0C0C6475" w16cid:durableId="599DB174"/>
  <w16cid:commentId w16cid:paraId="44401ACD" w16cid:durableId="003BC1D8"/>
  <w16cid:commentId w16cid:paraId="4ED29E1A" w16cid:durableId="63098266"/>
  <w16cid:commentId w16cid:paraId="406B5DD4" w16cid:durableId="3A355F2A"/>
  <w16cid:commentId w16cid:paraId="1158A65E" w16cid:durableId="417C6D47"/>
  <w16cid:commentId w16cid:paraId="7E7A76C7" w16cid:durableId="2E9A40F4"/>
  <w16cid:commentId w16cid:paraId="5F70DE7A" w16cid:durableId="50836C7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B9C7E0" w14:textId="77777777" w:rsidR="00472A6B" w:rsidRDefault="00472A6B" w:rsidP="00F7732B">
      <w:pPr>
        <w:spacing w:before="0" w:after="0"/>
      </w:pPr>
      <w:r>
        <w:separator/>
      </w:r>
    </w:p>
  </w:endnote>
  <w:endnote w:type="continuationSeparator" w:id="0">
    <w:p w14:paraId="05F23E44" w14:textId="77777777" w:rsidR="00472A6B" w:rsidRDefault="00472A6B" w:rsidP="00F7732B">
      <w:pPr>
        <w:spacing w:before="0" w:after="0"/>
      </w:pPr>
      <w:r>
        <w:continuationSeparator/>
      </w:r>
    </w:p>
  </w:endnote>
  <w:endnote w:type="continuationNotice" w:id="1">
    <w:p w14:paraId="1E63164E" w14:textId="77777777" w:rsidR="00472A6B" w:rsidRDefault="00472A6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C Square Sans Pro">
    <w:panose1 w:val="020B05060400000200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C Square Sans Cond Pro">
    <w:panose1 w:val="020B0506040000020004"/>
    <w:charset w:val="00"/>
    <w:family w:val="swiss"/>
    <w:pitch w:val="variable"/>
    <w:sig w:usb0="20000287" w:usb1="00000001" w:usb2="00000000" w:usb3="00000000" w:csb0="0000019F" w:csb1="00000000"/>
  </w:font>
  <w:font w:name="Yu Mincho">
    <w:altName w:val="游明朝"/>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EC Square Sans Pro Light">
    <w:panose1 w:val="020B0506000000020004"/>
    <w:charset w:val="00"/>
    <w:family w:val="swiss"/>
    <w:pitch w:val="variable"/>
    <w:sig w:usb0="20000287" w:usb1="00000001"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SquareSansPro">
    <w:altName w:val="MS Gothic"/>
    <w:panose1 w:val="00000000000000000000"/>
    <w:charset w:val="80"/>
    <w:family w:val="swiss"/>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8100377"/>
      <w:docPartObj>
        <w:docPartGallery w:val="Page Numbers (Bottom of Page)"/>
        <w:docPartUnique/>
      </w:docPartObj>
    </w:sdtPr>
    <w:sdtEndPr>
      <w:rPr>
        <w:noProof/>
      </w:rPr>
    </w:sdtEndPr>
    <w:sdtContent>
      <w:p w14:paraId="5099E559" w14:textId="24312787" w:rsidR="00472A6B" w:rsidRDefault="00472A6B">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252D45">
          <w:rPr>
            <w:noProof/>
          </w:rPr>
          <w:t>i</w:t>
        </w:r>
        <w:r>
          <w:rPr>
            <w:color w:val="2B579A"/>
            <w:shd w:val="clear" w:color="auto" w:fill="E6E6E6"/>
          </w:rPr>
          <w:fldChar w:fldCharType="end"/>
        </w:r>
      </w:p>
    </w:sdtContent>
  </w:sdt>
  <w:p w14:paraId="3B005F86" w14:textId="77777777" w:rsidR="00472A6B" w:rsidRPr="00546D06" w:rsidRDefault="00472A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594514"/>
      <w:docPartObj>
        <w:docPartGallery w:val="Page Numbers (Bottom of Page)"/>
        <w:docPartUnique/>
      </w:docPartObj>
    </w:sdtPr>
    <w:sdtEndPr>
      <w:rPr>
        <w:noProof/>
      </w:rPr>
    </w:sdtEndPr>
    <w:sdtContent>
      <w:p w14:paraId="52A53AD3" w14:textId="77777777" w:rsidR="00472A6B" w:rsidRDefault="00472A6B">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472A6B" w:rsidRDefault="00472A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BDDB4" w14:textId="77777777" w:rsidR="00472A6B" w:rsidRDefault="00472A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8D60FC" w14:textId="77777777" w:rsidR="00472A6B" w:rsidRDefault="00472A6B" w:rsidP="00F7732B">
      <w:pPr>
        <w:spacing w:before="0" w:after="0"/>
      </w:pPr>
      <w:r>
        <w:separator/>
      </w:r>
    </w:p>
  </w:footnote>
  <w:footnote w:type="continuationSeparator" w:id="0">
    <w:p w14:paraId="090CA8CD" w14:textId="77777777" w:rsidR="00472A6B" w:rsidRDefault="00472A6B" w:rsidP="00F7732B">
      <w:pPr>
        <w:spacing w:before="0" w:after="0"/>
      </w:pPr>
      <w:r>
        <w:continuationSeparator/>
      </w:r>
    </w:p>
  </w:footnote>
  <w:footnote w:type="continuationNotice" w:id="1">
    <w:p w14:paraId="344A4B8D" w14:textId="77777777" w:rsidR="00472A6B" w:rsidRDefault="00472A6B">
      <w:pPr>
        <w:spacing w:before="0" w:after="0"/>
      </w:pPr>
    </w:p>
  </w:footnote>
  <w:footnote w:id="2">
    <w:p w14:paraId="20A8252F" w14:textId="6E4A427E" w:rsidR="00472A6B" w:rsidRPr="000E78CF" w:rsidRDefault="00472A6B" w:rsidP="00BF1A15">
      <w:pPr>
        <w:pStyle w:val="FootnoteText"/>
        <w:ind w:left="142" w:hanging="142"/>
        <w:rPr>
          <w:sz w:val="10"/>
        </w:rPr>
      </w:pPr>
      <w:r w:rsidRPr="00BF1A15">
        <w:rPr>
          <w:rStyle w:val="FootnoteReference"/>
        </w:rPr>
        <w:footnoteRef/>
      </w:r>
      <w:r>
        <w:t xml:space="preserve"> </w:t>
      </w:r>
      <w:r w:rsidRPr="000E78CF">
        <w:rPr>
          <w:rFonts w:eastAsia="EC Square Sans Pro" w:cs="EC Square Sans Pro"/>
          <w:szCs w:val="22"/>
        </w:rPr>
        <w:t xml:space="preserve">The </w:t>
      </w:r>
      <w:hyperlink r:id="rId1" w:history="1">
        <w:r w:rsidRPr="00BF1A15">
          <w:rPr>
            <w:rStyle w:val="Hyperlink"/>
            <w:rFonts w:eastAsia="EC Square Sans Pro" w:cs="EC Square Sans Pro"/>
            <w:szCs w:val="22"/>
            <w:u w:val="none"/>
          </w:rPr>
          <w:t>GreenComp</w:t>
        </w:r>
      </w:hyperlink>
      <w:r w:rsidRPr="000E78CF">
        <w:rPr>
          <w:rFonts w:eastAsia="EC Square Sans Pro" w:cs="EC Square Sans Pro"/>
          <w:szCs w:val="22"/>
        </w:rPr>
        <w:t xml:space="preserve"> is the European competence framework for sustainability, offering common reference points for developing and assessing knowledge, skills, and attitudes on climate change and sustainable development </w:t>
      </w:r>
      <w:r>
        <w:rPr>
          <w:rFonts w:eastAsia="EC Square Sans Pro" w:cs="EC Square Sans Pro"/>
          <w:szCs w:val="22"/>
        </w:rPr>
        <w:fldChar w:fldCharType="begin"/>
      </w:r>
      <w:r>
        <w:rPr>
          <w:rFonts w:eastAsia="EC Square Sans Pro" w:cs="EC Square Sans Pro"/>
          <w:szCs w:val="22"/>
        </w:rPr>
        <w:instrText xml:space="preserve"> ADDIN ZOTERO_ITEM CSL_CITATION {"citationID":"WOK2NLcr","properties":{"formattedCitation":"[3]","plainCitation":"[3]","noteIndex":1},"citationItems":[{"id":1414,"uris":["http://zotero.org/groups/5272309/items/9NKWBN4M"],"itemData":{"id":1414,"type":"book","event-place":"LU","language":"eng","publisher":"Publications Office","publisher-place":"LU","source":"DOI.org (CSL JSON)","title":"GreenComp, the European sustainability competence framework.","URL":"https://data.europa.eu/doi/10.2760/13286","author":[{"literal":"European Commission. Joint Research Centre."}],"accessed":{"date-parts":[["2025",4,13]]},"issued":{"date-parts":[["2022"]]}}}],"schema":"https://github.com/citation-style-language/schema/raw/master/csl-citation.json"} </w:instrText>
      </w:r>
      <w:r>
        <w:rPr>
          <w:rFonts w:eastAsia="EC Square Sans Pro" w:cs="EC Square Sans Pro"/>
          <w:szCs w:val="22"/>
        </w:rPr>
        <w:fldChar w:fldCharType="separate"/>
      </w:r>
      <w:r w:rsidRPr="007F5D84">
        <w:t>[3]</w:t>
      </w:r>
      <w:r>
        <w:rPr>
          <w:rFonts w:eastAsia="EC Square Sans Pro" w:cs="EC Square Sans Pro"/>
          <w:szCs w:val="22"/>
        </w:rPr>
        <w:fldChar w:fldCharType="end"/>
      </w:r>
      <w:ins w:id="14" w:author="MARELLI Luisa (JRC-ISPRA)" w:date="2025-04-08T11:49:00Z">
        <w:r w:rsidRPr="000E78CF">
          <w:rPr>
            <w:rFonts w:eastAsia="EC Square Sans Pro" w:cs="EC Square Sans Pro"/>
            <w:szCs w:val="22"/>
          </w:rPr>
          <w:t>.</w:t>
        </w:r>
      </w:ins>
    </w:p>
  </w:footnote>
  <w:footnote w:id="3">
    <w:p w14:paraId="2981932F" w14:textId="66312789" w:rsidR="00472A6B" w:rsidRDefault="00472A6B">
      <w:pPr>
        <w:pStyle w:val="FootnoteText"/>
      </w:pPr>
      <w:r>
        <w:rPr>
          <w:rStyle w:val="FootnoteReference"/>
        </w:rPr>
        <w:footnoteRef/>
      </w:r>
      <w:r>
        <w:t xml:space="preserve"> </w:t>
      </w:r>
      <w:r>
        <w:rPr>
          <w:rFonts w:eastAsia="EC Square Sans Pro" w:cs="EC Square Sans Pro"/>
        </w:rPr>
        <w:t>Eurostat,</w:t>
      </w:r>
      <w:r w:rsidRPr="1DD95AAB">
        <w:rPr>
          <w:rFonts w:eastAsia="EC Square Sans Pro" w:cs="EC Square Sans Pro"/>
        </w:rPr>
        <w:t xml:space="preserve"> Environmental goods and services sector accounts [env_ac_egss1]. Clean energy sector contains CEPA1, CREMA13A and CREMA13B. </w:t>
      </w:r>
      <w:del w:id="19" w:author="BARBERO VIGNOLA Giulia (JRC-ISPRA)" w:date="2025-04-13T16:47:00Z">
        <w:r w:rsidRPr="1DD95AAB" w:rsidDel="00D127BA">
          <w:rPr>
            <w:rFonts w:eastAsia="EC Square Sans Pro" w:cs="EC Square Sans Pro"/>
          </w:rPr>
          <w:delText xml:space="preserve">Please </w:delText>
        </w:r>
      </w:del>
      <w:ins w:id="20" w:author="BARBERO VIGNOLA Giulia (JRC-ISPRA)" w:date="2025-04-13T16:47:00Z">
        <w:r>
          <w:rPr>
            <w:rFonts w:eastAsia="EC Square Sans Pro" w:cs="EC Square Sans Pro"/>
          </w:rPr>
          <w:t>S</w:t>
        </w:r>
      </w:ins>
      <w:del w:id="21" w:author="BARBERO VIGNOLA Giulia (JRC-ISPRA)" w:date="2025-04-13T16:47:00Z">
        <w:r w:rsidRPr="1DD95AAB" w:rsidDel="00D127BA">
          <w:rPr>
            <w:rFonts w:eastAsia="EC Square Sans Pro" w:cs="EC Square Sans Pro"/>
          </w:rPr>
          <w:delText>s</w:delText>
        </w:r>
      </w:del>
      <w:r w:rsidRPr="1DD95AAB">
        <w:rPr>
          <w:rFonts w:eastAsia="EC Square Sans Pro" w:cs="EC Square Sans Pro"/>
        </w:rPr>
        <w:t>ee the Methodological note in Box 4</w:t>
      </w:r>
      <w:r>
        <w:rPr>
          <w:rFonts w:eastAsia="EC Square Sans Pro" w:cs="EC Square Sans Pro"/>
        </w:rPr>
        <w:t xml:space="preserve"> of</w:t>
      </w:r>
      <w:r w:rsidRPr="1DD95AAB">
        <w:rPr>
          <w:rFonts w:eastAsia="EC Square Sans Pro" w:cs="EC Square Sans Pro"/>
        </w:rPr>
        <w:t xml:space="preserve"> </w:t>
      </w:r>
      <w:r>
        <w:rPr>
          <w:rFonts w:eastAsia="EC Square Sans Pro" w:cs="EC Square Sans Pro"/>
        </w:rPr>
        <w:fldChar w:fldCharType="begin"/>
      </w:r>
      <w:r>
        <w:rPr>
          <w:rFonts w:eastAsia="EC Square Sans Pro" w:cs="EC Square Sans Pro"/>
        </w:rPr>
        <w:instrText xml:space="preserve"> ADDIN ZOTERO_ITEM CSL_CITATION {"citationID":"6vfJVZhy","properties":{"formattedCitation":"[4]","plainCitation":"[4]","noteIndex":2},"citationItems":[{"id":1415,"uris":["http://zotero.org/groups/5272309/items/2FELQJGD"],"itemData":{"id":1415,"type":"book","event-place":"LU","language":"eng","publisher":"Publications Office","publisher-place":"LU","source":"DOI.org (CSL JSON)","title":"Clean Energy Technology Observatory, Overall strategic analysis of clean energy technology in the European Union: 2024.","title-short":"Clean Energy Technology Observatory, Overall strategic analysis of clean energy technology in the European Union","URL":"https://data.europa.eu/doi/10.2760/3507717","author":[{"literal":"European Commission. Joint Research Centre."}],"accessed":{"date-parts":[["2025",4,13]]},"issued":{"date-parts":[["2025"]]}}}],"schema":"https://github.com/citation-style-language/schema/raw/master/csl-citation.json"} </w:instrText>
      </w:r>
      <w:r>
        <w:rPr>
          <w:rFonts w:eastAsia="EC Square Sans Pro" w:cs="EC Square Sans Pro"/>
        </w:rPr>
        <w:fldChar w:fldCharType="separate"/>
      </w:r>
      <w:r w:rsidRPr="00D127BA">
        <w:t>[4]</w:t>
      </w:r>
      <w:r>
        <w:rPr>
          <w:rFonts w:eastAsia="EC Square Sans Pro" w:cs="EC Square Sans Pro"/>
        </w:rPr>
        <w:fldChar w:fldCharType="end"/>
      </w:r>
      <w:r>
        <w:rPr>
          <w:rFonts w:eastAsia="EC Square Sans Pro" w:cs="EC Square Sans Pro"/>
        </w:rPr>
        <w:t xml:space="preserve"> </w:t>
      </w:r>
      <w:del w:id="22" w:author="BARBERO VIGNOLA Giulia (JRC-ISPRA)" w:date="2025-04-13T16:48:00Z">
        <w:r w:rsidRPr="1DD95AAB" w:rsidDel="00D127BA">
          <w:rPr>
            <w:rFonts w:eastAsia="EC Square Sans Pro" w:cs="EC Square Sans Pro"/>
          </w:rPr>
          <w:delText xml:space="preserve">European Commission. Joint Research Centre. (2025). Clean Energy Technology Observatory, Overall strategic analysis of clean energy technology in the European Union: 2024. Publications Office. </w:delText>
        </w:r>
        <w:r w:rsidDel="00D127BA">
          <w:fldChar w:fldCharType="begin"/>
        </w:r>
        <w:r w:rsidDel="00D127BA">
          <w:delInstrText xml:space="preserve"> HYPERLINK "https://doi.org/10.2760/3507717" \h </w:delInstrText>
        </w:r>
        <w:r w:rsidDel="00D127BA">
          <w:fldChar w:fldCharType="separate"/>
        </w:r>
        <w:r w:rsidRPr="1DD95AAB" w:rsidDel="00D127BA">
          <w:rPr>
            <w:rStyle w:val="Hyperlink"/>
            <w:rFonts w:eastAsia="EC Square Sans Pro" w:cs="EC Square Sans Pro"/>
            <w:color w:val="0563C1"/>
          </w:rPr>
          <w:delText>https://doi.org/10.2760/3507717</w:delText>
        </w:r>
        <w:r w:rsidDel="00D127BA">
          <w:rPr>
            <w:rStyle w:val="Hyperlink"/>
            <w:rFonts w:eastAsia="EC Square Sans Pro" w:cs="EC Square Sans Pro"/>
            <w:color w:val="0563C1"/>
          </w:rPr>
          <w:fldChar w:fldCharType="end"/>
        </w:r>
      </w:del>
    </w:p>
  </w:footnote>
  <w:footnote w:id="4">
    <w:p w14:paraId="77BDFA28" w14:textId="7D505A7A" w:rsidR="00472A6B" w:rsidRDefault="00472A6B">
      <w:pPr>
        <w:pStyle w:val="FootnoteText"/>
      </w:pPr>
      <w:r w:rsidRPr="00193287">
        <w:rPr>
          <w:rStyle w:val="FootnoteReference"/>
        </w:rPr>
        <w:footnoteRef/>
      </w:r>
      <w:r w:rsidRPr="00193287">
        <w:t xml:space="preserve"> </w:t>
      </w:r>
      <w:r w:rsidRPr="00193287">
        <w:rPr>
          <w:rFonts w:eastAsia="EC Square Sans Pro" w:cs="EC Square Sans Pro"/>
        </w:rPr>
        <w:t xml:space="preserve">DG ECFIN </w:t>
      </w:r>
      <w:hyperlink r:id="rId2" w:history="1">
        <w:r w:rsidRPr="00193287">
          <w:rPr>
            <w:rStyle w:val="Hyperlink"/>
            <w:rFonts w:eastAsia="EC Square Sans Pro" w:cs="EC Square Sans Pro"/>
          </w:rPr>
          <w:t>Business and consumer survey</w:t>
        </w:r>
      </w:hyperlink>
      <w:r w:rsidRPr="00193287">
        <w:rPr>
          <w:rFonts w:eastAsia="EC Square Sans Pro" w:cs="EC Square Sans Pro"/>
        </w:rPr>
        <w:t xml:space="preserve"> database, subsector data for 2024.</w:t>
      </w:r>
    </w:p>
  </w:footnote>
  <w:footnote w:id="5">
    <w:p w14:paraId="538C011D" w14:textId="7EA15D62" w:rsidR="00472A6B" w:rsidRDefault="00472A6B">
      <w:pPr>
        <w:pStyle w:val="FootnoteText"/>
      </w:pPr>
      <w:r>
        <w:rPr>
          <w:rStyle w:val="FootnoteReference"/>
        </w:rPr>
        <w:footnoteRef/>
      </w:r>
      <w:r>
        <w:t xml:space="preserve"> </w:t>
      </w:r>
      <w:r w:rsidRPr="1DD95AAB">
        <w:rPr>
          <w:rFonts w:eastAsia="EC Square Sans Pro" w:cs="EC Square Sans Pro"/>
        </w:rPr>
        <w:t xml:space="preserve">This evidence has been developed under </w:t>
      </w:r>
      <w:hyperlink r:id="rId3" w:history="1">
        <w:r w:rsidRPr="002A03F9">
          <w:rPr>
            <w:rStyle w:val="Hyperlink"/>
            <w:rFonts w:eastAsia="EC Square Sans Pro" w:cs="EC Square Sans Pro"/>
          </w:rPr>
          <w:t>AMEDI</w:t>
        </w:r>
      </w:hyperlink>
      <w:r w:rsidRPr="1DD95AAB">
        <w:rPr>
          <w:rFonts w:eastAsia="EC Square Sans Pro" w:cs="EC Square Sans Pro"/>
        </w:rPr>
        <w:t xml:space="preserve"> (Assessing and Monitoring Employment and Distributional Impacts of the Green Deal), a joint cooperation between the Directorate-General for Employment, Social Affairs and Inclusion (DG EMPL) and the Joint Research Centre (J</w:t>
      </w:r>
      <w:r>
        <w:rPr>
          <w:rFonts w:eastAsia="EC Square Sans Pro" w:cs="EC Square Sans Pro"/>
        </w:rPr>
        <w:t>RC) of the European Commission.</w:t>
      </w:r>
    </w:p>
  </w:footnote>
  <w:footnote w:id="6">
    <w:p w14:paraId="0E96343A" w14:textId="35FF142B" w:rsidR="00472A6B" w:rsidRDefault="00472A6B" w:rsidP="049CD2C9">
      <w:pPr>
        <w:spacing w:before="0" w:after="0"/>
        <w:ind w:left="357" w:hanging="357"/>
        <w:rPr>
          <w:ins w:id="24" w:author="PASQUALINO Roberto (JRC-ISPRA)" w:date="2025-03-21T15:54:00Z"/>
          <w:rFonts w:eastAsia="EC Square Sans Pro" w:cs="EC Square Sans Pro"/>
        </w:rPr>
      </w:pPr>
      <w:r w:rsidRPr="00BF1A15">
        <w:rPr>
          <w:rStyle w:val="FootnoteReference"/>
        </w:rPr>
        <w:footnoteRef/>
      </w:r>
      <w:r>
        <w:t xml:space="preserve"> </w:t>
      </w:r>
      <w:ins w:id="25" w:author="BARBERO VIGNOLA Giulia (JRC-ISPRA)" w:date="2025-03-24T16:52:00Z">
        <w:r w:rsidRPr="006A6ED4">
          <w:rPr>
            <w:sz w:val="16"/>
            <w:szCs w:val="16"/>
          </w:rPr>
          <w:t>The 16 environmental impact categories of the Environmental Footprint method (the recommended method by the European Commission for Impact assessment</w:t>
        </w:r>
      </w:ins>
      <w:r>
        <w:rPr>
          <w:sz w:val="16"/>
          <w:szCs w:val="16"/>
        </w:rPr>
        <w:t xml:space="preserve"> </w:t>
      </w:r>
      <w:r>
        <w:rPr>
          <w:sz w:val="16"/>
          <w:szCs w:val="16"/>
        </w:rPr>
        <w:fldChar w:fldCharType="begin"/>
      </w:r>
      <w:r>
        <w:rPr>
          <w:sz w:val="16"/>
          <w:szCs w:val="16"/>
        </w:rPr>
        <w:instrText xml:space="preserve"> ADDIN ZOTERO_ITEM CSL_CITATION {"citationID":"g0EKPTxF","properties":{"formattedCitation":"[18]","plainCitation":"[18]","noteIndex":5},"citationItems":[{"id":1076,"uris":["http://zotero.org/groups/5272309/items/A2ZR7IG5"],"itemData":{"id":1076,"type":"document","title":"Commission Recommendation of 16.12.2021 on the Environmental Footprint methods to measure and communicate the life cycle environmental performance of products and organisations. C(2021) 9332 final.","URL":"https://eur-lex.europa.eu/resource.html?uri=cellar:75e0de0f-5e6d-11ec-9c6c-01aa75ed71a1.0019.02/DOC_1&amp;format=PDF","author":[{"literal":"EUROPEAN COMMISSION"}],"issued":{"date-parts":[["2021"]]}}}],"schema":"https://github.com/citation-style-language/schema/raw/master/csl-citation.json"} </w:instrText>
      </w:r>
      <w:r>
        <w:rPr>
          <w:sz w:val="16"/>
          <w:szCs w:val="16"/>
        </w:rPr>
        <w:fldChar w:fldCharType="separate"/>
      </w:r>
      <w:r w:rsidRPr="00266CD6">
        <w:rPr>
          <w:sz w:val="16"/>
        </w:rPr>
        <w:t>[18]</w:t>
      </w:r>
      <w:r>
        <w:rPr>
          <w:sz w:val="16"/>
          <w:szCs w:val="16"/>
        </w:rPr>
        <w:fldChar w:fldCharType="end"/>
      </w:r>
      <w:ins w:id="26" w:author="BARBERO VIGNOLA Giulia (JRC-ISPRA)" w:date="2025-03-24T16:52:00Z">
        <w:r w:rsidRPr="006A6ED4">
          <w:rPr>
            <w:sz w:val="16"/>
            <w:szCs w:val="16"/>
          </w:rPr>
          <w:t>)</w:t>
        </w:r>
        <w:r w:rsidRPr="006A6ED4">
          <w:rPr>
            <w:rFonts w:eastAsia="EC Square Sans Pro"/>
            <w:sz w:val="16"/>
            <w:szCs w:val="16"/>
          </w:rPr>
          <w:t xml:space="preserve"> are: </w:t>
        </w:r>
      </w:ins>
      <w:ins w:id="27" w:author="PASQUALINO Roberto (JRC-ISPRA)" w:date="2025-03-21T15:54:00Z">
        <w:r w:rsidRPr="006A6ED4">
          <w:rPr>
            <w:rFonts w:eastAsia="EC Square Sans Pro" w:cs="EC Square Sans Pro"/>
            <w:color w:val="000000" w:themeColor="text1"/>
            <w:sz w:val="16"/>
            <w:szCs w:val="16"/>
          </w:rPr>
          <w:t>Climate change; Ozone depletion; Particulate matter; Ionising radiation; Photochemical ozone formation; Acidification; Eutrophication, terrestrial; Eutrophication, freshwater; Eutrophication marine; Water use; Land use; Resource use, fossils; Resource use, minerals and metals; Human toxicity, cancer; Human toxicity, non-cancer and Ecotoxicity, freshwater.</w:t>
        </w:r>
      </w:ins>
      <w:ins w:id="28" w:author="BARBERO VIGNOLA Giulia (JRC-ISPRA)" w:date="2025-03-24T16:53:00Z">
        <w:r>
          <w:rPr>
            <w:rFonts w:eastAsia="EC Square Sans Pro" w:cs="EC Square Sans Pro"/>
            <w:color w:val="000000" w:themeColor="text1"/>
            <w:sz w:val="16"/>
            <w:szCs w:val="16"/>
          </w:rPr>
          <w:t xml:space="preserve"> </w:t>
        </w:r>
      </w:ins>
    </w:p>
    <w:p w14:paraId="1DA4B97C" w14:textId="2FB7E35B" w:rsidR="00472A6B" w:rsidRDefault="00472A6B"/>
  </w:footnote>
  <w:footnote w:id="7">
    <w:p w14:paraId="38A1DA1F" w14:textId="5B43BFFC" w:rsidR="00472A6B" w:rsidRPr="008A03F8" w:rsidRDefault="00472A6B">
      <w:pPr>
        <w:pStyle w:val="FootnoteText"/>
      </w:pPr>
      <w:r>
        <w:rPr>
          <w:rStyle w:val="FootnoteReference"/>
        </w:rPr>
        <w:footnoteRef/>
      </w:r>
      <w:r w:rsidRPr="008A03F8">
        <w:t xml:space="preserve"> </w:t>
      </w:r>
      <w:hyperlink r:id="rId4" w:history="1">
        <w:r w:rsidRPr="00142A0D">
          <w:rPr>
            <w:rStyle w:val="Hyperlink"/>
            <w:rFonts w:cstheme="minorHAnsi"/>
          </w:rPr>
          <w:t>https://knowledge4policy.ec.europa.eu/foresight/tool/megatrends-hub_en</w:t>
        </w:r>
      </w:hyperlink>
    </w:p>
  </w:footnote>
  <w:footnote w:id="8">
    <w:p w14:paraId="3066A64F" w14:textId="1298A8C7" w:rsidR="00472A6B" w:rsidRPr="007A0100" w:rsidRDefault="00472A6B" w:rsidP="00822E27">
      <w:pPr>
        <w:pStyle w:val="FootnoteText"/>
        <w:ind w:left="142" w:hanging="142"/>
      </w:pPr>
      <w:r w:rsidRPr="00BF1A15">
        <w:rPr>
          <w:rStyle w:val="FootnoteReference"/>
        </w:rPr>
        <w:footnoteRef/>
      </w:r>
      <w:r>
        <w:t xml:space="preserve"> Clusters of Member States were organized following the grouping used in</w:t>
      </w:r>
      <w:r w:rsidRPr="0076329A">
        <w:t xml:space="preserve"> previous research by the EC, such as the </w:t>
      </w:r>
      <w:r w:rsidRPr="049CD2C9">
        <w:rPr>
          <w:i/>
          <w:iCs/>
        </w:rPr>
        <w:t xml:space="preserve">2024 Social Progress Research 2.0 </w:t>
      </w:r>
      <w:r w:rsidRPr="00E35D3D">
        <w:rPr>
          <w:iCs/>
        </w:rPr>
        <w:fldChar w:fldCharType="begin"/>
      </w:r>
      <w:r>
        <w:rPr>
          <w:iCs/>
        </w:rPr>
        <w:instrText xml:space="preserve"> ADDIN ZOTERO_ITEM CSL_CITATION {"citationID":"iS8zzQgr","properties":{"formattedCitation":"[72]","plainCitation":"[72]","noteIndex":7},"citationItems":[{"id":"mMG864Ck/Oko5K79z","uris":["http://zotero.org/users/8817956/items/3TBA3XP7"],"itemData":{"id":55,"type":"report","language":"en","source":"Zotero","title":"The EU regional Social Progress Index 2.0. 2024 edition","URL":"https://ec.europa.eu/regional_policy/sources/work/spi_2024/EUSPI_2024_working%20paper.pdf","author":[{"family":"European Commission","given":""}],"issued":{"date-parts":[["2024"]]}}}],"schema":"https://github.com/citation-style-language/schema/raw/master/csl-citation.json"} </w:instrText>
      </w:r>
      <w:r w:rsidRPr="00E35D3D">
        <w:rPr>
          <w:iCs/>
        </w:rPr>
        <w:fldChar w:fldCharType="separate"/>
      </w:r>
      <w:r w:rsidRPr="00EF02EF">
        <w:t>[72]</w:t>
      </w:r>
      <w:r w:rsidRPr="00E35D3D">
        <w:rPr>
          <w:iCs/>
        </w:rPr>
        <w:fldChar w:fldCharType="end"/>
      </w:r>
      <w:r w:rsidRPr="0076329A">
        <w:t>.</w:t>
      </w:r>
    </w:p>
  </w:footnote>
  <w:footnote w:id="9">
    <w:p w14:paraId="6D06DFBE" w14:textId="77777777" w:rsidR="00472A6B" w:rsidRPr="00C426C0" w:rsidRDefault="00472A6B" w:rsidP="003A2B4E">
      <w:pPr>
        <w:pStyle w:val="FootnoteText"/>
        <w:rPr>
          <w:lang w:val="it-IT"/>
        </w:rPr>
      </w:pPr>
      <w:r w:rsidRPr="00BF1A15">
        <w:rPr>
          <w:rStyle w:val="FootnoteReference"/>
        </w:rPr>
        <w:footnoteRef/>
      </w:r>
      <w:r w:rsidRPr="00C426C0">
        <w:rPr>
          <w:lang w:val="it-IT"/>
        </w:rPr>
        <w:t xml:space="preserve"> Bulgaria, Czechia, Estonia, Croatia, Latvia, Lithuania, Hungary, Poland, Romania, Slovenia, Slovakia</w:t>
      </w:r>
      <w:r>
        <w:rPr>
          <w:lang w:val="it-IT"/>
        </w:rPr>
        <w:t>.</w:t>
      </w:r>
    </w:p>
  </w:footnote>
  <w:footnote w:id="10">
    <w:p w14:paraId="3BC25AF5" w14:textId="77777777" w:rsidR="00472A6B" w:rsidRPr="00BF639D" w:rsidRDefault="00472A6B" w:rsidP="003A2B4E">
      <w:pPr>
        <w:pStyle w:val="FootnoteText"/>
      </w:pPr>
      <w:r w:rsidRPr="00BF1A15">
        <w:rPr>
          <w:rStyle w:val="FootnoteReference"/>
        </w:rPr>
        <w:footnoteRef/>
      </w:r>
      <w:r w:rsidRPr="00BF639D">
        <w:t xml:space="preserve"> Belgium, Denmark, Germany, Ireland, France, Luxembourg, Netherlands, Austria, Finland, Sweden.</w:t>
      </w:r>
    </w:p>
  </w:footnote>
  <w:footnote w:id="11">
    <w:p w14:paraId="2A28483D" w14:textId="77777777" w:rsidR="00472A6B" w:rsidRPr="00BF639D" w:rsidRDefault="00472A6B" w:rsidP="003A2B4E">
      <w:pPr>
        <w:pStyle w:val="FootnoteText"/>
      </w:pPr>
      <w:r w:rsidRPr="00BF1A15">
        <w:rPr>
          <w:rStyle w:val="FootnoteReference"/>
        </w:rPr>
        <w:footnoteRef/>
      </w:r>
      <w:r w:rsidRPr="00BF639D">
        <w:t xml:space="preserve"> Greece, Spain, Italy, Cyprus, Malta, Portugal.</w:t>
      </w:r>
    </w:p>
  </w:footnote>
  <w:footnote w:id="12">
    <w:p w14:paraId="4F28E586" w14:textId="73468601" w:rsidR="00472A6B" w:rsidRDefault="00472A6B" w:rsidP="4696E506">
      <w:pPr>
        <w:rPr>
          <w:color w:val="000000" w:themeColor="text1"/>
          <w:sz w:val="22"/>
          <w:szCs w:val="22"/>
          <w:lang w:val="en-US"/>
        </w:rPr>
      </w:pPr>
      <w:r w:rsidRPr="00AE5207">
        <w:rPr>
          <w:rStyle w:val="FootnoteReference"/>
          <w:sz w:val="16"/>
          <w:szCs w:val="16"/>
        </w:rPr>
        <w:t>B</w:t>
      </w:r>
      <w:r>
        <w:rPr>
          <w:sz w:val="16"/>
          <w:szCs w:val="16"/>
        </w:rPr>
        <w:t xml:space="preserve"> Detail of e</w:t>
      </w:r>
      <w:r w:rsidRPr="00AE5207">
        <w:rPr>
          <w:sz w:val="16"/>
          <w:szCs w:val="16"/>
        </w:rPr>
        <w:t xml:space="preserve">xperts from academia and science </w:t>
      </w:r>
      <w:r w:rsidRPr="00AE5207">
        <w:rPr>
          <w:color w:val="000000" w:themeColor="text1"/>
          <w:sz w:val="16"/>
          <w:szCs w:val="16"/>
        </w:rPr>
        <w:t>(TU Delft, Politecnico di Torino, Università Bocconi of Milan, University of Dundee, University of Padua, Mediterranean Centre on Climate Change – CMCC, and the JRC</w:t>
      </w:r>
      <w:r>
        <w:rPr>
          <w:color w:val="000000" w:themeColor="text1"/>
          <w:sz w:val="16"/>
          <w:szCs w:val="16"/>
        </w:rPr>
        <w:t>)</w:t>
      </w:r>
      <w:r w:rsidRPr="00AE5207">
        <w:rPr>
          <w:sz w:val="16"/>
          <w:szCs w:val="16"/>
        </w:rPr>
        <w:t xml:space="preserve">, major urban networks </w:t>
      </w:r>
      <w:r w:rsidRPr="00AE5207">
        <w:rPr>
          <w:color w:val="000000" w:themeColor="text1"/>
          <w:sz w:val="16"/>
          <w:szCs w:val="16"/>
          <w:lang w:val="en-US"/>
        </w:rPr>
        <w:t>(ICLEI, URBACT, SDSN Italy, EIT Urban Mobility, and Italian Sustainable Universities network – RUS)</w:t>
      </w:r>
      <w:r w:rsidRPr="00AE5207">
        <w:rPr>
          <w:sz w:val="16"/>
          <w:szCs w:val="16"/>
        </w:rPr>
        <w:t xml:space="preserve">, climate activists and NGOs </w:t>
      </w:r>
      <w:r>
        <w:rPr>
          <w:sz w:val="16"/>
          <w:szCs w:val="16"/>
        </w:rPr>
        <w:t>(</w:t>
      </w:r>
      <w:r w:rsidRPr="00AE5207">
        <w:rPr>
          <w:color w:val="000000" w:themeColor="text1"/>
          <w:sz w:val="16"/>
          <w:szCs w:val="16"/>
          <w:lang w:val="en-US"/>
        </w:rPr>
        <w:t>Agroecology Europe and the Earth Society</w:t>
      </w:r>
      <w:r>
        <w:rPr>
          <w:color w:val="000000" w:themeColor="text1"/>
          <w:sz w:val="16"/>
          <w:szCs w:val="16"/>
          <w:lang w:val="en-US"/>
        </w:rPr>
        <w:t>)</w:t>
      </w:r>
      <w:r w:rsidRPr="00AE5207">
        <w:rPr>
          <w:sz w:val="16"/>
          <w:szCs w:val="16"/>
        </w:rPr>
        <w:t xml:space="preserve">, LRAs </w:t>
      </w:r>
      <w:r>
        <w:rPr>
          <w:sz w:val="16"/>
          <w:szCs w:val="16"/>
        </w:rPr>
        <w:t>(</w:t>
      </w:r>
      <w:r w:rsidRPr="00AE5207">
        <w:rPr>
          <w:color w:val="000000" w:themeColor="text1"/>
          <w:sz w:val="16"/>
          <w:szCs w:val="16"/>
        </w:rPr>
        <w:t>Città di Torino, Città di Milano, Toscana region)</w:t>
      </w:r>
      <w:r w:rsidRPr="00AE5207">
        <w:rPr>
          <w:sz w:val="16"/>
          <w:szCs w:val="16"/>
        </w:rPr>
        <w:t xml:space="preserve">, the CoR (ENVE Commission), and urban/landscape international firms </w:t>
      </w:r>
      <w:r>
        <w:rPr>
          <w:sz w:val="16"/>
          <w:szCs w:val="16"/>
        </w:rPr>
        <w:t>(</w:t>
      </w:r>
      <w:r w:rsidRPr="00AE5207">
        <w:rPr>
          <w:color w:val="000000" w:themeColor="text1"/>
          <w:sz w:val="16"/>
          <w:szCs w:val="16"/>
          <w:lang w:val="en-US"/>
        </w:rPr>
        <w:t>IG, LAND, Snohetta</w:t>
      </w:r>
      <w:r>
        <w:rPr>
          <w:color w:val="000000" w:themeColor="text1"/>
          <w:sz w:val="16"/>
          <w:szCs w:val="16"/>
          <w:lang w:val="en-US"/>
        </w:rPr>
        <w:t>).</w:t>
      </w:r>
    </w:p>
  </w:footnote>
  <w:footnote w:id="13">
    <w:p w14:paraId="163252F1" w14:textId="6B0B7100" w:rsidR="00472A6B" w:rsidRPr="001F261D" w:rsidRDefault="00472A6B">
      <w:pPr>
        <w:pStyle w:val="FootnoteText"/>
      </w:pPr>
      <w:r w:rsidRPr="00BF1A15">
        <w:rPr>
          <w:rStyle w:val="FootnoteReference"/>
        </w:rPr>
        <w:footnoteRef/>
      </w:r>
      <w:r>
        <w:t xml:space="preserve"> </w:t>
      </w:r>
      <w:r w:rsidRPr="001F261D">
        <w:t>The rule requires that every citizen should be able to see at least three trees from their home, have 30 percent tree canopy cover in their neighbourhood and not live more than 300 m away from the nearest park or green space</w:t>
      </w:r>
      <w:r>
        <w:t xml:space="preserve"> </w:t>
      </w:r>
      <w:r>
        <w:fldChar w:fldCharType="begin"/>
      </w:r>
      <w:r>
        <w:instrText xml:space="preserve"> ADDIN ZOTERO_ITEM CSL_CITATION {"citationID":"gbkgtquM","properties":{"formattedCitation":"[74]","plainCitation":"[74]","noteIndex":12},"citationItems":[{"id":1473,"uris":["http://zotero.org/groups/5272309/items/WT9SSEYG"],"itemData":{"id":1473,"type":"article-journal","abstract":"Abstract\n            The important contributions of urban trees and green spaces to for example, climate moderation and public health have been recognized. This paper discusses guidelines and norms that promote the benefits of viewing green, living amongst green, and having easy access to green spaces for recreational use. Having trees and other vegetation in sight from one’s home, place of work, or school has important mental health and performance benefits. Local tree canopy cover is positively associated with cooling and other aspects of climate moderation. With public green spaces in proximity to one’s home stimulates regular use of these areas and results in positive impacts on mental, physical, and social health. After analyzing existing guidelines and rules for urban green space planning and provision, a new, comprehensive guideline is presented, known as the ‘3–30–300 rule’ for urban forestry. This guideline aims to provide equitable access to trees and green spaces and their benefits by setting the thresholds of having at least 3 well-established trees in view from every home, school, and place of work, no less than a 30% tree canopy in every neighbourhood; and no more than 300</w:instrText>
      </w:r>
      <w:r>
        <w:rPr>
          <w:rFonts w:ascii="Calibri" w:hAnsi="Calibri" w:cs="Calibri"/>
        </w:rPr>
        <w:instrText> </w:instrText>
      </w:r>
      <w:r>
        <w:instrText xml:space="preserve">m to the nearest public green space from every residence. Current implementation of this new guideline is discussed, as well as the advantages and disadvantages of using this evidence-based but also clear and simple rules.","container-title":"Journal of Forestry Research","DOI":"10.1007/s11676-022-01523-z","ISSN":"1007-662X, 1993-0607","issue":"3","journalAbbreviation":"J. For. Res.","language":"en","page":"821-830","source":"DOI.org (Crossref)","title":"Evidence-based guidelines for greener, healthier, more resilient neighbourhoods: Introducing the 3–30–300 rule","title-short":"Evidence-based guidelines for greener, healthier, more resilient neighbourhoods","volume":"34","author":[{"family":"Konijnendijk","given":"Cecil C."}],"issued":{"date-parts":[["2023",6]]}}}],"schema":"https://github.com/citation-style-language/schema/raw/master/csl-citation.json"} </w:instrText>
      </w:r>
      <w:r>
        <w:fldChar w:fldCharType="separate"/>
      </w:r>
      <w:r w:rsidRPr="005D5640">
        <w:t>[74]</w:t>
      </w:r>
      <w:r>
        <w:fldChar w:fldCharType="end"/>
      </w:r>
      <w:r>
        <w:t>.</w:t>
      </w:r>
    </w:p>
  </w:footnote>
  <w:footnote w:id="14">
    <w:p w14:paraId="7D098E5D" w14:textId="3B1A73FB" w:rsidR="00472A6B" w:rsidRPr="008457EE" w:rsidRDefault="00472A6B">
      <w:pPr>
        <w:pStyle w:val="FootnoteText"/>
      </w:pPr>
      <w:r w:rsidRPr="00BF1A15">
        <w:rPr>
          <w:rStyle w:val="FootnoteReference"/>
        </w:rPr>
        <w:footnoteRef/>
      </w:r>
      <w:r>
        <w:t xml:space="preserve"> </w:t>
      </w:r>
      <w:r w:rsidRPr="00DC5BF1">
        <w:t xml:space="preserve">The 15-minute city is </w:t>
      </w:r>
      <w:r>
        <w:t>presented as “</w:t>
      </w:r>
      <w:r w:rsidRPr="003C75DB">
        <w:t>a new urban model that promotes a human-centric and environmentally sustainable urban future</w:t>
      </w:r>
      <w:r>
        <w:t>” leveraging urban environments’ potential to drive a green and just transition in EU cities.</w:t>
      </w:r>
      <w:r w:rsidRPr="00DC5BF1">
        <w:t xml:space="preserve"> At its core, it envisions cities designed</w:t>
      </w:r>
      <w:r>
        <w:t xml:space="preserve"> </w:t>
      </w:r>
      <w:r w:rsidRPr="00DC5BF1">
        <w:t>or reimagined</w:t>
      </w:r>
      <w:r>
        <w:t xml:space="preserve"> </w:t>
      </w:r>
      <w:r w:rsidRPr="00DC5BF1">
        <w:t>to ensure that residents of all ages, backgrounds, and abilities can meet their daily needs (housing, work, food, healthcare, education, culture, and leisure) within a 15-minute walk or bike ride. This model emphasizes decentralization and encourages a shift away from reliance on private vehicles, simultaneously reducing fossil fuel consumption and enhancing the quality of life for citizens</w:t>
      </w:r>
      <w:r>
        <w:t xml:space="preserve"> </w:t>
      </w:r>
      <w:r>
        <w:fldChar w:fldCharType="begin"/>
      </w:r>
      <w:r>
        <w:instrText xml:space="preserve"> ADDIN ZOTERO_ITEM CSL_CITATION {"citationID":"dxnLWY6W","properties":{"formattedCitation":"[75]","plainCitation":"[75]","noteIndex":13},"citationItems":[{"id":1474,"uris":["http://zotero.org/groups/5272309/items/AZZYN9UV"],"itemData":{"id":1474,"type":"article-journal","abstract":"The socio-economic impacts on cities during the COVID-19 pandemic have been brutal, leading to increasing inequalities and record numbers of unemployment around the world. While cities endure lockdowns in order to ensure decent levels of health, the challenges linked to the unfolding of the pandemic have led to the need for a radical re-think of the city, leading to the re-emergence of a concept, initially proposed in 2016 by Carlos Moreno: the “15-Minute City”. The concept, offering a novel perspective of “chrono-urbanism”, adds to existing thematic of Smart Cities and the rhetoric of building more humane urban fabrics, outlined by Christopher Alexander, and that of building safer, more resilient, sustainable and inclusive cities, as depicted in the Sustainable Development Goal 11 of the United Nations. With the concept gaining ground in popular media and its subsequent adoption at policy level in a number of cities of varying scale and geographies, the present paper sets forth to introduce the concept, its origins, intent and future directions.","container-title":"Smart Cities","DOI":"10.3390/smartcities4010006","ISSN":"2624-6511","issue":"1","journalAbbreviation":"Smart Cities","language":"en","license":"https://creativecommons.org/licenses/by/4.0/","page":"93-111","source":"DOI.org (Crossref)","title":"Introducing the “15-Minute City”: Sustainability, Resilience and Place Identity in Future Post-Pandemic Cities","title-short":"Introducing the “15-Minute City”","volume":"4","author":[{"family":"Moreno","given":"Carlos"},{"family":"Allam","given":"Zaheer"},{"family":"Chabaud","given":"Didier"},{"family":"Gall","given":"Catherine"},{"family":"Pratlong","given":"Florent"}],"issued":{"date-parts":[["2021",1,8]]}}}],"schema":"https://github.com/citation-style-language/schema/raw/master/csl-citation.json"} </w:instrText>
      </w:r>
      <w:r>
        <w:fldChar w:fldCharType="separate"/>
      </w:r>
      <w:r w:rsidRPr="002D6F92">
        <w:t>[75]</w:t>
      </w:r>
      <w:r>
        <w:fldChar w:fldCharType="end"/>
      </w:r>
      <w:r>
        <w:t xml:space="preserve">. </w:t>
      </w:r>
    </w:p>
  </w:footnote>
</w:footnotes>
</file>

<file path=word/intelligence2.xml><?xml version="1.0" encoding="utf-8"?>
<int2:intelligence xmlns:int2="http://schemas.microsoft.com/office/intelligence/2020/intelligence" xmlns:oel="http://schemas.microsoft.com/office/2019/extlst">
  <int2:observations>
    <int2:bookmark int2:bookmarkName="_Int_xkQ7lcI4" int2:invalidationBookmarkName="" int2:hashCode="PeUh02GRVekij4" int2:id="B8eRb2nd">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B150F"/>
    <w:multiLevelType w:val="multilevel"/>
    <w:tmpl w:val="168692B4"/>
    <w:lvl w:ilvl="0">
      <w:start w:val="1"/>
      <w:numFmt w:val="bullet"/>
      <w:lvlText w:val=""/>
      <w:lvlJc w:val="left"/>
      <w:pPr>
        <w:ind w:left="720" w:hanging="360"/>
      </w:pPr>
      <w:rPr>
        <w:rFonts w:ascii="Wingdings" w:hAnsi="Wingdings"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00A152D"/>
    <w:multiLevelType w:val="hybridMultilevel"/>
    <w:tmpl w:val="456480A0"/>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935435"/>
    <w:multiLevelType w:val="multilevel"/>
    <w:tmpl w:val="71E24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CF7DB0"/>
    <w:multiLevelType w:val="multilevel"/>
    <w:tmpl w:val="BF940C9A"/>
    <w:lvl w:ilvl="0">
      <w:start w:val="8"/>
      <w:numFmt w:val="decimal"/>
      <w:pStyle w:val="JRCLevel-1title"/>
      <w:lvlText w:val="%1."/>
      <w:lvlJc w:val="left"/>
      <w:pPr>
        <w:ind w:left="432" w:hanging="432"/>
      </w:pPr>
      <w:rPr>
        <w:rFonts w:hint="default"/>
        <w:b/>
        <w:color w:val="6CA644"/>
      </w:rPr>
    </w:lvl>
    <w:lvl w:ilvl="1">
      <w:start w:val="1"/>
      <w:numFmt w:val="decimal"/>
      <w:pStyle w:val="JRCLevel-2title"/>
      <w:lvlText w:val="%1.%2"/>
      <w:lvlJc w:val="left"/>
      <w:pPr>
        <w:ind w:left="576" w:hanging="576"/>
      </w:pPr>
      <w:rPr>
        <w:rFonts w:hint="default"/>
        <w:b/>
        <w:color w:val="6CA644"/>
      </w:rPr>
    </w:lvl>
    <w:lvl w:ilvl="2">
      <w:start w:val="1"/>
      <w:numFmt w:val="decimal"/>
      <w:pStyle w:val="JRCLevel-3title"/>
      <w:lvlText w:val="%1.%2.%3"/>
      <w:lvlJc w:val="left"/>
      <w:pPr>
        <w:ind w:left="720" w:hanging="720"/>
      </w:pPr>
      <w:rPr>
        <w:rFonts w:hint="default"/>
        <w:color w:val="6CA64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E17FA0"/>
    <w:multiLevelType w:val="hybridMultilevel"/>
    <w:tmpl w:val="E35E4D56"/>
    <w:lvl w:ilvl="0" w:tplc="AC3AC178">
      <w:start w:val="1"/>
      <w:numFmt w:val="bullet"/>
      <w:lvlText w:val="-"/>
      <w:lvlJc w:val="left"/>
      <w:pPr>
        <w:ind w:left="360" w:hanging="360"/>
      </w:pPr>
      <w:rPr>
        <w:rFonts w:ascii="Arial" w:hAnsi="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2530D22"/>
    <w:multiLevelType w:val="hybridMultilevel"/>
    <w:tmpl w:val="E7EE1FB0"/>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1F440C"/>
    <w:multiLevelType w:val="hybridMultilevel"/>
    <w:tmpl w:val="62584000"/>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6326CC"/>
    <w:multiLevelType w:val="hybridMultilevel"/>
    <w:tmpl w:val="117E700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FA6B10"/>
    <w:multiLevelType w:val="hybridMultilevel"/>
    <w:tmpl w:val="EC6EFE4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9827A9"/>
    <w:multiLevelType w:val="hybridMultilevel"/>
    <w:tmpl w:val="96E69616"/>
    <w:lvl w:ilvl="0" w:tplc="AC3AC178">
      <w:start w:val="1"/>
      <w:numFmt w:val="bullet"/>
      <w:lvlText w:val="-"/>
      <w:lvlJc w:val="left"/>
      <w:pPr>
        <w:ind w:left="360" w:hanging="360"/>
      </w:pPr>
      <w:rPr>
        <w:rFonts w:ascii="Arial" w:hAnsi="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6B10DB4"/>
    <w:multiLevelType w:val="hybridMultilevel"/>
    <w:tmpl w:val="B2749BB2"/>
    <w:lvl w:ilvl="0" w:tplc="A8C6302C">
      <w:start w:val="1"/>
      <w:numFmt w:val="decimal"/>
      <w:lvlText w:val="%1."/>
      <w:lvlJc w:val="left"/>
      <w:pPr>
        <w:ind w:left="720" w:hanging="360"/>
      </w:pPr>
    </w:lvl>
    <w:lvl w:ilvl="1" w:tplc="73A86742">
      <w:start w:val="1"/>
      <w:numFmt w:val="lowerLetter"/>
      <w:lvlText w:val="%2."/>
      <w:lvlJc w:val="left"/>
      <w:pPr>
        <w:ind w:left="1440" w:hanging="360"/>
      </w:pPr>
    </w:lvl>
    <w:lvl w:ilvl="2" w:tplc="B22CEDEA">
      <w:start w:val="1"/>
      <w:numFmt w:val="lowerRoman"/>
      <w:lvlText w:val="%3."/>
      <w:lvlJc w:val="right"/>
      <w:pPr>
        <w:ind w:left="2160" w:hanging="180"/>
      </w:pPr>
    </w:lvl>
    <w:lvl w:ilvl="3" w:tplc="E7AE7F3E">
      <w:start w:val="1"/>
      <w:numFmt w:val="decimal"/>
      <w:lvlText w:val="%4."/>
      <w:lvlJc w:val="left"/>
      <w:pPr>
        <w:ind w:left="2880" w:hanging="360"/>
      </w:pPr>
    </w:lvl>
    <w:lvl w:ilvl="4" w:tplc="DBAE64C8">
      <w:start w:val="1"/>
      <w:numFmt w:val="lowerLetter"/>
      <w:lvlText w:val="%5."/>
      <w:lvlJc w:val="left"/>
      <w:pPr>
        <w:ind w:left="3600" w:hanging="360"/>
      </w:pPr>
    </w:lvl>
    <w:lvl w:ilvl="5" w:tplc="A43E6832">
      <w:start w:val="1"/>
      <w:numFmt w:val="lowerRoman"/>
      <w:lvlText w:val="%6."/>
      <w:lvlJc w:val="right"/>
      <w:pPr>
        <w:ind w:left="4320" w:hanging="180"/>
      </w:pPr>
    </w:lvl>
    <w:lvl w:ilvl="6" w:tplc="AB98521E">
      <w:start w:val="1"/>
      <w:numFmt w:val="decimal"/>
      <w:lvlText w:val="%7."/>
      <w:lvlJc w:val="left"/>
      <w:pPr>
        <w:ind w:left="5040" w:hanging="360"/>
      </w:pPr>
    </w:lvl>
    <w:lvl w:ilvl="7" w:tplc="AAF4EC1C">
      <w:start w:val="1"/>
      <w:numFmt w:val="lowerLetter"/>
      <w:lvlText w:val="%8."/>
      <w:lvlJc w:val="left"/>
      <w:pPr>
        <w:ind w:left="5760" w:hanging="360"/>
      </w:pPr>
    </w:lvl>
    <w:lvl w:ilvl="8" w:tplc="6B74AD1A">
      <w:start w:val="1"/>
      <w:numFmt w:val="lowerRoman"/>
      <w:lvlText w:val="%9."/>
      <w:lvlJc w:val="right"/>
      <w:pPr>
        <w:ind w:left="6480" w:hanging="180"/>
      </w:pPr>
    </w:lvl>
  </w:abstractNum>
  <w:num w:numId="1">
    <w:abstractNumId w:val="15"/>
  </w:num>
  <w:num w:numId="2">
    <w:abstractNumId w:val="8"/>
  </w:num>
  <w:num w:numId="3">
    <w:abstractNumId w:val="4"/>
  </w:num>
  <w:num w:numId="4">
    <w:abstractNumId w:val="1"/>
  </w:num>
  <w:num w:numId="5">
    <w:abstractNumId w:val="3"/>
  </w:num>
  <w:num w:numId="6">
    <w:abstractNumId w:val="7"/>
  </w:num>
  <w:num w:numId="7">
    <w:abstractNumId w:val="5"/>
  </w:num>
  <w:num w:numId="8">
    <w:abstractNumId w:val="12"/>
  </w:num>
  <w:num w:numId="9">
    <w:abstractNumId w:val="9"/>
  </w:num>
  <w:num w:numId="10">
    <w:abstractNumId w:val="6"/>
  </w:num>
  <w:num w:numId="11">
    <w:abstractNumId w:val="2"/>
  </w:num>
  <w:num w:numId="12">
    <w:abstractNumId w:val="11"/>
  </w:num>
  <w:num w:numId="13">
    <w:abstractNumId w:val="10"/>
  </w:num>
  <w:num w:numId="14">
    <w:abstractNumId w:val="14"/>
  </w:num>
  <w:num w:numId="15">
    <w:abstractNumId w:val="13"/>
  </w:num>
  <w:num w:numId="16">
    <w:abstractNumId w:val="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ELLI Luisa (JRC-ISPRA)">
    <w15:presenceInfo w15:providerId="AD" w15:userId="S-1-5-21-1606980848-2025429265-839522115-257191"/>
  </w15:person>
  <w15:person w15:author="BARBERO VIGNOLA Giulia (JRC-ISPRA)">
    <w15:presenceInfo w15:providerId="AD" w15:userId="S-1-5-21-1606980848-2025429265-839522115-1150007"/>
  </w15:person>
  <w15:person w15:author="PASQUALINO Roberto (JRC-ISPRA)">
    <w15:presenceInfo w15:providerId="AD" w15:userId="S::roberto.pasqualino@ec.europa.eu::20b0a896-405c-44ce-b4f2-c19a3e3e73b2"/>
  </w15:person>
  <w15:person w15:author="GEORGAKAKI Aliki (JRC-PETTEN)">
    <w15:presenceInfo w15:providerId="AD" w15:userId="S::aliki.georgakaki@ec.europa.eu::78498c03-778f-431b-8433-8925760e6f5d"/>
  </w15:person>
  <w15:person w15:author="GUERREIRO MIGUEL Mecia (JRC-SEVILLA)">
    <w15:presenceInfo w15:providerId="AD" w15:userId="S-1-5-21-1606980848-2025429265-839522115-1485980"/>
  </w15:person>
  <w15:person w15:author="GASTALDI Chiara (JRC-ISPRA)">
    <w15:presenceInfo w15:providerId="AD" w15:userId="S::chiara.gastaldi@ec.europa.eu::c8b7d82c-d0c9-47f2-bd65-0a59874a04b9"/>
  </w15:person>
  <w15:person w15:author="Matteo  Trane">
    <w15:presenceInfo w15:providerId="AD" w15:userId="S::matteo.trane_polito.it#ext#@eceuropaeu.onmicrosoft.com::2ddb1c7e-7e8a-4b47-a534-c460d3d332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it-IT" w:vendorID="64" w:dllVersion="131078" w:nlCheck="1" w:checkStyle="0"/>
  <w:activeWritingStyle w:appName="MSWord" w:lang="de-DE" w:vendorID="64" w:dllVersion="131078" w:nlCheck="1" w:checkStyle="0"/>
  <w:doNotTrackFormatting/>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26C9"/>
    <w:rsid w:val="00003989"/>
    <w:rsid w:val="00003A52"/>
    <w:rsid w:val="00004C97"/>
    <w:rsid w:val="00004E4D"/>
    <w:rsid w:val="00004EFF"/>
    <w:rsid w:val="00004F3D"/>
    <w:rsid w:val="0000541C"/>
    <w:rsid w:val="0000606E"/>
    <w:rsid w:val="00006636"/>
    <w:rsid w:val="00006E06"/>
    <w:rsid w:val="000070E4"/>
    <w:rsid w:val="000073A3"/>
    <w:rsid w:val="0000790F"/>
    <w:rsid w:val="0000BEB3"/>
    <w:rsid w:val="000100C4"/>
    <w:rsid w:val="00010A9B"/>
    <w:rsid w:val="00010DB5"/>
    <w:rsid w:val="00011756"/>
    <w:rsid w:val="00012150"/>
    <w:rsid w:val="000121BE"/>
    <w:rsid w:val="000127A4"/>
    <w:rsid w:val="00012D10"/>
    <w:rsid w:val="00014BB0"/>
    <w:rsid w:val="00015396"/>
    <w:rsid w:val="0001645F"/>
    <w:rsid w:val="000165BD"/>
    <w:rsid w:val="0001673A"/>
    <w:rsid w:val="0001720A"/>
    <w:rsid w:val="00017616"/>
    <w:rsid w:val="0001773C"/>
    <w:rsid w:val="00017A73"/>
    <w:rsid w:val="00020457"/>
    <w:rsid w:val="00020D1D"/>
    <w:rsid w:val="00022949"/>
    <w:rsid w:val="00022B71"/>
    <w:rsid w:val="00022C89"/>
    <w:rsid w:val="00023D90"/>
    <w:rsid w:val="00024027"/>
    <w:rsid w:val="00024B71"/>
    <w:rsid w:val="00025588"/>
    <w:rsid w:val="00025643"/>
    <w:rsid w:val="00025A38"/>
    <w:rsid w:val="00025E6B"/>
    <w:rsid w:val="00027183"/>
    <w:rsid w:val="00030188"/>
    <w:rsid w:val="000309BB"/>
    <w:rsid w:val="00031A08"/>
    <w:rsid w:val="00033514"/>
    <w:rsid w:val="0003351E"/>
    <w:rsid w:val="000343E4"/>
    <w:rsid w:val="00034E51"/>
    <w:rsid w:val="000350A8"/>
    <w:rsid w:val="000364B0"/>
    <w:rsid w:val="00037303"/>
    <w:rsid w:val="0004065C"/>
    <w:rsid w:val="00040B31"/>
    <w:rsid w:val="000410F0"/>
    <w:rsid w:val="00041113"/>
    <w:rsid w:val="000431C3"/>
    <w:rsid w:val="00043B5C"/>
    <w:rsid w:val="0004563E"/>
    <w:rsid w:val="000470EB"/>
    <w:rsid w:val="00050B70"/>
    <w:rsid w:val="00050FE2"/>
    <w:rsid w:val="000512B3"/>
    <w:rsid w:val="000514CD"/>
    <w:rsid w:val="0005294E"/>
    <w:rsid w:val="00054983"/>
    <w:rsid w:val="00055ED4"/>
    <w:rsid w:val="000566AB"/>
    <w:rsid w:val="00056919"/>
    <w:rsid w:val="000577BF"/>
    <w:rsid w:val="00057D59"/>
    <w:rsid w:val="00060CC5"/>
    <w:rsid w:val="00061235"/>
    <w:rsid w:val="000619B9"/>
    <w:rsid w:val="000623C7"/>
    <w:rsid w:val="00062945"/>
    <w:rsid w:val="00062C95"/>
    <w:rsid w:val="00062FEC"/>
    <w:rsid w:val="000639D4"/>
    <w:rsid w:val="00063A54"/>
    <w:rsid w:val="00064779"/>
    <w:rsid w:val="00065E7F"/>
    <w:rsid w:val="0006767B"/>
    <w:rsid w:val="00067930"/>
    <w:rsid w:val="000707A7"/>
    <w:rsid w:val="000707D5"/>
    <w:rsid w:val="0007089B"/>
    <w:rsid w:val="00070A12"/>
    <w:rsid w:val="00070FEF"/>
    <w:rsid w:val="0007176C"/>
    <w:rsid w:val="00071CA2"/>
    <w:rsid w:val="000721CB"/>
    <w:rsid w:val="00072330"/>
    <w:rsid w:val="000729AA"/>
    <w:rsid w:val="0007328E"/>
    <w:rsid w:val="0007390A"/>
    <w:rsid w:val="0007433F"/>
    <w:rsid w:val="0007558D"/>
    <w:rsid w:val="00076648"/>
    <w:rsid w:val="00077153"/>
    <w:rsid w:val="000776AA"/>
    <w:rsid w:val="00077F30"/>
    <w:rsid w:val="0008012C"/>
    <w:rsid w:val="0008061D"/>
    <w:rsid w:val="00080D45"/>
    <w:rsid w:val="0008164E"/>
    <w:rsid w:val="0008189D"/>
    <w:rsid w:val="00081B75"/>
    <w:rsid w:val="0008315E"/>
    <w:rsid w:val="00084282"/>
    <w:rsid w:val="00085E6E"/>
    <w:rsid w:val="00086140"/>
    <w:rsid w:val="0008647E"/>
    <w:rsid w:val="000875A7"/>
    <w:rsid w:val="00087609"/>
    <w:rsid w:val="00090610"/>
    <w:rsid w:val="0009261F"/>
    <w:rsid w:val="00093A33"/>
    <w:rsid w:val="00094B6F"/>
    <w:rsid w:val="00095469"/>
    <w:rsid w:val="000958B2"/>
    <w:rsid w:val="000966CA"/>
    <w:rsid w:val="00096BEF"/>
    <w:rsid w:val="00096F61"/>
    <w:rsid w:val="00097E57"/>
    <w:rsid w:val="000A0121"/>
    <w:rsid w:val="000A0361"/>
    <w:rsid w:val="000A037A"/>
    <w:rsid w:val="000A071D"/>
    <w:rsid w:val="000A10BC"/>
    <w:rsid w:val="000A2CC4"/>
    <w:rsid w:val="000A2D32"/>
    <w:rsid w:val="000A2FFF"/>
    <w:rsid w:val="000A3B62"/>
    <w:rsid w:val="000A3CF2"/>
    <w:rsid w:val="000A40CA"/>
    <w:rsid w:val="000A5385"/>
    <w:rsid w:val="000A5E36"/>
    <w:rsid w:val="000A6F04"/>
    <w:rsid w:val="000A75F2"/>
    <w:rsid w:val="000A7EE4"/>
    <w:rsid w:val="000B0FEF"/>
    <w:rsid w:val="000B2693"/>
    <w:rsid w:val="000B3239"/>
    <w:rsid w:val="000B3571"/>
    <w:rsid w:val="000B47BD"/>
    <w:rsid w:val="000B50F7"/>
    <w:rsid w:val="000B6581"/>
    <w:rsid w:val="000B6EA8"/>
    <w:rsid w:val="000C1C6A"/>
    <w:rsid w:val="000C1D67"/>
    <w:rsid w:val="000C2961"/>
    <w:rsid w:val="000C305F"/>
    <w:rsid w:val="000C3398"/>
    <w:rsid w:val="000C364C"/>
    <w:rsid w:val="000C3D3D"/>
    <w:rsid w:val="000C4D4A"/>
    <w:rsid w:val="000C5A65"/>
    <w:rsid w:val="000C5EEB"/>
    <w:rsid w:val="000C6141"/>
    <w:rsid w:val="000C7004"/>
    <w:rsid w:val="000C7489"/>
    <w:rsid w:val="000D052F"/>
    <w:rsid w:val="000D098A"/>
    <w:rsid w:val="000D11FD"/>
    <w:rsid w:val="000D1409"/>
    <w:rsid w:val="000D1AF3"/>
    <w:rsid w:val="000D1D0F"/>
    <w:rsid w:val="000D2AE5"/>
    <w:rsid w:val="000D2C0A"/>
    <w:rsid w:val="000D2DB3"/>
    <w:rsid w:val="000D363F"/>
    <w:rsid w:val="000D380D"/>
    <w:rsid w:val="000D486F"/>
    <w:rsid w:val="000D4F34"/>
    <w:rsid w:val="000D6128"/>
    <w:rsid w:val="000D6498"/>
    <w:rsid w:val="000D67F8"/>
    <w:rsid w:val="000D68CD"/>
    <w:rsid w:val="000D716D"/>
    <w:rsid w:val="000D7206"/>
    <w:rsid w:val="000D7E23"/>
    <w:rsid w:val="000E01EF"/>
    <w:rsid w:val="000E0BA5"/>
    <w:rsid w:val="000E0D7C"/>
    <w:rsid w:val="000E1A8B"/>
    <w:rsid w:val="000E1C60"/>
    <w:rsid w:val="000E232C"/>
    <w:rsid w:val="000E406A"/>
    <w:rsid w:val="000E7805"/>
    <w:rsid w:val="000E78CF"/>
    <w:rsid w:val="000E79D0"/>
    <w:rsid w:val="000E7A04"/>
    <w:rsid w:val="000E7F33"/>
    <w:rsid w:val="000EAAA6"/>
    <w:rsid w:val="000F07AC"/>
    <w:rsid w:val="000F1003"/>
    <w:rsid w:val="000F10CE"/>
    <w:rsid w:val="000F1471"/>
    <w:rsid w:val="000F1887"/>
    <w:rsid w:val="000F1964"/>
    <w:rsid w:val="000F2DA7"/>
    <w:rsid w:val="000F4007"/>
    <w:rsid w:val="000F72C4"/>
    <w:rsid w:val="000F75F1"/>
    <w:rsid w:val="000F760C"/>
    <w:rsid w:val="0010013A"/>
    <w:rsid w:val="001010BB"/>
    <w:rsid w:val="001014DE"/>
    <w:rsid w:val="00101E32"/>
    <w:rsid w:val="00101E3C"/>
    <w:rsid w:val="00102870"/>
    <w:rsid w:val="00102F79"/>
    <w:rsid w:val="00104AE6"/>
    <w:rsid w:val="001050C3"/>
    <w:rsid w:val="00105A52"/>
    <w:rsid w:val="00105C51"/>
    <w:rsid w:val="0010697B"/>
    <w:rsid w:val="00106D7F"/>
    <w:rsid w:val="00106E60"/>
    <w:rsid w:val="00106F16"/>
    <w:rsid w:val="0010D34A"/>
    <w:rsid w:val="00110E29"/>
    <w:rsid w:val="00112BEC"/>
    <w:rsid w:val="001131FB"/>
    <w:rsid w:val="0011367C"/>
    <w:rsid w:val="00113C87"/>
    <w:rsid w:val="00113E68"/>
    <w:rsid w:val="00113FEF"/>
    <w:rsid w:val="0011457A"/>
    <w:rsid w:val="00114777"/>
    <w:rsid w:val="001157AF"/>
    <w:rsid w:val="001158E5"/>
    <w:rsid w:val="00115C33"/>
    <w:rsid w:val="00115C7A"/>
    <w:rsid w:val="00116F7B"/>
    <w:rsid w:val="0012034B"/>
    <w:rsid w:val="00120B78"/>
    <w:rsid w:val="001214A8"/>
    <w:rsid w:val="001245FB"/>
    <w:rsid w:val="0012674D"/>
    <w:rsid w:val="001302FA"/>
    <w:rsid w:val="001308E5"/>
    <w:rsid w:val="00130E68"/>
    <w:rsid w:val="001323AA"/>
    <w:rsid w:val="00132CA7"/>
    <w:rsid w:val="00133959"/>
    <w:rsid w:val="00135CD5"/>
    <w:rsid w:val="00137054"/>
    <w:rsid w:val="00140B60"/>
    <w:rsid w:val="00140C43"/>
    <w:rsid w:val="00140F1E"/>
    <w:rsid w:val="00140F74"/>
    <w:rsid w:val="0014148A"/>
    <w:rsid w:val="0014282F"/>
    <w:rsid w:val="00142A0D"/>
    <w:rsid w:val="00144800"/>
    <w:rsid w:val="00144D97"/>
    <w:rsid w:val="00146402"/>
    <w:rsid w:val="001473D7"/>
    <w:rsid w:val="00147791"/>
    <w:rsid w:val="00150793"/>
    <w:rsid w:val="00150F57"/>
    <w:rsid w:val="001520AD"/>
    <w:rsid w:val="00152650"/>
    <w:rsid w:val="00152BE7"/>
    <w:rsid w:val="0015448E"/>
    <w:rsid w:val="00154D05"/>
    <w:rsid w:val="0015540C"/>
    <w:rsid w:val="00155433"/>
    <w:rsid w:val="0015600B"/>
    <w:rsid w:val="00156176"/>
    <w:rsid w:val="00156181"/>
    <w:rsid w:val="00157141"/>
    <w:rsid w:val="00157EFA"/>
    <w:rsid w:val="0016177D"/>
    <w:rsid w:val="00161890"/>
    <w:rsid w:val="00161AD8"/>
    <w:rsid w:val="00161FF6"/>
    <w:rsid w:val="001620C8"/>
    <w:rsid w:val="001628EC"/>
    <w:rsid w:val="00163F75"/>
    <w:rsid w:val="0016459D"/>
    <w:rsid w:val="001653FA"/>
    <w:rsid w:val="00165679"/>
    <w:rsid w:val="00165DCC"/>
    <w:rsid w:val="00165FE7"/>
    <w:rsid w:val="00170935"/>
    <w:rsid w:val="00170B73"/>
    <w:rsid w:val="00170DA1"/>
    <w:rsid w:val="0017229E"/>
    <w:rsid w:val="00173F4A"/>
    <w:rsid w:val="00174FAD"/>
    <w:rsid w:val="0017546A"/>
    <w:rsid w:val="00175AB7"/>
    <w:rsid w:val="00175CDC"/>
    <w:rsid w:val="00176002"/>
    <w:rsid w:val="0018029B"/>
    <w:rsid w:val="00183850"/>
    <w:rsid w:val="00183FE5"/>
    <w:rsid w:val="00186B4B"/>
    <w:rsid w:val="00191AC2"/>
    <w:rsid w:val="00191E13"/>
    <w:rsid w:val="0019216D"/>
    <w:rsid w:val="00193287"/>
    <w:rsid w:val="0019350A"/>
    <w:rsid w:val="0019367D"/>
    <w:rsid w:val="00193D25"/>
    <w:rsid w:val="00194C0F"/>
    <w:rsid w:val="00197118"/>
    <w:rsid w:val="001A02C0"/>
    <w:rsid w:val="001A1920"/>
    <w:rsid w:val="001A246D"/>
    <w:rsid w:val="001A379D"/>
    <w:rsid w:val="001A4402"/>
    <w:rsid w:val="001A53CF"/>
    <w:rsid w:val="001A5BBB"/>
    <w:rsid w:val="001A6237"/>
    <w:rsid w:val="001A635F"/>
    <w:rsid w:val="001A7450"/>
    <w:rsid w:val="001A7D2F"/>
    <w:rsid w:val="001B01DC"/>
    <w:rsid w:val="001B0294"/>
    <w:rsid w:val="001B12C7"/>
    <w:rsid w:val="001B1862"/>
    <w:rsid w:val="001B41D1"/>
    <w:rsid w:val="001B48BA"/>
    <w:rsid w:val="001B4B9A"/>
    <w:rsid w:val="001B4EDA"/>
    <w:rsid w:val="001B59E5"/>
    <w:rsid w:val="001B6B40"/>
    <w:rsid w:val="001B6C6A"/>
    <w:rsid w:val="001B7BD6"/>
    <w:rsid w:val="001B7C17"/>
    <w:rsid w:val="001C0959"/>
    <w:rsid w:val="001C1940"/>
    <w:rsid w:val="001C1DBF"/>
    <w:rsid w:val="001C2B01"/>
    <w:rsid w:val="001C3161"/>
    <w:rsid w:val="001C4575"/>
    <w:rsid w:val="001C4654"/>
    <w:rsid w:val="001C4F9A"/>
    <w:rsid w:val="001C598E"/>
    <w:rsid w:val="001C6336"/>
    <w:rsid w:val="001C638E"/>
    <w:rsid w:val="001C67FF"/>
    <w:rsid w:val="001C6861"/>
    <w:rsid w:val="001C6961"/>
    <w:rsid w:val="001C7B7C"/>
    <w:rsid w:val="001D0259"/>
    <w:rsid w:val="001D025E"/>
    <w:rsid w:val="001D0891"/>
    <w:rsid w:val="001D14DF"/>
    <w:rsid w:val="001D1502"/>
    <w:rsid w:val="001D23DF"/>
    <w:rsid w:val="001D27B4"/>
    <w:rsid w:val="001D2BBF"/>
    <w:rsid w:val="001D2BFF"/>
    <w:rsid w:val="001D3114"/>
    <w:rsid w:val="001D35EC"/>
    <w:rsid w:val="001D42C2"/>
    <w:rsid w:val="001D43AB"/>
    <w:rsid w:val="001D459C"/>
    <w:rsid w:val="001D51E0"/>
    <w:rsid w:val="001D59BC"/>
    <w:rsid w:val="001D5B1B"/>
    <w:rsid w:val="001D5D82"/>
    <w:rsid w:val="001D67B8"/>
    <w:rsid w:val="001D6B68"/>
    <w:rsid w:val="001D7539"/>
    <w:rsid w:val="001D7A18"/>
    <w:rsid w:val="001E0DDB"/>
    <w:rsid w:val="001E1D9E"/>
    <w:rsid w:val="001E2975"/>
    <w:rsid w:val="001E32DD"/>
    <w:rsid w:val="001E4104"/>
    <w:rsid w:val="001E5184"/>
    <w:rsid w:val="001E5361"/>
    <w:rsid w:val="001E5973"/>
    <w:rsid w:val="001E5C0B"/>
    <w:rsid w:val="001E6380"/>
    <w:rsid w:val="001E68F7"/>
    <w:rsid w:val="001E7708"/>
    <w:rsid w:val="001F10CE"/>
    <w:rsid w:val="001F1AEF"/>
    <w:rsid w:val="001F1FD1"/>
    <w:rsid w:val="001F261D"/>
    <w:rsid w:val="001F2CFB"/>
    <w:rsid w:val="001F347E"/>
    <w:rsid w:val="001F3737"/>
    <w:rsid w:val="001F39BD"/>
    <w:rsid w:val="001F3D4A"/>
    <w:rsid w:val="001F4C68"/>
    <w:rsid w:val="001F4CF2"/>
    <w:rsid w:val="001F55EF"/>
    <w:rsid w:val="001F5D20"/>
    <w:rsid w:val="001F6053"/>
    <w:rsid w:val="001FED37"/>
    <w:rsid w:val="00200BAF"/>
    <w:rsid w:val="00200D05"/>
    <w:rsid w:val="00201E19"/>
    <w:rsid w:val="0020216E"/>
    <w:rsid w:val="002070EE"/>
    <w:rsid w:val="00207AF5"/>
    <w:rsid w:val="0021002E"/>
    <w:rsid w:val="00210E56"/>
    <w:rsid w:val="0021216C"/>
    <w:rsid w:val="00213418"/>
    <w:rsid w:val="0021371B"/>
    <w:rsid w:val="00214A63"/>
    <w:rsid w:val="00214FA6"/>
    <w:rsid w:val="002150C7"/>
    <w:rsid w:val="002158A5"/>
    <w:rsid w:val="00215EEF"/>
    <w:rsid w:val="00216733"/>
    <w:rsid w:val="00216E56"/>
    <w:rsid w:val="00217A46"/>
    <w:rsid w:val="00221226"/>
    <w:rsid w:val="00221940"/>
    <w:rsid w:val="002237C3"/>
    <w:rsid w:val="002249B9"/>
    <w:rsid w:val="00227038"/>
    <w:rsid w:val="00227A65"/>
    <w:rsid w:val="00227A70"/>
    <w:rsid w:val="002300E7"/>
    <w:rsid w:val="00230B02"/>
    <w:rsid w:val="0023107C"/>
    <w:rsid w:val="0023235A"/>
    <w:rsid w:val="002328EB"/>
    <w:rsid w:val="00232D33"/>
    <w:rsid w:val="0023345E"/>
    <w:rsid w:val="00233DC2"/>
    <w:rsid w:val="00235124"/>
    <w:rsid w:val="00235606"/>
    <w:rsid w:val="00237880"/>
    <w:rsid w:val="002403D4"/>
    <w:rsid w:val="0024121C"/>
    <w:rsid w:val="00241B0E"/>
    <w:rsid w:val="00241B8A"/>
    <w:rsid w:val="0024351F"/>
    <w:rsid w:val="002439B9"/>
    <w:rsid w:val="002454E3"/>
    <w:rsid w:val="00245862"/>
    <w:rsid w:val="0024629D"/>
    <w:rsid w:val="00246435"/>
    <w:rsid w:val="00246673"/>
    <w:rsid w:val="00250504"/>
    <w:rsid w:val="002506F7"/>
    <w:rsid w:val="00250978"/>
    <w:rsid w:val="00250B8E"/>
    <w:rsid w:val="00251AAA"/>
    <w:rsid w:val="0025274E"/>
    <w:rsid w:val="00252819"/>
    <w:rsid w:val="00252D45"/>
    <w:rsid w:val="00253638"/>
    <w:rsid w:val="00253799"/>
    <w:rsid w:val="002539EC"/>
    <w:rsid w:val="00253C3A"/>
    <w:rsid w:val="00254B42"/>
    <w:rsid w:val="00254E22"/>
    <w:rsid w:val="0025520C"/>
    <w:rsid w:val="002553AE"/>
    <w:rsid w:val="0025572A"/>
    <w:rsid w:val="0025609E"/>
    <w:rsid w:val="00256AB7"/>
    <w:rsid w:val="0025724E"/>
    <w:rsid w:val="00257CE9"/>
    <w:rsid w:val="0026024E"/>
    <w:rsid w:val="00260C5C"/>
    <w:rsid w:val="002615E9"/>
    <w:rsid w:val="00262214"/>
    <w:rsid w:val="00262C76"/>
    <w:rsid w:val="00263086"/>
    <w:rsid w:val="002634C7"/>
    <w:rsid w:val="002635D4"/>
    <w:rsid w:val="00264088"/>
    <w:rsid w:val="00264BE9"/>
    <w:rsid w:val="002658E7"/>
    <w:rsid w:val="00265A50"/>
    <w:rsid w:val="00266234"/>
    <w:rsid w:val="00266415"/>
    <w:rsid w:val="00266C28"/>
    <w:rsid w:val="00266CD6"/>
    <w:rsid w:val="00267E00"/>
    <w:rsid w:val="00270054"/>
    <w:rsid w:val="00270055"/>
    <w:rsid w:val="002714FA"/>
    <w:rsid w:val="002715F5"/>
    <w:rsid w:val="002717B3"/>
    <w:rsid w:val="00271A3A"/>
    <w:rsid w:val="00273B98"/>
    <w:rsid w:val="00273EF7"/>
    <w:rsid w:val="00274D4D"/>
    <w:rsid w:val="002757CC"/>
    <w:rsid w:val="00276822"/>
    <w:rsid w:val="00276E5D"/>
    <w:rsid w:val="0027720F"/>
    <w:rsid w:val="0027756F"/>
    <w:rsid w:val="00277820"/>
    <w:rsid w:val="0028003E"/>
    <w:rsid w:val="00280969"/>
    <w:rsid w:val="002809F6"/>
    <w:rsid w:val="00281317"/>
    <w:rsid w:val="002814BC"/>
    <w:rsid w:val="002814C2"/>
    <w:rsid w:val="002823DD"/>
    <w:rsid w:val="00282731"/>
    <w:rsid w:val="00282B8A"/>
    <w:rsid w:val="002838C4"/>
    <w:rsid w:val="00283AFD"/>
    <w:rsid w:val="00283E74"/>
    <w:rsid w:val="00284F58"/>
    <w:rsid w:val="00285342"/>
    <w:rsid w:val="002854FF"/>
    <w:rsid w:val="0028679B"/>
    <w:rsid w:val="00286D6A"/>
    <w:rsid w:val="00286E42"/>
    <w:rsid w:val="00287982"/>
    <w:rsid w:val="00292280"/>
    <w:rsid w:val="00292BAC"/>
    <w:rsid w:val="00292F98"/>
    <w:rsid w:val="0029332A"/>
    <w:rsid w:val="002934FB"/>
    <w:rsid w:val="00294053"/>
    <w:rsid w:val="00295181"/>
    <w:rsid w:val="00296179"/>
    <w:rsid w:val="0029654A"/>
    <w:rsid w:val="00296A33"/>
    <w:rsid w:val="00297165"/>
    <w:rsid w:val="002974A9"/>
    <w:rsid w:val="00297548"/>
    <w:rsid w:val="002977C3"/>
    <w:rsid w:val="002978E1"/>
    <w:rsid w:val="00297CAD"/>
    <w:rsid w:val="002A008F"/>
    <w:rsid w:val="002A03F9"/>
    <w:rsid w:val="002A050C"/>
    <w:rsid w:val="002A079B"/>
    <w:rsid w:val="002A1747"/>
    <w:rsid w:val="002A24E2"/>
    <w:rsid w:val="002A4660"/>
    <w:rsid w:val="002A46CF"/>
    <w:rsid w:val="002A4CBF"/>
    <w:rsid w:val="002A4D21"/>
    <w:rsid w:val="002A69C0"/>
    <w:rsid w:val="002A71D1"/>
    <w:rsid w:val="002A73CF"/>
    <w:rsid w:val="002A7588"/>
    <w:rsid w:val="002A7D0D"/>
    <w:rsid w:val="002B0569"/>
    <w:rsid w:val="002B11CE"/>
    <w:rsid w:val="002B12FF"/>
    <w:rsid w:val="002B17F3"/>
    <w:rsid w:val="002B1BDD"/>
    <w:rsid w:val="002B1D9C"/>
    <w:rsid w:val="002B2992"/>
    <w:rsid w:val="002B376A"/>
    <w:rsid w:val="002B3919"/>
    <w:rsid w:val="002B39BC"/>
    <w:rsid w:val="002B477A"/>
    <w:rsid w:val="002B4807"/>
    <w:rsid w:val="002B687F"/>
    <w:rsid w:val="002B772F"/>
    <w:rsid w:val="002B7C11"/>
    <w:rsid w:val="002B7FD5"/>
    <w:rsid w:val="002C0D00"/>
    <w:rsid w:val="002C40F0"/>
    <w:rsid w:val="002C4141"/>
    <w:rsid w:val="002C4AD7"/>
    <w:rsid w:val="002C4DE2"/>
    <w:rsid w:val="002C5107"/>
    <w:rsid w:val="002C524A"/>
    <w:rsid w:val="002C56E6"/>
    <w:rsid w:val="002C68D3"/>
    <w:rsid w:val="002C69E1"/>
    <w:rsid w:val="002C72BB"/>
    <w:rsid w:val="002C7712"/>
    <w:rsid w:val="002C7EDA"/>
    <w:rsid w:val="002D030E"/>
    <w:rsid w:val="002D0BD3"/>
    <w:rsid w:val="002D0CE2"/>
    <w:rsid w:val="002D0EC4"/>
    <w:rsid w:val="002D1605"/>
    <w:rsid w:val="002D1BE7"/>
    <w:rsid w:val="002D1E39"/>
    <w:rsid w:val="002D1FCF"/>
    <w:rsid w:val="002D2628"/>
    <w:rsid w:val="002D3983"/>
    <w:rsid w:val="002D4187"/>
    <w:rsid w:val="002D57AA"/>
    <w:rsid w:val="002D642D"/>
    <w:rsid w:val="002D6950"/>
    <w:rsid w:val="002D6F92"/>
    <w:rsid w:val="002D6FC3"/>
    <w:rsid w:val="002D75EB"/>
    <w:rsid w:val="002D7EF1"/>
    <w:rsid w:val="002E00F4"/>
    <w:rsid w:val="002E0623"/>
    <w:rsid w:val="002E09D9"/>
    <w:rsid w:val="002E0DFF"/>
    <w:rsid w:val="002E0E9D"/>
    <w:rsid w:val="002E2CB7"/>
    <w:rsid w:val="002E3B4C"/>
    <w:rsid w:val="002E3F8D"/>
    <w:rsid w:val="002E4156"/>
    <w:rsid w:val="002E45A3"/>
    <w:rsid w:val="002E4B53"/>
    <w:rsid w:val="002E5968"/>
    <w:rsid w:val="002E6EEA"/>
    <w:rsid w:val="002F0173"/>
    <w:rsid w:val="002F1597"/>
    <w:rsid w:val="002F2163"/>
    <w:rsid w:val="002F2831"/>
    <w:rsid w:val="002F2C38"/>
    <w:rsid w:val="002F30AF"/>
    <w:rsid w:val="002F3BDE"/>
    <w:rsid w:val="002F40C6"/>
    <w:rsid w:val="002F47EE"/>
    <w:rsid w:val="002F4C7D"/>
    <w:rsid w:val="002F6402"/>
    <w:rsid w:val="002F6A1D"/>
    <w:rsid w:val="002F6BCF"/>
    <w:rsid w:val="00300EF8"/>
    <w:rsid w:val="00300F19"/>
    <w:rsid w:val="00301CFE"/>
    <w:rsid w:val="003039EE"/>
    <w:rsid w:val="0030444D"/>
    <w:rsid w:val="00304A3D"/>
    <w:rsid w:val="00305BEA"/>
    <w:rsid w:val="003074DB"/>
    <w:rsid w:val="00310229"/>
    <w:rsid w:val="00310263"/>
    <w:rsid w:val="00310416"/>
    <w:rsid w:val="0031115E"/>
    <w:rsid w:val="003114E5"/>
    <w:rsid w:val="00311859"/>
    <w:rsid w:val="00311887"/>
    <w:rsid w:val="00311BD2"/>
    <w:rsid w:val="003120A2"/>
    <w:rsid w:val="0031295D"/>
    <w:rsid w:val="00312F3D"/>
    <w:rsid w:val="00312FD8"/>
    <w:rsid w:val="00313169"/>
    <w:rsid w:val="0031514D"/>
    <w:rsid w:val="003151C3"/>
    <w:rsid w:val="00315536"/>
    <w:rsid w:val="00315DC3"/>
    <w:rsid w:val="0031695C"/>
    <w:rsid w:val="00316A34"/>
    <w:rsid w:val="00316DE3"/>
    <w:rsid w:val="0032039E"/>
    <w:rsid w:val="00320F2A"/>
    <w:rsid w:val="00321775"/>
    <w:rsid w:val="00322BE5"/>
    <w:rsid w:val="00322C80"/>
    <w:rsid w:val="00323B35"/>
    <w:rsid w:val="00323FE8"/>
    <w:rsid w:val="00324585"/>
    <w:rsid w:val="00324E48"/>
    <w:rsid w:val="003252E0"/>
    <w:rsid w:val="00325E53"/>
    <w:rsid w:val="00327FE3"/>
    <w:rsid w:val="00330599"/>
    <w:rsid w:val="003306D4"/>
    <w:rsid w:val="00331993"/>
    <w:rsid w:val="003328FA"/>
    <w:rsid w:val="0033391F"/>
    <w:rsid w:val="003345BE"/>
    <w:rsid w:val="003346CE"/>
    <w:rsid w:val="00334EB8"/>
    <w:rsid w:val="0033623B"/>
    <w:rsid w:val="003369E4"/>
    <w:rsid w:val="00336CBE"/>
    <w:rsid w:val="00337678"/>
    <w:rsid w:val="0034182F"/>
    <w:rsid w:val="00341CA1"/>
    <w:rsid w:val="00343891"/>
    <w:rsid w:val="003449AB"/>
    <w:rsid w:val="00344DB1"/>
    <w:rsid w:val="003451C8"/>
    <w:rsid w:val="00345A53"/>
    <w:rsid w:val="003461D6"/>
    <w:rsid w:val="003464A1"/>
    <w:rsid w:val="003464E1"/>
    <w:rsid w:val="00346DDE"/>
    <w:rsid w:val="00350373"/>
    <w:rsid w:val="00352528"/>
    <w:rsid w:val="00353287"/>
    <w:rsid w:val="00353656"/>
    <w:rsid w:val="00353F66"/>
    <w:rsid w:val="00354F14"/>
    <w:rsid w:val="0035518D"/>
    <w:rsid w:val="00356356"/>
    <w:rsid w:val="00356B58"/>
    <w:rsid w:val="00357E72"/>
    <w:rsid w:val="003607AA"/>
    <w:rsid w:val="003617CB"/>
    <w:rsid w:val="00361B07"/>
    <w:rsid w:val="003620C0"/>
    <w:rsid w:val="00362210"/>
    <w:rsid w:val="00362C51"/>
    <w:rsid w:val="00363990"/>
    <w:rsid w:val="003654D2"/>
    <w:rsid w:val="003658BC"/>
    <w:rsid w:val="0036605F"/>
    <w:rsid w:val="00366626"/>
    <w:rsid w:val="00366848"/>
    <w:rsid w:val="0037147A"/>
    <w:rsid w:val="003726CE"/>
    <w:rsid w:val="00372CB8"/>
    <w:rsid w:val="0037416B"/>
    <w:rsid w:val="00374BA1"/>
    <w:rsid w:val="00374C9D"/>
    <w:rsid w:val="00375878"/>
    <w:rsid w:val="00375E49"/>
    <w:rsid w:val="003762EB"/>
    <w:rsid w:val="00376767"/>
    <w:rsid w:val="0037742E"/>
    <w:rsid w:val="00380187"/>
    <w:rsid w:val="003840A3"/>
    <w:rsid w:val="00384AA5"/>
    <w:rsid w:val="00386C13"/>
    <w:rsid w:val="00387228"/>
    <w:rsid w:val="00387FA9"/>
    <w:rsid w:val="00390538"/>
    <w:rsid w:val="0039151C"/>
    <w:rsid w:val="003917AD"/>
    <w:rsid w:val="00391B17"/>
    <w:rsid w:val="0039253A"/>
    <w:rsid w:val="00393E24"/>
    <w:rsid w:val="003943E6"/>
    <w:rsid w:val="00394AF1"/>
    <w:rsid w:val="00394C3D"/>
    <w:rsid w:val="00394EA0"/>
    <w:rsid w:val="003956B4"/>
    <w:rsid w:val="00395AEE"/>
    <w:rsid w:val="0039648D"/>
    <w:rsid w:val="00396D3F"/>
    <w:rsid w:val="00396E21"/>
    <w:rsid w:val="00397C52"/>
    <w:rsid w:val="003A0359"/>
    <w:rsid w:val="003A0ADD"/>
    <w:rsid w:val="003A13D8"/>
    <w:rsid w:val="003A141F"/>
    <w:rsid w:val="003A2A82"/>
    <w:rsid w:val="003A2B4E"/>
    <w:rsid w:val="003A3376"/>
    <w:rsid w:val="003A3EFE"/>
    <w:rsid w:val="003A40EB"/>
    <w:rsid w:val="003A4398"/>
    <w:rsid w:val="003A4DDE"/>
    <w:rsid w:val="003A509B"/>
    <w:rsid w:val="003A591A"/>
    <w:rsid w:val="003A5A7B"/>
    <w:rsid w:val="003A5AE1"/>
    <w:rsid w:val="003A6061"/>
    <w:rsid w:val="003A6224"/>
    <w:rsid w:val="003A77F0"/>
    <w:rsid w:val="003A7C01"/>
    <w:rsid w:val="003B04B4"/>
    <w:rsid w:val="003B0EEE"/>
    <w:rsid w:val="003B2832"/>
    <w:rsid w:val="003B2FC4"/>
    <w:rsid w:val="003B378F"/>
    <w:rsid w:val="003B3D88"/>
    <w:rsid w:val="003B4478"/>
    <w:rsid w:val="003B5EEB"/>
    <w:rsid w:val="003B6B3B"/>
    <w:rsid w:val="003B7027"/>
    <w:rsid w:val="003B73EA"/>
    <w:rsid w:val="003B74A2"/>
    <w:rsid w:val="003B78ED"/>
    <w:rsid w:val="003C3E01"/>
    <w:rsid w:val="003C40AD"/>
    <w:rsid w:val="003C4FB4"/>
    <w:rsid w:val="003C5059"/>
    <w:rsid w:val="003C5C2D"/>
    <w:rsid w:val="003C6172"/>
    <w:rsid w:val="003C6250"/>
    <w:rsid w:val="003C6477"/>
    <w:rsid w:val="003C6659"/>
    <w:rsid w:val="003C6A1E"/>
    <w:rsid w:val="003C73A1"/>
    <w:rsid w:val="003C75DB"/>
    <w:rsid w:val="003D09C2"/>
    <w:rsid w:val="003D0CBD"/>
    <w:rsid w:val="003D13A3"/>
    <w:rsid w:val="003D1D2C"/>
    <w:rsid w:val="003D208E"/>
    <w:rsid w:val="003D25A6"/>
    <w:rsid w:val="003D3044"/>
    <w:rsid w:val="003D3626"/>
    <w:rsid w:val="003D36E1"/>
    <w:rsid w:val="003D417E"/>
    <w:rsid w:val="003D479D"/>
    <w:rsid w:val="003D4925"/>
    <w:rsid w:val="003D5D70"/>
    <w:rsid w:val="003D6463"/>
    <w:rsid w:val="003D6B7C"/>
    <w:rsid w:val="003D759A"/>
    <w:rsid w:val="003D7719"/>
    <w:rsid w:val="003D79E4"/>
    <w:rsid w:val="003D7AE3"/>
    <w:rsid w:val="003E0021"/>
    <w:rsid w:val="003E0195"/>
    <w:rsid w:val="003E0237"/>
    <w:rsid w:val="003E0A06"/>
    <w:rsid w:val="003E212A"/>
    <w:rsid w:val="003E2DCD"/>
    <w:rsid w:val="003E34D3"/>
    <w:rsid w:val="003E3848"/>
    <w:rsid w:val="003E3BC7"/>
    <w:rsid w:val="003E3D8A"/>
    <w:rsid w:val="003E5983"/>
    <w:rsid w:val="003E5C4C"/>
    <w:rsid w:val="003E6763"/>
    <w:rsid w:val="003E6881"/>
    <w:rsid w:val="003E6909"/>
    <w:rsid w:val="003E6D24"/>
    <w:rsid w:val="003E7C37"/>
    <w:rsid w:val="003F3AE7"/>
    <w:rsid w:val="003F613F"/>
    <w:rsid w:val="00400607"/>
    <w:rsid w:val="00400805"/>
    <w:rsid w:val="004015DA"/>
    <w:rsid w:val="00401870"/>
    <w:rsid w:val="00401DA9"/>
    <w:rsid w:val="00401DB6"/>
    <w:rsid w:val="0040222A"/>
    <w:rsid w:val="00402502"/>
    <w:rsid w:val="00402585"/>
    <w:rsid w:val="00402A8B"/>
    <w:rsid w:val="00402EF0"/>
    <w:rsid w:val="004031CB"/>
    <w:rsid w:val="00403DC3"/>
    <w:rsid w:val="00403E73"/>
    <w:rsid w:val="00404C7B"/>
    <w:rsid w:val="00406202"/>
    <w:rsid w:val="0040704B"/>
    <w:rsid w:val="00407B18"/>
    <w:rsid w:val="00407E03"/>
    <w:rsid w:val="0041142E"/>
    <w:rsid w:val="00412189"/>
    <w:rsid w:val="004134BC"/>
    <w:rsid w:val="00413659"/>
    <w:rsid w:val="004137B6"/>
    <w:rsid w:val="0041427A"/>
    <w:rsid w:val="004152AB"/>
    <w:rsid w:val="00415B0C"/>
    <w:rsid w:val="00415CCD"/>
    <w:rsid w:val="0041610E"/>
    <w:rsid w:val="0041644C"/>
    <w:rsid w:val="00416B98"/>
    <w:rsid w:val="00420116"/>
    <w:rsid w:val="00420738"/>
    <w:rsid w:val="004212C9"/>
    <w:rsid w:val="00421921"/>
    <w:rsid w:val="00422674"/>
    <w:rsid w:val="00422CEC"/>
    <w:rsid w:val="004249A2"/>
    <w:rsid w:val="00425DD3"/>
    <w:rsid w:val="00425F8D"/>
    <w:rsid w:val="00427603"/>
    <w:rsid w:val="00427AFC"/>
    <w:rsid w:val="00430138"/>
    <w:rsid w:val="0043036A"/>
    <w:rsid w:val="00430601"/>
    <w:rsid w:val="004309F1"/>
    <w:rsid w:val="00430C06"/>
    <w:rsid w:val="00431248"/>
    <w:rsid w:val="00431518"/>
    <w:rsid w:val="00431BE9"/>
    <w:rsid w:val="00431D41"/>
    <w:rsid w:val="004320DF"/>
    <w:rsid w:val="00432F58"/>
    <w:rsid w:val="0043406B"/>
    <w:rsid w:val="004361DE"/>
    <w:rsid w:val="0043620C"/>
    <w:rsid w:val="00436368"/>
    <w:rsid w:val="004368E3"/>
    <w:rsid w:val="00436E8E"/>
    <w:rsid w:val="004379D6"/>
    <w:rsid w:val="004413BF"/>
    <w:rsid w:val="00441FD0"/>
    <w:rsid w:val="00443C16"/>
    <w:rsid w:val="00444377"/>
    <w:rsid w:val="00445D56"/>
    <w:rsid w:val="004460FA"/>
    <w:rsid w:val="004461D8"/>
    <w:rsid w:val="00446DEC"/>
    <w:rsid w:val="00447671"/>
    <w:rsid w:val="004506CB"/>
    <w:rsid w:val="00450F58"/>
    <w:rsid w:val="00451A8B"/>
    <w:rsid w:val="00451B2B"/>
    <w:rsid w:val="0045220A"/>
    <w:rsid w:val="0045269F"/>
    <w:rsid w:val="0045280B"/>
    <w:rsid w:val="00452BE7"/>
    <w:rsid w:val="00453633"/>
    <w:rsid w:val="00454C6E"/>
    <w:rsid w:val="004555A5"/>
    <w:rsid w:val="00455777"/>
    <w:rsid w:val="00457417"/>
    <w:rsid w:val="004577FD"/>
    <w:rsid w:val="00460CDC"/>
    <w:rsid w:val="00460CF4"/>
    <w:rsid w:val="00460D01"/>
    <w:rsid w:val="00461102"/>
    <w:rsid w:val="004616A7"/>
    <w:rsid w:val="00461FBB"/>
    <w:rsid w:val="0046227D"/>
    <w:rsid w:val="0046390D"/>
    <w:rsid w:val="0046398F"/>
    <w:rsid w:val="00464FFF"/>
    <w:rsid w:val="0046591E"/>
    <w:rsid w:val="00466535"/>
    <w:rsid w:val="004675B2"/>
    <w:rsid w:val="00467F0D"/>
    <w:rsid w:val="0047013D"/>
    <w:rsid w:val="00470858"/>
    <w:rsid w:val="0047242F"/>
    <w:rsid w:val="004724BA"/>
    <w:rsid w:val="004727B6"/>
    <w:rsid w:val="004729BA"/>
    <w:rsid w:val="00472A6B"/>
    <w:rsid w:val="00473F3A"/>
    <w:rsid w:val="00474257"/>
    <w:rsid w:val="00474E0A"/>
    <w:rsid w:val="00475A23"/>
    <w:rsid w:val="00477A4F"/>
    <w:rsid w:val="00477EEE"/>
    <w:rsid w:val="0048037C"/>
    <w:rsid w:val="0048170D"/>
    <w:rsid w:val="00481826"/>
    <w:rsid w:val="004835C2"/>
    <w:rsid w:val="004836B7"/>
    <w:rsid w:val="00483766"/>
    <w:rsid w:val="00484197"/>
    <w:rsid w:val="004850F8"/>
    <w:rsid w:val="0048578A"/>
    <w:rsid w:val="004863E2"/>
    <w:rsid w:val="0048707D"/>
    <w:rsid w:val="00487C8B"/>
    <w:rsid w:val="00490B93"/>
    <w:rsid w:val="00491556"/>
    <w:rsid w:val="00491C40"/>
    <w:rsid w:val="00492262"/>
    <w:rsid w:val="004924F1"/>
    <w:rsid w:val="00492614"/>
    <w:rsid w:val="004926D8"/>
    <w:rsid w:val="00493944"/>
    <w:rsid w:val="0049468A"/>
    <w:rsid w:val="00495423"/>
    <w:rsid w:val="00496776"/>
    <w:rsid w:val="004968F2"/>
    <w:rsid w:val="00496C3A"/>
    <w:rsid w:val="004976BC"/>
    <w:rsid w:val="004A002E"/>
    <w:rsid w:val="004A04E7"/>
    <w:rsid w:val="004A092D"/>
    <w:rsid w:val="004A1AA1"/>
    <w:rsid w:val="004A1B47"/>
    <w:rsid w:val="004A1E05"/>
    <w:rsid w:val="004A257E"/>
    <w:rsid w:val="004A353F"/>
    <w:rsid w:val="004A4A59"/>
    <w:rsid w:val="004A52AA"/>
    <w:rsid w:val="004A5588"/>
    <w:rsid w:val="004A5A23"/>
    <w:rsid w:val="004A7151"/>
    <w:rsid w:val="004A7407"/>
    <w:rsid w:val="004A7EAE"/>
    <w:rsid w:val="004A7FDA"/>
    <w:rsid w:val="004AA214"/>
    <w:rsid w:val="004B07B2"/>
    <w:rsid w:val="004B12A4"/>
    <w:rsid w:val="004B1A20"/>
    <w:rsid w:val="004B1B2E"/>
    <w:rsid w:val="004B21F5"/>
    <w:rsid w:val="004B2A9D"/>
    <w:rsid w:val="004B3A65"/>
    <w:rsid w:val="004B5447"/>
    <w:rsid w:val="004B5C9A"/>
    <w:rsid w:val="004B6F8F"/>
    <w:rsid w:val="004BCC80"/>
    <w:rsid w:val="004C06FC"/>
    <w:rsid w:val="004C1363"/>
    <w:rsid w:val="004C2412"/>
    <w:rsid w:val="004C285F"/>
    <w:rsid w:val="004C2EEA"/>
    <w:rsid w:val="004C2FE7"/>
    <w:rsid w:val="004C4899"/>
    <w:rsid w:val="004C68B8"/>
    <w:rsid w:val="004C7073"/>
    <w:rsid w:val="004C77F6"/>
    <w:rsid w:val="004C796E"/>
    <w:rsid w:val="004D0684"/>
    <w:rsid w:val="004D0700"/>
    <w:rsid w:val="004D0BA6"/>
    <w:rsid w:val="004D180D"/>
    <w:rsid w:val="004D1C3F"/>
    <w:rsid w:val="004D1D15"/>
    <w:rsid w:val="004D235B"/>
    <w:rsid w:val="004D3D9A"/>
    <w:rsid w:val="004D4218"/>
    <w:rsid w:val="004D5755"/>
    <w:rsid w:val="004D5C1C"/>
    <w:rsid w:val="004D6757"/>
    <w:rsid w:val="004D784C"/>
    <w:rsid w:val="004E00CB"/>
    <w:rsid w:val="004E0845"/>
    <w:rsid w:val="004E1626"/>
    <w:rsid w:val="004E1F37"/>
    <w:rsid w:val="004E2B2F"/>
    <w:rsid w:val="004E2F8A"/>
    <w:rsid w:val="004E3554"/>
    <w:rsid w:val="004E370C"/>
    <w:rsid w:val="004E37F6"/>
    <w:rsid w:val="004E3B84"/>
    <w:rsid w:val="004E45D0"/>
    <w:rsid w:val="004E5DAD"/>
    <w:rsid w:val="004E6291"/>
    <w:rsid w:val="004E78B8"/>
    <w:rsid w:val="004E7F97"/>
    <w:rsid w:val="004E959D"/>
    <w:rsid w:val="004F046D"/>
    <w:rsid w:val="004F11C3"/>
    <w:rsid w:val="004F241C"/>
    <w:rsid w:val="004F2A9C"/>
    <w:rsid w:val="004F436E"/>
    <w:rsid w:val="004F5157"/>
    <w:rsid w:val="004F55E3"/>
    <w:rsid w:val="004F59BA"/>
    <w:rsid w:val="004F5B91"/>
    <w:rsid w:val="004F63E0"/>
    <w:rsid w:val="004F6A07"/>
    <w:rsid w:val="00500C05"/>
    <w:rsid w:val="00500C7E"/>
    <w:rsid w:val="00500CE0"/>
    <w:rsid w:val="00500DF7"/>
    <w:rsid w:val="00501F7B"/>
    <w:rsid w:val="00502240"/>
    <w:rsid w:val="0050273D"/>
    <w:rsid w:val="00502CDB"/>
    <w:rsid w:val="00502F53"/>
    <w:rsid w:val="00503B21"/>
    <w:rsid w:val="00503F5E"/>
    <w:rsid w:val="005045E3"/>
    <w:rsid w:val="00504EB5"/>
    <w:rsid w:val="0050578C"/>
    <w:rsid w:val="00505F31"/>
    <w:rsid w:val="00506309"/>
    <w:rsid w:val="005065D2"/>
    <w:rsid w:val="00506B33"/>
    <w:rsid w:val="00506CB5"/>
    <w:rsid w:val="005074C1"/>
    <w:rsid w:val="00507814"/>
    <w:rsid w:val="00507D4A"/>
    <w:rsid w:val="005112FF"/>
    <w:rsid w:val="005123D0"/>
    <w:rsid w:val="00512C95"/>
    <w:rsid w:val="0051358B"/>
    <w:rsid w:val="0051455F"/>
    <w:rsid w:val="005146B3"/>
    <w:rsid w:val="005146E0"/>
    <w:rsid w:val="005147A5"/>
    <w:rsid w:val="0051498B"/>
    <w:rsid w:val="0051597C"/>
    <w:rsid w:val="00515BE7"/>
    <w:rsid w:val="00515F6C"/>
    <w:rsid w:val="00516C43"/>
    <w:rsid w:val="00517ACA"/>
    <w:rsid w:val="00517BF6"/>
    <w:rsid w:val="00520438"/>
    <w:rsid w:val="00520FB2"/>
    <w:rsid w:val="0052139A"/>
    <w:rsid w:val="005214DD"/>
    <w:rsid w:val="005235DD"/>
    <w:rsid w:val="00526190"/>
    <w:rsid w:val="0052668A"/>
    <w:rsid w:val="00526810"/>
    <w:rsid w:val="00526A33"/>
    <w:rsid w:val="005271B7"/>
    <w:rsid w:val="00527627"/>
    <w:rsid w:val="00531907"/>
    <w:rsid w:val="00531914"/>
    <w:rsid w:val="00531DD7"/>
    <w:rsid w:val="00531DEB"/>
    <w:rsid w:val="005324DA"/>
    <w:rsid w:val="00532C97"/>
    <w:rsid w:val="005331E2"/>
    <w:rsid w:val="00534195"/>
    <w:rsid w:val="00535AE2"/>
    <w:rsid w:val="00535AF6"/>
    <w:rsid w:val="00535F6A"/>
    <w:rsid w:val="00536001"/>
    <w:rsid w:val="005360EB"/>
    <w:rsid w:val="00536362"/>
    <w:rsid w:val="00540EBC"/>
    <w:rsid w:val="00541A7B"/>
    <w:rsid w:val="00542185"/>
    <w:rsid w:val="00542958"/>
    <w:rsid w:val="005429EC"/>
    <w:rsid w:val="00542FDB"/>
    <w:rsid w:val="00543470"/>
    <w:rsid w:val="00543A73"/>
    <w:rsid w:val="00543AB0"/>
    <w:rsid w:val="0054489C"/>
    <w:rsid w:val="00544CB0"/>
    <w:rsid w:val="005468EC"/>
    <w:rsid w:val="00550004"/>
    <w:rsid w:val="00551806"/>
    <w:rsid w:val="00552521"/>
    <w:rsid w:val="005537C5"/>
    <w:rsid w:val="00555635"/>
    <w:rsid w:val="00556EBD"/>
    <w:rsid w:val="00556F96"/>
    <w:rsid w:val="00557703"/>
    <w:rsid w:val="0055D58C"/>
    <w:rsid w:val="005612F6"/>
    <w:rsid w:val="00562EFC"/>
    <w:rsid w:val="00563EA6"/>
    <w:rsid w:val="00565646"/>
    <w:rsid w:val="0056590E"/>
    <w:rsid w:val="00566CF3"/>
    <w:rsid w:val="00570D18"/>
    <w:rsid w:val="00570E89"/>
    <w:rsid w:val="0057113A"/>
    <w:rsid w:val="00571E1D"/>
    <w:rsid w:val="00572BCA"/>
    <w:rsid w:val="0057304B"/>
    <w:rsid w:val="005730A2"/>
    <w:rsid w:val="00573280"/>
    <w:rsid w:val="005736A0"/>
    <w:rsid w:val="00575405"/>
    <w:rsid w:val="00575413"/>
    <w:rsid w:val="00575817"/>
    <w:rsid w:val="0057598D"/>
    <w:rsid w:val="00576610"/>
    <w:rsid w:val="0057705B"/>
    <w:rsid w:val="00577625"/>
    <w:rsid w:val="0058027F"/>
    <w:rsid w:val="00580414"/>
    <w:rsid w:val="00581DF8"/>
    <w:rsid w:val="005825CB"/>
    <w:rsid w:val="00582942"/>
    <w:rsid w:val="00582C13"/>
    <w:rsid w:val="00583F9A"/>
    <w:rsid w:val="00584462"/>
    <w:rsid w:val="00584E26"/>
    <w:rsid w:val="00584FA8"/>
    <w:rsid w:val="005861E2"/>
    <w:rsid w:val="00586C3C"/>
    <w:rsid w:val="00587051"/>
    <w:rsid w:val="00587CEA"/>
    <w:rsid w:val="00590BBC"/>
    <w:rsid w:val="00590E08"/>
    <w:rsid w:val="00590F1D"/>
    <w:rsid w:val="005915E2"/>
    <w:rsid w:val="00592F23"/>
    <w:rsid w:val="005959B2"/>
    <w:rsid w:val="00596728"/>
    <w:rsid w:val="005A0057"/>
    <w:rsid w:val="005A0DBC"/>
    <w:rsid w:val="005A1141"/>
    <w:rsid w:val="005A3224"/>
    <w:rsid w:val="005A347F"/>
    <w:rsid w:val="005A3AC1"/>
    <w:rsid w:val="005A4DE5"/>
    <w:rsid w:val="005A5739"/>
    <w:rsid w:val="005A58BA"/>
    <w:rsid w:val="005A6183"/>
    <w:rsid w:val="005A659C"/>
    <w:rsid w:val="005A6DD7"/>
    <w:rsid w:val="005AD975"/>
    <w:rsid w:val="005B091A"/>
    <w:rsid w:val="005B0D87"/>
    <w:rsid w:val="005B112E"/>
    <w:rsid w:val="005B1347"/>
    <w:rsid w:val="005B1BDF"/>
    <w:rsid w:val="005B259D"/>
    <w:rsid w:val="005B316D"/>
    <w:rsid w:val="005B3D91"/>
    <w:rsid w:val="005B3E08"/>
    <w:rsid w:val="005B4050"/>
    <w:rsid w:val="005B5FD1"/>
    <w:rsid w:val="005B6194"/>
    <w:rsid w:val="005B69BF"/>
    <w:rsid w:val="005B9FD4"/>
    <w:rsid w:val="005C2690"/>
    <w:rsid w:val="005C2F73"/>
    <w:rsid w:val="005C3530"/>
    <w:rsid w:val="005C4213"/>
    <w:rsid w:val="005C4324"/>
    <w:rsid w:val="005C521F"/>
    <w:rsid w:val="005C5606"/>
    <w:rsid w:val="005C59BF"/>
    <w:rsid w:val="005D001D"/>
    <w:rsid w:val="005D04A2"/>
    <w:rsid w:val="005D09C7"/>
    <w:rsid w:val="005D3355"/>
    <w:rsid w:val="005D3521"/>
    <w:rsid w:val="005D36D5"/>
    <w:rsid w:val="005D41D8"/>
    <w:rsid w:val="005D469B"/>
    <w:rsid w:val="005D4A25"/>
    <w:rsid w:val="005D5477"/>
    <w:rsid w:val="005D5640"/>
    <w:rsid w:val="005D65F4"/>
    <w:rsid w:val="005D6870"/>
    <w:rsid w:val="005D6C58"/>
    <w:rsid w:val="005D7D76"/>
    <w:rsid w:val="005E1B11"/>
    <w:rsid w:val="005E204E"/>
    <w:rsid w:val="005E2C6E"/>
    <w:rsid w:val="005E40A0"/>
    <w:rsid w:val="005E56DE"/>
    <w:rsid w:val="005E609F"/>
    <w:rsid w:val="005E6191"/>
    <w:rsid w:val="005E61A7"/>
    <w:rsid w:val="005E6323"/>
    <w:rsid w:val="005E70A7"/>
    <w:rsid w:val="005E7C00"/>
    <w:rsid w:val="005F0F94"/>
    <w:rsid w:val="005F1ACE"/>
    <w:rsid w:val="005F226C"/>
    <w:rsid w:val="005F279C"/>
    <w:rsid w:val="005F28C9"/>
    <w:rsid w:val="005F2A1C"/>
    <w:rsid w:val="005F54CC"/>
    <w:rsid w:val="005F5EFF"/>
    <w:rsid w:val="005F7D5B"/>
    <w:rsid w:val="00601A13"/>
    <w:rsid w:val="00601B37"/>
    <w:rsid w:val="006026D0"/>
    <w:rsid w:val="0060295B"/>
    <w:rsid w:val="00602E4F"/>
    <w:rsid w:val="006034E1"/>
    <w:rsid w:val="00604653"/>
    <w:rsid w:val="00604BBE"/>
    <w:rsid w:val="006066EA"/>
    <w:rsid w:val="00607359"/>
    <w:rsid w:val="0060779C"/>
    <w:rsid w:val="006077DE"/>
    <w:rsid w:val="00607814"/>
    <w:rsid w:val="0061258E"/>
    <w:rsid w:val="006125CB"/>
    <w:rsid w:val="006126D9"/>
    <w:rsid w:val="0061313F"/>
    <w:rsid w:val="006133B2"/>
    <w:rsid w:val="00614EC5"/>
    <w:rsid w:val="00615F0D"/>
    <w:rsid w:val="00617088"/>
    <w:rsid w:val="0062048C"/>
    <w:rsid w:val="00620962"/>
    <w:rsid w:val="00622CE0"/>
    <w:rsid w:val="00622EED"/>
    <w:rsid w:val="00623136"/>
    <w:rsid w:val="00623C38"/>
    <w:rsid w:val="00623FF3"/>
    <w:rsid w:val="00624B80"/>
    <w:rsid w:val="00624F11"/>
    <w:rsid w:val="0062509E"/>
    <w:rsid w:val="00625127"/>
    <w:rsid w:val="0062562B"/>
    <w:rsid w:val="00625BC2"/>
    <w:rsid w:val="00625C4B"/>
    <w:rsid w:val="00625F0D"/>
    <w:rsid w:val="00626975"/>
    <w:rsid w:val="00626A2F"/>
    <w:rsid w:val="00626F3F"/>
    <w:rsid w:val="00627081"/>
    <w:rsid w:val="00627A69"/>
    <w:rsid w:val="00631637"/>
    <w:rsid w:val="00631731"/>
    <w:rsid w:val="00632130"/>
    <w:rsid w:val="006360AF"/>
    <w:rsid w:val="00636976"/>
    <w:rsid w:val="00637EC4"/>
    <w:rsid w:val="00640709"/>
    <w:rsid w:val="00640C67"/>
    <w:rsid w:val="006422DE"/>
    <w:rsid w:val="006422EC"/>
    <w:rsid w:val="00642F30"/>
    <w:rsid w:val="0064309E"/>
    <w:rsid w:val="0064314D"/>
    <w:rsid w:val="006453D6"/>
    <w:rsid w:val="006458AD"/>
    <w:rsid w:val="00645C25"/>
    <w:rsid w:val="00645D87"/>
    <w:rsid w:val="006461C2"/>
    <w:rsid w:val="00647252"/>
    <w:rsid w:val="006472A4"/>
    <w:rsid w:val="00647B3D"/>
    <w:rsid w:val="006506F2"/>
    <w:rsid w:val="006512C0"/>
    <w:rsid w:val="006519BC"/>
    <w:rsid w:val="00651C19"/>
    <w:rsid w:val="00651F88"/>
    <w:rsid w:val="00652C8F"/>
    <w:rsid w:val="00652F50"/>
    <w:rsid w:val="006538D8"/>
    <w:rsid w:val="006547A9"/>
    <w:rsid w:val="00654D0C"/>
    <w:rsid w:val="00656772"/>
    <w:rsid w:val="00656909"/>
    <w:rsid w:val="00656EBF"/>
    <w:rsid w:val="006570C3"/>
    <w:rsid w:val="00657C56"/>
    <w:rsid w:val="00657F8F"/>
    <w:rsid w:val="00660497"/>
    <w:rsid w:val="006610C2"/>
    <w:rsid w:val="00661545"/>
    <w:rsid w:val="00663C92"/>
    <w:rsid w:val="00664BB9"/>
    <w:rsid w:val="00666D26"/>
    <w:rsid w:val="0066740F"/>
    <w:rsid w:val="006700D6"/>
    <w:rsid w:val="0067110F"/>
    <w:rsid w:val="0067215D"/>
    <w:rsid w:val="00672A9F"/>
    <w:rsid w:val="00673622"/>
    <w:rsid w:val="00673955"/>
    <w:rsid w:val="00673E1B"/>
    <w:rsid w:val="006754FB"/>
    <w:rsid w:val="00675827"/>
    <w:rsid w:val="00675A05"/>
    <w:rsid w:val="006760D8"/>
    <w:rsid w:val="00677114"/>
    <w:rsid w:val="0067748C"/>
    <w:rsid w:val="00677EC6"/>
    <w:rsid w:val="006801D7"/>
    <w:rsid w:val="006803FD"/>
    <w:rsid w:val="006809DE"/>
    <w:rsid w:val="00680B31"/>
    <w:rsid w:val="00680C22"/>
    <w:rsid w:val="00680EB5"/>
    <w:rsid w:val="0068102A"/>
    <w:rsid w:val="006819B8"/>
    <w:rsid w:val="00681D96"/>
    <w:rsid w:val="00681E0B"/>
    <w:rsid w:val="0068231A"/>
    <w:rsid w:val="00682550"/>
    <w:rsid w:val="006826C9"/>
    <w:rsid w:val="006830EB"/>
    <w:rsid w:val="0068348D"/>
    <w:rsid w:val="00684220"/>
    <w:rsid w:val="006851DF"/>
    <w:rsid w:val="00685AC1"/>
    <w:rsid w:val="00685B1A"/>
    <w:rsid w:val="00686E42"/>
    <w:rsid w:val="00686E59"/>
    <w:rsid w:val="00687B36"/>
    <w:rsid w:val="006901F2"/>
    <w:rsid w:val="00690689"/>
    <w:rsid w:val="00690CA6"/>
    <w:rsid w:val="006910D6"/>
    <w:rsid w:val="00692280"/>
    <w:rsid w:val="0069246D"/>
    <w:rsid w:val="00692BF1"/>
    <w:rsid w:val="0069372A"/>
    <w:rsid w:val="006942C0"/>
    <w:rsid w:val="006948DF"/>
    <w:rsid w:val="00695668"/>
    <w:rsid w:val="006965CC"/>
    <w:rsid w:val="00697478"/>
    <w:rsid w:val="0069778B"/>
    <w:rsid w:val="00697891"/>
    <w:rsid w:val="006A05F8"/>
    <w:rsid w:val="006A07E6"/>
    <w:rsid w:val="006A0A8F"/>
    <w:rsid w:val="006A16E3"/>
    <w:rsid w:val="006A1D37"/>
    <w:rsid w:val="006A1E50"/>
    <w:rsid w:val="006A290E"/>
    <w:rsid w:val="006A29E4"/>
    <w:rsid w:val="006A361D"/>
    <w:rsid w:val="006A3A8D"/>
    <w:rsid w:val="006A5300"/>
    <w:rsid w:val="006A576A"/>
    <w:rsid w:val="006A5838"/>
    <w:rsid w:val="006A6000"/>
    <w:rsid w:val="006A664A"/>
    <w:rsid w:val="006A695D"/>
    <w:rsid w:val="006A6CCE"/>
    <w:rsid w:val="006A6ED4"/>
    <w:rsid w:val="006B08B4"/>
    <w:rsid w:val="006B0A2F"/>
    <w:rsid w:val="006B11E7"/>
    <w:rsid w:val="006B1286"/>
    <w:rsid w:val="006B1918"/>
    <w:rsid w:val="006B1AFE"/>
    <w:rsid w:val="006B1F05"/>
    <w:rsid w:val="006B3C66"/>
    <w:rsid w:val="006B4507"/>
    <w:rsid w:val="006B655B"/>
    <w:rsid w:val="006B6981"/>
    <w:rsid w:val="006B7E52"/>
    <w:rsid w:val="006BC8B3"/>
    <w:rsid w:val="006C0387"/>
    <w:rsid w:val="006C06BF"/>
    <w:rsid w:val="006C2221"/>
    <w:rsid w:val="006C3E94"/>
    <w:rsid w:val="006C4322"/>
    <w:rsid w:val="006C44FE"/>
    <w:rsid w:val="006C4C91"/>
    <w:rsid w:val="006C51E0"/>
    <w:rsid w:val="006C554D"/>
    <w:rsid w:val="006C5FE2"/>
    <w:rsid w:val="006C642F"/>
    <w:rsid w:val="006C64F8"/>
    <w:rsid w:val="006C69E6"/>
    <w:rsid w:val="006C6C29"/>
    <w:rsid w:val="006C6DA2"/>
    <w:rsid w:val="006C7B96"/>
    <w:rsid w:val="006D0738"/>
    <w:rsid w:val="006D1010"/>
    <w:rsid w:val="006D27E8"/>
    <w:rsid w:val="006D284B"/>
    <w:rsid w:val="006D38BE"/>
    <w:rsid w:val="006D39F4"/>
    <w:rsid w:val="006D465C"/>
    <w:rsid w:val="006D4C12"/>
    <w:rsid w:val="006D6763"/>
    <w:rsid w:val="006D6A09"/>
    <w:rsid w:val="006D733D"/>
    <w:rsid w:val="006D7551"/>
    <w:rsid w:val="006D7B03"/>
    <w:rsid w:val="006E05B4"/>
    <w:rsid w:val="006E1387"/>
    <w:rsid w:val="006E1442"/>
    <w:rsid w:val="006E2499"/>
    <w:rsid w:val="006E27C7"/>
    <w:rsid w:val="006E2FFD"/>
    <w:rsid w:val="006E4295"/>
    <w:rsid w:val="006E45BB"/>
    <w:rsid w:val="006E67CC"/>
    <w:rsid w:val="006E7F02"/>
    <w:rsid w:val="006F0529"/>
    <w:rsid w:val="006F204D"/>
    <w:rsid w:val="006F33F6"/>
    <w:rsid w:val="006F3BE3"/>
    <w:rsid w:val="006F431A"/>
    <w:rsid w:val="006F44C9"/>
    <w:rsid w:val="006F4C5C"/>
    <w:rsid w:val="006F4CE4"/>
    <w:rsid w:val="006F6780"/>
    <w:rsid w:val="006F6E72"/>
    <w:rsid w:val="006F6EC3"/>
    <w:rsid w:val="00700115"/>
    <w:rsid w:val="00700147"/>
    <w:rsid w:val="007007CA"/>
    <w:rsid w:val="00701D7F"/>
    <w:rsid w:val="007024B1"/>
    <w:rsid w:val="007046F2"/>
    <w:rsid w:val="00704A22"/>
    <w:rsid w:val="00704A3D"/>
    <w:rsid w:val="00704FA6"/>
    <w:rsid w:val="00705BD1"/>
    <w:rsid w:val="00705C0B"/>
    <w:rsid w:val="007060E2"/>
    <w:rsid w:val="00706726"/>
    <w:rsid w:val="00706E40"/>
    <w:rsid w:val="00707DB7"/>
    <w:rsid w:val="0070F172"/>
    <w:rsid w:val="00710320"/>
    <w:rsid w:val="007107DB"/>
    <w:rsid w:val="00710D83"/>
    <w:rsid w:val="00711304"/>
    <w:rsid w:val="0071132F"/>
    <w:rsid w:val="00712507"/>
    <w:rsid w:val="007136E6"/>
    <w:rsid w:val="00713DB2"/>
    <w:rsid w:val="00713F79"/>
    <w:rsid w:val="00713FA5"/>
    <w:rsid w:val="00714CDC"/>
    <w:rsid w:val="00715228"/>
    <w:rsid w:val="00715767"/>
    <w:rsid w:val="007163DE"/>
    <w:rsid w:val="00717748"/>
    <w:rsid w:val="0071C97E"/>
    <w:rsid w:val="007204E3"/>
    <w:rsid w:val="00720513"/>
    <w:rsid w:val="00720E96"/>
    <w:rsid w:val="0072268E"/>
    <w:rsid w:val="00722D68"/>
    <w:rsid w:val="00724EEC"/>
    <w:rsid w:val="007254F7"/>
    <w:rsid w:val="007265A0"/>
    <w:rsid w:val="007272A6"/>
    <w:rsid w:val="007275D1"/>
    <w:rsid w:val="007300B2"/>
    <w:rsid w:val="00730646"/>
    <w:rsid w:val="007310E8"/>
    <w:rsid w:val="00731710"/>
    <w:rsid w:val="00732F5B"/>
    <w:rsid w:val="00733949"/>
    <w:rsid w:val="00736694"/>
    <w:rsid w:val="00736849"/>
    <w:rsid w:val="00737403"/>
    <w:rsid w:val="00737B5C"/>
    <w:rsid w:val="00737ED3"/>
    <w:rsid w:val="00740877"/>
    <w:rsid w:val="00742367"/>
    <w:rsid w:val="00742E3C"/>
    <w:rsid w:val="00742FF0"/>
    <w:rsid w:val="007438B9"/>
    <w:rsid w:val="00743A08"/>
    <w:rsid w:val="00743AE9"/>
    <w:rsid w:val="00743CB3"/>
    <w:rsid w:val="007446EA"/>
    <w:rsid w:val="007447CB"/>
    <w:rsid w:val="00745148"/>
    <w:rsid w:val="00745E76"/>
    <w:rsid w:val="00745FCA"/>
    <w:rsid w:val="00746072"/>
    <w:rsid w:val="00746769"/>
    <w:rsid w:val="0074695D"/>
    <w:rsid w:val="00746EBB"/>
    <w:rsid w:val="00746F73"/>
    <w:rsid w:val="00747702"/>
    <w:rsid w:val="0074785E"/>
    <w:rsid w:val="00750A31"/>
    <w:rsid w:val="00751230"/>
    <w:rsid w:val="007513E6"/>
    <w:rsid w:val="00751D8A"/>
    <w:rsid w:val="00752C5E"/>
    <w:rsid w:val="0075367E"/>
    <w:rsid w:val="00754666"/>
    <w:rsid w:val="00754BC3"/>
    <w:rsid w:val="007553F3"/>
    <w:rsid w:val="00756BB9"/>
    <w:rsid w:val="00756D68"/>
    <w:rsid w:val="0076062C"/>
    <w:rsid w:val="0076076A"/>
    <w:rsid w:val="00760807"/>
    <w:rsid w:val="00760F8E"/>
    <w:rsid w:val="00761076"/>
    <w:rsid w:val="00761FDB"/>
    <w:rsid w:val="007639AA"/>
    <w:rsid w:val="00763C2A"/>
    <w:rsid w:val="00763F9F"/>
    <w:rsid w:val="00764650"/>
    <w:rsid w:val="007655C1"/>
    <w:rsid w:val="007673C6"/>
    <w:rsid w:val="00770757"/>
    <w:rsid w:val="0077197A"/>
    <w:rsid w:val="00771D8A"/>
    <w:rsid w:val="00772DA1"/>
    <w:rsid w:val="00772DB4"/>
    <w:rsid w:val="007742A3"/>
    <w:rsid w:val="00774753"/>
    <w:rsid w:val="00774F2A"/>
    <w:rsid w:val="007756EF"/>
    <w:rsid w:val="00776938"/>
    <w:rsid w:val="00777BF7"/>
    <w:rsid w:val="007804D9"/>
    <w:rsid w:val="00780CC6"/>
    <w:rsid w:val="00781127"/>
    <w:rsid w:val="00781563"/>
    <w:rsid w:val="007825E6"/>
    <w:rsid w:val="0078399B"/>
    <w:rsid w:val="00784E59"/>
    <w:rsid w:val="00784FBE"/>
    <w:rsid w:val="00784FF1"/>
    <w:rsid w:val="00785A4D"/>
    <w:rsid w:val="00785D5D"/>
    <w:rsid w:val="00786196"/>
    <w:rsid w:val="007878BC"/>
    <w:rsid w:val="007879B5"/>
    <w:rsid w:val="00787A92"/>
    <w:rsid w:val="00787F1B"/>
    <w:rsid w:val="0079044F"/>
    <w:rsid w:val="00792707"/>
    <w:rsid w:val="00792A92"/>
    <w:rsid w:val="0079329D"/>
    <w:rsid w:val="007942EB"/>
    <w:rsid w:val="00794367"/>
    <w:rsid w:val="00795284"/>
    <w:rsid w:val="00796ED5"/>
    <w:rsid w:val="00797203"/>
    <w:rsid w:val="0079730F"/>
    <w:rsid w:val="00797A63"/>
    <w:rsid w:val="007A0100"/>
    <w:rsid w:val="007A057C"/>
    <w:rsid w:val="007A05A7"/>
    <w:rsid w:val="007A1ED6"/>
    <w:rsid w:val="007A3C5F"/>
    <w:rsid w:val="007A443D"/>
    <w:rsid w:val="007A4646"/>
    <w:rsid w:val="007A6238"/>
    <w:rsid w:val="007B23E0"/>
    <w:rsid w:val="007B2E10"/>
    <w:rsid w:val="007B2F31"/>
    <w:rsid w:val="007B3083"/>
    <w:rsid w:val="007B3E0D"/>
    <w:rsid w:val="007B4D40"/>
    <w:rsid w:val="007B661D"/>
    <w:rsid w:val="007B6B95"/>
    <w:rsid w:val="007B78EA"/>
    <w:rsid w:val="007BE2F0"/>
    <w:rsid w:val="007C084E"/>
    <w:rsid w:val="007C0F0E"/>
    <w:rsid w:val="007C1CF8"/>
    <w:rsid w:val="007C3FA5"/>
    <w:rsid w:val="007C3FE7"/>
    <w:rsid w:val="007C4903"/>
    <w:rsid w:val="007C5087"/>
    <w:rsid w:val="007C5428"/>
    <w:rsid w:val="007C6448"/>
    <w:rsid w:val="007C6CF6"/>
    <w:rsid w:val="007C70BB"/>
    <w:rsid w:val="007C74B9"/>
    <w:rsid w:val="007C76F9"/>
    <w:rsid w:val="007C7F6F"/>
    <w:rsid w:val="007D0FB8"/>
    <w:rsid w:val="007D189F"/>
    <w:rsid w:val="007D41B6"/>
    <w:rsid w:val="007D4941"/>
    <w:rsid w:val="007D4C0F"/>
    <w:rsid w:val="007D5178"/>
    <w:rsid w:val="007D5778"/>
    <w:rsid w:val="007D5C27"/>
    <w:rsid w:val="007D612E"/>
    <w:rsid w:val="007D637E"/>
    <w:rsid w:val="007D69A7"/>
    <w:rsid w:val="007D6ACB"/>
    <w:rsid w:val="007D6F4C"/>
    <w:rsid w:val="007D7F63"/>
    <w:rsid w:val="007E123F"/>
    <w:rsid w:val="007E1540"/>
    <w:rsid w:val="007E1AAD"/>
    <w:rsid w:val="007E4631"/>
    <w:rsid w:val="007E4D52"/>
    <w:rsid w:val="007E5244"/>
    <w:rsid w:val="007E5330"/>
    <w:rsid w:val="007E5A57"/>
    <w:rsid w:val="007E65E4"/>
    <w:rsid w:val="007E76AC"/>
    <w:rsid w:val="007F0081"/>
    <w:rsid w:val="007F0201"/>
    <w:rsid w:val="007F057F"/>
    <w:rsid w:val="007F0817"/>
    <w:rsid w:val="007F19BE"/>
    <w:rsid w:val="007F26A3"/>
    <w:rsid w:val="007F450A"/>
    <w:rsid w:val="007F4BD3"/>
    <w:rsid w:val="007F5192"/>
    <w:rsid w:val="007F5386"/>
    <w:rsid w:val="007F588A"/>
    <w:rsid w:val="007F5A61"/>
    <w:rsid w:val="007F5CF0"/>
    <w:rsid w:val="007F5D84"/>
    <w:rsid w:val="007F5D86"/>
    <w:rsid w:val="007F72AE"/>
    <w:rsid w:val="007F7F24"/>
    <w:rsid w:val="00800B1B"/>
    <w:rsid w:val="0080189C"/>
    <w:rsid w:val="008023BE"/>
    <w:rsid w:val="008026BC"/>
    <w:rsid w:val="00802D9E"/>
    <w:rsid w:val="008033F9"/>
    <w:rsid w:val="00803FBA"/>
    <w:rsid w:val="0080410D"/>
    <w:rsid w:val="008066F8"/>
    <w:rsid w:val="00807ED0"/>
    <w:rsid w:val="00808B70"/>
    <w:rsid w:val="00810DE5"/>
    <w:rsid w:val="00811483"/>
    <w:rsid w:val="008121E5"/>
    <w:rsid w:val="0081225B"/>
    <w:rsid w:val="0081318F"/>
    <w:rsid w:val="00813FC2"/>
    <w:rsid w:val="00814B86"/>
    <w:rsid w:val="008155A5"/>
    <w:rsid w:val="008171EB"/>
    <w:rsid w:val="00820409"/>
    <w:rsid w:val="00821BFD"/>
    <w:rsid w:val="00822638"/>
    <w:rsid w:val="00822E27"/>
    <w:rsid w:val="008242ED"/>
    <w:rsid w:val="00824824"/>
    <w:rsid w:val="00824997"/>
    <w:rsid w:val="00824ECD"/>
    <w:rsid w:val="00825CFA"/>
    <w:rsid w:val="0082633D"/>
    <w:rsid w:val="00826ED5"/>
    <w:rsid w:val="008271F0"/>
    <w:rsid w:val="008278CE"/>
    <w:rsid w:val="008279E9"/>
    <w:rsid w:val="00827CE4"/>
    <w:rsid w:val="0082E9B4"/>
    <w:rsid w:val="0082F3BC"/>
    <w:rsid w:val="0082FFF9"/>
    <w:rsid w:val="0083002D"/>
    <w:rsid w:val="008304BD"/>
    <w:rsid w:val="00830651"/>
    <w:rsid w:val="00830978"/>
    <w:rsid w:val="0083164A"/>
    <w:rsid w:val="00832A86"/>
    <w:rsid w:val="00834ED1"/>
    <w:rsid w:val="008352F8"/>
    <w:rsid w:val="00835A10"/>
    <w:rsid w:val="00835B5C"/>
    <w:rsid w:val="008377D4"/>
    <w:rsid w:val="00840598"/>
    <w:rsid w:val="008406A6"/>
    <w:rsid w:val="00840B51"/>
    <w:rsid w:val="008411B8"/>
    <w:rsid w:val="008420B4"/>
    <w:rsid w:val="0084304B"/>
    <w:rsid w:val="008455CE"/>
    <w:rsid w:val="008457EE"/>
    <w:rsid w:val="00845C3F"/>
    <w:rsid w:val="00846522"/>
    <w:rsid w:val="00846572"/>
    <w:rsid w:val="008476BA"/>
    <w:rsid w:val="00847C62"/>
    <w:rsid w:val="00847DC6"/>
    <w:rsid w:val="0085066E"/>
    <w:rsid w:val="0085070D"/>
    <w:rsid w:val="00851A7A"/>
    <w:rsid w:val="00853E80"/>
    <w:rsid w:val="008543E8"/>
    <w:rsid w:val="00854BB9"/>
    <w:rsid w:val="00855D06"/>
    <w:rsid w:val="00855D8F"/>
    <w:rsid w:val="00856B86"/>
    <w:rsid w:val="008575C6"/>
    <w:rsid w:val="00857867"/>
    <w:rsid w:val="00857AAC"/>
    <w:rsid w:val="00860573"/>
    <w:rsid w:val="00861588"/>
    <w:rsid w:val="00861D2D"/>
    <w:rsid w:val="00861F02"/>
    <w:rsid w:val="008625E7"/>
    <w:rsid w:val="0086369E"/>
    <w:rsid w:val="008639ED"/>
    <w:rsid w:val="00863FFD"/>
    <w:rsid w:val="008655AD"/>
    <w:rsid w:val="00865A5D"/>
    <w:rsid w:val="00865CD0"/>
    <w:rsid w:val="0086778D"/>
    <w:rsid w:val="00867C1A"/>
    <w:rsid w:val="00871212"/>
    <w:rsid w:val="00872364"/>
    <w:rsid w:val="0087324D"/>
    <w:rsid w:val="008736C3"/>
    <w:rsid w:val="00873BAE"/>
    <w:rsid w:val="00875CA9"/>
    <w:rsid w:val="00875D40"/>
    <w:rsid w:val="00876D95"/>
    <w:rsid w:val="0087707F"/>
    <w:rsid w:val="00877251"/>
    <w:rsid w:val="00877390"/>
    <w:rsid w:val="0088028F"/>
    <w:rsid w:val="00880617"/>
    <w:rsid w:val="008808A3"/>
    <w:rsid w:val="00880B0B"/>
    <w:rsid w:val="00881A29"/>
    <w:rsid w:val="00882732"/>
    <w:rsid w:val="0088304E"/>
    <w:rsid w:val="00884C5E"/>
    <w:rsid w:val="008861B5"/>
    <w:rsid w:val="008865AC"/>
    <w:rsid w:val="00886B0F"/>
    <w:rsid w:val="00886BFC"/>
    <w:rsid w:val="00886FA4"/>
    <w:rsid w:val="0088775E"/>
    <w:rsid w:val="00887CFF"/>
    <w:rsid w:val="00890810"/>
    <w:rsid w:val="00893248"/>
    <w:rsid w:val="00893254"/>
    <w:rsid w:val="00895248"/>
    <w:rsid w:val="00895698"/>
    <w:rsid w:val="00896889"/>
    <w:rsid w:val="008968D4"/>
    <w:rsid w:val="008969F4"/>
    <w:rsid w:val="00897865"/>
    <w:rsid w:val="008A03F8"/>
    <w:rsid w:val="008A099B"/>
    <w:rsid w:val="008A0DD9"/>
    <w:rsid w:val="008A1E68"/>
    <w:rsid w:val="008A2B4E"/>
    <w:rsid w:val="008A2F0F"/>
    <w:rsid w:val="008A347D"/>
    <w:rsid w:val="008A3E98"/>
    <w:rsid w:val="008A49B7"/>
    <w:rsid w:val="008A4A9A"/>
    <w:rsid w:val="008A6315"/>
    <w:rsid w:val="008A7BB9"/>
    <w:rsid w:val="008B06C2"/>
    <w:rsid w:val="008B0981"/>
    <w:rsid w:val="008B1439"/>
    <w:rsid w:val="008B1444"/>
    <w:rsid w:val="008B238B"/>
    <w:rsid w:val="008B23CC"/>
    <w:rsid w:val="008B2CC2"/>
    <w:rsid w:val="008B4078"/>
    <w:rsid w:val="008B42C2"/>
    <w:rsid w:val="008B4830"/>
    <w:rsid w:val="008B51AC"/>
    <w:rsid w:val="008B5261"/>
    <w:rsid w:val="008B5368"/>
    <w:rsid w:val="008B5EEF"/>
    <w:rsid w:val="008B6478"/>
    <w:rsid w:val="008B68A1"/>
    <w:rsid w:val="008C03A7"/>
    <w:rsid w:val="008C1890"/>
    <w:rsid w:val="008C241C"/>
    <w:rsid w:val="008C33A6"/>
    <w:rsid w:val="008C3D4A"/>
    <w:rsid w:val="008C420F"/>
    <w:rsid w:val="008C5A49"/>
    <w:rsid w:val="008C61E1"/>
    <w:rsid w:val="008C678C"/>
    <w:rsid w:val="008C6FAE"/>
    <w:rsid w:val="008C757C"/>
    <w:rsid w:val="008C790B"/>
    <w:rsid w:val="008D0483"/>
    <w:rsid w:val="008D06B6"/>
    <w:rsid w:val="008D19C2"/>
    <w:rsid w:val="008D2C60"/>
    <w:rsid w:val="008D4B2C"/>
    <w:rsid w:val="008D4F86"/>
    <w:rsid w:val="008D53BA"/>
    <w:rsid w:val="008D6A34"/>
    <w:rsid w:val="008D6F13"/>
    <w:rsid w:val="008D7FA3"/>
    <w:rsid w:val="008E0EF8"/>
    <w:rsid w:val="008E18F7"/>
    <w:rsid w:val="008E24B0"/>
    <w:rsid w:val="008E2D5F"/>
    <w:rsid w:val="008E373C"/>
    <w:rsid w:val="008E3EB3"/>
    <w:rsid w:val="008E4865"/>
    <w:rsid w:val="008E4E2B"/>
    <w:rsid w:val="008E56FA"/>
    <w:rsid w:val="008E5B40"/>
    <w:rsid w:val="008E6D77"/>
    <w:rsid w:val="008E7195"/>
    <w:rsid w:val="008E7345"/>
    <w:rsid w:val="008F0003"/>
    <w:rsid w:val="008F0F8C"/>
    <w:rsid w:val="008F1671"/>
    <w:rsid w:val="008F226D"/>
    <w:rsid w:val="008F3178"/>
    <w:rsid w:val="008F3902"/>
    <w:rsid w:val="008F3BAD"/>
    <w:rsid w:val="008F4177"/>
    <w:rsid w:val="008F4B6E"/>
    <w:rsid w:val="008F4DEF"/>
    <w:rsid w:val="008F5998"/>
    <w:rsid w:val="008F5BFC"/>
    <w:rsid w:val="00901D0D"/>
    <w:rsid w:val="00902400"/>
    <w:rsid w:val="00902B52"/>
    <w:rsid w:val="00903DFC"/>
    <w:rsid w:val="00904014"/>
    <w:rsid w:val="009045BA"/>
    <w:rsid w:val="00904987"/>
    <w:rsid w:val="00904C56"/>
    <w:rsid w:val="00905B28"/>
    <w:rsid w:val="0091127C"/>
    <w:rsid w:val="0091136F"/>
    <w:rsid w:val="00913C80"/>
    <w:rsid w:val="00913E6F"/>
    <w:rsid w:val="00914F9F"/>
    <w:rsid w:val="00915AA4"/>
    <w:rsid w:val="00915E5B"/>
    <w:rsid w:val="00916B8A"/>
    <w:rsid w:val="00920FE5"/>
    <w:rsid w:val="00921EE3"/>
    <w:rsid w:val="00922A00"/>
    <w:rsid w:val="00923C9A"/>
    <w:rsid w:val="009246A7"/>
    <w:rsid w:val="0092525B"/>
    <w:rsid w:val="009252A7"/>
    <w:rsid w:val="00926271"/>
    <w:rsid w:val="00926655"/>
    <w:rsid w:val="00926865"/>
    <w:rsid w:val="00926B80"/>
    <w:rsid w:val="00926E89"/>
    <w:rsid w:val="00926F88"/>
    <w:rsid w:val="00930033"/>
    <w:rsid w:val="009314D3"/>
    <w:rsid w:val="0093162C"/>
    <w:rsid w:val="00932115"/>
    <w:rsid w:val="009326F6"/>
    <w:rsid w:val="00932836"/>
    <w:rsid w:val="009330DD"/>
    <w:rsid w:val="0093470B"/>
    <w:rsid w:val="00934809"/>
    <w:rsid w:val="00934874"/>
    <w:rsid w:val="00934879"/>
    <w:rsid w:val="00934BD0"/>
    <w:rsid w:val="009360D7"/>
    <w:rsid w:val="00936BC3"/>
    <w:rsid w:val="0093762B"/>
    <w:rsid w:val="0093785E"/>
    <w:rsid w:val="009403CD"/>
    <w:rsid w:val="0094160E"/>
    <w:rsid w:val="00941A51"/>
    <w:rsid w:val="0094241C"/>
    <w:rsid w:val="00942980"/>
    <w:rsid w:val="009439E9"/>
    <w:rsid w:val="00943A41"/>
    <w:rsid w:val="00943A44"/>
    <w:rsid w:val="00943AE4"/>
    <w:rsid w:val="00944CA4"/>
    <w:rsid w:val="00946B70"/>
    <w:rsid w:val="009476E2"/>
    <w:rsid w:val="00947D45"/>
    <w:rsid w:val="00947D55"/>
    <w:rsid w:val="0094EFF6"/>
    <w:rsid w:val="009508A4"/>
    <w:rsid w:val="009513C6"/>
    <w:rsid w:val="00951CC0"/>
    <w:rsid w:val="00951E08"/>
    <w:rsid w:val="009520E2"/>
    <w:rsid w:val="0095367C"/>
    <w:rsid w:val="00955E35"/>
    <w:rsid w:val="00955F7B"/>
    <w:rsid w:val="009568BF"/>
    <w:rsid w:val="00957FBC"/>
    <w:rsid w:val="00960566"/>
    <w:rsid w:val="009624A5"/>
    <w:rsid w:val="00963391"/>
    <w:rsid w:val="00963CEA"/>
    <w:rsid w:val="00964DF5"/>
    <w:rsid w:val="00965CC1"/>
    <w:rsid w:val="00966157"/>
    <w:rsid w:val="00966B2D"/>
    <w:rsid w:val="00966BCF"/>
    <w:rsid w:val="009676D9"/>
    <w:rsid w:val="00971142"/>
    <w:rsid w:val="00971328"/>
    <w:rsid w:val="00971B23"/>
    <w:rsid w:val="00972A5C"/>
    <w:rsid w:val="009739B2"/>
    <w:rsid w:val="00973C60"/>
    <w:rsid w:val="00973EAD"/>
    <w:rsid w:val="00973FF8"/>
    <w:rsid w:val="00974699"/>
    <w:rsid w:val="00974F0A"/>
    <w:rsid w:val="009750FA"/>
    <w:rsid w:val="009763DA"/>
    <w:rsid w:val="0097665E"/>
    <w:rsid w:val="00977191"/>
    <w:rsid w:val="00977AF4"/>
    <w:rsid w:val="009810F0"/>
    <w:rsid w:val="0098217B"/>
    <w:rsid w:val="009822F0"/>
    <w:rsid w:val="00982C25"/>
    <w:rsid w:val="00983562"/>
    <w:rsid w:val="009841C6"/>
    <w:rsid w:val="009846F6"/>
    <w:rsid w:val="00985655"/>
    <w:rsid w:val="00985FB6"/>
    <w:rsid w:val="0098616B"/>
    <w:rsid w:val="00986782"/>
    <w:rsid w:val="00987702"/>
    <w:rsid w:val="0098771F"/>
    <w:rsid w:val="00987927"/>
    <w:rsid w:val="00990D39"/>
    <w:rsid w:val="00991B10"/>
    <w:rsid w:val="009931ED"/>
    <w:rsid w:val="00993658"/>
    <w:rsid w:val="00994F01"/>
    <w:rsid w:val="00995C8C"/>
    <w:rsid w:val="00996F1E"/>
    <w:rsid w:val="00997291"/>
    <w:rsid w:val="009A02A4"/>
    <w:rsid w:val="009A02BB"/>
    <w:rsid w:val="009A1581"/>
    <w:rsid w:val="009A296D"/>
    <w:rsid w:val="009A2A19"/>
    <w:rsid w:val="009A3138"/>
    <w:rsid w:val="009A37E5"/>
    <w:rsid w:val="009A4185"/>
    <w:rsid w:val="009A4AF2"/>
    <w:rsid w:val="009A662E"/>
    <w:rsid w:val="009A7A8A"/>
    <w:rsid w:val="009A7D91"/>
    <w:rsid w:val="009B00AB"/>
    <w:rsid w:val="009B1DB7"/>
    <w:rsid w:val="009B1F4B"/>
    <w:rsid w:val="009B216D"/>
    <w:rsid w:val="009B2210"/>
    <w:rsid w:val="009B2325"/>
    <w:rsid w:val="009B3700"/>
    <w:rsid w:val="009B4EC5"/>
    <w:rsid w:val="009B5E0F"/>
    <w:rsid w:val="009B5F3A"/>
    <w:rsid w:val="009B6348"/>
    <w:rsid w:val="009B6382"/>
    <w:rsid w:val="009B6599"/>
    <w:rsid w:val="009C025C"/>
    <w:rsid w:val="009C05F5"/>
    <w:rsid w:val="009C09B6"/>
    <w:rsid w:val="009C0B31"/>
    <w:rsid w:val="009C1425"/>
    <w:rsid w:val="009C1857"/>
    <w:rsid w:val="009C1D9A"/>
    <w:rsid w:val="009C1F29"/>
    <w:rsid w:val="009C2436"/>
    <w:rsid w:val="009C4400"/>
    <w:rsid w:val="009C5EA5"/>
    <w:rsid w:val="009C6D7C"/>
    <w:rsid w:val="009C715B"/>
    <w:rsid w:val="009C79A8"/>
    <w:rsid w:val="009C7E32"/>
    <w:rsid w:val="009D09BF"/>
    <w:rsid w:val="009D0A50"/>
    <w:rsid w:val="009D1038"/>
    <w:rsid w:val="009D1469"/>
    <w:rsid w:val="009D1650"/>
    <w:rsid w:val="009D1AF4"/>
    <w:rsid w:val="009D23A8"/>
    <w:rsid w:val="009D4976"/>
    <w:rsid w:val="009D68C2"/>
    <w:rsid w:val="009D744C"/>
    <w:rsid w:val="009D7890"/>
    <w:rsid w:val="009D7B2E"/>
    <w:rsid w:val="009E0E9A"/>
    <w:rsid w:val="009E233B"/>
    <w:rsid w:val="009E304A"/>
    <w:rsid w:val="009E3128"/>
    <w:rsid w:val="009E3DE5"/>
    <w:rsid w:val="009E4611"/>
    <w:rsid w:val="009E5F70"/>
    <w:rsid w:val="009E5FA0"/>
    <w:rsid w:val="009E622C"/>
    <w:rsid w:val="009E6FF8"/>
    <w:rsid w:val="009E73E0"/>
    <w:rsid w:val="009E7411"/>
    <w:rsid w:val="009E764F"/>
    <w:rsid w:val="009F05AC"/>
    <w:rsid w:val="009F0D74"/>
    <w:rsid w:val="009F1EAA"/>
    <w:rsid w:val="009F23F5"/>
    <w:rsid w:val="009F25D7"/>
    <w:rsid w:val="009F30A5"/>
    <w:rsid w:val="009F344F"/>
    <w:rsid w:val="009F375F"/>
    <w:rsid w:val="009F383C"/>
    <w:rsid w:val="009F4622"/>
    <w:rsid w:val="009F487D"/>
    <w:rsid w:val="009F6C66"/>
    <w:rsid w:val="00A00E6F"/>
    <w:rsid w:val="00A013A1"/>
    <w:rsid w:val="00A019A1"/>
    <w:rsid w:val="00A01A79"/>
    <w:rsid w:val="00A0203A"/>
    <w:rsid w:val="00A024B4"/>
    <w:rsid w:val="00A02BDA"/>
    <w:rsid w:val="00A0352C"/>
    <w:rsid w:val="00A036F9"/>
    <w:rsid w:val="00A03A3C"/>
    <w:rsid w:val="00A041A9"/>
    <w:rsid w:val="00A0430A"/>
    <w:rsid w:val="00A04A28"/>
    <w:rsid w:val="00A04C8D"/>
    <w:rsid w:val="00A0554C"/>
    <w:rsid w:val="00A055F5"/>
    <w:rsid w:val="00A05A14"/>
    <w:rsid w:val="00A063C1"/>
    <w:rsid w:val="00A069D2"/>
    <w:rsid w:val="00A10BFD"/>
    <w:rsid w:val="00A10D53"/>
    <w:rsid w:val="00A11546"/>
    <w:rsid w:val="00A116A2"/>
    <w:rsid w:val="00A120AB"/>
    <w:rsid w:val="00A13D0D"/>
    <w:rsid w:val="00A13FAC"/>
    <w:rsid w:val="00A14ED5"/>
    <w:rsid w:val="00A1568F"/>
    <w:rsid w:val="00A15EF2"/>
    <w:rsid w:val="00A16049"/>
    <w:rsid w:val="00A179ED"/>
    <w:rsid w:val="00A20324"/>
    <w:rsid w:val="00A2054C"/>
    <w:rsid w:val="00A20A06"/>
    <w:rsid w:val="00A21205"/>
    <w:rsid w:val="00A21955"/>
    <w:rsid w:val="00A21BEB"/>
    <w:rsid w:val="00A2275E"/>
    <w:rsid w:val="00A239DB"/>
    <w:rsid w:val="00A23A97"/>
    <w:rsid w:val="00A248C8"/>
    <w:rsid w:val="00A248D2"/>
    <w:rsid w:val="00A249F1"/>
    <w:rsid w:val="00A24DF0"/>
    <w:rsid w:val="00A25266"/>
    <w:rsid w:val="00A26BA9"/>
    <w:rsid w:val="00A276AB"/>
    <w:rsid w:val="00A33C98"/>
    <w:rsid w:val="00A36AFA"/>
    <w:rsid w:val="00A4063D"/>
    <w:rsid w:val="00A4203D"/>
    <w:rsid w:val="00A4246F"/>
    <w:rsid w:val="00A42678"/>
    <w:rsid w:val="00A42B99"/>
    <w:rsid w:val="00A42DBA"/>
    <w:rsid w:val="00A43593"/>
    <w:rsid w:val="00A444AE"/>
    <w:rsid w:val="00A44AFB"/>
    <w:rsid w:val="00A45078"/>
    <w:rsid w:val="00A45113"/>
    <w:rsid w:val="00A45E72"/>
    <w:rsid w:val="00A45F49"/>
    <w:rsid w:val="00A4604D"/>
    <w:rsid w:val="00A466B5"/>
    <w:rsid w:val="00A527D4"/>
    <w:rsid w:val="00A52EF9"/>
    <w:rsid w:val="00A53859"/>
    <w:rsid w:val="00A54C5D"/>
    <w:rsid w:val="00A54E23"/>
    <w:rsid w:val="00A56D15"/>
    <w:rsid w:val="00A56F6D"/>
    <w:rsid w:val="00A57B72"/>
    <w:rsid w:val="00A61406"/>
    <w:rsid w:val="00A619B0"/>
    <w:rsid w:val="00A61F24"/>
    <w:rsid w:val="00A62982"/>
    <w:rsid w:val="00A63A91"/>
    <w:rsid w:val="00A64601"/>
    <w:rsid w:val="00A64EB4"/>
    <w:rsid w:val="00A6644E"/>
    <w:rsid w:val="00A668EF"/>
    <w:rsid w:val="00A66D96"/>
    <w:rsid w:val="00A67900"/>
    <w:rsid w:val="00A67C3A"/>
    <w:rsid w:val="00A6BABB"/>
    <w:rsid w:val="00A7004B"/>
    <w:rsid w:val="00A701C6"/>
    <w:rsid w:val="00A70615"/>
    <w:rsid w:val="00A71A29"/>
    <w:rsid w:val="00A71C7B"/>
    <w:rsid w:val="00A722DB"/>
    <w:rsid w:val="00A72457"/>
    <w:rsid w:val="00A730C7"/>
    <w:rsid w:val="00A737FE"/>
    <w:rsid w:val="00A73996"/>
    <w:rsid w:val="00A73A9F"/>
    <w:rsid w:val="00A73C1A"/>
    <w:rsid w:val="00A744F6"/>
    <w:rsid w:val="00A75692"/>
    <w:rsid w:val="00A758E6"/>
    <w:rsid w:val="00A75B40"/>
    <w:rsid w:val="00A75DF5"/>
    <w:rsid w:val="00A7621A"/>
    <w:rsid w:val="00A76339"/>
    <w:rsid w:val="00A81102"/>
    <w:rsid w:val="00A812E1"/>
    <w:rsid w:val="00A8177E"/>
    <w:rsid w:val="00A82E26"/>
    <w:rsid w:val="00A83344"/>
    <w:rsid w:val="00A83EFD"/>
    <w:rsid w:val="00A8405B"/>
    <w:rsid w:val="00A84A43"/>
    <w:rsid w:val="00A85EB7"/>
    <w:rsid w:val="00A864C1"/>
    <w:rsid w:val="00A865E3"/>
    <w:rsid w:val="00A86991"/>
    <w:rsid w:val="00A870E4"/>
    <w:rsid w:val="00A87B43"/>
    <w:rsid w:val="00A87E65"/>
    <w:rsid w:val="00A8D53E"/>
    <w:rsid w:val="00A903FF"/>
    <w:rsid w:val="00A909B1"/>
    <w:rsid w:val="00A90C65"/>
    <w:rsid w:val="00A91513"/>
    <w:rsid w:val="00A9167A"/>
    <w:rsid w:val="00A91B96"/>
    <w:rsid w:val="00A9241F"/>
    <w:rsid w:val="00A92660"/>
    <w:rsid w:val="00A928F4"/>
    <w:rsid w:val="00A92BED"/>
    <w:rsid w:val="00A936C4"/>
    <w:rsid w:val="00A9381A"/>
    <w:rsid w:val="00A94095"/>
    <w:rsid w:val="00A942B7"/>
    <w:rsid w:val="00A94685"/>
    <w:rsid w:val="00A956A2"/>
    <w:rsid w:val="00A959E8"/>
    <w:rsid w:val="00A969C8"/>
    <w:rsid w:val="00A970AD"/>
    <w:rsid w:val="00A97400"/>
    <w:rsid w:val="00A97767"/>
    <w:rsid w:val="00AA0DED"/>
    <w:rsid w:val="00AA2B44"/>
    <w:rsid w:val="00AA7333"/>
    <w:rsid w:val="00AA758D"/>
    <w:rsid w:val="00AA7606"/>
    <w:rsid w:val="00AA790A"/>
    <w:rsid w:val="00AA7AB3"/>
    <w:rsid w:val="00AA7AD0"/>
    <w:rsid w:val="00AA7B54"/>
    <w:rsid w:val="00AB0C7D"/>
    <w:rsid w:val="00AB3EDB"/>
    <w:rsid w:val="00AB46FF"/>
    <w:rsid w:val="00AB4CF2"/>
    <w:rsid w:val="00AB59C8"/>
    <w:rsid w:val="00AB611F"/>
    <w:rsid w:val="00AB625B"/>
    <w:rsid w:val="00AB6AE4"/>
    <w:rsid w:val="00AC01C9"/>
    <w:rsid w:val="00AC1D15"/>
    <w:rsid w:val="00AC2B40"/>
    <w:rsid w:val="00AC355C"/>
    <w:rsid w:val="00AC3BEE"/>
    <w:rsid w:val="00AC3F67"/>
    <w:rsid w:val="00AC5A8B"/>
    <w:rsid w:val="00AC7F69"/>
    <w:rsid w:val="00AC7F7A"/>
    <w:rsid w:val="00AD228A"/>
    <w:rsid w:val="00AD29A4"/>
    <w:rsid w:val="00AD2B86"/>
    <w:rsid w:val="00AD34E3"/>
    <w:rsid w:val="00AD383F"/>
    <w:rsid w:val="00AD409B"/>
    <w:rsid w:val="00AD40A0"/>
    <w:rsid w:val="00AD4228"/>
    <w:rsid w:val="00AD4F75"/>
    <w:rsid w:val="00AD5398"/>
    <w:rsid w:val="00AD5AAE"/>
    <w:rsid w:val="00AD629F"/>
    <w:rsid w:val="00AD6513"/>
    <w:rsid w:val="00AD7035"/>
    <w:rsid w:val="00AE09CE"/>
    <w:rsid w:val="00AE0B7F"/>
    <w:rsid w:val="00AE0E08"/>
    <w:rsid w:val="00AE1C3A"/>
    <w:rsid w:val="00AE267E"/>
    <w:rsid w:val="00AE3456"/>
    <w:rsid w:val="00AE3E55"/>
    <w:rsid w:val="00AE3FEE"/>
    <w:rsid w:val="00AE4300"/>
    <w:rsid w:val="00AE46CC"/>
    <w:rsid w:val="00AE4859"/>
    <w:rsid w:val="00AE4C93"/>
    <w:rsid w:val="00AE5207"/>
    <w:rsid w:val="00AE5232"/>
    <w:rsid w:val="00AE532C"/>
    <w:rsid w:val="00AE5549"/>
    <w:rsid w:val="00AE576B"/>
    <w:rsid w:val="00AE5C03"/>
    <w:rsid w:val="00AE5E25"/>
    <w:rsid w:val="00AE5F06"/>
    <w:rsid w:val="00AE648A"/>
    <w:rsid w:val="00AE6F3F"/>
    <w:rsid w:val="00AE7056"/>
    <w:rsid w:val="00AF03C1"/>
    <w:rsid w:val="00AF06C1"/>
    <w:rsid w:val="00AF080F"/>
    <w:rsid w:val="00AF082C"/>
    <w:rsid w:val="00AF1147"/>
    <w:rsid w:val="00AF1832"/>
    <w:rsid w:val="00AF1C7D"/>
    <w:rsid w:val="00AF1DA8"/>
    <w:rsid w:val="00AF1EB8"/>
    <w:rsid w:val="00AF3CE6"/>
    <w:rsid w:val="00AF3D8A"/>
    <w:rsid w:val="00AF4878"/>
    <w:rsid w:val="00AF5BED"/>
    <w:rsid w:val="00AF705A"/>
    <w:rsid w:val="00AF748E"/>
    <w:rsid w:val="00AF7520"/>
    <w:rsid w:val="00AF7B87"/>
    <w:rsid w:val="00AF7C30"/>
    <w:rsid w:val="00B0068F"/>
    <w:rsid w:val="00B00A29"/>
    <w:rsid w:val="00B02FC9"/>
    <w:rsid w:val="00B039F5"/>
    <w:rsid w:val="00B05266"/>
    <w:rsid w:val="00B05693"/>
    <w:rsid w:val="00B05F22"/>
    <w:rsid w:val="00B06134"/>
    <w:rsid w:val="00B06E30"/>
    <w:rsid w:val="00B07D0C"/>
    <w:rsid w:val="00B103AF"/>
    <w:rsid w:val="00B104E6"/>
    <w:rsid w:val="00B11348"/>
    <w:rsid w:val="00B11654"/>
    <w:rsid w:val="00B126B1"/>
    <w:rsid w:val="00B12718"/>
    <w:rsid w:val="00B13DC7"/>
    <w:rsid w:val="00B13F79"/>
    <w:rsid w:val="00B1409A"/>
    <w:rsid w:val="00B14D93"/>
    <w:rsid w:val="00B150D5"/>
    <w:rsid w:val="00B152B2"/>
    <w:rsid w:val="00B16A6A"/>
    <w:rsid w:val="00B20AC1"/>
    <w:rsid w:val="00B213CB"/>
    <w:rsid w:val="00B2195C"/>
    <w:rsid w:val="00B22476"/>
    <w:rsid w:val="00B22694"/>
    <w:rsid w:val="00B24E69"/>
    <w:rsid w:val="00B25152"/>
    <w:rsid w:val="00B2534A"/>
    <w:rsid w:val="00B2572B"/>
    <w:rsid w:val="00B25FC5"/>
    <w:rsid w:val="00B260C1"/>
    <w:rsid w:val="00B26683"/>
    <w:rsid w:val="00B27A96"/>
    <w:rsid w:val="00B3075A"/>
    <w:rsid w:val="00B310C2"/>
    <w:rsid w:val="00B3136B"/>
    <w:rsid w:val="00B317F4"/>
    <w:rsid w:val="00B31C58"/>
    <w:rsid w:val="00B3249A"/>
    <w:rsid w:val="00B33DEC"/>
    <w:rsid w:val="00B33E7B"/>
    <w:rsid w:val="00B344DA"/>
    <w:rsid w:val="00B347E5"/>
    <w:rsid w:val="00B355B2"/>
    <w:rsid w:val="00B3631E"/>
    <w:rsid w:val="00B36673"/>
    <w:rsid w:val="00B3667E"/>
    <w:rsid w:val="00B36726"/>
    <w:rsid w:val="00B36B93"/>
    <w:rsid w:val="00B37075"/>
    <w:rsid w:val="00B370A9"/>
    <w:rsid w:val="00B3761C"/>
    <w:rsid w:val="00B37DE8"/>
    <w:rsid w:val="00B409B9"/>
    <w:rsid w:val="00B40F94"/>
    <w:rsid w:val="00B41159"/>
    <w:rsid w:val="00B41485"/>
    <w:rsid w:val="00B42F37"/>
    <w:rsid w:val="00B45756"/>
    <w:rsid w:val="00B4628C"/>
    <w:rsid w:val="00B46324"/>
    <w:rsid w:val="00B47558"/>
    <w:rsid w:val="00B478A3"/>
    <w:rsid w:val="00B479FA"/>
    <w:rsid w:val="00B500D0"/>
    <w:rsid w:val="00B501D9"/>
    <w:rsid w:val="00B516E2"/>
    <w:rsid w:val="00B51721"/>
    <w:rsid w:val="00B51889"/>
    <w:rsid w:val="00B5254E"/>
    <w:rsid w:val="00B52D75"/>
    <w:rsid w:val="00B53D5A"/>
    <w:rsid w:val="00B54C67"/>
    <w:rsid w:val="00B55399"/>
    <w:rsid w:val="00B55449"/>
    <w:rsid w:val="00B55B1D"/>
    <w:rsid w:val="00B55B7D"/>
    <w:rsid w:val="00B567C9"/>
    <w:rsid w:val="00B5773E"/>
    <w:rsid w:val="00B60893"/>
    <w:rsid w:val="00B60A13"/>
    <w:rsid w:val="00B6279B"/>
    <w:rsid w:val="00B63493"/>
    <w:rsid w:val="00B63E23"/>
    <w:rsid w:val="00B63F48"/>
    <w:rsid w:val="00B64255"/>
    <w:rsid w:val="00B644AD"/>
    <w:rsid w:val="00B64793"/>
    <w:rsid w:val="00B65A60"/>
    <w:rsid w:val="00B662A4"/>
    <w:rsid w:val="00B67988"/>
    <w:rsid w:val="00B7015F"/>
    <w:rsid w:val="00B706DF"/>
    <w:rsid w:val="00B70A04"/>
    <w:rsid w:val="00B71349"/>
    <w:rsid w:val="00B717F5"/>
    <w:rsid w:val="00B71EB5"/>
    <w:rsid w:val="00B7206E"/>
    <w:rsid w:val="00B72300"/>
    <w:rsid w:val="00B73591"/>
    <w:rsid w:val="00B7492B"/>
    <w:rsid w:val="00B75178"/>
    <w:rsid w:val="00B768DF"/>
    <w:rsid w:val="00B7717F"/>
    <w:rsid w:val="00B77768"/>
    <w:rsid w:val="00B77F7B"/>
    <w:rsid w:val="00B78E19"/>
    <w:rsid w:val="00B80521"/>
    <w:rsid w:val="00B80C13"/>
    <w:rsid w:val="00B81079"/>
    <w:rsid w:val="00B8113F"/>
    <w:rsid w:val="00B8197F"/>
    <w:rsid w:val="00B81B3B"/>
    <w:rsid w:val="00B82262"/>
    <w:rsid w:val="00B82594"/>
    <w:rsid w:val="00B82756"/>
    <w:rsid w:val="00B82E82"/>
    <w:rsid w:val="00B8319F"/>
    <w:rsid w:val="00B835C4"/>
    <w:rsid w:val="00B8406A"/>
    <w:rsid w:val="00B84FC2"/>
    <w:rsid w:val="00B855DF"/>
    <w:rsid w:val="00B8569B"/>
    <w:rsid w:val="00B85C56"/>
    <w:rsid w:val="00B90242"/>
    <w:rsid w:val="00B91C62"/>
    <w:rsid w:val="00B9262C"/>
    <w:rsid w:val="00B93F63"/>
    <w:rsid w:val="00B940C0"/>
    <w:rsid w:val="00B94299"/>
    <w:rsid w:val="00B950D6"/>
    <w:rsid w:val="00B95857"/>
    <w:rsid w:val="00B9605F"/>
    <w:rsid w:val="00B96868"/>
    <w:rsid w:val="00B96F2A"/>
    <w:rsid w:val="00B97854"/>
    <w:rsid w:val="00BA1DE7"/>
    <w:rsid w:val="00BA309D"/>
    <w:rsid w:val="00BA4880"/>
    <w:rsid w:val="00BA4A72"/>
    <w:rsid w:val="00BA6399"/>
    <w:rsid w:val="00BA65F8"/>
    <w:rsid w:val="00BA684F"/>
    <w:rsid w:val="00BA76C6"/>
    <w:rsid w:val="00BA79A2"/>
    <w:rsid w:val="00BA7D0B"/>
    <w:rsid w:val="00BAB1B8"/>
    <w:rsid w:val="00BB03D6"/>
    <w:rsid w:val="00BB04A9"/>
    <w:rsid w:val="00BB07D7"/>
    <w:rsid w:val="00BB1B67"/>
    <w:rsid w:val="00BB1C7A"/>
    <w:rsid w:val="00BB23C9"/>
    <w:rsid w:val="00BB3560"/>
    <w:rsid w:val="00BB4016"/>
    <w:rsid w:val="00BB5A80"/>
    <w:rsid w:val="00BB5E5A"/>
    <w:rsid w:val="00BB5E95"/>
    <w:rsid w:val="00BB6798"/>
    <w:rsid w:val="00BB6B49"/>
    <w:rsid w:val="00BB7014"/>
    <w:rsid w:val="00BC0302"/>
    <w:rsid w:val="00BC0975"/>
    <w:rsid w:val="00BC0A21"/>
    <w:rsid w:val="00BC1218"/>
    <w:rsid w:val="00BC342F"/>
    <w:rsid w:val="00BC38E8"/>
    <w:rsid w:val="00BC39CE"/>
    <w:rsid w:val="00BC608B"/>
    <w:rsid w:val="00BC612D"/>
    <w:rsid w:val="00BC6262"/>
    <w:rsid w:val="00BC6545"/>
    <w:rsid w:val="00BC6807"/>
    <w:rsid w:val="00BC6C20"/>
    <w:rsid w:val="00BC7E99"/>
    <w:rsid w:val="00BC9098"/>
    <w:rsid w:val="00BD1FC0"/>
    <w:rsid w:val="00BD2BE9"/>
    <w:rsid w:val="00BD34B3"/>
    <w:rsid w:val="00BD4726"/>
    <w:rsid w:val="00BD47FB"/>
    <w:rsid w:val="00BD577F"/>
    <w:rsid w:val="00BD59B8"/>
    <w:rsid w:val="00BD5BD6"/>
    <w:rsid w:val="00BD5EB2"/>
    <w:rsid w:val="00BD5F1D"/>
    <w:rsid w:val="00BD67A1"/>
    <w:rsid w:val="00BD732E"/>
    <w:rsid w:val="00BD78E3"/>
    <w:rsid w:val="00BE0187"/>
    <w:rsid w:val="00BE026D"/>
    <w:rsid w:val="00BE0359"/>
    <w:rsid w:val="00BE045E"/>
    <w:rsid w:val="00BE0B68"/>
    <w:rsid w:val="00BE0F80"/>
    <w:rsid w:val="00BE1308"/>
    <w:rsid w:val="00BE254C"/>
    <w:rsid w:val="00BE328A"/>
    <w:rsid w:val="00BE4039"/>
    <w:rsid w:val="00BE4BBC"/>
    <w:rsid w:val="00BE4CBB"/>
    <w:rsid w:val="00BE5B73"/>
    <w:rsid w:val="00BE5E2B"/>
    <w:rsid w:val="00BE6225"/>
    <w:rsid w:val="00BE6A40"/>
    <w:rsid w:val="00BE6A86"/>
    <w:rsid w:val="00BE7CFB"/>
    <w:rsid w:val="00BF0D8E"/>
    <w:rsid w:val="00BF1084"/>
    <w:rsid w:val="00BF1A15"/>
    <w:rsid w:val="00BF1E27"/>
    <w:rsid w:val="00BF22E1"/>
    <w:rsid w:val="00BF2885"/>
    <w:rsid w:val="00BF309C"/>
    <w:rsid w:val="00BF4866"/>
    <w:rsid w:val="00BF4BDF"/>
    <w:rsid w:val="00BF4E65"/>
    <w:rsid w:val="00BF5278"/>
    <w:rsid w:val="00BF57C9"/>
    <w:rsid w:val="00BF5EE3"/>
    <w:rsid w:val="00BF605D"/>
    <w:rsid w:val="00BF639D"/>
    <w:rsid w:val="00BF6A58"/>
    <w:rsid w:val="00BF6E6A"/>
    <w:rsid w:val="00BF78ED"/>
    <w:rsid w:val="00C00640"/>
    <w:rsid w:val="00C0071E"/>
    <w:rsid w:val="00C01FBD"/>
    <w:rsid w:val="00C02DBE"/>
    <w:rsid w:val="00C033C9"/>
    <w:rsid w:val="00C03942"/>
    <w:rsid w:val="00C03FA9"/>
    <w:rsid w:val="00C03FD1"/>
    <w:rsid w:val="00C04F7F"/>
    <w:rsid w:val="00C0536D"/>
    <w:rsid w:val="00C05940"/>
    <w:rsid w:val="00C05DB2"/>
    <w:rsid w:val="00C06CB8"/>
    <w:rsid w:val="00C077EA"/>
    <w:rsid w:val="00C102DB"/>
    <w:rsid w:val="00C113DE"/>
    <w:rsid w:val="00C1153C"/>
    <w:rsid w:val="00C1169A"/>
    <w:rsid w:val="00C11E35"/>
    <w:rsid w:val="00C126E5"/>
    <w:rsid w:val="00C13017"/>
    <w:rsid w:val="00C13C82"/>
    <w:rsid w:val="00C1457D"/>
    <w:rsid w:val="00C1467F"/>
    <w:rsid w:val="00C14BE3"/>
    <w:rsid w:val="00C1513C"/>
    <w:rsid w:val="00C16021"/>
    <w:rsid w:val="00C16B7E"/>
    <w:rsid w:val="00C16E27"/>
    <w:rsid w:val="00C17A4E"/>
    <w:rsid w:val="00C20EAB"/>
    <w:rsid w:val="00C21ED3"/>
    <w:rsid w:val="00C21F3A"/>
    <w:rsid w:val="00C21F8C"/>
    <w:rsid w:val="00C220F9"/>
    <w:rsid w:val="00C23A61"/>
    <w:rsid w:val="00C23BCF"/>
    <w:rsid w:val="00C23DC0"/>
    <w:rsid w:val="00C23F6B"/>
    <w:rsid w:val="00C25531"/>
    <w:rsid w:val="00C2578D"/>
    <w:rsid w:val="00C26173"/>
    <w:rsid w:val="00C269E7"/>
    <w:rsid w:val="00C27D52"/>
    <w:rsid w:val="00C301B1"/>
    <w:rsid w:val="00C3091F"/>
    <w:rsid w:val="00C30A1B"/>
    <w:rsid w:val="00C31088"/>
    <w:rsid w:val="00C320BB"/>
    <w:rsid w:val="00C32DD1"/>
    <w:rsid w:val="00C33229"/>
    <w:rsid w:val="00C33853"/>
    <w:rsid w:val="00C33AAC"/>
    <w:rsid w:val="00C346D4"/>
    <w:rsid w:val="00C34AB4"/>
    <w:rsid w:val="00C354C9"/>
    <w:rsid w:val="00C354E0"/>
    <w:rsid w:val="00C3568E"/>
    <w:rsid w:val="00C36AD8"/>
    <w:rsid w:val="00C376F7"/>
    <w:rsid w:val="00C37D91"/>
    <w:rsid w:val="00C37FB3"/>
    <w:rsid w:val="00C40560"/>
    <w:rsid w:val="00C40D79"/>
    <w:rsid w:val="00C41B78"/>
    <w:rsid w:val="00C426C0"/>
    <w:rsid w:val="00C42E5D"/>
    <w:rsid w:val="00C43227"/>
    <w:rsid w:val="00C43696"/>
    <w:rsid w:val="00C44D7B"/>
    <w:rsid w:val="00C4615E"/>
    <w:rsid w:val="00C46190"/>
    <w:rsid w:val="00C463AC"/>
    <w:rsid w:val="00C46451"/>
    <w:rsid w:val="00C468EE"/>
    <w:rsid w:val="00C475CB"/>
    <w:rsid w:val="00C47BB1"/>
    <w:rsid w:val="00C47CF2"/>
    <w:rsid w:val="00C504C7"/>
    <w:rsid w:val="00C51143"/>
    <w:rsid w:val="00C560D3"/>
    <w:rsid w:val="00C5727F"/>
    <w:rsid w:val="00C573CF"/>
    <w:rsid w:val="00C57656"/>
    <w:rsid w:val="00C57748"/>
    <w:rsid w:val="00C61ABB"/>
    <w:rsid w:val="00C61CFA"/>
    <w:rsid w:val="00C62665"/>
    <w:rsid w:val="00C63925"/>
    <w:rsid w:val="00C63FF3"/>
    <w:rsid w:val="00C64651"/>
    <w:rsid w:val="00C64C4D"/>
    <w:rsid w:val="00C6507A"/>
    <w:rsid w:val="00C65DB5"/>
    <w:rsid w:val="00C66ADA"/>
    <w:rsid w:val="00C67AB8"/>
    <w:rsid w:val="00C67FA0"/>
    <w:rsid w:val="00C69AD2"/>
    <w:rsid w:val="00C70817"/>
    <w:rsid w:val="00C7191E"/>
    <w:rsid w:val="00C748EF"/>
    <w:rsid w:val="00C761BB"/>
    <w:rsid w:val="00C7705C"/>
    <w:rsid w:val="00C807E0"/>
    <w:rsid w:val="00C8258D"/>
    <w:rsid w:val="00C82AA5"/>
    <w:rsid w:val="00C82D99"/>
    <w:rsid w:val="00C8383D"/>
    <w:rsid w:val="00C869D1"/>
    <w:rsid w:val="00C87608"/>
    <w:rsid w:val="00C87B7F"/>
    <w:rsid w:val="00C87E4A"/>
    <w:rsid w:val="00C900EC"/>
    <w:rsid w:val="00C90D6C"/>
    <w:rsid w:val="00C91173"/>
    <w:rsid w:val="00C91C5C"/>
    <w:rsid w:val="00C92C00"/>
    <w:rsid w:val="00C9744F"/>
    <w:rsid w:val="00C97F3F"/>
    <w:rsid w:val="00CA01EF"/>
    <w:rsid w:val="00CA0541"/>
    <w:rsid w:val="00CA0A5E"/>
    <w:rsid w:val="00CA1CEA"/>
    <w:rsid w:val="00CA31C8"/>
    <w:rsid w:val="00CA3A4B"/>
    <w:rsid w:val="00CA3D61"/>
    <w:rsid w:val="00CA3F00"/>
    <w:rsid w:val="00CA4271"/>
    <w:rsid w:val="00CA531E"/>
    <w:rsid w:val="00CA65CE"/>
    <w:rsid w:val="00CA6EB4"/>
    <w:rsid w:val="00CA7189"/>
    <w:rsid w:val="00CB14A0"/>
    <w:rsid w:val="00CB1644"/>
    <w:rsid w:val="00CB1E13"/>
    <w:rsid w:val="00CB25AB"/>
    <w:rsid w:val="00CB2AF2"/>
    <w:rsid w:val="00CB2DED"/>
    <w:rsid w:val="00CB2FC8"/>
    <w:rsid w:val="00CB341A"/>
    <w:rsid w:val="00CB3A92"/>
    <w:rsid w:val="00CB4010"/>
    <w:rsid w:val="00CB489A"/>
    <w:rsid w:val="00CB52A9"/>
    <w:rsid w:val="00CB667F"/>
    <w:rsid w:val="00CB789C"/>
    <w:rsid w:val="00CC0365"/>
    <w:rsid w:val="00CC21F5"/>
    <w:rsid w:val="00CC2591"/>
    <w:rsid w:val="00CC2A5A"/>
    <w:rsid w:val="00CC2EF0"/>
    <w:rsid w:val="00CC3683"/>
    <w:rsid w:val="00CC371A"/>
    <w:rsid w:val="00CC37DD"/>
    <w:rsid w:val="00CC45B1"/>
    <w:rsid w:val="00CC5992"/>
    <w:rsid w:val="00CC5C5E"/>
    <w:rsid w:val="00CC5DF7"/>
    <w:rsid w:val="00CCC82B"/>
    <w:rsid w:val="00CD02B1"/>
    <w:rsid w:val="00CD05EE"/>
    <w:rsid w:val="00CD10E5"/>
    <w:rsid w:val="00CD202D"/>
    <w:rsid w:val="00CD344E"/>
    <w:rsid w:val="00CD4B92"/>
    <w:rsid w:val="00CD4FEF"/>
    <w:rsid w:val="00CD581A"/>
    <w:rsid w:val="00CD7EA6"/>
    <w:rsid w:val="00CE2BE2"/>
    <w:rsid w:val="00CE2E48"/>
    <w:rsid w:val="00CE3D99"/>
    <w:rsid w:val="00CE4F68"/>
    <w:rsid w:val="00CE557D"/>
    <w:rsid w:val="00CE5D0D"/>
    <w:rsid w:val="00CE6603"/>
    <w:rsid w:val="00CE71BC"/>
    <w:rsid w:val="00CE7312"/>
    <w:rsid w:val="00CE7C1C"/>
    <w:rsid w:val="00CE7F79"/>
    <w:rsid w:val="00CE7F94"/>
    <w:rsid w:val="00CE8D67"/>
    <w:rsid w:val="00CF1221"/>
    <w:rsid w:val="00CF14B4"/>
    <w:rsid w:val="00CF3E23"/>
    <w:rsid w:val="00CF5860"/>
    <w:rsid w:val="00CF7722"/>
    <w:rsid w:val="00CF7A77"/>
    <w:rsid w:val="00D00DAC"/>
    <w:rsid w:val="00D00E56"/>
    <w:rsid w:val="00D01554"/>
    <w:rsid w:val="00D016FA"/>
    <w:rsid w:val="00D025F0"/>
    <w:rsid w:val="00D0313D"/>
    <w:rsid w:val="00D033E3"/>
    <w:rsid w:val="00D0343C"/>
    <w:rsid w:val="00D048BF"/>
    <w:rsid w:val="00D0527D"/>
    <w:rsid w:val="00D0612E"/>
    <w:rsid w:val="00D06586"/>
    <w:rsid w:val="00D076AF"/>
    <w:rsid w:val="00D07B78"/>
    <w:rsid w:val="00D104C3"/>
    <w:rsid w:val="00D12698"/>
    <w:rsid w:val="00D127BA"/>
    <w:rsid w:val="00D141B9"/>
    <w:rsid w:val="00D14CB5"/>
    <w:rsid w:val="00D14D29"/>
    <w:rsid w:val="00D15483"/>
    <w:rsid w:val="00D15AAC"/>
    <w:rsid w:val="00D16473"/>
    <w:rsid w:val="00D16B71"/>
    <w:rsid w:val="00D16C5B"/>
    <w:rsid w:val="00D16E05"/>
    <w:rsid w:val="00D17071"/>
    <w:rsid w:val="00D1777A"/>
    <w:rsid w:val="00D2042E"/>
    <w:rsid w:val="00D205F8"/>
    <w:rsid w:val="00D20ACA"/>
    <w:rsid w:val="00D226E6"/>
    <w:rsid w:val="00D227EB"/>
    <w:rsid w:val="00D2388B"/>
    <w:rsid w:val="00D23CA7"/>
    <w:rsid w:val="00D2445B"/>
    <w:rsid w:val="00D250DF"/>
    <w:rsid w:val="00D256B9"/>
    <w:rsid w:val="00D25E71"/>
    <w:rsid w:val="00D2708C"/>
    <w:rsid w:val="00D2763D"/>
    <w:rsid w:val="00D30F42"/>
    <w:rsid w:val="00D31840"/>
    <w:rsid w:val="00D31DA5"/>
    <w:rsid w:val="00D32A37"/>
    <w:rsid w:val="00D32C13"/>
    <w:rsid w:val="00D33128"/>
    <w:rsid w:val="00D34D78"/>
    <w:rsid w:val="00D34F10"/>
    <w:rsid w:val="00D3500B"/>
    <w:rsid w:val="00D351B4"/>
    <w:rsid w:val="00D359F2"/>
    <w:rsid w:val="00D374CB"/>
    <w:rsid w:val="00D37854"/>
    <w:rsid w:val="00D4061B"/>
    <w:rsid w:val="00D40D5F"/>
    <w:rsid w:val="00D40DF3"/>
    <w:rsid w:val="00D41FFF"/>
    <w:rsid w:val="00D42144"/>
    <w:rsid w:val="00D42EF0"/>
    <w:rsid w:val="00D447DF"/>
    <w:rsid w:val="00D44FCA"/>
    <w:rsid w:val="00D45FF0"/>
    <w:rsid w:val="00D46A13"/>
    <w:rsid w:val="00D46E5E"/>
    <w:rsid w:val="00D47C79"/>
    <w:rsid w:val="00D47ECA"/>
    <w:rsid w:val="00D5006A"/>
    <w:rsid w:val="00D5021D"/>
    <w:rsid w:val="00D5072E"/>
    <w:rsid w:val="00D50A25"/>
    <w:rsid w:val="00D50A97"/>
    <w:rsid w:val="00D50A99"/>
    <w:rsid w:val="00D51100"/>
    <w:rsid w:val="00D51555"/>
    <w:rsid w:val="00D52DDA"/>
    <w:rsid w:val="00D530AF"/>
    <w:rsid w:val="00D53D37"/>
    <w:rsid w:val="00D53DDE"/>
    <w:rsid w:val="00D53FDA"/>
    <w:rsid w:val="00D541F7"/>
    <w:rsid w:val="00D5699F"/>
    <w:rsid w:val="00D56FB9"/>
    <w:rsid w:val="00D57485"/>
    <w:rsid w:val="00D57F1F"/>
    <w:rsid w:val="00D60772"/>
    <w:rsid w:val="00D60967"/>
    <w:rsid w:val="00D61F8E"/>
    <w:rsid w:val="00D631D2"/>
    <w:rsid w:val="00D63505"/>
    <w:rsid w:val="00D64054"/>
    <w:rsid w:val="00D641B4"/>
    <w:rsid w:val="00D64593"/>
    <w:rsid w:val="00D655EA"/>
    <w:rsid w:val="00D666A8"/>
    <w:rsid w:val="00D70088"/>
    <w:rsid w:val="00D70388"/>
    <w:rsid w:val="00D71914"/>
    <w:rsid w:val="00D71CC1"/>
    <w:rsid w:val="00D72517"/>
    <w:rsid w:val="00D72C50"/>
    <w:rsid w:val="00D72CE8"/>
    <w:rsid w:val="00D736BE"/>
    <w:rsid w:val="00D73921"/>
    <w:rsid w:val="00D73C05"/>
    <w:rsid w:val="00D74D88"/>
    <w:rsid w:val="00D75DE4"/>
    <w:rsid w:val="00D7656C"/>
    <w:rsid w:val="00D77EED"/>
    <w:rsid w:val="00D7E72B"/>
    <w:rsid w:val="00D80387"/>
    <w:rsid w:val="00D81042"/>
    <w:rsid w:val="00D8114D"/>
    <w:rsid w:val="00D8266B"/>
    <w:rsid w:val="00D82F87"/>
    <w:rsid w:val="00D834A0"/>
    <w:rsid w:val="00D8399B"/>
    <w:rsid w:val="00D84021"/>
    <w:rsid w:val="00D8411A"/>
    <w:rsid w:val="00D84DD3"/>
    <w:rsid w:val="00D850A4"/>
    <w:rsid w:val="00D85254"/>
    <w:rsid w:val="00D85858"/>
    <w:rsid w:val="00D85ADC"/>
    <w:rsid w:val="00D86313"/>
    <w:rsid w:val="00D86D9C"/>
    <w:rsid w:val="00D875A3"/>
    <w:rsid w:val="00D87648"/>
    <w:rsid w:val="00D90033"/>
    <w:rsid w:val="00D901FF"/>
    <w:rsid w:val="00D91C8D"/>
    <w:rsid w:val="00D92115"/>
    <w:rsid w:val="00D925AF"/>
    <w:rsid w:val="00D93A38"/>
    <w:rsid w:val="00D94080"/>
    <w:rsid w:val="00D945B8"/>
    <w:rsid w:val="00D949BC"/>
    <w:rsid w:val="00D95ADF"/>
    <w:rsid w:val="00D967A0"/>
    <w:rsid w:val="00D967EF"/>
    <w:rsid w:val="00D96E43"/>
    <w:rsid w:val="00D9703C"/>
    <w:rsid w:val="00D97A12"/>
    <w:rsid w:val="00DA0468"/>
    <w:rsid w:val="00DA073D"/>
    <w:rsid w:val="00DA07D6"/>
    <w:rsid w:val="00DA08A3"/>
    <w:rsid w:val="00DA169B"/>
    <w:rsid w:val="00DA1E74"/>
    <w:rsid w:val="00DA211A"/>
    <w:rsid w:val="00DA221D"/>
    <w:rsid w:val="00DA2A15"/>
    <w:rsid w:val="00DA3DD2"/>
    <w:rsid w:val="00DA433B"/>
    <w:rsid w:val="00DA5276"/>
    <w:rsid w:val="00DA62D9"/>
    <w:rsid w:val="00DA720A"/>
    <w:rsid w:val="00DA7331"/>
    <w:rsid w:val="00DA7885"/>
    <w:rsid w:val="00DB0315"/>
    <w:rsid w:val="00DB0741"/>
    <w:rsid w:val="00DB08B4"/>
    <w:rsid w:val="00DB1095"/>
    <w:rsid w:val="00DB46BF"/>
    <w:rsid w:val="00DB49D2"/>
    <w:rsid w:val="00DB53F6"/>
    <w:rsid w:val="00DB5DBF"/>
    <w:rsid w:val="00DB6259"/>
    <w:rsid w:val="00DB64A3"/>
    <w:rsid w:val="00DB6C91"/>
    <w:rsid w:val="00DB6E2C"/>
    <w:rsid w:val="00DB7C29"/>
    <w:rsid w:val="00DC0C8B"/>
    <w:rsid w:val="00DC11E9"/>
    <w:rsid w:val="00DC1C63"/>
    <w:rsid w:val="00DC34FF"/>
    <w:rsid w:val="00DC3BF9"/>
    <w:rsid w:val="00DC3F92"/>
    <w:rsid w:val="00DC52AB"/>
    <w:rsid w:val="00DC5334"/>
    <w:rsid w:val="00DC5BF1"/>
    <w:rsid w:val="00DC7406"/>
    <w:rsid w:val="00DC76D4"/>
    <w:rsid w:val="00DD013D"/>
    <w:rsid w:val="00DD17CD"/>
    <w:rsid w:val="00DD2038"/>
    <w:rsid w:val="00DD2E4A"/>
    <w:rsid w:val="00DD3995"/>
    <w:rsid w:val="00DD42B5"/>
    <w:rsid w:val="00DD4356"/>
    <w:rsid w:val="00DD4784"/>
    <w:rsid w:val="00DD4848"/>
    <w:rsid w:val="00DD5036"/>
    <w:rsid w:val="00DD525B"/>
    <w:rsid w:val="00DD5E54"/>
    <w:rsid w:val="00DD6117"/>
    <w:rsid w:val="00DD6657"/>
    <w:rsid w:val="00DD7C30"/>
    <w:rsid w:val="00DE1134"/>
    <w:rsid w:val="00DE12E9"/>
    <w:rsid w:val="00DE23A2"/>
    <w:rsid w:val="00DE2883"/>
    <w:rsid w:val="00DE2E18"/>
    <w:rsid w:val="00DE365E"/>
    <w:rsid w:val="00DE4907"/>
    <w:rsid w:val="00DE4CAE"/>
    <w:rsid w:val="00DE5D60"/>
    <w:rsid w:val="00DE5DBF"/>
    <w:rsid w:val="00DE774E"/>
    <w:rsid w:val="00DE78A6"/>
    <w:rsid w:val="00DF1D04"/>
    <w:rsid w:val="00DF380A"/>
    <w:rsid w:val="00DF3CDB"/>
    <w:rsid w:val="00DF49A1"/>
    <w:rsid w:val="00DF4CFA"/>
    <w:rsid w:val="00DF5AB8"/>
    <w:rsid w:val="00DF66B3"/>
    <w:rsid w:val="00DF6B39"/>
    <w:rsid w:val="00DF704F"/>
    <w:rsid w:val="00E014B4"/>
    <w:rsid w:val="00E01D33"/>
    <w:rsid w:val="00E038B6"/>
    <w:rsid w:val="00E04CB0"/>
    <w:rsid w:val="00E06B20"/>
    <w:rsid w:val="00E10448"/>
    <w:rsid w:val="00E11051"/>
    <w:rsid w:val="00E113C7"/>
    <w:rsid w:val="00E11975"/>
    <w:rsid w:val="00E12A11"/>
    <w:rsid w:val="00E1356E"/>
    <w:rsid w:val="00E1392D"/>
    <w:rsid w:val="00E13D21"/>
    <w:rsid w:val="00E15C09"/>
    <w:rsid w:val="00E16315"/>
    <w:rsid w:val="00E16BC7"/>
    <w:rsid w:val="00E17F43"/>
    <w:rsid w:val="00E201DC"/>
    <w:rsid w:val="00E22149"/>
    <w:rsid w:val="00E22EC5"/>
    <w:rsid w:val="00E23330"/>
    <w:rsid w:val="00E2443B"/>
    <w:rsid w:val="00E249DA"/>
    <w:rsid w:val="00E2568C"/>
    <w:rsid w:val="00E26881"/>
    <w:rsid w:val="00E268FC"/>
    <w:rsid w:val="00E26C9D"/>
    <w:rsid w:val="00E26EFB"/>
    <w:rsid w:val="00E26F4D"/>
    <w:rsid w:val="00E30070"/>
    <w:rsid w:val="00E310D8"/>
    <w:rsid w:val="00E31165"/>
    <w:rsid w:val="00E3144E"/>
    <w:rsid w:val="00E318B1"/>
    <w:rsid w:val="00E31F6F"/>
    <w:rsid w:val="00E327EA"/>
    <w:rsid w:val="00E336AA"/>
    <w:rsid w:val="00E33AD4"/>
    <w:rsid w:val="00E33C9B"/>
    <w:rsid w:val="00E33D2A"/>
    <w:rsid w:val="00E33DD2"/>
    <w:rsid w:val="00E33F4D"/>
    <w:rsid w:val="00E351F3"/>
    <w:rsid w:val="00E3572C"/>
    <w:rsid w:val="00E35970"/>
    <w:rsid w:val="00E35DA9"/>
    <w:rsid w:val="00E36528"/>
    <w:rsid w:val="00E367FA"/>
    <w:rsid w:val="00E36BE6"/>
    <w:rsid w:val="00E36CF1"/>
    <w:rsid w:val="00E37DBF"/>
    <w:rsid w:val="00E37F4B"/>
    <w:rsid w:val="00E4026B"/>
    <w:rsid w:val="00E41214"/>
    <w:rsid w:val="00E41290"/>
    <w:rsid w:val="00E41B0D"/>
    <w:rsid w:val="00E41F53"/>
    <w:rsid w:val="00E41F8A"/>
    <w:rsid w:val="00E42288"/>
    <w:rsid w:val="00E42953"/>
    <w:rsid w:val="00E4335D"/>
    <w:rsid w:val="00E43C64"/>
    <w:rsid w:val="00E43EED"/>
    <w:rsid w:val="00E444EB"/>
    <w:rsid w:val="00E4486E"/>
    <w:rsid w:val="00E44A4C"/>
    <w:rsid w:val="00E44D09"/>
    <w:rsid w:val="00E45232"/>
    <w:rsid w:val="00E45298"/>
    <w:rsid w:val="00E460F2"/>
    <w:rsid w:val="00E46C09"/>
    <w:rsid w:val="00E4739A"/>
    <w:rsid w:val="00E47DA7"/>
    <w:rsid w:val="00E47EF9"/>
    <w:rsid w:val="00E47FD0"/>
    <w:rsid w:val="00E5137B"/>
    <w:rsid w:val="00E517C7"/>
    <w:rsid w:val="00E55425"/>
    <w:rsid w:val="00E55567"/>
    <w:rsid w:val="00E559E3"/>
    <w:rsid w:val="00E5798B"/>
    <w:rsid w:val="00E57B95"/>
    <w:rsid w:val="00E5E8D2"/>
    <w:rsid w:val="00E609CB"/>
    <w:rsid w:val="00E609F1"/>
    <w:rsid w:val="00E61D43"/>
    <w:rsid w:val="00E62BAC"/>
    <w:rsid w:val="00E62EFC"/>
    <w:rsid w:val="00E65988"/>
    <w:rsid w:val="00E66349"/>
    <w:rsid w:val="00E663BD"/>
    <w:rsid w:val="00E677A6"/>
    <w:rsid w:val="00E67BEC"/>
    <w:rsid w:val="00E70D49"/>
    <w:rsid w:val="00E7136E"/>
    <w:rsid w:val="00E7151D"/>
    <w:rsid w:val="00E716BD"/>
    <w:rsid w:val="00E71878"/>
    <w:rsid w:val="00E71DD7"/>
    <w:rsid w:val="00E71EAE"/>
    <w:rsid w:val="00E72733"/>
    <w:rsid w:val="00E729AA"/>
    <w:rsid w:val="00E72B79"/>
    <w:rsid w:val="00E72D46"/>
    <w:rsid w:val="00E75541"/>
    <w:rsid w:val="00E760EE"/>
    <w:rsid w:val="00E76BE5"/>
    <w:rsid w:val="00E800E1"/>
    <w:rsid w:val="00E80949"/>
    <w:rsid w:val="00E80B44"/>
    <w:rsid w:val="00E80CA7"/>
    <w:rsid w:val="00E80F27"/>
    <w:rsid w:val="00E810EE"/>
    <w:rsid w:val="00E83501"/>
    <w:rsid w:val="00E83588"/>
    <w:rsid w:val="00E8399A"/>
    <w:rsid w:val="00E84213"/>
    <w:rsid w:val="00E8421B"/>
    <w:rsid w:val="00E85213"/>
    <w:rsid w:val="00E85643"/>
    <w:rsid w:val="00E856F5"/>
    <w:rsid w:val="00E85B0F"/>
    <w:rsid w:val="00E85E0F"/>
    <w:rsid w:val="00E869E2"/>
    <w:rsid w:val="00E86B74"/>
    <w:rsid w:val="00E87472"/>
    <w:rsid w:val="00E8748F"/>
    <w:rsid w:val="00E91C05"/>
    <w:rsid w:val="00E921B6"/>
    <w:rsid w:val="00E9232C"/>
    <w:rsid w:val="00E92444"/>
    <w:rsid w:val="00E926C5"/>
    <w:rsid w:val="00E93696"/>
    <w:rsid w:val="00E938BE"/>
    <w:rsid w:val="00E93A86"/>
    <w:rsid w:val="00E943DF"/>
    <w:rsid w:val="00E953DD"/>
    <w:rsid w:val="00E9541F"/>
    <w:rsid w:val="00E96008"/>
    <w:rsid w:val="00E96BDB"/>
    <w:rsid w:val="00E96DE5"/>
    <w:rsid w:val="00E96ECF"/>
    <w:rsid w:val="00E97973"/>
    <w:rsid w:val="00E97E98"/>
    <w:rsid w:val="00EA1B50"/>
    <w:rsid w:val="00EA1CE9"/>
    <w:rsid w:val="00EA241A"/>
    <w:rsid w:val="00EA2AEB"/>
    <w:rsid w:val="00EA2B32"/>
    <w:rsid w:val="00EA3637"/>
    <w:rsid w:val="00EA3B31"/>
    <w:rsid w:val="00EA47A5"/>
    <w:rsid w:val="00EA5468"/>
    <w:rsid w:val="00EA5DC2"/>
    <w:rsid w:val="00EA788E"/>
    <w:rsid w:val="00EA78CC"/>
    <w:rsid w:val="00EA7A13"/>
    <w:rsid w:val="00EA7D77"/>
    <w:rsid w:val="00EB00F1"/>
    <w:rsid w:val="00EB02C4"/>
    <w:rsid w:val="00EB2717"/>
    <w:rsid w:val="00EB44ED"/>
    <w:rsid w:val="00EB55A3"/>
    <w:rsid w:val="00EB7226"/>
    <w:rsid w:val="00EB7322"/>
    <w:rsid w:val="00EC0680"/>
    <w:rsid w:val="00EC117C"/>
    <w:rsid w:val="00EC11E0"/>
    <w:rsid w:val="00EC16A9"/>
    <w:rsid w:val="00EC2873"/>
    <w:rsid w:val="00EC31E0"/>
    <w:rsid w:val="00EC3AE1"/>
    <w:rsid w:val="00EC3AFB"/>
    <w:rsid w:val="00EC3B77"/>
    <w:rsid w:val="00EC63DD"/>
    <w:rsid w:val="00EC70F6"/>
    <w:rsid w:val="00EC7935"/>
    <w:rsid w:val="00EC79F8"/>
    <w:rsid w:val="00EC7AAD"/>
    <w:rsid w:val="00ED0BAB"/>
    <w:rsid w:val="00ED1249"/>
    <w:rsid w:val="00ED17B7"/>
    <w:rsid w:val="00ED2C90"/>
    <w:rsid w:val="00ED39F3"/>
    <w:rsid w:val="00ED4516"/>
    <w:rsid w:val="00ED5C38"/>
    <w:rsid w:val="00ED6104"/>
    <w:rsid w:val="00ED688E"/>
    <w:rsid w:val="00ED6B3B"/>
    <w:rsid w:val="00ED6B72"/>
    <w:rsid w:val="00ED6DD2"/>
    <w:rsid w:val="00ED763E"/>
    <w:rsid w:val="00EE0963"/>
    <w:rsid w:val="00EE0BF5"/>
    <w:rsid w:val="00EE10E8"/>
    <w:rsid w:val="00EE120A"/>
    <w:rsid w:val="00EE13D1"/>
    <w:rsid w:val="00EE18E1"/>
    <w:rsid w:val="00EE2C16"/>
    <w:rsid w:val="00EE4034"/>
    <w:rsid w:val="00EE413E"/>
    <w:rsid w:val="00EE5153"/>
    <w:rsid w:val="00EE6115"/>
    <w:rsid w:val="00EE6607"/>
    <w:rsid w:val="00EE6865"/>
    <w:rsid w:val="00EE6AE9"/>
    <w:rsid w:val="00EF02EF"/>
    <w:rsid w:val="00EF06F0"/>
    <w:rsid w:val="00EF311F"/>
    <w:rsid w:val="00EF3CCB"/>
    <w:rsid w:val="00EF3DC5"/>
    <w:rsid w:val="00EF3FB6"/>
    <w:rsid w:val="00EF41A3"/>
    <w:rsid w:val="00EF5504"/>
    <w:rsid w:val="00EF66B6"/>
    <w:rsid w:val="00EF6DB2"/>
    <w:rsid w:val="00EF6E09"/>
    <w:rsid w:val="00EF7457"/>
    <w:rsid w:val="00EF7BFC"/>
    <w:rsid w:val="00F0012E"/>
    <w:rsid w:val="00F010CE"/>
    <w:rsid w:val="00F021E6"/>
    <w:rsid w:val="00F02BC0"/>
    <w:rsid w:val="00F02E33"/>
    <w:rsid w:val="00F03D80"/>
    <w:rsid w:val="00F049EE"/>
    <w:rsid w:val="00F05567"/>
    <w:rsid w:val="00F05F9A"/>
    <w:rsid w:val="00F06B2A"/>
    <w:rsid w:val="00F07234"/>
    <w:rsid w:val="00F077DA"/>
    <w:rsid w:val="00F07A17"/>
    <w:rsid w:val="00F07F8C"/>
    <w:rsid w:val="00F10B71"/>
    <w:rsid w:val="00F11385"/>
    <w:rsid w:val="00F11D43"/>
    <w:rsid w:val="00F1270C"/>
    <w:rsid w:val="00F12E05"/>
    <w:rsid w:val="00F1335C"/>
    <w:rsid w:val="00F134C2"/>
    <w:rsid w:val="00F141EA"/>
    <w:rsid w:val="00F142E9"/>
    <w:rsid w:val="00F14755"/>
    <w:rsid w:val="00F15696"/>
    <w:rsid w:val="00F162FB"/>
    <w:rsid w:val="00F178DA"/>
    <w:rsid w:val="00F179D2"/>
    <w:rsid w:val="00F20336"/>
    <w:rsid w:val="00F2053D"/>
    <w:rsid w:val="00F208EF"/>
    <w:rsid w:val="00F23761"/>
    <w:rsid w:val="00F26140"/>
    <w:rsid w:val="00F26EF6"/>
    <w:rsid w:val="00F27955"/>
    <w:rsid w:val="00F27ACE"/>
    <w:rsid w:val="00F308FC"/>
    <w:rsid w:val="00F31D9D"/>
    <w:rsid w:val="00F32231"/>
    <w:rsid w:val="00F3528A"/>
    <w:rsid w:val="00F3564C"/>
    <w:rsid w:val="00F3576E"/>
    <w:rsid w:val="00F369EE"/>
    <w:rsid w:val="00F37DB1"/>
    <w:rsid w:val="00F40544"/>
    <w:rsid w:val="00F41171"/>
    <w:rsid w:val="00F41E48"/>
    <w:rsid w:val="00F41FC3"/>
    <w:rsid w:val="00F43359"/>
    <w:rsid w:val="00F43DC9"/>
    <w:rsid w:val="00F44075"/>
    <w:rsid w:val="00F441C7"/>
    <w:rsid w:val="00F44FA8"/>
    <w:rsid w:val="00F4529C"/>
    <w:rsid w:val="00F45BF6"/>
    <w:rsid w:val="00F46590"/>
    <w:rsid w:val="00F46CD5"/>
    <w:rsid w:val="00F4721E"/>
    <w:rsid w:val="00F479AF"/>
    <w:rsid w:val="00F5071C"/>
    <w:rsid w:val="00F50F66"/>
    <w:rsid w:val="00F512C3"/>
    <w:rsid w:val="00F516DD"/>
    <w:rsid w:val="00F521FF"/>
    <w:rsid w:val="00F531A7"/>
    <w:rsid w:val="00F5357A"/>
    <w:rsid w:val="00F53693"/>
    <w:rsid w:val="00F53B3F"/>
    <w:rsid w:val="00F53D50"/>
    <w:rsid w:val="00F54FEE"/>
    <w:rsid w:val="00F56026"/>
    <w:rsid w:val="00F56B6A"/>
    <w:rsid w:val="00F5783E"/>
    <w:rsid w:val="00F57A1A"/>
    <w:rsid w:val="00F57A5D"/>
    <w:rsid w:val="00F57F6C"/>
    <w:rsid w:val="00F60B78"/>
    <w:rsid w:val="00F60F7B"/>
    <w:rsid w:val="00F616F2"/>
    <w:rsid w:val="00F62078"/>
    <w:rsid w:val="00F62C82"/>
    <w:rsid w:val="00F63F15"/>
    <w:rsid w:val="00F657C8"/>
    <w:rsid w:val="00F65B26"/>
    <w:rsid w:val="00F65B8C"/>
    <w:rsid w:val="00F6610D"/>
    <w:rsid w:val="00F664B3"/>
    <w:rsid w:val="00F66EB9"/>
    <w:rsid w:val="00F67602"/>
    <w:rsid w:val="00F68A0E"/>
    <w:rsid w:val="00F705E2"/>
    <w:rsid w:val="00F7112F"/>
    <w:rsid w:val="00F71E26"/>
    <w:rsid w:val="00F7365E"/>
    <w:rsid w:val="00F7432C"/>
    <w:rsid w:val="00F746E1"/>
    <w:rsid w:val="00F7493B"/>
    <w:rsid w:val="00F750D9"/>
    <w:rsid w:val="00F7582C"/>
    <w:rsid w:val="00F75BFC"/>
    <w:rsid w:val="00F7625E"/>
    <w:rsid w:val="00F767E9"/>
    <w:rsid w:val="00F768E9"/>
    <w:rsid w:val="00F76D97"/>
    <w:rsid w:val="00F7732B"/>
    <w:rsid w:val="00F773DB"/>
    <w:rsid w:val="00F77D9F"/>
    <w:rsid w:val="00F808DD"/>
    <w:rsid w:val="00F80929"/>
    <w:rsid w:val="00F80E54"/>
    <w:rsid w:val="00F80F7A"/>
    <w:rsid w:val="00F81B63"/>
    <w:rsid w:val="00F82441"/>
    <w:rsid w:val="00F828BD"/>
    <w:rsid w:val="00F83551"/>
    <w:rsid w:val="00F85AAB"/>
    <w:rsid w:val="00F85E90"/>
    <w:rsid w:val="00F86DD9"/>
    <w:rsid w:val="00F87A28"/>
    <w:rsid w:val="00F87E40"/>
    <w:rsid w:val="00F9018D"/>
    <w:rsid w:val="00F9157E"/>
    <w:rsid w:val="00F91A75"/>
    <w:rsid w:val="00F92293"/>
    <w:rsid w:val="00F93B54"/>
    <w:rsid w:val="00F93C28"/>
    <w:rsid w:val="00F94FB3"/>
    <w:rsid w:val="00F95033"/>
    <w:rsid w:val="00F95C13"/>
    <w:rsid w:val="00F961BC"/>
    <w:rsid w:val="00F970CE"/>
    <w:rsid w:val="00FA075F"/>
    <w:rsid w:val="00FA1B74"/>
    <w:rsid w:val="00FA1BF8"/>
    <w:rsid w:val="00FA2759"/>
    <w:rsid w:val="00FA42C1"/>
    <w:rsid w:val="00FA517F"/>
    <w:rsid w:val="00FA60E8"/>
    <w:rsid w:val="00FA6947"/>
    <w:rsid w:val="00FA71E8"/>
    <w:rsid w:val="00FA7480"/>
    <w:rsid w:val="00FB02F8"/>
    <w:rsid w:val="00FB0B3E"/>
    <w:rsid w:val="00FB1959"/>
    <w:rsid w:val="00FB2264"/>
    <w:rsid w:val="00FB302E"/>
    <w:rsid w:val="00FB37CB"/>
    <w:rsid w:val="00FB41F8"/>
    <w:rsid w:val="00FB420F"/>
    <w:rsid w:val="00FB46B1"/>
    <w:rsid w:val="00FB4B9D"/>
    <w:rsid w:val="00FB4CCE"/>
    <w:rsid w:val="00FB54B9"/>
    <w:rsid w:val="00FB7A18"/>
    <w:rsid w:val="00FC0331"/>
    <w:rsid w:val="00FC0CAF"/>
    <w:rsid w:val="00FC1336"/>
    <w:rsid w:val="00FC1AE8"/>
    <w:rsid w:val="00FC1B94"/>
    <w:rsid w:val="00FC2DEF"/>
    <w:rsid w:val="00FC31C7"/>
    <w:rsid w:val="00FC35C0"/>
    <w:rsid w:val="00FC424E"/>
    <w:rsid w:val="00FC4913"/>
    <w:rsid w:val="00FC4A73"/>
    <w:rsid w:val="00FC7A3C"/>
    <w:rsid w:val="00FD0217"/>
    <w:rsid w:val="00FD031A"/>
    <w:rsid w:val="00FD0AEF"/>
    <w:rsid w:val="00FD0FFB"/>
    <w:rsid w:val="00FD18DF"/>
    <w:rsid w:val="00FD2262"/>
    <w:rsid w:val="00FD22CF"/>
    <w:rsid w:val="00FD3892"/>
    <w:rsid w:val="00FD4301"/>
    <w:rsid w:val="00FD4DAD"/>
    <w:rsid w:val="00FD5DF7"/>
    <w:rsid w:val="00FD6C48"/>
    <w:rsid w:val="00FD6E1F"/>
    <w:rsid w:val="00FD7A99"/>
    <w:rsid w:val="00FE093F"/>
    <w:rsid w:val="00FE0B25"/>
    <w:rsid w:val="00FE0DEC"/>
    <w:rsid w:val="00FE2158"/>
    <w:rsid w:val="00FE2959"/>
    <w:rsid w:val="00FE3A74"/>
    <w:rsid w:val="00FE4D08"/>
    <w:rsid w:val="00FE6A26"/>
    <w:rsid w:val="00FE6D13"/>
    <w:rsid w:val="00FE6DE5"/>
    <w:rsid w:val="00FE799A"/>
    <w:rsid w:val="00FE7FDF"/>
    <w:rsid w:val="00FF1E41"/>
    <w:rsid w:val="00FF26D3"/>
    <w:rsid w:val="00FF364F"/>
    <w:rsid w:val="00FF3CDF"/>
    <w:rsid w:val="00FF41F7"/>
    <w:rsid w:val="00FF442B"/>
    <w:rsid w:val="00FF5248"/>
    <w:rsid w:val="00FF56E6"/>
    <w:rsid w:val="00FF576D"/>
    <w:rsid w:val="00FF6A8B"/>
    <w:rsid w:val="00FF6FC7"/>
    <w:rsid w:val="010FC5DA"/>
    <w:rsid w:val="01118C65"/>
    <w:rsid w:val="0111EF5E"/>
    <w:rsid w:val="01136856"/>
    <w:rsid w:val="01188C4A"/>
    <w:rsid w:val="012AECDD"/>
    <w:rsid w:val="012FAE04"/>
    <w:rsid w:val="01312B92"/>
    <w:rsid w:val="0141F790"/>
    <w:rsid w:val="0143695C"/>
    <w:rsid w:val="01450630"/>
    <w:rsid w:val="01497370"/>
    <w:rsid w:val="014F42CF"/>
    <w:rsid w:val="01515777"/>
    <w:rsid w:val="0151C584"/>
    <w:rsid w:val="015585DA"/>
    <w:rsid w:val="0158A174"/>
    <w:rsid w:val="015F9A82"/>
    <w:rsid w:val="01758491"/>
    <w:rsid w:val="017FCD35"/>
    <w:rsid w:val="018DF1E0"/>
    <w:rsid w:val="018E2B9B"/>
    <w:rsid w:val="018F53E4"/>
    <w:rsid w:val="0193ED09"/>
    <w:rsid w:val="01992FD6"/>
    <w:rsid w:val="01995E15"/>
    <w:rsid w:val="019E72D7"/>
    <w:rsid w:val="019FC01C"/>
    <w:rsid w:val="01A2F377"/>
    <w:rsid w:val="01A68BA9"/>
    <w:rsid w:val="01A81643"/>
    <w:rsid w:val="01A9B92F"/>
    <w:rsid w:val="01B6F8BE"/>
    <w:rsid w:val="01C0DF92"/>
    <w:rsid w:val="01C24E0D"/>
    <w:rsid w:val="01C697C5"/>
    <w:rsid w:val="01C95C9B"/>
    <w:rsid w:val="01CB76BA"/>
    <w:rsid w:val="01CE854B"/>
    <w:rsid w:val="01CFBC0D"/>
    <w:rsid w:val="01D66C0E"/>
    <w:rsid w:val="01D940FC"/>
    <w:rsid w:val="01ECC6D4"/>
    <w:rsid w:val="01EE6362"/>
    <w:rsid w:val="01EFD23D"/>
    <w:rsid w:val="01F146C3"/>
    <w:rsid w:val="01F23942"/>
    <w:rsid w:val="01F52650"/>
    <w:rsid w:val="01F6775D"/>
    <w:rsid w:val="01FAC7B0"/>
    <w:rsid w:val="01FADAFF"/>
    <w:rsid w:val="01FCD958"/>
    <w:rsid w:val="01FE1EC1"/>
    <w:rsid w:val="02069E12"/>
    <w:rsid w:val="02074F7E"/>
    <w:rsid w:val="020C8DEF"/>
    <w:rsid w:val="020FB298"/>
    <w:rsid w:val="0211ECC8"/>
    <w:rsid w:val="02176922"/>
    <w:rsid w:val="02186620"/>
    <w:rsid w:val="0244A573"/>
    <w:rsid w:val="024D2EB7"/>
    <w:rsid w:val="024D4211"/>
    <w:rsid w:val="0256742A"/>
    <w:rsid w:val="02589DD1"/>
    <w:rsid w:val="02623653"/>
    <w:rsid w:val="02651FE8"/>
    <w:rsid w:val="026E2A50"/>
    <w:rsid w:val="0274BAEE"/>
    <w:rsid w:val="027603D1"/>
    <w:rsid w:val="02785DC5"/>
    <w:rsid w:val="027D476C"/>
    <w:rsid w:val="027F44B2"/>
    <w:rsid w:val="028178FC"/>
    <w:rsid w:val="0282D514"/>
    <w:rsid w:val="0294EF5E"/>
    <w:rsid w:val="02A49023"/>
    <w:rsid w:val="02A4BC15"/>
    <w:rsid w:val="02AD24F6"/>
    <w:rsid w:val="02ADBFBF"/>
    <w:rsid w:val="02B1CE15"/>
    <w:rsid w:val="02C2945E"/>
    <w:rsid w:val="02C35314"/>
    <w:rsid w:val="02C3CBF1"/>
    <w:rsid w:val="02DF503E"/>
    <w:rsid w:val="02DF8C88"/>
    <w:rsid w:val="02E16AAA"/>
    <w:rsid w:val="02E1D623"/>
    <w:rsid w:val="02E2E15E"/>
    <w:rsid w:val="02E47DD4"/>
    <w:rsid w:val="02E8211C"/>
    <w:rsid w:val="02ED4BD4"/>
    <w:rsid w:val="02EDD71F"/>
    <w:rsid w:val="02F5532D"/>
    <w:rsid w:val="02F89C46"/>
    <w:rsid w:val="03007BFC"/>
    <w:rsid w:val="030C99BF"/>
    <w:rsid w:val="031637BE"/>
    <w:rsid w:val="03175358"/>
    <w:rsid w:val="0318545C"/>
    <w:rsid w:val="031C6325"/>
    <w:rsid w:val="0321696B"/>
    <w:rsid w:val="032685CC"/>
    <w:rsid w:val="03268DAD"/>
    <w:rsid w:val="03331708"/>
    <w:rsid w:val="033524C5"/>
    <w:rsid w:val="0335465B"/>
    <w:rsid w:val="03378DA8"/>
    <w:rsid w:val="03382CE2"/>
    <w:rsid w:val="033B80F2"/>
    <w:rsid w:val="033D0D85"/>
    <w:rsid w:val="0341FDA3"/>
    <w:rsid w:val="03479C2D"/>
    <w:rsid w:val="0349397D"/>
    <w:rsid w:val="034A6421"/>
    <w:rsid w:val="034C5117"/>
    <w:rsid w:val="034E6023"/>
    <w:rsid w:val="0352CF39"/>
    <w:rsid w:val="035404CB"/>
    <w:rsid w:val="035D32CF"/>
    <w:rsid w:val="036508DE"/>
    <w:rsid w:val="036908DD"/>
    <w:rsid w:val="0371B2A2"/>
    <w:rsid w:val="0377F66E"/>
    <w:rsid w:val="037E95E2"/>
    <w:rsid w:val="03814FD0"/>
    <w:rsid w:val="0381D1B4"/>
    <w:rsid w:val="03830656"/>
    <w:rsid w:val="03877C36"/>
    <w:rsid w:val="038A627D"/>
    <w:rsid w:val="038A72D5"/>
    <w:rsid w:val="038C2439"/>
    <w:rsid w:val="038DA34C"/>
    <w:rsid w:val="038F5C62"/>
    <w:rsid w:val="039135FD"/>
    <w:rsid w:val="0394157C"/>
    <w:rsid w:val="039B6CD9"/>
    <w:rsid w:val="039EE33B"/>
    <w:rsid w:val="039F4E9D"/>
    <w:rsid w:val="03AF9EBD"/>
    <w:rsid w:val="03B4F4DE"/>
    <w:rsid w:val="03B8EB89"/>
    <w:rsid w:val="03BAD9D7"/>
    <w:rsid w:val="03BFA7DD"/>
    <w:rsid w:val="03C16C8B"/>
    <w:rsid w:val="03CC315D"/>
    <w:rsid w:val="03D373D3"/>
    <w:rsid w:val="03D4E43E"/>
    <w:rsid w:val="03D7B74D"/>
    <w:rsid w:val="03D92237"/>
    <w:rsid w:val="03DC33FC"/>
    <w:rsid w:val="03DD71AD"/>
    <w:rsid w:val="03E164F1"/>
    <w:rsid w:val="03E97D4D"/>
    <w:rsid w:val="03EE20CC"/>
    <w:rsid w:val="03F061DF"/>
    <w:rsid w:val="03F46E32"/>
    <w:rsid w:val="03F5219C"/>
    <w:rsid w:val="03F7249C"/>
    <w:rsid w:val="03F85E28"/>
    <w:rsid w:val="04125BB1"/>
    <w:rsid w:val="041503D2"/>
    <w:rsid w:val="04170DAB"/>
    <w:rsid w:val="041F17E2"/>
    <w:rsid w:val="04226E8E"/>
    <w:rsid w:val="042545D2"/>
    <w:rsid w:val="042729CB"/>
    <w:rsid w:val="0432DEE1"/>
    <w:rsid w:val="0433EC7F"/>
    <w:rsid w:val="043746F1"/>
    <w:rsid w:val="043E55A7"/>
    <w:rsid w:val="043FCD3A"/>
    <w:rsid w:val="044646FA"/>
    <w:rsid w:val="044935B7"/>
    <w:rsid w:val="0449A059"/>
    <w:rsid w:val="044A8279"/>
    <w:rsid w:val="044AD188"/>
    <w:rsid w:val="044AFB6F"/>
    <w:rsid w:val="044C23E4"/>
    <w:rsid w:val="04526967"/>
    <w:rsid w:val="04579774"/>
    <w:rsid w:val="04581716"/>
    <w:rsid w:val="045DBC93"/>
    <w:rsid w:val="04619F0F"/>
    <w:rsid w:val="0462BC2D"/>
    <w:rsid w:val="0462F764"/>
    <w:rsid w:val="04676EBD"/>
    <w:rsid w:val="046DDF30"/>
    <w:rsid w:val="046ED6F9"/>
    <w:rsid w:val="0480926C"/>
    <w:rsid w:val="048502C5"/>
    <w:rsid w:val="048657F2"/>
    <w:rsid w:val="0489B1D5"/>
    <w:rsid w:val="04916A4D"/>
    <w:rsid w:val="049958C1"/>
    <w:rsid w:val="049CD2C9"/>
    <w:rsid w:val="049E22FB"/>
    <w:rsid w:val="049F4D4C"/>
    <w:rsid w:val="04A10694"/>
    <w:rsid w:val="04A2042C"/>
    <w:rsid w:val="04A4D592"/>
    <w:rsid w:val="04A8FEE1"/>
    <w:rsid w:val="04A9BBBA"/>
    <w:rsid w:val="04AA652F"/>
    <w:rsid w:val="04AA876B"/>
    <w:rsid w:val="04ADBF57"/>
    <w:rsid w:val="04B00971"/>
    <w:rsid w:val="04B4EE85"/>
    <w:rsid w:val="04B59DD0"/>
    <w:rsid w:val="04B914A9"/>
    <w:rsid w:val="04BE86C5"/>
    <w:rsid w:val="04BF6FC6"/>
    <w:rsid w:val="04C28E6C"/>
    <w:rsid w:val="04D21D90"/>
    <w:rsid w:val="04D30DAB"/>
    <w:rsid w:val="04D89049"/>
    <w:rsid w:val="04DA4A47"/>
    <w:rsid w:val="04DF474A"/>
    <w:rsid w:val="04DFA14C"/>
    <w:rsid w:val="04E123D5"/>
    <w:rsid w:val="04E3D1DE"/>
    <w:rsid w:val="04E97E26"/>
    <w:rsid w:val="04EE60AB"/>
    <w:rsid w:val="04EEB81B"/>
    <w:rsid w:val="04F3DBA3"/>
    <w:rsid w:val="04FDA91D"/>
    <w:rsid w:val="0500D93F"/>
    <w:rsid w:val="050B40D3"/>
    <w:rsid w:val="050D0400"/>
    <w:rsid w:val="05122C43"/>
    <w:rsid w:val="05147D88"/>
    <w:rsid w:val="0517E149"/>
    <w:rsid w:val="051A2BE0"/>
    <w:rsid w:val="051E7C40"/>
    <w:rsid w:val="05227184"/>
    <w:rsid w:val="05253EF1"/>
    <w:rsid w:val="05254D1B"/>
    <w:rsid w:val="05255B54"/>
    <w:rsid w:val="0528046B"/>
    <w:rsid w:val="052D999B"/>
    <w:rsid w:val="05310D45"/>
    <w:rsid w:val="05333BEA"/>
    <w:rsid w:val="0533E33B"/>
    <w:rsid w:val="05405A2F"/>
    <w:rsid w:val="05450A5E"/>
    <w:rsid w:val="0547D77A"/>
    <w:rsid w:val="054C2F2A"/>
    <w:rsid w:val="054F846D"/>
    <w:rsid w:val="05521657"/>
    <w:rsid w:val="0559D377"/>
    <w:rsid w:val="055B10AB"/>
    <w:rsid w:val="05613E23"/>
    <w:rsid w:val="0563564F"/>
    <w:rsid w:val="05649A60"/>
    <w:rsid w:val="0567797A"/>
    <w:rsid w:val="056A6267"/>
    <w:rsid w:val="057C6D42"/>
    <w:rsid w:val="057FAD10"/>
    <w:rsid w:val="0581D660"/>
    <w:rsid w:val="05821808"/>
    <w:rsid w:val="058226FB"/>
    <w:rsid w:val="05856DF1"/>
    <w:rsid w:val="058CF147"/>
    <w:rsid w:val="05942E89"/>
    <w:rsid w:val="05961EC2"/>
    <w:rsid w:val="059A4437"/>
    <w:rsid w:val="059AAC50"/>
    <w:rsid w:val="059B6976"/>
    <w:rsid w:val="059D1457"/>
    <w:rsid w:val="059F6FBD"/>
    <w:rsid w:val="05A13F09"/>
    <w:rsid w:val="05A246D8"/>
    <w:rsid w:val="05A58717"/>
    <w:rsid w:val="05A59812"/>
    <w:rsid w:val="05AAF45A"/>
    <w:rsid w:val="05B33303"/>
    <w:rsid w:val="05B6F17D"/>
    <w:rsid w:val="05BC1169"/>
    <w:rsid w:val="05BD746B"/>
    <w:rsid w:val="05BF574B"/>
    <w:rsid w:val="05C5E554"/>
    <w:rsid w:val="05C6FF19"/>
    <w:rsid w:val="05C9360A"/>
    <w:rsid w:val="05CFED41"/>
    <w:rsid w:val="05D7D4D8"/>
    <w:rsid w:val="05DC8F0E"/>
    <w:rsid w:val="05E5F119"/>
    <w:rsid w:val="05E999E7"/>
    <w:rsid w:val="05EE7BFC"/>
    <w:rsid w:val="05F0C166"/>
    <w:rsid w:val="05F1FB7A"/>
    <w:rsid w:val="05FD94DC"/>
    <w:rsid w:val="05FE544E"/>
    <w:rsid w:val="0605A25F"/>
    <w:rsid w:val="06088286"/>
    <w:rsid w:val="0609B8C6"/>
    <w:rsid w:val="060D3CB2"/>
    <w:rsid w:val="060E6C0B"/>
    <w:rsid w:val="06218239"/>
    <w:rsid w:val="0638AC2D"/>
    <w:rsid w:val="063D614A"/>
    <w:rsid w:val="0643691E"/>
    <w:rsid w:val="064F215A"/>
    <w:rsid w:val="064FBDBA"/>
    <w:rsid w:val="06542624"/>
    <w:rsid w:val="06577627"/>
    <w:rsid w:val="0658673C"/>
    <w:rsid w:val="065967A1"/>
    <w:rsid w:val="065C21AC"/>
    <w:rsid w:val="0660E6F5"/>
    <w:rsid w:val="06613EF6"/>
    <w:rsid w:val="066C662C"/>
    <w:rsid w:val="066DB533"/>
    <w:rsid w:val="06728EC6"/>
    <w:rsid w:val="0672972F"/>
    <w:rsid w:val="0674F9C2"/>
    <w:rsid w:val="0679886A"/>
    <w:rsid w:val="067A1636"/>
    <w:rsid w:val="06803339"/>
    <w:rsid w:val="0681AEE0"/>
    <w:rsid w:val="06948B8F"/>
    <w:rsid w:val="0699BD7D"/>
    <w:rsid w:val="069C85FE"/>
    <w:rsid w:val="069D022C"/>
    <w:rsid w:val="06A2FF34"/>
    <w:rsid w:val="06A6ECF0"/>
    <w:rsid w:val="06B25C91"/>
    <w:rsid w:val="06B52114"/>
    <w:rsid w:val="06B84C39"/>
    <w:rsid w:val="06B933F3"/>
    <w:rsid w:val="06B94AEC"/>
    <w:rsid w:val="06B99A53"/>
    <w:rsid w:val="06BA42AB"/>
    <w:rsid w:val="06BB7987"/>
    <w:rsid w:val="06C12BB5"/>
    <w:rsid w:val="06C20C3A"/>
    <w:rsid w:val="06C40D2A"/>
    <w:rsid w:val="06CA56B1"/>
    <w:rsid w:val="06CEB5C1"/>
    <w:rsid w:val="06D6AA4D"/>
    <w:rsid w:val="06DA2BFA"/>
    <w:rsid w:val="06DADB5E"/>
    <w:rsid w:val="06DF780A"/>
    <w:rsid w:val="06E3B4AE"/>
    <w:rsid w:val="06E96751"/>
    <w:rsid w:val="06E99EB0"/>
    <w:rsid w:val="06EE1E72"/>
    <w:rsid w:val="06F18981"/>
    <w:rsid w:val="06F27752"/>
    <w:rsid w:val="06F5358A"/>
    <w:rsid w:val="06F717FA"/>
    <w:rsid w:val="06FE9F8D"/>
    <w:rsid w:val="06FF3625"/>
    <w:rsid w:val="07003B81"/>
    <w:rsid w:val="070B77B6"/>
    <w:rsid w:val="070B84EC"/>
    <w:rsid w:val="071A06F0"/>
    <w:rsid w:val="0720D5CB"/>
    <w:rsid w:val="0725C18E"/>
    <w:rsid w:val="07276A73"/>
    <w:rsid w:val="072EB368"/>
    <w:rsid w:val="072EF0A3"/>
    <w:rsid w:val="07427A09"/>
    <w:rsid w:val="074742FB"/>
    <w:rsid w:val="074FA601"/>
    <w:rsid w:val="07500211"/>
    <w:rsid w:val="0753832E"/>
    <w:rsid w:val="0758399A"/>
    <w:rsid w:val="075E7D8D"/>
    <w:rsid w:val="07704932"/>
    <w:rsid w:val="0772FCCD"/>
    <w:rsid w:val="077675F5"/>
    <w:rsid w:val="0779359F"/>
    <w:rsid w:val="077EC073"/>
    <w:rsid w:val="07894ACE"/>
    <w:rsid w:val="078AE2A7"/>
    <w:rsid w:val="078EF8D7"/>
    <w:rsid w:val="07904D5F"/>
    <w:rsid w:val="079855DD"/>
    <w:rsid w:val="07A7528A"/>
    <w:rsid w:val="07A75DB8"/>
    <w:rsid w:val="07A8E08C"/>
    <w:rsid w:val="07B906BE"/>
    <w:rsid w:val="07C958C1"/>
    <w:rsid w:val="07D148E1"/>
    <w:rsid w:val="07D60125"/>
    <w:rsid w:val="07DCC20A"/>
    <w:rsid w:val="07E120AF"/>
    <w:rsid w:val="07EDFBD2"/>
    <w:rsid w:val="07F088C7"/>
    <w:rsid w:val="07F203D6"/>
    <w:rsid w:val="07F2903B"/>
    <w:rsid w:val="07F95AC9"/>
    <w:rsid w:val="0808B77E"/>
    <w:rsid w:val="080BFBA5"/>
    <w:rsid w:val="080D6558"/>
    <w:rsid w:val="08101BF2"/>
    <w:rsid w:val="0814AE40"/>
    <w:rsid w:val="0815E752"/>
    <w:rsid w:val="0815E950"/>
    <w:rsid w:val="081D0C8D"/>
    <w:rsid w:val="081F17FE"/>
    <w:rsid w:val="0820B2C6"/>
    <w:rsid w:val="08228477"/>
    <w:rsid w:val="0823C468"/>
    <w:rsid w:val="082A7C3D"/>
    <w:rsid w:val="082B01AA"/>
    <w:rsid w:val="082EAC57"/>
    <w:rsid w:val="082F2E33"/>
    <w:rsid w:val="08336ECF"/>
    <w:rsid w:val="08371768"/>
    <w:rsid w:val="0838FB25"/>
    <w:rsid w:val="083982D3"/>
    <w:rsid w:val="083B14AD"/>
    <w:rsid w:val="083E3263"/>
    <w:rsid w:val="084054DA"/>
    <w:rsid w:val="084169D0"/>
    <w:rsid w:val="08442CBA"/>
    <w:rsid w:val="084BAD62"/>
    <w:rsid w:val="0857C5EA"/>
    <w:rsid w:val="085987A5"/>
    <w:rsid w:val="0859F467"/>
    <w:rsid w:val="085B4BDB"/>
    <w:rsid w:val="085F6BF6"/>
    <w:rsid w:val="0863455C"/>
    <w:rsid w:val="08640CEB"/>
    <w:rsid w:val="0867E351"/>
    <w:rsid w:val="0869B60B"/>
    <w:rsid w:val="087A33F3"/>
    <w:rsid w:val="087AE734"/>
    <w:rsid w:val="087BC5F2"/>
    <w:rsid w:val="087ECE06"/>
    <w:rsid w:val="087F9BFF"/>
    <w:rsid w:val="0887E795"/>
    <w:rsid w:val="088A656F"/>
    <w:rsid w:val="088AE867"/>
    <w:rsid w:val="0890B0C2"/>
    <w:rsid w:val="08910701"/>
    <w:rsid w:val="0894D1EE"/>
    <w:rsid w:val="0895087E"/>
    <w:rsid w:val="08964761"/>
    <w:rsid w:val="08A26323"/>
    <w:rsid w:val="08A27703"/>
    <w:rsid w:val="08A5CC1F"/>
    <w:rsid w:val="08A91AC1"/>
    <w:rsid w:val="08A996B2"/>
    <w:rsid w:val="08AEAC72"/>
    <w:rsid w:val="08B0CCAA"/>
    <w:rsid w:val="08B44DE6"/>
    <w:rsid w:val="08B52908"/>
    <w:rsid w:val="08B951D0"/>
    <w:rsid w:val="08C188EE"/>
    <w:rsid w:val="08C1F8F1"/>
    <w:rsid w:val="08C3B6A5"/>
    <w:rsid w:val="08C59436"/>
    <w:rsid w:val="08CD0AE5"/>
    <w:rsid w:val="08CD5D34"/>
    <w:rsid w:val="08CDD038"/>
    <w:rsid w:val="08D51D73"/>
    <w:rsid w:val="08DC503E"/>
    <w:rsid w:val="08DCD016"/>
    <w:rsid w:val="08E5652C"/>
    <w:rsid w:val="08E668F9"/>
    <w:rsid w:val="08E847C1"/>
    <w:rsid w:val="08E9798D"/>
    <w:rsid w:val="08ED820E"/>
    <w:rsid w:val="08EFB245"/>
    <w:rsid w:val="08F3D47A"/>
    <w:rsid w:val="08F3DB88"/>
    <w:rsid w:val="08F51475"/>
    <w:rsid w:val="08F5B940"/>
    <w:rsid w:val="08FE34B4"/>
    <w:rsid w:val="09008FE9"/>
    <w:rsid w:val="0901103D"/>
    <w:rsid w:val="0901E84D"/>
    <w:rsid w:val="0905D99F"/>
    <w:rsid w:val="090CBE9D"/>
    <w:rsid w:val="090DE25E"/>
    <w:rsid w:val="0915C151"/>
    <w:rsid w:val="091A06E8"/>
    <w:rsid w:val="091D6E41"/>
    <w:rsid w:val="091E5A12"/>
    <w:rsid w:val="091E95E7"/>
    <w:rsid w:val="091F43C4"/>
    <w:rsid w:val="09242BE2"/>
    <w:rsid w:val="0926843D"/>
    <w:rsid w:val="09293A31"/>
    <w:rsid w:val="092DFF4D"/>
    <w:rsid w:val="092ECFE0"/>
    <w:rsid w:val="0931D182"/>
    <w:rsid w:val="093202D7"/>
    <w:rsid w:val="094227CE"/>
    <w:rsid w:val="0942D1EB"/>
    <w:rsid w:val="094490C9"/>
    <w:rsid w:val="09572EE0"/>
    <w:rsid w:val="0959493E"/>
    <w:rsid w:val="095B77DB"/>
    <w:rsid w:val="0963327F"/>
    <w:rsid w:val="09655213"/>
    <w:rsid w:val="096CC29E"/>
    <w:rsid w:val="096FA69A"/>
    <w:rsid w:val="0972FB68"/>
    <w:rsid w:val="097DC7DD"/>
    <w:rsid w:val="09805732"/>
    <w:rsid w:val="098346A3"/>
    <w:rsid w:val="098AAF73"/>
    <w:rsid w:val="098F4F18"/>
    <w:rsid w:val="098F885F"/>
    <w:rsid w:val="0990CDAC"/>
    <w:rsid w:val="09911DCD"/>
    <w:rsid w:val="0992FA31"/>
    <w:rsid w:val="099880B8"/>
    <w:rsid w:val="09997EBE"/>
    <w:rsid w:val="099B1994"/>
    <w:rsid w:val="099ECCCD"/>
    <w:rsid w:val="09A089EF"/>
    <w:rsid w:val="09A644DB"/>
    <w:rsid w:val="09A6B146"/>
    <w:rsid w:val="09A6D07E"/>
    <w:rsid w:val="09ABD6A8"/>
    <w:rsid w:val="09AF396B"/>
    <w:rsid w:val="09C06ED3"/>
    <w:rsid w:val="09CA0917"/>
    <w:rsid w:val="09CB9D03"/>
    <w:rsid w:val="09CCE81D"/>
    <w:rsid w:val="09CE4F47"/>
    <w:rsid w:val="09D488D9"/>
    <w:rsid w:val="09DB5366"/>
    <w:rsid w:val="09DD478E"/>
    <w:rsid w:val="09DD7FC8"/>
    <w:rsid w:val="09E4907B"/>
    <w:rsid w:val="09E5F29A"/>
    <w:rsid w:val="09E81126"/>
    <w:rsid w:val="09EBD1E6"/>
    <w:rsid w:val="09EDC1DD"/>
    <w:rsid w:val="09EF25A0"/>
    <w:rsid w:val="09EF2EC7"/>
    <w:rsid w:val="09F71C3C"/>
    <w:rsid w:val="09F75E7F"/>
    <w:rsid w:val="09F8879A"/>
    <w:rsid w:val="09F99B3D"/>
    <w:rsid w:val="0A04487C"/>
    <w:rsid w:val="0A0B8665"/>
    <w:rsid w:val="0A0F8A55"/>
    <w:rsid w:val="0A12C8C3"/>
    <w:rsid w:val="0A153DE0"/>
    <w:rsid w:val="0A18312D"/>
    <w:rsid w:val="0A3013DB"/>
    <w:rsid w:val="0A3280C9"/>
    <w:rsid w:val="0A353BDA"/>
    <w:rsid w:val="0A3B1BBE"/>
    <w:rsid w:val="0A3B9B20"/>
    <w:rsid w:val="0A3C9893"/>
    <w:rsid w:val="0A3D8A05"/>
    <w:rsid w:val="0A3E76E5"/>
    <w:rsid w:val="0A40BB2D"/>
    <w:rsid w:val="0A430C1E"/>
    <w:rsid w:val="0A465195"/>
    <w:rsid w:val="0A465284"/>
    <w:rsid w:val="0A46DCD6"/>
    <w:rsid w:val="0A46FAFE"/>
    <w:rsid w:val="0A4A6302"/>
    <w:rsid w:val="0A4B048C"/>
    <w:rsid w:val="0A4BB44D"/>
    <w:rsid w:val="0A4DF01D"/>
    <w:rsid w:val="0A4E154A"/>
    <w:rsid w:val="0A4E8622"/>
    <w:rsid w:val="0A4F124D"/>
    <w:rsid w:val="0A527BFE"/>
    <w:rsid w:val="0A5A45A3"/>
    <w:rsid w:val="0A5E37FA"/>
    <w:rsid w:val="0A5FAD13"/>
    <w:rsid w:val="0A65F3EF"/>
    <w:rsid w:val="0A7069C7"/>
    <w:rsid w:val="0A73C904"/>
    <w:rsid w:val="0A78BACC"/>
    <w:rsid w:val="0A8252F6"/>
    <w:rsid w:val="0A835DC8"/>
    <w:rsid w:val="0A90E58E"/>
    <w:rsid w:val="0A92C06C"/>
    <w:rsid w:val="0A935055"/>
    <w:rsid w:val="0A93B79D"/>
    <w:rsid w:val="0AA0E308"/>
    <w:rsid w:val="0AA96B37"/>
    <w:rsid w:val="0AAC2CE3"/>
    <w:rsid w:val="0AAFA208"/>
    <w:rsid w:val="0AB00031"/>
    <w:rsid w:val="0ABB138E"/>
    <w:rsid w:val="0AC1B366"/>
    <w:rsid w:val="0AC51C57"/>
    <w:rsid w:val="0AC85460"/>
    <w:rsid w:val="0AC8FA04"/>
    <w:rsid w:val="0AC9AEB7"/>
    <w:rsid w:val="0AD1B2CC"/>
    <w:rsid w:val="0AD3C4BF"/>
    <w:rsid w:val="0AD508CB"/>
    <w:rsid w:val="0AD87672"/>
    <w:rsid w:val="0AD9A54A"/>
    <w:rsid w:val="0ADFAECE"/>
    <w:rsid w:val="0AE0A012"/>
    <w:rsid w:val="0AE407E7"/>
    <w:rsid w:val="0AE6ACFB"/>
    <w:rsid w:val="0AF26277"/>
    <w:rsid w:val="0AF3B3D8"/>
    <w:rsid w:val="0AF46ACB"/>
    <w:rsid w:val="0AF84185"/>
    <w:rsid w:val="0AFEC5C1"/>
    <w:rsid w:val="0B03E74B"/>
    <w:rsid w:val="0B049353"/>
    <w:rsid w:val="0B050947"/>
    <w:rsid w:val="0B0FD253"/>
    <w:rsid w:val="0B105D5E"/>
    <w:rsid w:val="0B1075BC"/>
    <w:rsid w:val="0B1457BA"/>
    <w:rsid w:val="0B1F741E"/>
    <w:rsid w:val="0B2238CC"/>
    <w:rsid w:val="0B233807"/>
    <w:rsid w:val="0B26C69E"/>
    <w:rsid w:val="0B27B91B"/>
    <w:rsid w:val="0B308D88"/>
    <w:rsid w:val="0B31F676"/>
    <w:rsid w:val="0B4B5397"/>
    <w:rsid w:val="0B50C9E5"/>
    <w:rsid w:val="0B53AB51"/>
    <w:rsid w:val="0B5895C3"/>
    <w:rsid w:val="0B58B6B2"/>
    <w:rsid w:val="0B5952E3"/>
    <w:rsid w:val="0B6109A0"/>
    <w:rsid w:val="0B61FEE5"/>
    <w:rsid w:val="0B63934B"/>
    <w:rsid w:val="0B64FADE"/>
    <w:rsid w:val="0B653E5F"/>
    <w:rsid w:val="0B6B0F91"/>
    <w:rsid w:val="0B6C4871"/>
    <w:rsid w:val="0B6D92F0"/>
    <w:rsid w:val="0B75FE56"/>
    <w:rsid w:val="0B867A19"/>
    <w:rsid w:val="0B8768E1"/>
    <w:rsid w:val="0B8C4759"/>
    <w:rsid w:val="0B92D305"/>
    <w:rsid w:val="0B954E0C"/>
    <w:rsid w:val="0B96B72E"/>
    <w:rsid w:val="0BA38DA0"/>
    <w:rsid w:val="0BA5B3E0"/>
    <w:rsid w:val="0BAEAD33"/>
    <w:rsid w:val="0BAFE5A4"/>
    <w:rsid w:val="0BB91BFF"/>
    <w:rsid w:val="0BB9A7D8"/>
    <w:rsid w:val="0BBD7E83"/>
    <w:rsid w:val="0BBDEB90"/>
    <w:rsid w:val="0BBF4866"/>
    <w:rsid w:val="0BBFA5B6"/>
    <w:rsid w:val="0BC7A085"/>
    <w:rsid w:val="0BCAB9C2"/>
    <w:rsid w:val="0BCEFFCC"/>
    <w:rsid w:val="0BD6A9B4"/>
    <w:rsid w:val="0BD6C192"/>
    <w:rsid w:val="0BDA6C39"/>
    <w:rsid w:val="0BDC8B8E"/>
    <w:rsid w:val="0BE5E2D2"/>
    <w:rsid w:val="0BE62EB8"/>
    <w:rsid w:val="0BE76F6F"/>
    <w:rsid w:val="0BE87A60"/>
    <w:rsid w:val="0BEF7A03"/>
    <w:rsid w:val="0BF2D704"/>
    <w:rsid w:val="0BF58D27"/>
    <w:rsid w:val="0BF7E21E"/>
    <w:rsid w:val="0BFDA7DB"/>
    <w:rsid w:val="0C01CC1A"/>
    <w:rsid w:val="0C129631"/>
    <w:rsid w:val="0C138285"/>
    <w:rsid w:val="0C18379F"/>
    <w:rsid w:val="0C1AF3AA"/>
    <w:rsid w:val="0C1C3F43"/>
    <w:rsid w:val="0C1F412F"/>
    <w:rsid w:val="0C214055"/>
    <w:rsid w:val="0C237334"/>
    <w:rsid w:val="0C281030"/>
    <w:rsid w:val="0C2946C0"/>
    <w:rsid w:val="0C2B4988"/>
    <w:rsid w:val="0C2D12E2"/>
    <w:rsid w:val="0C380B26"/>
    <w:rsid w:val="0C3FEAAA"/>
    <w:rsid w:val="0C46463D"/>
    <w:rsid w:val="0C472213"/>
    <w:rsid w:val="0C4A49F4"/>
    <w:rsid w:val="0C53C76B"/>
    <w:rsid w:val="0C5C0960"/>
    <w:rsid w:val="0C5ED2DD"/>
    <w:rsid w:val="0C613FCC"/>
    <w:rsid w:val="0C64393E"/>
    <w:rsid w:val="0C652AE3"/>
    <w:rsid w:val="0C6CDD72"/>
    <w:rsid w:val="0C780A15"/>
    <w:rsid w:val="0C7C318B"/>
    <w:rsid w:val="0C7C8127"/>
    <w:rsid w:val="0C9555D2"/>
    <w:rsid w:val="0C98400E"/>
    <w:rsid w:val="0C9A2AD0"/>
    <w:rsid w:val="0CA3569E"/>
    <w:rsid w:val="0CA6A8BD"/>
    <w:rsid w:val="0CA7301C"/>
    <w:rsid w:val="0CB0D75B"/>
    <w:rsid w:val="0CB5AE1A"/>
    <w:rsid w:val="0CB9D63B"/>
    <w:rsid w:val="0CB9DDF7"/>
    <w:rsid w:val="0CBE7B0D"/>
    <w:rsid w:val="0CC1F8B9"/>
    <w:rsid w:val="0CC20EB9"/>
    <w:rsid w:val="0CCA39FF"/>
    <w:rsid w:val="0CCA84A5"/>
    <w:rsid w:val="0CCB0117"/>
    <w:rsid w:val="0CCDE0C8"/>
    <w:rsid w:val="0CD5954B"/>
    <w:rsid w:val="0CDDF2C6"/>
    <w:rsid w:val="0CDE1911"/>
    <w:rsid w:val="0CDEEF1B"/>
    <w:rsid w:val="0CDFDB91"/>
    <w:rsid w:val="0CE27358"/>
    <w:rsid w:val="0CE2A329"/>
    <w:rsid w:val="0CE5A957"/>
    <w:rsid w:val="0CEDEBBA"/>
    <w:rsid w:val="0CEE0860"/>
    <w:rsid w:val="0CF5EB76"/>
    <w:rsid w:val="0CFF746E"/>
    <w:rsid w:val="0D0947EB"/>
    <w:rsid w:val="0D0E9923"/>
    <w:rsid w:val="0D0F3A0F"/>
    <w:rsid w:val="0D158498"/>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99352D"/>
    <w:rsid w:val="0D9B28A0"/>
    <w:rsid w:val="0D9CD38D"/>
    <w:rsid w:val="0DA2F47C"/>
    <w:rsid w:val="0DA9E0EE"/>
    <w:rsid w:val="0DAC3651"/>
    <w:rsid w:val="0DAE959B"/>
    <w:rsid w:val="0DB3D571"/>
    <w:rsid w:val="0DB63C4A"/>
    <w:rsid w:val="0DB6A872"/>
    <w:rsid w:val="0DC07D87"/>
    <w:rsid w:val="0DC08196"/>
    <w:rsid w:val="0DC3B72E"/>
    <w:rsid w:val="0DC58A24"/>
    <w:rsid w:val="0DC7945A"/>
    <w:rsid w:val="0DD2B458"/>
    <w:rsid w:val="0DD48989"/>
    <w:rsid w:val="0DD77E58"/>
    <w:rsid w:val="0DDB0D77"/>
    <w:rsid w:val="0DE0E03A"/>
    <w:rsid w:val="0DE5DD29"/>
    <w:rsid w:val="0DE659B2"/>
    <w:rsid w:val="0DEDED56"/>
    <w:rsid w:val="0DEF73DB"/>
    <w:rsid w:val="0DF63092"/>
    <w:rsid w:val="0DF9BBA1"/>
    <w:rsid w:val="0DFAADFC"/>
    <w:rsid w:val="0E01E25A"/>
    <w:rsid w:val="0E0FB5A3"/>
    <w:rsid w:val="0E1C4276"/>
    <w:rsid w:val="0E2EAECB"/>
    <w:rsid w:val="0E2EEC10"/>
    <w:rsid w:val="0E300EE0"/>
    <w:rsid w:val="0E300EEA"/>
    <w:rsid w:val="0E35842C"/>
    <w:rsid w:val="0E3E5469"/>
    <w:rsid w:val="0E41400B"/>
    <w:rsid w:val="0E49FB05"/>
    <w:rsid w:val="0E4A91C3"/>
    <w:rsid w:val="0E50223B"/>
    <w:rsid w:val="0E5D85BF"/>
    <w:rsid w:val="0E62480A"/>
    <w:rsid w:val="0E66C78D"/>
    <w:rsid w:val="0E69E575"/>
    <w:rsid w:val="0E6ABC6A"/>
    <w:rsid w:val="0E776F45"/>
    <w:rsid w:val="0E80E07A"/>
    <w:rsid w:val="0E850B2F"/>
    <w:rsid w:val="0E893124"/>
    <w:rsid w:val="0E89A709"/>
    <w:rsid w:val="0E8B3E9D"/>
    <w:rsid w:val="0E8ED543"/>
    <w:rsid w:val="0E9188E1"/>
    <w:rsid w:val="0E91A2F4"/>
    <w:rsid w:val="0E929441"/>
    <w:rsid w:val="0E9503F4"/>
    <w:rsid w:val="0E965AAD"/>
    <w:rsid w:val="0E971E2D"/>
    <w:rsid w:val="0E9781F6"/>
    <w:rsid w:val="0E979DE9"/>
    <w:rsid w:val="0E9A93A3"/>
    <w:rsid w:val="0E9E8754"/>
    <w:rsid w:val="0EA293A0"/>
    <w:rsid w:val="0EA8FC61"/>
    <w:rsid w:val="0EB1EEB6"/>
    <w:rsid w:val="0EB7320F"/>
    <w:rsid w:val="0EBF3BD8"/>
    <w:rsid w:val="0EC1A78C"/>
    <w:rsid w:val="0EC20A07"/>
    <w:rsid w:val="0ED84B00"/>
    <w:rsid w:val="0ED89193"/>
    <w:rsid w:val="0EDB6F22"/>
    <w:rsid w:val="0EDC73FF"/>
    <w:rsid w:val="0EE21318"/>
    <w:rsid w:val="0EE9731F"/>
    <w:rsid w:val="0EEA2226"/>
    <w:rsid w:val="0EEB172D"/>
    <w:rsid w:val="0EF480B0"/>
    <w:rsid w:val="0EF7E9D4"/>
    <w:rsid w:val="0EFD2926"/>
    <w:rsid w:val="0F0092DC"/>
    <w:rsid w:val="0F0290D5"/>
    <w:rsid w:val="0F0323EF"/>
    <w:rsid w:val="0F038C02"/>
    <w:rsid w:val="0F04174E"/>
    <w:rsid w:val="0F056409"/>
    <w:rsid w:val="0F06A4C9"/>
    <w:rsid w:val="0F0A4662"/>
    <w:rsid w:val="0F0C3909"/>
    <w:rsid w:val="0F0E8CE1"/>
    <w:rsid w:val="0F0F12CE"/>
    <w:rsid w:val="0F0FD595"/>
    <w:rsid w:val="0F16CEC7"/>
    <w:rsid w:val="0F186B48"/>
    <w:rsid w:val="0F1D5CDA"/>
    <w:rsid w:val="0F20238B"/>
    <w:rsid w:val="0F27AA95"/>
    <w:rsid w:val="0F297ED5"/>
    <w:rsid w:val="0F323274"/>
    <w:rsid w:val="0F324DDF"/>
    <w:rsid w:val="0F357B82"/>
    <w:rsid w:val="0F3A6C60"/>
    <w:rsid w:val="0F424867"/>
    <w:rsid w:val="0F457717"/>
    <w:rsid w:val="0F4D8882"/>
    <w:rsid w:val="0F4E91A3"/>
    <w:rsid w:val="0F4FA39F"/>
    <w:rsid w:val="0F544FAA"/>
    <w:rsid w:val="0F5A19A0"/>
    <w:rsid w:val="0F632DA6"/>
    <w:rsid w:val="0F67BE05"/>
    <w:rsid w:val="0F69EAEA"/>
    <w:rsid w:val="0F6A1E2F"/>
    <w:rsid w:val="0F722954"/>
    <w:rsid w:val="0F74374D"/>
    <w:rsid w:val="0F7C35E5"/>
    <w:rsid w:val="0F7DF7C8"/>
    <w:rsid w:val="0F7F682B"/>
    <w:rsid w:val="0F8047DA"/>
    <w:rsid w:val="0F811459"/>
    <w:rsid w:val="0F943708"/>
    <w:rsid w:val="0F9BD9B2"/>
    <w:rsid w:val="0F9BDB5D"/>
    <w:rsid w:val="0FA6857B"/>
    <w:rsid w:val="0FA92A0B"/>
    <w:rsid w:val="0FAA125F"/>
    <w:rsid w:val="0FACA1F2"/>
    <w:rsid w:val="0FB1924A"/>
    <w:rsid w:val="0FC943A2"/>
    <w:rsid w:val="0FCC41B1"/>
    <w:rsid w:val="0FF9C0BD"/>
    <w:rsid w:val="0FFADD81"/>
    <w:rsid w:val="10015F53"/>
    <w:rsid w:val="1001B1C5"/>
    <w:rsid w:val="100CEC70"/>
    <w:rsid w:val="101740C8"/>
    <w:rsid w:val="101D8F07"/>
    <w:rsid w:val="10231464"/>
    <w:rsid w:val="10235501"/>
    <w:rsid w:val="1023ED5D"/>
    <w:rsid w:val="1028470F"/>
    <w:rsid w:val="102AAD0F"/>
    <w:rsid w:val="1033336E"/>
    <w:rsid w:val="103D4004"/>
    <w:rsid w:val="104231C8"/>
    <w:rsid w:val="10484089"/>
    <w:rsid w:val="10512205"/>
    <w:rsid w:val="10599950"/>
    <w:rsid w:val="105A90A8"/>
    <w:rsid w:val="1060E9EA"/>
    <w:rsid w:val="1061495D"/>
    <w:rsid w:val="1063AA03"/>
    <w:rsid w:val="10687743"/>
    <w:rsid w:val="1069B2E3"/>
    <w:rsid w:val="10715153"/>
    <w:rsid w:val="107EF389"/>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DEFEB"/>
    <w:rsid w:val="10D12768"/>
    <w:rsid w:val="10D5E955"/>
    <w:rsid w:val="10D810F4"/>
    <w:rsid w:val="10DB4B2C"/>
    <w:rsid w:val="10DD431B"/>
    <w:rsid w:val="10DECEB6"/>
    <w:rsid w:val="10E64B5A"/>
    <w:rsid w:val="10EAF5F4"/>
    <w:rsid w:val="10F0256A"/>
    <w:rsid w:val="10F88F98"/>
    <w:rsid w:val="11058242"/>
    <w:rsid w:val="11111FF1"/>
    <w:rsid w:val="11144839"/>
    <w:rsid w:val="1118DDF7"/>
    <w:rsid w:val="111AC32B"/>
    <w:rsid w:val="11212155"/>
    <w:rsid w:val="1122D226"/>
    <w:rsid w:val="11327C40"/>
    <w:rsid w:val="113B6074"/>
    <w:rsid w:val="1145BCED"/>
    <w:rsid w:val="114B991E"/>
    <w:rsid w:val="1151FA15"/>
    <w:rsid w:val="11583F78"/>
    <w:rsid w:val="115D88CC"/>
    <w:rsid w:val="115F2158"/>
    <w:rsid w:val="115F2972"/>
    <w:rsid w:val="116791BC"/>
    <w:rsid w:val="1168BF4A"/>
    <w:rsid w:val="1173B73E"/>
    <w:rsid w:val="1175D82A"/>
    <w:rsid w:val="1179E077"/>
    <w:rsid w:val="117BC28C"/>
    <w:rsid w:val="1181225C"/>
    <w:rsid w:val="118D7210"/>
    <w:rsid w:val="11913876"/>
    <w:rsid w:val="11A5BD11"/>
    <w:rsid w:val="11A6CA5A"/>
    <w:rsid w:val="11A72384"/>
    <w:rsid w:val="11AE3DF1"/>
    <w:rsid w:val="11AF16BB"/>
    <w:rsid w:val="11AF7930"/>
    <w:rsid w:val="11C52DA0"/>
    <w:rsid w:val="11C96444"/>
    <w:rsid w:val="11CFCF00"/>
    <w:rsid w:val="11D28B58"/>
    <w:rsid w:val="11D2B45A"/>
    <w:rsid w:val="11D3868D"/>
    <w:rsid w:val="11D5E91B"/>
    <w:rsid w:val="11D675A0"/>
    <w:rsid w:val="11D874D2"/>
    <w:rsid w:val="11DD7608"/>
    <w:rsid w:val="11E8324B"/>
    <w:rsid w:val="11E9A5A3"/>
    <w:rsid w:val="11F250D0"/>
    <w:rsid w:val="11F73694"/>
    <w:rsid w:val="11FA5899"/>
    <w:rsid w:val="11FD0FBF"/>
    <w:rsid w:val="120822AB"/>
    <w:rsid w:val="120B7805"/>
    <w:rsid w:val="120E519D"/>
    <w:rsid w:val="12117E0A"/>
    <w:rsid w:val="12138246"/>
    <w:rsid w:val="1219A77A"/>
    <w:rsid w:val="121CEE5C"/>
    <w:rsid w:val="121DE2AC"/>
    <w:rsid w:val="12241CAA"/>
    <w:rsid w:val="122857A9"/>
    <w:rsid w:val="122D06CA"/>
    <w:rsid w:val="122DE52F"/>
    <w:rsid w:val="122FBE58"/>
    <w:rsid w:val="1236EAE9"/>
    <w:rsid w:val="123CEE14"/>
    <w:rsid w:val="123D6119"/>
    <w:rsid w:val="124421E0"/>
    <w:rsid w:val="1244534F"/>
    <w:rsid w:val="12562442"/>
    <w:rsid w:val="125ADF09"/>
    <w:rsid w:val="1260E3DA"/>
    <w:rsid w:val="12619CA6"/>
    <w:rsid w:val="12657C8D"/>
    <w:rsid w:val="1266035A"/>
    <w:rsid w:val="1268CADA"/>
    <w:rsid w:val="126986F1"/>
    <w:rsid w:val="12729C4B"/>
    <w:rsid w:val="127A9F17"/>
    <w:rsid w:val="127C1FD5"/>
    <w:rsid w:val="127E2ABF"/>
    <w:rsid w:val="127F3756"/>
    <w:rsid w:val="128C4FA3"/>
    <w:rsid w:val="1292DB29"/>
    <w:rsid w:val="12931288"/>
    <w:rsid w:val="12A31E6F"/>
    <w:rsid w:val="12AD4EF0"/>
    <w:rsid w:val="12B927E7"/>
    <w:rsid w:val="12BB1216"/>
    <w:rsid w:val="12BB4137"/>
    <w:rsid w:val="12BB83B6"/>
    <w:rsid w:val="12BD3273"/>
    <w:rsid w:val="12C05002"/>
    <w:rsid w:val="12C3E739"/>
    <w:rsid w:val="12C58FC3"/>
    <w:rsid w:val="12C66D80"/>
    <w:rsid w:val="12C689CB"/>
    <w:rsid w:val="12CB5A98"/>
    <w:rsid w:val="12CDDC48"/>
    <w:rsid w:val="12D21AAF"/>
    <w:rsid w:val="12D7A94E"/>
    <w:rsid w:val="12DEA580"/>
    <w:rsid w:val="12F01E81"/>
    <w:rsid w:val="12F09387"/>
    <w:rsid w:val="12F177A7"/>
    <w:rsid w:val="12F540E1"/>
    <w:rsid w:val="12F6D399"/>
    <w:rsid w:val="12F860A3"/>
    <w:rsid w:val="12FBBE21"/>
    <w:rsid w:val="12FFADCE"/>
    <w:rsid w:val="13050D14"/>
    <w:rsid w:val="130C85B1"/>
    <w:rsid w:val="13150E68"/>
    <w:rsid w:val="13202483"/>
    <w:rsid w:val="1322D4FE"/>
    <w:rsid w:val="13269699"/>
    <w:rsid w:val="132CCC07"/>
    <w:rsid w:val="132DF572"/>
    <w:rsid w:val="13323558"/>
    <w:rsid w:val="133359A2"/>
    <w:rsid w:val="133A7417"/>
    <w:rsid w:val="133E600F"/>
    <w:rsid w:val="134A7E3F"/>
    <w:rsid w:val="13539D57"/>
    <w:rsid w:val="1353B7B2"/>
    <w:rsid w:val="135B1EEB"/>
    <w:rsid w:val="135C783E"/>
    <w:rsid w:val="135C8455"/>
    <w:rsid w:val="136641A7"/>
    <w:rsid w:val="1368A09F"/>
    <w:rsid w:val="136A35C2"/>
    <w:rsid w:val="13769B95"/>
    <w:rsid w:val="1376CDBB"/>
    <w:rsid w:val="1378E559"/>
    <w:rsid w:val="1379909C"/>
    <w:rsid w:val="1379F95D"/>
    <w:rsid w:val="137E30E1"/>
    <w:rsid w:val="137F02F2"/>
    <w:rsid w:val="138075D0"/>
    <w:rsid w:val="13826C13"/>
    <w:rsid w:val="138B6B27"/>
    <w:rsid w:val="138E8D77"/>
    <w:rsid w:val="13917BDB"/>
    <w:rsid w:val="13931104"/>
    <w:rsid w:val="13A0C131"/>
    <w:rsid w:val="13A8C6E0"/>
    <w:rsid w:val="13ADB9D0"/>
    <w:rsid w:val="13AEE2FE"/>
    <w:rsid w:val="13B258AF"/>
    <w:rsid w:val="13B7BFA4"/>
    <w:rsid w:val="13BC9577"/>
    <w:rsid w:val="13C5C9B4"/>
    <w:rsid w:val="13C81B0B"/>
    <w:rsid w:val="13D503A8"/>
    <w:rsid w:val="13DC090D"/>
    <w:rsid w:val="13E9EB8A"/>
    <w:rsid w:val="13EBEEF8"/>
    <w:rsid w:val="13EDFB1D"/>
    <w:rsid w:val="13F28BB9"/>
    <w:rsid w:val="13F32366"/>
    <w:rsid w:val="13F394AE"/>
    <w:rsid w:val="13FF96B8"/>
    <w:rsid w:val="14089076"/>
    <w:rsid w:val="140B0AE5"/>
    <w:rsid w:val="14129F5E"/>
    <w:rsid w:val="1414C616"/>
    <w:rsid w:val="141BC184"/>
    <w:rsid w:val="141E8F17"/>
    <w:rsid w:val="14242A61"/>
    <w:rsid w:val="142D977F"/>
    <w:rsid w:val="1435A3DD"/>
    <w:rsid w:val="143FD587"/>
    <w:rsid w:val="14491F51"/>
    <w:rsid w:val="144E14E3"/>
    <w:rsid w:val="1455953C"/>
    <w:rsid w:val="1457A1C4"/>
    <w:rsid w:val="145B140C"/>
    <w:rsid w:val="145CF72E"/>
    <w:rsid w:val="146192CA"/>
    <w:rsid w:val="14690CA1"/>
    <w:rsid w:val="146983C3"/>
    <w:rsid w:val="14698D97"/>
    <w:rsid w:val="14761EE4"/>
    <w:rsid w:val="14765252"/>
    <w:rsid w:val="147F0BFB"/>
    <w:rsid w:val="1480FAC0"/>
    <w:rsid w:val="14849E2D"/>
    <w:rsid w:val="148AA140"/>
    <w:rsid w:val="148ACCB5"/>
    <w:rsid w:val="148D65B4"/>
    <w:rsid w:val="148E0D62"/>
    <w:rsid w:val="1499A7AF"/>
    <w:rsid w:val="149C1A90"/>
    <w:rsid w:val="149C5D68"/>
    <w:rsid w:val="14A3D90D"/>
    <w:rsid w:val="14A9EB79"/>
    <w:rsid w:val="14B0384C"/>
    <w:rsid w:val="14B281B5"/>
    <w:rsid w:val="14BD8C41"/>
    <w:rsid w:val="14C1A5FF"/>
    <w:rsid w:val="14C68D8F"/>
    <w:rsid w:val="14CC1905"/>
    <w:rsid w:val="14D29AF7"/>
    <w:rsid w:val="14D9AD4F"/>
    <w:rsid w:val="14DEE76C"/>
    <w:rsid w:val="14E6E724"/>
    <w:rsid w:val="14E92571"/>
    <w:rsid w:val="14E94501"/>
    <w:rsid w:val="14E9E616"/>
    <w:rsid w:val="14EA59F8"/>
    <w:rsid w:val="14EF7A10"/>
    <w:rsid w:val="14F2DCE2"/>
    <w:rsid w:val="14F56556"/>
    <w:rsid w:val="14F727AC"/>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18ABE"/>
    <w:rsid w:val="15379C7B"/>
    <w:rsid w:val="153C6285"/>
    <w:rsid w:val="153F1B84"/>
    <w:rsid w:val="1540A4EE"/>
    <w:rsid w:val="1540EAAA"/>
    <w:rsid w:val="1541209D"/>
    <w:rsid w:val="1546A9A2"/>
    <w:rsid w:val="15496440"/>
    <w:rsid w:val="154B09B8"/>
    <w:rsid w:val="154BC8B6"/>
    <w:rsid w:val="154E2C83"/>
    <w:rsid w:val="1550C620"/>
    <w:rsid w:val="155552A2"/>
    <w:rsid w:val="1558D777"/>
    <w:rsid w:val="1560EE5C"/>
    <w:rsid w:val="15656EAB"/>
    <w:rsid w:val="1569F95A"/>
    <w:rsid w:val="156A8D67"/>
    <w:rsid w:val="156BF2EE"/>
    <w:rsid w:val="156EF15D"/>
    <w:rsid w:val="1571BDAB"/>
    <w:rsid w:val="157A65E0"/>
    <w:rsid w:val="15820D1A"/>
    <w:rsid w:val="15826CED"/>
    <w:rsid w:val="1585E6F5"/>
    <w:rsid w:val="15887F9A"/>
    <w:rsid w:val="158CB16C"/>
    <w:rsid w:val="1597357A"/>
    <w:rsid w:val="159A89FC"/>
    <w:rsid w:val="159EACD4"/>
    <w:rsid w:val="15A1CCA2"/>
    <w:rsid w:val="15A71A19"/>
    <w:rsid w:val="15A7B981"/>
    <w:rsid w:val="15AE842B"/>
    <w:rsid w:val="15B1B620"/>
    <w:rsid w:val="15B954BA"/>
    <w:rsid w:val="15BF6995"/>
    <w:rsid w:val="15C1E7B1"/>
    <w:rsid w:val="15C400E6"/>
    <w:rsid w:val="15C7310B"/>
    <w:rsid w:val="15D2378B"/>
    <w:rsid w:val="15D2F854"/>
    <w:rsid w:val="15D60807"/>
    <w:rsid w:val="15D803DD"/>
    <w:rsid w:val="15D9F065"/>
    <w:rsid w:val="15DD64D4"/>
    <w:rsid w:val="15F32478"/>
    <w:rsid w:val="15F3C992"/>
    <w:rsid w:val="15F448C6"/>
    <w:rsid w:val="15F5E995"/>
    <w:rsid w:val="15FFC18F"/>
    <w:rsid w:val="1606343A"/>
    <w:rsid w:val="1607074E"/>
    <w:rsid w:val="160D387D"/>
    <w:rsid w:val="160DB1B8"/>
    <w:rsid w:val="160F02AB"/>
    <w:rsid w:val="16129FF2"/>
    <w:rsid w:val="16192ED6"/>
    <w:rsid w:val="161C44A3"/>
    <w:rsid w:val="161C668E"/>
    <w:rsid w:val="161DAB28"/>
    <w:rsid w:val="161DFD2E"/>
    <w:rsid w:val="162582B7"/>
    <w:rsid w:val="16272E4B"/>
    <w:rsid w:val="162BB09B"/>
    <w:rsid w:val="16317E78"/>
    <w:rsid w:val="1633A4C4"/>
    <w:rsid w:val="16340D65"/>
    <w:rsid w:val="163F967C"/>
    <w:rsid w:val="1642E379"/>
    <w:rsid w:val="16477537"/>
    <w:rsid w:val="1655FAE4"/>
    <w:rsid w:val="165868FB"/>
    <w:rsid w:val="166409DF"/>
    <w:rsid w:val="16658AD4"/>
    <w:rsid w:val="166D1E56"/>
    <w:rsid w:val="166E0E77"/>
    <w:rsid w:val="16705FB6"/>
    <w:rsid w:val="16719158"/>
    <w:rsid w:val="1671FCEF"/>
    <w:rsid w:val="1673BE02"/>
    <w:rsid w:val="1676ED6A"/>
    <w:rsid w:val="167B8BF7"/>
    <w:rsid w:val="1681D902"/>
    <w:rsid w:val="169E1E8C"/>
    <w:rsid w:val="16A4F295"/>
    <w:rsid w:val="16A68F9D"/>
    <w:rsid w:val="16ADC238"/>
    <w:rsid w:val="16AF2F23"/>
    <w:rsid w:val="16B9FBB4"/>
    <w:rsid w:val="16BA1B0C"/>
    <w:rsid w:val="16BABBC8"/>
    <w:rsid w:val="16BC00FB"/>
    <w:rsid w:val="16BD52E0"/>
    <w:rsid w:val="16BDA10E"/>
    <w:rsid w:val="16C1D339"/>
    <w:rsid w:val="16C3CE5F"/>
    <w:rsid w:val="16C8275A"/>
    <w:rsid w:val="16C980FD"/>
    <w:rsid w:val="16CD5012"/>
    <w:rsid w:val="16D0DCBC"/>
    <w:rsid w:val="16D33977"/>
    <w:rsid w:val="16DC5B1E"/>
    <w:rsid w:val="16DF06D4"/>
    <w:rsid w:val="16DF154C"/>
    <w:rsid w:val="16E25FA3"/>
    <w:rsid w:val="16E43A0E"/>
    <w:rsid w:val="16E57304"/>
    <w:rsid w:val="16E7F4C8"/>
    <w:rsid w:val="16E9EE5C"/>
    <w:rsid w:val="16EFD0B4"/>
    <w:rsid w:val="16F01DBF"/>
    <w:rsid w:val="16F05A9C"/>
    <w:rsid w:val="16F102AF"/>
    <w:rsid w:val="170B9644"/>
    <w:rsid w:val="170E124A"/>
    <w:rsid w:val="170E187B"/>
    <w:rsid w:val="170F1EB8"/>
    <w:rsid w:val="170F6AE7"/>
    <w:rsid w:val="171E2665"/>
    <w:rsid w:val="17202835"/>
    <w:rsid w:val="172469C4"/>
    <w:rsid w:val="17271091"/>
    <w:rsid w:val="172BF591"/>
    <w:rsid w:val="172C89D4"/>
    <w:rsid w:val="1732E547"/>
    <w:rsid w:val="1735DCAE"/>
    <w:rsid w:val="1738C77C"/>
    <w:rsid w:val="173BBE04"/>
    <w:rsid w:val="17453AB4"/>
    <w:rsid w:val="1748769C"/>
    <w:rsid w:val="174C6744"/>
    <w:rsid w:val="174D45DB"/>
    <w:rsid w:val="17513B28"/>
    <w:rsid w:val="17569E0E"/>
    <w:rsid w:val="1759808B"/>
    <w:rsid w:val="1763DFB9"/>
    <w:rsid w:val="176A07C9"/>
    <w:rsid w:val="176A9009"/>
    <w:rsid w:val="17772954"/>
    <w:rsid w:val="177D64AF"/>
    <w:rsid w:val="1789A550"/>
    <w:rsid w:val="1795530C"/>
    <w:rsid w:val="17969229"/>
    <w:rsid w:val="1797FF18"/>
    <w:rsid w:val="17A55A42"/>
    <w:rsid w:val="17A70637"/>
    <w:rsid w:val="17A89B03"/>
    <w:rsid w:val="17ACB1A0"/>
    <w:rsid w:val="17B4C3C7"/>
    <w:rsid w:val="17B8A9FD"/>
    <w:rsid w:val="17BAA7A9"/>
    <w:rsid w:val="17BFABB0"/>
    <w:rsid w:val="17C2EE7E"/>
    <w:rsid w:val="17C4F1ED"/>
    <w:rsid w:val="17C6728C"/>
    <w:rsid w:val="17CD2E9B"/>
    <w:rsid w:val="17CEA19D"/>
    <w:rsid w:val="17CF243C"/>
    <w:rsid w:val="17F47C0F"/>
    <w:rsid w:val="17FA110D"/>
    <w:rsid w:val="1809EAE1"/>
    <w:rsid w:val="180DDFB0"/>
    <w:rsid w:val="18143273"/>
    <w:rsid w:val="18144222"/>
    <w:rsid w:val="1815520D"/>
    <w:rsid w:val="1820FC39"/>
    <w:rsid w:val="18221ED8"/>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64DEBE"/>
    <w:rsid w:val="18668636"/>
    <w:rsid w:val="186EA145"/>
    <w:rsid w:val="186F5C67"/>
    <w:rsid w:val="187563E5"/>
    <w:rsid w:val="1877070A"/>
    <w:rsid w:val="187B1A3B"/>
    <w:rsid w:val="1885036C"/>
    <w:rsid w:val="18850E36"/>
    <w:rsid w:val="18856F79"/>
    <w:rsid w:val="1889D620"/>
    <w:rsid w:val="188A8136"/>
    <w:rsid w:val="188CBE3C"/>
    <w:rsid w:val="188E3E44"/>
    <w:rsid w:val="188E8ACE"/>
    <w:rsid w:val="1897508D"/>
    <w:rsid w:val="1899D704"/>
    <w:rsid w:val="189A8ECF"/>
    <w:rsid w:val="189AFACC"/>
    <w:rsid w:val="18A1C96D"/>
    <w:rsid w:val="18A95BFE"/>
    <w:rsid w:val="18AEF020"/>
    <w:rsid w:val="18B2DA12"/>
    <w:rsid w:val="18B4ABE5"/>
    <w:rsid w:val="18B5CCFD"/>
    <w:rsid w:val="18C92605"/>
    <w:rsid w:val="18D0C4B9"/>
    <w:rsid w:val="18DC03DB"/>
    <w:rsid w:val="18DCBCE9"/>
    <w:rsid w:val="18DE81E1"/>
    <w:rsid w:val="18E06684"/>
    <w:rsid w:val="18E142D6"/>
    <w:rsid w:val="18F5C196"/>
    <w:rsid w:val="18F65E8A"/>
    <w:rsid w:val="18F68EF1"/>
    <w:rsid w:val="18F7795C"/>
    <w:rsid w:val="18F986B4"/>
    <w:rsid w:val="18FC41B4"/>
    <w:rsid w:val="19085EC7"/>
    <w:rsid w:val="19163C34"/>
    <w:rsid w:val="19168DD1"/>
    <w:rsid w:val="19189831"/>
    <w:rsid w:val="191CD1C8"/>
    <w:rsid w:val="1922D701"/>
    <w:rsid w:val="1928A5F5"/>
    <w:rsid w:val="192F235B"/>
    <w:rsid w:val="193F51BD"/>
    <w:rsid w:val="19466E58"/>
    <w:rsid w:val="194CFB9F"/>
    <w:rsid w:val="19504A82"/>
    <w:rsid w:val="19528F3B"/>
    <w:rsid w:val="19635984"/>
    <w:rsid w:val="196B507C"/>
    <w:rsid w:val="196D29B8"/>
    <w:rsid w:val="19732CFA"/>
    <w:rsid w:val="19733D0A"/>
    <w:rsid w:val="197646DC"/>
    <w:rsid w:val="1977373E"/>
    <w:rsid w:val="197945C3"/>
    <w:rsid w:val="197DAFFB"/>
    <w:rsid w:val="197EDDF1"/>
    <w:rsid w:val="197F1B6D"/>
    <w:rsid w:val="19832A8F"/>
    <w:rsid w:val="19857402"/>
    <w:rsid w:val="198679D7"/>
    <w:rsid w:val="198BB3E9"/>
    <w:rsid w:val="198D33B1"/>
    <w:rsid w:val="198EEAAF"/>
    <w:rsid w:val="198FB1E6"/>
    <w:rsid w:val="19904C70"/>
    <w:rsid w:val="199A70AC"/>
    <w:rsid w:val="19A34376"/>
    <w:rsid w:val="19A46490"/>
    <w:rsid w:val="19A60A7C"/>
    <w:rsid w:val="19A9321A"/>
    <w:rsid w:val="19B271DB"/>
    <w:rsid w:val="19B3E09A"/>
    <w:rsid w:val="19B99F9C"/>
    <w:rsid w:val="19BA5166"/>
    <w:rsid w:val="19BFBE0E"/>
    <w:rsid w:val="19C25450"/>
    <w:rsid w:val="19C3F534"/>
    <w:rsid w:val="19CA6397"/>
    <w:rsid w:val="19CC2CCA"/>
    <w:rsid w:val="19CE2A34"/>
    <w:rsid w:val="19D63D10"/>
    <w:rsid w:val="19D9F532"/>
    <w:rsid w:val="19DB323A"/>
    <w:rsid w:val="19DFCED8"/>
    <w:rsid w:val="19E48650"/>
    <w:rsid w:val="19E72F59"/>
    <w:rsid w:val="19E9377F"/>
    <w:rsid w:val="19F015FF"/>
    <w:rsid w:val="19F66D4D"/>
    <w:rsid w:val="19FB27B9"/>
    <w:rsid w:val="1A025697"/>
    <w:rsid w:val="1A0865E1"/>
    <w:rsid w:val="1A0A19D8"/>
    <w:rsid w:val="1A0EE54D"/>
    <w:rsid w:val="1A1A78BB"/>
    <w:rsid w:val="1A1BC6F7"/>
    <w:rsid w:val="1A235C5F"/>
    <w:rsid w:val="1A2619D1"/>
    <w:rsid w:val="1A292AF9"/>
    <w:rsid w:val="1A29F31B"/>
    <w:rsid w:val="1A2B25D5"/>
    <w:rsid w:val="1A2F7C36"/>
    <w:rsid w:val="1A335ECC"/>
    <w:rsid w:val="1A33FE48"/>
    <w:rsid w:val="1A356EF6"/>
    <w:rsid w:val="1A3D09D1"/>
    <w:rsid w:val="1A4814A3"/>
    <w:rsid w:val="1A4A5070"/>
    <w:rsid w:val="1A51D29E"/>
    <w:rsid w:val="1A526BE6"/>
    <w:rsid w:val="1A54A3E1"/>
    <w:rsid w:val="1A583C07"/>
    <w:rsid w:val="1A64298D"/>
    <w:rsid w:val="1A64C3DB"/>
    <w:rsid w:val="1A78DB24"/>
    <w:rsid w:val="1A7936F5"/>
    <w:rsid w:val="1A7A2FBD"/>
    <w:rsid w:val="1A7A7AB9"/>
    <w:rsid w:val="1A8885CF"/>
    <w:rsid w:val="1A8F60E1"/>
    <w:rsid w:val="1A92D7FA"/>
    <w:rsid w:val="1A973910"/>
    <w:rsid w:val="1A97B7F0"/>
    <w:rsid w:val="1A97D548"/>
    <w:rsid w:val="1A9B4912"/>
    <w:rsid w:val="1AA2FE22"/>
    <w:rsid w:val="1AA69C89"/>
    <w:rsid w:val="1AA7B3BC"/>
    <w:rsid w:val="1AAEBAC2"/>
    <w:rsid w:val="1AB0B169"/>
    <w:rsid w:val="1AB70794"/>
    <w:rsid w:val="1AB97EAD"/>
    <w:rsid w:val="1ABA0898"/>
    <w:rsid w:val="1AC1762F"/>
    <w:rsid w:val="1AC2BA53"/>
    <w:rsid w:val="1AC8DDD8"/>
    <w:rsid w:val="1ACA5AEA"/>
    <w:rsid w:val="1AD10F37"/>
    <w:rsid w:val="1AE3404F"/>
    <w:rsid w:val="1AE7C515"/>
    <w:rsid w:val="1AE7E7EC"/>
    <w:rsid w:val="1AEFEC23"/>
    <w:rsid w:val="1AF91281"/>
    <w:rsid w:val="1B0548C6"/>
    <w:rsid w:val="1B08FAA6"/>
    <w:rsid w:val="1B115D2A"/>
    <w:rsid w:val="1B12D238"/>
    <w:rsid w:val="1B19B8D7"/>
    <w:rsid w:val="1B1AD288"/>
    <w:rsid w:val="1B1F3439"/>
    <w:rsid w:val="1B210BF4"/>
    <w:rsid w:val="1B23D106"/>
    <w:rsid w:val="1B2414E2"/>
    <w:rsid w:val="1B27A34C"/>
    <w:rsid w:val="1B286D91"/>
    <w:rsid w:val="1B32E0C4"/>
    <w:rsid w:val="1B357FAD"/>
    <w:rsid w:val="1B3DFDC0"/>
    <w:rsid w:val="1B431680"/>
    <w:rsid w:val="1B4DF474"/>
    <w:rsid w:val="1B4EB1F1"/>
    <w:rsid w:val="1B5BDB59"/>
    <w:rsid w:val="1B5C8B43"/>
    <w:rsid w:val="1B5F57FD"/>
    <w:rsid w:val="1B641885"/>
    <w:rsid w:val="1B661237"/>
    <w:rsid w:val="1B6723F5"/>
    <w:rsid w:val="1B673354"/>
    <w:rsid w:val="1B750502"/>
    <w:rsid w:val="1B7AEC5C"/>
    <w:rsid w:val="1B7F5415"/>
    <w:rsid w:val="1B854132"/>
    <w:rsid w:val="1B898C0B"/>
    <w:rsid w:val="1B8E54BA"/>
    <w:rsid w:val="1B958017"/>
    <w:rsid w:val="1B9A50E8"/>
    <w:rsid w:val="1B9D04D1"/>
    <w:rsid w:val="1BADB7B9"/>
    <w:rsid w:val="1BADD820"/>
    <w:rsid w:val="1BB8989A"/>
    <w:rsid w:val="1BBCAEF8"/>
    <w:rsid w:val="1BBE6312"/>
    <w:rsid w:val="1BBEE062"/>
    <w:rsid w:val="1BC08C7C"/>
    <w:rsid w:val="1BC33C58"/>
    <w:rsid w:val="1BC358F5"/>
    <w:rsid w:val="1BC4FB5A"/>
    <w:rsid w:val="1BCC6930"/>
    <w:rsid w:val="1BD61A9E"/>
    <w:rsid w:val="1BD8EE99"/>
    <w:rsid w:val="1BD95C29"/>
    <w:rsid w:val="1BE620D1"/>
    <w:rsid w:val="1BE63AE6"/>
    <w:rsid w:val="1BE9B1B9"/>
    <w:rsid w:val="1BF84196"/>
    <w:rsid w:val="1BFE5CEA"/>
    <w:rsid w:val="1BFEF853"/>
    <w:rsid w:val="1C003F48"/>
    <w:rsid w:val="1C005004"/>
    <w:rsid w:val="1C0B41FC"/>
    <w:rsid w:val="1C150756"/>
    <w:rsid w:val="1C1F61F7"/>
    <w:rsid w:val="1C25E4B7"/>
    <w:rsid w:val="1C2D3FC7"/>
    <w:rsid w:val="1C2E18A0"/>
    <w:rsid w:val="1C31ADF1"/>
    <w:rsid w:val="1C32B633"/>
    <w:rsid w:val="1C33BA41"/>
    <w:rsid w:val="1C350636"/>
    <w:rsid w:val="1C3BF3D5"/>
    <w:rsid w:val="1C404004"/>
    <w:rsid w:val="1C471170"/>
    <w:rsid w:val="1C4BFD12"/>
    <w:rsid w:val="1C4C39BF"/>
    <w:rsid w:val="1C4FACD9"/>
    <w:rsid w:val="1C50312C"/>
    <w:rsid w:val="1C53B611"/>
    <w:rsid w:val="1C56FA47"/>
    <w:rsid w:val="1C5BCDF1"/>
    <w:rsid w:val="1C5C4787"/>
    <w:rsid w:val="1C5CF7FD"/>
    <w:rsid w:val="1C5F86EA"/>
    <w:rsid w:val="1C613E83"/>
    <w:rsid w:val="1C69BB36"/>
    <w:rsid w:val="1C6D03E4"/>
    <w:rsid w:val="1C74DD37"/>
    <w:rsid w:val="1C7896B4"/>
    <w:rsid w:val="1C7CAF7F"/>
    <w:rsid w:val="1C83FB04"/>
    <w:rsid w:val="1C844EDF"/>
    <w:rsid w:val="1C84E4AF"/>
    <w:rsid w:val="1C852F9D"/>
    <w:rsid w:val="1C9805D2"/>
    <w:rsid w:val="1CA1517D"/>
    <w:rsid w:val="1CA7C855"/>
    <w:rsid w:val="1CAA87E2"/>
    <w:rsid w:val="1CAFA89D"/>
    <w:rsid w:val="1CB062A0"/>
    <w:rsid w:val="1CB1F5C5"/>
    <w:rsid w:val="1CB836C5"/>
    <w:rsid w:val="1CBC604D"/>
    <w:rsid w:val="1CCC2138"/>
    <w:rsid w:val="1CCF535D"/>
    <w:rsid w:val="1CCFFDD4"/>
    <w:rsid w:val="1CD1BA13"/>
    <w:rsid w:val="1CD1CC9E"/>
    <w:rsid w:val="1CD25105"/>
    <w:rsid w:val="1CD2AA89"/>
    <w:rsid w:val="1CE4012B"/>
    <w:rsid w:val="1CEA1478"/>
    <w:rsid w:val="1CEA8E32"/>
    <w:rsid w:val="1CEAF558"/>
    <w:rsid w:val="1CEDDAFE"/>
    <w:rsid w:val="1CEF3CB5"/>
    <w:rsid w:val="1CEF50B7"/>
    <w:rsid w:val="1CF2D7F3"/>
    <w:rsid w:val="1CF4F799"/>
    <w:rsid w:val="1CF72743"/>
    <w:rsid w:val="1CF9188D"/>
    <w:rsid w:val="1CFDA00C"/>
    <w:rsid w:val="1D0355C8"/>
    <w:rsid w:val="1D08D7A4"/>
    <w:rsid w:val="1D0B5E5F"/>
    <w:rsid w:val="1D0C3272"/>
    <w:rsid w:val="1D0FC730"/>
    <w:rsid w:val="1D13C5B7"/>
    <w:rsid w:val="1D14FFDC"/>
    <w:rsid w:val="1D157B21"/>
    <w:rsid w:val="1D1BB746"/>
    <w:rsid w:val="1D1F27A4"/>
    <w:rsid w:val="1D227760"/>
    <w:rsid w:val="1D2F1CF8"/>
    <w:rsid w:val="1D300377"/>
    <w:rsid w:val="1D3483A9"/>
    <w:rsid w:val="1D34D4C0"/>
    <w:rsid w:val="1D39BB7B"/>
    <w:rsid w:val="1D4006A3"/>
    <w:rsid w:val="1D4947A9"/>
    <w:rsid w:val="1D49B3A1"/>
    <w:rsid w:val="1D4A5F3E"/>
    <w:rsid w:val="1D4D77DC"/>
    <w:rsid w:val="1D548AEC"/>
    <w:rsid w:val="1D575592"/>
    <w:rsid w:val="1D5D0670"/>
    <w:rsid w:val="1D60E179"/>
    <w:rsid w:val="1D6DF3A2"/>
    <w:rsid w:val="1D6F9942"/>
    <w:rsid w:val="1D712C57"/>
    <w:rsid w:val="1D7390D2"/>
    <w:rsid w:val="1D74E552"/>
    <w:rsid w:val="1D755047"/>
    <w:rsid w:val="1D7701BD"/>
    <w:rsid w:val="1D798FC8"/>
    <w:rsid w:val="1D7C9DDE"/>
    <w:rsid w:val="1D7E5742"/>
    <w:rsid w:val="1D7FAC5D"/>
    <w:rsid w:val="1D82EB10"/>
    <w:rsid w:val="1D839AC8"/>
    <w:rsid w:val="1D8577C5"/>
    <w:rsid w:val="1D8C03E5"/>
    <w:rsid w:val="1D8C701E"/>
    <w:rsid w:val="1D901113"/>
    <w:rsid w:val="1D9ABFD9"/>
    <w:rsid w:val="1D9AC1E0"/>
    <w:rsid w:val="1D9DE812"/>
    <w:rsid w:val="1D9F19D2"/>
    <w:rsid w:val="1D9F38D9"/>
    <w:rsid w:val="1D9F630C"/>
    <w:rsid w:val="1DA221BF"/>
    <w:rsid w:val="1DA61246"/>
    <w:rsid w:val="1DA6DBA9"/>
    <w:rsid w:val="1DAE5D0F"/>
    <w:rsid w:val="1DAF3B15"/>
    <w:rsid w:val="1DB46153"/>
    <w:rsid w:val="1DB6095C"/>
    <w:rsid w:val="1DBA67E8"/>
    <w:rsid w:val="1DC116A9"/>
    <w:rsid w:val="1DC700C1"/>
    <w:rsid w:val="1DC74F53"/>
    <w:rsid w:val="1DC9F412"/>
    <w:rsid w:val="1DCC10BD"/>
    <w:rsid w:val="1DCFA32F"/>
    <w:rsid w:val="1DD1E6C1"/>
    <w:rsid w:val="1DD32D60"/>
    <w:rsid w:val="1DD54D17"/>
    <w:rsid w:val="1DE2688E"/>
    <w:rsid w:val="1DE78EFD"/>
    <w:rsid w:val="1DE98EFB"/>
    <w:rsid w:val="1DEA895D"/>
    <w:rsid w:val="1DF04742"/>
    <w:rsid w:val="1DF0C34D"/>
    <w:rsid w:val="1DF2E2A3"/>
    <w:rsid w:val="1DF52CB2"/>
    <w:rsid w:val="1DF71FE6"/>
    <w:rsid w:val="1DFECCC3"/>
    <w:rsid w:val="1DFFFAAA"/>
    <w:rsid w:val="1E00EBF3"/>
    <w:rsid w:val="1E064841"/>
    <w:rsid w:val="1E06B52B"/>
    <w:rsid w:val="1E06F2E0"/>
    <w:rsid w:val="1E073AB5"/>
    <w:rsid w:val="1E0914F6"/>
    <w:rsid w:val="1E09A140"/>
    <w:rsid w:val="1E0D2482"/>
    <w:rsid w:val="1E11CB5B"/>
    <w:rsid w:val="1E122B3B"/>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88450"/>
    <w:rsid w:val="1E3BBD97"/>
    <w:rsid w:val="1E3C80AC"/>
    <w:rsid w:val="1E3D9533"/>
    <w:rsid w:val="1E40B88E"/>
    <w:rsid w:val="1E410628"/>
    <w:rsid w:val="1E447D72"/>
    <w:rsid w:val="1E48AE2E"/>
    <w:rsid w:val="1E48C25A"/>
    <w:rsid w:val="1E491378"/>
    <w:rsid w:val="1E4A71E8"/>
    <w:rsid w:val="1E4B11C9"/>
    <w:rsid w:val="1E4E15B4"/>
    <w:rsid w:val="1E518152"/>
    <w:rsid w:val="1E53C188"/>
    <w:rsid w:val="1E5C8586"/>
    <w:rsid w:val="1E5F3609"/>
    <w:rsid w:val="1E60B7AE"/>
    <w:rsid w:val="1E622CE0"/>
    <w:rsid w:val="1E64B4C3"/>
    <w:rsid w:val="1E679622"/>
    <w:rsid w:val="1E686ACA"/>
    <w:rsid w:val="1E688800"/>
    <w:rsid w:val="1E6E7AEA"/>
    <w:rsid w:val="1E728C58"/>
    <w:rsid w:val="1E73D6B3"/>
    <w:rsid w:val="1E744DEA"/>
    <w:rsid w:val="1E7458EF"/>
    <w:rsid w:val="1E7839A1"/>
    <w:rsid w:val="1E7B0C80"/>
    <w:rsid w:val="1E8493EF"/>
    <w:rsid w:val="1E8524D6"/>
    <w:rsid w:val="1E85BB8C"/>
    <w:rsid w:val="1E8B0190"/>
    <w:rsid w:val="1E9B82C1"/>
    <w:rsid w:val="1E9E1285"/>
    <w:rsid w:val="1EA02BAD"/>
    <w:rsid w:val="1EA10508"/>
    <w:rsid w:val="1EA36328"/>
    <w:rsid w:val="1EB86527"/>
    <w:rsid w:val="1EBDA1A2"/>
    <w:rsid w:val="1EC10A33"/>
    <w:rsid w:val="1EC91F1F"/>
    <w:rsid w:val="1ECE8C98"/>
    <w:rsid w:val="1ECEE6DD"/>
    <w:rsid w:val="1ED5D461"/>
    <w:rsid w:val="1ED69DA1"/>
    <w:rsid w:val="1ED86CEA"/>
    <w:rsid w:val="1ED8E660"/>
    <w:rsid w:val="1EDD8574"/>
    <w:rsid w:val="1EDDCF45"/>
    <w:rsid w:val="1EDF4EC5"/>
    <w:rsid w:val="1EE2A9BE"/>
    <w:rsid w:val="1EE555D8"/>
    <w:rsid w:val="1EE58402"/>
    <w:rsid w:val="1EE788D0"/>
    <w:rsid w:val="1EEBAB98"/>
    <w:rsid w:val="1EF449C8"/>
    <w:rsid w:val="1EF471F8"/>
    <w:rsid w:val="1F0070ED"/>
    <w:rsid w:val="1F0783FA"/>
    <w:rsid w:val="1F095C91"/>
    <w:rsid w:val="1F0BCE55"/>
    <w:rsid w:val="1F0CBD22"/>
    <w:rsid w:val="1F11B7B9"/>
    <w:rsid w:val="1F17A77C"/>
    <w:rsid w:val="1F1A0E24"/>
    <w:rsid w:val="1F1F665F"/>
    <w:rsid w:val="1F2367A1"/>
    <w:rsid w:val="1F272131"/>
    <w:rsid w:val="1F2822A5"/>
    <w:rsid w:val="1F2B0302"/>
    <w:rsid w:val="1F2EACAD"/>
    <w:rsid w:val="1F346D84"/>
    <w:rsid w:val="1F37AFE0"/>
    <w:rsid w:val="1F3C468B"/>
    <w:rsid w:val="1F42E2BE"/>
    <w:rsid w:val="1F4D9F4F"/>
    <w:rsid w:val="1F4F31F0"/>
    <w:rsid w:val="1F4F4BC5"/>
    <w:rsid w:val="1F52901F"/>
    <w:rsid w:val="1F5740FF"/>
    <w:rsid w:val="1F5BC5F9"/>
    <w:rsid w:val="1F5BCC32"/>
    <w:rsid w:val="1F5F36A7"/>
    <w:rsid w:val="1F60603E"/>
    <w:rsid w:val="1F6B2E4C"/>
    <w:rsid w:val="1F7335C6"/>
    <w:rsid w:val="1F73AB82"/>
    <w:rsid w:val="1F7A39A7"/>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A23D24"/>
    <w:rsid w:val="1FB06EF7"/>
    <w:rsid w:val="1FB0EA61"/>
    <w:rsid w:val="1FB686D1"/>
    <w:rsid w:val="1FCF8249"/>
    <w:rsid w:val="1FCFFC54"/>
    <w:rsid w:val="1FD1F19F"/>
    <w:rsid w:val="1FDDEB60"/>
    <w:rsid w:val="1FE24D68"/>
    <w:rsid w:val="1FE59B24"/>
    <w:rsid w:val="1FE78627"/>
    <w:rsid w:val="1FEBAAF3"/>
    <w:rsid w:val="1FF2F342"/>
    <w:rsid w:val="1FF3E158"/>
    <w:rsid w:val="1FF4B586"/>
    <w:rsid w:val="1FF5573D"/>
    <w:rsid w:val="1FF8EEE7"/>
    <w:rsid w:val="1FFC8140"/>
    <w:rsid w:val="1FFFB41A"/>
    <w:rsid w:val="200065EA"/>
    <w:rsid w:val="2005E0A7"/>
    <w:rsid w:val="200B2A81"/>
    <w:rsid w:val="200FFEEF"/>
    <w:rsid w:val="2011C33D"/>
    <w:rsid w:val="20177076"/>
    <w:rsid w:val="20223356"/>
    <w:rsid w:val="202404E0"/>
    <w:rsid w:val="202EE0E8"/>
    <w:rsid w:val="2036C8B9"/>
    <w:rsid w:val="2037FF07"/>
    <w:rsid w:val="2038EB2B"/>
    <w:rsid w:val="203ED695"/>
    <w:rsid w:val="203F8370"/>
    <w:rsid w:val="20467932"/>
    <w:rsid w:val="204DB9C6"/>
    <w:rsid w:val="2050AA1A"/>
    <w:rsid w:val="205224B8"/>
    <w:rsid w:val="205C0B45"/>
    <w:rsid w:val="205D6ED4"/>
    <w:rsid w:val="20686B35"/>
    <w:rsid w:val="207A6E4C"/>
    <w:rsid w:val="207CC099"/>
    <w:rsid w:val="207CC66B"/>
    <w:rsid w:val="2084DCA8"/>
    <w:rsid w:val="208D2A04"/>
    <w:rsid w:val="2093D18D"/>
    <w:rsid w:val="20968886"/>
    <w:rsid w:val="20973E30"/>
    <w:rsid w:val="2098FA63"/>
    <w:rsid w:val="209CE9DB"/>
    <w:rsid w:val="209D354E"/>
    <w:rsid w:val="20A3436F"/>
    <w:rsid w:val="20A39AAD"/>
    <w:rsid w:val="20A73A52"/>
    <w:rsid w:val="20A9DCDA"/>
    <w:rsid w:val="20AA9F4D"/>
    <w:rsid w:val="20AB26CE"/>
    <w:rsid w:val="20AD2C02"/>
    <w:rsid w:val="20ADF19E"/>
    <w:rsid w:val="20B41D39"/>
    <w:rsid w:val="20B8DF6B"/>
    <w:rsid w:val="20C0A595"/>
    <w:rsid w:val="20C51F49"/>
    <w:rsid w:val="20C5207D"/>
    <w:rsid w:val="20CD7911"/>
    <w:rsid w:val="20D4AB89"/>
    <w:rsid w:val="20DEB31F"/>
    <w:rsid w:val="20E4071B"/>
    <w:rsid w:val="20E77F3E"/>
    <w:rsid w:val="20E9D18E"/>
    <w:rsid w:val="20F3C469"/>
    <w:rsid w:val="20F874E6"/>
    <w:rsid w:val="20FF0E60"/>
    <w:rsid w:val="210004D8"/>
    <w:rsid w:val="2106514A"/>
    <w:rsid w:val="211C686C"/>
    <w:rsid w:val="2120E20B"/>
    <w:rsid w:val="2124434D"/>
    <w:rsid w:val="212A6940"/>
    <w:rsid w:val="212BD137"/>
    <w:rsid w:val="21377294"/>
    <w:rsid w:val="2137A1E1"/>
    <w:rsid w:val="213A6FA2"/>
    <w:rsid w:val="213D15B7"/>
    <w:rsid w:val="2140EB77"/>
    <w:rsid w:val="21423BC1"/>
    <w:rsid w:val="21428587"/>
    <w:rsid w:val="214E18B9"/>
    <w:rsid w:val="2157F819"/>
    <w:rsid w:val="21591A90"/>
    <w:rsid w:val="215BAA9A"/>
    <w:rsid w:val="215FA6F8"/>
    <w:rsid w:val="216382A2"/>
    <w:rsid w:val="21656638"/>
    <w:rsid w:val="216908B3"/>
    <w:rsid w:val="216B1BDC"/>
    <w:rsid w:val="216DD023"/>
    <w:rsid w:val="217ABC7A"/>
    <w:rsid w:val="2186388B"/>
    <w:rsid w:val="2187CAF6"/>
    <w:rsid w:val="218FE0A3"/>
    <w:rsid w:val="2191279E"/>
    <w:rsid w:val="21913510"/>
    <w:rsid w:val="21939833"/>
    <w:rsid w:val="21999208"/>
    <w:rsid w:val="219D0BCE"/>
    <w:rsid w:val="21A14511"/>
    <w:rsid w:val="21A61BAC"/>
    <w:rsid w:val="21AF7069"/>
    <w:rsid w:val="21B1E513"/>
    <w:rsid w:val="21BACA29"/>
    <w:rsid w:val="21BD3DBD"/>
    <w:rsid w:val="21BFACF7"/>
    <w:rsid w:val="21C6E609"/>
    <w:rsid w:val="21CCD6B9"/>
    <w:rsid w:val="21DA9ECA"/>
    <w:rsid w:val="21E3EE08"/>
    <w:rsid w:val="21EEC17B"/>
    <w:rsid w:val="21F32094"/>
    <w:rsid w:val="21FC5B4D"/>
    <w:rsid w:val="2201E83B"/>
    <w:rsid w:val="22066407"/>
    <w:rsid w:val="2208749A"/>
    <w:rsid w:val="220B6B3F"/>
    <w:rsid w:val="22100015"/>
    <w:rsid w:val="2210F7BB"/>
    <w:rsid w:val="221A4A80"/>
    <w:rsid w:val="221D9B4A"/>
    <w:rsid w:val="2220EA9A"/>
    <w:rsid w:val="22226D1D"/>
    <w:rsid w:val="2223FF19"/>
    <w:rsid w:val="222F946E"/>
    <w:rsid w:val="2246B726"/>
    <w:rsid w:val="2251DCD4"/>
    <w:rsid w:val="2251E079"/>
    <w:rsid w:val="225706E1"/>
    <w:rsid w:val="225B42B4"/>
    <w:rsid w:val="225C165E"/>
    <w:rsid w:val="2260ECC3"/>
    <w:rsid w:val="226573D8"/>
    <w:rsid w:val="22671FFE"/>
    <w:rsid w:val="226FA4E1"/>
    <w:rsid w:val="22743F92"/>
    <w:rsid w:val="22787EFC"/>
    <w:rsid w:val="227E79D9"/>
    <w:rsid w:val="227ED660"/>
    <w:rsid w:val="228436A4"/>
    <w:rsid w:val="228D6BFC"/>
    <w:rsid w:val="2290E550"/>
    <w:rsid w:val="2291E9E4"/>
    <w:rsid w:val="2293D62B"/>
    <w:rsid w:val="229979E2"/>
    <w:rsid w:val="229B610D"/>
    <w:rsid w:val="22A0D16E"/>
    <w:rsid w:val="22A515F1"/>
    <w:rsid w:val="22A8BA41"/>
    <w:rsid w:val="22ACCBE2"/>
    <w:rsid w:val="22B686E5"/>
    <w:rsid w:val="22BF765C"/>
    <w:rsid w:val="22C50F84"/>
    <w:rsid w:val="22CAB486"/>
    <w:rsid w:val="22CDD599"/>
    <w:rsid w:val="22D8082D"/>
    <w:rsid w:val="22DAC1A9"/>
    <w:rsid w:val="22DDFB26"/>
    <w:rsid w:val="22DFA7C0"/>
    <w:rsid w:val="22E1C049"/>
    <w:rsid w:val="22E40B3B"/>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CF20C"/>
    <w:rsid w:val="232E654E"/>
    <w:rsid w:val="232F4E05"/>
    <w:rsid w:val="233999A8"/>
    <w:rsid w:val="233F7D30"/>
    <w:rsid w:val="23400699"/>
    <w:rsid w:val="23406411"/>
    <w:rsid w:val="23412830"/>
    <w:rsid w:val="2346D2E6"/>
    <w:rsid w:val="234D77F7"/>
    <w:rsid w:val="234E1BCD"/>
    <w:rsid w:val="234E90FB"/>
    <w:rsid w:val="2350D9F4"/>
    <w:rsid w:val="2351A44C"/>
    <w:rsid w:val="235A5544"/>
    <w:rsid w:val="235E9A36"/>
    <w:rsid w:val="23623D59"/>
    <w:rsid w:val="236786A1"/>
    <w:rsid w:val="2371B7AA"/>
    <w:rsid w:val="2372D876"/>
    <w:rsid w:val="23732DF4"/>
    <w:rsid w:val="237902F1"/>
    <w:rsid w:val="23807E58"/>
    <w:rsid w:val="23816E58"/>
    <w:rsid w:val="23826C99"/>
    <w:rsid w:val="23853C31"/>
    <w:rsid w:val="239240BD"/>
    <w:rsid w:val="2393A423"/>
    <w:rsid w:val="23978EDA"/>
    <w:rsid w:val="239B2E1B"/>
    <w:rsid w:val="23A23B5A"/>
    <w:rsid w:val="23A7356C"/>
    <w:rsid w:val="23A980E0"/>
    <w:rsid w:val="23B0D8E7"/>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B1023"/>
    <w:rsid w:val="23EFEE6A"/>
    <w:rsid w:val="23F19647"/>
    <w:rsid w:val="23F6B50A"/>
    <w:rsid w:val="23F74B16"/>
    <w:rsid w:val="24001445"/>
    <w:rsid w:val="2405037B"/>
    <w:rsid w:val="2405DAC2"/>
    <w:rsid w:val="24066C7D"/>
    <w:rsid w:val="240AE486"/>
    <w:rsid w:val="24131FE4"/>
    <w:rsid w:val="24181E21"/>
    <w:rsid w:val="24199E6A"/>
    <w:rsid w:val="241F8F5B"/>
    <w:rsid w:val="242325DA"/>
    <w:rsid w:val="2427A8B9"/>
    <w:rsid w:val="242EF1A8"/>
    <w:rsid w:val="2433024B"/>
    <w:rsid w:val="243ABC6D"/>
    <w:rsid w:val="244AAD7E"/>
    <w:rsid w:val="244F2C6F"/>
    <w:rsid w:val="244F6E20"/>
    <w:rsid w:val="2453517B"/>
    <w:rsid w:val="24564064"/>
    <w:rsid w:val="245B9D5D"/>
    <w:rsid w:val="24688B11"/>
    <w:rsid w:val="246A9A61"/>
    <w:rsid w:val="246BDDCF"/>
    <w:rsid w:val="24716EEC"/>
    <w:rsid w:val="2475B43C"/>
    <w:rsid w:val="247815C9"/>
    <w:rsid w:val="248367E9"/>
    <w:rsid w:val="2488A261"/>
    <w:rsid w:val="249B6730"/>
    <w:rsid w:val="24A04F97"/>
    <w:rsid w:val="24AEA480"/>
    <w:rsid w:val="24AF2148"/>
    <w:rsid w:val="24B2A23C"/>
    <w:rsid w:val="24B4C306"/>
    <w:rsid w:val="24B6430E"/>
    <w:rsid w:val="24B9C017"/>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A0F90"/>
    <w:rsid w:val="24FD3445"/>
    <w:rsid w:val="24FD61DB"/>
    <w:rsid w:val="24FE8281"/>
    <w:rsid w:val="250413DE"/>
    <w:rsid w:val="25066E16"/>
    <w:rsid w:val="25072709"/>
    <w:rsid w:val="250BEEA8"/>
    <w:rsid w:val="250D7D6F"/>
    <w:rsid w:val="250D873D"/>
    <w:rsid w:val="250E1AA7"/>
    <w:rsid w:val="2512784A"/>
    <w:rsid w:val="2521F9CE"/>
    <w:rsid w:val="252373C2"/>
    <w:rsid w:val="25248C8F"/>
    <w:rsid w:val="252D5E5D"/>
    <w:rsid w:val="252E5089"/>
    <w:rsid w:val="252E73AD"/>
    <w:rsid w:val="25330626"/>
    <w:rsid w:val="253759B0"/>
    <w:rsid w:val="2537BC58"/>
    <w:rsid w:val="25381292"/>
    <w:rsid w:val="253EF42D"/>
    <w:rsid w:val="25405BC8"/>
    <w:rsid w:val="2543E380"/>
    <w:rsid w:val="2544E8BB"/>
    <w:rsid w:val="254BA59F"/>
    <w:rsid w:val="255168CD"/>
    <w:rsid w:val="2551A0C5"/>
    <w:rsid w:val="25570E5D"/>
    <w:rsid w:val="25604141"/>
    <w:rsid w:val="25618791"/>
    <w:rsid w:val="2569EDCE"/>
    <w:rsid w:val="256A82A2"/>
    <w:rsid w:val="257635A0"/>
    <w:rsid w:val="25771CF4"/>
    <w:rsid w:val="257946FF"/>
    <w:rsid w:val="257A921B"/>
    <w:rsid w:val="257C654B"/>
    <w:rsid w:val="25861DB0"/>
    <w:rsid w:val="2588A72D"/>
    <w:rsid w:val="258B0C0E"/>
    <w:rsid w:val="258BF7BB"/>
    <w:rsid w:val="258F60B4"/>
    <w:rsid w:val="25968FEF"/>
    <w:rsid w:val="259D47D8"/>
    <w:rsid w:val="25A14212"/>
    <w:rsid w:val="25A62F76"/>
    <w:rsid w:val="25A64474"/>
    <w:rsid w:val="25AD1BE0"/>
    <w:rsid w:val="25AE021F"/>
    <w:rsid w:val="25B67CFA"/>
    <w:rsid w:val="25BB5D2E"/>
    <w:rsid w:val="25BBE99C"/>
    <w:rsid w:val="25C11FA8"/>
    <w:rsid w:val="25C1A53A"/>
    <w:rsid w:val="25C5512D"/>
    <w:rsid w:val="25C68CE1"/>
    <w:rsid w:val="25C9BC56"/>
    <w:rsid w:val="25CDB639"/>
    <w:rsid w:val="25D4E5AC"/>
    <w:rsid w:val="25D6F807"/>
    <w:rsid w:val="25DA22DD"/>
    <w:rsid w:val="25DE1B9B"/>
    <w:rsid w:val="25E1E30A"/>
    <w:rsid w:val="25E71582"/>
    <w:rsid w:val="25E7E99A"/>
    <w:rsid w:val="25E80194"/>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8E639"/>
    <w:rsid w:val="261A2A20"/>
    <w:rsid w:val="261BD894"/>
    <w:rsid w:val="261C1CDC"/>
    <w:rsid w:val="26211BC4"/>
    <w:rsid w:val="26282786"/>
    <w:rsid w:val="262DAA83"/>
    <w:rsid w:val="2631B9C4"/>
    <w:rsid w:val="2635EC4C"/>
    <w:rsid w:val="26376533"/>
    <w:rsid w:val="2638B426"/>
    <w:rsid w:val="263B63CA"/>
    <w:rsid w:val="264BC49B"/>
    <w:rsid w:val="264D7584"/>
    <w:rsid w:val="2655FF52"/>
    <w:rsid w:val="2658D932"/>
    <w:rsid w:val="265E95F0"/>
    <w:rsid w:val="2663F70A"/>
    <w:rsid w:val="2671B290"/>
    <w:rsid w:val="2672BB13"/>
    <w:rsid w:val="2672E93D"/>
    <w:rsid w:val="26738F42"/>
    <w:rsid w:val="26843C67"/>
    <w:rsid w:val="26845EEA"/>
    <w:rsid w:val="2687F3DA"/>
    <w:rsid w:val="2689DB8E"/>
    <w:rsid w:val="2692402A"/>
    <w:rsid w:val="269B9938"/>
    <w:rsid w:val="26A19686"/>
    <w:rsid w:val="26A1EE02"/>
    <w:rsid w:val="26A21CE8"/>
    <w:rsid w:val="26A25780"/>
    <w:rsid w:val="26A26CB7"/>
    <w:rsid w:val="26A47076"/>
    <w:rsid w:val="26A619D4"/>
    <w:rsid w:val="26A98F40"/>
    <w:rsid w:val="26AB2F2E"/>
    <w:rsid w:val="26AC5A88"/>
    <w:rsid w:val="26B29450"/>
    <w:rsid w:val="26B83665"/>
    <w:rsid w:val="26B9D96C"/>
    <w:rsid w:val="26C2998C"/>
    <w:rsid w:val="26C4ABCB"/>
    <w:rsid w:val="26D5C4F8"/>
    <w:rsid w:val="26DC4A38"/>
    <w:rsid w:val="26DD5C6E"/>
    <w:rsid w:val="26DEDB78"/>
    <w:rsid w:val="26DF5B10"/>
    <w:rsid w:val="26DF73B0"/>
    <w:rsid w:val="26E1D769"/>
    <w:rsid w:val="26E840F6"/>
    <w:rsid w:val="26F44DE2"/>
    <w:rsid w:val="26F8B977"/>
    <w:rsid w:val="26FBA816"/>
    <w:rsid w:val="26FF7EE4"/>
    <w:rsid w:val="27016702"/>
    <w:rsid w:val="27041844"/>
    <w:rsid w:val="27083058"/>
    <w:rsid w:val="27088D0D"/>
    <w:rsid w:val="2708D586"/>
    <w:rsid w:val="270A667C"/>
    <w:rsid w:val="270E1BDD"/>
    <w:rsid w:val="270EB15D"/>
    <w:rsid w:val="270F45AE"/>
    <w:rsid w:val="2712DA40"/>
    <w:rsid w:val="27134A45"/>
    <w:rsid w:val="27146CCD"/>
    <w:rsid w:val="27182FD3"/>
    <w:rsid w:val="2720048E"/>
    <w:rsid w:val="272D0705"/>
    <w:rsid w:val="2732E953"/>
    <w:rsid w:val="273961F6"/>
    <w:rsid w:val="2748CB54"/>
    <w:rsid w:val="274B5011"/>
    <w:rsid w:val="2751C397"/>
    <w:rsid w:val="27523017"/>
    <w:rsid w:val="2752C62F"/>
    <w:rsid w:val="27581F52"/>
    <w:rsid w:val="275D759B"/>
    <w:rsid w:val="27608D95"/>
    <w:rsid w:val="2764941C"/>
    <w:rsid w:val="276512CA"/>
    <w:rsid w:val="2766FA0F"/>
    <w:rsid w:val="276DCF56"/>
    <w:rsid w:val="277A4673"/>
    <w:rsid w:val="277B2B97"/>
    <w:rsid w:val="277C0217"/>
    <w:rsid w:val="277D58D7"/>
    <w:rsid w:val="278478F5"/>
    <w:rsid w:val="278AEC52"/>
    <w:rsid w:val="2790B901"/>
    <w:rsid w:val="2791F03C"/>
    <w:rsid w:val="279463D2"/>
    <w:rsid w:val="27A22849"/>
    <w:rsid w:val="27A2E13D"/>
    <w:rsid w:val="27A46CE7"/>
    <w:rsid w:val="27A4A561"/>
    <w:rsid w:val="27A58729"/>
    <w:rsid w:val="27A67A93"/>
    <w:rsid w:val="27AD8D25"/>
    <w:rsid w:val="27B36516"/>
    <w:rsid w:val="27BD0A1A"/>
    <w:rsid w:val="27BEACA5"/>
    <w:rsid w:val="27C403DF"/>
    <w:rsid w:val="27C5DAA9"/>
    <w:rsid w:val="27C69484"/>
    <w:rsid w:val="27C8791F"/>
    <w:rsid w:val="27C9967D"/>
    <w:rsid w:val="27CB3F5F"/>
    <w:rsid w:val="27D9A93D"/>
    <w:rsid w:val="27E64D7F"/>
    <w:rsid w:val="27F268D6"/>
    <w:rsid w:val="27F989BA"/>
    <w:rsid w:val="280D708F"/>
    <w:rsid w:val="280E9418"/>
    <w:rsid w:val="2813647B"/>
    <w:rsid w:val="281CB50D"/>
    <w:rsid w:val="281D56F7"/>
    <w:rsid w:val="281DF108"/>
    <w:rsid w:val="281F73AD"/>
    <w:rsid w:val="281FBE6F"/>
    <w:rsid w:val="28254370"/>
    <w:rsid w:val="2825ABEF"/>
    <w:rsid w:val="2831FB1B"/>
    <w:rsid w:val="2835EAA2"/>
    <w:rsid w:val="2837DE21"/>
    <w:rsid w:val="283DED49"/>
    <w:rsid w:val="28406D09"/>
    <w:rsid w:val="284108E7"/>
    <w:rsid w:val="284159E5"/>
    <w:rsid w:val="284383AB"/>
    <w:rsid w:val="28447D33"/>
    <w:rsid w:val="2844EFAA"/>
    <w:rsid w:val="28479D16"/>
    <w:rsid w:val="285069FF"/>
    <w:rsid w:val="28554917"/>
    <w:rsid w:val="2856D332"/>
    <w:rsid w:val="2857BD5A"/>
    <w:rsid w:val="2857DAA5"/>
    <w:rsid w:val="2858C1E1"/>
    <w:rsid w:val="285AA015"/>
    <w:rsid w:val="286B8590"/>
    <w:rsid w:val="287F0B0B"/>
    <w:rsid w:val="287FCCB6"/>
    <w:rsid w:val="28830417"/>
    <w:rsid w:val="2884B283"/>
    <w:rsid w:val="28881206"/>
    <w:rsid w:val="2889D3D8"/>
    <w:rsid w:val="288CDB0A"/>
    <w:rsid w:val="28956A06"/>
    <w:rsid w:val="2896B377"/>
    <w:rsid w:val="28983B6C"/>
    <w:rsid w:val="289923DA"/>
    <w:rsid w:val="289BDB0D"/>
    <w:rsid w:val="289C6967"/>
    <w:rsid w:val="289E4F8F"/>
    <w:rsid w:val="289E7FBE"/>
    <w:rsid w:val="289FA0B4"/>
    <w:rsid w:val="28A3FAE2"/>
    <w:rsid w:val="28AA1F77"/>
    <w:rsid w:val="28B0DBC1"/>
    <w:rsid w:val="28B1BD25"/>
    <w:rsid w:val="28B32A95"/>
    <w:rsid w:val="28B61B70"/>
    <w:rsid w:val="28B94166"/>
    <w:rsid w:val="28B96803"/>
    <w:rsid w:val="28B9E412"/>
    <w:rsid w:val="28BEBC90"/>
    <w:rsid w:val="28D15E5A"/>
    <w:rsid w:val="28D4B2EA"/>
    <w:rsid w:val="28D67E53"/>
    <w:rsid w:val="28D7F80F"/>
    <w:rsid w:val="28D84821"/>
    <w:rsid w:val="28DAB1A5"/>
    <w:rsid w:val="28DB8659"/>
    <w:rsid w:val="28DE47D6"/>
    <w:rsid w:val="28DE4CF8"/>
    <w:rsid w:val="28EA4C7F"/>
    <w:rsid w:val="28F38A5E"/>
    <w:rsid w:val="28FC624F"/>
    <w:rsid w:val="28FD5609"/>
    <w:rsid w:val="290566FA"/>
    <w:rsid w:val="290B0C56"/>
    <w:rsid w:val="290B997A"/>
    <w:rsid w:val="290CE551"/>
    <w:rsid w:val="290DBC56"/>
    <w:rsid w:val="290ED0FE"/>
    <w:rsid w:val="29139BBE"/>
    <w:rsid w:val="2924DA21"/>
    <w:rsid w:val="2926213F"/>
    <w:rsid w:val="2928908E"/>
    <w:rsid w:val="29425FA3"/>
    <w:rsid w:val="29432E2A"/>
    <w:rsid w:val="2947F565"/>
    <w:rsid w:val="294E929B"/>
    <w:rsid w:val="294FDB18"/>
    <w:rsid w:val="295B16F4"/>
    <w:rsid w:val="295C16F7"/>
    <w:rsid w:val="295FDE30"/>
    <w:rsid w:val="296C2C7D"/>
    <w:rsid w:val="296EB430"/>
    <w:rsid w:val="296F8362"/>
    <w:rsid w:val="29749CB0"/>
    <w:rsid w:val="2974C41C"/>
    <w:rsid w:val="2976C639"/>
    <w:rsid w:val="297AAB1B"/>
    <w:rsid w:val="297B4994"/>
    <w:rsid w:val="2986A477"/>
    <w:rsid w:val="298AEB31"/>
    <w:rsid w:val="299988C1"/>
    <w:rsid w:val="2999ABCF"/>
    <w:rsid w:val="299E882D"/>
    <w:rsid w:val="29A7756C"/>
    <w:rsid w:val="29A8A0C6"/>
    <w:rsid w:val="29A93CA3"/>
    <w:rsid w:val="29AAA460"/>
    <w:rsid w:val="29AF318A"/>
    <w:rsid w:val="29BBB9C8"/>
    <w:rsid w:val="29BD3D26"/>
    <w:rsid w:val="29BFEFA7"/>
    <w:rsid w:val="29D5976D"/>
    <w:rsid w:val="29DC9FE8"/>
    <w:rsid w:val="29E1B020"/>
    <w:rsid w:val="29E4EAFB"/>
    <w:rsid w:val="29E9B3D6"/>
    <w:rsid w:val="29F056BE"/>
    <w:rsid w:val="29F2DD2D"/>
    <w:rsid w:val="29F63C62"/>
    <w:rsid w:val="29F8CB59"/>
    <w:rsid w:val="29FD8170"/>
    <w:rsid w:val="29FF5817"/>
    <w:rsid w:val="2A005DC5"/>
    <w:rsid w:val="2A023839"/>
    <w:rsid w:val="2A0A82C3"/>
    <w:rsid w:val="2A0D407A"/>
    <w:rsid w:val="2A0D645C"/>
    <w:rsid w:val="2A0F1156"/>
    <w:rsid w:val="2A138E29"/>
    <w:rsid w:val="2A1687C4"/>
    <w:rsid w:val="2A17C72F"/>
    <w:rsid w:val="2A234525"/>
    <w:rsid w:val="2A2A5348"/>
    <w:rsid w:val="2A2AC98B"/>
    <w:rsid w:val="2A2AFD64"/>
    <w:rsid w:val="2A2C62AB"/>
    <w:rsid w:val="2A2EF36B"/>
    <w:rsid w:val="2A3258E5"/>
    <w:rsid w:val="2A3821BD"/>
    <w:rsid w:val="2A3D9B08"/>
    <w:rsid w:val="2A41BA74"/>
    <w:rsid w:val="2A4AD270"/>
    <w:rsid w:val="2A5AA26E"/>
    <w:rsid w:val="2A5E733A"/>
    <w:rsid w:val="2A60D8B5"/>
    <w:rsid w:val="2A65BD4A"/>
    <w:rsid w:val="2A6A8C70"/>
    <w:rsid w:val="2A6D44A3"/>
    <w:rsid w:val="2A6D8FBA"/>
    <w:rsid w:val="2A757F5F"/>
    <w:rsid w:val="2A77FCE2"/>
    <w:rsid w:val="2A79A287"/>
    <w:rsid w:val="2A7BDB45"/>
    <w:rsid w:val="2A7C5531"/>
    <w:rsid w:val="2A7C819E"/>
    <w:rsid w:val="2A7E170D"/>
    <w:rsid w:val="2A80F9E0"/>
    <w:rsid w:val="2A86AE90"/>
    <w:rsid w:val="2A8C5B6C"/>
    <w:rsid w:val="2A8D3370"/>
    <w:rsid w:val="2A90DB3C"/>
    <w:rsid w:val="2A925477"/>
    <w:rsid w:val="2A92BEE1"/>
    <w:rsid w:val="2A9782B1"/>
    <w:rsid w:val="2A9E19E2"/>
    <w:rsid w:val="2A9E2EB1"/>
    <w:rsid w:val="2A9EDA64"/>
    <w:rsid w:val="2AAB6A09"/>
    <w:rsid w:val="2AAD3437"/>
    <w:rsid w:val="2AAECBAB"/>
    <w:rsid w:val="2AB041FA"/>
    <w:rsid w:val="2AB43287"/>
    <w:rsid w:val="2ABB4A57"/>
    <w:rsid w:val="2ABFF941"/>
    <w:rsid w:val="2AC7992B"/>
    <w:rsid w:val="2AC8AEBB"/>
    <w:rsid w:val="2ACD602E"/>
    <w:rsid w:val="2AD0ED11"/>
    <w:rsid w:val="2AD243E2"/>
    <w:rsid w:val="2ADAC127"/>
    <w:rsid w:val="2ADC5148"/>
    <w:rsid w:val="2ADC6CD5"/>
    <w:rsid w:val="2ADDB620"/>
    <w:rsid w:val="2AE1FFCA"/>
    <w:rsid w:val="2AE91548"/>
    <w:rsid w:val="2AEAEF3F"/>
    <w:rsid w:val="2AED0A6E"/>
    <w:rsid w:val="2AF1B4C3"/>
    <w:rsid w:val="2AF1B6D2"/>
    <w:rsid w:val="2AF82B33"/>
    <w:rsid w:val="2AFA3191"/>
    <w:rsid w:val="2AFA3F8F"/>
    <w:rsid w:val="2B03E4DE"/>
    <w:rsid w:val="2B04A8D9"/>
    <w:rsid w:val="2B06CA9C"/>
    <w:rsid w:val="2B086CA2"/>
    <w:rsid w:val="2B08B227"/>
    <w:rsid w:val="2B1162B2"/>
    <w:rsid w:val="2B15926C"/>
    <w:rsid w:val="2B1968CC"/>
    <w:rsid w:val="2B20EE50"/>
    <w:rsid w:val="2B27F1B7"/>
    <w:rsid w:val="2B287E77"/>
    <w:rsid w:val="2B2AC554"/>
    <w:rsid w:val="2B2AD5B4"/>
    <w:rsid w:val="2B2D39B5"/>
    <w:rsid w:val="2B302DAE"/>
    <w:rsid w:val="2B31C471"/>
    <w:rsid w:val="2B381276"/>
    <w:rsid w:val="2B3E2083"/>
    <w:rsid w:val="2B41CCC7"/>
    <w:rsid w:val="2B4A3388"/>
    <w:rsid w:val="2B4C85BC"/>
    <w:rsid w:val="2B545F3A"/>
    <w:rsid w:val="2B5503A7"/>
    <w:rsid w:val="2B5B0B66"/>
    <w:rsid w:val="2B672352"/>
    <w:rsid w:val="2B67E0B8"/>
    <w:rsid w:val="2B69EF8A"/>
    <w:rsid w:val="2B72EE25"/>
    <w:rsid w:val="2B74C750"/>
    <w:rsid w:val="2B793A7B"/>
    <w:rsid w:val="2B7A3F7B"/>
    <w:rsid w:val="2B7C906C"/>
    <w:rsid w:val="2B80073E"/>
    <w:rsid w:val="2B801E5F"/>
    <w:rsid w:val="2B86AD8F"/>
    <w:rsid w:val="2B882F5C"/>
    <w:rsid w:val="2B8DFDBE"/>
    <w:rsid w:val="2B902BDE"/>
    <w:rsid w:val="2B905326"/>
    <w:rsid w:val="2B972ED5"/>
    <w:rsid w:val="2B9C1673"/>
    <w:rsid w:val="2BA314CD"/>
    <w:rsid w:val="2BAC181F"/>
    <w:rsid w:val="2BB6B895"/>
    <w:rsid w:val="2BB98D99"/>
    <w:rsid w:val="2BBB5BC7"/>
    <w:rsid w:val="2BBC3848"/>
    <w:rsid w:val="2BBD7D48"/>
    <w:rsid w:val="2BC20E92"/>
    <w:rsid w:val="2BC626F6"/>
    <w:rsid w:val="2BC6D40D"/>
    <w:rsid w:val="2BC924A4"/>
    <w:rsid w:val="2BD2F655"/>
    <w:rsid w:val="2BD3402E"/>
    <w:rsid w:val="2BD34147"/>
    <w:rsid w:val="2BD7C9E1"/>
    <w:rsid w:val="2BDC2310"/>
    <w:rsid w:val="2BE9AB73"/>
    <w:rsid w:val="2BEDF3B4"/>
    <w:rsid w:val="2BEEACFB"/>
    <w:rsid w:val="2BF4D11E"/>
    <w:rsid w:val="2BF5712D"/>
    <w:rsid w:val="2BFC6552"/>
    <w:rsid w:val="2C007EB2"/>
    <w:rsid w:val="2C018B6D"/>
    <w:rsid w:val="2C053C99"/>
    <w:rsid w:val="2C063EA6"/>
    <w:rsid w:val="2C06E04A"/>
    <w:rsid w:val="2C076201"/>
    <w:rsid w:val="2C1562C2"/>
    <w:rsid w:val="2C1791AC"/>
    <w:rsid w:val="2C1C7E22"/>
    <w:rsid w:val="2C1E633B"/>
    <w:rsid w:val="2C1F2D0E"/>
    <w:rsid w:val="2C28FFBB"/>
    <w:rsid w:val="2C32E88E"/>
    <w:rsid w:val="2C358912"/>
    <w:rsid w:val="2C3EE6E5"/>
    <w:rsid w:val="2C44BA33"/>
    <w:rsid w:val="2C468349"/>
    <w:rsid w:val="2C4791E6"/>
    <w:rsid w:val="2C4B2A00"/>
    <w:rsid w:val="2C4F391B"/>
    <w:rsid w:val="2C538D24"/>
    <w:rsid w:val="2C54D06F"/>
    <w:rsid w:val="2C572B1E"/>
    <w:rsid w:val="2C5B6660"/>
    <w:rsid w:val="2C5B9EF0"/>
    <w:rsid w:val="2C6581C9"/>
    <w:rsid w:val="2C674F01"/>
    <w:rsid w:val="2C6B809C"/>
    <w:rsid w:val="2C6C19BA"/>
    <w:rsid w:val="2C6C1E04"/>
    <w:rsid w:val="2C716A33"/>
    <w:rsid w:val="2C73C998"/>
    <w:rsid w:val="2C75E2C2"/>
    <w:rsid w:val="2C785B7A"/>
    <w:rsid w:val="2C8098F3"/>
    <w:rsid w:val="2C80AD82"/>
    <w:rsid w:val="2C8AF951"/>
    <w:rsid w:val="2C8C9F78"/>
    <w:rsid w:val="2C907AC0"/>
    <w:rsid w:val="2C910C78"/>
    <w:rsid w:val="2C93DA78"/>
    <w:rsid w:val="2C940C27"/>
    <w:rsid w:val="2C96C817"/>
    <w:rsid w:val="2C97D634"/>
    <w:rsid w:val="2C9CB50C"/>
    <w:rsid w:val="2C9FF514"/>
    <w:rsid w:val="2CAD1A60"/>
    <w:rsid w:val="2CB82DD7"/>
    <w:rsid w:val="2CBB754F"/>
    <w:rsid w:val="2CBD7CEB"/>
    <w:rsid w:val="2CBE84E6"/>
    <w:rsid w:val="2CC23E1E"/>
    <w:rsid w:val="2CC2EB80"/>
    <w:rsid w:val="2CC39F9E"/>
    <w:rsid w:val="2CC5CC67"/>
    <w:rsid w:val="2CC8AE45"/>
    <w:rsid w:val="2CC935DF"/>
    <w:rsid w:val="2CCF0982"/>
    <w:rsid w:val="2CD10EEF"/>
    <w:rsid w:val="2CD4090A"/>
    <w:rsid w:val="2CD4A1F7"/>
    <w:rsid w:val="2CD7DB0F"/>
    <w:rsid w:val="2CDC8FAF"/>
    <w:rsid w:val="2CE11CB2"/>
    <w:rsid w:val="2CE97637"/>
    <w:rsid w:val="2CE9FE8C"/>
    <w:rsid w:val="2CEA35B1"/>
    <w:rsid w:val="2CEF4F96"/>
    <w:rsid w:val="2CF23839"/>
    <w:rsid w:val="2CF97988"/>
    <w:rsid w:val="2CFCA78D"/>
    <w:rsid w:val="2D03BE21"/>
    <w:rsid w:val="2D06F886"/>
    <w:rsid w:val="2D0D302E"/>
    <w:rsid w:val="2D1401BE"/>
    <w:rsid w:val="2D14FC5A"/>
    <w:rsid w:val="2D18B2B3"/>
    <w:rsid w:val="2D1D21E3"/>
    <w:rsid w:val="2D21E060"/>
    <w:rsid w:val="2D266F77"/>
    <w:rsid w:val="2D27F467"/>
    <w:rsid w:val="2D373738"/>
    <w:rsid w:val="2D3843DA"/>
    <w:rsid w:val="2D401714"/>
    <w:rsid w:val="2D414814"/>
    <w:rsid w:val="2D43B0CE"/>
    <w:rsid w:val="2D4BB257"/>
    <w:rsid w:val="2D4DB65D"/>
    <w:rsid w:val="2D52E1DD"/>
    <w:rsid w:val="2D56B698"/>
    <w:rsid w:val="2D57092C"/>
    <w:rsid w:val="2D581663"/>
    <w:rsid w:val="2D5AD410"/>
    <w:rsid w:val="2D623F76"/>
    <w:rsid w:val="2D636799"/>
    <w:rsid w:val="2D687682"/>
    <w:rsid w:val="2D6AE9A6"/>
    <w:rsid w:val="2D6B5F3E"/>
    <w:rsid w:val="2D6C00C5"/>
    <w:rsid w:val="2D6C651E"/>
    <w:rsid w:val="2D6DABC0"/>
    <w:rsid w:val="2D776739"/>
    <w:rsid w:val="2D77754A"/>
    <w:rsid w:val="2D7A1B88"/>
    <w:rsid w:val="2D7A3FE5"/>
    <w:rsid w:val="2D7CCCF7"/>
    <w:rsid w:val="2D7FA0EA"/>
    <w:rsid w:val="2D808020"/>
    <w:rsid w:val="2D809D09"/>
    <w:rsid w:val="2D826CC5"/>
    <w:rsid w:val="2D82DCF4"/>
    <w:rsid w:val="2D845B50"/>
    <w:rsid w:val="2D87757F"/>
    <w:rsid w:val="2D8E43EE"/>
    <w:rsid w:val="2D8FC903"/>
    <w:rsid w:val="2D8FDCB5"/>
    <w:rsid w:val="2D93A34A"/>
    <w:rsid w:val="2D963A0C"/>
    <w:rsid w:val="2D96406A"/>
    <w:rsid w:val="2D967697"/>
    <w:rsid w:val="2D99014E"/>
    <w:rsid w:val="2DA3BBD9"/>
    <w:rsid w:val="2DA7EC79"/>
    <w:rsid w:val="2DB14349"/>
    <w:rsid w:val="2DB55664"/>
    <w:rsid w:val="2DB60CFE"/>
    <w:rsid w:val="2DBD85FC"/>
    <w:rsid w:val="2DC20E91"/>
    <w:rsid w:val="2DCBA1B0"/>
    <w:rsid w:val="2DCC1555"/>
    <w:rsid w:val="2DD437C2"/>
    <w:rsid w:val="2DD65443"/>
    <w:rsid w:val="2DDFDD3E"/>
    <w:rsid w:val="2DE31BD2"/>
    <w:rsid w:val="2DE3EB9B"/>
    <w:rsid w:val="2DE561AF"/>
    <w:rsid w:val="2DEA2F1D"/>
    <w:rsid w:val="2DEDDDA4"/>
    <w:rsid w:val="2DEFE6F6"/>
    <w:rsid w:val="2DFE6E9F"/>
    <w:rsid w:val="2DFED9C5"/>
    <w:rsid w:val="2DFF8D43"/>
    <w:rsid w:val="2E0C75A6"/>
    <w:rsid w:val="2E1261E9"/>
    <w:rsid w:val="2E1B6250"/>
    <w:rsid w:val="2E1FC02D"/>
    <w:rsid w:val="2E203F86"/>
    <w:rsid w:val="2E266DD3"/>
    <w:rsid w:val="2E2A2154"/>
    <w:rsid w:val="2E2D2561"/>
    <w:rsid w:val="2E2E0980"/>
    <w:rsid w:val="2E37D2B1"/>
    <w:rsid w:val="2E3931D2"/>
    <w:rsid w:val="2E3AC1AD"/>
    <w:rsid w:val="2E3EC05D"/>
    <w:rsid w:val="2E4EED62"/>
    <w:rsid w:val="2E50696C"/>
    <w:rsid w:val="2E5095EC"/>
    <w:rsid w:val="2E54CA71"/>
    <w:rsid w:val="2E5E552B"/>
    <w:rsid w:val="2E633F11"/>
    <w:rsid w:val="2E6C5D1D"/>
    <w:rsid w:val="2E6F9AB5"/>
    <w:rsid w:val="2E76BFD0"/>
    <w:rsid w:val="2E7A9420"/>
    <w:rsid w:val="2E7B1E92"/>
    <w:rsid w:val="2E7BAED7"/>
    <w:rsid w:val="2E7FF09B"/>
    <w:rsid w:val="2E8189C1"/>
    <w:rsid w:val="2E86C4FB"/>
    <w:rsid w:val="2E8B3362"/>
    <w:rsid w:val="2E8E6E93"/>
    <w:rsid w:val="2E95F677"/>
    <w:rsid w:val="2E9B550A"/>
    <w:rsid w:val="2E9E2C2A"/>
    <w:rsid w:val="2EA083D1"/>
    <w:rsid w:val="2EA0F286"/>
    <w:rsid w:val="2EA85130"/>
    <w:rsid w:val="2EAA6859"/>
    <w:rsid w:val="2EABFB67"/>
    <w:rsid w:val="2EAD1E0D"/>
    <w:rsid w:val="2EAD3C1B"/>
    <w:rsid w:val="2EAE116A"/>
    <w:rsid w:val="2EB1AC7A"/>
    <w:rsid w:val="2EB8F6DA"/>
    <w:rsid w:val="2EBAD49A"/>
    <w:rsid w:val="2EBCB40B"/>
    <w:rsid w:val="2EBDDEEA"/>
    <w:rsid w:val="2EBED0AC"/>
    <w:rsid w:val="2EC0A25A"/>
    <w:rsid w:val="2EC6FA15"/>
    <w:rsid w:val="2ECBA604"/>
    <w:rsid w:val="2ECD119E"/>
    <w:rsid w:val="2ECD63E2"/>
    <w:rsid w:val="2ECF1227"/>
    <w:rsid w:val="2ECF687A"/>
    <w:rsid w:val="2ED1E500"/>
    <w:rsid w:val="2ED64C2E"/>
    <w:rsid w:val="2EDBB97F"/>
    <w:rsid w:val="2EE1432D"/>
    <w:rsid w:val="2EE36F0B"/>
    <w:rsid w:val="2EE6E97C"/>
    <w:rsid w:val="2EE986BE"/>
    <w:rsid w:val="2EEF6F32"/>
    <w:rsid w:val="2EF3BD78"/>
    <w:rsid w:val="2EF50484"/>
    <w:rsid w:val="2EF81F2A"/>
    <w:rsid w:val="2EF89618"/>
    <w:rsid w:val="2EFAF6DB"/>
    <w:rsid w:val="2EFC803D"/>
    <w:rsid w:val="2F01B82B"/>
    <w:rsid w:val="2F03A41E"/>
    <w:rsid w:val="2F0AB90B"/>
    <w:rsid w:val="2F1061AD"/>
    <w:rsid w:val="2F15B969"/>
    <w:rsid w:val="2F16C9AF"/>
    <w:rsid w:val="2F17BB11"/>
    <w:rsid w:val="2F1C1CF5"/>
    <w:rsid w:val="2F2F9300"/>
    <w:rsid w:val="2F2FD3E5"/>
    <w:rsid w:val="2F3270DF"/>
    <w:rsid w:val="2F32FD71"/>
    <w:rsid w:val="2F3C644B"/>
    <w:rsid w:val="2F3C78F5"/>
    <w:rsid w:val="2F3D14B7"/>
    <w:rsid w:val="2F3DA12F"/>
    <w:rsid w:val="2F401E9E"/>
    <w:rsid w:val="2F4061D2"/>
    <w:rsid w:val="2F40FE22"/>
    <w:rsid w:val="2F410DB7"/>
    <w:rsid w:val="2F4147FC"/>
    <w:rsid w:val="2F4BD820"/>
    <w:rsid w:val="2F52E4A9"/>
    <w:rsid w:val="2F53C54D"/>
    <w:rsid w:val="2F56F3BC"/>
    <w:rsid w:val="2F5F1AB8"/>
    <w:rsid w:val="2F64DB23"/>
    <w:rsid w:val="2F64F798"/>
    <w:rsid w:val="2F688518"/>
    <w:rsid w:val="2F6B8B71"/>
    <w:rsid w:val="2F6EB734"/>
    <w:rsid w:val="2F706274"/>
    <w:rsid w:val="2F70867C"/>
    <w:rsid w:val="2F73BA92"/>
    <w:rsid w:val="2F775E63"/>
    <w:rsid w:val="2F79072D"/>
    <w:rsid w:val="2F7F3FEA"/>
    <w:rsid w:val="2F86E37E"/>
    <w:rsid w:val="2F89FB6C"/>
    <w:rsid w:val="2F94854A"/>
    <w:rsid w:val="2F9E1F30"/>
    <w:rsid w:val="2F9E4F87"/>
    <w:rsid w:val="2F9F3522"/>
    <w:rsid w:val="2FAB641D"/>
    <w:rsid w:val="2FC08E47"/>
    <w:rsid w:val="2FCBF672"/>
    <w:rsid w:val="2FCC1C2A"/>
    <w:rsid w:val="2FCF03A2"/>
    <w:rsid w:val="2FD46644"/>
    <w:rsid w:val="2FD61FB4"/>
    <w:rsid w:val="2FD8A4FE"/>
    <w:rsid w:val="2FDFF67A"/>
    <w:rsid w:val="2FE08A13"/>
    <w:rsid w:val="2FE884A8"/>
    <w:rsid w:val="2FE9CF64"/>
    <w:rsid w:val="2FEDA446"/>
    <w:rsid w:val="2FEEC272"/>
    <w:rsid w:val="2FF24A54"/>
    <w:rsid w:val="2FF33170"/>
    <w:rsid w:val="2FF366E5"/>
    <w:rsid w:val="2FF71A4D"/>
    <w:rsid w:val="2FF80869"/>
    <w:rsid w:val="2FFB4060"/>
    <w:rsid w:val="30008369"/>
    <w:rsid w:val="30024F15"/>
    <w:rsid w:val="3003907E"/>
    <w:rsid w:val="3008D82E"/>
    <w:rsid w:val="300DA0EA"/>
    <w:rsid w:val="300E6A80"/>
    <w:rsid w:val="30120686"/>
    <w:rsid w:val="30123F0B"/>
    <w:rsid w:val="30126838"/>
    <w:rsid w:val="3018B86C"/>
    <w:rsid w:val="3018C426"/>
    <w:rsid w:val="301FB6BB"/>
    <w:rsid w:val="301FC09D"/>
    <w:rsid w:val="3020693E"/>
    <w:rsid w:val="30216C66"/>
    <w:rsid w:val="302881E7"/>
    <w:rsid w:val="302EA05A"/>
    <w:rsid w:val="30305662"/>
    <w:rsid w:val="3031481C"/>
    <w:rsid w:val="30367A03"/>
    <w:rsid w:val="30383321"/>
    <w:rsid w:val="30385C92"/>
    <w:rsid w:val="3038BBBA"/>
    <w:rsid w:val="303F5C96"/>
    <w:rsid w:val="30407B76"/>
    <w:rsid w:val="30454D25"/>
    <w:rsid w:val="3047C672"/>
    <w:rsid w:val="304AB88A"/>
    <w:rsid w:val="30544603"/>
    <w:rsid w:val="3054E800"/>
    <w:rsid w:val="30558022"/>
    <w:rsid w:val="3057695A"/>
    <w:rsid w:val="30578F6B"/>
    <w:rsid w:val="3058C9C7"/>
    <w:rsid w:val="305D1285"/>
    <w:rsid w:val="306112FE"/>
    <w:rsid w:val="3062DEFA"/>
    <w:rsid w:val="30690F4F"/>
    <w:rsid w:val="306F3C02"/>
    <w:rsid w:val="307AD57B"/>
    <w:rsid w:val="308BA5D5"/>
    <w:rsid w:val="30910BE7"/>
    <w:rsid w:val="3097F290"/>
    <w:rsid w:val="309B7EDC"/>
    <w:rsid w:val="309CE78C"/>
    <w:rsid w:val="309F1658"/>
    <w:rsid w:val="30A44BA7"/>
    <w:rsid w:val="30AA9BFC"/>
    <w:rsid w:val="30AC0F05"/>
    <w:rsid w:val="30C0B0A5"/>
    <w:rsid w:val="30C2AEFE"/>
    <w:rsid w:val="30C4BD9F"/>
    <w:rsid w:val="30C4E2A7"/>
    <w:rsid w:val="30CEA295"/>
    <w:rsid w:val="30D1845B"/>
    <w:rsid w:val="30D6A594"/>
    <w:rsid w:val="30D711CF"/>
    <w:rsid w:val="30D8400E"/>
    <w:rsid w:val="30D84D38"/>
    <w:rsid w:val="30D87E15"/>
    <w:rsid w:val="30D8AEA3"/>
    <w:rsid w:val="30DD8854"/>
    <w:rsid w:val="30E6486E"/>
    <w:rsid w:val="30E7C829"/>
    <w:rsid w:val="30E9E0FF"/>
    <w:rsid w:val="30EA4972"/>
    <w:rsid w:val="30EB7525"/>
    <w:rsid w:val="30EBB35B"/>
    <w:rsid w:val="30ED595B"/>
    <w:rsid w:val="30EE7262"/>
    <w:rsid w:val="30EEA4A2"/>
    <w:rsid w:val="30FA63C4"/>
    <w:rsid w:val="310B5386"/>
    <w:rsid w:val="310BDAB5"/>
    <w:rsid w:val="310C7391"/>
    <w:rsid w:val="310E48E1"/>
    <w:rsid w:val="3113EF3E"/>
    <w:rsid w:val="311A09CF"/>
    <w:rsid w:val="311D0271"/>
    <w:rsid w:val="31233C0F"/>
    <w:rsid w:val="3133774A"/>
    <w:rsid w:val="3136E51F"/>
    <w:rsid w:val="313ACA50"/>
    <w:rsid w:val="313E25C1"/>
    <w:rsid w:val="31456043"/>
    <w:rsid w:val="3147BB71"/>
    <w:rsid w:val="315E4BDD"/>
    <w:rsid w:val="315F3B51"/>
    <w:rsid w:val="316E74AF"/>
    <w:rsid w:val="317659A1"/>
    <w:rsid w:val="317B8B7F"/>
    <w:rsid w:val="317D2CC2"/>
    <w:rsid w:val="317DCD91"/>
    <w:rsid w:val="3185F175"/>
    <w:rsid w:val="31862CDE"/>
    <w:rsid w:val="31863E9F"/>
    <w:rsid w:val="31873216"/>
    <w:rsid w:val="31880785"/>
    <w:rsid w:val="319300DD"/>
    <w:rsid w:val="31944C39"/>
    <w:rsid w:val="319503AC"/>
    <w:rsid w:val="31953772"/>
    <w:rsid w:val="3197E5EE"/>
    <w:rsid w:val="31981217"/>
    <w:rsid w:val="31988538"/>
    <w:rsid w:val="31A85DD0"/>
    <w:rsid w:val="31AB9259"/>
    <w:rsid w:val="31AE3899"/>
    <w:rsid w:val="31AF6513"/>
    <w:rsid w:val="31AF9380"/>
    <w:rsid w:val="31B3B080"/>
    <w:rsid w:val="31B3E57F"/>
    <w:rsid w:val="31B762B7"/>
    <w:rsid w:val="31C39F4E"/>
    <w:rsid w:val="31D28AA2"/>
    <w:rsid w:val="31D5F7A1"/>
    <w:rsid w:val="31D9F27C"/>
    <w:rsid w:val="31DCD9BA"/>
    <w:rsid w:val="31E6F461"/>
    <w:rsid w:val="31EBAF44"/>
    <w:rsid w:val="31F035F3"/>
    <w:rsid w:val="31F557F3"/>
    <w:rsid w:val="31FB90DA"/>
    <w:rsid w:val="31FFB5D2"/>
    <w:rsid w:val="32051075"/>
    <w:rsid w:val="32085BD1"/>
    <w:rsid w:val="320C0DBB"/>
    <w:rsid w:val="320C99AE"/>
    <w:rsid w:val="320D8DE4"/>
    <w:rsid w:val="3210A9F7"/>
    <w:rsid w:val="32113B3E"/>
    <w:rsid w:val="32114161"/>
    <w:rsid w:val="32148408"/>
    <w:rsid w:val="321B3276"/>
    <w:rsid w:val="321C5575"/>
    <w:rsid w:val="3220280B"/>
    <w:rsid w:val="3221F84D"/>
    <w:rsid w:val="322865CC"/>
    <w:rsid w:val="3228C0BA"/>
    <w:rsid w:val="32295955"/>
    <w:rsid w:val="32299C89"/>
    <w:rsid w:val="322A426D"/>
    <w:rsid w:val="322B05C6"/>
    <w:rsid w:val="322FEBD5"/>
    <w:rsid w:val="32318AE6"/>
    <w:rsid w:val="3239E693"/>
    <w:rsid w:val="323B904B"/>
    <w:rsid w:val="32423329"/>
    <w:rsid w:val="32491432"/>
    <w:rsid w:val="324A8DF1"/>
    <w:rsid w:val="32582522"/>
    <w:rsid w:val="325BE0F8"/>
    <w:rsid w:val="325C9E2E"/>
    <w:rsid w:val="32677E6C"/>
    <w:rsid w:val="326E534E"/>
    <w:rsid w:val="3273844E"/>
    <w:rsid w:val="3273F04F"/>
    <w:rsid w:val="32771B25"/>
    <w:rsid w:val="3278EA3A"/>
    <w:rsid w:val="32845EBB"/>
    <w:rsid w:val="32848DFC"/>
    <w:rsid w:val="3285D938"/>
    <w:rsid w:val="328E6E92"/>
    <w:rsid w:val="3290E738"/>
    <w:rsid w:val="3296B2F8"/>
    <w:rsid w:val="32981161"/>
    <w:rsid w:val="329D665C"/>
    <w:rsid w:val="32A87FF1"/>
    <w:rsid w:val="32AD43CD"/>
    <w:rsid w:val="32AE6789"/>
    <w:rsid w:val="32B03D29"/>
    <w:rsid w:val="32B0C0DC"/>
    <w:rsid w:val="32B69294"/>
    <w:rsid w:val="32B80411"/>
    <w:rsid w:val="32B97162"/>
    <w:rsid w:val="32B9AECE"/>
    <w:rsid w:val="32C2FD8A"/>
    <w:rsid w:val="32C60F56"/>
    <w:rsid w:val="32C6958D"/>
    <w:rsid w:val="32CDDB3F"/>
    <w:rsid w:val="32CFD9D9"/>
    <w:rsid w:val="32D00EDE"/>
    <w:rsid w:val="32D3C3D5"/>
    <w:rsid w:val="32E00A9D"/>
    <w:rsid w:val="32E20740"/>
    <w:rsid w:val="32E94F07"/>
    <w:rsid w:val="32EB72DB"/>
    <w:rsid w:val="32F016FC"/>
    <w:rsid w:val="32F8A838"/>
    <w:rsid w:val="32F9ACE0"/>
    <w:rsid w:val="32FBC42F"/>
    <w:rsid w:val="32FEB753"/>
    <w:rsid w:val="330284D6"/>
    <w:rsid w:val="330DE953"/>
    <w:rsid w:val="330E0411"/>
    <w:rsid w:val="330E0922"/>
    <w:rsid w:val="33143BB2"/>
    <w:rsid w:val="33166E0B"/>
    <w:rsid w:val="3317B35B"/>
    <w:rsid w:val="3317C614"/>
    <w:rsid w:val="3321DED3"/>
    <w:rsid w:val="33243601"/>
    <w:rsid w:val="3324E354"/>
    <w:rsid w:val="332510FC"/>
    <w:rsid w:val="332B796F"/>
    <w:rsid w:val="3331D80C"/>
    <w:rsid w:val="3333039C"/>
    <w:rsid w:val="33377CC5"/>
    <w:rsid w:val="333B2B55"/>
    <w:rsid w:val="333B9ECC"/>
    <w:rsid w:val="333E7D4C"/>
    <w:rsid w:val="3343BEF3"/>
    <w:rsid w:val="33441231"/>
    <w:rsid w:val="33476845"/>
    <w:rsid w:val="334E050E"/>
    <w:rsid w:val="33576CBB"/>
    <w:rsid w:val="3361942A"/>
    <w:rsid w:val="33685E96"/>
    <w:rsid w:val="3368749F"/>
    <w:rsid w:val="3368F68F"/>
    <w:rsid w:val="336C33DC"/>
    <w:rsid w:val="336E82DE"/>
    <w:rsid w:val="337017A7"/>
    <w:rsid w:val="337743E5"/>
    <w:rsid w:val="337E0B3C"/>
    <w:rsid w:val="33827B35"/>
    <w:rsid w:val="33846B7F"/>
    <w:rsid w:val="338885C0"/>
    <w:rsid w:val="3390A5F6"/>
    <w:rsid w:val="339555BC"/>
    <w:rsid w:val="3395D047"/>
    <w:rsid w:val="3397613B"/>
    <w:rsid w:val="3397910C"/>
    <w:rsid w:val="339C6779"/>
    <w:rsid w:val="339C9FE3"/>
    <w:rsid w:val="339CF337"/>
    <w:rsid w:val="339FA114"/>
    <w:rsid w:val="33A20465"/>
    <w:rsid w:val="33A37B6A"/>
    <w:rsid w:val="33A71BDC"/>
    <w:rsid w:val="33A72FA8"/>
    <w:rsid w:val="33A8B9B3"/>
    <w:rsid w:val="33AAAFCF"/>
    <w:rsid w:val="33B1E800"/>
    <w:rsid w:val="33B20F70"/>
    <w:rsid w:val="33B4AB3C"/>
    <w:rsid w:val="33B4EA1F"/>
    <w:rsid w:val="33BFC22E"/>
    <w:rsid w:val="33C102CD"/>
    <w:rsid w:val="33C12884"/>
    <w:rsid w:val="33C5C4D1"/>
    <w:rsid w:val="33C6EC41"/>
    <w:rsid w:val="33C9B3B9"/>
    <w:rsid w:val="33D203D7"/>
    <w:rsid w:val="33D36894"/>
    <w:rsid w:val="33D67247"/>
    <w:rsid w:val="33DA596E"/>
    <w:rsid w:val="33DAFAE2"/>
    <w:rsid w:val="33E28440"/>
    <w:rsid w:val="33E4F95E"/>
    <w:rsid w:val="33E679D0"/>
    <w:rsid w:val="33E7822C"/>
    <w:rsid w:val="33EC66B7"/>
    <w:rsid w:val="33EFFDCF"/>
    <w:rsid w:val="33F250AC"/>
    <w:rsid w:val="33F41C81"/>
    <w:rsid w:val="33F619B2"/>
    <w:rsid w:val="33F71063"/>
    <w:rsid w:val="33F9B026"/>
    <w:rsid w:val="33FB9518"/>
    <w:rsid w:val="3401F56D"/>
    <w:rsid w:val="34034ECD"/>
    <w:rsid w:val="34081430"/>
    <w:rsid w:val="3409C844"/>
    <w:rsid w:val="340CFC25"/>
    <w:rsid w:val="34199593"/>
    <w:rsid w:val="341A3DEB"/>
    <w:rsid w:val="341BBB56"/>
    <w:rsid w:val="341C2E45"/>
    <w:rsid w:val="341C772A"/>
    <w:rsid w:val="34220706"/>
    <w:rsid w:val="342363E4"/>
    <w:rsid w:val="342D02C2"/>
    <w:rsid w:val="3440FF7A"/>
    <w:rsid w:val="3441B7F4"/>
    <w:rsid w:val="3445A96C"/>
    <w:rsid w:val="344A51AA"/>
    <w:rsid w:val="344B5544"/>
    <w:rsid w:val="34575EB4"/>
    <w:rsid w:val="34591834"/>
    <w:rsid w:val="345AB992"/>
    <w:rsid w:val="3465EB86"/>
    <w:rsid w:val="34670F6C"/>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D23FE7"/>
    <w:rsid w:val="34D51DEB"/>
    <w:rsid w:val="34D650C0"/>
    <w:rsid w:val="34DA6906"/>
    <w:rsid w:val="34DB3970"/>
    <w:rsid w:val="34E2281B"/>
    <w:rsid w:val="34E346DA"/>
    <w:rsid w:val="3508F86D"/>
    <w:rsid w:val="350A4A55"/>
    <w:rsid w:val="350B65F8"/>
    <w:rsid w:val="3510172F"/>
    <w:rsid w:val="351797DA"/>
    <w:rsid w:val="35182F52"/>
    <w:rsid w:val="351E9120"/>
    <w:rsid w:val="3534B7C5"/>
    <w:rsid w:val="35353259"/>
    <w:rsid w:val="3536B55B"/>
    <w:rsid w:val="3537A404"/>
    <w:rsid w:val="3539D171"/>
    <w:rsid w:val="3539F7CF"/>
    <w:rsid w:val="353C0B39"/>
    <w:rsid w:val="353DB611"/>
    <w:rsid w:val="353EA9FE"/>
    <w:rsid w:val="35424923"/>
    <w:rsid w:val="354796FE"/>
    <w:rsid w:val="354C0D94"/>
    <w:rsid w:val="354F5041"/>
    <w:rsid w:val="354F5838"/>
    <w:rsid w:val="3554963C"/>
    <w:rsid w:val="3556E6A0"/>
    <w:rsid w:val="3558A0BC"/>
    <w:rsid w:val="35596572"/>
    <w:rsid w:val="35597122"/>
    <w:rsid w:val="355F8DEF"/>
    <w:rsid w:val="3560FA17"/>
    <w:rsid w:val="35631A8E"/>
    <w:rsid w:val="356B9075"/>
    <w:rsid w:val="356C0202"/>
    <w:rsid w:val="356FEF46"/>
    <w:rsid w:val="357191F8"/>
    <w:rsid w:val="357C670C"/>
    <w:rsid w:val="357CAD01"/>
    <w:rsid w:val="357DC0D5"/>
    <w:rsid w:val="357DE7AB"/>
    <w:rsid w:val="3585DE56"/>
    <w:rsid w:val="358B9A1B"/>
    <w:rsid w:val="3597A386"/>
    <w:rsid w:val="359AD6C9"/>
    <w:rsid w:val="359F1F2E"/>
    <w:rsid w:val="359F4494"/>
    <w:rsid w:val="35A0CDFC"/>
    <w:rsid w:val="35A8CC86"/>
    <w:rsid w:val="35AD8689"/>
    <w:rsid w:val="35BADF6E"/>
    <w:rsid w:val="35BB71AC"/>
    <w:rsid w:val="35BBBA65"/>
    <w:rsid w:val="35BDD34A"/>
    <w:rsid w:val="35BE1E81"/>
    <w:rsid w:val="35CB341B"/>
    <w:rsid w:val="35D10EE7"/>
    <w:rsid w:val="35D87010"/>
    <w:rsid w:val="35DAE557"/>
    <w:rsid w:val="35DF64D8"/>
    <w:rsid w:val="35DFA272"/>
    <w:rsid w:val="35E11A44"/>
    <w:rsid w:val="35E84A73"/>
    <w:rsid w:val="35ED255F"/>
    <w:rsid w:val="35EED4A3"/>
    <w:rsid w:val="35F08110"/>
    <w:rsid w:val="35F7FD7D"/>
    <w:rsid w:val="3600CAE6"/>
    <w:rsid w:val="36094FF8"/>
    <w:rsid w:val="360F6C35"/>
    <w:rsid w:val="36185EF0"/>
    <w:rsid w:val="3618CF1D"/>
    <w:rsid w:val="361AEA4C"/>
    <w:rsid w:val="361D0E85"/>
    <w:rsid w:val="361D33E3"/>
    <w:rsid w:val="362059B5"/>
    <w:rsid w:val="3621D07E"/>
    <w:rsid w:val="36252667"/>
    <w:rsid w:val="36301615"/>
    <w:rsid w:val="36321B50"/>
    <w:rsid w:val="363292F1"/>
    <w:rsid w:val="3635A54A"/>
    <w:rsid w:val="3635E500"/>
    <w:rsid w:val="363B5EE8"/>
    <w:rsid w:val="364182AE"/>
    <w:rsid w:val="36421C95"/>
    <w:rsid w:val="36441CBC"/>
    <w:rsid w:val="36484E4B"/>
    <w:rsid w:val="364A92D6"/>
    <w:rsid w:val="364E717C"/>
    <w:rsid w:val="364F7491"/>
    <w:rsid w:val="3650A7D1"/>
    <w:rsid w:val="365542AE"/>
    <w:rsid w:val="365B60A4"/>
    <w:rsid w:val="366481D7"/>
    <w:rsid w:val="366D813A"/>
    <w:rsid w:val="366DB9F0"/>
    <w:rsid w:val="366DEB6D"/>
    <w:rsid w:val="36755A30"/>
    <w:rsid w:val="3677AC6B"/>
    <w:rsid w:val="367BB342"/>
    <w:rsid w:val="367BBD3C"/>
    <w:rsid w:val="367C34CE"/>
    <w:rsid w:val="367C62B6"/>
    <w:rsid w:val="367E2E03"/>
    <w:rsid w:val="3684357F"/>
    <w:rsid w:val="368C573C"/>
    <w:rsid w:val="369B6246"/>
    <w:rsid w:val="369D0DAF"/>
    <w:rsid w:val="36A39993"/>
    <w:rsid w:val="36B00614"/>
    <w:rsid w:val="36B1A780"/>
    <w:rsid w:val="36BD3F42"/>
    <w:rsid w:val="36BE36D7"/>
    <w:rsid w:val="36BEC04E"/>
    <w:rsid w:val="36BFEEC0"/>
    <w:rsid w:val="36C084C8"/>
    <w:rsid w:val="36C721C9"/>
    <w:rsid w:val="36D29AEE"/>
    <w:rsid w:val="36D5C858"/>
    <w:rsid w:val="36D7D818"/>
    <w:rsid w:val="36D812AD"/>
    <w:rsid w:val="36E0BD6A"/>
    <w:rsid w:val="36E16C73"/>
    <w:rsid w:val="36E2BAC1"/>
    <w:rsid w:val="36E45DD0"/>
    <w:rsid w:val="36E6E61C"/>
    <w:rsid w:val="36F0C3FF"/>
    <w:rsid w:val="36F215F1"/>
    <w:rsid w:val="36F31902"/>
    <w:rsid w:val="36F31A23"/>
    <w:rsid w:val="36F48D47"/>
    <w:rsid w:val="36F69789"/>
    <w:rsid w:val="36F7961C"/>
    <w:rsid w:val="36FEEAEF"/>
    <w:rsid w:val="3704BF56"/>
    <w:rsid w:val="370E40B6"/>
    <w:rsid w:val="3717E4FB"/>
    <w:rsid w:val="371AF399"/>
    <w:rsid w:val="371BA381"/>
    <w:rsid w:val="371E3241"/>
    <w:rsid w:val="371F68FF"/>
    <w:rsid w:val="37240CB3"/>
    <w:rsid w:val="3728CBDD"/>
    <w:rsid w:val="37295211"/>
    <w:rsid w:val="372CAA46"/>
    <w:rsid w:val="372E3693"/>
    <w:rsid w:val="37301C3B"/>
    <w:rsid w:val="37333A42"/>
    <w:rsid w:val="37387B15"/>
    <w:rsid w:val="373A9A4D"/>
    <w:rsid w:val="37418425"/>
    <w:rsid w:val="37438E8A"/>
    <w:rsid w:val="374462B1"/>
    <w:rsid w:val="3746C2F9"/>
    <w:rsid w:val="37498AFC"/>
    <w:rsid w:val="374C8119"/>
    <w:rsid w:val="375679CB"/>
    <w:rsid w:val="3758E2E3"/>
    <w:rsid w:val="375936B0"/>
    <w:rsid w:val="375A97F8"/>
    <w:rsid w:val="375C8691"/>
    <w:rsid w:val="375EE876"/>
    <w:rsid w:val="37600A48"/>
    <w:rsid w:val="3765DD5A"/>
    <w:rsid w:val="376B2A65"/>
    <w:rsid w:val="376C2632"/>
    <w:rsid w:val="377195E4"/>
    <w:rsid w:val="377B1D2D"/>
    <w:rsid w:val="3782C786"/>
    <w:rsid w:val="378509B7"/>
    <w:rsid w:val="3789DAC4"/>
    <w:rsid w:val="378EF267"/>
    <w:rsid w:val="379076B7"/>
    <w:rsid w:val="379CB618"/>
    <w:rsid w:val="379FF9A3"/>
    <w:rsid w:val="37AAD270"/>
    <w:rsid w:val="37AD3137"/>
    <w:rsid w:val="37ADD50B"/>
    <w:rsid w:val="37B2D857"/>
    <w:rsid w:val="37B533CA"/>
    <w:rsid w:val="37C1B839"/>
    <w:rsid w:val="37C344BE"/>
    <w:rsid w:val="37C61844"/>
    <w:rsid w:val="37CB3741"/>
    <w:rsid w:val="37CE71D5"/>
    <w:rsid w:val="37D407A7"/>
    <w:rsid w:val="37D89FCA"/>
    <w:rsid w:val="37DB7FD5"/>
    <w:rsid w:val="37DE6062"/>
    <w:rsid w:val="37E1DE47"/>
    <w:rsid w:val="37E2845A"/>
    <w:rsid w:val="37E85B96"/>
    <w:rsid w:val="37EB8B82"/>
    <w:rsid w:val="37EBD380"/>
    <w:rsid w:val="37ED3EAB"/>
    <w:rsid w:val="37EF9CBE"/>
    <w:rsid w:val="37F63F21"/>
    <w:rsid w:val="37F999F1"/>
    <w:rsid w:val="37FE5255"/>
    <w:rsid w:val="3800EA4A"/>
    <w:rsid w:val="38100074"/>
    <w:rsid w:val="381068AA"/>
    <w:rsid w:val="3813E451"/>
    <w:rsid w:val="3817FBF4"/>
    <w:rsid w:val="381DFDF5"/>
    <w:rsid w:val="381FBC4E"/>
    <w:rsid w:val="38399556"/>
    <w:rsid w:val="383B29F6"/>
    <w:rsid w:val="383CDF18"/>
    <w:rsid w:val="383CF654"/>
    <w:rsid w:val="383D3517"/>
    <w:rsid w:val="3843602C"/>
    <w:rsid w:val="38460831"/>
    <w:rsid w:val="384710AB"/>
    <w:rsid w:val="3848C014"/>
    <w:rsid w:val="384BF7D9"/>
    <w:rsid w:val="384CD882"/>
    <w:rsid w:val="384EED31"/>
    <w:rsid w:val="385293E5"/>
    <w:rsid w:val="3852FB13"/>
    <w:rsid w:val="3854B4CC"/>
    <w:rsid w:val="3858353D"/>
    <w:rsid w:val="38595C60"/>
    <w:rsid w:val="3859FC8A"/>
    <w:rsid w:val="385E23A0"/>
    <w:rsid w:val="385E9EEB"/>
    <w:rsid w:val="385F05D3"/>
    <w:rsid w:val="385F4331"/>
    <w:rsid w:val="38624E5B"/>
    <w:rsid w:val="386EB87E"/>
    <w:rsid w:val="38760A49"/>
    <w:rsid w:val="3877E13B"/>
    <w:rsid w:val="387BC128"/>
    <w:rsid w:val="387BC9AD"/>
    <w:rsid w:val="3881A3C1"/>
    <w:rsid w:val="38830E57"/>
    <w:rsid w:val="388539BD"/>
    <w:rsid w:val="3896E9F1"/>
    <w:rsid w:val="3899DDE7"/>
    <w:rsid w:val="389A67D0"/>
    <w:rsid w:val="38A08CE6"/>
    <w:rsid w:val="38A2F766"/>
    <w:rsid w:val="38A443D4"/>
    <w:rsid w:val="38AC566D"/>
    <w:rsid w:val="38B2983D"/>
    <w:rsid w:val="38B32C25"/>
    <w:rsid w:val="38B686D4"/>
    <w:rsid w:val="38B773E2"/>
    <w:rsid w:val="38B7B665"/>
    <w:rsid w:val="38B7FAD6"/>
    <w:rsid w:val="38B9A22C"/>
    <w:rsid w:val="38B9C7C1"/>
    <w:rsid w:val="38BCFD37"/>
    <w:rsid w:val="38BD53DF"/>
    <w:rsid w:val="38C4CA5E"/>
    <w:rsid w:val="38D06105"/>
    <w:rsid w:val="38D3444F"/>
    <w:rsid w:val="38D7EBF4"/>
    <w:rsid w:val="38D9E7EA"/>
    <w:rsid w:val="38DCC9BE"/>
    <w:rsid w:val="38DF0A3F"/>
    <w:rsid w:val="38E08EBC"/>
    <w:rsid w:val="38E8B5E4"/>
    <w:rsid w:val="38EDF138"/>
    <w:rsid w:val="38EFE84D"/>
    <w:rsid w:val="38F2E6B8"/>
    <w:rsid w:val="38F32BEF"/>
    <w:rsid w:val="38F3C85C"/>
    <w:rsid w:val="38F7F0E7"/>
    <w:rsid w:val="38FF984D"/>
    <w:rsid w:val="390007C3"/>
    <w:rsid w:val="3900B3E0"/>
    <w:rsid w:val="3901F5FD"/>
    <w:rsid w:val="3902AF28"/>
    <w:rsid w:val="390689DE"/>
    <w:rsid w:val="390AE1A5"/>
    <w:rsid w:val="390B5BC4"/>
    <w:rsid w:val="3910B4EF"/>
    <w:rsid w:val="3916C931"/>
    <w:rsid w:val="391D8F97"/>
    <w:rsid w:val="391EE83E"/>
    <w:rsid w:val="39233FEE"/>
    <w:rsid w:val="3923F0E5"/>
    <w:rsid w:val="39283877"/>
    <w:rsid w:val="39288E3C"/>
    <w:rsid w:val="3928A57D"/>
    <w:rsid w:val="392D5514"/>
    <w:rsid w:val="392F4B5E"/>
    <w:rsid w:val="3933889E"/>
    <w:rsid w:val="3938B8E3"/>
    <w:rsid w:val="3945D1F7"/>
    <w:rsid w:val="3955E915"/>
    <w:rsid w:val="39591C78"/>
    <w:rsid w:val="396706EF"/>
    <w:rsid w:val="39686730"/>
    <w:rsid w:val="3969E46E"/>
    <w:rsid w:val="396A5C88"/>
    <w:rsid w:val="396B83C2"/>
    <w:rsid w:val="396D9406"/>
    <w:rsid w:val="3971085E"/>
    <w:rsid w:val="39751F95"/>
    <w:rsid w:val="39783489"/>
    <w:rsid w:val="397A9238"/>
    <w:rsid w:val="39825433"/>
    <w:rsid w:val="3984BA27"/>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C6F75"/>
    <w:rsid w:val="39BDC46A"/>
    <w:rsid w:val="39C2955D"/>
    <w:rsid w:val="39C4E882"/>
    <w:rsid w:val="39C8DA2D"/>
    <w:rsid w:val="39D047E0"/>
    <w:rsid w:val="39D4EEB0"/>
    <w:rsid w:val="39DC0491"/>
    <w:rsid w:val="39DD2AF3"/>
    <w:rsid w:val="39E67FE5"/>
    <w:rsid w:val="39E6DC0E"/>
    <w:rsid w:val="39ED6DCC"/>
    <w:rsid w:val="39EED2D2"/>
    <w:rsid w:val="39F386F4"/>
    <w:rsid w:val="39FE12D2"/>
    <w:rsid w:val="3A0AC945"/>
    <w:rsid w:val="3A0BB28B"/>
    <w:rsid w:val="3A0C845A"/>
    <w:rsid w:val="3A1187A3"/>
    <w:rsid w:val="3A136C64"/>
    <w:rsid w:val="3A165CFA"/>
    <w:rsid w:val="3A19EDA8"/>
    <w:rsid w:val="3A2500D6"/>
    <w:rsid w:val="3A276D2C"/>
    <w:rsid w:val="3A2AB887"/>
    <w:rsid w:val="3A2B6024"/>
    <w:rsid w:val="3A2C6490"/>
    <w:rsid w:val="3A332A57"/>
    <w:rsid w:val="3A38411F"/>
    <w:rsid w:val="3A39CA6A"/>
    <w:rsid w:val="3A3AA947"/>
    <w:rsid w:val="3A481646"/>
    <w:rsid w:val="3A48CF2A"/>
    <w:rsid w:val="3A48E231"/>
    <w:rsid w:val="3A4E8FB6"/>
    <w:rsid w:val="3A510A93"/>
    <w:rsid w:val="3A51CBEC"/>
    <w:rsid w:val="3A54FA5A"/>
    <w:rsid w:val="3A609263"/>
    <w:rsid w:val="3A637804"/>
    <w:rsid w:val="3A664537"/>
    <w:rsid w:val="3A66BCE0"/>
    <w:rsid w:val="3A676B62"/>
    <w:rsid w:val="3A6BFE62"/>
    <w:rsid w:val="3A6C3E35"/>
    <w:rsid w:val="3A6EFF2D"/>
    <w:rsid w:val="3A7A381E"/>
    <w:rsid w:val="3A82AB8F"/>
    <w:rsid w:val="3A83923A"/>
    <w:rsid w:val="3A88AAA1"/>
    <w:rsid w:val="3A8BB8AE"/>
    <w:rsid w:val="3A8DBA1E"/>
    <w:rsid w:val="3A8E1A8D"/>
    <w:rsid w:val="3A961E1E"/>
    <w:rsid w:val="3A9BEA3A"/>
    <w:rsid w:val="3AA96D01"/>
    <w:rsid w:val="3AAAC0AF"/>
    <w:rsid w:val="3AB0D2D4"/>
    <w:rsid w:val="3AB82CED"/>
    <w:rsid w:val="3ABE9F46"/>
    <w:rsid w:val="3AC456AE"/>
    <w:rsid w:val="3AC94593"/>
    <w:rsid w:val="3ACD9923"/>
    <w:rsid w:val="3ACE259E"/>
    <w:rsid w:val="3AD8B6F4"/>
    <w:rsid w:val="3ADBD76F"/>
    <w:rsid w:val="3AE0A36A"/>
    <w:rsid w:val="3AE55A6C"/>
    <w:rsid w:val="3AE66DC4"/>
    <w:rsid w:val="3AE76300"/>
    <w:rsid w:val="3AE9EE0A"/>
    <w:rsid w:val="3AEB87C0"/>
    <w:rsid w:val="3AF8F6FB"/>
    <w:rsid w:val="3B043511"/>
    <w:rsid w:val="3B04E722"/>
    <w:rsid w:val="3B094568"/>
    <w:rsid w:val="3B0A022A"/>
    <w:rsid w:val="3B0ABFE1"/>
    <w:rsid w:val="3B0CF435"/>
    <w:rsid w:val="3B111E70"/>
    <w:rsid w:val="3B12171B"/>
    <w:rsid w:val="3B127ACA"/>
    <w:rsid w:val="3B14613F"/>
    <w:rsid w:val="3B17C45C"/>
    <w:rsid w:val="3B1A4BDD"/>
    <w:rsid w:val="3B204A38"/>
    <w:rsid w:val="3B21367A"/>
    <w:rsid w:val="3B25D993"/>
    <w:rsid w:val="3B2C7448"/>
    <w:rsid w:val="3B2EB362"/>
    <w:rsid w:val="3B2EFF52"/>
    <w:rsid w:val="3B301AF6"/>
    <w:rsid w:val="3B32B150"/>
    <w:rsid w:val="3B359717"/>
    <w:rsid w:val="3B364433"/>
    <w:rsid w:val="3B38AEA1"/>
    <w:rsid w:val="3B3A4AF0"/>
    <w:rsid w:val="3B400797"/>
    <w:rsid w:val="3B411776"/>
    <w:rsid w:val="3B42080A"/>
    <w:rsid w:val="3B472BD0"/>
    <w:rsid w:val="3B472EF5"/>
    <w:rsid w:val="3B4866C0"/>
    <w:rsid w:val="3B4B8513"/>
    <w:rsid w:val="3B4C82AE"/>
    <w:rsid w:val="3B51BFD1"/>
    <w:rsid w:val="3B51DD66"/>
    <w:rsid w:val="3B52BC5E"/>
    <w:rsid w:val="3B5AF2B0"/>
    <w:rsid w:val="3B61DD5F"/>
    <w:rsid w:val="3B6280E4"/>
    <w:rsid w:val="3B65A4C2"/>
    <w:rsid w:val="3B6C7FA5"/>
    <w:rsid w:val="3B6D41A6"/>
    <w:rsid w:val="3B736AC9"/>
    <w:rsid w:val="3B78E7D6"/>
    <w:rsid w:val="3B7A4A5D"/>
    <w:rsid w:val="3B869953"/>
    <w:rsid w:val="3B8941E2"/>
    <w:rsid w:val="3B899E24"/>
    <w:rsid w:val="3B8A1E9C"/>
    <w:rsid w:val="3B8C8AAC"/>
    <w:rsid w:val="3B8C9163"/>
    <w:rsid w:val="3BA3B089"/>
    <w:rsid w:val="3BA61842"/>
    <w:rsid w:val="3BA8A7EE"/>
    <w:rsid w:val="3BB4E681"/>
    <w:rsid w:val="3BB74B94"/>
    <w:rsid w:val="3BBB45F4"/>
    <w:rsid w:val="3BBB9D41"/>
    <w:rsid w:val="3BBBF0D9"/>
    <w:rsid w:val="3BBEBF88"/>
    <w:rsid w:val="3BBFE372"/>
    <w:rsid w:val="3BC89EBF"/>
    <w:rsid w:val="3BCFF873"/>
    <w:rsid w:val="3BD37A45"/>
    <w:rsid w:val="3BD4656A"/>
    <w:rsid w:val="3BD4D166"/>
    <w:rsid w:val="3BD6A954"/>
    <w:rsid w:val="3BDCD84F"/>
    <w:rsid w:val="3BE32F28"/>
    <w:rsid w:val="3BE72361"/>
    <w:rsid w:val="3BE81782"/>
    <w:rsid w:val="3BE8E993"/>
    <w:rsid w:val="3BEB0578"/>
    <w:rsid w:val="3BEFF152"/>
    <w:rsid w:val="3BFFF28E"/>
    <w:rsid w:val="3C07E1F7"/>
    <w:rsid w:val="3C0B38E4"/>
    <w:rsid w:val="3C0C3C18"/>
    <w:rsid w:val="3C0C8EF6"/>
    <w:rsid w:val="3C0EA0FD"/>
    <w:rsid w:val="3C0F6DA9"/>
    <w:rsid w:val="3C1093B8"/>
    <w:rsid w:val="3C1170CE"/>
    <w:rsid w:val="3C1211B0"/>
    <w:rsid w:val="3C1473C1"/>
    <w:rsid w:val="3C166C14"/>
    <w:rsid w:val="3C1A2730"/>
    <w:rsid w:val="3C1A7CD6"/>
    <w:rsid w:val="3C1B22B1"/>
    <w:rsid w:val="3C1DFA8E"/>
    <w:rsid w:val="3C1F060F"/>
    <w:rsid w:val="3C2ACCB1"/>
    <w:rsid w:val="3C2EFE81"/>
    <w:rsid w:val="3C309152"/>
    <w:rsid w:val="3C3E26A2"/>
    <w:rsid w:val="3C41B675"/>
    <w:rsid w:val="3C43FEAB"/>
    <w:rsid w:val="3C44F228"/>
    <w:rsid w:val="3C463D1D"/>
    <w:rsid w:val="3C4C72AD"/>
    <w:rsid w:val="3C4FE6EA"/>
    <w:rsid w:val="3C62535B"/>
    <w:rsid w:val="3C6A393C"/>
    <w:rsid w:val="3C70B987"/>
    <w:rsid w:val="3C72519F"/>
    <w:rsid w:val="3C7918D7"/>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D7D4A"/>
    <w:rsid w:val="3CCED911"/>
    <w:rsid w:val="3CD6431D"/>
    <w:rsid w:val="3CD93AE3"/>
    <w:rsid w:val="3CDAAB59"/>
    <w:rsid w:val="3CDEF126"/>
    <w:rsid w:val="3CF08170"/>
    <w:rsid w:val="3CF964B7"/>
    <w:rsid w:val="3CFBB50C"/>
    <w:rsid w:val="3CFEE212"/>
    <w:rsid w:val="3CFF06F5"/>
    <w:rsid w:val="3D02BAD3"/>
    <w:rsid w:val="3D122426"/>
    <w:rsid w:val="3D18EA2D"/>
    <w:rsid w:val="3D1B2D9D"/>
    <w:rsid w:val="3D1D934D"/>
    <w:rsid w:val="3D23D02D"/>
    <w:rsid w:val="3D2B673E"/>
    <w:rsid w:val="3D2C0D04"/>
    <w:rsid w:val="3D30E33E"/>
    <w:rsid w:val="3D347D2F"/>
    <w:rsid w:val="3D36365B"/>
    <w:rsid w:val="3D37273A"/>
    <w:rsid w:val="3D37DD83"/>
    <w:rsid w:val="3D3DB214"/>
    <w:rsid w:val="3D495E51"/>
    <w:rsid w:val="3D49694C"/>
    <w:rsid w:val="3D4B1494"/>
    <w:rsid w:val="3D580AF5"/>
    <w:rsid w:val="3D581503"/>
    <w:rsid w:val="3D596E0C"/>
    <w:rsid w:val="3D59DD0C"/>
    <w:rsid w:val="3D5F0DEE"/>
    <w:rsid w:val="3D75EE5E"/>
    <w:rsid w:val="3D7A236E"/>
    <w:rsid w:val="3D7A2514"/>
    <w:rsid w:val="3D7FAEE9"/>
    <w:rsid w:val="3D818F2F"/>
    <w:rsid w:val="3D8BC1B3"/>
    <w:rsid w:val="3D92147C"/>
    <w:rsid w:val="3D9B63AE"/>
    <w:rsid w:val="3D9B861F"/>
    <w:rsid w:val="3D9DB223"/>
    <w:rsid w:val="3D9FCB64"/>
    <w:rsid w:val="3DA79E1D"/>
    <w:rsid w:val="3DA7EA3E"/>
    <w:rsid w:val="3DA9753F"/>
    <w:rsid w:val="3DACC1EB"/>
    <w:rsid w:val="3DAD5762"/>
    <w:rsid w:val="3DB0ABB5"/>
    <w:rsid w:val="3DB84C5A"/>
    <w:rsid w:val="3DB9A147"/>
    <w:rsid w:val="3DC12CBE"/>
    <w:rsid w:val="3DCA462A"/>
    <w:rsid w:val="3DCB13D4"/>
    <w:rsid w:val="3DD45EE9"/>
    <w:rsid w:val="3DD47690"/>
    <w:rsid w:val="3DD50CA6"/>
    <w:rsid w:val="3DD69C41"/>
    <w:rsid w:val="3DD868E6"/>
    <w:rsid w:val="3DED2171"/>
    <w:rsid w:val="3DF47138"/>
    <w:rsid w:val="3DF659B7"/>
    <w:rsid w:val="3DFD1184"/>
    <w:rsid w:val="3DFE3096"/>
    <w:rsid w:val="3E0303CF"/>
    <w:rsid w:val="3E08CDB7"/>
    <w:rsid w:val="3E0D5B22"/>
    <w:rsid w:val="3E1AA221"/>
    <w:rsid w:val="3E1F435A"/>
    <w:rsid w:val="3E26C964"/>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82CCCA"/>
    <w:rsid w:val="3E84DF5F"/>
    <w:rsid w:val="3E88FF65"/>
    <w:rsid w:val="3E8C368B"/>
    <w:rsid w:val="3E8EEC11"/>
    <w:rsid w:val="3E8EFA9C"/>
    <w:rsid w:val="3E93697B"/>
    <w:rsid w:val="3E97AFFA"/>
    <w:rsid w:val="3E9C5723"/>
    <w:rsid w:val="3EB5134D"/>
    <w:rsid w:val="3EC79222"/>
    <w:rsid w:val="3EC883F9"/>
    <w:rsid w:val="3ECB6BA2"/>
    <w:rsid w:val="3ED51F9E"/>
    <w:rsid w:val="3ED5E95B"/>
    <w:rsid w:val="3ED80D5E"/>
    <w:rsid w:val="3ED8B535"/>
    <w:rsid w:val="3EDDE241"/>
    <w:rsid w:val="3EE0B8A8"/>
    <w:rsid w:val="3EF402F6"/>
    <w:rsid w:val="3EF53A88"/>
    <w:rsid w:val="3EF9AF7B"/>
    <w:rsid w:val="3EFB4CB1"/>
    <w:rsid w:val="3EFC3009"/>
    <w:rsid w:val="3F023D3E"/>
    <w:rsid w:val="3F06247E"/>
    <w:rsid w:val="3F084051"/>
    <w:rsid w:val="3F0B0DCF"/>
    <w:rsid w:val="3F0C6DE2"/>
    <w:rsid w:val="3F1436CF"/>
    <w:rsid w:val="3F156990"/>
    <w:rsid w:val="3F1B088F"/>
    <w:rsid w:val="3F2200D9"/>
    <w:rsid w:val="3F25B248"/>
    <w:rsid w:val="3F2905C4"/>
    <w:rsid w:val="3F294BEB"/>
    <w:rsid w:val="3F297764"/>
    <w:rsid w:val="3F351978"/>
    <w:rsid w:val="3F364588"/>
    <w:rsid w:val="3F429946"/>
    <w:rsid w:val="3F436022"/>
    <w:rsid w:val="3F47A4A1"/>
    <w:rsid w:val="3F49CABF"/>
    <w:rsid w:val="3F4C4518"/>
    <w:rsid w:val="3F53C93D"/>
    <w:rsid w:val="3F547792"/>
    <w:rsid w:val="3F5A1B7D"/>
    <w:rsid w:val="3F5E4C09"/>
    <w:rsid w:val="3F5F8514"/>
    <w:rsid w:val="3F604FCA"/>
    <w:rsid w:val="3F606FD3"/>
    <w:rsid w:val="3F612FFD"/>
    <w:rsid w:val="3F66168B"/>
    <w:rsid w:val="3F6CC40A"/>
    <w:rsid w:val="3F6D3921"/>
    <w:rsid w:val="3F6E104E"/>
    <w:rsid w:val="3F7421D5"/>
    <w:rsid w:val="3F7434E7"/>
    <w:rsid w:val="3F763C4A"/>
    <w:rsid w:val="3F781417"/>
    <w:rsid w:val="3F7E7DFE"/>
    <w:rsid w:val="3F8DF47B"/>
    <w:rsid w:val="3F8F59C8"/>
    <w:rsid w:val="3F8F6382"/>
    <w:rsid w:val="3FA02215"/>
    <w:rsid w:val="3FA0A998"/>
    <w:rsid w:val="3FA9073B"/>
    <w:rsid w:val="3FB571A7"/>
    <w:rsid w:val="3FBB7428"/>
    <w:rsid w:val="3FBBF595"/>
    <w:rsid w:val="3FBC6104"/>
    <w:rsid w:val="3FBFB163"/>
    <w:rsid w:val="3FC0A260"/>
    <w:rsid w:val="3FCAFA93"/>
    <w:rsid w:val="3FCBBB6A"/>
    <w:rsid w:val="3FCC8D30"/>
    <w:rsid w:val="3FD4978D"/>
    <w:rsid w:val="3FD849FA"/>
    <w:rsid w:val="3FDF18C6"/>
    <w:rsid w:val="3FE10FF5"/>
    <w:rsid w:val="3FE883B4"/>
    <w:rsid w:val="3FE8CAC4"/>
    <w:rsid w:val="3FEA6BA7"/>
    <w:rsid w:val="3FEB29EA"/>
    <w:rsid w:val="3FEBD2B9"/>
    <w:rsid w:val="3FF864EB"/>
    <w:rsid w:val="3FFA76EF"/>
    <w:rsid w:val="3FFCBC88"/>
    <w:rsid w:val="4003F907"/>
    <w:rsid w:val="40074C99"/>
    <w:rsid w:val="400862C4"/>
    <w:rsid w:val="40087971"/>
    <w:rsid w:val="400BEB23"/>
    <w:rsid w:val="400EB04A"/>
    <w:rsid w:val="400EFE84"/>
    <w:rsid w:val="4014CAE5"/>
    <w:rsid w:val="4027684D"/>
    <w:rsid w:val="402B8F49"/>
    <w:rsid w:val="402C15B4"/>
    <w:rsid w:val="402E63D3"/>
    <w:rsid w:val="402F0AF8"/>
    <w:rsid w:val="4031E26A"/>
    <w:rsid w:val="4032FC00"/>
    <w:rsid w:val="4044A9B8"/>
    <w:rsid w:val="4047F31A"/>
    <w:rsid w:val="404BE612"/>
    <w:rsid w:val="404F3A27"/>
    <w:rsid w:val="404F5BAE"/>
    <w:rsid w:val="40520951"/>
    <w:rsid w:val="4052A331"/>
    <w:rsid w:val="40542BF9"/>
    <w:rsid w:val="405C6F46"/>
    <w:rsid w:val="405C7E33"/>
    <w:rsid w:val="405CCD8B"/>
    <w:rsid w:val="405E77C8"/>
    <w:rsid w:val="405EF847"/>
    <w:rsid w:val="40638196"/>
    <w:rsid w:val="40670F18"/>
    <w:rsid w:val="406D6370"/>
    <w:rsid w:val="4070C164"/>
    <w:rsid w:val="40734EAA"/>
    <w:rsid w:val="4076B01B"/>
    <w:rsid w:val="40780F54"/>
    <w:rsid w:val="407D28CE"/>
    <w:rsid w:val="4084220E"/>
    <w:rsid w:val="4087B0F6"/>
    <w:rsid w:val="408B2E15"/>
    <w:rsid w:val="408F3C71"/>
    <w:rsid w:val="409182D9"/>
    <w:rsid w:val="409283C0"/>
    <w:rsid w:val="40997933"/>
    <w:rsid w:val="409CF517"/>
    <w:rsid w:val="409F4ED6"/>
    <w:rsid w:val="40A41A32"/>
    <w:rsid w:val="40A73004"/>
    <w:rsid w:val="40A73A2A"/>
    <w:rsid w:val="40AB0714"/>
    <w:rsid w:val="40AC7F86"/>
    <w:rsid w:val="40B421FF"/>
    <w:rsid w:val="40B93C78"/>
    <w:rsid w:val="40BF00EE"/>
    <w:rsid w:val="40C23555"/>
    <w:rsid w:val="40C5547F"/>
    <w:rsid w:val="40C6E1C4"/>
    <w:rsid w:val="40C6FB59"/>
    <w:rsid w:val="40CBF54A"/>
    <w:rsid w:val="40CEF12A"/>
    <w:rsid w:val="40D7DC78"/>
    <w:rsid w:val="40DC98DD"/>
    <w:rsid w:val="40DD469D"/>
    <w:rsid w:val="40DF8B00"/>
    <w:rsid w:val="40E3F231"/>
    <w:rsid w:val="40E3F6DC"/>
    <w:rsid w:val="40E57785"/>
    <w:rsid w:val="40F09D01"/>
    <w:rsid w:val="41083C03"/>
    <w:rsid w:val="411345F9"/>
    <w:rsid w:val="411789A6"/>
    <w:rsid w:val="41183032"/>
    <w:rsid w:val="411BED43"/>
    <w:rsid w:val="4120B4B2"/>
    <w:rsid w:val="4125DF37"/>
    <w:rsid w:val="412A06FD"/>
    <w:rsid w:val="413DCF42"/>
    <w:rsid w:val="413F4B40"/>
    <w:rsid w:val="4146FFE6"/>
    <w:rsid w:val="41479378"/>
    <w:rsid w:val="414C241F"/>
    <w:rsid w:val="4150D9DE"/>
    <w:rsid w:val="41540D55"/>
    <w:rsid w:val="41583165"/>
    <w:rsid w:val="415AB4CB"/>
    <w:rsid w:val="415EA7A5"/>
    <w:rsid w:val="415FABAE"/>
    <w:rsid w:val="4165342C"/>
    <w:rsid w:val="4169B22A"/>
    <w:rsid w:val="416A6AFF"/>
    <w:rsid w:val="4171DC34"/>
    <w:rsid w:val="418424DD"/>
    <w:rsid w:val="4188F7CD"/>
    <w:rsid w:val="41894290"/>
    <w:rsid w:val="418BCE9B"/>
    <w:rsid w:val="418D7B3F"/>
    <w:rsid w:val="4193901A"/>
    <w:rsid w:val="4198719D"/>
    <w:rsid w:val="41AB92A4"/>
    <w:rsid w:val="41B1FFC7"/>
    <w:rsid w:val="41B41A8D"/>
    <w:rsid w:val="41BE1C55"/>
    <w:rsid w:val="41BF1010"/>
    <w:rsid w:val="41C1F302"/>
    <w:rsid w:val="41C1F6F2"/>
    <w:rsid w:val="41C818B3"/>
    <w:rsid w:val="41C9092A"/>
    <w:rsid w:val="41C92230"/>
    <w:rsid w:val="41CA24EA"/>
    <w:rsid w:val="41CA9916"/>
    <w:rsid w:val="41CFBB6A"/>
    <w:rsid w:val="41DD010A"/>
    <w:rsid w:val="41E03470"/>
    <w:rsid w:val="41E390C5"/>
    <w:rsid w:val="41E7AD1B"/>
    <w:rsid w:val="41EB55A1"/>
    <w:rsid w:val="41ED4FA6"/>
    <w:rsid w:val="41EDC960"/>
    <w:rsid w:val="41EFFC5A"/>
    <w:rsid w:val="41F29B16"/>
    <w:rsid w:val="41FF311A"/>
    <w:rsid w:val="4201645C"/>
    <w:rsid w:val="420466CB"/>
    <w:rsid w:val="4207DA4D"/>
    <w:rsid w:val="420B211A"/>
    <w:rsid w:val="420E5AA5"/>
    <w:rsid w:val="421265A2"/>
    <w:rsid w:val="42138CDB"/>
    <w:rsid w:val="4217CEF0"/>
    <w:rsid w:val="421DF1B7"/>
    <w:rsid w:val="421EEBAA"/>
    <w:rsid w:val="422353C5"/>
    <w:rsid w:val="4228B10D"/>
    <w:rsid w:val="4228F3E1"/>
    <w:rsid w:val="42320165"/>
    <w:rsid w:val="423383A8"/>
    <w:rsid w:val="423A36C1"/>
    <w:rsid w:val="42428AA4"/>
    <w:rsid w:val="424C81E6"/>
    <w:rsid w:val="42562380"/>
    <w:rsid w:val="42578EA7"/>
    <w:rsid w:val="425BC59B"/>
    <w:rsid w:val="425CA6FA"/>
    <w:rsid w:val="425DDBED"/>
    <w:rsid w:val="425E04AC"/>
    <w:rsid w:val="4269D872"/>
    <w:rsid w:val="426B1005"/>
    <w:rsid w:val="426B60FC"/>
    <w:rsid w:val="4270F62D"/>
    <w:rsid w:val="427287ED"/>
    <w:rsid w:val="4273F5A5"/>
    <w:rsid w:val="42797977"/>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8C041"/>
    <w:rsid w:val="42AC1F29"/>
    <w:rsid w:val="42AEF3B5"/>
    <w:rsid w:val="42B6FEDB"/>
    <w:rsid w:val="42B8F8A6"/>
    <w:rsid w:val="42C45E0C"/>
    <w:rsid w:val="42C48C5A"/>
    <w:rsid w:val="42C84F2A"/>
    <w:rsid w:val="42CC8312"/>
    <w:rsid w:val="42CD1CA6"/>
    <w:rsid w:val="42CD27FA"/>
    <w:rsid w:val="42CD44A0"/>
    <w:rsid w:val="42CE1170"/>
    <w:rsid w:val="42CEAA7C"/>
    <w:rsid w:val="42CF1CB8"/>
    <w:rsid w:val="42CF5803"/>
    <w:rsid w:val="42CFEB24"/>
    <w:rsid w:val="42D0C353"/>
    <w:rsid w:val="42D17120"/>
    <w:rsid w:val="42D8DBAA"/>
    <w:rsid w:val="42DA1653"/>
    <w:rsid w:val="42DCAA50"/>
    <w:rsid w:val="42DD304B"/>
    <w:rsid w:val="42EAEC83"/>
    <w:rsid w:val="42EBBFBC"/>
    <w:rsid w:val="42EBCCD3"/>
    <w:rsid w:val="42EC0689"/>
    <w:rsid w:val="42EDF69B"/>
    <w:rsid w:val="42EEECB8"/>
    <w:rsid w:val="42EF38FF"/>
    <w:rsid w:val="42EF979D"/>
    <w:rsid w:val="42F570C0"/>
    <w:rsid w:val="42FB10CB"/>
    <w:rsid w:val="42FF2777"/>
    <w:rsid w:val="4300DD3D"/>
    <w:rsid w:val="4303177F"/>
    <w:rsid w:val="4304A9D0"/>
    <w:rsid w:val="43056214"/>
    <w:rsid w:val="430629BB"/>
    <w:rsid w:val="430C1022"/>
    <w:rsid w:val="430FBBA7"/>
    <w:rsid w:val="43135117"/>
    <w:rsid w:val="4314D2AE"/>
    <w:rsid w:val="431B603D"/>
    <w:rsid w:val="431FF902"/>
    <w:rsid w:val="4320805B"/>
    <w:rsid w:val="432285D2"/>
    <w:rsid w:val="4327E3F8"/>
    <w:rsid w:val="432CE156"/>
    <w:rsid w:val="4333E36E"/>
    <w:rsid w:val="43344CFC"/>
    <w:rsid w:val="433A6EC6"/>
    <w:rsid w:val="433D1EF3"/>
    <w:rsid w:val="4340E5E4"/>
    <w:rsid w:val="43476305"/>
    <w:rsid w:val="434ED4B2"/>
    <w:rsid w:val="43527946"/>
    <w:rsid w:val="43599A21"/>
    <w:rsid w:val="435A8C07"/>
    <w:rsid w:val="435B1194"/>
    <w:rsid w:val="435C108C"/>
    <w:rsid w:val="436351BB"/>
    <w:rsid w:val="43657105"/>
    <w:rsid w:val="4368FF00"/>
    <w:rsid w:val="43743F52"/>
    <w:rsid w:val="4376F619"/>
    <w:rsid w:val="43783ED6"/>
    <w:rsid w:val="437F57DD"/>
    <w:rsid w:val="437F5A7E"/>
    <w:rsid w:val="4384A986"/>
    <w:rsid w:val="438AAD27"/>
    <w:rsid w:val="438CDD2A"/>
    <w:rsid w:val="438D95EC"/>
    <w:rsid w:val="4398DCA5"/>
    <w:rsid w:val="439E7FD5"/>
    <w:rsid w:val="43A520EA"/>
    <w:rsid w:val="43AB2050"/>
    <w:rsid w:val="43AFB016"/>
    <w:rsid w:val="43AFD92F"/>
    <w:rsid w:val="43B0B6A6"/>
    <w:rsid w:val="43B4A87A"/>
    <w:rsid w:val="43B705F5"/>
    <w:rsid w:val="43B85F87"/>
    <w:rsid w:val="43B864D5"/>
    <w:rsid w:val="43BD904A"/>
    <w:rsid w:val="43C0E597"/>
    <w:rsid w:val="43C2DAD3"/>
    <w:rsid w:val="43C71DD9"/>
    <w:rsid w:val="43C86477"/>
    <w:rsid w:val="43CA0402"/>
    <w:rsid w:val="43CADB7C"/>
    <w:rsid w:val="43CB7C41"/>
    <w:rsid w:val="43D30794"/>
    <w:rsid w:val="43E5DFCC"/>
    <w:rsid w:val="43EB967C"/>
    <w:rsid w:val="43F0C595"/>
    <w:rsid w:val="43F797FD"/>
    <w:rsid w:val="43FDF744"/>
    <w:rsid w:val="4402C33F"/>
    <w:rsid w:val="4405DACD"/>
    <w:rsid w:val="440803A8"/>
    <w:rsid w:val="44090066"/>
    <w:rsid w:val="4415ABCB"/>
    <w:rsid w:val="441C4FDB"/>
    <w:rsid w:val="441C54A2"/>
    <w:rsid w:val="441EA93C"/>
    <w:rsid w:val="442B77A0"/>
    <w:rsid w:val="44353653"/>
    <w:rsid w:val="4441A865"/>
    <w:rsid w:val="4441A8B8"/>
    <w:rsid w:val="4461A7BF"/>
    <w:rsid w:val="4464F487"/>
    <w:rsid w:val="446571CC"/>
    <w:rsid w:val="446ABE8E"/>
    <w:rsid w:val="446B7E94"/>
    <w:rsid w:val="446BDABE"/>
    <w:rsid w:val="446C436A"/>
    <w:rsid w:val="44722E86"/>
    <w:rsid w:val="4472E01F"/>
    <w:rsid w:val="4484318E"/>
    <w:rsid w:val="448C4493"/>
    <w:rsid w:val="449044AE"/>
    <w:rsid w:val="44958CBB"/>
    <w:rsid w:val="44991C6F"/>
    <w:rsid w:val="44998BA3"/>
    <w:rsid w:val="449B9492"/>
    <w:rsid w:val="44A01A7C"/>
    <w:rsid w:val="44A40362"/>
    <w:rsid w:val="44A66F64"/>
    <w:rsid w:val="44AE0421"/>
    <w:rsid w:val="44B12C02"/>
    <w:rsid w:val="44B3EF41"/>
    <w:rsid w:val="44B5EA71"/>
    <w:rsid w:val="44B66115"/>
    <w:rsid w:val="44B699C4"/>
    <w:rsid w:val="44B6FBBA"/>
    <w:rsid w:val="44BBCB52"/>
    <w:rsid w:val="44C840E9"/>
    <w:rsid w:val="44CB06CF"/>
    <w:rsid w:val="44CC0850"/>
    <w:rsid w:val="44D39A76"/>
    <w:rsid w:val="44D596F7"/>
    <w:rsid w:val="44DABE62"/>
    <w:rsid w:val="44E327EB"/>
    <w:rsid w:val="44E8D596"/>
    <w:rsid w:val="44F5C4C5"/>
    <w:rsid w:val="44FA55D3"/>
    <w:rsid w:val="44FDBACD"/>
    <w:rsid w:val="44FE9FDC"/>
    <w:rsid w:val="45002235"/>
    <w:rsid w:val="45041C49"/>
    <w:rsid w:val="4504CF61"/>
    <w:rsid w:val="45065037"/>
    <w:rsid w:val="450B7077"/>
    <w:rsid w:val="450EACA3"/>
    <w:rsid w:val="451B1E51"/>
    <w:rsid w:val="451C76DB"/>
    <w:rsid w:val="451C79E9"/>
    <w:rsid w:val="451E3612"/>
    <w:rsid w:val="451EACB1"/>
    <w:rsid w:val="4525C63D"/>
    <w:rsid w:val="4527B8DD"/>
    <w:rsid w:val="452830F5"/>
    <w:rsid w:val="4532FC82"/>
    <w:rsid w:val="4533AB35"/>
    <w:rsid w:val="45369012"/>
    <w:rsid w:val="4552A321"/>
    <w:rsid w:val="4552D5B4"/>
    <w:rsid w:val="4553A999"/>
    <w:rsid w:val="455453EF"/>
    <w:rsid w:val="45562081"/>
    <w:rsid w:val="455D7267"/>
    <w:rsid w:val="4561925B"/>
    <w:rsid w:val="4562A7DA"/>
    <w:rsid w:val="4571C0E9"/>
    <w:rsid w:val="4576D41E"/>
    <w:rsid w:val="457BF533"/>
    <w:rsid w:val="457C4791"/>
    <w:rsid w:val="457E149B"/>
    <w:rsid w:val="457F2209"/>
    <w:rsid w:val="457F73CC"/>
    <w:rsid w:val="4584AB14"/>
    <w:rsid w:val="4586AD1A"/>
    <w:rsid w:val="458766DD"/>
    <w:rsid w:val="45879D05"/>
    <w:rsid w:val="458A6578"/>
    <w:rsid w:val="458E87A8"/>
    <w:rsid w:val="4591EB74"/>
    <w:rsid w:val="45969976"/>
    <w:rsid w:val="45972F07"/>
    <w:rsid w:val="459F2007"/>
    <w:rsid w:val="459F40EA"/>
    <w:rsid w:val="45A3B25F"/>
    <w:rsid w:val="45A89F7C"/>
    <w:rsid w:val="45AE4A02"/>
    <w:rsid w:val="45B13363"/>
    <w:rsid w:val="45B1B12C"/>
    <w:rsid w:val="45BAE4EE"/>
    <w:rsid w:val="45BF5D9C"/>
    <w:rsid w:val="45CBB197"/>
    <w:rsid w:val="45CF4C04"/>
    <w:rsid w:val="45DECBF3"/>
    <w:rsid w:val="45EA61EF"/>
    <w:rsid w:val="45F982CF"/>
    <w:rsid w:val="45FD7820"/>
    <w:rsid w:val="46013F8E"/>
    <w:rsid w:val="4601CBB0"/>
    <w:rsid w:val="4603D2A6"/>
    <w:rsid w:val="4606BD7A"/>
    <w:rsid w:val="4608239B"/>
    <w:rsid w:val="46178615"/>
    <w:rsid w:val="461D847B"/>
    <w:rsid w:val="4627CC10"/>
    <w:rsid w:val="463182EF"/>
    <w:rsid w:val="4635BCAF"/>
    <w:rsid w:val="4638724B"/>
    <w:rsid w:val="463A1A4F"/>
    <w:rsid w:val="463DFA24"/>
    <w:rsid w:val="463FB8FD"/>
    <w:rsid w:val="46482FD3"/>
    <w:rsid w:val="464A1079"/>
    <w:rsid w:val="464D722E"/>
    <w:rsid w:val="4654A520"/>
    <w:rsid w:val="46598861"/>
    <w:rsid w:val="465B595F"/>
    <w:rsid w:val="465C3223"/>
    <w:rsid w:val="465CD700"/>
    <w:rsid w:val="465E75F4"/>
    <w:rsid w:val="465FB7F4"/>
    <w:rsid w:val="4664D6C7"/>
    <w:rsid w:val="466AE0D4"/>
    <w:rsid w:val="46737BEC"/>
    <w:rsid w:val="4696E506"/>
    <w:rsid w:val="4698EF67"/>
    <w:rsid w:val="46A3CB7D"/>
    <w:rsid w:val="46ABE014"/>
    <w:rsid w:val="46AE7A56"/>
    <w:rsid w:val="46B8554B"/>
    <w:rsid w:val="46B9F598"/>
    <w:rsid w:val="46BDE206"/>
    <w:rsid w:val="46CD601A"/>
    <w:rsid w:val="46D7D348"/>
    <w:rsid w:val="46D9D75C"/>
    <w:rsid w:val="46DBB84C"/>
    <w:rsid w:val="46E7C3D3"/>
    <w:rsid w:val="46ED67DA"/>
    <w:rsid w:val="46F6E63D"/>
    <w:rsid w:val="46FBBE6B"/>
    <w:rsid w:val="46FC2BE1"/>
    <w:rsid w:val="4703C42D"/>
    <w:rsid w:val="47046958"/>
    <w:rsid w:val="4704BC8D"/>
    <w:rsid w:val="47071088"/>
    <w:rsid w:val="470C7AC6"/>
    <w:rsid w:val="471100C8"/>
    <w:rsid w:val="47129C40"/>
    <w:rsid w:val="471901DB"/>
    <w:rsid w:val="471909EF"/>
    <w:rsid w:val="471EFA3A"/>
    <w:rsid w:val="4721075A"/>
    <w:rsid w:val="47220229"/>
    <w:rsid w:val="472ABAFA"/>
    <w:rsid w:val="472F35D7"/>
    <w:rsid w:val="4740AADA"/>
    <w:rsid w:val="4740BF56"/>
    <w:rsid w:val="4747F926"/>
    <w:rsid w:val="474F9F5B"/>
    <w:rsid w:val="4753DA81"/>
    <w:rsid w:val="475804FE"/>
    <w:rsid w:val="47590166"/>
    <w:rsid w:val="475C5388"/>
    <w:rsid w:val="475FED99"/>
    <w:rsid w:val="47600E07"/>
    <w:rsid w:val="4761E5D3"/>
    <w:rsid w:val="47640B34"/>
    <w:rsid w:val="4764EEF8"/>
    <w:rsid w:val="476B8205"/>
    <w:rsid w:val="47730AAB"/>
    <w:rsid w:val="4785E8EE"/>
    <w:rsid w:val="47884E5F"/>
    <w:rsid w:val="47905646"/>
    <w:rsid w:val="4793DBF6"/>
    <w:rsid w:val="47970853"/>
    <w:rsid w:val="4799AAF1"/>
    <w:rsid w:val="479B9BB5"/>
    <w:rsid w:val="47A28E55"/>
    <w:rsid w:val="47A9D086"/>
    <w:rsid w:val="47A9E063"/>
    <w:rsid w:val="47AC76A8"/>
    <w:rsid w:val="47B275FC"/>
    <w:rsid w:val="47B5149C"/>
    <w:rsid w:val="47B63DD8"/>
    <w:rsid w:val="47B6F89F"/>
    <w:rsid w:val="47BE6453"/>
    <w:rsid w:val="47C4DBAC"/>
    <w:rsid w:val="47C5377D"/>
    <w:rsid w:val="47C6BBD3"/>
    <w:rsid w:val="47CB6F71"/>
    <w:rsid w:val="47CBBFC1"/>
    <w:rsid w:val="47CDA6EC"/>
    <w:rsid w:val="47D3E1DD"/>
    <w:rsid w:val="47D7AA61"/>
    <w:rsid w:val="47DD60F8"/>
    <w:rsid w:val="47E17AD1"/>
    <w:rsid w:val="47E2E4C6"/>
    <w:rsid w:val="47EB0C47"/>
    <w:rsid w:val="47ED9E23"/>
    <w:rsid w:val="47EDC62F"/>
    <w:rsid w:val="47F169AA"/>
    <w:rsid w:val="47FBD560"/>
    <w:rsid w:val="4800D79D"/>
    <w:rsid w:val="48064A2D"/>
    <w:rsid w:val="48075086"/>
    <w:rsid w:val="481133DA"/>
    <w:rsid w:val="481416E4"/>
    <w:rsid w:val="481442DE"/>
    <w:rsid w:val="4816EEAC"/>
    <w:rsid w:val="481D1A73"/>
    <w:rsid w:val="481DB73F"/>
    <w:rsid w:val="481E2820"/>
    <w:rsid w:val="481EF444"/>
    <w:rsid w:val="4822015E"/>
    <w:rsid w:val="482303DE"/>
    <w:rsid w:val="4827DDD6"/>
    <w:rsid w:val="4828AAE2"/>
    <w:rsid w:val="482DFC5E"/>
    <w:rsid w:val="48309662"/>
    <w:rsid w:val="4838817F"/>
    <w:rsid w:val="4838D2BC"/>
    <w:rsid w:val="48400004"/>
    <w:rsid w:val="48420B5C"/>
    <w:rsid w:val="48424C35"/>
    <w:rsid w:val="48445789"/>
    <w:rsid w:val="48457C2E"/>
    <w:rsid w:val="4845FD22"/>
    <w:rsid w:val="484A4388"/>
    <w:rsid w:val="4850CF87"/>
    <w:rsid w:val="4857A6A6"/>
    <w:rsid w:val="48589220"/>
    <w:rsid w:val="4863AECC"/>
    <w:rsid w:val="486B3B67"/>
    <w:rsid w:val="486D9393"/>
    <w:rsid w:val="486E9B72"/>
    <w:rsid w:val="4871F8B7"/>
    <w:rsid w:val="48732EF9"/>
    <w:rsid w:val="48760686"/>
    <w:rsid w:val="48763300"/>
    <w:rsid w:val="48794F2B"/>
    <w:rsid w:val="487A05A2"/>
    <w:rsid w:val="487B8405"/>
    <w:rsid w:val="487C32CB"/>
    <w:rsid w:val="487D5D4B"/>
    <w:rsid w:val="48828951"/>
    <w:rsid w:val="4882E847"/>
    <w:rsid w:val="48832AB4"/>
    <w:rsid w:val="48837403"/>
    <w:rsid w:val="488561BB"/>
    <w:rsid w:val="4885C5DC"/>
    <w:rsid w:val="48866F85"/>
    <w:rsid w:val="488840A0"/>
    <w:rsid w:val="4892554D"/>
    <w:rsid w:val="4892C2DB"/>
    <w:rsid w:val="48950591"/>
    <w:rsid w:val="48954440"/>
    <w:rsid w:val="4897089A"/>
    <w:rsid w:val="489C899A"/>
    <w:rsid w:val="48A0439C"/>
    <w:rsid w:val="48A08CEE"/>
    <w:rsid w:val="48A5DF42"/>
    <w:rsid w:val="48AA671F"/>
    <w:rsid w:val="48AA8F06"/>
    <w:rsid w:val="48AD5048"/>
    <w:rsid w:val="48AE825F"/>
    <w:rsid w:val="48BA401B"/>
    <w:rsid w:val="48C5D10E"/>
    <w:rsid w:val="48C90B63"/>
    <w:rsid w:val="48CB9329"/>
    <w:rsid w:val="48D63E22"/>
    <w:rsid w:val="48DC8FB7"/>
    <w:rsid w:val="48DFF986"/>
    <w:rsid w:val="48E16438"/>
    <w:rsid w:val="48E88E65"/>
    <w:rsid w:val="48E99FFA"/>
    <w:rsid w:val="48EA17D1"/>
    <w:rsid w:val="48F307BC"/>
    <w:rsid w:val="48F8C942"/>
    <w:rsid w:val="48FBB2CF"/>
    <w:rsid w:val="49054AC1"/>
    <w:rsid w:val="490B1C77"/>
    <w:rsid w:val="490F8ECE"/>
    <w:rsid w:val="491053AF"/>
    <w:rsid w:val="49133F79"/>
    <w:rsid w:val="4915BAAF"/>
    <w:rsid w:val="49192CD6"/>
    <w:rsid w:val="491CF594"/>
    <w:rsid w:val="4922FAF1"/>
    <w:rsid w:val="4923829B"/>
    <w:rsid w:val="4925524E"/>
    <w:rsid w:val="49303C75"/>
    <w:rsid w:val="493211CC"/>
    <w:rsid w:val="49323E71"/>
    <w:rsid w:val="49323FA1"/>
    <w:rsid w:val="493A247E"/>
    <w:rsid w:val="493A2486"/>
    <w:rsid w:val="49414D16"/>
    <w:rsid w:val="4942D865"/>
    <w:rsid w:val="494DEFA5"/>
    <w:rsid w:val="495134B7"/>
    <w:rsid w:val="495A5BAF"/>
    <w:rsid w:val="495F5E68"/>
    <w:rsid w:val="496B33B5"/>
    <w:rsid w:val="496DD546"/>
    <w:rsid w:val="496ED198"/>
    <w:rsid w:val="496EF6A6"/>
    <w:rsid w:val="497A86EE"/>
    <w:rsid w:val="497D8469"/>
    <w:rsid w:val="498065CC"/>
    <w:rsid w:val="4981E2B0"/>
    <w:rsid w:val="4989EBF8"/>
    <w:rsid w:val="498E35AE"/>
    <w:rsid w:val="499048F7"/>
    <w:rsid w:val="49909F0E"/>
    <w:rsid w:val="49920285"/>
    <w:rsid w:val="499244D4"/>
    <w:rsid w:val="49954FE6"/>
    <w:rsid w:val="49980866"/>
    <w:rsid w:val="499AAE87"/>
    <w:rsid w:val="499F332A"/>
    <w:rsid w:val="49AF6935"/>
    <w:rsid w:val="49B19F01"/>
    <w:rsid w:val="49B39308"/>
    <w:rsid w:val="49B43917"/>
    <w:rsid w:val="49BA89D7"/>
    <w:rsid w:val="49CC1F30"/>
    <w:rsid w:val="49D19787"/>
    <w:rsid w:val="49D2A99B"/>
    <w:rsid w:val="49D45795"/>
    <w:rsid w:val="49D5A1D5"/>
    <w:rsid w:val="49D8E746"/>
    <w:rsid w:val="49DA24EF"/>
    <w:rsid w:val="49DBB320"/>
    <w:rsid w:val="49DC8894"/>
    <w:rsid w:val="49E8781A"/>
    <w:rsid w:val="49ED71E4"/>
    <w:rsid w:val="49F13CAF"/>
    <w:rsid w:val="49F6526E"/>
    <w:rsid w:val="49F66B7F"/>
    <w:rsid w:val="49F6BB5E"/>
    <w:rsid w:val="49FC1E82"/>
    <w:rsid w:val="4A001D0F"/>
    <w:rsid w:val="4A06E5B5"/>
    <w:rsid w:val="4A07B53F"/>
    <w:rsid w:val="4A081A09"/>
    <w:rsid w:val="4A0A71EB"/>
    <w:rsid w:val="4A0FF4B4"/>
    <w:rsid w:val="4A12B748"/>
    <w:rsid w:val="4A138AD7"/>
    <w:rsid w:val="4A19E4F3"/>
    <w:rsid w:val="4A1A1B56"/>
    <w:rsid w:val="4A1EF19A"/>
    <w:rsid w:val="4A266C6A"/>
    <w:rsid w:val="4A294E01"/>
    <w:rsid w:val="4A29D6BC"/>
    <w:rsid w:val="4A2CBF09"/>
    <w:rsid w:val="4A2DF171"/>
    <w:rsid w:val="4A2E22D0"/>
    <w:rsid w:val="4A32088F"/>
    <w:rsid w:val="4A333FCC"/>
    <w:rsid w:val="4A35037E"/>
    <w:rsid w:val="4A3987FC"/>
    <w:rsid w:val="4A41B997"/>
    <w:rsid w:val="4A521421"/>
    <w:rsid w:val="4A52CE17"/>
    <w:rsid w:val="4A531263"/>
    <w:rsid w:val="4A5D7017"/>
    <w:rsid w:val="4A5E00A1"/>
    <w:rsid w:val="4A6080EB"/>
    <w:rsid w:val="4A65FB76"/>
    <w:rsid w:val="4A7020E9"/>
    <w:rsid w:val="4A7531B9"/>
    <w:rsid w:val="4A7A9D19"/>
    <w:rsid w:val="4A7B410E"/>
    <w:rsid w:val="4A7F8A0D"/>
    <w:rsid w:val="4A839B0F"/>
    <w:rsid w:val="4A8628F0"/>
    <w:rsid w:val="4A913F1F"/>
    <w:rsid w:val="4A91C349"/>
    <w:rsid w:val="4A91E2B0"/>
    <w:rsid w:val="4A9BA07D"/>
    <w:rsid w:val="4A9E89ED"/>
    <w:rsid w:val="4A9EFB57"/>
    <w:rsid w:val="4AA59C11"/>
    <w:rsid w:val="4AA80902"/>
    <w:rsid w:val="4AAA677C"/>
    <w:rsid w:val="4AB3A2D3"/>
    <w:rsid w:val="4AB60904"/>
    <w:rsid w:val="4AB7992D"/>
    <w:rsid w:val="4AC1C8F9"/>
    <w:rsid w:val="4AC29111"/>
    <w:rsid w:val="4AC87194"/>
    <w:rsid w:val="4AD1A413"/>
    <w:rsid w:val="4AD4AA0E"/>
    <w:rsid w:val="4AD88CBB"/>
    <w:rsid w:val="4AE38212"/>
    <w:rsid w:val="4AF9E888"/>
    <w:rsid w:val="4AFE8FEF"/>
    <w:rsid w:val="4B0558D4"/>
    <w:rsid w:val="4B0D5D60"/>
    <w:rsid w:val="4B0DB62A"/>
    <w:rsid w:val="4B19E10E"/>
    <w:rsid w:val="4B1D8757"/>
    <w:rsid w:val="4B221A2D"/>
    <w:rsid w:val="4B2313C0"/>
    <w:rsid w:val="4B238AC6"/>
    <w:rsid w:val="4B2D4D80"/>
    <w:rsid w:val="4B30DDA7"/>
    <w:rsid w:val="4B34B463"/>
    <w:rsid w:val="4B367B05"/>
    <w:rsid w:val="4B3697AC"/>
    <w:rsid w:val="4B36B526"/>
    <w:rsid w:val="4B3FBAE6"/>
    <w:rsid w:val="4B46CC1E"/>
    <w:rsid w:val="4B47D774"/>
    <w:rsid w:val="4B51566B"/>
    <w:rsid w:val="4B51C37C"/>
    <w:rsid w:val="4B56BC7E"/>
    <w:rsid w:val="4B59D209"/>
    <w:rsid w:val="4B5C001C"/>
    <w:rsid w:val="4B5D655F"/>
    <w:rsid w:val="4B5FD369"/>
    <w:rsid w:val="4B655335"/>
    <w:rsid w:val="4B6F144E"/>
    <w:rsid w:val="4B7131B0"/>
    <w:rsid w:val="4B77F1FC"/>
    <w:rsid w:val="4B791BDE"/>
    <w:rsid w:val="4B7FA12F"/>
    <w:rsid w:val="4B84EA26"/>
    <w:rsid w:val="4B88C0E6"/>
    <w:rsid w:val="4B898BED"/>
    <w:rsid w:val="4B8D42A1"/>
    <w:rsid w:val="4B8F4768"/>
    <w:rsid w:val="4B8F48DA"/>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A327B"/>
    <w:rsid w:val="4BCD18A0"/>
    <w:rsid w:val="4BCE65B5"/>
    <w:rsid w:val="4BD44987"/>
    <w:rsid w:val="4BD60BDE"/>
    <w:rsid w:val="4BD6AC34"/>
    <w:rsid w:val="4BD6CDB6"/>
    <w:rsid w:val="4BDADFF3"/>
    <w:rsid w:val="4BE1E20B"/>
    <w:rsid w:val="4BE31CC3"/>
    <w:rsid w:val="4BE3D248"/>
    <w:rsid w:val="4BE49A38"/>
    <w:rsid w:val="4BE76E91"/>
    <w:rsid w:val="4BE984EA"/>
    <w:rsid w:val="4BE9AB51"/>
    <w:rsid w:val="4BEE9E78"/>
    <w:rsid w:val="4BF52F5C"/>
    <w:rsid w:val="4BF722A2"/>
    <w:rsid w:val="4BF9FA34"/>
    <w:rsid w:val="4BFD6D16"/>
    <w:rsid w:val="4BFE01B8"/>
    <w:rsid w:val="4C004AE8"/>
    <w:rsid w:val="4C00E0FE"/>
    <w:rsid w:val="4C01742B"/>
    <w:rsid w:val="4C02124F"/>
    <w:rsid w:val="4C077880"/>
    <w:rsid w:val="4C07D54C"/>
    <w:rsid w:val="4C08DC29"/>
    <w:rsid w:val="4C10866C"/>
    <w:rsid w:val="4C1296AA"/>
    <w:rsid w:val="4C138399"/>
    <w:rsid w:val="4C13FE49"/>
    <w:rsid w:val="4C160F59"/>
    <w:rsid w:val="4C183557"/>
    <w:rsid w:val="4C1A3F91"/>
    <w:rsid w:val="4C1E29E7"/>
    <w:rsid w:val="4C1E6FF5"/>
    <w:rsid w:val="4C202DC5"/>
    <w:rsid w:val="4C393B4B"/>
    <w:rsid w:val="4C3B01E3"/>
    <w:rsid w:val="4C3BF2FF"/>
    <w:rsid w:val="4C3DABB9"/>
    <w:rsid w:val="4C3DF383"/>
    <w:rsid w:val="4C435857"/>
    <w:rsid w:val="4C4B8213"/>
    <w:rsid w:val="4C5180F3"/>
    <w:rsid w:val="4C519709"/>
    <w:rsid w:val="4C5250E9"/>
    <w:rsid w:val="4C58AF51"/>
    <w:rsid w:val="4C5EAAA0"/>
    <w:rsid w:val="4C6A56F6"/>
    <w:rsid w:val="4C6BB24E"/>
    <w:rsid w:val="4C7FD87B"/>
    <w:rsid w:val="4C813565"/>
    <w:rsid w:val="4C823BF4"/>
    <w:rsid w:val="4C8544BE"/>
    <w:rsid w:val="4C87273C"/>
    <w:rsid w:val="4C8A23DA"/>
    <w:rsid w:val="4C8AFDDD"/>
    <w:rsid w:val="4C8B51B1"/>
    <w:rsid w:val="4C94FCE6"/>
    <w:rsid w:val="4C9E845A"/>
    <w:rsid w:val="4CA01D2B"/>
    <w:rsid w:val="4CA8A952"/>
    <w:rsid w:val="4CA99402"/>
    <w:rsid w:val="4CAC3BA6"/>
    <w:rsid w:val="4CB47C39"/>
    <w:rsid w:val="4CB7883A"/>
    <w:rsid w:val="4CC8DE98"/>
    <w:rsid w:val="4CCF8C1E"/>
    <w:rsid w:val="4CD117EE"/>
    <w:rsid w:val="4CDA695D"/>
    <w:rsid w:val="4CE1946D"/>
    <w:rsid w:val="4CE57F7B"/>
    <w:rsid w:val="4CE77B56"/>
    <w:rsid w:val="4CF20860"/>
    <w:rsid w:val="4CF2A687"/>
    <w:rsid w:val="4CF39C42"/>
    <w:rsid w:val="4CF6527C"/>
    <w:rsid w:val="4CF6BFAC"/>
    <w:rsid w:val="4CFA34F8"/>
    <w:rsid w:val="4D00C0D7"/>
    <w:rsid w:val="4D06844C"/>
    <w:rsid w:val="4D0BD4D7"/>
    <w:rsid w:val="4D10E8DC"/>
    <w:rsid w:val="4D159329"/>
    <w:rsid w:val="4D16E35F"/>
    <w:rsid w:val="4D172ADD"/>
    <w:rsid w:val="4D1B6BA2"/>
    <w:rsid w:val="4D237620"/>
    <w:rsid w:val="4D2BC4F7"/>
    <w:rsid w:val="4D2CCCBE"/>
    <w:rsid w:val="4D309D05"/>
    <w:rsid w:val="4D328C20"/>
    <w:rsid w:val="4D32DD93"/>
    <w:rsid w:val="4D382398"/>
    <w:rsid w:val="4D41BD70"/>
    <w:rsid w:val="4D460194"/>
    <w:rsid w:val="4D51D61A"/>
    <w:rsid w:val="4D54A362"/>
    <w:rsid w:val="4D5C3656"/>
    <w:rsid w:val="4D5D00F0"/>
    <w:rsid w:val="4D601053"/>
    <w:rsid w:val="4D620E80"/>
    <w:rsid w:val="4D66EB1A"/>
    <w:rsid w:val="4D674CDD"/>
    <w:rsid w:val="4D6B27E0"/>
    <w:rsid w:val="4D705321"/>
    <w:rsid w:val="4D75ED6F"/>
    <w:rsid w:val="4D76EC48"/>
    <w:rsid w:val="4D77876F"/>
    <w:rsid w:val="4D78AC5E"/>
    <w:rsid w:val="4D79739F"/>
    <w:rsid w:val="4D7C7F35"/>
    <w:rsid w:val="4D7DE23E"/>
    <w:rsid w:val="4D7E1D62"/>
    <w:rsid w:val="4D7FA7E2"/>
    <w:rsid w:val="4D88F4EB"/>
    <w:rsid w:val="4D8B3BDE"/>
    <w:rsid w:val="4D8B9FA4"/>
    <w:rsid w:val="4D90845C"/>
    <w:rsid w:val="4D931FA9"/>
    <w:rsid w:val="4D963C64"/>
    <w:rsid w:val="4D97A329"/>
    <w:rsid w:val="4DA70D17"/>
    <w:rsid w:val="4DA7EAEA"/>
    <w:rsid w:val="4DB264A1"/>
    <w:rsid w:val="4DB3F82D"/>
    <w:rsid w:val="4DBA6111"/>
    <w:rsid w:val="4DC3B1B2"/>
    <w:rsid w:val="4DC4F5E9"/>
    <w:rsid w:val="4DC760B4"/>
    <w:rsid w:val="4DCA301A"/>
    <w:rsid w:val="4DCBCFC0"/>
    <w:rsid w:val="4DCC6F08"/>
    <w:rsid w:val="4DCC98D5"/>
    <w:rsid w:val="4DD3BDB6"/>
    <w:rsid w:val="4DD7C72B"/>
    <w:rsid w:val="4DDB95E1"/>
    <w:rsid w:val="4DDC0785"/>
    <w:rsid w:val="4DDEB02A"/>
    <w:rsid w:val="4DE2454F"/>
    <w:rsid w:val="4DE3BB23"/>
    <w:rsid w:val="4DE8DEC1"/>
    <w:rsid w:val="4DE941DA"/>
    <w:rsid w:val="4DE9765E"/>
    <w:rsid w:val="4DF03812"/>
    <w:rsid w:val="4DFBE357"/>
    <w:rsid w:val="4E030B72"/>
    <w:rsid w:val="4E05536A"/>
    <w:rsid w:val="4E08FF0C"/>
    <w:rsid w:val="4E13619B"/>
    <w:rsid w:val="4E1DC9C4"/>
    <w:rsid w:val="4E1E1A03"/>
    <w:rsid w:val="4E20885A"/>
    <w:rsid w:val="4E252CAC"/>
    <w:rsid w:val="4E271974"/>
    <w:rsid w:val="4E2A81F7"/>
    <w:rsid w:val="4E2E97AB"/>
    <w:rsid w:val="4E2F01E1"/>
    <w:rsid w:val="4E3220AE"/>
    <w:rsid w:val="4E33C0E1"/>
    <w:rsid w:val="4E4556EC"/>
    <w:rsid w:val="4E4783A1"/>
    <w:rsid w:val="4E4AC3F0"/>
    <w:rsid w:val="4E4F188F"/>
    <w:rsid w:val="4E56D232"/>
    <w:rsid w:val="4E57FBA1"/>
    <w:rsid w:val="4E58B06E"/>
    <w:rsid w:val="4E5972CB"/>
    <w:rsid w:val="4E5E7FD7"/>
    <w:rsid w:val="4E5EE4B3"/>
    <w:rsid w:val="4E603EAB"/>
    <w:rsid w:val="4E7291C5"/>
    <w:rsid w:val="4E76EED8"/>
    <w:rsid w:val="4E77392D"/>
    <w:rsid w:val="4E7F9C8B"/>
    <w:rsid w:val="4E857A15"/>
    <w:rsid w:val="4E888AA2"/>
    <w:rsid w:val="4E90BC96"/>
    <w:rsid w:val="4E9184E9"/>
    <w:rsid w:val="4E947A46"/>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2321B"/>
    <w:rsid w:val="4F160944"/>
    <w:rsid w:val="4F21D0EF"/>
    <w:rsid w:val="4F240AE8"/>
    <w:rsid w:val="4F255AAE"/>
    <w:rsid w:val="4F2AEBAF"/>
    <w:rsid w:val="4F2B7DFE"/>
    <w:rsid w:val="4F2CC1F2"/>
    <w:rsid w:val="4F34701F"/>
    <w:rsid w:val="4F3E2751"/>
    <w:rsid w:val="4F46D047"/>
    <w:rsid w:val="4F4B9D4A"/>
    <w:rsid w:val="4F4EAF22"/>
    <w:rsid w:val="4F5AAB74"/>
    <w:rsid w:val="4F5B0E32"/>
    <w:rsid w:val="4F5DAE38"/>
    <w:rsid w:val="4F61AD53"/>
    <w:rsid w:val="4F64B0C7"/>
    <w:rsid w:val="4F688D4B"/>
    <w:rsid w:val="4F6AA4BD"/>
    <w:rsid w:val="4F77DA9F"/>
    <w:rsid w:val="4F7CE140"/>
    <w:rsid w:val="4F81475F"/>
    <w:rsid w:val="4F838256"/>
    <w:rsid w:val="4F85D066"/>
    <w:rsid w:val="4F87FF21"/>
    <w:rsid w:val="4F899D31"/>
    <w:rsid w:val="4F8AA5E7"/>
    <w:rsid w:val="4F93506F"/>
    <w:rsid w:val="4F9BF1D0"/>
    <w:rsid w:val="4F9C8993"/>
    <w:rsid w:val="4F9F8BA0"/>
    <w:rsid w:val="4FA78203"/>
    <w:rsid w:val="4FB908B0"/>
    <w:rsid w:val="4FC1D45F"/>
    <w:rsid w:val="4FC352C4"/>
    <w:rsid w:val="4FC48397"/>
    <w:rsid w:val="4FC55B84"/>
    <w:rsid w:val="4FC5FD76"/>
    <w:rsid w:val="4FC97638"/>
    <w:rsid w:val="4FCB5730"/>
    <w:rsid w:val="4FCF3628"/>
    <w:rsid w:val="4FD0B7C9"/>
    <w:rsid w:val="4FD49C2B"/>
    <w:rsid w:val="4FD9EFCF"/>
    <w:rsid w:val="4FDC17B5"/>
    <w:rsid w:val="4FDE382A"/>
    <w:rsid w:val="4FDE3E92"/>
    <w:rsid w:val="4FDE4C14"/>
    <w:rsid w:val="4FE9F9C9"/>
    <w:rsid w:val="4FEA3AF1"/>
    <w:rsid w:val="4FEB8789"/>
    <w:rsid w:val="4FEBC09E"/>
    <w:rsid w:val="4FEBC9A4"/>
    <w:rsid w:val="4FF05B35"/>
    <w:rsid w:val="4FF21704"/>
    <w:rsid w:val="4FF7104F"/>
    <w:rsid w:val="4FFA0F4E"/>
    <w:rsid w:val="4FFB3278"/>
    <w:rsid w:val="4FFFFFE6"/>
    <w:rsid w:val="5003EE80"/>
    <w:rsid w:val="50068802"/>
    <w:rsid w:val="50085CFD"/>
    <w:rsid w:val="50088531"/>
    <w:rsid w:val="50175BFA"/>
    <w:rsid w:val="5018FDF8"/>
    <w:rsid w:val="501A1C2F"/>
    <w:rsid w:val="501E6ABB"/>
    <w:rsid w:val="50259739"/>
    <w:rsid w:val="50327908"/>
    <w:rsid w:val="503646AF"/>
    <w:rsid w:val="503F019E"/>
    <w:rsid w:val="503F5E57"/>
    <w:rsid w:val="50421F6B"/>
    <w:rsid w:val="504248EB"/>
    <w:rsid w:val="504377B1"/>
    <w:rsid w:val="5043BA23"/>
    <w:rsid w:val="5047C8BC"/>
    <w:rsid w:val="504C13E8"/>
    <w:rsid w:val="504C185D"/>
    <w:rsid w:val="504FE831"/>
    <w:rsid w:val="505080A7"/>
    <w:rsid w:val="5051ED06"/>
    <w:rsid w:val="50532322"/>
    <w:rsid w:val="50579787"/>
    <w:rsid w:val="505B47F3"/>
    <w:rsid w:val="505C4F77"/>
    <w:rsid w:val="505D9F06"/>
    <w:rsid w:val="5062D885"/>
    <w:rsid w:val="5064399D"/>
    <w:rsid w:val="50676F6E"/>
    <w:rsid w:val="5068258E"/>
    <w:rsid w:val="507285FD"/>
    <w:rsid w:val="50738BD8"/>
    <w:rsid w:val="50764A24"/>
    <w:rsid w:val="5076CA6A"/>
    <w:rsid w:val="5077EACE"/>
    <w:rsid w:val="5080F819"/>
    <w:rsid w:val="50838967"/>
    <w:rsid w:val="508BB7E0"/>
    <w:rsid w:val="5091CD91"/>
    <w:rsid w:val="50942808"/>
    <w:rsid w:val="5098204B"/>
    <w:rsid w:val="50989151"/>
    <w:rsid w:val="5098E36B"/>
    <w:rsid w:val="509CC94F"/>
    <w:rsid w:val="50AC1407"/>
    <w:rsid w:val="50AEF732"/>
    <w:rsid w:val="50AF4AE6"/>
    <w:rsid w:val="50B5FE9B"/>
    <w:rsid w:val="50B80B5B"/>
    <w:rsid w:val="50C1AFCE"/>
    <w:rsid w:val="50C26E96"/>
    <w:rsid w:val="50C6BFF6"/>
    <w:rsid w:val="50C7116B"/>
    <w:rsid w:val="50D1B82E"/>
    <w:rsid w:val="50D679FB"/>
    <w:rsid w:val="50D6C931"/>
    <w:rsid w:val="50DBD01A"/>
    <w:rsid w:val="50E6FFB4"/>
    <w:rsid w:val="50E7FBD7"/>
    <w:rsid w:val="50ECD6AF"/>
    <w:rsid w:val="50F243DF"/>
    <w:rsid w:val="50F2FAB2"/>
    <w:rsid w:val="510133CC"/>
    <w:rsid w:val="51014843"/>
    <w:rsid w:val="51027B69"/>
    <w:rsid w:val="510A72A8"/>
    <w:rsid w:val="5110D52D"/>
    <w:rsid w:val="5110FCD2"/>
    <w:rsid w:val="51176A7E"/>
    <w:rsid w:val="51195B3F"/>
    <w:rsid w:val="511EE2D0"/>
    <w:rsid w:val="5120702C"/>
    <w:rsid w:val="5128133A"/>
    <w:rsid w:val="512BD104"/>
    <w:rsid w:val="512DC6D9"/>
    <w:rsid w:val="5131A5A8"/>
    <w:rsid w:val="5138BCFA"/>
    <w:rsid w:val="513F2B27"/>
    <w:rsid w:val="51498C39"/>
    <w:rsid w:val="514F61EA"/>
    <w:rsid w:val="51520DD1"/>
    <w:rsid w:val="5152D9FA"/>
    <w:rsid w:val="51560A6D"/>
    <w:rsid w:val="51614EA7"/>
    <w:rsid w:val="517A2E8B"/>
    <w:rsid w:val="517B4F33"/>
    <w:rsid w:val="5183366F"/>
    <w:rsid w:val="518365E3"/>
    <w:rsid w:val="5189FCCF"/>
    <w:rsid w:val="518A040F"/>
    <w:rsid w:val="518ADA2C"/>
    <w:rsid w:val="518B63A4"/>
    <w:rsid w:val="519A1AD4"/>
    <w:rsid w:val="519FA806"/>
    <w:rsid w:val="519FD82B"/>
    <w:rsid w:val="51A1FCC7"/>
    <w:rsid w:val="51AD1916"/>
    <w:rsid w:val="51ADF76F"/>
    <w:rsid w:val="51B37F08"/>
    <w:rsid w:val="51B9E6E7"/>
    <w:rsid w:val="51C3A654"/>
    <w:rsid w:val="51C6443D"/>
    <w:rsid w:val="51C7DE0F"/>
    <w:rsid w:val="51C80604"/>
    <w:rsid w:val="51CEBA82"/>
    <w:rsid w:val="51D93ED0"/>
    <w:rsid w:val="51DA338F"/>
    <w:rsid w:val="51DA33E3"/>
    <w:rsid w:val="51DAA1ED"/>
    <w:rsid w:val="51DB6F3D"/>
    <w:rsid w:val="51DDEC37"/>
    <w:rsid w:val="51DF23DD"/>
    <w:rsid w:val="51DFC650"/>
    <w:rsid w:val="51E37621"/>
    <w:rsid w:val="51EDDE50"/>
    <w:rsid w:val="51F10938"/>
    <w:rsid w:val="51FED521"/>
    <w:rsid w:val="52019251"/>
    <w:rsid w:val="52070EFF"/>
    <w:rsid w:val="5213EFE1"/>
    <w:rsid w:val="521B6AF7"/>
    <w:rsid w:val="521F6A0D"/>
    <w:rsid w:val="52248C29"/>
    <w:rsid w:val="5228FA4C"/>
    <w:rsid w:val="52291A77"/>
    <w:rsid w:val="522A037F"/>
    <w:rsid w:val="5231F561"/>
    <w:rsid w:val="523296E2"/>
    <w:rsid w:val="523B4EB4"/>
    <w:rsid w:val="523E207B"/>
    <w:rsid w:val="524480F2"/>
    <w:rsid w:val="52448827"/>
    <w:rsid w:val="52459F7E"/>
    <w:rsid w:val="524B04B7"/>
    <w:rsid w:val="524B1CDE"/>
    <w:rsid w:val="524EB913"/>
    <w:rsid w:val="5256164A"/>
    <w:rsid w:val="525DDFFC"/>
    <w:rsid w:val="5260DF6B"/>
    <w:rsid w:val="5263C4F5"/>
    <w:rsid w:val="52661762"/>
    <w:rsid w:val="526B7215"/>
    <w:rsid w:val="5270D142"/>
    <w:rsid w:val="5273BDC4"/>
    <w:rsid w:val="5273C068"/>
    <w:rsid w:val="52743B3A"/>
    <w:rsid w:val="527494CA"/>
    <w:rsid w:val="5275AEBB"/>
    <w:rsid w:val="5278DE98"/>
    <w:rsid w:val="5280E273"/>
    <w:rsid w:val="52813BA3"/>
    <w:rsid w:val="52833E0C"/>
    <w:rsid w:val="52855A18"/>
    <w:rsid w:val="5290F9B6"/>
    <w:rsid w:val="52950C85"/>
    <w:rsid w:val="529D3DC4"/>
    <w:rsid w:val="52A02E0D"/>
    <w:rsid w:val="52A50EEC"/>
    <w:rsid w:val="52A64309"/>
    <w:rsid w:val="52A8E6E8"/>
    <w:rsid w:val="52ACBE70"/>
    <w:rsid w:val="52ACFD83"/>
    <w:rsid w:val="52AD7940"/>
    <w:rsid w:val="52AF166F"/>
    <w:rsid w:val="52AF310E"/>
    <w:rsid w:val="52B12A3E"/>
    <w:rsid w:val="52B97657"/>
    <w:rsid w:val="52CB8991"/>
    <w:rsid w:val="52CD26BF"/>
    <w:rsid w:val="52D14A25"/>
    <w:rsid w:val="52D3F923"/>
    <w:rsid w:val="52D50AC9"/>
    <w:rsid w:val="52D5C94C"/>
    <w:rsid w:val="52D7D4A9"/>
    <w:rsid w:val="52DEADA3"/>
    <w:rsid w:val="52E0C733"/>
    <w:rsid w:val="52E0CB44"/>
    <w:rsid w:val="52E914B5"/>
    <w:rsid w:val="52EDDAFB"/>
    <w:rsid w:val="52F816FD"/>
    <w:rsid w:val="52FD2B0C"/>
    <w:rsid w:val="52FD6FFF"/>
    <w:rsid w:val="5303D74A"/>
    <w:rsid w:val="5304CE0E"/>
    <w:rsid w:val="530FE024"/>
    <w:rsid w:val="5310B6BE"/>
    <w:rsid w:val="531B6D09"/>
    <w:rsid w:val="531EBA4A"/>
    <w:rsid w:val="5320782F"/>
    <w:rsid w:val="5327F737"/>
    <w:rsid w:val="532D6963"/>
    <w:rsid w:val="532FCCE4"/>
    <w:rsid w:val="532FDECF"/>
    <w:rsid w:val="533027C7"/>
    <w:rsid w:val="5337D2AA"/>
    <w:rsid w:val="5337E733"/>
    <w:rsid w:val="5339B0FA"/>
    <w:rsid w:val="534328CB"/>
    <w:rsid w:val="53464438"/>
    <w:rsid w:val="534AA870"/>
    <w:rsid w:val="5350C333"/>
    <w:rsid w:val="5350E892"/>
    <w:rsid w:val="535CFEAB"/>
    <w:rsid w:val="535FB5A2"/>
    <w:rsid w:val="53612828"/>
    <w:rsid w:val="5361D8F1"/>
    <w:rsid w:val="5362AB0B"/>
    <w:rsid w:val="5362EABC"/>
    <w:rsid w:val="53647C99"/>
    <w:rsid w:val="5366F0BE"/>
    <w:rsid w:val="5368E560"/>
    <w:rsid w:val="536CC254"/>
    <w:rsid w:val="536E5DB7"/>
    <w:rsid w:val="537065B1"/>
    <w:rsid w:val="53726775"/>
    <w:rsid w:val="537C0167"/>
    <w:rsid w:val="53918CD1"/>
    <w:rsid w:val="5391D858"/>
    <w:rsid w:val="5391FAC0"/>
    <w:rsid w:val="53929F90"/>
    <w:rsid w:val="5393DE85"/>
    <w:rsid w:val="53949B65"/>
    <w:rsid w:val="539BFA4A"/>
    <w:rsid w:val="53A5C4BE"/>
    <w:rsid w:val="53A75A2B"/>
    <w:rsid w:val="53ABE489"/>
    <w:rsid w:val="53ADA2C0"/>
    <w:rsid w:val="53AECAD8"/>
    <w:rsid w:val="53B01121"/>
    <w:rsid w:val="53B032AD"/>
    <w:rsid w:val="53B064C7"/>
    <w:rsid w:val="53BB4166"/>
    <w:rsid w:val="53C0D21C"/>
    <w:rsid w:val="53C12176"/>
    <w:rsid w:val="53C2707D"/>
    <w:rsid w:val="53C65BEA"/>
    <w:rsid w:val="53C9A897"/>
    <w:rsid w:val="53CA65B4"/>
    <w:rsid w:val="53CEFD15"/>
    <w:rsid w:val="53D959EE"/>
    <w:rsid w:val="53E0138D"/>
    <w:rsid w:val="53E7112C"/>
    <w:rsid w:val="53E8358A"/>
    <w:rsid w:val="53E8472E"/>
    <w:rsid w:val="53E86634"/>
    <w:rsid w:val="53E943BB"/>
    <w:rsid w:val="53EB7977"/>
    <w:rsid w:val="53EBD9F0"/>
    <w:rsid w:val="53F42245"/>
    <w:rsid w:val="53F8D9FE"/>
    <w:rsid w:val="5407FB49"/>
    <w:rsid w:val="540C8B14"/>
    <w:rsid w:val="540E59B5"/>
    <w:rsid w:val="540F06A3"/>
    <w:rsid w:val="54165DD1"/>
    <w:rsid w:val="5418B4DA"/>
    <w:rsid w:val="541D3264"/>
    <w:rsid w:val="5424DE8A"/>
    <w:rsid w:val="54284FE0"/>
    <w:rsid w:val="542A6098"/>
    <w:rsid w:val="542D5C13"/>
    <w:rsid w:val="542F271D"/>
    <w:rsid w:val="542FA33E"/>
    <w:rsid w:val="54353538"/>
    <w:rsid w:val="54375D93"/>
    <w:rsid w:val="54380E82"/>
    <w:rsid w:val="543ECC58"/>
    <w:rsid w:val="543FCC0B"/>
    <w:rsid w:val="5442136A"/>
    <w:rsid w:val="5442C7FE"/>
    <w:rsid w:val="54433BDF"/>
    <w:rsid w:val="544A5FFE"/>
    <w:rsid w:val="544BA554"/>
    <w:rsid w:val="544F2E22"/>
    <w:rsid w:val="5452BB8D"/>
    <w:rsid w:val="545358C8"/>
    <w:rsid w:val="5455F7D2"/>
    <w:rsid w:val="54615EDE"/>
    <w:rsid w:val="546ED94E"/>
    <w:rsid w:val="5474A16B"/>
    <w:rsid w:val="547A7369"/>
    <w:rsid w:val="547BF8B2"/>
    <w:rsid w:val="54829D1A"/>
    <w:rsid w:val="5493E75E"/>
    <w:rsid w:val="5495047C"/>
    <w:rsid w:val="549A5197"/>
    <w:rsid w:val="549ACEAE"/>
    <w:rsid w:val="549F7E4A"/>
    <w:rsid w:val="54A1C4BA"/>
    <w:rsid w:val="54A92C43"/>
    <w:rsid w:val="54A971C2"/>
    <w:rsid w:val="54B085A5"/>
    <w:rsid w:val="54B23CA6"/>
    <w:rsid w:val="54B6D042"/>
    <w:rsid w:val="54B8D51B"/>
    <w:rsid w:val="54C0CCB0"/>
    <w:rsid w:val="54C5C173"/>
    <w:rsid w:val="54D043F2"/>
    <w:rsid w:val="54D04836"/>
    <w:rsid w:val="54DB851D"/>
    <w:rsid w:val="54E189A4"/>
    <w:rsid w:val="54ECD326"/>
    <w:rsid w:val="54EE93C5"/>
    <w:rsid w:val="54EF8C61"/>
    <w:rsid w:val="54F05F35"/>
    <w:rsid w:val="54F1543C"/>
    <w:rsid w:val="54F7027B"/>
    <w:rsid w:val="54FCC65B"/>
    <w:rsid w:val="5500A89A"/>
    <w:rsid w:val="5503D20C"/>
    <w:rsid w:val="550830DA"/>
    <w:rsid w:val="550E6869"/>
    <w:rsid w:val="550F2C88"/>
    <w:rsid w:val="55132738"/>
    <w:rsid w:val="551EFCA7"/>
    <w:rsid w:val="55249D0A"/>
    <w:rsid w:val="55249D9C"/>
    <w:rsid w:val="5524D802"/>
    <w:rsid w:val="552568F6"/>
    <w:rsid w:val="552A47B6"/>
    <w:rsid w:val="552CCCFF"/>
    <w:rsid w:val="552E8FF9"/>
    <w:rsid w:val="55334462"/>
    <w:rsid w:val="553F0844"/>
    <w:rsid w:val="55412C5D"/>
    <w:rsid w:val="554AAA43"/>
    <w:rsid w:val="554D5BD4"/>
    <w:rsid w:val="554FB9FC"/>
    <w:rsid w:val="555B291B"/>
    <w:rsid w:val="555CC67D"/>
    <w:rsid w:val="556067DA"/>
    <w:rsid w:val="5568C51E"/>
    <w:rsid w:val="556BB51D"/>
    <w:rsid w:val="55703357"/>
    <w:rsid w:val="55710FD0"/>
    <w:rsid w:val="55774AC0"/>
    <w:rsid w:val="557FA1D4"/>
    <w:rsid w:val="558810D3"/>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B9CE8"/>
    <w:rsid w:val="55BE0973"/>
    <w:rsid w:val="55C57E89"/>
    <w:rsid w:val="55C94EF5"/>
    <w:rsid w:val="55CBEDDD"/>
    <w:rsid w:val="55CCDDDE"/>
    <w:rsid w:val="55CDFCBC"/>
    <w:rsid w:val="55D2A530"/>
    <w:rsid w:val="55E12377"/>
    <w:rsid w:val="55E26934"/>
    <w:rsid w:val="55E49220"/>
    <w:rsid w:val="55E96077"/>
    <w:rsid w:val="55EB0422"/>
    <w:rsid w:val="55EB3BA7"/>
    <w:rsid w:val="55F596F3"/>
    <w:rsid w:val="5600C5B3"/>
    <w:rsid w:val="5601D477"/>
    <w:rsid w:val="5606D2F2"/>
    <w:rsid w:val="560E9E07"/>
    <w:rsid w:val="560F2C76"/>
    <w:rsid w:val="560FC34C"/>
    <w:rsid w:val="56193E7B"/>
    <w:rsid w:val="56196BEB"/>
    <w:rsid w:val="561BEB93"/>
    <w:rsid w:val="561CB379"/>
    <w:rsid w:val="561EB002"/>
    <w:rsid w:val="561F12D6"/>
    <w:rsid w:val="5620269B"/>
    <w:rsid w:val="562CC5AD"/>
    <w:rsid w:val="562F80BB"/>
    <w:rsid w:val="5638B7BC"/>
    <w:rsid w:val="563BB695"/>
    <w:rsid w:val="56420F13"/>
    <w:rsid w:val="564A9407"/>
    <w:rsid w:val="5650766F"/>
    <w:rsid w:val="56565A83"/>
    <w:rsid w:val="565763D2"/>
    <w:rsid w:val="5658189E"/>
    <w:rsid w:val="565864E6"/>
    <w:rsid w:val="5658E0BD"/>
    <w:rsid w:val="565DB65F"/>
    <w:rsid w:val="5668DD4C"/>
    <w:rsid w:val="566A39A1"/>
    <w:rsid w:val="566B9EAA"/>
    <w:rsid w:val="566CF100"/>
    <w:rsid w:val="5674B662"/>
    <w:rsid w:val="56778075"/>
    <w:rsid w:val="5679C67A"/>
    <w:rsid w:val="56815EF6"/>
    <w:rsid w:val="56820000"/>
    <w:rsid w:val="5682038B"/>
    <w:rsid w:val="56828452"/>
    <w:rsid w:val="5689AD14"/>
    <w:rsid w:val="569578C3"/>
    <w:rsid w:val="5695B223"/>
    <w:rsid w:val="56983C8F"/>
    <w:rsid w:val="569B291A"/>
    <w:rsid w:val="56A28E4A"/>
    <w:rsid w:val="56A4CFC9"/>
    <w:rsid w:val="56A5BD01"/>
    <w:rsid w:val="56AAFD4A"/>
    <w:rsid w:val="56AFECB8"/>
    <w:rsid w:val="56B034ED"/>
    <w:rsid w:val="56B2F108"/>
    <w:rsid w:val="56B563AD"/>
    <w:rsid w:val="56B98CF2"/>
    <w:rsid w:val="56C13F66"/>
    <w:rsid w:val="56C6CA4A"/>
    <w:rsid w:val="56C7FF88"/>
    <w:rsid w:val="56CBA222"/>
    <w:rsid w:val="56D2E25E"/>
    <w:rsid w:val="56D42EC0"/>
    <w:rsid w:val="56D453F9"/>
    <w:rsid w:val="56E40ABA"/>
    <w:rsid w:val="56E58ED0"/>
    <w:rsid w:val="56E7ADAB"/>
    <w:rsid w:val="56E833F6"/>
    <w:rsid w:val="56E84212"/>
    <w:rsid w:val="56ED7F6E"/>
    <w:rsid w:val="56EE7A13"/>
    <w:rsid w:val="56F45EDB"/>
    <w:rsid w:val="56FC231B"/>
    <w:rsid w:val="56FE8952"/>
    <w:rsid w:val="5700DBF6"/>
    <w:rsid w:val="57025856"/>
    <w:rsid w:val="5703139A"/>
    <w:rsid w:val="5706BBF3"/>
    <w:rsid w:val="5709679A"/>
    <w:rsid w:val="570C4A82"/>
    <w:rsid w:val="57126E09"/>
    <w:rsid w:val="57138676"/>
    <w:rsid w:val="571E7657"/>
    <w:rsid w:val="5720FD90"/>
    <w:rsid w:val="57271B74"/>
    <w:rsid w:val="5727E439"/>
    <w:rsid w:val="572ADCB6"/>
    <w:rsid w:val="572F2852"/>
    <w:rsid w:val="572F7D8C"/>
    <w:rsid w:val="572FB4C0"/>
    <w:rsid w:val="57353E3C"/>
    <w:rsid w:val="5735E35C"/>
    <w:rsid w:val="57368781"/>
    <w:rsid w:val="573BB957"/>
    <w:rsid w:val="573D385E"/>
    <w:rsid w:val="57407B9E"/>
    <w:rsid w:val="5743C7EE"/>
    <w:rsid w:val="574A0B2D"/>
    <w:rsid w:val="574C73F7"/>
    <w:rsid w:val="5753EFC6"/>
    <w:rsid w:val="575D372B"/>
    <w:rsid w:val="57670378"/>
    <w:rsid w:val="576DD317"/>
    <w:rsid w:val="5770BDED"/>
    <w:rsid w:val="57729B93"/>
    <w:rsid w:val="5772E2CA"/>
    <w:rsid w:val="577390D7"/>
    <w:rsid w:val="577CD4DD"/>
    <w:rsid w:val="5787B843"/>
    <w:rsid w:val="5788D8B9"/>
    <w:rsid w:val="5789FC0D"/>
    <w:rsid w:val="57900CE1"/>
    <w:rsid w:val="57943E32"/>
    <w:rsid w:val="579670B5"/>
    <w:rsid w:val="579BB1BF"/>
    <w:rsid w:val="579E29AB"/>
    <w:rsid w:val="579E5FD5"/>
    <w:rsid w:val="579F4521"/>
    <w:rsid w:val="57A71792"/>
    <w:rsid w:val="57AADE40"/>
    <w:rsid w:val="57AF7BC5"/>
    <w:rsid w:val="57B3182F"/>
    <w:rsid w:val="57B9705E"/>
    <w:rsid w:val="57B9A175"/>
    <w:rsid w:val="57BA6E0F"/>
    <w:rsid w:val="57BACB4D"/>
    <w:rsid w:val="57C0892C"/>
    <w:rsid w:val="57C238CF"/>
    <w:rsid w:val="57C8E7B8"/>
    <w:rsid w:val="57D79EA5"/>
    <w:rsid w:val="57E23B2C"/>
    <w:rsid w:val="57E719BF"/>
    <w:rsid w:val="57F0692F"/>
    <w:rsid w:val="58046A8A"/>
    <w:rsid w:val="58095C58"/>
    <w:rsid w:val="580A2F1B"/>
    <w:rsid w:val="580A8F47"/>
    <w:rsid w:val="580F1329"/>
    <w:rsid w:val="580F501F"/>
    <w:rsid w:val="581596DB"/>
    <w:rsid w:val="58175E74"/>
    <w:rsid w:val="58190312"/>
    <w:rsid w:val="581C5A9A"/>
    <w:rsid w:val="581EBADB"/>
    <w:rsid w:val="581F4FAB"/>
    <w:rsid w:val="58253415"/>
    <w:rsid w:val="582F5EDB"/>
    <w:rsid w:val="5833C082"/>
    <w:rsid w:val="58342F99"/>
    <w:rsid w:val="58384E57"/>
    <w:rsid w:val="58389A37"/>
    <w:rsid w:val="583CA137"/>
    <w:rsid w:val="58425709"/>
    <w:rsid w:val="58444A33"/>
    <w:rsid w:val="584D19DA"/>
    <w:rsid w:val="5851416F"/>
    <w:rsid w:val="58536A3C"/>
    <w:rsid w:val="585756DB"/>
    <w:rsid w:val="58587046"/>
    <w:rsid w:val="5869C5B2"/>
    <w:rsid w:val="586CB31A"/>
    <w:rsid w:val="586CCF73"/>
    <w:rsid w:val="5873F748"/>
    <w:rsid w:val="587487E3"/>
    <w:rsid w:val="58751A5D"/>
    <w:rsid w:val="587E5369"/>
    <w:rsid w:val="58840519"/>
    <w:rsid w:val="58861190"/>
    <w:rsid w:val="58882FDE"/>
    <w:rsid w:val="588CE30D"/>
    <w:rsid w:val="5890AD93"/>
    <w:rsid w:val="58917423"/>
    <w:rsid w:val="58958F34"/>
    <w:rsid w:val="5897D395"/>
    <w:rsid w:val="589AA475"/>
    <w:rsid w:val="589CAC57"/>
    <w:rsid w:val="58A81D28"/>
    <w:rsid w:val="58AD00D6"/>
    <w:rsid w:val="58ADA794"/>
    <w:rsid w:val="58AFC007"/>
    <w:rsid w:val="58B2A0A4"/>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C61B1"/>
    <w:rsid w:val="58DEB2A5"/>
    <w:rsid w:val="58DFFCA5"/>
    <w:rsid w:val="58E560F1"/>
    <w:rsid w:val="58E5C305"/>
    <w:rsid w:val="58E794D1"/>
    <w:rsid w:val="58F9D80F"/>
    <w:rsid w:val="5908C219"/>
    <w:rsid w:val="590BCB24"/>
    <w:rsid w:val="590CE77D"/>
    <w:rsid w:val="5911DEE0"/>
    <w:rsid w:val="59120150"/>
    <w:rsid w:val="59169E9E"/>
    <w:rsid w:val="591876E8"/>
    <w:rsid w:val="5919C408"/>
    <w:rsid w:val="591E938B"/>
    <w:rsid w:val="592560B9"/>
    <w:rsid w:val="59297B57"/>
    <w:rsid w:val="592B0063"/>
    <w:rsid w:val="592D8E3B"/>
    <w:rsid w:val="5939C13C"/>
    <w:rsid w:val="593FC714"/>
    <w:rsid w:val="594264AC"/>
    <w:rsid w:val="594A9F69"/>
    <w:rsid w:val="5955E656"/>
    <w:rsid w:val="595D8101"/>
    <w:rsid w:val="595E399B"/>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5BD63"/>
    <w:rsid w:val="59938937"/>
    <w:rsid w:val="599BC64C"/>
    <w:rsid w:val="59A452D9"/>
    <w:rsid w:val="59A78C9E"/>
    <w:rsid w:val="59B15C8B"/>
    <w:rsid w:val="59B4207D"/>
    <w:rsid w:val="59B549ED"/>
    <w:rsid w:val="59B9A17F"/>
    <w:rsid w:val="59BD8842"/>
    <w:rsid w:val="59E3B317"/>
    <w:rsid w:val="59E8E1B2"/>
    <w:rsid w:val="59EA6301"/>
    <w:rsid w:val="59EAAFFF"/>
    <w:rsid w:val="59EB66FF"/>
    <w:rsid w:val="59F40580"/>
    <w:rsid w:val="59F7FC1B"/>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3944F"/>
    <w:rsid w:val="5A2C5FFB"/>
    <w:rsid w:val="5A2CAF5E"/>
    <w:rsid w:val="5A351564"/>
    <w:rsid w:val="5A394C19"/>
    <w:rsid w:val="5A3A1637"/>
    <w:rsid w:val="5A3B6F47"/>
    <w:rsid w:val="5A3CD5D7"/>
    <w:rsid w:val="5A3CF84D"/>
    <w:rsid w:val="5A3DB018"/>
    <w:rsid w:val="5A44E42F"/>
    <w:rsid w:val="5A4730D4"/>
    <w:rsid w:val="5A50C6B4"/>
    <w:rsid w:val="5A516234"/>
    <w:rsid w:val="5A53F34A"/>
    <w:rsid w:val="5A63B1E8"/>
    <w:rsid w:val="5A647EB5"/>
    <w:rsid w:val="5A6685FB"/>
    <w:rsid w:val="5A6787AB"/>
    <w:rsid w:val="5A68887E"/>
    <w:rsid w:val="5A747EED"/>
    <w:rsid w:val="5A74F304"/>
    <w:rsid w:val="5A77C21C"/>
    <w:rsid w:val="5A8AA94A"/>
    <w:rsid w:val="5A8C28F5"/>
    <w:rsid w:val="5A90BDFA"/>
    <w:rsid w:val="5A9563C1"/>
    <w:rsid w:val="5A95D8E1"/>
    <w:rsid w:val="5A99B4DC"/>
    <w:rsid w:val="5AAF0978"/>
    <w:rsid w:val="5AAFA38B"/>
    <w:rsid w:val="5AB0ACA6"/>
    <w:rsid w:val="5AB0AF54"/>
    <w:rsid w:val="5AB205E6"/>
    <w:rsid w:val="5ABC58B9"/>
    <w:rsid w:val="5AC0A16C"/>
    <w:rsid w:val="5AC11D0C"/>
    <w:rsid w:val="5AC3D76A"/>
    <w:rsid w:val="5ACB15FE"/>
    <w:rsid w:val="5ACD8938"/>
    <w:rsid w:val="5ACE0C4C"/>
    <w:rsid w:val="5AD42125"/>
    <w:rsid w:val="5AD47675"/>
    <w:rsid w:val="5AE1D0F8"/>
    <w:rsid w:val="5AE1F6FF"/>
    <w:rsid w:val="5AE27BA9"/>
    <w:rsid w:val="5AE48D8F"/>
    <w:rsid w:val="5AE8DF24"/>
    <w:rsid w:val="5AE91C95"/>
    <w:rsid w:val="5B01F244"/>
    <w:rsid w:val="5B02FD2D"/>
    <w:rsid w:val="5B085372"/>
    <w:rsid w:val="5B0BE727"/>
    <w:rsid w:val="5B102A6B"/>
    <w:rsid w:val="5B10E276"/>
    <w:rsid w:val="5B18ECD5"/>
    <w:rsid w:val="5B1D2D38"/>
    <w:rsid w:val="5B21768F"/>
    <w:rsid w:val="5B26B526"/>
    <w:rsid w:val="5B27B347"/>
    <w:rsid w:val="5B28AB8F"/>
    <w:rsid w:val="5B3EA51D"/>
    <w:rsid w:val="5B3EEA3B"/>
    <w:rsid w:val="5B408A71"/>
    <w:rsid w:val="5B435CFF"/>
    <w:rsid w:val="5B441C31"/>
    <w:rsid w:val="5B530766"/>
    <w:rsid w:val="5B5AE755"/>
    <w:rsid w:val="5B5EAA91"/>
    <w:rsid w:val="5B5EE7C1"/>
    <w:rsid w:val="5B6534A6"/>
    <w:rsid w:val="5B65E42D"/>
    <w:rsid w:val="5B6AF444"/>
    <w:rsid w:val="5B6E9A3D"/>
    <w:rsid w:val="5B71C826"/>
    <w:rsid w:val="5B75CFFA"/>
    <w:rsid w:val="5B79AF81"/>
    <w:rsid w:val="5B7B1F21"/>
    <w:rsid w:val="5B7B72CC"/>
    <w:rsid w:val="5B82E363"/>
    <w:rsid w:val="5B8724FE"/>
    <w:rsid w:val="5B8B5AD6"/>
    <w:rsid w:val="5B8BAEE7"/>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BBE50"/>
    <w:rsid w:val="5BAD8ED6"/>
    <w:rsid w:val="5BAFD9B9"/>
    <w:rsid w:val="5BB87B3F"/>
    <w:rsid w:val="5BD10BF0"/>
    <w:rsid w:val="5BD582C7"/>
    <w:rsid w:val="5BDAF128"/>
    <w:rsid w:val="5BDD8091"/>
    <w:rsid w:val="5BE23D42"/>
    <w:rsid w:val="5BE72E6A"/>
    <w:rsid w:val="5BE80EEB"/>
    <w:rsid w:val="5BE9A163"/>
    <w:rsid w:val="5BF57CF7"/>
    <w:rsid w:val="5BF677EE"/>
    <w:rsid w:val="5BF88929"/>
    <w:rsid w:val="5C01DFDF"/>
    <w:rsid w:val="5C048EB0"/>
    <w:rsid w:val="5C0A9C47"/>
    <w:rsid w:val="5C0C745F"/>
    <w:rsid w:val="5C152109"/>
    <w:rsid w:val="5C16089A"/>
    <w:rsid w:val="5C16E1A4"/>
    <w:rsid w:val="5C1D018C"/>
    <w:rsid w:val="5C1F8701"/>
    <w:rsid w:val="5C255362"/>
    <w:rsid w:val="5C294FFB"/>
    <w:rsid w:val="5C2D5E12"/>
    <w:rsid w:val="5C376BCD"/>
    <w:rsid w:val="5C3A9D7C"/>
    <w:rsid w:val="5C3C8C60"/>
    <w:rsid w:val="5C4FD7BB"/>
    <w:rsid w:val="5C4FE542"/>
    <w:rsid w:val="5C5C72C9"/>
    <w:rsid w:val="5C5D9821"/>
    <w:rsid w:val="5C614A4A"/>
    <w:rsid w:val="5C617AAC"/>
    <w:rsid w:val="5C6369AF"/>
    <w:rsid w:val="5C69A842"/>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38762"/>
    <w:rsid w:val="5C942DB8"/>
    <w:rsid w:val="5C95554A"/>
    <w:rsid w:val="5C96F9A0"/>
    <w:rsid w:val="5C977DA5"/>
    <w:rsid w:val="5C98A022"/>
    <w:rsid w:val="5C998C95"/>
    <w:rsid w:val="5C9B7DEF"/>
    <w:rsid w:val="5CA519D3"/>
    <w:rsid w:val="5CA80822"/>
    <w:rsid w:val="5CB71562"/>
    <w:rsid w:val="5CB7E7F7"/>
    <w:rsid w:val="5CBA72CB"/>
    <w:rsid w:val="5CBDB119"/>
    <w:rsid w:val="5CC145D0"/>
    <w:rsid w:val="5CC2C7CC"/>
    <w:rsid w:val="5CCEDF69"/>
    <w:rsid w:val="5CD68003"/>
    <w:rsid w:val="5CD70049"/>
    <w:rsid w:val="5CD81B1F"/>
    <w:rsid w:val="5CE3F7E6"/>
    <w:rsid w:val="5CEBE603"/>
    <w:rsid w:val="5CED2D71"/>
    <w:rsid w:val="5CED4C1B"/>
    <w:rsid w:val="5CF02F9E"/>
    <w:rsid w:val="5CF1A77F"/>
    <w:rsid w:val="5CF32DEA"/>
    <w:rsid w:val="5CF5CDFE"/>
    <w:rsid w:val="5CF80EA0"/>
    <w:rsid w:val="5D045C49"/>
    <w:rsid w:val="5D05FA5E"/>
    <w:rsid w:val="5D07431A"/>
    <w:rsid w:val="5D08F117"/>
    <w:rsid w:val="5D095748"/>
    <w:rsid w:val="5D0A6A9E"/>
    <w:rsid w:val="5D10C5ED"/>
    <w:rsid w:val="5D122E40"/>
    <w:rsid w:val="5D190DDE"/>
    <w:rsid w:val="5D19B311"/>
    <w:rsid w:val="5D1B1304"/>
    <w:rsid w:val="5D1FA1C1"/>
    <w:rsid w:val="5D219C90"/>
    <w:rsid w:val="5D224994"/>
    <w:rsid w:val="5D27B441"/>
    <w:rsid w:val="5D2E2BF6"/>
    <w:rsid w:val="5D3EFC80"/>
    <w:rsid w:val="5D4113B3"/>
    <w:rsid w:val="5D494953"/>
    <w:rsid w:val="5D4E8B07"/>
    <w:rsid w:val="5D5101C6"/>
    <w:rsid w:val="5D5675B6"/>
    <w:rsid w:val="5D598B83"/>
    <w:rsid w:val="5D630B10"/>
    <w:rsid w:val="5D68F52F"/>
    <w:rsid w:val="5D714049"/>
    <w:rsid w:val="5D715E1C"/>
    <w:rsid w:val="5D72750F"/>
    <w:rsid w:val="5D730CBA"/>
    <w:rsid w:val="5D74AAFD"/>
    <w:rsid w:val="5D7DB234"/>
    <w:rsid w:val="5D7F6FF6"/>
    <w:rsid w:val="5D835D8A"/>
    <w:rsid w:val="5D84D2C3"/>
    <w:rsid w:val="5D8518DD"/>
    <w:rsid w:val="5D859A54"/>
    <w:rsid w:val="5D879763"/>
    <w:rsid w:val="5D919726"/>
    <w:rsid w:val="5D92A744"/>
    <w:rsid w:val="5D979F8D"/>
    <w:rsid w:val="5D980366"/>
    <w:rsid w:val="5DA3B812"/>
    <w:rsid w:val="5DA98686"/>
    <w:rsid w:val="5DAA3116"/>
    <w:rsid w:val="5DBACA7E"/>
    <w:rsid w:val="5DBBA54F"/>
    <w:rsid w:val="5DBD05C1"/>
    <w:rsid w:val="5DBD1534"/>
    <w:rsid w:val="5DC1D5A2"/>
    <w:rsid w:val="5DC28918"/>
    <w:rsid w:val="5DC4EFE1"/>
    <w:rsid w:val="5DC5C87A"/>
    <w:rsid w:val="5DD085E2"/>
    <w:rsid w:val="5DDB691F"/>
    <w:rsid w:val="5DDF03AB"/>
    <w:rsid w:val="5DE535E0"/>
    <w:rsid w:val="5DE9528D"/>
    <w:rsid w:val="5DEE5FE0"/>
    <w:rsid w:val="5DEE765B"/>
    <w:rsid w:val="5DF423E7"/>
    <w:rsid w:val="5DFB9E64"/>
    <w:rsid w:val="5E0224E2"/>
    <w:rsid w:val="5E04BC1C"/>
    <w:rsid w:val="5E0567D6"/>
    <w:rsid w:val="5E06AE3D"/>
    <w:rsid w:val="5E1D9BFE"/>
    <w:rsid w:val="5E2170AF"/>
    <w:rsid w:val="5E24A21C"/>
    <w:rsid w:val="5E264465"/>
    <w:rsid w:val="5E2D5CDD"/>
    <w:rsid w:val="5E2F8843"/>
    <w:rsid w:val="5E31FD0A"/>
    <w:rsid w:val="5E32CE95"/>
    <w:rsid w:val="5E3C670A"/>
    <w:rsid w:val="5E40E23A"/>
    <w:rsid w:val="5E419FDB"/>
    <w:rsid w:val="5E455820"/>
    <w:rsid w:val="5E45D834"/>
    <w:rsid w:val="5E461B76"/>
    <w:rsid w:val="5E465F35"/>
    <w:rsid w:val="5E489255"/>
    <w:rsid w:val="5E4A7F9F"/>
    <w:rsid w:val="5E51A3F8"/>
    <w:rsid w:val="5E56F25E"/>
    <w:rsid w:val="5E588B93"/>
    <w:rsid w:val="5E589EC9"/>
    <w:rsid w:val="5E59F62B"/>
    <w:rsid w:val="5E5BE640"/>
    <w:rsid w:val="5E6080FD"/>
    <w:rsid w:val="5E633CE5"/>
    <w:rsid w:val="5E64260D"/>
    <w:rsid w:val="5E64FEE5"/>
    <w:rsid w:val="5E66E587"/>
    <w:rsid w:val="5E6805A0"/>
    <w:rsid w:val="5E69A398"/>
    <w:rsid w:val="5E6CDBFA"/>
    <w:rsid w:val="5E6DD53D"/>
    <w:rsid w:val="5E76194F"/>
    <w:rsid w:val="5E79DD61"/>
    <w:rsid w:val="5E7F655F"/>
    <w:rsid w:val="5E8E54C0"/>
    <w:rsid w:val="5E9DE1F5"/>
    <w:rsid w:val="5E9E0448"/>
    <w:rsid w:val="5E9F4B3F"/>
    <w:rsid w:val="5EA997B6"/>
    <w:rsid w:val="5EABE8B7"/>
    <w:rsid w:val="5EB84DC8"/>
    <w:rsid w:val="5EBB11E3"/>
    <w:rsid w:val="5EBDCF96"/>
    <w:rsid w:val="5EC3A3E0"/>
    <w:rsid w:val="5EC6717C"/>
    <w:rsid w:val="5EC9CC26"/>
    <w:rsid w:val="5ECF508E"/>
    <w:rsid w:val="5ED3B9CC"/>
    <w:rsid w:val="5EDBFE5A"/>
    <w:rsid w:val="5EE51F52"/>
    <w:rsid w:val="5EE962CD"/>
    <w:rsid w:val="5EEA26A4"/>
    <w:rsid w:val="5EEBA9C3"/>
    <w:rsid w:val="5EF23E37"/>
    <w:rsid w:val="5EF2595D"/>
    <w:rsid w:val="5EF82F80"/>
    <w:rsid w:val="5EFF3029"/>
    <w:rsid w:val="5F044896"/>
    <w:rsid w:val="5F0E7B71"/>
    <w:rsid w:val="5F16D9F7"/>
    <w:rsid w:val="5F25DD90"/>
    <w:rsid w:val="5F297B9A"/>
    <w:rsid w:val="5F2A7F5F"/>
    <w:rsid w:val="5F310232"/>
    <w:rsid w:val="5F3CF751"/>
    <w:rsid w:val="5F401BD6"/>
    <w:rsid w:val="5F43D3A6"/>
    <w:rsid w:val="5F46EEC2"/>
    <w:rsid w:val="5F47966E"/>
    <w:rsid w:val="5F55A048"/>
    <w:rsid w:val="5F58ED29"/>
    <w:rsid w:val="5F5D5B72"/>
    <w:rsid w:val="5F5D895D"/>
    <w:rsid w:val="5F5EC75C"/>
    <w:rsid w:val="5F6D960D"/>
    <w:rsid w:val="5F70C9B7"/>
    <w:rsid w:val="5F765192"/>
    <w:rsid w:val="5F7C986D"/>
    <w:rsid w:val="5F84CB48"/>
    <w:rsid w:val="5F8B7C97"/>
    <w:rsid w:val="5F8C98B4"/>
    <w:rsid w:val="5F8E8E59"/>
    <w:rsid w:val="5F90052A"/>
    <w:rsid w:val="5F905758"/>
    <w:rsid w:val="5F90D4AD"/>
    <w:rsid w:val="5F90E18E"/>
    <w:rsid w:val="5F9531B2"/>
    <w:rsid w:val="5F9B6EBF"/>
    <w:rsid w:val="5F9CDDE0"/>
    <w:rsid w:val="5FA36CC0"/>
    <w:rsid w:val="5FA84DBC"/>
    <w:rsid w:val="5FA9464B"/>
    <w:rsid w:val="5FBC548D"/>
    <w:rsid w:val="5FBD851B"/>
    <w:rsid w:val="5FBED935"/>
    <w:rsid w:val="5FC0CC9A"/>
    <w:rsid w:val="5FC3C0AC"/>
    <w:rsid w:val="5FCAEB97"/>
    <w:rsid w:val="5FD12278"/>
    <w:rsid w:val="5FE12E72"/>
    <w:rsid w:val="5FE2284D"/>
    <w:rsid w:val="5FE7595A"/>
    <w:rsid w:val="5FF8E617"/>
    <w:rsid w:val="5FF8E6E3"/>
    <w:rsid w:val="5FF90C04"/>
    <w:rsid w:val="5FFC2490"/>
    <w:rsid w:val="5FFC63A4"/>
    <w:rsid w:val="5FFE3ED8"/>
    <w:rsid w:val="6007D575"/>
    <w:rsid w:val="600AC5B0"/>
    <w:rsid w:val="600B26A6"/>
    <w:rsid w:val="600C0B00"/>
    <w:rsid w:val="601118B5"/>
    <w:rsid w:val="6013D0A6"/>
    <w:rsid w:val="6017D7F0"/>
    <w:rsid w:val="60256A0E"/>
    <w:rsid w:val="602672AA"/>
    <w:rsid w:val="60279C1F"/>
    <w:rsid w:val="60286019"/>
    <w:rsid w:val="602B421F"/>
    <w:rsid w:val="602BCAC6"/>
    <w:rsid w:val="602D58D8"/>
    <w:rsid w:val="6032E348"/>
    <w:rsid w:val="60351A61"/>
    <w:rsid w:val="603FBECD"/>
    <w:rsid w:val="604596A5"/>
    <w:rsid w:val="604A9E47"/>
    <w:rsid w:val="604AE3C0"/>
    <w:rsid w:val="604FEFCB"/>
    <w:rsid w:val="6056DD6A"/>
    <w:rsid w:val="605BAD1C"/>
    <w:rsid w:val="605CB153"/>
    <w:rsid w:val="605D67F5"/>
    <w:rsid w:val="606023C2"/>
    <w:rsid w:val="60612EC4"/>
    <w:rsid w:val="60669AEE"/>
    <w:rsid w:val="6069CBFF"/>
    <w:rsid w:val="607577BA"/>
    <w:rsid w:val="607A7FE1"/>
    <w:rsid w:val="60829242"/>
    <w:rsid w:val="60849CCA"/>
    <w:rsid w:val="608BC601"/>
    <w:rsid w:val="60903C59"/>
    <w:rsid w:val="609A6BCD"/>
    <w:rsid w:val="609C0258"/>
    <w:rsid w:val="60A2247F"/>
    <w:rsid w:val="60B4247F"/>
    <w:rsid w:val="60B8B09E"/>
    <w:rsid w:val="60B94B4D"/>
    <w:rsid w:val="60C22D68"/>
    <w:rsid w:val="60C2FDCE"/>
    <w:rsid w:val="60C38133"/>
    <w:rsid w:val="60C6090E"/>
    <w:rsid w:val="60CD3981"/>
    <w:rsid w:val="60CF6589"/>
    <w:rsid w:val="60D4D734"/>
    <w:rsid w:val="60D5E593"/>
    <w:rsid w:val="60D7640F"/>
    <w:rsid w:val="60DA574D"/>
    <w:rsid w:val="60E2D9D3"/>
    <w:rsid w:val="60EC9C21"/>
    <w:rsid w:val="60EF5A90"/>
    <w:rsid w:val="60F79E8F"/>
    <w:rsid w:val="60F8616D"/>
    <w:rsid w:val="60FC22BE"/>
    <w:rsid w:val="6102B336"/>
    <w:rsid w:val="61036447"/>
    <w:rsid w:val="6106049A"/>
    <w:rsid w:val="61081185"/>
    <w:rsid w:val="610B8EAD"/>
    <w:rsid w:val="61107E76"/>
    <w:rsid w:val="6118B373"/>
    <w:rsid w:val="6118E82F"/>
    <w:rsid w:val="611CBA0E"/>
    <w:rsid w:val="611FA19C"/>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9D319"/>
    <w:rsid w:val="615244DE"/>
    <w:rsid w:val="61526358"/>
    <w:rsid w:val="61552B58"/>
    <w:rsid w:val="61557BB2"/>
    <w:rsid w:val="6159983E"/>
    <w:rsid w:val="615AB11C"/>
    <w:rsid w:val="615F2942"/>
    <w:rsid w:val="6160ECF0"/>
    <w:rsid w:val="61661466"/>
    <w:rsid w:val="6173FE6C"/>
    <w:rsid w:val="61768E81"/>
    <w:rsid w:val="617EF159"/>
    <w:rsid w:val="617FFF77"/>
    <w:rsid w:val="618368FC"/>
    <w:rsid w:val="618B8DEE"/>
    <w:rsid w:val="6191699E"/>
    <w:rsid w:val="61A089EF"/>
    <w:rsid w:val="61AA3CE6"/>
    <w:rsid w:val="61B1CB8D"/>
    <w:rsid w:val="61B75A45"/>
    <w:rsid w:val="61B7E161"/>
    <w:rsid w:val="61C248EA"/>
    <w:rsid w:val="61C6B64E"/>
    <w:rsid w:val="61C79B27"/>
    <w:rsid w:val="61CA2D0C"/>
    <w:rsid w:val="61CB65B7"/>
    <w:rsid w:val="61CD09BB"/>
    <w:rsid w:val="61DAE510"/>
    <w:rsid w:val="61DDB51D"/>
    <w:rsid w:val="61E35DCE"/>
    <w:rsid w:val="61E414E1"/>
    <w:rsid w:val="61E74FC1"/>
    <w:rsid w:val="61EB4CE5"/>
    <w:rsid w:val="61F31243"/>
    <w:rsid w:val="61F8FF66"/>
    <w:rsid w:val="61F9CFFA"/>
    <w:rsid w:val="61FC0D01"/>
    <w:rsid w:val="62026E15"/>
    <w:rsid w:val="6205B04B"/>
    <w:rsid w:val="62071045"/>
    <w:rsid w:val="62092635"/>
    <w:rsid w:val="620B9716"/>
    <w:rsid w:val="620CC74A"/>
    <w:rsid w:val="620F61D6"/>
    <w:rsid w:val="6214214D"/>
    <w:rsid w:val="6216FD44"/>
    <w:rsid w:val="621D7770"/>
    <w:rsid w:val="6235AC67"/>
    <w:rsid w:val="6236224F"/>
    <w:rsid w:val="6236675E"/>
    <w:rsid w:val="623A43C7"/>
    <w:rsid w:val="623AC772"/>
    <w:rsid w:val="623B755B"/>
    <w:rsid w:val="623BDD6C"/>
    <w:rsid w:val="62412A35"/>
    <w:rsid w:val="6242EBFA"/>
    <w:rsid w:val="6247528A"/>
    <w:rsid w:val="6250C200"/>
    <w:rsid w:val="6255CDC8"/>
    <w:rsid w:val="625EAAC9"/>
    <w:rsid w:val="62623984"/>
    <w:rsid w:val="6268170F"/>
    <w:rsid w:val="626C8DA4"/>
    <w:rsid w:val="626D13E1"/>
    <w:rsid w:val="6275D8C7"/>
    <w:rsid w:val="62772935"/>
    <w:rsid w:val="62861302"/>
    <w:rsid w:val="6286F675"/>
    <w:rsid w:val="628A1E8D"/>
    <w:rsid w:val="628FB0E7"/>
    <w:rsid w:val="629266A2"/>
    <w:rsid w:val="629473CD"/>
    <w:rsid w:val="6294DA4F"/>
    <w:rsid w:val="62983650"/>
    <w:rsid w:val="629AE88D"/>
    <w:rsid w:val="629BF348"/>
    <w:rsid w:val="62A051CF"/>
    <w:rsid w:val="62A2DB8E"/>
    <w:rsid w:val="62A359A3"/>
    <w:rsid w:val="62ABDD0C"/>
    <w:rsid w:val="62B49889"/>
    <w:rsid w:val="62B79949"/>
    <w:rsid w:val="62BF18A4"/>
    <w:rsid w:val="62C0025F"/>
    <w:rsid w:val="62C45459"/>
    <w:rsid w:val="62C868BF"/>
    <w:rsid w:val="62CA7176"/>
    <w:rsid w:val="62D914CD"/>
    <w:rsid w:val="62DA301D"/>
    <w:rsid w:val="62DF409A"/>
    <w:rsid w:val="62DFA7C0"/>
    <w:rsid w:val="62E3A370"/>
    <w:rsid w:val="62E5F605"/>
    <w:rsid w:val="62EB22CE"/>
    <w:rsid w:val="62EF474C"/>
    <w:rsid w:val="62F09AAC"/>
    <w:rsid w:val="62F1B075"/>
    <w:rsid w:val="62F6817D"/>
    <w:rsid w:val="62F8F28F"/>
    <w:rsid w:val="62FBDDCE"/>
    <w:rsid w:val="6301371E"/>
    <w:rsid w:val="630255F3"/>
    <w:rsid w:val="6303C8BE"/>
    <w:rsid w:val="6306690E"/>
    <w:rsid w:val="6309BFA8"/>
    <w:rsid w:val="630ACF9F"/>
    <w:rsid w:val="630CD6C6"/>
    <w:rsid w:val="6311E0F8"/>
    <w:rsid w:val="6313BB46"/>
    <w:rsid w:val="631521F5"/>
    <w:rsid w:val="63160431"/>
    <w:rsid w:val="6317A2F8"/>
    <w:rsid w:val="63230824"/>
    <w:rsid w:val="632C254D"/>
    <w:rsid w:val="632E4F90"/>
    <w:rsid w:val="6332A842"/>
    <w:rsid w:val="633DD769"/>
    <w:rsid w:val="63414B54"/>
    <w:rsid w:val="6357DF95"/>
    <w:rsid w:val="635A5A0C"/>
    <w:rsid w:val="635C7573"/>
    <w:rsid w:val="635D2F21"/>
    <w:rsid w:val="63636B88"/>
    <w:rsid w:val="6363B1AE"/>
    <w:rsid w:val="637017FE"/>
    <w:rsid w:val="63776516"/>
    <w:rsid w:val="63783E62"/>
    <w:rsid w:val="6379C90C"/>
    <w:rsid w:val="637C52AE"/>
    <w:rsid w:val="637E62DE"/>
    <w:rsid w:val="638284F2"/>
    <w:rsid w:val="63848575"/>
    <w:rsid w:val="638F3656"/>
    <w:rsid w:val="638F7D1B"/>
    <w:rsid w:val="6390A5CD"/>
    <w:rsid w:val="639156EA"/>
    <w:rsid w:val="63916815"/>
    <w:rsid w:val="639234A6"/>
    <w:rsid w:val="6393D3FD"/>
    <w:rsid w:val="639D3EB1"/>
    <w:rsid w:val="639F5F29"/>
    <w:rsid w:val="63A143F3"/>
    <w:rsid w:val="63A82060"/>
    <w:rsid w:val="63AB43A0"/>
    <w:rsid w:val="63ACD2E6"/>
    <w:rsid w:val="63B2CDA5"/>
    <w:rsid w:val="63B857C6"/>
    <w:rsid w:val="63B899E8"/>
    <w:rsid w:val="63BA7158"/>
    <w:rsid w:val="63BCEDEA"/>
    <w:rsid w:val="63C3C74D"/>
    <w:rsid w:val="63C40E2E"/>
    <w:rsid w:val="63C8A41C"/>
    <w:rsid w:val="63C96951"/>
    <w:rsid w:val="63CDAAFB"/>
    <w:rsid w:val="63CE2427"/>
    <w:rsid w:val="63D0BE3B"/>
    <w:rsid w:val="63D47292"/>
    <w:rsid w:val="63D61144"/>
    <w:rsid w:val="63DD33A5"/>
    <w:rsid w:val="63DD618F"/>
    <w:rsid w:val="63DF24EC"/>
    <w:rsid w:val="63DF8524"/>
    <w:rsid w:val="63E0B33E"/>
    <w:rsid w:val="63E57B4D"/>
    <w:rsid w:val="63E83C7B"/>
    <w:rsid w:val="63EF712B"/>
    <w:rsid w:val="63EFC34C"/>
    <w:rsid w:val="63F3FCA2"/>
    <w:rsid w:val="63F98A01"/>
    <w:rsid w:val="63FD304D"/>
    <w:rsid w:val="63FF03A1"/>
    <w:rsid w:val="63FF5EE4"/>
    <w:rsid w:val="64055743"/>
    <w:rsid w:val="64062011"/>
    <w:rsid w:val="6407611D"/>
    <w:rsid w:val="6409C6D1"/>
    <w:rsid w:val="64179A9B"/>
    <w:rsid w:val="6418CD77"/>
    <w:rsid w:val="641E1245"/>
    <w:rsid w:val="641FC89E"/>
    <w:rsid w:val="6424AC1F"/>
    <w:rsid w:val="6429C24F"/>
    <w:rsid w:val="6434B39C"/>
    <w:rsid w:val="6437731C"/>
    <w:rsid w:val="643A0598"/>
    <w:rsid w:val="643A8E21"/>
    <w:rsid w:val="643B70F9"/>
    <w:rsid w:val="643EA88B"/>
    <w:rsid w:val="6449A0EF"/>
    <w:rsid w:val="644A99FA"/>
    <w:rsid w:val="644AF8B7"/>
    <w:rsid w:val="6452BEB0"/>
    <w:rsid w:val="6454946B"/>
    <w:rsid w:val="6454F644"/>
    <w:rsid w:val="6456D7A9"/>
    <w:rsid w:val="645801B6"/>
    <w:rsid w:val="64619911"/>
    <w:rsid w:val="6461E5F1"/>
    <w:rsid w:val="64657BEE"/>
    <w:rsid w:val="646FC9B2"/>
    <w:rsid w:val="6471346A"/>
    <w:rsid w:val="6471EFA0"/>
    <w:rsid w:val="64790917"/>
    <w:rsid w:val="64861FA9"/>
    <w:rsid w:val="64873EDF"/>
    <w:rsid w:val="6489F16C"/>
    <w:rsid w:val="648CC3BE"/>
    <w:rsid w:val="6495D9A7"/>
    <w:rsid w:val="64988F54"/>
    <w:rsid w:val="6499B4E0"/>
    <w:rsid w:val="64A1FBA6"/>
    <w:rsid w:val="64AE0129"/>
    <w:rsid w:val="64AE60CF"/>
    <w:rsid w:val="64B04051"/>
    <w:rsid w:val="64B04B46"/>
    <w:rsid w:val="64B6594E"/>
    <w:rsid w:val="64B6DBBE"/>
    <w:rsid w:val="64B9AB19"/>
    <w:rsid w:val="64BA6AFC"/>
    <w:rsid w:val="64BF9EBB"/>
    <w:rsid w:val="64C1D415"/>
    <w:rsid w:val="64C76C2F"/>
    <w:rsid w:val="64CC3AD4"/>
    <w:rsid w:val="64D018EA"/>
    <w:rsid w:val="64D4C47B"/>
    <w:rsid w:val="64D92494"/>
    <w:rsid w:val="64DC999F"/>
    <w:rsid w:val="64DDB469"/>
    <w:rsid w:val="64DFA400"/>
    <w:rsid w:val="64E0C14F"/>
    <w:rsid w:val="64EA8AA3"/>
    <w:rsid w:val="64EDE8EE"/>
    <w:rsid w:val="64EDE9CB"/>
    <w:rsid w:val="64EF7731"/>
    <w:rsid w:val="64F0F84D"/>
    <w:rsid w:val="64F6A467"/>
    <w:rsid w:val="64F9E9AC"/>
    <w:rsid w:val="650167D4"/>
    <w:rsid w:val="6507BE41"/>
    <w:rsid w:val="65120555"/>
    <w:rsid w:val="65125D8C"/>
    <w:rsid w:val="6512F914"/>
    <w:rsid w:val="6513EF1A"/>
    <w:rsid w:val="65162639"/>
    <w:rsid w:val="651659B1"/>
    <w:rsid w:val="651930C8"/>
    <w:rsid w:val="651C2C64"/>
    <w:rsid w:val="651E0A6B"/>
    <w:rsid w:val="6520E6CA"/>
    <w:rsid w:val="65243531"/>
    <w:rsid w:val="65246E70"/>
    <w:rsid w:val="65270D60"/>
    <w:rsid w:val="653863B1"/>
    <w:rsid w:val="653AB3B2"/>
    <w:rsid w:val="6541E7E8"/>
    <w:rsid w:val="6542F9B1"/>
    <w:rsid w:val="654CE697"/>
    <w:rsid w:val="654CFA7E"/>
    <w:rsid w:val="65500774"/>
    <w:rsid w:val="6551D958"/>
    <w:rsid w:val="6551D99B"/>
    <w:rsid w:val="6556FBE2"/>
    <w:rsid w:val="655CED17"/>
    <w:rsid w:val="655E4FDE"/>
    <w:rsid w:val="65642B40"/>
    <w:rsid w:val="65668C74"/>
    <w:rsid w:val="6566B76D"/>
    <w:rsid w:val="656CF0FA"/>
    <w:rsid w:val="65775523"/>
    <w:rsid w:val="6577A57F"/>
    <w:rsid w:val="657863FA"/>
    <w:rsid w:val="657B1443"/>
    <w:rsid w:val="657B1E28"/>
    <w:rsid w:val="65800552"/>
    <w:rsid w:val="658BC822"/>
    <w:rsid w:val="658C071B"/>
    <w:rsid w:val="658D6E8A"/>
    <w:rsid w:val="658DA4A3"/>
    <w:rsid w:val="65954D7F"/>
    <w:rsid w:val="659789CE"/>
    <w:rsid w:val="6598234B"/>
    <w:rsid w:val="659FD512"/>
    <w:rsid w:val="659FD626"/>
    <w:rsid w:val="65A37448"/>
    <w:rsid w:val="65A37502"/>
    <w:rsid w:val="65A4FDD4"/>
    <w:rsid w:val="65AB31AA"/>
    <w:rsid w:val="65AF13D0"/>
    <w:rsid w:val="65B51976"/>
    <w:rsid w:val="65B5FF92"/>
    <w:rsid w:val="65B604D5"/>
    <w:rsid w:val="65BB900A"/>
    <w:rsid w:val="65BCB308"/>
    <w:rsid w:val="65BF81E9"/>
    <w:rsid w:val="65DEB207"/>
    <w:rsid w:val="65DEDBFE"/>
    <w:rsid w:val="65E61DCD"/>
    <w:rsid w:val="65F77FF6"/>
    <w:rsid w:val="65FD8A47"/>
    <w:rsid w:val="65FDBED4"/>
    <w:rsid w:val="6601CD45"/>
    <w:rsid w:val="66033562"/>
    <w:rsid w:val="660DA91B"/>
    <w:rsid w:val="660E649D"/>
    <w:rsid w:val="661D7164"/>
    <w:rsid w:val="66256F99"/>
    <w:rsid w:val="66286AFA"/>
    <w:rsid w:val="66287D16"/>
    <w:rsid w:val="662EF075"/>
    <w:rsid w:val="66345FB5"/>
    <w:rsid w:val="6634D521"/>
    <w:rsid w:val="6635733B"/>
    <w:rsid w:val="6636370D"/>
    <w:rsid w:val="663A2525"/>
    <w:rsid w:val="663A81E2"/>
    <w:rsid w:val="663F1017"/>
    <w:rsid w:val="664175DF"/>
    <w:rsid w:val="664FBE80"/>
    <w:rsid w:val="665C4096"/>
    <w:rsid w:val="666327B9"/>
    <w:rsid w:val="666349F4"/>
    <w:rsid w:val="6665A652"/>
    <w:rsid w:val="6665D508"/>
    <w:rsid w:val="66684B9E"/>
    <w:rsid w:val="666A16D6"/>
    <w:rsid w:val="6674F4F5"/>
    <w:rsid w:val="66773D75"/>
    <w:rsid w:val="6677A05B"/>
    <w:rsid w:val="66797B28"/>
    <w:rsid w:val="66799FEC"/>
    <w:rsid w:val="668C2B9E"/>
    <w:rsid w:val="668E0295"/>
    <w:rsid w:val="668FEF81"/>
    <w:rsid w:val="66977FA6"/>
    <w:rsid w:val="669C55F4"/>
    <w:rsid w:val="669E11A6"/>
    <w:rsid w:val="66A6C7C7"/>
    <w:rsid w:val="66ACF994"/>
    <w:rsid w:val="66B32C15"/>
    <w:rsid w:val="66B8543F"/>
    <w:rsid w:val="66C4F97D"/>
    <w:rsid w:val="66C5CE01"/>
    <w:rsid w:val="66CB8287"/>
    <w:rsid w:val="66CF6546"/>
    <w:rsid w:val="66D1D9E2"/>
    <w:rsid w:val="66DF2BD0"/>
    <w:rsid w:val="66E05C51"/>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4376B"/>
    <w:rsid w:val="67195C28"/>
    <w:rsid w:val="671AA1F0"/>
    <w:rsid w:val="671F9058"/>
    <w:rsid w:val="6725582A"/>
    <w:rsid w:val="672AE697"/>
    <w:rsid w:val="672C9688"/>
    <w:rsid w:val="67364B7E"/>
    <w:rsid w:val="673965F7"/>
    <w:rsid w:val="6741562C"/>
    <w:rsid w:val="6747D46A"/>
    <w:rsid w:val="674A5DA9"/>
    <w:rsid w:val="674B0B2E"/>
    <w:rsid w:val="674CA021"/>
    <w:rsid w:val="67503419"/>
    <w:rsid w:val="675662AE"/>
    <w:rsid w:val="675D2740"/>
    <w:rsid w:val="6762201E"/>
    <w:rsid w:val="676737BF"/>
    <w:rsid w:val="67739D26"/>
    <w:rsid w:val="6774B1F6"/>
    <w:rsid w:val="6776D048"/>
    <w:rsid w:val="6777AC19"/>
    <w:rsid w:val="677B27E0"/>
    <w:rsid w:val="677C5DCA"/>
    <w:rsid w:val="678AF933"/>
    <w:rsid w:val="679847D5"/>
    <w:rsid w:val="679A1EA0"/>
    <w:rsid w:val="679B10A6"/>
    <w:rsid w:val="679F190A"/>
    <w:rsid w:val="67A01C64"/>
    <w:rsid w:val="67B0731B"/>
    <w:rsid w:val="67B14838"/>
    <w:rsid w:val="67B4FD9B"/>
    <w:rsid w:val="67BAAFC4"/>
    <w:rsid w:val="67C133B8"/>
    <w:rsid w:val="67C368C7"/>
    <w:rsid w:val="67C5C84F"/>
    <w:rsid w:val="67C7276D"/>
    <w:rsid w:val="67CAE16D"/>
    <w:rsid w:val="67CFFED4"/>
    <w:rsid w:val="67D411D5"/>
    <w:rsid w:val="67D4998B"/>
    <w:rsid w:val="67D51431"/>
    <w:rsid w:val="67D52F8A"/>
    <w:rsid w:val="67D7EAB2"/>
    <w:rsid w:val="67E76FB0"/>
    <w:rsid w:val="67EE994E"/>
    <w:rsid w:val="67F09C66"/>
    <w:rsid w:val="67F2F27C"/>
    <w:rsid w:val="67F82924"/>
    <w:rsid w:val="6803A590"/>
    <w:rsid w:val="680A151A"/>
    <w:rsid w:val="681400BC"/>
    <w:rsid w:val="681680D9"/>
    <w:rsid w:val="68180411"/>
    <w:rsid w:val="681E1F92"/>
    <w:rsid w:val="68207AA2"/>
    <w:rsid w:val="68224A00"/>
    <w:rsid w:val="6822BA11"/>
    <w:rsid w:val="68237E92"/>
    <w:rsid w:val="682DC100"/>
    <w:rsid w:val="6833A947"/>
    <w:rsid w:val="683A281F"/>
    <w:rsid w:val="683AFF9E"/>
    <w:rsid w:val="683BDBA1"/>
    <w:rsid w:val="683D5ECE"/>
    <w:rsid w:val="683F95DC"/>
    <w:rsid w:val="6841EF58"/>
    <w:rsid w:val="684511F6"/>
    <w:rsid w:val="6848D253"/>
    <w:rsid w:val="6848FF67"/>
    <w:rsid w:val="684993E1"/>
    <w:rsid w:val="684A7F36"/>
    <w:rsid w:val="68532199"/>
    <w:rsid w:val="685EF0DF"/>
    <w:rsid w:val="685F15B7"/>
    <w:rsid w:val="68602354"/>
    <w:rsid w:val="6861223E"/>
    <w:rsid w:val="6866A4B0"/>
    <w:rsid w:val="686740C6"/>
    <w:rsid w:val="686A326E"/>
    <w:rsid w:val="686B8F70"/>
    <w:rsid w:val="68729B07"/>
    <w:rsid w:val="68736BC1"/>
    <w:rsid w:val="6873C213"/>
    <w:rsid w:val="687540D1"/>
    <w:rsid w:val="687C8B53"/>
    <w:rsid w:val="687FF820"/>
    <w:rsid w:val="68813489"/>
    <w:rsid w:val="6884D3C1"/>
    <w:rsid w:val="68861D73"/>
    <w:rsid w:val="6886D1AF"/>
    <w:rsid w:val="688D89D7"/>
    <w:rsid w:val="6895979A"/>
    <w:rsid w:val="689DA5B4"/>
    <w:rsid w:val="689F0615"/>
    <w:rsid w:val="68A77B47"/>
    <w:rsid w:val="68A94235"/>
    <w:rsid w:val="68B70574"/>
    <w:rsid w:val="68BCEBB9"/>
    <w:rsid w:val="68C02B12"/>
    <w:rsid w:val="68C3B1FA"/>
    <w:rsid w:val="68C3E3BE"/>
    <w:rsid w:val="68C68861"/>
    <w:rsid w:val="68C7FFE1"/>
    <w:rsid w:val="68D7306A"/>
    <w:rsid w:val="68E0F6A0"/>
    <w:rsid w:val="68E18085"/>
    <w:rsid w:val="68E4E7F2"/>
    <w:rsid w:val="68EADA10"/>
    <w:rsid w:val="68F58877"/>
    <w:rsid w:val="6900CDD8"/>
    <w:rsid w:val="69044F40"/>
    <w:rsid w:val="6907F254"/>
    <w:rsid w:val="690D5BA9"/>
    <w:rsid w:val="6912D043"/>
    <w:rsid w:val="69135F63"/>
    <w:rsid w:val="69138283"/>
    <w:rsid w:val="6919EFA0"/>
    <w:rsid w:val="6923DC42"/>
    <w:rsid w:val="692D507C"/>
    <w:rsid w:val="692E0726"/>
    <w:rsid w:val="692E4EFA"/>
    <w:rsid w:val="69309429"/>
    <w:rsid w:val="69378A27"/>
    <w:rsid w:val="69390568"/>
    <w:rsid w:val="693DB2B9"/>
    <w:rsid w:val="6941762F"/>
    <w:rsid w:val="694CF95A"/>
    <w:rsid w:val="6954BCBC"/>
    <w:rsid w:val="6955EFD7"/>
    <w:rsid w:val="69568297"/>
    <w:rsid w:val="695C43BF"/>
    <w:rsid w:val="695D7C21"/>
    <w:rsid w:val="6965277D"/>
    <w:rsid w:val="6966BDC7"/>
    <w:rsid w:val="6968EC57"/>
    <w:rsid w:val="696B9847"/>
    <w:rsid w:val="696D6BD7"/>
    <w:rsid w:val="6972D4ED"/>
    <w:rsid w:val="6979B2E0"/>
    <w:rsid w:val="69824276"/>
    <w:rsid w:val="69835326"/>
    <w:rsid w:val="69864EFC"/>
    <w:rsid w:val="6988FA30"/>
    <w:rsid w:val="698DFF6D"/>
    <w:rsid w:val="698F4491"/>
    <w:rsid w:val="69919018"/>
    <w:rsid w:val="6993ED9E"/>
    <w:rsid w:val="69958F5E"/>
    <w:rsid w:val="69976E1B"/>
    <w:rsid w:val="699BA15E"/>
    <w:rsid w:val="699BF788"/>
    <w:rsid w:val="699E3090"/>
    <w:rsid w:val="69A18F56"/>
    <w:rsid w:val="69AC95B7"/>
    <w:rsid w:val="69B2D828"/>
    <w:rsid w:val="69BEF742"/>
    <w:rsid w:val="69C1A131"/>
    <w:rsid w:val="69C56D49"/>
    <w:rsid w:val="69C866CC"/>
    <w:rsid w:val="69C8B03C"/>
    <w:rsid w:val="69CA6874"/>
    <w:rsid w:val="69D292B0"/>
    <w:rsid w:val="69D77543"/>
    <w:rsid w:val="69DC7829"/>
    <w:rsid w:val="69DE6889"/>
    <w:rsid w:val="69DEC5FB"/>
    <w:rsid w:val="69DEE7A9"/>
    <w:rsid w:val="69DF3D4C"/>
    <w:rsid w:val="69E0B483"/>
    <w:rsid w:val="69E45005"/>
    <w:rsid w:val="69EDAC36"/>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CDA15"/>
    <w:rsid w:val="6A1E46AC"/>
    <w:rsid w:val="6A210EB8"/>
    <w:rsid w:val="6A2BF133"/>
    <w:rsid w:val="6A2C2C47"/>
    <w:rsid w:val="6A312A52"/>
    <w:rsid w:val="6A31F2C6"/>
    <w:rsid w:val="6A32F636"/>
    <w:rsid w:val="6A3E7FF2"/>
    <w:rsid w:val="6A3EDDD4"/>
    <w:rsid w:val="6A4425DB"/>
    <w:rsid w:val="6A4800A5"/>
    <w:rsid w:val="6A488962"/>
    <w:rsid w:val="6A48B27C"/>
    <w:rsid w:val="6A4AF6EF"/>
    <w:rsid w:val="6A4C9C34"/>
    <w:rsid w:val="6A5201A4"/>
    <w:rsid w:val="6A53CBC0"/>
    <w:rsid w:val="6A559B38"/>
    <w:rsid w:val="6A57DD43"/>
    <w:rsid w:val="6A5AF7C0"/>
    <w:rsid w:val="6A5C2E34"/>
    <w:rsid w:val="6A5CB0A6"/>
    <w:rsid w:val="6A64FC94"/>
    <w:rsid w:val="6A660512"/>
    <w:rsid w:val="6A69B91E"/>
    <w:rsid w:val="6A6E311C"/>
    <w:rsid w:val="6A6FC43C"/>
    <w:rsid w:val="6A70D5B6"/>
    <w:rsid w:val="6A741BC7"/>
    <w:rsid w:val="6A76570A"/>
    <w:rsid w:val="6A78AA66"/>
    <w:rsid w:val="6A79F2A0"/>
    <w:rsid w:val="6A7B6CED"/>
    <w:rsid w:val="6A7C5EA5"/>
    <w:rsid w:val="6A7F1B1B"/>
    <w:rsid w:val="6A819A6F"/>
    <w:rsid w:val="6A84234E"/>
    <w:rsid w:val="6A84399D"/>
    <w:rsid w:val="6A8783DF"/>
    <w:rsid w:val="6A8DAE64"/>
    <w:rsid w:val="6A930454"/>
    <w:rsid w:val="6A984C68"/>
    <w:rsid w:val="6A9D14FB"/>
    <w:rsid w:val="6AA93CBB"/>
    <w:rsid w:val="6AB2E93D"/>
    <w:rsid w:val="6AC5D67E"/>
    <w:rsid w:val="6AC81586"/>
    <w:rsid w:val="6AC9356F"/>
    <w:rsid w:val="6ACCBDC9"/>
    <w:rsid w:val="6ACF4CD1"/>
    <w:rsid w:val="6AD25899"/>
    <w:rsid w:val="6AD2795C"/>
    <w:rsid w:val="6AD2A8C1"/>
    <w:rsid w:val="6ADC014B"/>
    <w:rsid w:val="6AE2E05D"/>
    <w:rsid w:val="6AE4A0B4"/>
    <w:rsid w:val="6AE9D394"/>
    <w:rsid w:val="6AEB7AB9"/>
    <w:rsid w:val="6AF1B5C2"/>
    <w:rsid w:val="6AF4F733"/>
    <w:rsid w:val="6AF55CEE"/>
    <w:rsid w:val="6AF8B42D"/>
    <w:rsid w:val="6AFE42BE"/>
    <w:rsid w:val="6B0BA623"/>
    <w:rsid w:val="6B0D1A15"/>
    <w:rsid w:val="6B0EDC21"/>
    <w:rsid w:val="6B1A439F"/>
    <w:rsid w:val="6B21754E"/>
    <w:rsid w:val="6B219EF5"/>
    <w:rsid w:val="6B329652"/>
    <w:rsid w:val="6B36C496"/>
    <w:rsid w:val="6B39BBD4"/>
    <w:rsid w:val="6B3D5A57"/>
    <w:rsid w:val="6B42902E"/>
    <w:rsid w:val="6B43C720"/>
    <w:rsid w:val="6B46C8AB"/>
    <w:rsid w:val="6B48F9F4"/>
    <w:rsid w:val="6B4940B8"/>
    <w:rsid w:val="6B4BD0CA"/>
    <w:rsid w:val="6B60DD8C"/>
    <w:rsid w:val="6B615698"/>
    <w:rsid w:val="6B61910D"/>
    <w:rsid w:val="6B61F0DC"/>
    <w:rsid w:val="6B677175"/>
    <w:rsid w:val="6B74A52E"/>
    <w:rsid w:val="6B779336"/>
    <w:rsid w:val="6B77DA79"/>
    <w:rsid w:val="6B78B4BE"/>
    <w:rsid w:val="6B7D5379"/>
    <w:rsid w:val="6B801105"/>
    <w:rsid w:val="6B85A8F2"/>
    <w:rsid w:val="6B8B2B78"/>
    <w:rsid w:val="6B8F02B9"/>
    <w:rsid w:val="6B8FA34B"/>
    <w:rsid w:val="6B906654"/>
    <w:rsid w:val="6B91851E"/>
    <w:rsid w:val="6B9A6BD3"/>
    <w:rsid w:val="6B9BEC7E"/>
    <w:rsid w:val="6BAA4AB7"/>
    <w:rsid w:val="6BAFC051"/>
    <w:rsid w:val="6BB46CD8"/>
    <w:rsid w:val="6BB769AF"/>
    <w:rsid w:val="6BB8FCEF"/>
    <w:rsid w:val="6BBADD58"/>
    <w:rsid w:val="6BC2236D"/>
    <w:rsid w:val="6BC44BBE"/>
    <w:rsid w:val="6BCC2C90"/>
    <w:rsid w:val="6BCD0CF3"/>
    <w:rsid w:val="6BD00055"/>
    <w:rsid w:val="6BD69FE1"/>
    <w:rsid w:val="6BE4428D"/>
    <w:rsid w:val="6BEA802F"/>
    <w:rsid w:val="6BED82ED"/>
    <w:rsid w:val="6BF7D6FC"/>
    <w:rsid w:val="6C01FCA0"/>
    <w:rsid w:val="6C03F80B"/>
    <w:rsid w:val="6C04C2F9"/>
    <w:rsid w:val="6C0508D3"/>
    <w:rsid w:val="6C09A18D"/>
    <w:rsid w:val="6C116EB5"/>
    <w:rsid w:val="6C146432"/>
    <w:rsid w:val="6C16D88A"/>
    <w:rsid w:val="6C1EBF17"/>
    <w:rsid w:val="6C1F5E0E"/>
    <w:rsid w:val="6C3035B9"/>
    <w:rsid w:val="6C3065AB"/>
    <w:rsid w:val="6C32336B"/>
    <w:rsid w:val="6C3B0E3F"/>
    <w:rsid w:val="6C3E5F75"/>
    <w:rsid w:val="6C3FD425"/>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5949F"/>
    <w:rsid w:val="6C6820EE"/>
    <w:rsid w:val="6C690E20"/>
    <w:rsid w:val="6C6FC5A5"/>
    <w:rsid w:val="6C79B430"/>
    <w:rsid w:val="6C7CF5A7"/>
    <w:rsid w:val="6C7EBC79"/>
    <w:rsid w:val="6C889A50"/>
    <w:rsid w:val="6C89C384"/>
    <w:rsid w:val="6C919025"/>
    <w:rsid w:val="6C93C6DF"/>
    <w:rsid w:val="6C9661CF"/>
    <w:rsid w:val="6C97DC94"/>
    <w:rsid w:val="6C9A439E"/>
    <w:rsid w:val="6C9AC946"/>
    <w:rsid w:val="6C9FFAFC"/>
    <w:rsid w:val="6CA1BF66"/>
    <w:rsid w:val="6CA44C49"/>
    <w:rsid w:val="6CA49A26"/>
    <w:rsid w:val="6CAA7908"/>
    <w:rsid w:val="6CAB5BD5"/>
    <w:rsid w:val="6CAC5294"/>
    <w:rsid w:val="6CC00AF0"/>
    <w:rsid w:val="6CC08441"/>
    <w:rsid w:val="6CCF6F03"/>
    <w:rsid w:val="6CCFBB7C"/>
    <w:rsid w:val="6CD255C2"/>
    <w:rsid w:val="6CD5747A"/>
    <w:rsid w:val="6CD8364C"/>
    <w:rsid w:val="6CD9665B"/>
    <w:rsid w:val="6CE78178"/>
    <w:rsid w:val="6CF19471"/>
    <w:rsid w:val="6CFB1197"/>
    <w:rsid w:val="6CFB64FD"/>
    <w:rsid w:val="6CFF6541"/>
    <w:rsid w:val="6D04CCF9"/>
    <w:rsid w:val="6D0BDA1D"/>
    <w:rsid w:val="6D0E5B2B"/>
    <w:rsid w:val="6D0FF8F2"/>
    <w:rsid w:val="6D10E6D1"/>
    <w:rsid w:val="6D11A48C"/>
    <w:rsid w:val="6D14A231"/>
    <w:rsid w:val="6D16CE31"/>
    <w:rsid w:val="6D183F6E"/>
    <w:rsid w:val="6D20138A"/>
    <w:rsid w:val="6D20B195"/>
    <w:rsid w:val="6D25B7F0"/>
    <w:rsid w:val="6D26250A"/>
    <w:rsid w:val="6D2D4ED8"/>
    <w:rsid w:val="6D2E0177"/>
    <w:rsid w:val="6D34AAEA"/>
    <w:rsid w:val="6D407F96"/>
    <w:rsid w:val="6D43D1BE"/>
    <w:rsid w:val="6D48A32A"/>
    <w:rsid w:val="6D4E8AFA"/>
    <w:rsid w:val="6D53796D"/>
    <w:rsid w:val="6D54FFD5"/>
    <w:rsid w:val="6D563CAD"/>
    <w:rsid w:val="6D5D0686"/>
    <w:rsid w:val="6D631550"/>
    <w:rsid w:val="6D724913"/>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4C9EE"/>
    <w:rsid w:val="6DB6208D"/>
    <w:rsid w:val="6DB71EF3"/>
    <w:rsid w:val="6DB9EAE1"/>
    <w:rsid w:val="6DBA4464"/>
    <w:rsid w:val="6DBA45A4"/>
    <w:rsid w:val="6DBDB643"/>
    <w:rsid w:val="6DBE10F4"/>
    <w:rsid w:val="6DBE3A90"/>
    <w:rsid w:val="6DC797D6"/>
    <w:rsid w:val="6DC7F137"/>
    <w:rsid w:val="6DC94F01"/>
    <w:rsid w:val="6DC9FC9C"/>
    <w:rsid w:val="6DCA22C3"/>
    <w:rsid w:val="6DD8AA48"/>
    <w:rsid w:val="6DD9C65E"/>
    <w:rsid w:val="6DDAF67D"/>
    <w:rsid w:val="6DDD3295"/>
    <w:rsid w:val="6DDF590E"/>
    <w:rsid w:val="6DE9E428"/>
    <w:rsid w:val="6DEC1210"/>
    <w:rsid w:val="6DF1070A"/>
    <w:rsid w:val="6DF531B2"/>
    <w:rsid w:val="6DF85343"/>
    <w:rsid w:val="6DFA4BB1"/>
    <w:rsid w:val="6DFCBDF1"/>
    <w:rsid w:val="6DFDF8B1"/>
    <w:rsid w:val="6E027D5E"/>
    <w:rsid w:val="6E02ECA0"/>
    <w:rsid w:val="6E02F76E"/>
    <w:rsid w:val="6E09EEB9"/>
    <w:rsid w:val="6E0CFDCE"/>
    <w:rsid w:val="6E1413C7"/>
    <w:rsid w:val="6E17DBC6"/>
    <w:rsid w:val="6E18396B"/>
    <w:rsid w:val="6E19295C"/>
    <w:rsid w:val="6E1D791F"/>
    <w:rsid w:val="6E3699A7"/>
    <w:rsid w:val="6E376B08"/>
    <w:rsid w:val="6E3A9EF4"/>
    <w:rsid w:val="6E3F8C6B"/>
    <w:rsid w:val="6E4A5632"/>
    <w:rsid w:val="6E4EF5C2"/>
    <w:rsid w:val="6E4F9E95"/>
    <w:rsid w:val="6E58B9BC"/>
    <w:rsid w:val="6E5E61EE"/>
    <w:rsid w:val="6E647524"/>
    <w:rsid w:val="6E64D9CA"/>
    <w:rsid w:val="6E693625"/>
    <w:rsid w:val="6E699AE3"/>
    <w:rsid w:val="6E69FF70"/>
    <w:rsid w:val="6E709B3F"/>
    <w:rsid w:val="6E7254B7"/>
    <w:rsid w:val="6E7999A4"/>
    <w:rsid w:val="6E7C8396"/>
    <w:rsid w:val="6E7E797B"/>
    <w:rsid w:val="6E8006DA"/>
    <w:rsid w:val="6E84425B"/>
    <w:rsid w:val="6E864C87"/>
    <w:rsid w:val="6E867208"/>
    <w:rsid w:val="6E90EF80"/>
    <w:rsid w:val="6E91296B"/>
    <w:rsid w:val="6E97D751"/>
    <w:rsid w:val="6E9B94B0"/>
    <w:rsid w:val="6E9D1E3D"/>
    <w:rsid w:val="6EA2CDA3"/>
    <w:rsid w:val="6EA6D48F"/>
    <w:rsid w:val="6EB05926"/>
    <w:rsid w:val="6EB5066E"/>
    <w:rsid w:val="6EB6B417"/>
    <w:rsid w:val="6EB6C63B"/>
    <w:rsid w:val="6EC49EAE"/>
    <w:rsid w:val="6ECC3D0E"/>
    <w:rsid w:val="6ED063C2"/>
    <w:rsid w:val="6ED44F77"/>
    <w:rsid w:val="6ED47533"/>
    <w:rsid w:val="6ED80B26"/>
    <w:rsid w:val="6EDA2FC1"/>
    <w:rsid w:val="6EDED45E"/>
    <w:rsid w:val="6EDF32E6"/>
    <w:rsid w:val="6EE8AAFB"/>
    <w:rsid w:val="6EEC12F4"/>
    <w:rsid w:val="6EED46D3"/>
    <w:rsid w:val="6EF1D884"/>
    <w:rsid w:val="6EF27123"/>
    <w:rsid w:val="6EF3C0C1"/>
    <w:rsid w:val="6EF541C6"/>
    <w:rsid w:val="6EF59874"/>
    <w:rsid w:val="6EF929D3"/>
    <w:rsid w:val="6EF9529E"/>
    <w:rsid w:val="6EFA9326"/>
    <w:rsid w:val="6EFD3A20"/>
    <w:rsid w:val="6F072E23"/>
    <w:rsid w:val="6F13053E"/>
    <w:rsid w:val="6F15A8FF"/>
    <w:rsid w:val="6F16A068"/>
    <w:rsid w:val="6F2057C7"/>
    <w:rsid w:val="6F268597"/>
    <w:rsid w:val="6F2879FE"/>
    <w:rsid w:val="6F29BDDB"/>
    <w:rsid w:val="6F2B8804"/>
    <w:rsid w:val="6F2BAB7B"/>
    <w:rsid w:val="6F2C702C"/>
    <w:rsid w:val="6F2EF953"/>
    <w:rsid w:val="6F34AE7D"/>
    <w:rsid w:val="6F387C2F"/>
    <w:rsid w:val="6F3C869A"/>
    <w:rsid w:val="6F3CF0C6"/>
    <w:rsid w:val="6F3DA901"/>
    <w:rsid w:val="6F41916F"/>
    <w:rsid w:val="6F422C78"/>
    <w:rsid w:val="6F469B94"/>
    <w:rsid w:val="6F4D123B"/>
    <w:rsid w:val="6F4F0BDC"/>
    <w:rsid w:val="6F50C107"/>
    <w:rsid w:val="6F519C51"/>
    <w:rsid w:val="6F5630B0"/>
    <w:rsid w:val="6F565F49"/>
    <w:rsid w:val="6F56B79C"/>
    <w:rsid w:val="6F5D653C"/>
    <w:rsid w:val="6F6D8B62"/>
    <w:rsid w:val="6F7495B6"/>
    <w:rsid w:val="6F7583AA"/>
    <w:rsid w:val="6F798073"/>
    <w:rsid w:val="6F7C9701"/>
    <w:rsid w:val="6F84C269"/>
    <w:rsid w:val="6F8B0E15"/>
    <w:rsid w:val="6F8BE8CA"/>
    <w:rsid w:val="6F91A7AA"/>
    <w:rsid w:val="6F926A2F"/>
    <w:rsid w:val="6F92D9B0"/>
    <w:rsid w:val="6F94E55E"/>
    <w:rsid w:val="6F981F2A"/>
    <w:rsid w:val="6F9B9AF4"/>
    <w:rsid w:val="6F9BABB5"/>
    <w:rsid w:val="6F9E4471"/>
    <w:rsid w:val="6F9E843D"/>
    <w:rsid w:val="6FA1B86A"/>
    <w:rsid w:val="6FA820A5"/>
    <w:rsid w:val="6FADAC08"/>
    <w:rsid w:val="6FC0BBEA"/>
    <w:rsid w:val="6FC5C1A9"/>
    <w:rsid w:val="6FC86856"/>
    <w:rsid w:val="6FC87331"/>
    <w:rsid w:val="6FCA453D"/>
    <w:rsid w:val="6FCC3421"/>
    <w:rsid w:val="6FD286C0"/>
    <w:rsid w:val="6FD310ED"/>
    <w:rsid w:val="6FD60E6B"/>
    <w:rsid w:val="6FDB8EDE"/>
    <w:rsid w:val="6FE64F60"/>
    <w:rsid w:val="6FED350D"/>
    <w:rsid w:val="6FF0022C"/>
    <w:rsid w:val="6FF16BFB"/>
    <w:rsid w:val="6FF7D379"/>
    <w:rsid w:val="6FFD0C4D"/>
    <w:rsid w:val="6FFF32D1"/>
    <w:rsid w:val="7006AF7F"/>
    <w:rsid w:val="70084E32"/>
    <w:rsid w:val="70111A7B"/>
    <w:rsid w:val="7025AE8D"/>
    <w:rsid w:val="702AAB57"/>
    <w:rsid w:val="7040E27C"/>
    <w:rsid w:val="70411A11"/>
    <w:rsid w:val="7045FFCF"/>
    <w:rsid w:val="70481538"/>
    <w:rsid w:val="7053C991"/>
    <w:rsid w:val="705EA7C2"/>
    <w:rsid w:val="706426D0"/>
    <w:rsid w:val="7069DA38"/>
    <w:rsid w:val="706CB4C0"/>
    <w:rsid w:val="706E8A38"/>
    <w:rsid w:val="70708064"/>
    <w:rsid w:val="7077389E"/>
    <w:rsid w:val="70780A32"/>
    <w:rsid w:val="7078FA86"/>
    <w:rsid w:val="707D6653"/>
    <w:rsid w:val="7089743E"/>
    <w:rsid w:val="708FF5E7"/>
    <w:rsid w:val="7090D63E"/>
    <w:rsid w:val="70953F4E"/>
    <w:rsid w:val="7097FDE0"/>
    <w:rsid w:val="709A8857"/>
    <w:rsid w:val="709D7A5D"/>
    <w:rsid w:val="709E0F98"/>
    <w:rsid w:val="70A4879A"/>
    <w:rsid w:val="70A5DC78"/>
    <w:rsid w:val="70AAFB07"/>
    <w:rsid w:val="70ABFB70"/>
    <w:rsid w:val="70AC427B"/>
    <w:rsid w:val="70B0BAAB"/>
    <w:rsid w:val="70B856BB"/>
    <w:rsid w:val="70C5433A"/>
    <w:rsid w:val="70C99B89"/>
    <w:rsid w:val="70D07D26"/>
    <w:rsid w:val="70D100D8"/>
    <w:rsid w:val="70DA5162"/>
    <w:rsid w:val="70DE83D7"/>
    <w:rsid w:val="70E77DFA"/>
    <w:rsid w:val="70EE9874"/>
    <w:rsid w:val="70EE996B"/>
    <w:rsid w:val="70F0B9C4"/>
    <w:rsid w:val="70F2F940"/>
    <w:rsid w:val="70F5ACFA"/>
    <w:rsid w:val="70FC6911"/>
    <w:rsid w:val="70FF7FFA"/>
    <w:rsid w:val="710340C4"/>
    <w:rsid w:val="71034577"/>
    <w:rsid w:val="7103E36A"/>
    <w:rsid w:val="7107B010"/>
    <w:rsid w:val="7107F1AC"/>
    <w:rsid w:val="7109E020"/>
    <w:rsid w:val="710F211B"/>
    <w:rsid w:val="710F5F21"/>
    <w:rsid w:val="71107C8B"/>
    <w:rsid w:val="711B0AAE"/>
    <w:rsid w:val="711E118A"/>
    <w:rsid w:val="71207DF1"/>
    <w:rsid w:val="7132C278"/>
    <w:rsid w:val="7134615B"/>
    <w:rsid w:val="713663F6"/>
    <w:rsid w:val="71374C1E"/>
    <w:rsid w:val="71377C16"/>
    <w:rsid w:val="713A5D40"/>
    <w:rsid w:val="713F2C08"/>
    <w:rsid w:val="714800E4"/>
    <w:rsid w:val="714F4C17"/>
    <w:rsid w:val="71520998"/>
    <w:rsid w:val="7156458B"/>
    <w:rsid w:val="7156587B"/>
    <w:rsid w:val="7158AFC7"/>
    <w:rsid w:val="715DD7F3"/>
    <w:rsid w:val="71624BC3"/>
    <w:rsid w:val="7168AEE0"/>
    <w:rsid w:val="716CC2F8"/>
    <w:rsid w:val="716EEBFC"/>
    <w:rsid w:val="7170FBE8"/>
    <w:rsid w:val="71800E46"/>
    <w:rsid w:val="7181534C"/>
    <w:rsid w:val="718D2EE1"/>
    <w:rsid w:val="718DF01B"/>
    <w:rsid w:val="7192B756"/>
    <w:rsid w:val="71931318"/>
    <w:rsid w:val="71935214"/>
    <w:rsid w:val="7195A9AC"/>
    <w:rsid w:val="71A0F704"/>
    <w:rsid w:val="71AA7CFA"/>
    <w:rsid w:val="71B42458"/>
    <w:rsid w:val="71B514A9"/>
    <w:rsid w:val="71BE2A59"/>
    <w:rsid w:val="71C071F0"/>
    <w:rsid w:val="71C0B534"/>
    <w:rsid w:val="71C21FD2"/>
    <w:rsid w:val="71CBD66A"/>
    <w:rsid w:val="71CD309B"/>
    <w:rsid w:val="71D93400"/>
    <w:rsid w:val="71DAD873"/>
    <w:rsid w:val="71DFA692"/>
    <w:rsid w:val="71E069CE"/>
    <w:rsid w:val="71E36AC7"/>
    <w:rsid w:val="71E54CB4"/>
    <w:rsid w:val="71ED4FC8"/>
    <w:rsid w:val="71F06354"/>
    <w:rsid w:val="71F1DBA1"/>
    <w:rsid w:val="71F42A6A"/>
    <w:rsid w:val="71F6D721"/>
    <w:rsid w:val="71FF61CA"/>
    <w:rsid w:val="72083755"/>
    <w:rsid w:val="72088521"/>
    <w:rsid w:val="720B46AF"/>
    <w:rsid w:val="72112E1C"/>
    <w:rsid w:val="7212FCDE"/>
    <w:rsid w:val="72136B48"/>
    <w:rsid w:val="72189649"/>
    <w:rsid w:val="721E1822"/>
    <w:rsid w:val="721E9F2D"/>
    <w:rsid w:val="72208B2A"/>
    <w:rsid w:val="7221A568"/>
    <w:rsid w:val="7225C7EF"/>
    <w:rsid w:val="7227AEBE"/>
    <w:rsid w:val="722BAEED"/>
    <w:rsid w:val="7230413B"/>
    <w:rsid w:val="72309863"/>
    <w:rsid w:val="723362CB"/>
    <w:rsid w:val="72351DFA"/>
    <w:rsid w:val="72357277"/>
    <w:rsid w:val="72378F18"/>
    <w:rsid w:val="723A0CB9"/>
    <w:rsid w:val="723E9B52"/>
    <w:rsid w:val="723EBFD9"/>
    <w:rsid w:val="7241290D"/>
    <w:rsid w:val="72426FB6"/>
    <w:rsid w:val="72449077"/>
    <w:rsid w:val="7244D31A"/>
    <w:rsid w:val="724DF886"/>
    <w:rsid w:val="72502218"/>
    <w:rsid w:val="7251D081"/>
    <w:rsid w:val="725554FD"/>
    <w:rsid w:val="72572349"/>
    <w:rsid w:val="72587B1C"/>
    <w:rsid w:val="7260EC69"/>
    <w:rsid w:val="726B164C"/>
    <w:rsid w:val="726FDB55"/>
    <w:rsid w:val="7271BCFC"/>
    <w:rsid w:val="72740906"/>
    <w:rsid w:val="7275749B"/>
    <w:rsid w:val="727E93D9"/>
    <w:rsid w:val="727E940D"/>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3BF63"/>
    <w:rsid w:val="72B6E5EF"/>
    <w:rsid w:val="72B9F4CE"/>
    <w:rsid w:val="72BA1801"/>
    <w:rsid w:val="72BB16B5"/>
    <w:rsid w:val="72BD1A8C"/>
    <w:rsid w:val="72C5DC71"/>
    <w:rsid w:val="72C5E37D"/>
    <w:rsid w:val="72C5F195"/>
    <w:rsid w:val="72C71F26"/>
    <w:rsid w:val="72CA4B2B"/>
    <w:rsid w:val="72CB7A4D"/>
    <w:rsid w:val="72D62A38"/>
    <w:rsid w:val="72D71B9A"/>
    <w:rsid w:val="72DE5DC3"/>
    <w:rsid w:val="72E30C2D"/>
    <w:rsid w:val="72E35DBF"/>
    <w:rsid w:val="72E3F787"/>
    <w:rsid w:val="72EE6009"/>
    <w:rsid w:val="72F1829D"/>
    <w:rsid w:val="7319AE55"/>
    <w:rsid w:val="731DB236"/>
    <w:rsid w:val="731E70B5"/>
    <w:rsid w:val="73226F4F"/>
    <w:rsid w:val="73263C41"/>
    <w:rsid w:val="7329BCCE"/>
    <w:rsid w:val="732D008E"/>
    <w:rsid w:val="73323A7A"/>
    <w:rsid w:val="733245E2"/>
    <w:rsid w:val="7335B7E8"/>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AC11B"/>
    <w:rsid w:val="7373EDB3"/>
    <w:rsid w:val="7377259B"/>
    <w:rsid w:val="737AC69C"/>
    <w:rsid w:val="737EFA53"/>
    <w:rsid w:val="73830E68"/>
    <w:rsid w:val="7384E2B3"/>
    <w:rsid w:val="738BFC7E"/>
    <w:rsid w:val="738CF5D7"/>
    <w:rsid w:val="739EC5DC"/>
    <w:rsid w:val="73AB7B7E"/>
    <w:rsid w:val="73B0783D"/>
    <w:rsid w:val="73BC5B8B"/>
    <w:rsid w:val="73C29458"/>
    <w:rsid w:val="73C364CD"/>
    <w:rsid w:val="73C4D2F2"/>
    <w:rsid w:val="73C714F0"/>
    <w:rsid w:val="73C8917C"/>
    <w:rsid w:val="73CEF1DB"/>
    <w:rsid w:val="73D02AE8"/>
    <w:rsid w:val="73D27901"/>
    <w:rsid w:val="73D40893"/>
    <w:rsid w:val="73D8DBC9"/>
    <w:rsid w:val="73DAF431"/>
    <w:rsid w:val="73E0B089"/>
    <w:rsid w:val="73E2400F"/>
    <w:rsid w:val="73E88AAA"/>
    <w:rsid w:val="73E9248D"/>
    <w:rsid w:val="73F055EA"/>
    <w:rsid w:val="73F42578"/>
    <w:rsid w:val="73F81301"/>
    <w:rsid w:val="73FADC55"/>
    <w:rsid w:val="74031D42"/>
    <w:rsid w:val="7407DD01"/>
    <w:rsid w:val="740927A6"/>
    <w:rsid w:val="740D5068"/>
    <w:rsid w:val="740EB34B"/>
    <w:rsid w:val="74137C47"/>
    <w:rsid w:val="7419D1D8"/>
    <w:rsid w:val="74216FAD"/>
    <w:rsid w:val="74290129"/>
    <w:rsid w:val="74310CF3"/>
    <w:rsid w:val="7433095C"/>
    <w:rsid w:val="74390E1A"/>
    <w:rsid w:val="74393318"/>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72AF2"/>
    <w:rsid w:val="747D26D5"/>
    <w:rsid w:val="747E40E2"/>
    <w:rsid w:val="7484B680"/>
    <w:rsid w:val="748A343F"/>
    <w:rsid w:val="748AE2C9"/>
    <w:rsid w:val="748DF27A"/>
    <w:rsid w:val="7491B202"/>
    <w:rsid w:val="7493C168"/>
    <w:rsid w:val="74997078"/>
    <w:rsid w:val="7499E558"/>
    <w:rsid w:val="749D6F17"/>
    <w:rsid w:val="749F8B6D"/>
    <w:rsid w:val="74A1ED93"/>
    <w:rsid w:val="74A7DA24"/>
    <w:rsid w:val="74A9626A"/>
    <w:rsid w:val="74A9D5A3"/>
    <w:rsid w:val="74B1F478"/>
    <w:rsid w:val="74B3DDD7"/>
    <w:rsid w:val="74B8DE0D"/>
    <w:rsid w:val="74C95D01"/>
    <w:rsid w:val="74CA9213"/>
    <w:rsid w:val="74CEAF62"/>
    <w:rsid w:val="74DC02E2"/>
    <w:rsid w:val="74EBCAF3"/>
    <w:rsid w:val="74EE9E48"/>
    <w:rsid w:val="74F2EB57"/>
    <w:rsid w:val="74FDD893"/>
    <w:rsid w:val="75047C9A"/>
    <w:rsid w:val="7505B2EE"/>
    <w:rsid w:val="750E2EE3"/>
    <w:rsid w:val="75161226"/>
    <w:rsid w:val="7517BD9B"/>
    <w:rsid w:val="75197E6D"/>
    <w:rsid w:val="751CE053"/>
    <w:rsid w:val="751ED683"/>
    <w:rsid w:val="7524A7E5"/>
    <w:rsid w:val="7525EAF9"/>
    <w:rsid w:val="7526F211"/>
    <w:rsid w:val="752B02B1"/>
    <w:rsid w:val="752DF176"/>
    <w:rsid w:val="7530615B"/>
    <w:rsid w:val="7531E3AD"/>
    <w:rsid w:val="754371F4"/>
    <w:rsid w:val="75447373"/>
    <w:rsid w:val="7550823D"/>
    <w:rsid w:val="755A01E6"/>
    <w:rsid w:val="755A041A"/>
    <w:rsid w:val="7568D3DB"/>
    <w:rsid w:val="756ACFDC"/>
    <w:rsid w:val="756BB295"/>
    <w:rsid w:val="756CD538"/>
    <w:rsid w:val="75748AE4"/>
    <w:rsid w:val="75784A13"/>
    <w:rsid w:val="75856A58"/>
    <w:rsid w:val="758EB573"/>
    <w:rsid w:val="7590793A"/>
    <w:rsid w:val="7593905E"/>
    <w:rsid w:val="759CA8A6"/>
    <w:rsid w:val="75A205BD"/>
    <w:rsid w:val="75A8E547"/>
    <w:rsid w:val="75AF996D"/>
    <w:rsid w:val="75B22E0E"/>
    <w:rsid w:val="75BB30C1"/>
    <w:rsid w:val="75BBCC09"/>
    <w:rsid w:val="75BE8231"/>
    <w:rsid w:val="75C0C1AE"/>
    <w:rsid w:val="75C204D3"/>
    <w:rsid w:val="75C6443F"/>
    <w:rsid w:val="75D152EC"/>
    <w:rsid w:val="75D3FB87"/>
    <w:rsid w:val="75D8E352"/>
    <w:rsid w:val="75D91C84"/>
    <w:rsid w:val="75DC1D60"/>
    <w:rsid w:val="75DC5B64"/>
    <w:rsid w:val="75DF6593"/>
    <w:rsid w:val="75E2D044"/>
    <w:rsid w:val="75E5B39C"/>
    <w:rsid w:val="75EC2E55"/>
    <w:rsid w:val="75EC95AB"/>
    <w:rsid w:val="75ECC9A6"/>
    <w:rsid w:val="75ECEE59"/>
    <w:rsid w:val="75EEA4B7"/>
    <w:rsid w:val="75F1C8E6"/>
    <w:rsid w:val="75F23039"/>
    <w:rsid w:val="75FE28F8"/>
    <w:rsid w:val="7600F707"/>
    <w:rsid w:val="7604E1C8"/>
    <w:rsid w:val="760CC391"/>
    <w:rsid w:val="760D8E22"/>
    <w:rsid w:val="7612D7B4"/>
    <w:rsid w:val="76158E06"/>
    <w:rsid w:val="76160A43"/>
    <w:rsid w:val="761A098E"/>
    <w:rsid w:val="761B359B"/>
    <w:rsid w:val="76204E2B"/>
    <w:rsid w:val="76216D34"/>
    <w:rsid w:val="7627F896"/>
    <w:rsid w:val="7629C2DB"/>
    <w:rsid w:val="762B2D00"/>
    <w:rsid w:val="762E07D0"/>
    <w:rsid w:val="7632B28F"/>
    <w:rsid w:val="763915BE"/>
    <w:rsid w:val="763D4954"/>
    <w:rsid w:val="764125BC"/>
    <w:rsid w:val="7642C35A"/>
    <w:rsid w:val="7655EA61"/>
    <w:rsid w:val="7656FA96"/>
    <w:rsid w:val="76582B76"/>
    <w:rsid w:val="7658993B"/>
    <w:rsid w:val="765F1624"/>
    <w:rsid w:val="7663A98D"/>
    <w:rsid w:val="766440A5"/>
    <w:rsid w:val="76698CC9"/>
    <w:rsid w:val="766A446C"/>
    <w:rsid w:val="766B52C4"/>
    <w:rsid w:val="766E7B55"/>
    <w:rsid w:val="767E179A"/>
    <w:rsid w:val="768685D5"/>
    <w:rsid w:val="768E696E"/>
    <w:rsid w:val="768FC9ED"/>
    <w:rsid w:val="76906B82"/>
    <w:rsid w:val="769D5AEA"/>
    <w:rsid w:val="769ECC6E"/>
    <w:rsid w:val="769FF454"/>
    <w:rsid w:val="76A0D8D0"/>
    <w:rsid w:val="76A57296"/>
    <w:rsid w:val="76A7AEBE"/>
    <w:rsid w:val="76A8268E"/>
    <w:rsid w:val="76AB5E8C"/>
    <w:rsid w:val="76AECAF0"/>
    <w:rsid w:val="76B2402B"/>
    <w:rsid w:val="76B46814"/>
    <w:rsid w:val="76B84D20"/>
    <w:rsid w:val="76BBB664"/>
    <w:rsid w:val="76BE6AC2"/>
    <w:rsid w:val="76C6C95C"/>
    <w:rsid w:val="76CDDE1F"/>
    <w:rsid w:val="76CE1576"/>
    <w:rsid w:val="76D8FC1C"/>
    <w:rsid w:val="76DAE682"/>
    <w:rsid w:val="76DB79E7"/>
    <w:rsid w:val="76DC901B"/>
    <w:rsid w:val="76DCCEB6"/>
    <w:rsid w:val="76DDFE2A"/>
    <w:rsid w:val="76E53BF7"/>
    <w:rsid w:val="76E5CB49"/>
    <w:rsid w:val="76E8D89A"/>
    <w:rsid w:val="76EFFBCB"/>
    <w:rsid w:val="76FFC7E8"/>
    <w:rsid w:val="7703A982"/>
    <w:rsid w:val="77065CC6"/>
    <w:rsid w:val="770F33B0"/>
    <w:rsid w:val="770F8330"/>
    <w:rsid w:val="7710A363"/>
    <w:rsid w:val="77126BA3"/>
    <w:rsid w:val="77182F36"/>
    <w:rsid w:val="771FDF49"/>
    <w:rsid w:val="77202B6C"/>
    <w:rsid w:val="7721904A"/>
    <w:rsid w:val="77368FDC"/>
    <w:rsid w:val="7737099D"/>
    <w:rsid w:val="77482047"/>
    <w:rsid w:val="77498791"/>
    <w:rsid w:val="774FBE1B"/>
    <w:rsid w:val="7754D814"/>
    <w:rsid w:val="77576C3E"/>
    <w:rsid w:val="7758E6C7"/>
    <w:rsid w:val="775BD223"/>
    <w:rsid w:val="775D8792"/>
    <w:rsid w:val="776896B3"/>
    <w:rsid w:val="7769F5A9"/>
    <w:rsid w:val="7770FB31"/>
    <w:rsid w:val="77715A94"/>
    <w:rsid w:val="7774057B"/>
    <w:rsid w:val="777C8733"/>
    <w:rsid w:val="7780BE79"/>
    <w:rsid w:val="7793E3A5"/>
    <w:rsid w:val="7795649F"/>
    <w:rsid w:val="7795FFE0"/>
    <w:rsid w:val="779AEB75"/>
    <w:rsid w:val="779D3958"/>
    <w:rsid w:val="77A0E904"/>
    <w:rsid w:val="77A4C68D"/>
    <w:rsid w:val="77A58418"/>
    <w:rsid w:val="77A97B54"/>
    <w:rsid w:val="77AB2477"/>
    <w:rsid w:val="77AB6E72"/>
    <w:rsid w:val="77B040F5"/>
    <w:rsid w:val="77BDFB8F"/>
    <w:rsid w:val="77C09D1E"/>
    <w:rsid w:val="77C0CA43"/>
    <w:rsid w:val="77CF389A"/>
    <w:rsid w:val="77D08A90"/>
    <w:rsid w:val="77D12386"/>
    <w:rsid w:val="77D189DB"/>
    <w:rsid w:val="77D1E64A"/>
    <w:rsid w:val="77D67DA3"/>
    <w:rsid w:val="77DA2033"/>
    <w:rsid w:val="77DA5F43"/>
    <w:rsid w:val="77DC7F2F"/>
    <w:rsid w:val="77E0EFB1"/>
    <w:rsid w:val="77E5302D"/>
    <w:rsid w:val="77E8C2AF"/>
    <w:rsid w:val="77EBF1F8"/>
    <w:rsid w:val="77EE1D92"/>
    <w:rsid w:val="77F16D45"/>
    <w:rsid w:val="77F1B297"/>
    <w:rsid w:val="77F1DCE3"/>
    <w:rsid w:val="77FA7297"/>
    <w:rsid w:val="77FB53AE"/>
    <w:rsid w:val="77FF1E9B"/>
    <w:rsid w:val="78054ECC"/>
    <w:rsid w:val="780BECC0"/>
    <w:rsid w:val="780C0202"/>
    <w:rsid w:val="780D2304"/>
    <w:rsid w:val="780DA3C4"/>
    <w:rsid w:val="780E9838"/>
    <w:rsid w:val="78127868"/>
    <w:rsid w:val="781490DF"/>
    <w:rsid w:val="7835662A"/>
    <w:rsid w:val="7837E57C"/>
    <w:rsid w:val="783A6C49"/>
    <w:rsid w:val="7841EB30"/>
    <w:rsid w:val="784223A6"/>
    <w:rsid w:val="784462C5"/>
    <w:rsid w:val="7844DB80"/>
    <w:rsid w:val="7845FAD4"/>
    <w:rsid w:val="78468E77"/>
    <w:rsid w:val="7849E040"/>
    <w:rsid w:val="784E13B5"/>
    <w:rsid w:val="785023EB"/>
    <w:rsid w:val="78585B7C"/>
    <w:rsid w:val="78586221"/>
    <w:rsid w:val="785D005C"/>
    <w:rsid w:val="7860C5A9"/>
    <w:rsid w:val="78611DD2"/>
    <w:rsid w:val="78626146"/>
    <w:rsid w:val="786B2CC8"/>
    <w:rsid w:val="786FE63E"/>
    <w:rsid w:val="787A1236"/>
    <w:rsid w:val="7881C60F"/>
    <w:rsid w:val="78839204"/>
    <w:rsid w:val="788D702C"/>
    <w:rsid w:val="788DB37E"/>
    <w:rsid w:val="789210C7"/>
    <w:rsid w:val="78965CD3"/>
    <w:rsid w:val="789E0B99"/>
    <w:rsid w:val="78A07F79"/>
    <w:rsid w:val="78A5139E"/>
    <w:rsid w:val="78A85D4B"/>
    <w:rsid w:val="78B258A7"/>
    <w:rsid w:val="78C9C208"/>
    <w:rsid w:val="78CA00DB"/>
    <w:rsid w:val="78D0C5E9"/>
    <w:rsid w:val="78D505A7"/>
    <w:rsid w:val="78DC82C9"/>
    <w:rsid w:val="78E13DD1"/>
    <w:rsid w:val="78E3B060"/>
    <w:rsid w:val="78E656A6"/>
    <w:rsid w:val="78EA65B8"/>
    <w:rsid w:val="78EB0347"/>
    <w:rsid w:val="78EC8ECD"/>
    <w:rsid w:val="78EEE40B"/>
    <w:rsid w:val="78F6A8FA"/>
    <w:rsid w:val="7900AD14"/>
    <w:rsid w:val="7903D200"/>
    <w:rsid w:val="79060675"/>
    <w:rsid w:val="7906C302"/>
    <w:rsid w:val="790C8428"/>
    <w:rsid w:val="7912382A"/>
    <w:rsid w:val="79149CC9"/>
    <w:rsid w:val="79232D3A"/>
    <w:rsid w:val="79239FF2"/>
    <w:rsid w:val="79260D95"/>
    <w:rsid w:val="792CF9A4"/>
    <w:rsid w:val="79330B51"/>
    <w:rsid w:val="7939BE8D"/>
    <w:rsid w:val="79484F7F"/>
    <w:rsid w:val="794A5D5D"/>
    <w:rsid w:val="79550D97"/>
    <w:rsid w:val="795A1348"/>
    <w:rsid w:val="7962ED14"/>
    <w:rsid w:val="7967B809"/>
    <w:rsid w:val="7968FD3D"/>
    <w:rsid w:val="796DE9CE"/>
    <w:rsid w:val="7971B71A"/>
    <w:rsid w:val="7977B0F7"/>
    <w:rsid w:val="7978815D"/>
    <w:rsid w:val="797D74CA"/>
    <w:rsid w:val="79815545"/>
    <w:rsid w:val="79839658"/>
    <w:rsid w:val="7985FAFD"/>
    <w:rsid w:val="79888142"/>
    <w:rsid w:val="798A465F"/>
    <w:rsid w:val="798AAF53"/>
    <w:rsid w:val="798FB865"/>
    <w:rsid w:val="7992ACA9"/>
    <w:rsid w:val="7994F616"/>
    <w:rsid w:val="799839A7"/>
    <w:rsid w:val="79A52800"/>
    <w:rsid w:val="79A8C6FC"/>
    <w:rsid w:val="79A94C94"/>
    <w:rsid w:val="79AB0791"/>
    <w:rsid w:val="79AC6313"/>
    <w:rsid w:val="79AECF65"/>
    <w:rsid w:val="79B0A808"/>
    <w:rsid w:val="79B0BA8E"/>
    <w:rsid w:val="79B0BB88"/>
    <w:rsid w:val="79B0C463"/>
    <w:rsid w:val="79B51DD4"/>
    <w:rsid w:val="79B8E23D"/>
    <w:rsid w:val="79C3F0A2"/>
    <w:rsid w:val="79CA2DF4"/>
    <w:rsid w:val="79CD148D"/>
    <w:rsid w:val="79CD1E51"/>
    <w:rsid w:val="79D02FA7"/>
    <w:rsid w:val="79D1FC5D"/>
    <w:rsid w:val="79DA2560"/>
    <w:rsid w:val="79DAD01D"/>
    <w:rsid w:val="79DBC3DA"/>
    <w:rsid w:val="79DD78EF"/>
    <w:rsid w:val="79DE58C9"/>
    <w:rsid w:val="79E6FAA9"/>
    <w:rsid w:val="79E8F2EB"/>
    <w:rsid w:val="79EC9B15"/>
    <w:rsid w:val="79EE1777"/>
    <w:rsid w:val="7A00F7A2"/>
    <w:rsid w:val="7A034727"/>
    <w:rsid w:val="7A043C3F"/>
    <w:rsid w:val="7A0A3058"/>
    <w:rsid w:val="7A12800E"/>
    <w:rsid w:val="7A1704B3"/>
    <w:rsid w:val="7A170700"/>
    <w:rsid w:val="7A18E30B"/>
    <w:rsid w:val="7A246EC2"/>
    <w:rsid w:val="7A2A33B1"/>
    <w:rsid w:val="7A2F4738"/>
    <w:rsid w:val="7A35A80D"/>
    <w:rsid w:val="7A371FFE"/>
    <w:rsid w:val="7A3C0792"/>
    <w:rsid w:val="7A421AAC"/>
    <w:rsid w:val="7A47C974"/>
    <w:rsid w:val="7A485141"/>
    <w:rsid w:val="7A4D2D6B"/>
    <w:rsid w:val="7A4DA056"/>
    <w:rsid w:val="7A4E02F7"/>
    <w:rsid w:val="7A4E8D96"/>
    <w:rsid w:val="7A504821"/>
    <w:rsid w:val="7A56A766"/>
    <w:rsid w:val="7A575BBD"/>
    <w:rsid w:val="7A5BD8E7"/>
    <w:rsid w:val="7A60AE1C"/>
    <w:rsid w:val="7A662C94"/>
    <w:rsid w:val="7A688F87"/>
    <w:rsid w:val="7A68C820"/>
    <w:rsid w:val="7A7709BB"/>
    <w:rsid w:val="7A788F5A"/>
    <w:rsid w:val="7A7B2BDF"/>
    <w:rsid w:val="7A7BBD4A"/>
    <w:rsid w:val="7A7E2A94"/>
    <w:rsid w:val="7A823C8F"/>
    <w:rsid w:val="7A823CAF"/>
    <w:rsid w:val="7A828F7C"/>
    <w:rsid w:val="7A89B64D"/>
    <w:rsid w:val="7A8E52C3"/>
    <w:rsid w:val="7A8EE850"/>
    <w:rsid w:val="7A97BD23"/>
    <w:rsid w:val="7A980AEF"/>
    <w:rsid w:val="7A980EE1"/>
    <w:rsid w:val="7AA0BF86"/>
    <w:rsid w:val="7AA39C7F"/>
    <w:rsid w:val="7AA6E2D5"/>
    <w:rsid w:val="7AA80EA9"/>
    <w:rsid w:val="7AABA943"/>
    <w:rsid w:val="7AADFFDC"/>
    <w:rsid w:val="7AB0B52D"/>
    <w:rsid w:val="7AB4975F"/>
    <w:rsid w:val="7AB628C1"/>
    <w:rsid w:val="7AB6D22C"/>
    <w:rsid w:val="7ABA061A"/>
    <w:rsid w:val="7ABA5BD8"/>
    <w:rsid w:val="7ABA7702"/>
    <w:rsid w:val="7ABBB8CD"/>
    <w:rsid w:val="7ABE1350"/>
    <w:rsid w:val="7ABFBBEC"/>
    <w:rsid w:val="7AC3F172"/>
    <w:rsid w:val="7AC505A2"/>
    <w:rsid w:val="7AC766D0"/>
    <w:rsid w:val="7AC917A4"/>
    <w:rsid w:val="7AC9933A"/>
    <w:rsid w:val="7ACE6649"/>
    <w:rsid w:val="7AD34D8A"/>
    <w:rsid w:val="7AD3E8A0"/>
    <w:rsid w:val="7AD416AC"/>
    <w:rsid w:val="7ADE1DD6"/>
    <w:rsid w:val="7ADE9B6C"/>
    <w:rsid w:val="7ADEFABD"/>
    <w:rsid w:val="7AE03CD5"/>
    <w:rsid w:val="7AEB6176"/>
    <w:rsid w:val="7AEC49D2"/>
    <w:rsid w:val="7AF2CF64"/>
    <w:rsid w:val="7AFCFF2B"/>
    <w:rsid w:val="7AFEF2F0"/>
    <w:rsid w:val="7B0D819A"/>
    <w:rsid w:val="7B0DB830"/>
    <w:rsid w:val="7B10DAB1"/>
    <w:rsid w:val="7B1678BE"/>
    <w:rsid w:val="7B1B6B3C"/>
    <w:rsid w:val="7B1B951C"/>
    <w:rsid w:val="7B2061C8"/>
    <w:rsid w:val="7B20CEE1"/>
    <w:rsid w:val="7B28DE20"/>
    <w:rsid w:val="7B29F5BD"/>
    <w:rsid w:val="7B3313F2"/>
    <w:rsid w:val="7B349E18"/>
    <w:rsid w:val="7B3BF78E"/>
    <w:rsid w:val="7B3D7054"/>
    <w:rsid w:val="7B456185"/>
    <w:rsid w:val="7B461857"/>
    <w:rsid w:val="7B48A7C2"/>
    <w:rsid w:val="7B4B6C8E"/>
    <w:rsid w:val="7B5070C2"/>
    <w:rsid w:val="7B5611BF"/>
    <w:rsid w:val="7B56FC09"/>
    <w:rsid w:val="7B575640"/>
    <w:rsid w:val="7B5767D1"/>
    <w:rsid w:val="7B58DF03"/>
    <w:rsid w:val="7B5B83D1"/>
    <w:rsid w:val="7B7249C8"/>
    <w:rsid w:val="7B762156"/>
    <w:rsid w:val="7B77CFDC"/>
    <w:rsid w:val="7B801BA4"/>
    <w:rsid w:val="7B80EFDF"/>
    <w:rsid w:val="7B84B877"/>
    <w:rsid w:val="7B85B1D3"/>
    <w:rsid w:val="7B8A5FA3"/>
    <w:rsid w:val="7B8CEE17"/>
    <w:rsid w:val="7B8DDCB3"/>
    <w:rsid w:val="7B8E8FEB"/>
    <w:rsid w:val="7B8FC4AE"/>
    <w:rsid w:val="7B95CC2A"/>
    <w:rsid w:val="7B9B70DD"/>
    <w:rsid w:val="7B9BD80D"/>
    <w:rsid w:val="7BA4B330"/>
    <w:rsid w:val="7BA50148"/>
    <w:rsid w:val="7BAAF106"/>
    <w:rsid w:val="7BB08A94"/>
    <w:rsid w:val="7BB268C0"/>
    <w:rsid w:val="7BB38B21"/>
    <w:rsid w:val="7BB3D689"/>
    <w:rsid w:val="7BB78637"/>
    <w:rsid w:val="7BBE1946"/>
    <w:rsid w:val="7BC5B765"/>
    <w:rsid w:val="7BC9FD61"/>
    <w:rsid w:val="7BCBF875"/>
    <w:rsid w:val="7BD4F9D7"/>
    <w:rsid w:val="7BD534BF"/>
    <w:rsid w:val="7BDA7432"/>
    <w:rsid w:val="7BDAF419"/>
    <w:rsid w:val="7BE2BE4C"/>
    <w:rsid w:val="7BEB5FED"/>
    <w:rsid w:val="7BEC40A9"/>
    <w:rsid w:val="7BF2CB71"/>
    <w:rsid w:val="7BF44CE9"/>
    <w:rsid w:val="7BF88F38"/>
    <w:rsid w:val="7BFC46DA"/>
    <w:rsid w:val="7C07E7F9"/>
    <w:rsid w:val="7C091ADD"/>
    <w:rsid w:val="7C10B61C"/>
    <w:rsid w:val="7C1ACBD3"/>
    <w:rsid w:val="7C207991"/>
    <w:rsid w:val="7C24562C"/>
    <w:rsid w:val="7C305575"/>
    <w:rsid w:val="7C3392D6"/>
    <w:rsid w:val="7C38AC44"/>
    <w:rsid w:val="7C391DC1"/>
    <w:rsid w:val="7C3BEB0C"/>
    <w:rsid w:val="7C4111FE"/>
    <w:rsid w:val="7C429DEF"/>
    <w:rsid w:val="7C46FF25"/>
    <w:rsid w:val="7C4BA932"/>
    <w:rsid w:val="7C4EA717"/>
    <w:rsid w:val="7C54C02D"/>
    <w:rsid w:val="7C56F735"/>
    <w:rsid w:val="7C5BB405"/>
    <w:rsid w:val="7C60B972"/>
    <w:rsid w:val="7C62F91B"/>
    <w:rsid w:val="7C6B6395"/>
    <w:rsid w:val="7C6B7BE4"/>
    <w:rsid w:val="7C701F92"/>
    <w:rsid w:val="7C70D166"/>
    <w:rsid w:val="7C7465DD"/>
    <w:rsid w:val="7C74A6EA"/>
    <w:rsid w:val="7C74F12D"/>
    <w:rsid w:val="7C786E2C"/>
    <w:rsid w:val="7C829B7B"/>
    <w:rsid w:val="7C83BBC9"/>
    <w:rsid w:val="7C92DAE0"/>
    <w:rsid w:val="7C9881A7"/>
    <w:rsid w:val="7C992817"/>
    <w:rsid w:val="7C9BD4D2"/>
    <w:rsid w:val="7C9D9AB4"/>
    <w:rsid w:val="7CA1D9B5"/>
    <w:rsid w:val="7CA85742"/>
    <w:rsid w:val="7CB3597C"/>
    <w:rsid w:val="7CB37B53"/>
    <w:rsid w:val="7CB61637"/>
    <w:rsid w:val="7CB71011"/>
    <w:rsid w:val="7CBBE0E0"/>
    <w:rsid w:val="7CBFB45F"/>
    <w:rsid w:val="7CC10B59"/>
    <w:rsid w:val="7CC9EC1C"/>
    <w:rsid w:val="7CCA156D"/>
    <w:rsid w:val="7CCA6FA8"/>
    <w:rsid w:val="7CCF69FE"/>
    <w:rsid w:val="7CCFDC7C"/>
    <w:rsid w:val="7CD4E2C2"/>
    <w:rsid w:val="7CD93287"/>
    <w:rsid w:val="7CDA3AF8"/>
    <w:rsid w:val="7CDD8C28"/>
    <w:rsid w:val="7CDE1EC9"/>
    <w:rsid w:val="7CDE7514"/>
    <w:rsid w:val="7CDEAC42"/>
    <w:rsid w:val="7CE2003F"/>
    <w:rsid w:val="7CE59A37"/>
    <w:rsid w:val="7CE73045"/>
    <w:rsid w:val="7CF4E406"/>
    <w:rsid w:val="7CF5A438"/>
    <w:rsid w:val="7CF63224"/>
    <w:rsid w:val="7CF933E5"/>
    <w:rsid w:val="7CFE56B3"/>
    <w:rsid w:val="7D0DC709"/>
    <w:rsid w:val="7D1F0C16"/>
    <w:rsid w:val="7D2093AD"/>
    <w:rsid w:val="7D22A2C8"/>
    <w:rsid w:val="7D32DACA"/>
    <w:rsid w:val="7D378A24"/>
    <w:rsid w:val="7D3EA3FE"/>
    <w:rsid w:val="7D42E2B1"/>
    <w:rsid w:val="7D434774"/>
    <w:rsid w:val="7D450D29"/>
    <w:rsid w:val="7D49BEA0"/>
    <w:rsid w:val="7D4AB633"/>
    <w:rsid w:val="7D5083CD"/>
    <w:rsid w:val="7D62B5AD"/>
    <w:rsid w:val="7D662D1D"/>
    <w:rsid w:val="7D6A5940"/>
    <w:rsid w:val="7D71182E"/>
    <w:rsid w:val="7D764EBA"/>
    <w:rsid w:val="7D7B125D"/>
    <w:rsid w:val="7D7CA8AF"/>
    <w:rsid w:val="7D8904CF"/>
    <w:rsid w:val="7D89451C"/>
    <w:rsid w:val="7D8A2C49"/>
    <w:rsid w:val="7D8C4A44"/>
    <w:rsid w:val="7D8C88CB"/>
    <w:rsid w:val="7D945CE0"/>
    <w:rsid w:val="7DA0BB51"/>
    <w:rsid w:val="7DA35053"/>
    <w:rsid w:val="7DA7D52C"/>
    <w:rsid w:val="7DABB973"/>
    <w:rsid w:val="7DAC9195"/>
    <w:rsid w:val="7DAD5AC7"/>
    <w:rsid w:val="7DB0C950"/>
    <w:rsid w:val="7DB26285"/>
    <w:rsid w:val="7DBDA1DD"/>
    <w:rsid w:val="7DC0E408"/>
    <w:rsid w:val="7DCAFF45"/>
    <w:rsid w:val="7DCFE680"/>
    <w:rsid w:val="7DD1A959"/>
    <w:rsid w:val="7DD66690"/>
    <w:rsid w:val="7DD6E681"/>
    <w:rsid w:val="7DDE16E7"/>
    <w:rsid w:val="7DDF90DB"/>
    <w:rsid w:val="7DDFFA68"/>
    <w:rsid w:val="7DE59B33"/>
    <w:rsid w:val="7DE69FC5"/>
    <w:rsid w:val="7DEA2EA6"/>
    <w:rsid w:val="7DED6D8F"/>
    <w:rsid w:val="7DF2C796"/>
    <w:rsid w:val="7DF92D2C"/>
    <w:rsid w:val="7DFC3CEB"/>
    <w:rsid w:val="7DFCB613"/>
    <w:rsid w:val="7DFEBE37"/>
    <w:rsid w:val="7E0A8D82"/>
    <w:rsid w:val="7E0C222F"/>
    <w:rsid w:val="7E164ECE"/>
    <w:rsid w:val="7E18B2AF"/>
    <w:rsid w:val="7E1BA9B8"/>
    <w:rsid w:val="7E1FEE68"/>
    <w:rsid w:val="7E24BBB0"/>
    <w:rsid w:val="7E316743"/>
    <w:rsid w:val="7E340808"/>
    <w:rsid w:val="7E3EAF58"/>
    <w:rsid w:val="7E3F8322"/>
    <w:rsid w:val="7E3FC4D4"/>
    <w:rsid w:val="7E410C4A"/>
    <w:rsid w:val="7E4572F1"/>
    <w:rsid w:val="7E45C68E"/>
    <w:rsid w:val="7E48CCF5"/>
    <w:rsid w:val="7E4C4FD5"/>
    <w:rsid w:val="7E538ADC"/>
    <w:rsid w:val="7E5482A1"/>
    <w:rsid w:val="7E602585"/>
    <w:rsid w:val="7E681F32"/>
    <w:rsid w:val="7E6D667E"/>
    <w:rsid w:val="7E6DC980"/>
    <w:rsid w:val="7E74B73F"/>
    <w:rsid w:val="7E7BA49C"/>
    <w:rsid w:val="7E7ED275"/>
    <w:rsid w:val="7E8224F7"/>
    <w:rsid w:val="7E8DBF86"/>
    <w:rsid w:val="7E8F4E5C"/>
    <w:rsid w:val="7E91110E"/>
    <w:rsid w:val="7E91C4F9"/>
    <w:rsid w:val="7E960A7E"/>
    <w:rsid w:val="7E9A7BF5"/>
    <w:rsid w:val="7E9BBBE6"/>
    <w:rsid w:val="7EB6229C"/>
    <w:rsid w:val="7EBBCBF7"/>
    <w:rsid w:val="7EC0C0F5"/>
    <w:rsid w:val="7EC1F883"/>
    <w:rsid w:val="7EC2ED19"/>
    <w:rsid w:val="7EC83C74"/>
    <w:rsid w:val="7ECD7859"/>
    <w:rsid w:val="7ED7981B"/>
    <w:rsid w:val="7ED9512E"/>
    <w:rsid w:val="7EDB7CB6"/>
    <w:rsid w:val="7EDDDB98"/>
    <w:rsid w:val="7EE58F01"/>
    <w:rsid w:val="7EEEE39E"/>
    <w:rsid w:val="7EF3C4F5"/>
    <w:rsid w:val="7EF7C444"/>
    <w:rsid w:val="7EFD70D1"/>
    <w:rsid w:val="7F06297B"/>
    <w:rsid w:val="7F117FCF"/>
    <w:rsid w:val="7F11E5BB"/>
    <w:rsid w:val="7F1494FB"/>
    <w:rsid w:val="7F1BF89A"/>
    <w:rsid w:val="7F1DD5C7"/>
    <w:rsid w:val="7F24ED04"/>
    <w:rsid w:val="7F2C37AA"/>
    <w:rsid w:val="7F2DA3AE"/>
    <w:rsid w:val="7F3EA4CE"/>
    <w:rsid w:val="7F4671F9"/>
    <w:rsid w:val="7F48EB23"/>
    <w:rsid w:val="7F5AA422"/>
    <w:rsid w:val="7F5E28FC"/>
    <w:rsid w:val="7F5F4478"/>
    <w:rsid w:val="7F698E8A"/>
    <w:rsid w:val="7F6BA1F0"/>
    <w:rsid w:val="7F6CCF34"/>
    <w:rsid w:val="7F6F208E"/>
    <w:rsid w:val="7F6F4C45"/>
    <w:rsid w:val="7F6FE661"/>
    <w:rsid w:val="7F70470B"/>
    <w:rsid w:val="7F70D8A4"/>
    <w:rsid w:val="7F75BC03"/>
    <w:rsid w:val="7F7B2948"/>
    <w:rsid w:val="7F82E235"/>
    <w:rsid w:val="7F830DD2"/>
    <w:rsid w:val="7F848114"/>
    <w:rsid w:val="7F8E97F7"/>
    <w:rsid w:val="7F91C077"/>
    <w:rsid w:val="7F988931"/>
    <w:rsid w:val="7F9FA9B9"/>
    <w:rsid w:val="7F9FF258"/>
    <w:rsid w:val="7FA54A13"/>
    <w:rsid w:val="7FA55DB8"/>
    <w:rsid w:val="7FA8F281"/>
    <w:rsid w:val="7FAAB1DB"/>
    <w:rsid w:val="7FB6365C"/>
    <w:rsid w:val="7FBB5FF3"/>
    <w:rsid w:val="7FBEB191"/>
    <w:rsid w:val="7FC1A25C"/>
    <w:rsid w:val="7FC68D28"/>
    <w:rsid w:val="7FC881E8"/>
    <w:rsid w:val="7FCA87E6"/>
    <w:rsid w:val="7FCB2E33"/>
    <w:rsid w:val="7FCBD05B"/>
    <w:rsid w:val="7FCDAAB6"/>
    <w:rsid w:val="7FCE97E5"/>
    <w:rsid w:val="7FCF8BA9"/>
    <w:rsid w:val="7FD04240"/>
    <w:rsid w:val="7FDA9097"/>
    <w:rsid w:val="7FDB6D29"/>
    <w:rsid w:val="7FE26BC3"/>
    <w:rsid w:val="7FE6F884"/>
    <w:rsid w:val="7FE73B4C"/>
    <w:rsid w:val="7FE75DF3"/>
    <w:rsid w:val="7FEB6E5B"/>
    <w:rsid w:val="7FEE53C4"/>
    <w:rsid w:val="7FF563A5"/>
    <w:rsid w:val="7FF72CEF"/>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9412881D-B285-4CA8-904F-2E39D14AF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D1777A"/>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semiHidden/>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semiHidden/>
    <w:rsid w:val="0193ED09"/>
    <w:pPr>
      <w:keepNext/>
      <w:keepLines/>
      <w:spacing w:before="240"/>
      <w:outlineLvl w:val="2"/>
    </w:pPr>
    <w:rPr>
      <w:b/>
      <w:bCs/>
      <w:lang w:eastAsia="en-US"/>
    </w:rPr>
  </w:style>
  <w:style w:type="paragraph" w:styleId="Heading4">
    <w:name w:val="heading 4"/>
    <w:basedOn w:val="Normal"/>
    <w:next w:val="Normal"/>
    <w:link w:val="Heading4Char"/>
    <w:uiPriority w:val="9"/>
    <w:semiHidden/>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semiHidden/>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semiHidden/>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semiHidden/>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uiPriority w:val="1"/>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qFormat/>
    <w:rsid w:val="0193ED09"/>
    <w:rPr>
      <w:rFonts w:eastAsia="Calibri"/>
      <w:lang w:eastAsia="en-US"/>
    </w:rPr>
  </w:style>
  <w:style w:type="paragraph" w:customStyle="1" w:styleId="JRCTextbulletedlist1">
    <w:name w:val="JRC_Text_bulleted_list1"/>
    <w:basedOn w:val="Normal"/>
    <w:uiPriority w:val="1"/>
    <w:qFormat/>
    <w:rsid w:val="0193ED09"/>
    <w:pPr>
      <w:numPr>
        <w:numId w:val="4"/>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qFormat/>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numPr>
        <w:ilvl w:val="1"/>
        <w:numId w:val="2"/>
      </w:numPr>
    </w:pPr>
    <w:rPr>
      <w:color w:val="6CA644"/>
      <w:sz w:val="32"/>
      <w:szCs w:val="32"/>
    </w:rPr>
  </w:style>
  <w:style w:type="paragraph" w:customStyle="1" w:styleId="JRCLevel-1title">
    <w:name w:val="JRC_Level-1_title"/>
    <w:basedOn w:val="Heading1"/>
    <w:next w:val="JRCText"/>
    <w:qFormat/>
    <w:rsid w:val="00C61CFA"/>
    <w:pPr>
      <w:keepLines/>
      <w:numPr>
        <w:numId w:val="2"/>
      </w:numPr>
      <w:spacing w:before="0"/>
      <w:jc w:val="left"/>
    </w:pPr>
    <w:rPr>
      <w:color w:val="6CA644"/>
      <w:sz w:val="56"/>
      <w:szCs w:val="56"/>
    </w:rPr>
  </w:style>
  <w:style w:type="paragraph" w:customStyle="1" w:styleId="JRCTextbulletedlist2">
    <w:name w:val="JRC_Text_bulleted_list2"/>
    <w:basedOn w:val="Normal"/>
    <w:uiPriority w:val="1"/>
    <w:qFormat/>
    <w:rsid w:val="0193ED09"/>
    <w:pPr>
      <w:numPr>
        <w:ilvl w:val="1"/>
        <w:numId w:val="5"/>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numPr>
        <w:ilvl w:val="2"/>
        <w:numId w:val="2"/>
      </w:numPr>
      <w:spacing w:line="240" w:lineRule="auto"/>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3"/>
      </w:numPr>
    </w:pPr>
  </w:style>
  <w:style w:type="paragraph" w:customStyle="1" w:styleId="JRCTextnumberedlist1">
    <w:name w:val="JRC_Text_numbered_list1"/>
    <w:basedOn w:val="Normal"/>
    <w:uiPriority w:val="1"/>
    <w:qFormat/>
    <w:rsid w:val="0193ED09"/>
    <w:pPr>
      <w:numPr>
        <w:numId w:val="6"/>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Paragrafo elenc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uiPriority w:val="1"/>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6"/>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semiHidden/>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4506CB"/>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JRCTextZchn">
    <w:name w:val="JRC_Text Zchn"/>
    <w:basedOn w:val="DefaultParagraphFont"/>
    <w:link w:val="JRCText"/>
    <w:qFormat/>
    <w:rsid w:val="004506CB"/>
    <w:rPr>
      <w:rFonts w:ascii="EC Square Sans Pro" w:eastAsia="Calibri" w:hAnsi="EC Square Sans Pro" w:cs="Times New Roman"/>
      <w:sz w:val="20"/>
      <w:szCs w:val="20"/>
    </w:rPr>
  </w:style>
  <w:style w:type="character" w:customStyle="1" w:styleId="scxw33378381">
    <w:name w:val="scxw33378381"/>
    <w:basedOn w:val="DefaultParagraphFont"/>
    <w:rsid w:val="004A04E7"/>
  </w:style>
  <w:style w:type="character" w:customStyle="1" w:styleId="findhit">
    <w:name w:val="findhit"/>
    <w:basedOn w:val="DefaultParagraphFont"/>
    <w:rsid w:val="00901D0D"/>
  </w:style>
  <w:style w:type="paragraph" w:customStyle="1" w:styleId="CharCharChar1">
    <w:name w:val="Char Char Char1"/>
    <w:basedOn w:val="Normal"/>
    <w:link w:val="FootnoteReference"/>
    <w:uiPriority w:val="99"/>
    <w:rsid w:val="00BD1FC0"/>
    <w:pPr>
      <w:keepLines/>
      <w:spacing w:before="0" w:after="160" w:line="240" w:lineRule="exact"/>
    </w:pPr>
    <w:rPr>
      <w:rFonts w:eastAsiaTheme="minorHAnsi" w:cstheme="minorBidi"/>
      <w:sz w:val="22"/>
      <w:szCs w:val="22"/>
      <w:vertAlign w:val="superscript"/>
      <w:lang w:eastAsia="en-US"/>
    </w:rPr>
  </w:style>
  <w:style w:type="character" w:customStyle="1" w:styleId="UnresolvedMention1">
    <w:name w:val="Unresolved Mention1"/>
    <w:basedOn w:val="DefaultParagraphFont"/>
    <w:uiPriority w:val="99"/>
    <w:semiHidden/>
    <w:unhideWhenUsed/>
    <w:rsid w:val="00F10B71"/>
    <w:rPr>
      <w:color w:val="605E5C"/>
      <w:shd w:val="clear" w:color="auto" w:fill="E1DFDD"/>
    </w:rPr>
  </w:style>
  <w:style w:type="paragraph" w:customStyle="1" w:styleId="Captions">
    <w:name w:val="Captions"/>
    <w:basedOn w:val="Normal"/>
    <w:link w:val="CaptionsChar"/>
    <w:qFormat/>
    <w:rsid w:val="00B33DEC"/>
    <w:pPr>
      <w:spacing w:after="240" w:line="276" w:lineRule="auto"/>
      <w:ind w:firstLine="397"/>
    </w:pPr>
    <w:rPr>
      <w:rFonts w:ascii="Times New Roman" w:eastAsiaTheme="minorHAnsi" w:hAnsi="Times New Roman" w:cstheme="minorBidi"/>
      <w:sz w:val="22"/>
      <w:szCs w:val="22"/>
      <w:lang w:eastAsia="en-US"/>
    </w:rPr>
  </w:style>
  <w:style w:type="character" w:customStyle="1" w:styleId="CaptionsChar">
    <w:name w:val="Captions Char"/>
    <w:basedOn w:val="DefaultParagraphFont"/>
    <w:link w:val="Captions"/>
    <w:rsid w:val="00B33DEC"/>
    <w:rPr>
      <w:rFonts w:ascii="Times New Roman" w:hAnsi="Times New Roman"/>
    </w:rPr>
  </w:style>
  <w:style w:type="character" w:customStyle="1" w:styleId="ListParagraphChar">
    <w:name w:val="List Paragraph Char"/>
    <w:aliases w:val="OBC Bullet Char,Normal 1 Char,Task Body Char,Viñetas (Inicio Parrafo) Char,Paragrafo elenco Char,3 Txt tabla Char,Zerrenda-paragrafoa Char,Fiche List Paragraph Char,Dot pt Char,F5 List Paragraph Char,List Paragraph1 Char"/>
    <w:basedOn w:val="DefaultParagraphFont"/>
    <w:link w:val="ListParagraph"/>
    <w:uiPriority w:val="34"/>
    <w:locked/>
    <w:rsid w:val="0080189C"/>
    <w:rPr>
      <w:rFonts w:ascii="EC Square Sans Pro" w:eastAsiaTheme="minorEastAsia" w:hAnsi="EC Square Sans Pr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62760227">
      <w:bodyDiv w:val="1"/>
      <w:marLeft w:val="0"/>
      <w:marRight w:val="0"/>
      <w:marTop w:val="0"/>
      <w:marBottom w:val="0"/>
      <w:divBdr>
        <w:top w:val="none" w:sz="0" w:space="0" w:color="auto"/>
        <w:left w:val="none" w:sz="0" w:space="0" w:color="auto"/>
        <w:bottom w:val="none" w:sz="0" w:space="0" w:color="auto"/>
        <w:right w:val="none" w:sz="0" w:space="0" w:color="auto"/>
      </w:divBdr>
      <w:divsChild>
        <w:div w:id="49114307">
          <w:marLeft w:val="0"/>
          <w:marRight w:val="0"/>
          <w:marTop w:val="0"/>
          <w:marBottom w:val="0"/>
          <w:divBdr>
            <w:top w:val="none" w:sz="0" w:space="0" w:color="auto"/>
            <w:left w:val="none" w:sz="0" w:space="0" w:color="auto"/>
            <w:bottom w:val="none" w:sz="0" w:space="0" w:color="auto"/>
            <w:right w:val="none" w:sz="0" w:space="0" w:color="auto"/>
          </w:divBdr>
        </w:div>
        <w:div w:id="97264129">
          <w:marLeft w:val="0"/>
          <w:marRight w:val="0"/>
          <w:marTop w:val="0"/>
          <w:marBottom w:val="0"/>
          <w:divBdr>
            <w:top w:val="none" w:sz="0" w:space="0" w:color="auto"/>
            <w:left w:val="none" w:sz="0" w:space="0" w:color="auto"/>
            <w:bottom w:val="none" w:sz="0" w:space="0" w:color="auto"/>
            <w:right w:val="none" w:sz="0" w:space="0" w:color="auto"/>
          </w:divBdr>
        </w:div>
        <w:div w:id="121191377">
          <w:marLeft w:val="0"/>
          <w:marRight w:val="0"/>
          <w:marTop w:val="0"/>
          <w:marBottom w:val="0"/>
          <w:divBdr>
            <w:top w:val="none" w:sz="0" w:space="0" w:color="auto"/>
            <w:left w:val="none" w:sz="0" w:space="0" w:color="auto"/>
            <w:bottom w:val="none" w:sz="0" w:space="0" w:color="auto"/>
            <w:right w:val="none" w:sz="0" w:space="0" w:color="auto"/>
          </w:divBdr>
        </w:div>
        <w:div w:id="159853478">
          <w:marLeft w:val="0"/>
          <w:marRight w:val="0"/>
          <w:marTop w:val="0"/>
          <w:marBottom w:val="0"/>
          <w:divBdr>
            <w:top w:val="none" w:sz="0" w:space="0" w:color="auto"/>
            <w:left w:val="none" w:sz="0" w:space="0" w:color="auto"/>
            <w:bottom w:val="none" w:sz="0" w:space="0" w:color="auto"/>
            <w:right w:val="none" w:sz="0" w:space="0" w:color="auto"/>
          </w:divBdr>
        </w:div>
        <w:div w:id="159926899">
          <w:marLeft w:val="0"/>
          <w:marRight w:val="0"/>
          <w:marTop w:val="0"/>
          <w:marBottom w:val="0"/>
          <w:divBdr>
            <w:top w:val="none" w:sz="0" w:space="0" w:color="auto"/>
            <w:left w:val="none" w:sz="0" w:space="0" w:color="auto"/>
            <w:bottom w:val="none" w:sz="0" w:space="0" w:color="auto"/>
            <w:right w:val="none" w:sz="0" w:space="0" w:color="auto"/>
          </w:divBdr>
        </w:div>
        <w:div w:id="208761539">
          <w:marLeft w:val="0"/>
          <w:marRight w:val="0"/>
          <w:marTop w:val="0"/>
          <w:marBottom w:val="0"/>
          <w:divBdr>
            <w:top w:val="none" w:sz="0" w:space="0" w:color="auto"/>
            <w:left w:val="none" w:sz="0" w:space="0" w:color="auto"/>
            <w:bottom w:val="none" w:sz="0" w:space="0" w:color="auto"/>
            <w:right w:val="none" w:sz="0" w:space="0" w:color="auto"/>
          </w:divBdr>
        </w:div>
        <w:div w:id="505749883">
          <w:marLeft w:val="0"/>
          <w:marRight w:val="0"/>
          <w:marTop w:val="0"/>
          <w:marBottom w:val="0"/>
          <w:divBdr>
            <w:top w:val="none" w:sz="0" w:space="0" w:color="auto"/>
            <w:left w:val="none" w:sz="0" w:space="0" w:color="auto"/>
            <w:bottom w:val="none" w:sz="0" w:space="0" w:color="auto"/>
            <w:right w:val="none" w:sz="0" w:space="0" w:color="auto"/>
          </w:divBdr>
        </w:div>
        <w:div w:id="579173401">
          <w:marLeft w:val="0"/>
          <w:marRight w:val="0"/>
          <w:marTop w:val="0"/>
          <w:marBottom w:val="0"/>
          <w:divBdr>
            <w:top w:val="none" w:sz="0" w:space="0" w:color="auto"/>
            <w:left w:val="none" w:sz="0" w:space="0" w:color="auto"/>
            <w:bottom w:val="none" w:sz="0" w:space="0" w:color="auto"/>
            <w:right w:val="none" w:sz="0" w:space="0" w:color="auto"/>
          </w:divBdr>
        </w:div>
        <w:div w:id="717625731">
          <w:marLeft w:val="0"/>
          <w:marRight w:val="0"/>
          <w:marTop w:val="0"/>
          <w:marBottom w:val="0"/>
          <w:divBdr>
            <w:top w:val="none" w:sz="0" w:space="0" w:color="auto"/>
            <w:left w:val="none" w:sz="0" w:space="0" w:color="auto"/>
            <w:bottom w:val="none" w:sz="0" w:space="0" w:color="auto"/>
            <w:right w:val="none" w:sz="0" w:space="0" w:color="auto"/>
          </w:divBdr>
        </w:div>
        <w:div w:id="725183102">
          <w:marLeft w:val="0"/>
          <w:marRight w:val="0"/>
          <w:marTop w:val="0"/>
          <w:marBottom w:val="0"/>
          <w:divBdr>
            <w:top w:val="none" w:sz="0" w:space="0" w:color="auto"/>
            <w:left w:val="none" w:sz="0" w:space="0" w:color="auto"/>
            <w:bottom w:val="none" w:sz="0" w:space="0" w:color="auto"/>
            <w:right w:val="none" w:sz="0" w:space="0" w:color="auto"/>
          </w:divBdr>
        </w:div>
        <w:div w:id="747578024">
          <w:marLeft w:val="0"/>
          <w:marRight w:val="0"/>
          <w:marTop w:val="0"/>
          <w:marBottom w:val="0"/>
          <w:divBdr>
            <w:top w:val="none" w:sz="0" w:space="0" w:color="auto"/>
            <w:left w:val="none" w:sz="0" w:space="0" w:color="auto"/>
            <w:bottom w:val="none" w:sz="0" w:space="0" w:color="auto"/>
            <w:right w:val="none" w:sz="0" w:space="0" w:color="auto"/>
          </w:divBdr>
        </w:div>
        <w:div w:id="776144087">
          <w:marLeft w:val="0"/>
          <w:marRight w:val="0"/>
          <w:marTop w:val="0"/>
          <w:marBottom w:val="0"/>
          <w:divBdr>
            <w:top w:val="none" w:sz="0" w:space="0" w:color="auto"/>
            <w:left w:val="none" w:sz="0" w:space="0" w:color="auto"/>
            <w:bottom w:val="none" w:sz="0" w:space="0" w:color="auto"/>
            <w:right w:val="none" w:sz="0" w:space="0" w:color="auto"/>
          </w:divBdr>
        </w:div>
        <w:div w:id="1070149736">
          <w:marLeft w:val="0"/>
          <w:marRight w:val="0"/>
          <w:marTop w:val="0"/>
          <w:marBottom w:val="0"/>
          <w:divBdr>
            <w:top w:val="none" w:sz="0" w:space="0" w:color="auto"/>
            <w:left w:val="none" w:sz="0" w:space="0" w:color="auto"/>
            <w:bottom w:val="none" w:sz="0" w:space="0" w:color="auto"/>
            <w:right w:val="none" w:sz="0" w:space="0" w:color="auto"/>
          </w:divBdr>
        </w:div>
        <w:div w:id="1155679250">
          <w:marLeft w:val="0"/>
          <w:marRight w:val="0"/>
          <w:marTop w:val="0"/>
          <w:marBottom w:val="0"/>
          <w:divBdr>
            <w:top w:val="none" w:sz="0" w:space="0" w:color="auto"/>
            <w:left w:val="none" w:sz="0" w:space="0" w:color="auto"/>
            <w:bottom w:val="none" w:sz="0" w:space="0" w:color="auto"/>
            <w:right w:val="none" w:sz="0" w:space="0" w:color="auto"/>
          </w:divBdr>
        </w:div>
        <w:div w:id="1485269482">
          <w:marLeft w:val="0"/>
          <w:marRight w:val="0"/>
          <w:marTop w:val="0"/>
          <w:marBottom w:val="0"/>
          <w:divBdr>
            <w:top w:val="none" w:sz="0" w:space="0" w:color="auto"/>
            <w:left w:val="none" w:sz="0" w:space="0" w:color="auto"/>
            <w:bottom w:val="none" w:sz="0" w:space="0" w:color="auto"/>
            <w:right w:val="none" w:sz="0" w:space="0" w:color="auto"/>
          </w:divBdr>
        </w:div>
        <w:div w:id="1546528802">
          <w:marLeft w:val="0"/>
          <w:marRight w:val="0"/>
          <w:marTop w:val="0"/>
          <w:marBottom w:val="0"/>
          <w:divBdr>
            <w:top w:val="none" w:sz="0" w:space="0" w:color="auto"/>
            <w:left w:val="none" w:sz="0" w:space="0" w:color="auto"/>
            <w:bottom w:val="none" w:sz="0" w:space="0" w:color="auto"/>
            <w:right w:val="none" w:sz="0" w:space="0" w:color="auto"/>
          </w:divBdr>
        </w:div>
        <w:div w:id="1700470900">
          <w:marLeft w:val="0"/>
          <w:marRight w:val="0"/>
          <w:marTop w:val="0"/>
          <w:marBottom w:val="0"/>
          <w:divBdr>
            <w:top w:val="none" w:sz="0" w:space="0" w:color="auto"/>
            <w:left w:val="none" w:sz="0" w:space="0" w:color="auto"/>
            <w:bottom w:val="none" w:sz="0" w:space="0" w:color="auto"/>
            <w:right w:val="none" w:sz="0" w:space="0" w:color="auto"/>
          </w:divBdr>
        </w:div>
        <w:div w:id="2125922422">
          <w:marLeft w:val="0"/>
          <w:marRight w:val="0"/>
          <w:marTop w:val="0"/>
          <w:marBottom w:val="0"/>
          <w:divBdr>
            <w:top w:val="none" w:sz="0" w:space="0" w:color="auto"/>
            <w:left w:val="none" w:sz="0" w:space="0" w:color="auto"/>
            <w:bottom w:val="none" w:sz="0" w:space="0" w:color="auto"/>
            <w:right w:val="none" w:sz="0" w:space="0" w:color="auto"/>
          </w:divBdr>
        </w:div>
      </w:divsChild>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884683227">
      <w:bodyDiv w:val="1"/>
      <w:marLeft w:val="0"/>
      <w:marRight w:val="0"/>
      <w:marTop w:val="0"/>
      <w:marBottom w:val="0"/>
      <w:divBdr>
        <w:top w:val="none" w:sz="0" w:space="0" w:color="auto"/>
        <w:left w:val="none" w:sz="0" w:space="0" w:color="auto"/>
        <w:bottom w:val="none" w:sz="0" w:space="0" w:color="auto"/>
        <w:right w:val="none" w:sz="0" w:space="0" w:color="auto"/>
      </w:divBdr>
      <w:divsChild>
        <w:div w:id="1674380156">
          <w:marLeft w:val="0"/>
          <w:marRight w:val="0"/>
          <w:marTop w:val="0"/>
          <w:marBottom w:val="0"/>
          <w:divBdr>
            <w:top w:val="none" w:sz="0" w:space="0" w:color="auto"/>
            <w:left w:val="none" w:sz="0" w:space="0" w:color="auto"/>
            <w:bottom w:val="none" w:sz="0" w:space="0" w:color="auto"/>
            <w:right w:val="none" w:sz="0" w:space="0" w:color="auto"/>
          </w:divBdr>
        </w:div>
        <w:div w:id="747536124">
          <w:marLeft w:val="0"/>
          <w:marRight w:val="0"/>
          <w:marTop w:val="0"/>
          <w:marBottom w:val="0"/>
          <w:divBdr>
            <w:top w:val="none" w:sz="0" w:space="0" w:color="auto"/>
            <w:left w:val="none" w:sz="0" w:space="0" w:color="auto"/>
            <w:bottom w:val="none" w:sz="0" w:space="0" w:color="auto"/>
            <w:right w:val="none" w:sz="0" w:space="0" w:color="auto"/>
          </w:divBdr>
        </w:div>
      </w:divsChild>
    </w:div>
    <w:div w:id="944846170">
      <w:bodyDiv w:val="1"/>
      <w:marLeft w:val="0"/>
      <w:marRight w:val="0"/>
      <w:marTop w:val="0"/>
      <w:marBottom w:val="0"/>
      <w:divBdr>
        <w:top w:val="none" w:sz="0" w:space="0" w:color="auto"/>
        <w:left w:val="none" w:sz="0" w:space="0" w:color="auto"/>
        <w:bottom w:val="none" w:sz="0" w:space="0" w:color="auto"/>
        <w:right w:val="none" w:sz="0" w:space="0" w:color="auto"/>
      </w:divBdr>
      <w:divsChild>
        <w:div w:id="355079943">
          <w:marLeft w:val="0"/>
          <w:marRight w:val="0"/>
          <w:marTop w:val="0"/>
          <w:marBottom w:val="0"/>
          <w:divBdr>
            <w:top w:val="none" w:sz="0" w:space="0" w:color="auto"/>
            <w:left w:val="none" w:sz="0" w:space="0" w:color="auto"/>
            <w:bottom w:val="none" w:sz="0" w:space="0" w:color="auto"/>
            <w:right w:val="none" w:sz="0" w:space="0" w:color="auto"/>
          </w:divBdr>
        </w:div>
        <w:div w:id="442966154">
          <w:marLeft w:val="0"/>
          <w:marRight w:val="0"/>
          <w:marTop w:val="0"/>
          <w:marBottom w:val="0"/>
          <w:divBdr>
            <w:top w:val="none" w:sz="0" w:space="0" w:color="auto"/>
            <w:left w:val="none" w:sz="0" w:space="0" w:color="auto"/>
            <w:bottom w:val="none" w:sz="0" w:space="0" w:color="auto"/>
            <w:right w:val="none" w:sz="0" w:space="0" w:color="auto"/>
          </w:divBdr>
        </w:div>
        <w:div w:id="857813156">
          <w:marLeft w:val="0"/>
          <w:marRight w:val="0"/>
          <w:marTop w:val="0"/>
          <w:marBottom w:val="0"/>
          <w:divBdr>
            <w:top w:val="none" w:sz="0" w:space="0" w:color="auto"/>
            <w:left w:val="none" w:sz="0" w:space="0" w:color="auto"/>
            <w:bottom w:val="none" w:sz="0" w:space="0" w:color="auto"/>
            <w:right w:val="none" w:sz="0" w:space="0" w:color="auto"/>
          </w:divBdr>
        </w:div>
        <w:div w:id="1229150118">
          <w:marLeft w:val="0"/>
          <w:marRight w:val="0"/>
          <w:marTop w:val="0"/>
          <w:marBottom w:val="0"/>
          <w:divBdr>
            <w:top w:val="none" w:sz="0" w:space="0" w:color="auto"/>
            <w:left w:val="none" w:sz="0" w:space="0" w:color="auto"/>
            <w:bottom w:val="none" w:sz="0" w:space="0" w:color="auto"/>
            <w:right w:val="none" w:sz="0" w:space="0" w:color="auto"/>
          </w:divBdr>
        </w:div>
        <w:div w:id="1443501142">
          <w:marLeft w:val="0"/>
          <w:marRight w:val="0"/>
          <w:marTop w:val="0"/>
          <w:marBottom w:val="0"/>
          <w:divBdr>
            <w:top w:val="none" w:sz="0" w:space="0" w:color="auto"/>
            <w:left w:val="none" w:sz="0" w:space="0" w:color="auto"/>
            <w:bottom w:val="none" w:sz="0" w:space="0" w:color="auto"/>
            <w:right w:val="none" w:sz="0" w:space="0" w:color="auto"/>
          </w:divBdr>
        </w:div>
        <w:div w:id="1453788911">
          <w:marLeft w:val="0"/>
          <w:marRight w:val="0"/>
          <w:marTop w:val="0"/>
          <w:marBottom w:val="0"/>
          <w:divBdr>
            <w:top w:val="none" w:sz="0" w:space="0" w:color="auto"/>
            <w:left w:val="none" w:sz="0" w:space="0" w:color="auto"/>
            <w:bottom w:val="none" w:sz="0" w:space="0" w:color="auto"/>
            <w:right w:val="none" w:sz="0" w:space="0" w:color="auto"/>
          </w:divBdr>
        </w:div>
        <w:div w:id="1767337853">
          <w:marLeft w:val="0"/>
          <w:marRight w:val="0"/>
          <w:marTop w:val="0"/>
          <w:marBottom w:val="0"/>
          <w:divBdr>
            <w:top w:val="none" w:sz="0" w:space="0" w:color="auto"/>
            <w:left w:val="none" w:sz="0" w:space="0" w:color="auto"/>
            <w:bottom w:val="none" w:sz="0" w:space="0" w:color="auto"/>
            <w:right w:val="none" w:sz="0" w:space="0" w:color="auto"/>
          </w:divBdr>
        </w:div>
        <w:div w:id="1923374512">
          <w:marLeft w:val="0"/>
          <w:marRight w:val="0"/>
          <w:marTop w:val="0"/>
          <w:marBottom w:val="0"/>
          <w:divBdr>
            <w:top w:val="none" w:sz="0" w:space="0" w:color="auto"/>
            <w:left w:val="none" w:sz="0" w:space="0" w:color="auto"/>
            <w:bottom w:val="none" w:sz="0" w:space="0" w:color="auto"/>
            <w:right w:val="none" w:sz="0" w:space="0" w:color="auto"/>
          </w:divBdr>
        </w:div>
      </w:divsChild>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39345559">
      <w:bodyDiv w:val="1"/>
      <w:marLeft w:val="0"/>
      <w:marRight w:val="0"/>
      <w:marTop w:val="0"/>
      <w:marBottom w:val="0"/>
      <w:divBdr>
        <w:top w:val="none" w:sz="0" w:space="0" w:color="auto"/>
        <w:left w:val="none" w:sz="0" w:space="0" w:color="auto"/>
        <w:bottom w:val="none" w:sz="0" w:space="0" w:color="auto"/>
        <w:right w:val="none" w:sz="0" w:space="0" w:color="auto"/>
      </w:divBdr>
      <w:divsChild>
        <w:div w:id="1853914226">
          <w:marLeft w:val="0"/>
          <w:marRight w:val="0"/>
          <w:marTop w:val="0"/>
          <w:marBottom w:val="0"/>
          <w:divBdr>
            <w:top w:val="none" w:sz="0" w:space="0" w:color="auto"/>
            <w:left w:val="none" w:sz="0" w:space="0" w:color="auto"/>
            <w:bottom w:val="none" w:sz="0" w:space="0" w:color="auto"/>
            <w:right w:val="none" w:sz="0" w:space="0" w:color="auto"/>
          </w:divBdr>
        </w:div>
        <w:div w:id="1863935899">
          <w:marLeft w:val="0"/>
          <w:marRight w:val="0"/>
          <w:marTop w:val="0"/>
          <w:marBottom w:val="0"/>
          <w:divBdr>
            <w:top w:val="none" w:sz="0" w:space="0" w:color="auto"/>
            <w:left w:val="none" w:sz="0" w:space="0" w:color="auto"/>
            <w:bottom w:val="none" w:sz="0" w:space="0" w:color="auto"/>
            <w:right w:val="none" w:sz="0" w:space="0" w:color="auto"/>
          </w:divBdr>
        </w:div>
        <w:div w:id="2017071634">
          <w:marLeft w:val="0"/>
          <w:marRight w:val="0"/>
          <w:marTop w:val="0"/>
          <w:marBottom w:val="0"/>
          <w:divBdr>
            <w:top w:val="none" w:sz="0" w:space="0" w:color="auto"/>
            <w:left w:val="none" w:sz="0" w:space="0" w:color="auto"/>
            <w:bottom w:val="none" w:sz="0" w:space="0" w:color="auto"/>
            <w:right w:val="none" w:sz="0" w:space="0" w:color="auto"/>
          </w:divBdr>
        </w:div>
        <w:div w:id="263997630">
          <w:marLeft w:val="0"/>
          <w:marRight w:val="0"/>
          <w:marTop w:val="0"/>
          <w:marBottom w:val="0"/>
          <w:divBdr>
            <w:top w:val="none" w:sz="0" w:space="0" w:color="auto"/>
            <w:left w:val="none" w:sz="0" w:space="0" w:color="auto"/>
            <w:bottom w:val="none" w:sz="0" w:space="0" w:color="auto"/>
            <w:right w:val="none" w:sz="0" w:space="0" w:color="auto"/>
          </w:divBdr>
        </w:div>
        <w:div w:id="1015183070">
          <w:marLeft w:val="0"/>
          <w:marRight w:val="0"/>
          <w:marTop w:val="0"/>
          <w:marBottom w:val="0"/>
          <w:divBdr>
            <w:top w:val="none" w:sz="0" w:space="0" w:color="auto"/>
            <w:left w:val="none" w:sz="0" w:space="0" w:color="auto"/>
            <w:bottom w:val="none" w:sz="0" w:space="0" w:color="auto"/>
            <w:right w:val="none" w:sz="0" w:space="0" w:color="auto"/>
          </w:divBdr>
        </w:div>
        <w:div w:id="118845456">
          <w:marLeft w:val="0"/>
          <w:marRight w:val="0"/>
          <w:marTop w:val="0"/>
          <w:marBottom w:val="0"/>
          <w:divBdr>
            <w:top w:val="none" w:sz="0" w:space="0" w:color="auto"/>
            <w:left w:val="none" w:sz="0" w:space="0" w:color="auto"/>
            <w:bottom w:val="none" w:sz="0" w:space="0" w:color="auto"/>
            <w:right w:val="none" w:sz="0" w:space="0" w:color="auto"/>
          </w:divBdr>
        </w:div>
        <w:div w:id="739255350">
          <w:marLeft w:val="0"/>
          <w:marRight w:val="0"/>
          <w:marTop w:val="0"/>
          <w:marBottom w:val="0"/>
          <w:divBdr>
            <w:top w:val="none" w:sz="0" w:space="0" w:color="auto"/>
            <w:left w:val="none" w:sz="0" w:space="0" w:color="auto"/>
            <w:bottom w:val="none" w:sz="0" w:space="0" w:color="auto"/>
            <w:right w:val="none" w:sz="0" w:space="0" w:color="auto"/>
          </w:divBdr>
        </w:div>
        <w:div w:id="1232891901">
          <w:marLeft w:val="0"/>
          <w:marRight w:val="0"/>
          <w:marTop w:val="0"/>
          <w:marBottom w:val="0"/>
          <w:divBdr>
            <w:top w:val="none" w:sz="0" w:space="0" w:color="auto"/>
            <w:left w:val="none" w:sz="0" w:space="0" w:color="auto"/>
            <w:bottom w:val="none" w:sz="0" w:space="0" w:color="auto"/>
            <w:right w:val="none" w:sz="0" w:space="0" w:color="auto"/>
          </w:divBdr>
        </w:div>
        <w:div w:id="1569457538">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210653115">
      <w:bodyDiv w:val="1"/>
      <w:marLeft w:val="0"/>
      <w:marRight w:val="0"/>
      <w:marTop w:val="0"/>
      <w:marBottom w:val="0"/>
      <w:divBdr>
        <w:top w:val="none" w:sz="0" w:space="0" w:color="auto"/>
        <w:left w:val="none" w:sz="0" w:space="0" w:color="auto"/>
        <w:bottom w:val="none" w:sz="0" w:space="0" w:color="auto"/>
        <w:right w:val="none" w:sz="0" w:space="0" w:color="auto"/>
      </w:divBdr>
      <w:divsChild>
        <w:div w:id="17170938">
          <w:marLeft w:val="0"/>
          <w:marRight w:val="0"/>
          <w:marTop w:val="0"/>
          <w:marBottom w:val="0"/>
          <w:divBdr>
            <w:top w:val="none" w:sz="0" w:space="0" w:color="auto"/>
            <w:left w:val="none" w:sz="0" w:space="0" w:color="auto"/>
            <w:bottom w:val="none" w:sz="0" w:space="0" w:color="auto"/>
            <w:right w:val="none" w:sz="0" w:space="0" w:color="auto"/>
          </w:divBdr>
        </w:div>
        <w:div w:id="49619210">
          <w:marLeft w:val="0"/>
          <w:marRight w:val="0"/>
          <w:marTop w:val="0"/>
          <w:marBottom w:val="0"/>
          <w:divBdr>
            <w:top w:val="none" w:sz="0" w:space="0" w:color="auto"/>
            <w:left w:val="none" w:sz="0" w:space="0" w:color="auto"/>
            <w:bottom w:val="none" w:sz="0" w:space="0" w:color="auto"/>
            <w:right w:val="none" w:sz="0" w:space="0" w:color="auto"/>
          </w:divBdr>
        </w:div>
        <w:div w:id="85465344">
          <w:marLeft w:val="0"/>
          <w:marRight w:val="0"/>
          <w:marTop w:val="0"/>
          <w:marBottom w:val="0"/>
          <w:divBdr>
            <w:top w:val="none" w:sz="0" w:space="0" w:color="auto"/>
            <w:left w:val="none" w:sz="0" w:space="0" w:color="auto"/>
            <w:bottom w:val="none" w:sz="0" w:space="0" w:color="auto"/>
            <w:right w:val="none" w:sz="0" w:space="0" w:color="auto"/>
          </w:divBdr>
        </w:div>
        <w:div w:id="171802544">
          <w:marLeft w:val="0"/>
          <w:marRight w:val="0"/>
          <w:marTop w:val="0"/>
          <w:marBottom w:val="0"/>
          <w:divBdr>
            <w:top w:val="none" w:sz="0" w:space="0" w:color="auto"/>
            <w:left w:val="none" w:sz="0" w:space="0" w:color="auto"/>
            <w:bottom w:val="none" w:sz="0" w:space="0" w:color="auto"/>
            <w:right w:val="none" w:sz="0" w:space="0" w:color="auto"/>
          </w:divBdr>
        </w:div>
        <w:div w:id="173618912">
          <w:marLeft w:val="0"/>
          <w:marRight w:val="0"/>
          <w:marTop w:val="0"/>
          <w:marBottom w:val="0"/>
          <w:divBdr>
            <w:top w:val="none" w:sz="0" w:space="0" w:color="auto"/>
            <w:left w:val="none" w:sz="0" w:space="0" w:color="auto"/>
            <w:bottom w:val="none" w:sz="0" w:space="0" w:color="auto"/>
            <w:right w:val="none" w:sz="0" w:space="0" w:color="auto"/>
          </w:divBdr>
        </w:div>
        <w:div w:id="293826498">
          <w:marLeft w:val="0"/>
          <w:marRight w:val="0"/>
          <w:marTop w:val="0"/>
          <w:marBottom w:val="0"/>
          <w:divBdr>
            <w:top w:val="none" w:sz="0" w:space="0" w:color="auto"/>
            <w:left w:val="none" w:sz="0" w:space="0" w:color="auto"/>
            <w:bottom w:val="none" w:sz="0" w:space="0" w:color="auto"/>
            <w:right w:val="none" w:sz="0" w:space="0" w:color="auto"/>
          </w:divBdr>
        </w:div>
        <w:div w:id="330984807">
          <w:marLeft w:val="0"/>
          <w:marRight w:val="0"/>
          <w:marTop w:val="0"/>
          <w:marBottom w:val="0"/>
          <w:divBdr>
            <w:top w:val="none" w:sz="0" w:space="0" w:color="auto"/>
            <w:left w:val="none" w:sz="0" w:space="0" w:color="auto"/>
            <w:bottom w:val="none" w:sz="0" w:space="0" w:color="auto"/>
            <w:right w:val="none" w:sz="0" w:space="0" w:color="auto"/>
          </w:divBdr>
        </w:div>
        <w:div w:id="485440965">
          <w:marLeft w:val="0"/>
          <w:marRight w:val="0"/>
          <w:marTop w:val="0"/>
          <w:marBottom w:val="0"/>
          <w:divBdr>
            <w:top w:val="none" w:sz="0" w:space="0" w:color="auto"/>
            <w:left w:val="none" w:sz="0" w:space="0" w:color="auto"/>
            <w:bottom w:val="none" w:sz="0" w:space="0" w:color="auto"/>
            <w:right w:val="none" w:sz="0" w:space="0" w:color="auto"/>
          </w:divBdr>
        </w:div>
        <w:div w:id="647174531">
          <w:marLeft w:val="0"/>
          <w:marRight w:val="0"/>
          <w:marTop w:val="0"/>
          <w:marBottom w:val="0"/>
          <w:divBdr>
            <w:top w:val="none" w:sz="0" w:space="0" w:color="auto"/>
            <w:left w:val="none" w:sz="0" w:space="0" w:color="auto"/>
            <w:bottom w:val="none" w:sz="0" w:space="0" w:color="auto"/>
            <w:right w:val="none" w:sz="0" w:space="0" w:color="auto"/>
          </w:divBdr>
        </w:div>
        <w:div w:id="659044771">
          <w:marLeft w:val="0"/>
          <w:marRight w:val="0"/>
          <w:marTop w:val="0"/>
          <w:marBottom w:val="0"/>
          <w:divBdr>
            <w:top w:val="none" w:sz="0" w:space="0" w:color="auto"/>
            <w:left w:val="none" w:sz="0" w:space="0" w:color="auto"/>
            <w:bottom w:val="none" w:sz="0" w:space="0" w:color="auto"/>
            <w:right w:val="none" w:sz="0" w:space="0" w:color="auto"/>
          </w:divBdr>
        </w:div>
        <w:div w:id="688028766">
          <w:marLeft w:val="0"/>
          <w:marRight w:val="0"/>
          <w:marTop w:val="0"/>
          <w:marBottom w:val="0"/>
          <w:divBdr>
            <w:top w:val="none" w:sz="0" w:space="0" w:color="auto"/>
            <w:left w:val="none" w:sz="0" w:space="0" w:color="auto"/>
            <w:bottom w:val="none" w:sz="0" w:space="0" w:color="auto"/>
            <w:right w:val="none" w:sz="0" w:space="0" w:color="auto"/>
          </w:divBdr>
        </w:div>
        <w:div w:id="778839711">
          <w:marLeft w:val="0"/>
          <w:marRight w:val="0"/>
          <w:marTop w:val="0"/>
          <w:marBottom w:val="0"/>
          <w:divBdr>
            <w:top w:val="none" w:sz="0" w:space="0" w:color="auto"/>
            <w:left w:val="none" w:sz="0" w:space="0" w:color="auto"/>
            <w:bottom w:val="none" w:sz="0" w:space="0" w:color="auto"/>
            <w:right w:val="none" w:sz="0" w:space="0" w:color="auto"/>
          </w:divBdr>
        </w:div>
        <w:div w:id="793522465">
          <w:marLeft w:val="0"/>
          <w:marRight w:val="0"/>
          <w:marTop w:val="0"/>
          <w:marBottom w:val="0"/>
          <w:divBdr>
            <w:top w:val="none" w:sz="0" w:space="0" w:color="auto"/>
            <w:left w:val="none" w:sz="0" w:space="0" w:color="auto"/>
            <w:bottom w:val="none" w:sz="0" w:space="0" w:color="auto"/>
            <w:right w:val="none" w:sz="0" w:space="0" w:color="auto"/>
          </w:divBdr>
        </w:div>
        <w:div w:id="820346631">
          <w:marLeft w:val="0"/>
          <w:marRight w:val="0"/>
          <w:marTop w:val="0"/>
          <w:marBottom w:val="0"/>
          <w:divBdr>
            <w:top w:val="none" w:sz="0" w:space="0" w:color="auto"/>
            <w:left w:val="none" w:sz="0" w:space="0" w:color="auto"/>
            <w:bottom w:val="none" w:sz="0" w:space="0" w:color="auto"/>
            <w:right w:val="none" w:sz="0" w:space="0" w:color="auto"/>
          </w:divBdr>
        </w:div>
        <w:div w:id="841048277">
          <w:marLeft w:val="0"/>
          <w:marRight w:val="0"/>
          <w:marTop w:val="0"/>
          <w:marBottom w:val="0"/>
          <w:divBdr>
            <w:top w:val="none" w:sz="0" w:space="0" w:color="auto"/>
            <w:left w:val="none" w:sz="0" w:space="0" w:color="auto"/>
            <w:bottom w:val="none" w:sz="0" w:space="0" w:color="auto"/>
            <w:right w:val="none" w:sz="0" w:space="0" w:color="auto"/>
          </w:divBdr>
        </w:div>
        <w:div w:id="880170166">
          <w:marLeft w:val="0"/>
          <w:marRight w:val="0"/>
          <w:marTop w:val="0"/>
          <w:marBottom w:val="0"/>
          <w:divBdr>
            <w:top w:val="none" w:sz="0" w:space="0" w:color="auto"/>
            <w:left w:val="none" w:sz="0" w:space="0" w:color="auto"/>
            <w:bottom w:val="none" w:sz="0" w:space="0" w:color="auto"/>
            <w:right w:val="none" w:sz="0" w:space="0" w:color="auto"/>
          </w:divBdr>
        </w:div>
        <w:div w:id="955868787">
          <w:marLeft w:val="0"/>
          <w:marRight w:val="0"/>
          <w:marTop w:val="0"/>
          <w:marBottom w:val="0"/>
          <w:divBdr>
            <w:top w:val="none" w:sz="0" w:space="0" w:color="auto"/>
            <w:left w:val="none" w:sz="0" w:space="0" w:color="auto"/>
            <w:bottom w:val="none" w:sz="0" w:space="0" w:color="auto"/>
            <w:right w:val="none" w:sz="0" w:space="0" w:color="auto"/>
          </w:divBdr>
        </w:div>
        <w:div w:id="1275482618">
          <w:marLeft w:val="0"/>
          <w:marRight w:val="0"/>
          <w:marTop w:val="0"/>
          <w:marBottom w:val="0"/>
          <w:divBdr>
            <w:top w:val="none" w:sz="0" w:space="0" w:color="auto"/>
            <w:left w:val="none" w:sz="0" w:space="0" w:color="auto"/>
            <w:bottom w:val="none" w:sz="0" w:space="0" w:color="auto"/>
            <w:right w:val="none" w:sz="0" w:space="0" w:color="auto"/>
          </w:divBdr>
        </w:div>
        <w:div w:id="1423987190">
          <w:marLeft w:val="0"/>
          <w:marRight w:val="0"/>
          <w:marTop w:val="0"/>
          <w:marBottom w:val="0"/>
          <w:divBdr>
            <w:top w:val="none" w:sz="0" w:space="0" w:color="auto"/>
            <w:left w:val="none" w:sz="0" w:space="0" w:color="auto"/>
            <w:bottom w:val="none" w:sz="0" w:space="0" w:color="auto"/>
            <w:right w:val="none" w:sz="0" w:space="0" w:color="auto"/>
          </w:divBdr>
        </w:div>
        <w:div w:id="1455175459">
          <w:marLeft w:val="0"/>
          <w:marRight w:val="0"/>
          <w:marTop w:val="0"/>
          <w:marBottom w:val="0"/>
          <w:divBdr>
            <w:top w:val="none" w:sz="0" w:space="0" w:color="auto"/>
            <w:left w:val="none" w:sz="0" w:space="0" w:color="auto"/>
            <w:bottom w:val="none" w:sz="0" w:space="0" w:color="auto"/>
            <w:right w:val="none" w:sz="0" w:space="0" w:color="auto"/>
          </w:divBdr>
          <w:divsChild>
            <w:div w:id="1374383017">
              <w:marLeft w:val="0"/>
              <w:marRight w:val="0"/>
              <w:marTop w:val="0"/>
              <w:marBottom w:val="0"/>
              <w:divBdr>
                <w:top w:val="none" w:sz="0" w:space="0" w:color="auto"/>
                <w:left w:val="none" w:sz="0" w:space="0" w:color="auto"/>
                <w:bottom w:val="none" w:sz="0" w:space="0" w:color="auto"/>
                <w:right w:val="none" w:sz="0" w:space="0" w:color="auto"/>
              </w:divBdr>
            </w:div>
          </w:divsChild>
        </w:div>
        <w:div w:id="1498308745">
          <w:marLeft w:val="0"/>
          <w:marRight w:val="0"/>
          <w:marTop w:val="0"/>
          <w:marBottom w:val="0"/>
          <w:divBdr>
            <w:top w:val="none" w:sz="0" w:space="0" w:color="auto"/>
            <w:left w:val="none" w:sz="0" w:space="0" w:color="auto"/>
            <w:bottom w:val="none" w:sz="0" w:space="0" w:color="auto"/>
            <w:right w:val="none" w:sz="0" w:space="0" w:color="auto"/>
          </w:divBdr>
        </w:div>
        <w:div w:id="1625112701">
          <w:marLeft w:val="0"/>
          <w:marRight w:val="0"/>
          <w:marTop w:val="0"/>
          <w:marBottom w:val="0"/>
          <w:divBdr>
            <w:top w:val="none" w:sz="0" w:space="0" w:color="auto"/>
            <w:left w:val="none" w:sz="0" w:space="0" w:color="auto"/>
            <w:bottom w:val="none" w:sz="0" w:space="0" w:color="auto"/>
            <w:right w:val="none" w:sz="0" w:space="0" w:color="auto"/>
          </w:divBdr>
        </w:div>
        <w:div w:id="1652950666">
          <w:marLeft w:val="0"/>
          <w:marRight w:val="0"/>
          <w:marTop w:val="0"/>
          <w:marBottom w:val="0"/>
          <w:divBdr>
            <w:top w:val="none" w:sz="0" w:space="0" w:color="auto"/>
            <w:left w:val="none" w:sz="0" w:space="0" w:color="auto"/>
            <w:bottom w:val="none" w:sz="0" w:space="0" w:color="auto"/>
            <w:right w:val="none" w:sz="0" w:space="0" w:color="auto"/>
          </w:divBdr>
        </w:div>
        <w:div w:id="1656908908">
          <w:marLeft w:val="0"/>
          <w:marRight w:val="0"/>
          <w:marTop w:val="0"/>
          <w:marBottom w:val="0"/>
          <w:divBdr>
            <w:top w:val="none" w:sz="0" w:space="0" w:color="auto"/>
            <w:left w:val="none" w:sz="0" w:space="0" w:color="auto"/>
            <w:bottom w:val="none" w:sz="0" w:space="0" w:color="auto"/>
            <w:right w:val="none" w:sz="0" w:space="0" w:color="auto"/>
          </w:divBdr>
        </w:div>
        <w:div w:id="1660158188">
          <w:marLeft w:val="0"/>
          <w:marRight w:val="0"/>
          <w:marTop w:val="0"/>
          <w:marBottom w:val="0"/>
          <w:divBdr>
            <w:top w:val="none" w:sz="0" w:space="0" w:color="auto"/>
            <w:left w:val="none" w:sz="0" w:space="0" w:color="auto"/>
            <w:bottom w:val="none" w:sz="0" w:space="0" w:color="auto"/>
            <w:right w:val="none" w:sz="0" w:space="0" w:color="auto"/>
          </w:divBdr>
        </w:div>
        <w:div w:id="1662848281">
          <w:marLeft w:val="0"/>
          <w:marRight w:val="0"/>
          <w:marTop w:val="0"/>
          <w:marBottom w:val="0"/>
          <w:divBdr>
            <w:top w:val="none" w:sz="0" w:space="0" w:color="auto"/>
            <w:left w:val="none" w:sz="0" w:space="0" w:color="auto"/>
            <w:bottom w:val="none" w:sz="0" w:space="0" w:color="auto"/>
            <w:right w:val="none" w:sz="0" w:space="0" w:color="auto"/>
          </w:divBdr>
          <w:divsChild>
            <w:div w:id="1274480816">
              <w:marLeft w:val="-75"/>
              <w:marRight w:val="0"/>
              <w:marTop w:val="30"/>
              <w:marBottom w:val="30"/>
              <w:divBdr>
                <w:top w:val="none" w:sz="0" w:space="0" w:color="auto"/>
                <w:left w:val="none" w:sz="0" w:space="0" w:color="auto"/>
                <w:bottom w:val="none" w:sz="0" w:space="0" w:color="auto"/>
                <w:right w:val="none" w:sz="0" w:space="0" w:color="auto"/>
              </w:divBdr>
              <w:divsChild>
                <w:div w:id="191455581">
                  <w:marLeft w:val="0"/>
                  <w:marRight w:val="0"/>
                  <w:marTop w:val="0"/>
                  <w:marBottom w:val="0"/>
                  <w:divBdr>
                    <w:top w:val="none" w:sz="0" w:space="0" w:color="auto"/>
                    <w:left w:val="none" w:sz="0" w:space="0" w:color="auto"/>
                    <w:bottom w:val="none" w:sz="0" w:space="0" w:color="auto"/>
                    <w:right w:val="none" w:sz="0" w:space="0" w:color="auto"/>
                  </w:divBdr>
                  <w:divsChild>
                    <w:div w:id="1112701907">
                      <w:marLeft w:val="0"/>
                      <w:marRight w:val="0"/>
                      <w:marTop w:val="0"/>
                      <w:marBottom w:val="0"/>
                      <w:divBdr>
                        <w:top w:val="none" w:sz="0" w:space="0" w:color="auto"/>
                        <w:left w:val="none" w:sz="0" w:space="0" w:color="auto"/>
                        <w:bottom w:val="none" w:sz="0" w:space="0" w:color="auto"/>
                        <w:right w:val="none" w:sz="0" w:space="0" w:color="auto"/>
                      </w:divBdr>
                    </w:div>
                  </w:divsChild>
                </w:div>
                <w:div w:id="1187914560">
                  <w:marLeft w:val="0"/>
                  <w:marRight w:val="0"/>
                  <w:marTop w:val="0"/>
                  <w:marBottom w:val="0"/>
                  <w:divBdr>
                    <w:top w:val="none" w:sz="0" w:space="0" w:color="auto"/>
                    <w:left w:val="none" w:sz="0" w:space="0" w:color="auto"/>
                    <w:bottom w:val="none" w:sz="0" w:space="0" w:color="auto"/>
                    <w:right w:val="none" w:sz="0" w:space="0" w:color="auto"/>
                  </w:divBdr>
                  <w:divsChild>
                    <w:div w:id="1135873804">
                      <w:marLeft w:val="0"/>
                      <w:marRight w:val="0"/>
                      <w:marTop w:val="0"/>
                      <w:marBottom w:val="0"/>
                      <w:divBdr>
                        <w:top w:val="none" w:sz="0" w:space="0" w:color="auto"/>
                        <w:left w:val="none" w:sz="0" w:space="0" w:color="auto"/>
                        <w:bottom w:val="none" w:sz="0" w:space="0" w:color="auto"/>
                        <w:right w:val="none" w:sz="0" w:space="0" w:color="auto"/>
                      </w:divBdr>
                    </w:div>
                  </w:divsChild>
                </w:div>
                <w:div w:id="2145586385">
                  <w:marLeft w:val="0"/>
                  <w:marRight w:val="0"/>
                  <w:marTop w:val="0"/>
                  <w:marBottom w:val="0"/>
                  <w:divBdr>
                    <w:top w:val="none" w:sz="0" w:space="0" w:color="auto"/>
                    <w:left w:val="none" w:sz="0" w:space="0" w:color="auto"/>
                    <w:bottom w:val="none" w:sz="0" w:space="0" w:color="auto"/>
                    <w:right w:val="none" w:sz="0" w:space="0" w:color="auto"/>
                  </w:divBdr>
                  <w:divsChild>
                    <w:div w:id="11527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2594">
          <w:marLeft w:val="0"/>
          <w:marRight w:val="0"/>
          <w:marTop w:val="0"/>
          <w:marBottom w:val="0"/>
          <w:divBdr>
            <w:top w:val="none" w:sz="0" w:space="0" w:color="auto"/>
            <w:left w:val="none" w:sz="0" w:space="0" w:color="auto"/>
            <w:bottom w:val="none" w:sz="0" w:space="0" w:color="auto"/>
            <w:right w:val="none" w:sz="0" w:space="0" w:color="auto"/>
          </w:divBdr>
        </w:div>
        <w:div w:id="1848322548">
          <w:marLeft w:val="0"/>
          <w:marRight w:val="0"/>
          <w:marTop w:val="0"/>
          <w:marBottom w:val="0"/>
          <w:divBdr>
            <w:top w:val="none" w:sz="0" w:space="0" w:color="auto"/>
            <w:left w:val="none" w:sz="0" w:space="0" w:color="auto"/>
            <w:bottom w:val="none" w:sz="0" w:space="0" w:color="auto"/>
            <w:right w:val="none" w:sz="0" w:space="0" w:color="auto"/>
          </w:divBdr>
        </w:div>
        <w:div w:id="1905215177">
          <w:marLeft w:val="0"/>
          <w:marRight w:val="0"/>
          <w:marTop w:val="0"/>
          <w:marBottom w:val="0"/>
          <w:divBdr>
            <w:top w:val="none" w:sz="0" w:space="0" w:color="auto"/>
            <w:left w:val="none" w:sz="0" w:space="0" w:color="auto"/>
            <w:bottom w:val="none" w:sz="0" w:space="0" w:color="auto"/>
            <w:right w:val="none" w:sz="0" w:space="0" w:color="auto"/>
          </w:divBdr>
        </w:div>
        <w:div w:id="2122603773">
          <w:marLeft w:val="0"/>
          <w:marRight w:val="0"/>
          <w:marTop w:val="0"/>
          <w:marBottom w:val="0"/>
          <w:divBdr>
            <w:top w:val="none" w:sz="0" w:space="0" w:color="auto"/>
            <w:left w:val="none" w:sz="0" w:space="0" w:color="auto"/>
            <w:bottom w:val="none" w:sz="0" w:space="0" w:color="auto"/>
            <w:right w:val="none" w:sz="0" w:space="0" w:color="auto"/>
          </w:divBdr>
        </w:div>
      </w:divsChild>
    </w:div>
    <w:div w:id="1232429273">
      <w:bodyDiv w:val="1"/>
      <w:marLeft w:val="0"/>
      <w:marRight w:val="0"/>
      <w:marTop w:val="0"/>
      <w:marBottom w:val="0"/>
      <w:divBdr>
        <w:top w:val="none" w:sz="0" w:space="0" w:color="auto"/>
        <w:left w:val="none" w:sz="0" w:space="0" w:color="auto"/>
        <w:bottom w:val="none" w:sz="0" w:space="0" w:color="auto"/>
        <w:right w:val="none" w:sz="0" w:space="0" w:color="auto"/>
      </w:divBdr>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37491215">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373266211">
      <w:bodyDiv w:val="1"/>
      <w:marLeft w:val="0"/>
      <w:marRight w:val="0"/>
      <w:marTop w:val="0"/>
      <w:marBottom w:val="0"/>
      <w:divBdr>
        <w:top w:val="none" w:sz="0" w:space="0" w:color="auto"/>
        <w:left w:val="none" w:sz="0" w:space="0" w:color="auto"/>
        <w:bottom w:val="none" w:sz="0" w:space="0" w:color="auto"/>
        <w:right w:val="none" w:sz="0" w:space="0" w:color="auto"/>
      </w:divBdr>
      <w:divsChild>
        <w:div w:id="23555998">
          <w:marLeft w:val="0"/>
          <w:marRight w:val="0"/>
          <w:marTop w:val="0"/>
          <w:marBottom w:val="0"/>
          <w:divBdr>
            <w:top w:val="none" w:sz="0" w:space="0" w:color="auto"/>
            <w:left w:val="none" w:sz="0" w:space="0" w:color="auto"/>
            <w:bottom w:val="none" w:sz="0" w:space="0" w:color="auto"/>
            <w:right w:val="none" w:sz="0" w:space="0" w:color="auto"/>
          </w:divBdr>
        </w:div>
        <w:div w:id="46270771">
          <w:marLeft w:val="0"/>
          <w:marRight w:val="0"/>
          <w:marTop w:val="0"/>
          <w:marBottom w:val="0"/>
          <w:divBdr>
            <w:top w:val="none" w:sz="0" w:space="0" w:color="auto"/>
            <w:left w:val="none" w:sz="0" w:space="0" w:color="auto"/>
            <w:bottom w:val="none" w:sz="0" w:space="0" w:color="auto"/>
            <w:right w:val="none" w:sz="0" w:space="0" w:color="auto"/>
          </w:divBdr>
        </w:div>
        <w:div w:id="60492166">
          <w:marLeft w:val="0"/>
          <w:marRight w:val="0"/>
          <w:marTop w:val="0"/>
          <w:marBottom w:val="0"/>
          <w:divBdr>
            <w:top w:val="none" w:sz="0" w:space="0" w:color="auto"/>
            <w:left w:val="none" w:sz="0" w:space="0" w:color="auto"/>
            <w:bottom w:val="none" w:sz="0" w:space="0" w:color="auto"/>
            <w:right w:val="none" w:sz="0" w:space="0" w:color="auto"/>
          </w:divBdr>
        </w:div>
        <w:div w:id="180124236">
          <w:marLeft w:val="0"/>
          <w:marRight w:val="0"/>
          <w:marTop w:val="0"/>
          <w:marBottom w:val="0"/>
          <w:divBdr>
            <w:top w:val="none" w:sz="0" w:space="0" w:color="auto"/>
            <w:left w:val="none" w:sz="0" w:space="0" w:color="auto"/>
            <w:bottom w:val="none" w:sz="0" w:space="0" w:color="auto"/>
            <w:right w:val="none" w:sz="0" w:space="0" w:color="auto"/>
          </w:divBdr>
        </w:div>
        <w:div w:id="329407894">
          <w:marLeft w:val="0"/>
          <w:marRight w:val="0"/>
          <w:marTop w:val="0"/>
          <w:marBottom w:val="0"/>
          <w:divBdr>
            <w:top w:val="none" w:sz="0" w:space="0" w:color="auto"/>
            <w:left w:val="none" w:sz="0" w:space="0" w:color="auto"/>
            <w:bottom w:val="none" w:sz="0" w:space="0" w:color="auto"/>
            <w:right w:val="none" w:sz="0" w:space="0" w:color="auto"/>
          </w:divBdr>
        </w:div>
        <w:div w:id="582958739">
          <w:marLeft w:val="0"/>
          <w:marRight w:val="0"/>
          <w:marTop w:val="0"/>
          <w:marBottom w:val="0"/>
          <w:divBdr>
            <w:top w:val="none" w:sz="0" w:space="0" w:color="auto"/>
            <w:left w:val="none" w:sz="0" w:space="0" w:color="auto"/>
            <w:bottom w:val="none" w:sz="0" w:space="0" w:color="auto"/>
            <w:right w:val="none" w:sz="0" w:space="0" w:color="auto"/>
          </w:divBdr>
        </w:div>
        <w:div w:id="603466838">
          <w:marLeft w:val="0"/>
          <w:marRight w:val="0"/>
          <w:marTop w:val="0"/>
          <w:marBottom w:val="0"/>
          <w:divBdr>
            <w:top w:val="none" w:sz="0" w:space="0" w:color="auto"/>
            <w:left w:val="none" w:sz="0" w:space="0" w:color="auto"/>
            <w:bottom w:val="none" w:sz="0" w:space="0" w:color="auto"/>
            <w:right w:val="none" w:sz="0" w:space="0" w:color="auto"/>
          </w:divBdr>
        </w:div>
        <w:div w:id="741220246">
          <w:marLeft w:val="0"/>
          <w:marRight w:val="0"/>
          <w:marTop w:val="0"/>
          <w:marBottom w:val="0"/>
          <w:divBdr>
            <w:top w:val="none" w:sz="0" w:space="0" w:color="auto"/>
            <w:left w:val="none" w:sz="0" w:space="0" w:color="auto"/>
            <w:bottom w:val="none" w:sz="0" w:space="0" w:color="auto"/>
            <w:right w:val="none" w:sz="0" w:space="0" w:color="auto"/>
          </w:divBdr>
        </w:div>
        <w:div w:id="752050816">
          <w:marLeft w:val="0"/>
          <w:marRight w:val="0"/>
          <w:marTop w:val="0"/>
          <w:marBottom w:val="0"/>
          <w:divBdr>
            <w:top w:val="none" w:sz="0" w:space="0" w:color="auto"/>
            <w:left w:val="none" w:sz="0" w:space="0" w:color="auto"/>
            <w:bottom w:val="none" w:sz="0" w:space="0" w:color="auto"/>
            <w:right w:val="none" w:sz="0" w:space="0" w:color="auto"/>
          </w:divBdr>
        </w:div>
        <w:div w:id="869149198">
          <w:marLeft w:val="0"/>
          <w:marRight w:val="0"/>
          <w:marTop w:val="0"/>
          <w:marBottom w:val="0"/>
          <w:divBdr>
            <w:top w:val="none" w:sz="0" w:space="0" w:color="auto"/>
            <w:left w:val="none" w:sz="0" w:space="0" w:color="auto"/>
            <w:bottom w:val="none" w:sz="0" w:space="0" w:color="auto"/>
            <w:right w:val="none" w:sz="0" w:space="0" w:color="auto"/>
          </w:divBdr>
        </w:div>
        <w:div w:id="892929344">
          <w:marLeft w:val="0"/>
          <w:marRight w:val="0"/>
          <w:marTop w:val="0"/>
          <w:marBottom w:val="0"/>
          <w:divBdr>
            <w:top w:val="none" w:sz="0" w:space="0" w:color="auto"/>
            <w:left w:val="none" w:sz="0" w:space="0" w:color="auto"/>
            <w:bottom w:val="none" w:sz="0" w:space="0" w:color="auto"/>
            <w:right w:val="none" w:sz="0" w:space="0" w:color="auto"/>
          </w:divBdr>
          <w:divsChild>
            <w:div w:id="1830516676">
              <w:marLeft w:val="-75"/>
              <w:marRight w:val="0"/>
              <w:marTop w:val="30"/>
              <w:marBottom w:val="30"/>
              <w:divBdr>
                <w:top w:val="none" w:sz="0" w:space="0" w:color="auto"/>
                <w:left w:val="none" w:sz="0" w:space="0" w:color="auto"/>
                <w:bottom w:val="none" w:sz="0" w:space="0" w:color="auto"/>
                <w:right w:val="none" w:sz="0" w:space="0" w:color="auto"/>
              </w:divBdr>
              <w:divsChild>
                <w:div w:id="780878850">
                  <w:marLeft w:val="0"/>
                  <w:marRight w:val="0"/>
                  <w:marTop w:val="0"/>
                  <w:marBottom w:val="0"/>
                  <w:divBdr>
                    <w:top w:val="none" w:sz="0" w:space="0" w:color="auto"/>
                    <w:left w:val="none" w:sz="0" w:space="0" w:color="auto"/>
                    <w:bottom w:val="none" w:sz="0" w:space="0" w:color="auto"/>
                    <w:right w:val="none" w:sz="0" w:space="0" w:color="auto"/>
                  </w:divBdr>
                  <w:divsChild>
                    <w:div w:id="342559379">
                      <w:marLeft w:val="0"/>
                      <w:marRight w:val="0"/>
                      <w:marTop w:val="0"/>
                      <w:marBottom w:val="0"/>
                      <w:divBdr>
                        <w:top w:val="none" w:sz="0" w:space="0" w:color="auto"/>
                        <w:left w:val="none" w:sz="0" w:space="0" w:color="auto"/>
                        <w:bottom w:val="none" w:sz="0" w:space="0" w:color="auto"/>
                        <w:right w:val="none" w:sz="0" w:space="0" w:color="auto"/>
                      </w:divBdr>
                    </w:div>
                  </w:divsChild>
                </w:div>
                <w:div w:id="977221299">
                  <w:marLeft w:val="0"/>
                  <w:marRight w:val="0"/>
                  <w:marTop w:val="0"/>
                  <w:marBottom w:val="0"/>
                  <w:divBdr>
                    <w:top w:val="none" w:sz="0" w:space="0" w:color="auto"/>
                    <w:left w:val="none" w:sz="0" w:space="0" w:color="auto"/>
                    <w:bottom w:val="none" w:sz="0" w:space="0" w:color="auto"/>
                    <w:right w:val="none" w:sz="0" w:space="0" w:color="auto"/>
                  </w:divBdr>
                  <w:divsChild>
                    <w:div w:id="587350432">
                      <w:marLeft w:val="0"/>
                      <w:marRight w:val="0"/>
                      <w:marTop w:val="0"/>
                      <w:marBottom w:val="0"/>
                      <w:divBdr>
                        <w:top w:val="none" w:sz="0" w:space="0" w:color="auto"/>
                        <w:left w:val="none" w:sz="0" w:space="0" w:color="auto"/>
                        <w:bottom w:val="none" w:sz="0" w:space="0" w:color="auto"/>
                        <w:right w:val="none" w:sz="0" w:space="0" w:color="auto"/>
                      </w:divBdr>
                    </w:div>
                  </w:divsChild>
                </w:div>
                <w:div w:id="1359773399">
                  <w:marLeft w:val="0"/>
                  <w:marRight w:val="0"/>
                  <w:marTop w:val="0"/>
                  <w:marBottom w:val="0"/>
                  <w:divBdr>
                    <w:top w:val="none" w:sz="0" w:space="0" w:color="auto"/>
                    <w:left w:val="none" w:sz="0" w:space="0" w:color="auto"/>
                    <w:bottom w:val="none" w:sz="0" w:space="0" w:color="auto"/>
                    <w:right w:val="none" w:sz="0" w:space="0" w:color="auto"/>
                  </w:divBdr>
                  <w:divsChild>
                    <w:div w:id="16301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7736">
          <w:marLeft w:val="0"/>
          <w:marRight w:val="0"/>
          <w:marTop w:val="0"/>
          <w:marBottom w:val="0"/>
          <w:divBdr>
            <w:top w:val="none" w:sz="0" w:space="0" w:color="auto"/>
            <w:left w:val="none" w:sz="0" w:space="0" w:color="auto"/>
            <w:bottom w:val="none" w:sz="0" w:space="0" w:color="auto"/>
            <w:right w:val="none" w:sz="0" w:space="0" w:color="auto"/>
          </w:divBdr>
        </w:div>
        <w:div w:id="1076709937">
          <w:marLeft w:val="0"/>
          <w:marRight w:val="0"/>
          <w:marTop w:val="0"/>
          <w:marBottom w:val="0"/>
          <w:divBdr>
            <w:top w:val="none" w:sz="0" w:space="0" w:color="auto"/>
            <w:left w:val="none" w:sz="0" w:space="0" w:color="auto"/>
            <w:bottom w:val="none" w:sz="0" w:space="0" w:color="auto"/>
            <w:right w:val="none" w:sz="0" w:space="0" w:color="auto"/>
          </w:divBdr>
        </w:div>
        <w:div w:id="1210997775">
          <w:marLeft w:val="0"/>
          <w:marRight w:val="0"/>
          <w:marTop w:val="0"/>
          <w:marBottom w:val="0"/>
          <w:divBdr>
            <w:top w:val="none" w:sz="0" w:space="0" w:color="auto"/>
            <w:left w:val="none" w:sz="0" w:space="0" w:color="auto"/>
            <w:bottom w:val="none" w:sz="0" w:space="0" w:color="auto"/>
            <w:right w:val="none" w:sz="0" w:space="0" w:color="auto"/>
          </w:divBdr>
        </w:div>
        <w:div w:id="1313828087">
          <w:marLeft w:val="0"/>
          <w:marRight w:val="0"/>
          <w:marTop w:val="0"/>
          <w:marBottom w:val="0"/>
          <w:divBdr>
            <w:top w:val="none" w:sz="0" w:space="0" w:color="auto"/>
            <w:left w:val="none" w:sz="0" w:space="0" w:color="auto"/>
            <w:bottom w:val="none" w:sz="0" w:space="0" w:color="auto"/>
            <w:right w:val="none" w:sz="0" w:space="0" w:color="auto"/>
          </w:divBdr>
        </w:div>
        <w:div w:id="1356691968">
          <w:marLeft w:val="0"/>
          <w:marRight w:val="0"/>
          <w:marTop w:val="0"/>
          <w:marBottom w:val="0"/>
          <w:divBdr>
            <w:top w:val="none" w:sz="0" w:space="0" w:color="auto"/>
            <w:left w:val="none" w:sz="0" w:space="0" w:color="auto"/>
            <w:bottom w:val="none" w:sz="0" w:space="0" w:color="auto"/>
            <w:right w:val="none" w:sz="0" w:space="0" w:color="auto"/>
          </w:divBdr>
        </w:div>
        <w:div w:id="1444953954">
          <w:marLeft w:val="0"/>
          <w:marRight w:val="0"/>
          <w:marTop w:val="0"/>
          <w:marBottom w:val="0"/>
          <w:divBdr>
            <w:top w:val="none" w:sz="0" w:space="0" w:color="auto"/>
            <w:left w:val="none" w:sz="0" w:space="0" w:color="auto"/>
            <w:bottom w:val="none" w:sz="0" w:space="0" w:color="auto"/>
            <w:right w:val="none" w:sz="0" w:space="0" w:color="auto"/>
          </w:divBdr>
        </w:div>
        <w:div w:id="1453132039">
          <w:marLeft w:val="0"/>
          <w:marRight w:val="0"/>
          <w:marTop w:val="0"/>
          <w:marBottom w:val="0"/>
          <w:divBdr>
            <w:top w:val="none" w:sz="0" w:space="0" w:color="auto"/>
            <w:left w:val="none" w:sz="0" w:space="0" w:color="auto"/>
            <w:bottom w:val="none" w:sz="0" w:space="0" w:color="auto"/>
            <w:right w:val="none" w:sz="0" w:space="0" w:color="auto"/>
          </w:divBdr>
          <w:divsChild>
            <w:div w:id="1505128321">
              <w:marLeft w:val="0"/>
              <w:marRight w:val="0"/>
              <w:marTop w:val="0"/>
              <w:marBottom w:val="0"/>
              <w:divBdr>
                <w:top w:val="none" w:sz="0" w:space="0" w:color="auto"/>
                <w:left w:val="none" w:sz="0" w:space="0" w:color="auto"/>
                <w:bottom w:val="none" w:sz="0" w:space="0" w:color="auto"/>
                <w:right w:val="none" w:sz="0" w:space="0" w:color="auto"/>
              </w:divBdr>
            </w:div>
          </w:divsChild>
        </w:div>
        <w:div w:id="1517843729">
          <w:marLeft w:val="0"/>
          <w:marRight w:val="0"/>
          <w:marTop w:val="0"/>
          <w:marBottom w:val="0"/>
          <w:divBdr>
            <w:top w:val="none" w:sz="0" w:space="0" w:color="auto"/>
            <w:left w:val="none" w:sz="0" w:space="0" w:color="auto"/>
            <w:bottom w:val="none" w:sz="0" w:space="0" w:color="auto"/>
            <w:right w:val="none" w:sz="0" w:space="0" w:color="auto"/>
          </w:divBdr>
        </w:div>
        <w:div w:id="1567640109">
          <w:marLeft w:val="0"/>
          <w:marRight w:val="0"/>
          <w:marTop w:val="0"/>
          <w:marBottom w:val="0"/>
          <w:divBdr>
            <w:top w:val="none" w:sz="0" w:space="0" w:color="auto"/>
            <w:left w:val="none" w:sz="0" w:space="0" w:color="auto"/>
            <w:bottom w:val="none" w:sz="0" w:space="0" w:color="auto"/>
            <w:right w:val="none" w:sz="0" w:space="0" w:color="auto"/>
          </w:divBdr>
        </w:div>
        <w:div w:id="1600406052">
          <w:marLeft w:val="0"/>
          <w:marRight w:val="0"/>
          <w:marTop w:val="0"/>
          <w:marBottom w:val="0"/>
          <w:divBdr>
            <w:top w:val="none" w:sz="0" w:space="0" w:color="auto"/>
            <w:left w:val="none" w:sz="0" w:space="0" w:color="auto"/>
            <w:bottom w:val="none" w:sz="0" w:space="0" w:color="auto"/>
            <w:right w:val="none" w:sz="0" w:space="0" w:color="auto"/>
          </w:divBdr>
        </w:div>
        <w:div w:id="1612853806">
          <w:marLeft w:val="0"/>
          <w:marRight w:val="0"/>
          <w:marTop w:val="0"/>
          <w:marBottom w:val="0"/>
          <w:divBdr>
            <w:top w:val="none" w:sz="0" w:space="0" w:color="auto"/>
            <w:left w:val="none" w:sz="0" w:space="0" w:color="auto"/>
            <w:bottom w:val="none" w:sz="0" w:space="0" w:color="auto"/>
            <w:right w:val="none" w:sz="0" w:space="0" w:color="auto"/>
          </w:divBdr>
        </w:div>
        <w:div w:id="1683437544">
          <w:marLeft w:val="0"/>
          <w:marRight w:val="0"/>
          <w:marTop w:val="0"/>
          <w:marBottom w:val="0"/>
          <w:divBdr>
            <w:top w:val="none" w:sz="0" w:space="0" w:color="auto"/>
            <w:left w:val="none" w:sz="0" w:space="0" w:color="auto"/>
            <w:bottom w:val="none" w:sz="0" w:space="0" w:color="auto"/>
            <w:right w:val="none" w:sz="0" w:space="0" w:color="auto"/>
          </w:divBdr>
        </w:div>
        <w:div w:id="1699621631">
          <w:marLeft w:val="0"/>
          <w:marRight w:val="0"/>
          <w:marTop w:val="0"/>
          <w:marBottom w:val="0"/>
          <w:divBdr>
            <w:top w:val="none" w:sz="0" w:space="0" w:color="auto"/>
            <w:left w:val="none" w:sz="0" w:space="0" w:color="auto"/>
            <w:bottom w:val="none" w:sz="0" w:space="0" w:color="auto"/>
            <w:right w:val="none" w:sz="0" w:space="0" w:color="auto"/>
          </w:divBdr>
        </w:div>
        <w:div w:id="1795060656">
          <w:marLeft w:val="0"/>
          <w:marRight w:val="0"/>
          <w:marTop w:val="0"/>
          <w:marBottom w:val="0"/>
          <w:divBdr>
            <w:top w:val="none" w:sz="0" w:space="0" w:color="auto"/>
            <w:left w:val="none" w:sz="0" w:space="0" w:color="auto"/>
            <w:bottom w:val="none" w:sz="0" w:space="0" w:color="auto"/>
            <w:right w:val="none" w:sz="0" w:space="0" w:color="auto"/>
          </w:divBdr>
        </w:div>
        <w:div w:id="1797335782">
          <w:marLeft w:val="0"/>
          <w:marRight w:val="0"/>
          <w:marTop w:val="0"/>
          <w:marBottom w:val="0"/>
          <w:divBdr>
            <w:top w:val="none" w:sz="0" w:space="0" w:color="auto"/>
            <w:left w:val="none" w:sz="0" w:space="0" w:color="auto"/>
            <w:bottom w:val="none" w:sz="0" w:space="0" w:color="auto"/>
            <w:right w:val="none" w:sz="0" w:space="0" w:color="auto"/>
          </w:divBdr>
        </w:div>
        <w:div w:id="1912734349">
          <w:marLeft w:val="0"/>
          <w:marRight w:val="0"/>
          <w:marTop w:val="0"/>
          <w:marBottom w:val="0"/>
          <w:divBdr>
            <w:top w:val="none" w:sz="0" w:space="0" w:color="auto"/>
            <w:left w:val="none" w:sz="0" w:space="0" w:color="auto"/>
            <w:bottom w:val="none" w:sz="0" w:space="0" w:color="auto"/>
            <w:right w:val="none" w:sz="0" w:space="0" w:color="auto"/>
          </w:divBdr>
        </w:div>
        <w:div w:id="1953005210">
          <w:marLeft w:val="0"/>
          <w:marRight w:val="0"/>
          <w:marTop w:val="0"/>
          <w:marBottom w:val="0"/>
          <w:divBdr>
            <w:top w:val="none" w:sz="0" w:space="0" w:color="auto"/>
            <w:left w:val="none" w:sz="0" w:space="0" w:color="auto"/>
            <w:bottom w:val="none" w:sz="0" w:space="0" w:color="auto"/>
            <w:right w:val="none" w:sz="0" w:space="0" w:color="auto"/>
          </w:divBdr>
        </w:div>
        <w:div w:id="1954943723">
          <w:marLeft w:val="0"/>
          <w:marRight w:val="0"/>
          <w:marTop w:val="0"/>
          <w:marBottom w:val="0"/>
          <w:divBdr>
            <w:top w:val="none" w:sz="0" w:space="0" w:color="auto"/>
            <w:left w:val="none" w:sz="0" w:space="0" w:color="auto"/>
            <w:bottom w:val="none" w:sz="0" w:space="0" w:color="auto"/>
            <w:right w:val="none" w:sz="0" w:space="0" w:color="auto"/>
          </w:divBdr>
        </w:div>
        <w:div w:id="2057653399">
          <w:marLeft w:val="0"/>
          <w:marRight w:val="0"/>
          <w:marTop w:val="0"/>
          <w:marBottom w:val="0"/>
          <w:divBdr>
            <w:top w:val="none" w:sz="0" w:space="0" w:color="auto"/>
            <w:left w:val="none" w:sz="0" w:space="0" w:color="auto"/>
            <w:bottom w:val="none" w:sz="0" w:space="0" w:color="auto"/>
            <w:right w:val="none" w:sz="0" w:space="0" w:color="auto"/>
          </w:divBdr>
        </w:div>
      </w:divsChild>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68472322">
      <w:bodyDiv w:val="1"/>
      <w:marLeft w:val="0"/>
      <w:marRight w:val="0"/>
      <w:marTop w:val="0"/>
      <w:marBottom w:val="0"/>
      <w:divBdr>
        <w:top w:val="none" w:sz="0" w:space="0" w:color="auto"/>
        <w:left w:val="none" w:sz="0" w:space="0" w:color="auto"/>
        <w:bottom w:val="none" w:sz="0" w:space="0" w:color="auto"/>
        <w:right w:val="none" w:sz="0" w:space="0" w:color="auto"/>
      </w:divBdr>
      <w:divsChild>
        <w:div w:id="13388983">
          <w:marLeft w:val="0"/>
          <w:marRight w:val="0"/>
          <w:marTop w:val="0"/>
          <w:marBottom w:val="0"/>
          <w:divBdr>
            <w:top w:val="none" w:sz="0" w:space="0" w:color="auto"/>
            <w:left w:val="none" w:sz="0" w:space="0" w:color="auto"/>
            <w:bottom w:val="none" w:sz="0" w:space="0" w:color="auto"/>
            <w:right w:val="none" w:sz="0" w:space="0" w:color="auto"/>
          </w:divBdr>
        </w:div>
        <w:div w:id="88157527">
          <w:marLeft w:val="0"/>
          <w:marRight w:val="0"/>
          <w:marTop w:val="0"/>
          <w:marBottom w:val="0"/>
          <w:divBdr>
            <w:top w:val="none" w:sz="0" w:space="0" w:color="auto"/>
            <w:left w:val="none" w:sz="0" w:space="0" w:color="auto"/>
            <w:bottom w:val="none" w:sz="0" w:space="0" w:color="auto"/>
            <w:right w:val="none" w:sz="0" w:space="0" w:color="auto"/>
          </w:divBdr>
        </w:div>
        <w:div w:id="89858267">
          <w:marLeft w:val="0"/>
          <w:marRight w:val="0"/>
          <w:marTop w:val="0"/>
          <w:marBottom w:val="0"/>
          <w:divBdr>
            <w:top w:val="none" w:sz="0" w:space="0" w:color="auto"/>
            <w:left w:val="none" w:sz="0" w:space="0" w:color="auto"/>
            <w:bottom w:val="none" w:sz="0" w:space="0" w:color="auto"/>
            <w:right w:val="none" w:sz="0" w:space="0" w:color="auto"/>
          </w:divBdr>
          <w:divsChild>
            <w:div w:id="653606509">
              <w:marLeft w:val="-75"/>
              <w:marRight w:val="0"/>
              <w:marTop w:val="30"/>
              <w:marBottom w:val="30"/>
              <w:divBdr>
                <w:top w:val="none" w:sz="0" w:space="0" w:color="auto"/>
                <w:left w:val="none" w:sz="0" w:space="0" w:color="auto"/>
                <w:bottom w:val="none" w:sz="0" w:space="0" w:color="auto"/>
                <w:right w:val="none" w:sz="0" w:space="0" w:color="auto"/>
              </w:divBdr>
              <w:divsChild>
                <w:div w:id="283080486">
                  <w:marLeft w:val="0"/>
                  <w:marRight w:val="0"/>
                  <w:marTop w:val="0"/>
                  <w:marBottom w:val="0"/>
                  <w:divBdr>
                    <w:top w:val="none" w:sz="0" w:space="0" w:color="auto"/>
                    <w:left w:val="none" w:sz="0" w:space="0" w:color="auto"/>
                    <w:bottom w:val="none" w:sz="0" w:space="0" w:color="auto"/>
                    <w:right w:val="none" w:sz="0" w:space="0" w:color="auto"/>
                  </w:divBdr>
                  <w:divsChild>
                    <w:div w:id="929771827">
                      <w:marLeft w:val="0"/>
                      <w:marRight w:val="0"/>
                      <w:marTop w:val="0"/>
                      <w:marBottom w:val="0"/>
                      <w:divBdr>
                        <w:top w:val="none" w:sz="0" w:space="0" w:color="auto"/>
                        <w:left w:val="none" w:sz="0" w:space="0" w:color="auto"/>
                        <w:bottom w:val="none" w:sz="0" w:space="0" w:color="auto"/>
                        <w:right w:val="none" w:sz="0" w:space="0" w:color="auto"/>
                      </w:divBdr>
                    </w:div>
                  </w:divsChild>
                </w:div>
                <w:div w:id="542863403">
                  <w:marLeft w:val="0"/>
                  <w:marRight w:val="0"/>
                  <w:marTop w:val="0"/>
                  <w:marBottom w:val="0"/>
                  <w:divBdr>
                    <w:top w:val="none" w:sz="0" w:space="0" w:color="auto"/>
                    <w:left w:val="none" w:sz="0" w:space="0" w:color="auto"/>
                    <w:bottom w:val="none" w:sz="0" w:space="0" w:color="auto"/>
                    <w:right w:val="none" w:sz="0" w:space="0" w:color="auto"/>
                  </w:divBdr>
                  <w:divsChild>
                    <w:div w:id="617882667">
                      <w:marLeft w:val="0"/>
                      <w:marRight w:val="0"/>
                      <w:marTop w:val="0"/>
                      <w:marBottom w:val="0"/>
                      <w:divBdr>
                        <w:top w:val="none" w:sz="0" w:space="0" w:color="auto"/>
                        <w:left w:val="none" w:sz="0" w:space="0" w:color="auto"/>
                        <w:bottom w:val="none" w:sz="0" w:space="0" w:color="auto"/>
                        <w:right w:val="none" w:sz="0" w:space="0" w:color="auto"/>
                      </w:divBdr>
                    </w:div>
                  </w:divsChild>
                </w:div>
                <w:div w:id="759985676">
                  <w:marLeft w:val="0"/>
                  <w:marRight w:val="0"/>
                  <w:marTop w:val="0"/>
                  <w:marBottom w:val="0"/>
                  <w:divBdr>
                    <w:top w:val="none" w:sz="0" w:space="0" w:color="auto"/>
                    <w:left w:val="none" w:sz="0" w:space="0" w:color="auto"/>
                    <w:bottom w:val="none" w:sz="0" w:space="0" w:color="auto"/>
                    <w:right w:val="none" w:sz="0" w:space="0" w:color="auto"/>
                  </w:divBdr>
                  <w:divsChild>
                    <w:div w:id="10056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9904">
          <w:marLeft w:val="0"/>
          <w:marRight w:val="0"/>
          <w:marTop w:val="0"/>
          <w:marBottom w:val="0"/>
          <w:divBdr>
            <w:top w:val="none" w:sz="0" w:space="0" w:color="auto"/>
            <w:left w:val="none" w:sz="0" w:space="0" w:color="auto"/>
            <w:bottom w:val="none" w:sz="0" w:space="0" w:color="auto"/>
            <w:right w:val="none" w:sz="0" w:space="0" w:color="auto"/>
          </w:divBdr>
        </w:div>
        <w:div w:id="194537761">
          <w:marLeft w:val="0"/>
          <w:marRight w:val="0"/>
          <w:marTop w:val="0"/>
          <w:marBottom w:val="0"/>
          <w:divBdr>
            <w:top w:val="none" w:sz="0" w:space="0" w:color="auto"/>
            <w:left w:val="none" w:sz="0" w:space="0" w:color="auto"/>
            <w:bottom w:val="none" w:sz="0" w:space="0" w:color="auto"/>
            <w:right w:val="none" w:sz="0" w:space="0" w:color="auto"/>
          </w:divBdr>
        </w:div>
        <w:div w:id="252325362">
          <w:marLeft w:val="0"/>
          <w:marRight w:val="0"/>
          <w:marTop w:val="0"/>
          <w:marBottom w:val="0"/>
          <w:divBdr>
            <w:top w:val="none" w:sz="0" w:space="0" w:color="auto"/>
            <w:left w:val="none" w:sz="0" w:space="0" w:color="auto"/>
            <w:bottom w:val="none" w:sz="0" w:space="0" w:color="auto"/>
            <w:right w:val="none" w:sz="0" w:space="0" w:color="auto"/>
          </w:divBdr>
        </w:div>
        <w:div w:id="296299328">
          <w:marLeft w:val="0"/>
          <w:marRight w:val="0"/>
          <w:marTop w:val="0"/>
          <w:marBottom w:val="0"/>
          <w:divBdr>
            <w:top w:val="none" w:sz="0" w:space="0" w:color="auto"/>
            <w:left w:val="none" w:sz="0" w:space="0" w:color="auto"/>
            <w:bottom w:val="none" w:sz="0" w:space="0" w:color="auto"/>
            <w:right w:val="none" w:sz="0" w:space="0" w:color="auto"/>
          </w:divBdr>
        </w:div>
        <w:div w:id="340663335">
          <w:marLeft w:val="0"/>
          <w:marRight w:val="0"/>
          <w:marTop w:val="0"/>
          <w:marBottom w:val="0"/>
          <w:divBdr>
            <w:top w:val="none" w:sz="0" w:space="0" w:color="auto"/>
            <w:left w:val="none" w:sz="0" w:space="0" w:color="auto"/>
            <w:bottom w:val="none" w:sz="0" w:space="0" w:color="auto"/>
            <w:right w:val="none" w:sz="0" w:space="0" w:color="auto"/>
          </w:divBdr>
        </w:div>
        <w:div w:id="371271328">
          <w:marLeft w:val="0"/>
          <w:marRight w:val="0"/>
          <w:marTop w:val="0"/>
          <w:marBottom w:val="0"/>
          <w:divBdr>
            <w:top w:val="none" w:sz="0" w:space="0" w:color="auto"/>
            <w:left w:val="none" w:sz="0" w:space="0" w:color="auto"/>
            <w:bottom w:val="none" w:sz="0" w:space="0" w:color="auto"/>
            <w:right w:val="none" w:sz="0" w:space="0" w:color="auto"/>
          </w:divBdr>
        </w:div>
        <w:div w:id="387727726">
          <w:marLeft w:val="0"/>
          <w:marRight w:val="0"/>
          <w:marTop w:val="0"/>
          <w:marBottom w:val="0"/>
          <w:divBdr>
            <w:top w:val="none" w:sz="0" w:space="0" w:color="auto"/>
            <w:left w:val="none" w:sz="0" w:space="0" w:color="auto"/>
            <w:bottom w:val="none" w:sz="0" w:space="0" w:color="auto"/>
            <w:right w:val="none" w:sz="0" w:space="0" w:color="auto"/>
          </w:divBdr>
        </w:div>
        <w:div w:id="455635917">
          <w:marLeft w:val="0"/>
          <w:marRight w:val="0"/>
          <w:marTop w:val="0"/>
          <w:marBottom w:val="0"/>
          <w:divBdr>
            <w:top w:val="none" w:sz="0" w:space="0" w:color="auto"/>
            <w:left w:val="none" w:sz="0" w:space="0" w:color="auto"/>
            <w:bottom w:val="none" w:sz="0" w:space="0" w:color="auto"/>
            <w:right w:val="none" w:sz="0" w:space="0" w:color="auto"/>
          </w:divBdr>
        </w:div>
        <w:div w:id="599529946">
          <w:marLeft w:val="0"/>
          <w:marRight w:val="0"/>
          <w:marTop w:val="0"/>
          <w:marBottom w:val="0"/>
          <w:divBdr>
            <w:top w:val="none" w:sz="0" w:space="0" w:color="auto"/>
            <w:left w:val="none" w:sz="0" w:space="0" w:color="auto"/>
            <w:bottom w:val="none" w:sz="0" w:space="0" w:color="auto"/>
            <w:right w:val="none" w:sz="0" w:space="0" w:color="auto"/>
          </w:divBdr>
        </w:div>
        <w:div w:id="654914092">
          <w:marLeft w:val="0"/>
          <w:marRight w:val="0"/>
          <w:marTop w:val="0"/>
          <w:marBottom w:val="0"/>
          <w:divBdr>
            <w:top w:val="none" w:sz="0" w:space="0" w:color="auto"/>
            <w:left w:val="none" w:sz="0" w:space="0" w:color="auto"/>
            <w:bottom w:val="none" w:sz="0" w:space="0" w:color="auto"/>
            <w:right w:val="none" w:sz="0" w:space="0" w:color="auto"/>
          </w:divBdr>
        </w:div>
        <w:div w:id="780105889">
          <w:marLeft w:val="0"/>
          <w:marRight w:val="0"/>
          <w:marTop w:val="0"/>
          <w:marBottom w:val="0"/>
          <w:divBdr>
            <w:top w:val="none" w:sz="0" w:space="0" w:color="auto"/>
            <w:left w:val="none" w:sz="0" w:space="0" w:color="auto"/>
            <w:bottom w:val="none" w:sz="0" w:space="0" w:color="auto"/>
            <w:right w:val="none" w:sz="0" w:space="0" w:color="auto"/>
          </w:divBdr>
        </w:div>
        <w:div w:id="891110606">
          <w:marLeft w:val="0"/>
          <w:marRight w:val="0"/>
          <w:marTop w:val="0"/>
          <w:marBottom w:val="0"/>
          <w:divBdr>
            <w:top w:val="none" w:sz="0" w:space="0" w:color="auto"/>
            <w:left w:val="none" w:sz="0" w:space="0" w:color="auto"/>
            <w:bottom w:val="none" w:sz="0" w:space="0" w:color="auto"/>
            <w:right w:val="none" w:sz="0" w:space="0" w:color="auto"/>
          </w:divBdr>
          <w:divsChild>
            <w:div w:id="2014528521">
              <w:marLeft w:val="0"/>
              <w:marRight w:val="0"/>
              <w:marTop w:val="0"/>
              <w:marBottom w:val="0"/>
              <w:divBdr>
                <w:top w:val="none" w:sz="0" w:space="0" w:color="auto"/>
                <w:left w:val="none" w:sz="0" w:space="0" w:color="auto"/>
                <w:bottom w:val="none" w:sz="0" w:space="0" w:color="auto"/>
                <w:right w:val="none" w:sz="0" w:space="0" w:color="auto"/>
              </w:divBdr>
            </w:div>
          </w:divsChild>
        </w:div>
        <w:div w:id="940531259">
          <w:marLeft w:val="0"/>
          <w:marRight w:val="0"/>
          <w:marTop w:val="0"/>
          <w:marBottom w:val="0"/>
          <w:divBdr>
            <w:top w:val="none" w:sz="0" w:space="0" w:color="auto"/>
            <w:left w:val="none" w:sz="0" w:space="0" w:color="auto"/>
            <w:bottom w:val="none" w:sz="0" w:space="0" w:color="auto"/>
            <w:right w:val="none" w:sz="0" w:space="0" w:color="auto"/>
          </w:divBdr>
        </w:div>
        <w:div w:id="971786886">
          <w:marLeft w:val="0"/>
          <w:marRight w:val="0"/>
          <w:marTop w:val="0"/>
          <w:marBottom w:val="0"/>
          <w:divBdr>
            <w:top w:val="none" w:sz="0" w:space="0" w:color="auto"/>
            <w:left w:val="none" w:sz="0" w:space="0" w:color="auto"/>
            <w:bottom w:val="none" w:sz="0" w:space="0" w:color="auto"/>
            <w:right w:val="none" w:sz="0" w:space="0" w:color="auto"/>
          </w:divBdr>
        </w:div>
        <w:div w:id="1058749333">
          <w:marLeft w:val="0"/>
          <w:marRight w:val="0"/>
          <w:marTop w:val="0"/>
          <w:marBottom w:val="0"/>
          <w:divBdr>
            <w:top w:val="none" w:sz="0" w:space="0" w:color="auto"/>
            <w:left w:val="none" w:sz="0" w:space="0" w:color="auto"/>
            <w:bottom w:val="none" w:sz="0" w:space="0" w:color="auto"/>
            <w:right w:val="none" w:sz="0" w:space="0" w:color="auto"/>
          </w:divBdr>
        </w:div>
        <w:div w:id="1256667317">
          <w:marLeft w:val="0"/>
          <w:marRight w:val="0"/>
          <w:marTop w:val="0"/>
          <w:marBottom w:val="0"/>
          <w:divBdr>
            <w:top w:val="none" w:sz="0" w:space="0" w:color="auto"/>
            <w:left w:val="none" w:sz="0" w:space="0" w:color="auto"/>
            <w:bottom w:val="none" w:sz="0" w:space="0" w:color="auto"/>
            <w:right w:val="none" w:sz="0" w:space="0" w:color="auto"/>
          </w:divBdr>
        </w:div>
        <w:div w:id="1349452449">
          <w:marLeft w:val="0"/>
          <w:marRight w:val="0"/>
          <w:marTop w:val="0"/>
          <w:marBottom w:val="0"/>
          <w:divBdr>
            <w:top w:val="none" w:sz="0" w:space="0" w:color="auto"/>
            <w:left w:val="none" w:sz="0" w:space="0" w:color="auto"/>
            <w:bottom w:val="none" w:sz="0" w:space="0" w:color="auto"/>
            <w:right w:val="none" w:sz="0" w:space="0" w:color="auto"/>
          </w:divBdr>
        </w:div>
        <w:div w:id="1359769874">
          <w:marLeft w:val="0"/>
          <w:marRight w:val="0"/>
          <w:marTop w:val="0"/>
          <w:marBottom w:val="0"/>
          <w:divBdr>
            <w:top w:val="none" w:sz="0" w:space="0" w:color="auto"/>
            <w:left w:val="none" w:sz="0" w:space="0" w:color="auto"/>
            <w:bottom w:val="none" w:sz="0" w:space="0" w:color="auto"/>
            <w:right w:val="none" w:sz="0" w:space="0" w:color="auto"/>
          </w:divBdr>
        </w:div>
        <w:div w:id="1414887349">
          <w:marLeft w:val="0"/>
          <w:marRight w:val="0"/>
          <w:marTop w:val="0"/>
          <w:marBottom w:val="0"/>
          <w:divBdr>
            <w:top w:val="none" w:sz="0" w:space="0" w:color="auto"/>
            <w:left w:val="none" w:sz="0" w:space="0" w:color="auto"/>
            <w:bottom w:val="none" w:sz="0" w:space="0" w:color="auto"/>
            <w:right w:val="none" w:sz="0" w:space="0" w:color="auto"/>
          </w:divBdr>
        </w:div>
        <w:div w:id="1430812288">
          <w:marLeft w:val="0"/>
          <w:marRight w:val="0"/>
          <w:marTop w:val="0"/>
          <w:marBottom w:val="0"/>
          <w:divBdr>
            <w:top w:val="none" w:sz="0" w:space="0" w:color="auto"/>
            <w:left w:val="none" w:sz="0" w:space="0" w:color="auto"/>
            <w:bottom w:val="none" w:sz="0" w:space="0" w:color="auto"/>
            <w:right w:val="none" w:sz="0" w:space="0" w:color="auto"/>
          </w:divBdr>
        </w:div>
        <w:div w:id="1434326765">
          <w:marLeft w:val="0"/>
          <w:marRight w:val="0"/>
          <w:marTop w:val="0"/>
          <w:marBottom w:val="0"/>
          <w:divBdr>
            <w:top w:val="none" w:sz="0" w:space="0" w:color="auto"/>
            <w:left w:val="none" w:sz="0" w:space="0" w:color="auto"/>
            <w:bottom w:val="none" w:sz="0" w:space="0" w:color="auto"/>
            <w:right w:val="none" w:sz="0" w:space="0" w:color="auto"/>
          </w:divBdr>
        </w:div>
        <w:div w:id="1458378377">
          <w:marLeft w:val="0"/>
          <w:marRight w:val="0"/>
          <w:marTop w:val="0"/>
          <w:marBottom w:val="0"/>
          <w:divBdr>
            <w:top w:val="none" w:sz="0" w:space="0" w:color="auto"/>
            <w:left w:val="none" w:sz="0" w:space="0" w:color="auto"/>
            <w:bottom w:val="none" w:sz="0" w:space="0" w:color="auto"/>
            <w:right w:val="none" w:sz="0" w:space="0" w:color="auto"/>
          </w:divBdr>
        </w:div>
        <w:div w:id="1503665883">
          <w:marLeft w:val="0"/>
          <w:marRight w:val="0"/>
          <w:marTop w:val="0"/>
          <w:marBottom w:val="0"/>
          <w:divBdr>
            <w:top w:val="none" w:sz="0" w:space="0" w:color="auto"/>
            <w:left w:val="none" w:sz="0" w:space="0" w:color="auto"/>
            <w:bottom w:val="none" w:sz="0" w:space="0" w:color="auto"/>
            <w:right w:val="none" w:sz="0" w:space="0" w:color="auto"/>
          </w:divBdr>
        </w:div>
        <w:div w:id="1512993310">
          <w:marLeft w:val="0"/>
          <w:marRight w:val="0"/>
          <w:marTop w:val="0"/>
          <w:marBottom w:val="0"/>
          <w:divBdr>
            <w:top w:val="none" w:sz="0" w:space="0" w:color="auto"/>
            <w:left w:val="none" w:sz="0" w:space="0" w:color="auto"/>
            <w:bottom w:val="none" w:sz="0" w:space="0" w:color="auto"/>
            <w:right w:val="none" w:sz="0" w:space="0" w:color="auto"/>
          </w:divBdr>
        </w:div>
        <w:div w:id="1930457950">
          <w:marLeft w:val="0"/>
          <w:marRight w:val="0"/>
          <w:marTop w:val="0"/>
          <w:marBottom w:val="0"/>
          <w:divBdr>
            <w:top w:val="none" w:sz="0" w:space="0" w:color="auto"/>
            <w:left w:val="none" w:sz="0" w:space="0" w:color="auto"/>
            <w:bottom w:val="none" w:sz="0" w:space="0" w:color="auto"/>
            <w:right w:val="none" w:sz="0" w:space="0" w:color="auto"/>
          </w:divBdr>
        </w:div>
        <w:div w:id="1977102665">
          <w:marLeft w:val="0"/>
          <w:marRight w:val="0"/>
          <w:marTop w:val="0"/>
          <w:marBottom w:val="0"/>
          <w:divBdr>
            <w:top w:val="none" w:sz="0" w:space="0" w:color="auto"/>
            <w:left w:val="none" w:sz="0" w:space="0" w:color="auto"/>
            <w:bottom w:val="none" w:sz="0" w:space="0" w:color="auto"/>
            <w:right w:val="none" w:sz="0" w:space="0" w:color="auto"/>
          </w:divBdr>
        </w:div>
        <w:div w:id="2125885553">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513882899">
      <w:bodyDiv w:val="1"/>
      <w:marLeft w:val="0"/>
      <w:marRight w:val="0"/>
      <w:marTop w:val="0"/>
      <w:marBottom w:val="0"/>
      <w:divBdr>
        <w:top w:val="none" w:sz="0" w:space="0" w:color="auto"/>
        <w:left w:val="none" w:sz="0" w:space="0" w:color="auto"/>
        <w:bottom w:val="none" w:sz="0" w:space="0" w:color="auto"/>
        <w:right w:val="none" w:sz="0" w:space="0" w:color="auto"/>
      </w:divBdr>
      <w:divsChild>
        <w:div w:id="49693890">
          <w:marLeft w:val="0"/>
          <w:marRight w:val="0"/>
          <w:marTop w:val="0"/>
          <w:marBottom w:val="0"/>
          <w:divBdr>
            <w:top w:val="none" w:sz="0" w:space="0" w:color="auto"/>
            <w:left w:val="none" w:sz="0" w:space="0" w:color="auto"/>
            <w:bottom w:val="none" w:sz="0" w:space="0" w:color="auto"/>
            <w:right w:val="none" w:sz="0" w:space="0" w:color="auto"/>
          </w:divBdr>
        </w:div>
        <w:div w:id="66852475">
          <w:marLeft w:val="0"/>
          <w:marRight w:val="0"/>
          <w:marTop w:val="0"/>
          <w:marBottom w:val="0"/>
          <w:divBdr>
            <w:top w:val="none" w:sz="0" w:space="0" w:color="auto"/>
            <w:left w:val="none" w:sz="0" w:space="0" w:color="auto"/>
            <w:bottom w:val="none" w:sz="0" w:space="0" w:color="auto"/>
            <w:right w:val="none" w:sz="0" w:space="0" w:color="auto"/>
          </w:divBdr>
        </w:div>
        <w:div w:id="138572722">
          <w:marLeft w:val="0"/>
          <w:marRight w:val="0"/>
          <w:marTop w:val="0"/>
          <w:marBottom w:val="0"/>
          <w:divBdr>
            <w:top w:val="none" w:sz="0" w:space="0" w:color="auto"/>
            <w:left w:val="none" w:sz="0" w:space="0" w:color="auto"/>
            <w:bottom w:val="none" w:sz="0" w:space="0" w:color="auto"/>
            <w:right w:val="none" w:sz="0" w:space="0" w:color="auto"/>
          </w:divBdr>
        </w:div>
        <w:div w:id="181212986">
          <w:marLeft w:val="0"/>
          <w:marRight w:val="0"/>
          <w:marTop w:val="0"/>
          <w:marBottom w:val="0"/>
          <w:divBdr>
            <w:top w:val="none" w:sz="0" w:space="0" w:color="auto"/>
            <w:left w:val="none" w:sz="0" w:space="0" w:color="auto"/>
            <w:bottom w:val="none" w:sz="0" w:space="0" w:color="auto"/>
            <w:right w:val="none" w:sz="0" w:space="0" w:color="auto"/>
          </w:divBdr>
        </w:div>
        <w:div w:id="195581035">
          <w:marLeft w:val="0"/>
          <w:marRight w:val="0"/>
          <w:marTop w:val="0"/>
          <w:marBottom w:val="0"/>
          <w:divBdr>
            <w:top w:val="none" w:sz="0" w:space="0" w:color="auto"/>
            <w:left w:val="none" w:sz="0" w:space="0" w:color="auto"/>
            <w:bottom w:val="none" w:sz="0" w:space="0" w:color="auto"/>
            <w:right w:val="none" w:sz="0" w:space="0" w:color="auto"/>
          </w:divBdr>
        </w:div>
        <w:div w:id="219485464">
          <w:marLeft w:val="0"/>
          <w:marRight w:val="0"/>
          <w:marTop w:val="0"/>
          <w:marBottom w:val="0"/>
          <w:divBdr>
            <w:top w:val="none" w:sz="0" w:space="0" w:color="auto"/>
            <w:left w:val="none" w:sz="0" w:space="0" w:color="auto"/>
            <w:bottom w:val="none" w:sz="0" w:space="0" w:color="auto"/>
            <w:right w:val="none" w:sz="0" w:space="0" w:color="auto"/>
          </w:divBdr>
        </w:div>
        <w:div w:id="264769989">
          <w:marLeft w:val="0"/>
          <w:marRight w:val="0"/>
          <w:marTop w:val="0"/>
          <w:marBottom w:val="0"/>
          <w:divBdr>
            <w:top w:val="none" w:sz="0" w:space="0" w:color="auto"/>
            <w:left w:val="none" w:sz="0" w:space="0" w:color="auto"/>
            <w:bottom w:val="none" w:sz="0" w:space="0" w:color="auto"/>
            <w:right w:val="none" w:sz="0" w:space="0" w:color="auto"/>
          </w:divBdr>
        </w:div>
        <w:div w:id="334386201">
          <w:marLeft w:val="0"/>
          <w:marRight w:val="0"/>
          <w:marTop w:val="0"/>
          <w:marBottom w:val="0"/>
          <w:divBdr>
            <w:top w:val="none" w:sz="0" w:space="0" w:color="auto"/>
            <w:left w:val="none" w:sz="0" w:space="0" w:color="auto"/>
            <w:bottom w:val="none" w:sz="0" w:space="0" w:color="auto"/>
            <w:right w:val="none" w:sz="0" w:space="0" w:color="auto"/>
          </w:divBdr>
        </w:div>
        <w:div w:id="530647686">
          <w:marLeft w:val="0"/>
          <w:marRight w:val="0"/>
          <w:marTop w:val="0"/>
          <w:marBottom w:val="0"/>
          <w:divBdr>
            <w:top w:val="none" w:sz="0" w:space="0" w:color="auto"/>
            <w:left w:val="none" w:sz="0" w:space="0" w:color="auto"/>
            <w:bottom w:val="none" w:sz="0" w:space="0" w:color="auto"/>
            <w:right w:val="none" w:sz="0" w:space="0" w:color="auto"/>
          </w:divBdr>
        </w:div>
        <w:div w:id="641618374">
          <w:marLeft w:val="0"/>
          <w:marRight w:val="0"/>
          <w:marTop w:val="0"/>
          <w:marBottom w:val="0"/>
          <w:divBdr>
            <w:top w:val="none" w:sz="0" w:space="0" w:color="auto"/>
            <w:left w:val="none" w:sz="0" w:space="0" w:color="auto"/>
            <w:bottom w:val="none" w:sz="0" w:space="0" w:color="auto"/>
            <w:right w:val="none" w:sz="0" w:space="0" w:color="auto"/>
          </w:divBdr>
        </w:div>
        <w:div w:id="643462729">
          <w:marLeft w:val="0"/>
          <w:marRight w:val="0"/>
          <w:marTop w:val="0"/>
          <w:marBottom w:val="0"/>
          <w:divBdr>
            <w:top w:val="none" w:sz="0" w:space="0" w:color="auto"/>
            <w:left w:val="none" w:sz="0" w:space="0" w:color="auto"/>
            <w:bottom w:val="none" w:sz="0" w:space="0" w:color="auto"/>
            <w:right w:val="none" w:sz="0" w:space="0" w:color="auto"/>
          </w:divBdr>
        </w:div>
        <w:div w:id="706371798">
          <w:marLeft w:val="0"/>
          <w:marRight w:val="0"/>
          <w:marTop w:val="0"/>
          <w:marBottom w:val="0"/>
          <w:divBdr>
            <w:top w:val="none" w:sz="0" w:space="0" w:color="auto"/>
            <w:left w:val="none" w:sz="0" w:space="0" w:color="auto"/>
            <w:bottom w:val="none" w:sz="0" w:space="0" w:color="auto"/>
            <w:right w:val="none" w:sz="0" w:space="0" w:color="auto"/>
          </w:divBdr>
        </w:div>
        <w:div w:id="729495619">
          <w:marLeft w:val="0"/>
          <w:marRight w:val="0"/>
          <w:marTop w:val="0"/>
          <w:marBottom w:val="0"/>
          <w:divBdr>
            <w:top w:val="none" w:sz="0" w:space="0" w:color="auto"/>
            <w:left w:val="none" w:sz="0" w:space="0" w:color="auto"/>
            <w:bottom w:val="none" w:sz="0" w:space="0" w:color="auto"/>
            <w:right w:val="none" w:sz="0" w:space="0" w:color="auto"/>
          </w:divBdr>
        </w:div>
        <w:div w:id="907767670">
          <w:marLeft w:val="0"/>
          <w:marRight w:val="0"/>
          <w:marTop w:val="0"/>
          <w:marBottom w:val="0"/>
          <w:divBdr>
            <w:top w:val="none" w:sz="0" w:space="0" w:color="auto"/>
            <w:left w:val="none" w:sz="0" w:space="0" w:color="auto"/>
            <w:bottom w:val="none" w:sz="0" w:space="0" w:color="auto"/>
            <w:right w:val="none" w:sz="0" w:space="0" w:color="auto"/>
          </w:divBdr>
        </w:div>
        <w:div w:id="989988848">
          <w:marLeft w:val="0"/>
          <w:marRight w:val="0"/>
          <w:marTop w:val="0"/>
          <w:marBottom w:val="0"/>
          <w:divBdr>
            <w:top w:val="none" w:sz="0" w:space="0" w:color="auto"/>
            <w:left w:val="none" w:sz="0" w:space="0" w:color="auto"/>
            <w:bottom w:val="none" w:sz="0" w:space="0" w:color="auto"/>
            <w:right w:val="none" w:sz="0" w:space="0" w:color="auto"/>
          </w:divBdr>
        </w:div>
        <w:div w:id="1109350303">
          <w:marLeft w:val="0"/>
          <w:marRight w:val="0"/>
          <w:marTop w:val="0"/>
          <w:marBottom w:val="0"/>
          <w:divBdr>
            <w:top w:val="none" w:sz="0" w:space="0" w:color="auto"/>
            <w:left w:val="none" w:sz="0" w:space="0" w:color="auto"/>
            <w:bottom w:val="none" w:sz="0" w:space="0" w:color="auto"/>
            <w:right w:val="none" w:sz="0" w:space="0" w:color="auto"/>
          </w:divBdr>
        </w:div>
        <w:div w:id="1112237893">
          <w:marLeft w:val="0"/>
          <w:marRight w:val="0"/>
          <w:marTop w:val="0"/>
          <w:marBottom w:val="0"/>
          <w:divBdr>
            <w:top w:val="none" w:sz="0" w:space="0" w:color="auto"/>
            <w:left w:val="none" w:sz="0" w:space="0" w:color="auto"/>
            <w:bottom w:val="none" w:sz="0" w:space="0" w:color="auto"/>
            <w:right w:val="none" w:sz="0" w:space="0" w:color="auto"/>
          </w:divBdr>
          <w:divsChild>
            <w:div w:id="122191769">
              <w:marLeft w:val="-75"/>
              <w:marRight w:val="0"/>
              <w:marTop w:val="30"/>
              <w:marBottom w:val="30"/>
              <w:divBdr>
                <w:top w:val="none" w:sz="0" w:space="0" w:color="auto"/>
                <w:left w:val="none" w:sz="0" w:space="0" w:color="auto"/>
                <w:bottom w:val="none" w:sz="0" w:space="0" w:color="auto"/>
                <w:right w:val="none" w:sz="0" w:space="0" w:color="auto"/>
              </w:divBdr>
              <w:divsChild>
                <w:div w:id="42561560">
                  <w:marLeft w:val="0"/>
                  <w:marRight w:val="0"/>
                  <w:marTop w:val="0"/>
                  <w:marBottom w:val="0"/>
                  <w:divBdr>
                    <w:top w:val="none" w:sz="0" w:space="0" w:color="auto"/>
                    <w:left w:val="none" w:sz="0" w:space="0" w:color="auto"/>
                    <w:bottom w:val="none" w:sz="0" w:space="0" w:color="auto"/>
                    <w:right w:val="none" w:sz="0" w:space="0" w:color="auto"/>
                  </w:divBdr>
                  <w:divsChild>
                    <w:div w:id="1030691074">
                      <w:marLeft w:val="0"/>
                      <w:marRight w:val="0"/>
                      <w:marTop w:val="0"/>
                      <w:marBottom w:val="0"/>
                      <w:divBdr>
                        <w:top w:val="none" w:sz="0" w:space="0" w:color="auto"/>
                        <w:left w:val="none" w:sz="0" w:space="0" w:color="auto"/>
                        <w:bottom w:val="none" w:sz="0" w:space="0" w:color="auto"/>
                        <w:right w:val="none" w:sz="0" w:space="0" w:color="auto"/>
                      </w:divBdr>
                    </w:div>
                  </w:divsChild>
                </w:div>
                <w:div w:id="263807640">
                  <w:marLeft w:val="0"/>
                  <w:marRight w:val="0"/>
                  <w:marTop w:val="0"/>
                  <w:marBottom w:val="0"/>
                  <w:divBdr>
                    <w:top w:val="none" w:sz="0" w:space="0" w:color="auto"/>
                    <w:left w:val="none" w:sz="0" w:space="0" w:color="auto"/>
                    <w:bottom w:val="none" w:sz="0" w:space="0" w:color="auto"/>
                    <w:right w:val="none" w:sz="0" w:space="0" w:color="auto"/>
                  </w:divBdr>
                  <w:divsChild>
                    <w:div w:id="11344675">
                      <w:marLeft w:val="0"/>
                      <w:marRight w:val="0"/>
                      <w:marTop w:val="0"/>
                      <w:marBottom w:val="0"/>
                      <w:divBdr>
                        <w:top w:val="none" w:sz="0" w:space="0" w:color="auto"/>
                        <w:left w:val="none" w:sz="0" w:space="0" w:color="auto"/>
                        <w:bottom w:val="none" w:sz="0" w:space="0" w:color="auto"/>
                        <w:right w:val="none" w:sz="0" w:space="0" w:color="auto"/>
                      </w:divBdr>
                    </w:div>
                  </w:divsChild>
                </w:div>
                <w:div w:id="1084835061">
                  <w:marLeft w:val="0"/>
                  <w:marRight w:val="0"/>
                  <w:marTop w:val="0"/>
                  <w:marBottom w:val="0"/>
                  <w:divBdr>
                    <w:top w:val="none" w:sz="0" w:space="0" w:color="auto"/>
                    <w:left w:val="none" w:sz="0" w:space="0" w:color="auto"/>
                    <w:bottom w:val="none" w:sz="0" w:space="0" w:color="auto"/>
                    <w:right w:val="none" w:sz="0" w:space="0" w:color="auto"/>
                  </w:divBdr>
                  <w:divsChild>
                    <w:div w:id="20262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135855">
          <w:marLeft w:val="0"/>
          <w:marRight w:val="0"/>
          <w:marTop w:val="0"/>
          <w:marBottom w:val="0"/>
          <w:divBdr>
            <w:top w:val="none" w:sz="0" w:space="0" w:color="auto"/>
            <w:left w:val="none" w:sz="0" w:space="0" w:color="auto"/>
            <w:bottom w:val="none" w:sz="0" w:space="0" w:color="auto"/>
            <w:right w:val="none" w:sz="0" w:space="0" w:color="auto"/>
          </w:divBdr>
        </w:div>
        <w:div w:id="1344626916">
          <w:marLeft w:val="0"/>
          <w:marRight w:val="0"/>
          <w:marTop w:val="0"/>
          <w:marBottom w:val="0"/>
          <w:divBdr>
            <w:top w:val="none" w:sz="0" w:space="0" w:color="auto"/>
            <w:left w:val="none" w:sz="0" w:space="0" w:color="auto"/>
            <w:bottom w:val="none" w:sz="0" w:space="0" w:color="auto"/>
            <w:right w:val="none" w:sz="0" w:space="0" w:color="auto"/>
          </w:divBdr>
        </w:div>
        <w:div w:id="1410955839">
          <w:marLeft w:val="0"/>
          <w:marRight w:val="0"/>
          <w:marTop w:val="0"/>
          <w:marBottom w:val="0"/>
          <w:divBdr>
            <w:top w:val="none" w:sz="0" w:space="0" w:color="auto"/>
            <w:left w:val="none" w:sz="0" w:space="0" w:color="auto"/>
            <w:bottom w:val="none" w:sz="0" w:space="0" w:color="auto"/>
            <w:right w:val="none" w:sz="0" w:space="0" w:color="auto"/>
          </w:divBdr>
        </w:div>
        <w:div w:id="1593126809">
          <w:marLeft w:val="0"/>
          <w:marRight w:val="0"/>
          <w:marTop w:val="0"/>
          <w:marBottom w:val="0"/>
          <w:divBdr>
            <w:top w:val="none" w:sz="0" w:space="0" w:color="auto"/>
            <w:left w:val="none" w:sz="0" w:space="0" w:color="auto"/>
            <w:bottom w:val="none" w:sz="0" w:space="0" w:color="auto"/>
            <w:right w:val="none" w:sz="0" w:space="0" w:color="auto"/>
          </w:divBdr>
        </w:div>
        <w:div w:id="1656253231">
          <w:marLeft w:val="0"/>
          <w:marRight w:val="0"/>
          <w:marTop w:val="0"/>
          <w:marBottom w:val="0"/>
          <w:divBdr>
            <w:top w:val="none" w:sz="0" w:space="0" w:color="auto"/>
            <w:left w:val="none" w:sz="0" w:space="0" w:color="auto"/>
            <w:bottom w:val="none" w:sz="0" w:space="0" w:color="auto"/>
            <w:right w:val="none" w:sz="0" w:space="0" w:color="auto"/>
          </w:divBdr>
        </w:div>
        <w:div w:id="1877891415">
          <w:marLeft w:val="0"/>
          <w:marRight w:val="0"/>
          <w:marTop w:val="0"/>
          <w:marBottom w:val="0"/>
          <w:divBdr>
            <w:top w:val="none" w:sz="0" w:space="0" w:color="auto"/>
            <w:left w:val="none" w:sz="0" w:space="0" w:color="auto"/>
            <w:bottom w:val="none" w:sz="0" w:space="0" w:color="auto"/>
            <w:right w:val="none" w:sz="0" w:space="0" w:color="auto"/>
          </w:divBdr>
        </w:div>
        <w:div w:id="1883250827">
          <w:marLeft w:val="0"/>
          <w:marRight w:val="0"/>
          <w:marTop w:val="0"/>
          <w:marBottom w:val="0"/>
          <w:divBdr>
            <w:top w:val="none" w:sz="0" w:space="0" w:color="auto"/>
            <w:left w:val="none" w:sz="0" w:space="0" w:color="auto"/>
            <w:bottom w:val="none" w:sz="0" w:space="0" w:color="auto"/>
            <w:right w:val="none" w:sz="0" w:space="0" w:color="auto"/>
          </w:divBdr>
        </w:div>
        <w:div w:id="1884125375">
          <w:marLeft w:val="0"/>
          <w:marRight w:val="0"/>
          <w:marTop w:val="0"/>
          <w:marBottom w:val="0"/>
          <w:divBdr>
            <w:top w:val="none" w:sz="0" w:space="0" w:color="auto"/>
            <w:left w:val="none" w:sz="0" w:space="0" w:color="auto"/>
            <w:bottom w:val="none" w:sz="0" w:space="0" w:color="auto"/>
            <w:right w:val="none" w:sz="0" w:space="0" w:color="auto"/>
          </w:divBdr>
        </w:div>
        <w:div w:id="1887906005">
          <w:marLeft w:val="0"/>
          <w:marRight w:val="0"/>
          <w:marTop w:val="0"/>
          <w:marBottom w:val="0"/>
          <w:divBdr>
            <w:top w:val="none" w:sz="0" w:space="0" w:color="auto"/>
            <w:left w:val="none" w:sz="0" w:space="0" w:color="auto"/>
            <w:bottom w:val="none" w:sz="0" w:space="0" w:color="auto"/>
            <w:right w:val="none" w:sz="0" w:space="0" w:color="auto"/>
          </w:divBdr>
        </w:div>
        <w:div w:id="1993829892">
          <w:marLeft w:val="0"/>
          <w:marRight w:val="0"/>
          <w:marTop w:val="0"/>
          <w:marBottom w:val="0"/>
          <w:divBdr>
            <w:top w:val="none" w:sz="0" w:space="0" w:color="auto"/>
            <w:left w:val="none" w:sz="0" w:space="0" w:color="auto"/>
            <w:bottom w:val="none" w:sz="0" w:space="0" w:color="auto"/>
            <w:right w:val="none" w:sz="0" w:space="0" w:color="auto"/>
          </w:divBdr>
        </w:div>
        <w:div w:id="1999460763">
          <w:marLeft w:val="0"/>
          <w:marRight w:val="0"/>
          <w:marTop w:val="0"/>
          <w:marBottom w:val="0"/>
          <w:divBdr>
            <w:top w:val="none" w:sz="0" w:space="0" w:color="auto"/>
            <w:left w:val="none" w:sz="0" w:space="0" w:color="auto"/>
            <w:bottom w:val="none" w:sz="0" w:space="0" w:color="auto"/>
            <w:right w:val="none" w:sz="0" w:space="0" w:color="auto"/>
          </w:divBdr>
        </w:div>
        <w:div w:id="2045129685">
          <w:marLeft w:val="0"/>
          <w:marRight w:val="0"/>
          <w:marTop w:val="0"/>
          <w:marBottom w:val="0"/>
          <w:divBdr>
            <w:top w:val="none" w:sz="0" w:space="0" w:color="auto"/>
            <w:left w:val="none" w:sz="0" w:space="0" w:color="auto"/>
            <w:bottom w:val="none" w:sz="0" w:space="0" w:color="auto"/>
            <w:right w:val="none" w:sz="0" w:space="0" w:color="auto"/>
          </w:divBdr>
        </w:div>
        <w:div w:id="2085101319">
          <w:marLeft w:val="0"/>
          <w:marRight w:val="0"/>
          <w:marTop w:val="0"/>
          <w:marBottom w:val="0"/>
          <w:divBdr>
            <w:top w:val="none" w:sz="0" w:space="0" w:color="auto"/>
            <w:left w:val="none" w:sz="0" w:space="0" w:color="auto"/>
            <w:bottom w:val="none" w:sz="0" w:space="0" w:color="auto"/>
            <w:right w:val="none" w:sz="0" w:space="0" w:color="auto"/>
          </w:divBdr>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69817">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ec.europa.eu/commission/presscorner/detail/en/ip_21_1867" TargetMode="External"/><Relationship Id="rId2" Type="http://schemas.openxmlformats.org/officeDocument/2006/relationships/hyperlink" Target="https://ec.europa.eu/commission/presscorner/detail/en/ip_21_1867" TargetMode="External"/><Relationship Id="rId1" Type="http://schemas.openxmlformats.org/officeDocument/2006/relationships/image" Target="media/image2.png"/><Relationship Id="rId6" Type="http://schemas.openxmlformats.org/officeDocument/2006/relationships/hyperlink" Target="https://fair-energy-transition.eu/method-guide/" TargetMode="External"/><Relationship Id="rId5" Type="http://schemas.openxmlformats.org/officeDocument/2006/relationships/hyperlink" Target="https://missionspubliques.org/the-conference-on-the-future-of-europe-is-the-first-exercise-that-the-european-institutions-do-not-fully-control/?lang=en" TargetMode="External"/><Relationship Id="rId4" Type="http://schemas.openxmlformats.org/officeDocument/2006/relationships/hyperlink" Target="https://doi.org/10.2307/j.ctvdf0gdc.4"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cop-demos.jrc.ec.europa.eu/festival-2024/home"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ntTable" Target="fontTable.xml"/><Relationship Id="rId129"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3.jpeg"/><Relationship Id="rId13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6.jpeg"/><Relationship Id="rId131"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yperlink" Target="https://knowsdgs.jrc.ec.europa.eu/cfc" TargetMode="External"/><Relationship Id="rId23"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yperlink" Target="https://science-art-society.ec.europa.eu/" TargetMode="External"/><Relationship Id="rId130"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3.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mployment-social-affairs.ec.europa.eu/policies-and-activities/fair-green-and-digital-transitions-research/assessing-and-monitoring-employment-and-distributional-impacts-amedi_en" TargetMode="External"/><Relationship Id="rId2" Type="http://schemas.openxmlformats.org/officeDocument/2006/relationships/hyperlink" Target="https://economy-finance.ec.europa.eu/economic-forecast-and-surveys/business-and-consumer-surveys_en" TargetMode="External"/><Relationship Id="rId1" Type="http://schemas.openxmlformats.org/officeDocument/2006/relationships/hyperlink" Target="https://joint-research-centre.ec.europa.eu/greencomp-european-sustainability-competence-framework_en" TargetMode="External"/><Relationship Id="rId4" Type="http://schemas.openxmlformats.org/officeDocument/2006/relationships/hyperlink" Target="https://knowledge4policy.ec.europa.eu/foresight/tool/megatrends-hub_en" TargetMode="External"/></Relationships>
</file>

<file path=word/documenttasks/documenttasks1.xml><?xml version="1.0" encoding="utf-8"?>
<t:Tasks xmlns:t="http://schemas.microsoft.com/office/tasks/2019/documenttasks" xmlns:oel="http://schemas.microsoft.com/office/2019/extlst">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FED00-2CF8-4278-A832-B3982205A109}">
  <ds:schemaRefs>
    <ds:schemaRef ds:uri="http://schemas.openxmlformats.org/package/2006/metadata/core-properties"/>
    <ds:schemaRef ds:uri="http://schemas.microsoft.com/office/2006/documentManagement/types"/>
    <ds:schemaRef ds:uri="f10e3298-64ea-4e10-9051-34cf7ba13039"/>
    <ds:schemaRef ds:uri="http://schemas.microsoft.com/office/infopath/2007/PartnerControls"/>
    <ds:schemaRef ds:uri="http://purl.org/dc/elements/1.1/"/>
    <ds:schemaRef ds:uri="http://schemas.microsoft.com/office/2006/metadata/properties"/>
    <ds:schemaRef ds:uri="http://purl.org/dc/terms/"/>
    <ds:schemaRef ds:uri="189f68d6-b300-487d-ba76-b41225ee5e69"/>
    <ds:schemaRef ds:uri="http://www.w3.org/XML/1998/namespace"/>
    <ds:schemaRef ds:uri="http://purl.org/dc/dcmitype/"/>
  </ds:schemaRefs>
</ds:datastoreItem>
</file>

<file path=customXml/itemProps2.xml><?xml version="1.0" encoding="utf-8"?>
<ds:datastoreItem xmlns:ds="http://schemas.openxmlformats.org/officeDocument/2006/customXml" ds:itemID="{FA012135-A2B6-4A81-843E-8E65283FD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4.xml><?xml version="1.0" encoding="utf-8"?>
<ds:datastoreItem xmlns:ds="http://schemas.openxmlformats.org/officeDocument/2006/customXml" ds:itemID="{8997D7DD-9190-49C8-B4E8-78C64CB96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31</Pages>
  <Words>45960</Words>
  <Characters>261972</Characters>
  <Application>Microsoft Office Word</Application>
  <DocSecurity>0</DocSecurity>
  <Lines>2183</Lines>
  <Paragraphs>614</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307318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BARBERO VIGNOLA Giulia (JRC-ISPRA)</cp:lastModifiedBy>
  <cp:revision>86</cp:revision>
  <cp:lastPrinted>2024-03-14T22:28:00Z</cp:lastPrinted>
  <dcterms:created xsi:type="dcterms:W3CDTF">2025-03-21T15:44:00Z</dcterms:created>
  <dcterms:modified xsi:type="dcterms:W3CDTF">2025-04-17T12:26:00Z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value="true"/&gt;&lt;/prefs&gt;&lt;/data&gt;</vt:lpwstr>
  </property>
  <property fmtid="{D5CDD505-2E9C-101B-9397-08002B2CF9AE}" pid="5" name="ZOTERO_PREF_1">
    <vt:lpwstr>&lt;data data-version="3" zotero-version="6.0.36"&gt;&lt;session id="mMG864Ck"/&gt;&lt;style id="http://www.zotero.org/styles/ieee" locale="en-GB" hasBibliography="1" bibliographyStyleHasBeenSet="1"/&gt;&lt;prefs&gt;&lt;pref name="fieldType" value="Field"/&gt;&lt;pref name="dontAskDelayC</vt:lpwstr>
  </property>
  <property fmtid="{D5CDD505-2E9C-101B-9397-08002B2CF9AE}" pid="6" name="MSIP_Label_6bd9ddd1-4d20-43f6-abfa-fc3c07406f94_Enabled">
    <vt:lpwstr>true</vt:lpwstr>
  </property>
  <property fmtid="{D5CDD505-2E9C-101B-9397-08002B2CF9AE}" pid="7" name="MSIP_Label_6bd9ddd1-4d20-43f6-abfa-fc3c07406f94_SetDate">
    <vt:lpwstr>2024-12-02T08:50:43Z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e942a264-c425-4feb-a650-0d4027c8905d</vt:lpwstr>
  </property>
  <property fmtid="{D5CDD505-2E9C-101B-9397-08002B2CF9AE}" pid="12" name="MSIP_Label_6bd9ddd1-4d20-43f6-abfa-fc3c07406f94_ContentBits">
    <vt:lpwstr>0</vt:lpwstr>
  </property>
</Properties>
</file>