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E4A77" w:rsidR="00033C3A" w:rsidP="00F02749" w:rsidRDefault="00F03E7B" w14:paraId="34B6CF1F" w14:textId="77777777">
      <w:pPr>
        <w:pStyle w:val="JRCText"/>
        <w:spacing w:before="0"/>
        <w:rPr>
          <w:b/>
          <w:bCs/>
          <w:color w:val="A8D08D" w:themeColor="accent6" w:themeTint="99"/>
          <w:sz w:val="56"/>
          <w:szCs w:val="56"/>
        </w:rPr>
      </w:pPr>
      <w:r w:rsidRPr="5AAB4BE8">
        <w:rPr>
          <w:b/>
          <w:bCs/>
          <w:color w:val="6CA644"/>
          <w:sz w:val="56"/>
          <w:szCs w:val="56"/>
        </w:rPr>
        <w:t>Contents</w:t>
      </w:r>
    </w:p>
    <w:p w:rsidR="5AAB4BE8" w:rsidP="5AAB4BE8" w:rsidRDefault="5AAB4BE8" w14:paraId="76F3292D" w14:textId="363199ED">
      <w:pPr>
        <w:pStyle w:val="JRCText"/>
        <w:spacing w:before="0"/>
        <w:rPr>
          <w:b/>
          <w:bCs/>
          <w:color w:val="6CA644"/>
        </w:rPr>
      </w:pPr>
    </w:p>
    <w:p w:rsidRPr="00A615D5" w:rsidR="00A615D5" w:rsidP="2630C27B" w:rsidRDefault="00A615D5" w14:paraId="34B6CF21" w14:textId="1F2526BC">
      <w:pPr>
        <w:pStyle w:val="TOC1"/>
        <w:spacing w:before="40" w:after="40"/>
        <w:rPr>
          <w:rFonts w:ascii="EC Square Sans Pro" w:hAnsi="EC Square Sans Pro" w:eastAsia="" w:cs="Arial" w:eastAsiaTheme="minorEastAsia" w:cstheme="minorBidi"/>
          <w:b w:val="1"/>
          <w:bCs w:val="1"/>
          <w:lang w:eastAsia="en-GB"/>
        </w:rPr>
      </w:pPr>
      <w:commentRangeStart w:id="922476019"/>
      <w:r w:rsidRPr="05358F8E" w:rsidR="00A615D5">
        <w:rPr>
          <w:rFonts w:ascii="EC Square Sans Pro" w:hAnsi="EC Square Sans Pro"/>
          <w:b w:val="1"/>
          <w:bCs w:val="1"/>
        </w:rPr>
        <w:t>1.</w:t>
      </w:r>
      <w:commentRangeEnd w:id="922476019"/>
      <w:r>
        <w:rPr>
          <w:rStyle w:val="CommentReference"/>
        </w:rPr>
        <w:commentReference w:id="922476019"/>
      </w:r>
      <w:r>
        <w:tab/>
      </w:r>
      <w:r w:rsidRPr="05358F8E" w:rsidR="00A615D5">
        <w:rPr>
          <w:rFonts w:ascii="EC Square Sans Pro" w:hAnsi="EC Square Sans Pro"/>
          <w:b w:val="1"/>
          <w:bCs w:val="1"/>
        </w:rPr>
        <w:t xml:space="preserve">Setting the scene: green transition as a pathway for a sustainable future </w:t>
      </w:r>
    </w:p>
    <w:p w:rsidRPr="00033C3A" w:rsidR="00A615D5" w:rsidP="2630C27B" w:rsidRDefault="00A615D5" w14:paraId="34B6CF22" w14:textId="77777777">
      <w:pPr>
        <w:pStyle w:val="TOC2"/>
        <w:spacing w:before="40" w:after="40"/>
        <w:rPr>
          <w:rFonts w:ascii="EC Square Sans Pro" w:hAnsi="EC Square Sans Pro" w:eastAsia="" w:cs="Arial" w:eastAsiaTheme="minorEastAsia" w:cstheme="minorBidi"/>
          <w:lang w:eastAsia="en-GB"/>
        </w:rPr>
      </w:pPr>
      <w:r w:rsidRPr="2630C27B" w:rsidR="00A615D5">
        <w:rPr>
          <w:rFonts w:ascii="EC Square Sans Pro" w:hAnsi="EC Square Sans Pro"/>
        </w:rPr>
        <w:t>1.1</w:t>
      </w:r>
      <w:r>
        <w:tab/>
      </w:r>
      <w:r w:rsidRPr="2630C27B" w:rsidR="00A615D5">
        <w:rPr>
          <w:rFonts w:ascii="EC Square Sans Pro" w:hAnsi="EC Square Sans Pro"/>
        </w:rPr>
        <w:t>New political context and priorities</w:t>
      </w:r>
    </w:p>
    <w:p w:rsidRPr="00F03E7B" w:rsidR="00A615D5" w:rsidP="2630C27B" w:rsidRDefault="00A615D5" w14:paraId="34B6CF23" w14:textId="77777777">
      <w:pPr>
        <w:pStyle w:val="TOC3"/>
        <w:rPr>
          <w:rFonts w:eastAsia="" w:cs="Arial" w:eastAsiaTheme="minorEastAsia" w:cstheme="minorBidi"/>
          <w:lang w:eastAsia="en-GB"/>
        </w:rPr>
      </w:pPr>
      <w:r w:rsidR="00A615D5">
        <w:rPr/>
        <w:t>Competitiveness of the green transition</w:t>
      </w:r>
    </w:p>
    <w:p w:rsidRPr="00033C3A" w:rsidR="00A615D5" w:rsidP="00F03E7B" w:rsidRDefault="00A615D5" w14:paraId="34B6CF24" w14:textId="77777777">
      <w:pPr>
        <w:pStyle w:val="TOC2"/>
        <w:spacing w:before="40" w:after="40"/>
        <w:rPr>
          <w:rFonts w:ascii="EC Square Sans Pro" w:hAnsi="EC Square Sans Pro" w:eastAsiaTheme="minorEastAsia" w:cstheme="minorBidi"/>
          <w:lang w:eastAsia="en-GB"/>
        </w:rPr>
      </w:pPr>
      <w:r w:rsidRPr="00A615D5">
        <w:rPr>
          <w:rFonts w:ascii="EC Square Sans Pro" w:hAnsi="EC Square Sans Pro"/>
        </w:rPr>
        <w:t>1.2</w:t>
      </w:r>
      <w:r w:rsidRPr="00033C3A">
        <w:rPr>
          <w:rFonts w:ascii="EC Square Sans Pro" w:hAnsi="EC Square Sans Pro" w:eastAsiaTheme="minorEastAsia" w:cstheme="minorBidi"/>
          <w:lang w:eastAsia="en-GB"/>
        </w:rPr>
        <w:tab/>
      </w:r>
      <w:r w:rsidRPr="00A615D5">
        <w:rPr>
          <w:rFonts w:ascii="EC Square Sans Pro" w:hAnsi="EC Square Sans Pro"/>
        </w:rPr>
        <w:t>A green transition as response to global challenges</w:t>
      </w:r>
    </w:p>
    <w:p w:rsidRPr="00033C3A" w:rsidR="00A615D5" w:rsidP="5F2555F1" w:rsidRDefault="00A615D5" w14:paraId="34B6CF25" w14:textId="4E67DAAA">
      <w:pPr>
        <w:pStyle w:val="TOC3"/>
        <w:rPr>
          <w:rFonts w:eastAsiaTheme="minorEastAsia" w:cstheme="minorBidi"/>
          <w:lang w:eastAsia="en-GB"/>
        </w:rPr>
      </w:pPr>
      <w:r>
        <w:t>Tipping points</w:t>
      </w:r>
      <w:ins w:author="BARBERO VIGNOLA Giulia (JRC-ISPRA)" w:date="2025-03-18T16:16:00Z" w:id="0">
        <w:r w:rsidR="008660AF">
          <w:t xml:space="preserve">: </w:t>
        </w:r>
        <w:r w:rsidRPr="008660AF" w:rsidR="008660AF">
          <w:t>the need for accelerated actions</w:t>
        </w:r>
      </w:ins>
    </w:p>
    <w:p w:rsidR="6988B26B" w:rsidP="5F2555F1" w:rsidRDefault="000806F3" w14:paraId="207A4280" w14:textId="576BBC1D">
      <w:pPr>
        <w:pStyle w:val="TOC3"/>
        <w:rPr>
          <w:rFonts w:eastAsiaTheme="minorEastAsia" w:cstheme="minorBidi"/>
          <w:lang w:eastAsia="en-GB"/>
        </w:rPr>
      </w:pPr>
      <w:hyperlink w:anchor="_Toc188449966">
        <w:r w:rsidRPr="5F2555F1" w:rsidR="6988B26B">
          <w:rPr>
            <w:rStyle w:val="Hyperlink"/>
            <w:color w:val="auto"/>
            <w:u w:val="none"/>
          </w:rPr>
          <w:t>The costs of inaction</w:t>
        </w:r>
      </w:hyperlink>
    </w:p>
    <w:p w:rsidRPr="00033C3A" w:rsidR="00A615D5" w:rsidP="5F2555F1" w:rsidRDefault="00A615D5" w14:paraId="34B6CF26" w14:textId="541A9415">
      <w:pPr>
        <w:pStyle w:val="TOC3"/>
        <w:rPr>
          <w:rFonts w:eastAsiaTheme="minorEastAsia" w:cstheme="minorBidi"/>
          <w:lang w:eastAsia="en-GB"/>
        </w:rPr>
      </w:pPr>
      <w:r>
        <w:t>The impact of climate change on health</w:t>
      </w:r>
    </w:p>
    <w:p w:rsidRPr="00033C3A" w:rsidR="00A615D5" w:rsidP="114B0A17" w:rsidRDefault="00A615D5" w14:paraId="34B6CF28" w14:textId="0E603122">
      <w:pPr>
        <w:pStyle w:val="TOC2"/>
        <w:spacing w:before="40" w:after="40"/>
        <w:rPr>
          <w:rFonts w:ascii="EC Square Sans Pro" w:hAnsi="EC Square Sans Pro" w:eastAsiaTheme="minorEastAsia" w:cstheme="minorBidi"/>
          <w:lang w:eastAsia="en-GB"/>
        </w:rPr>
      </w:pPr>
      <w:r w:rsidRPr="6C3AAC44">
        <w:rPr>
          <w:rFonts w:ascii="EC Square Sans Pro" w:hAnsi="EC Square Sans Pro"/>
        </w:rPr>
        <w:t>1.3</w:t>
      </w:r>
      <w:r>
        <w:tab/>
      </w:r>
      <w:ins w:author="BARBERO VIGNOLA Giulia (JRC-ISPRA)" w:date="2025-03-18T16:16:00Z" w:id="1">
        <w:r w:rsidRPr="6C3AAC44" w:rsidR="008660AF">
          <w:rPr>
            <w:rFonts w:ascii="EC Square Sans Pro" w:hAnsi="EC Square Sans Pro" w:eastAsiaTheme="minorEastAsia" w:cstheme="minorBidi"/>
            <w:lang w:eastAsia="en-GB"/>
          </w:rPr>
          <w:t xml:space="preserve">What people think: </w:t>
        </w:r>
        <w:r w:rsidRPr="6C3AAC44" w:rsidR="008660AF">
          <w:rPr>
            <w:rFonts w:ascii="EC Square Sans Pro" w:hAnsi="EC Square Sans Pro"/>
          </w:rPr>
          <w:t>s</w:t>
        </w:r>
      </w:ins>
      <w:r w:rsidRPr="6C3AAC44">
        <w:rPr>
          <w:rFonts w:ascii="EC Square Sans Pro" w:hAnsi="EC Square Sans Pro"/>
        </w:rPr>
        <w:t>ocial perception of the EGD</w:t>
      </w:r>
    </w:p>
    <w:p w:rsidR="00A615D5" w:rsidP="00F03E7B" w:rsidRDefault="000806F3" w14:paraId="34B6CF29" w14:textId="1D07273A">
      <w:pPr>
        <w:pStyle w:val="TOC2"/>
        <w:spacing w:before="40" w:after="40"/>
        <w:rPr>
          <w:rStyle w:val="Hyperlink"/>
          <w:rFonts w:ascii="EC Square Sans Pro" w:hAnsi="EC Square Sans Pro"/>
          <w:color w:val="auto"/>
          <w:u w:val="none"/>
        </w:rPr>
      </w:pPr>
      <w:hyperlink w:history="1" w:anchor="_Toc188449968">
        <w:r w:rsidRPr="00033C3A" w:rsidR="00A615D5">
          <w:rPr>
            <w:rStyle w:val="Hyperlink"/>
            <w:rFonts w:ascii="EC Square Sans Pro" w:hAnsi="EC Square Sans Pro"/>
            <w:color w:val="auto"/>
            <w:u w:val="none"/>
          </w:rPr>
          <w:t>1.4</w:t>
        </w:r>
        <w:r w:rsidRPr="00033C3A" w:rsidR="00A615D5">
          <w:rPr>
            <w:rFonts w:ascii="EC Square Sans Pro" w:hAnsi="EC Square Sans Pro" w:eastAsiaTheme="minorEastAsia" w:cstheme="minorBidi"/>
            <w:lang w:eastAsia="en-GB"/>
          </w:rPr>
          <w:tab/>
        </w:r>
        <w:bookmarkStart w:name="_GoBack" w:id="2"/>
        <w:r w:rsidRPr="00033C3A" w:rsidR="00A615D5">
          <w:rPr>
            <w:rStyle w:val="Hyperlink"/>
            <w:rFonts w:ascii="EC Square Sans Pro" w:hAnsi="EC Square Sans Pro"/>
            <w:color w:val="auto"/>
            <w:u w:val="none"/>
          </w:rPr>
          <w:t>Where we are: progress towards green ambitions</w:t>
        </w:r>
        <w:bookmarkEnd w:id="2"/>
        <w:r w:rsidRPr="00033C3A" w:rsidR="00A615D5">
          <w:rPr>
            <w:rStyle w:val="Hyperlink"/>
            <w:rFonts w:ascii="EC Square Sans Pro" w:hAnsi="EC Square Sans Pro"/>
            <w:color w:val="auto"/>
            <w:u w:val="none"/>
          </w:rPr>
          <w:t xml:space="preserve"> </w:t>
        </w:r>
      </w:hyperlink>
    </w:p>
    <w:p w:rsidRPr="004B18DC" w:rsidR="004B18DC" w:rsidP="004B18DC" w:rsidRDefault="004B18DC" w14:paraId="3678A1FB" w14:textId="5A3399B7">
      <w:pPr>
        <w:ind w:left="284"/>
        <w:rPr>
          <w:rStyle w:val="Hyperlink"/>
          <w:rFonts w:ascii="EC Square Sans Pro" w:hAnsi="EC Square Sans Pro" w:eastAsia="Calibri" w:cs="Times New Roman"/>
          <w:noProof/>
          <w:color w:val="auto"/>
          <w:sz w:val="20"/>
          <w:szCs w:val="20"/>
          <w:u w:val="none"/>
          <w:lang w:val="en-GB" w:eastAsia="en-US"/>
        </w:rPr>
      </w:pPr>
      <w:r w:rsidRPr="6C3AAC44">
        <w:rPr>
          <w:rStyle w:val="Hyperlink"/>
          <w:rFonts w:ascii="EC Square Sans Pro" w:hAnsi="EC Square Sans Pro" w:eastAsia="Calibri" w:cs="Times New Roman"/>
          <w:noProof/>
          <w:color w:val="auto"/>
          <w:sz w:val="20"/>
          <w:szCs w:val="20"/>
          <w:u w:val="none"/>
          <w:lang w:val="en-GB"/>
        </w:rPr>
        <w:t xml:space="preserve">1.5  The green transition as a catalizer for achieving </w:t>
      </w:r>
      <w:r w:rsidRPr="6C3AAC44" w:rsidR="008660AF">
        <w:rPr>
          <w:rStyle w:val="Hyperlink"/>
          <w:rFonts w:ascii="EC Square Sans Pro" w:hAnsi="EC Square Sans Pro" w:eastAsia="Calibri" w:cs="Times New Roman"/>
          <w:noProof/>
          <w:color w:val="auto"/>
          <w:sz w:val="20"/>
          <w:szCs w:val="20"/>
          <w:u w:val="none"/>
          <w:lang w:val="en-GB"/>
        </w:rPr>
        <w:t>the Sustainable Development Goals</w:t>
      </w:r>
    </w:p>
    <w:p w:rsidR="00735424" w:rsidP="00735424" w:rsidRDefault="00735424" w14:paraId="7FA3B672" w14:textId="469B2C59">
      <w:pPr>
        <w:rPr>
          <w:lang w:val="en-GB" w:eastAsia="en-US"/>
        </w:rPr>
      </w:pPr>
    </w:p>
    <w:p w:rsidRPr="00A121D9" w:rsidR="004B18DC" w:rsidP="2630C27B" w:rsidRDefault="00735424" w14:paraId="7674F8B5" w14:textId="24A86493">
      <w:pPr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</w:pPr>
      <w:commentRangeStart w:id="66872239"/>
      <w:r w:rsidRPr="2630C27B" w:rsidR="05F05E52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2. </w:t>
      </w:r>
      <w:commentRangeEnd w:id="66872239"/>
      <w:r>
        <w:rPr>
          <w:rStyle w:val="CommentReference"/>
        </w:rPr>
        <w:commentReference w:id="66872239"/>
      </w:r>
      <w:r w:rsidRPr="2630C27B" w:rsidR="6EFDFA13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D</w:t>
      </w:r>
      <w:r w:rsidRPr="2630C27B" w:rsidR="5A768CFA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ecarbonis</w:t>
      </w:r>
      <w:r w:rsidRPr="2630C27B" w:rsidR="6EFDFA13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ing and greening the EU economy to increase</w:t>
      </w:r>
      <w:r w:rsidRPr="2630C27B" w:rsidR="5A768CFA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 competitiveness: challenges and enablers </w:t>
      </w:r>
    </w:p>
    <w:p w:rsidRPr="00735424" w:rsidR="004B18DC" w:rsidP="004B18DC" w:rsidRDefault="004B18DC" w14:paraId="382E40ED" w14:textId="2F0BB319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2</w:t>
      </w:r>
      <w:r w:rsidRPr="00735424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 Climate ambition</w:t>
      </w: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</w:t>
      </w:r>
    </w:p>
    <w:p w:rsidRPr="00735424" w:rsidR="004B18DC" w:rsidP="004B18DC" w:rsidRDefault="004B18DC" w14:paraId="617D8C2D" w14:textId="06E474FF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2</w:t>
      </w:r>
      <w:r w:rsidRPr="00735424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.2 Clean, affordable and secure energy</w:t>
      </w:r>
    </w:p>
    <w:p w:rsidR="004B18DC" w:rsidP="004B18DC" w:rsidRDefault="004B18DC" w14:paraId="28779083" w14:textId="30132EE1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EC Square Sans Pro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EC Square Sans Pro" w:cs="Times New Roman"/>
          <w:noProof/>
          <w:sz w:val="20"/>
          <w:szCs w:val="20"/>
          <w:lang w:val="en-GB" w:eastAsia="en-US"/>
        </w:rPr>
        <w:t>2.3 Circular economy</w:t>
      </w:r>
    </w:p>
    <w:p w:rsidRPr="00735424" w:rsidR="004B18DC" w:rsidP="004B18DC" w:rsidRDefault="004B18DC" w14:paraId="0DEFB63A" w14:textId="6F9EB8C3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EC Square Sans Pro" w:cs="Times New Roman"/>
          <w:noProof/>
          <w:sz w:val="20"/>
          <w:szCs w:val="20"/>
          <w:lang w:val="en-GB" w:eastAsia="en-US"/>
        </w:rPr>
        <w:t>2</w:t>
      </w:r>
      <w:r w:rsidRPr="00735424">
        <w:rPr>
          <w:rFonts w:ascii="EC Square Sans Pro" w:hAnsi="EC Square Sans Pro" w:eastAsia="EC Square Sans Pro" w:cs="Times New Roman"/>
          <w:noProof/>
          <w:sz w:val="20"/>
          <w:szCs w:val="20"/>
          <w:lang w:val="en-GB" w:eastAsia="en-US"/>
        </w:rPr>
        <w:t>.</w:t>
      </w:r>
      <w:r>
        <w:rPr>
          <w:rFonts w:ascii="EC Square Sans Pro" w:hAnsi="EC Square Sans Pro" w:eastAsia="EC Square Sans Pro" w:cs="Times New Roman"/>
          <w:noProof/>
          <w:sz w:val="20"/>
          <w:szCs w:val="20"/>
          <w:lang w:val="en-GB" w:eastAsia="en-US"/>
        </w:rPr>
        <w:t>4</w:t>
      </w:r>
      <w:r w:rsidRPr="00735424">
        <w:rPr>
          <w:rFonts w:ascii="EC Square Sans Pro" w:hAnsi="EC Square Sans Pro" w:eastAsia="EC Square Sans Pro" w:cs="Times New Roman"/>
          <w:noProof/>
          <w:sz w:val="20"/>
          <w:szCs w:val="20"/>
          <w:lang w:val="en-GB" w:eastAsia="en-US"/>
        </w:rPr>
        <w:t xml:space="preserve"> Sustainable and smart mobility</w:t>
      </w:r>
    </w:p>
    <w:p w:rsidR="004B18DC" w:rsidP="004B18DC" w:rsidRDefault="004B18DC" w14:paraId="402E913B" w14:textId="57742331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2</w:t>
      </w:r>
      <w:r w:rsidRPr="00735424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</w:t>
      </w: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5</w:t>
      </w:r>
      <w:r w:rsidRPr="00735424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Food Systems</w:t>
      </w:r>
    </w:p>
    <w:p w:rsidRPr="00735424" w:rsidR="004B18DC" w:rsidP="004B18DC" w:rsidRDefault="004B18DC" w14:paraId="55866D2F" w14:textId="1FE9893E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2.6 Biodiversity and ecosystems</w:t>
      </w:r>
    </w:p>
    <w:p w:rsidRPr="00735424" w:rsidR="004B18DC" w:rsidP="004B18DC" w:rsidRDefault="004B18DC" w14:paraId="21177B5E" w14:textId="68A0E1BE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2.7 Zero Pollution</w:t>
      </w:r>
    </w:p>
    <w:p w:rsidR="0079074F" w:rsidP="005561C9" w:rsidRDefault="0079074F" w14:paraId="6A0A4B0B" w14:textId="77777777">
      <w:pPr>
        <w:pStyle w:val="TOC1"/>
        <w:spacing w:after="40"/>
        <w:rPr>
          <w:rFonts w:ascii="EC Square Sans Pro" w:hAnsi="EC Square Sans Pro"/>
          <w:b/>
          <w:bCs/>
        </w:rPr>
      </w:pPr>
    </w:p>
    <w:p w:rsidRPr="00A615D5" w:rsidR="005561C9" w:rsidP="2630C27B" w:rsidRDefault="005561C9" w14:paraId="61BA0E77" w14:textId="4321280D">
      <w:pPr>
        <w:pStyle w:val="TOC1"/>
        <w:spacing w:after="40"/>
        <w:rPr>
          <w:rFonts w:ascii="EC Square Sans Pro" w:hAnsi="EC Square Sans Pro" w:eastAsia="" w:cs="Arial" w:eastAsiaTheme="minorEastAsia" w:cstheme="minorBidi"/>
          <w:b w:val="1"/>
          <w:bCs w:val="1"/>
          <w:lang w:eastAsia="en-GB"/>
        </w:rPr>
      </w:pPr>
      <w:commentRangeStart w:id="6697313"/>
      <w:r w:rsidRPr="2630C27B" w:rsidR="4235449C">
        <w:rPr>
          <w:rFonts w:ascii="EC Square Sans Pro" w:hAnsi="EC Square Sans Pro"/>
          <w:b w:val="1"/>
          <w:bCs w:val="1"/>
        </w:rPr>
        <w:t>3</w:t>
      </w:r>
      <w:r w:rsidRPr="2630C27B" w:rsidR="4235449C">
        <w:rPr>
          <w:rFonts w:ascii="EC Square Sans Pro" w:hAnsi="EC Square Sans Pro"/>
          <w:b w:val="1"/>
          <w:bCs w:val="1"/>
        </w:rPr>
        <w:t xml:space="preserve">. </w:t>
      </w:r>
      <w:commentRangeEnd w:id="6697313"/>
      <w:r>
        <w:rPr>
          <w:rStyle w:val="CommentReference"/>
        </w:rPr>
        <w:commentReference w:id="6697313"/>
      </w:r>
      <w:r w:rsidRPr="2630C27B" w:rsidR="4235449C">
        <w:rPr>
          <w:rFonts w:ascii="EC Square Sans Pro" w:hAnsi="EC Square Sans Pro"/>
          <w:b w:val="1"/>
          <w:bCs w:val="1"/>
        </w:rPr>
        <w:t>Environmental impacts of future scenarios</w:t>
      </w:r>
    </w:p>
    <w:p w:rsidRPr="00033C3A" w:rsidR="005561C9" w:rsidP="005561C9" w:rsidRDefault="005561C9" w14:paraId="39C9DB66" w14:textId="67B71D2A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3</w:t>
      </w:r>
      <w:r w:rsidRPr="00033C3A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</w:t>
      </w:r>
      <w:r w:rsidRPr="00033C3A"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  <w:tab/>
      </w:r>
      <w:r w:rsidRPr="00033C3A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Integrated environmental assessment based on the Consumption Footprint</w:t>
      </w:r>
    </w:p>
    <w:p w:rsidRPr="00033C3A" w:rsidR="005561C9" w:rsidP="005561C9" w:rsidRDefault="005561C9" w14:paraId="0FF2AEAD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709"/>
        <w:rPr>
          <w:rFonts w:ascii="EC Square Sans Pro" w:hAnsi="EC Square Sans Pro" w:eastAsiaTheme="minorEastAsia" w:cstheme="minorBidi"/>
          <w:i/>
          <w:noProof/>
          <w:sz w:val="20"/>
          <w:szCs w:val="20"/>
          <w:lang w:val="en-GB" w:eastAsia="en-GB"/>
        </w:rPr>
      </w:pPr>
      <w:r w:rsidRPr="00F03E7B"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  <w:t>Consumption perspective and effects in global supply chains: the need for a holistic approach</w:t>
      </w:r>
    </w:p>
    <w:p w:rsidRPr="00033C3A" w:rsidR="005561C9" w:rsidP="005561C9" w:rsidRDefault="005561C9" w14:paraId="6C23D56C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709"/>
        <w:rPr>
          <w:rFonts w:ascii="EC Square Sans Pro" w:hAnsi="EC Square Sans Pro" w:eastAsiaTheme="minorEastAsia" w:cstheme="minorBidi"/>
          <w:i/>
          <w:noProof/>
          <w:sz w:val="20"/>
          <w:szCs w:val="20"/>
          <w:lang w:val="en-GB" w:eastAsia="en-GB"/>
        </w:rPr>
      </w:pPr>
      <w:r w:rsidRPr="00F03E7B"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  <w:t>Methodology of the integrated environmental assessment of future scenarios</w:t>
      </w:r>
    </w:p>
    <w:p w:rsidRPr="00033C3A" w:rsidR="005561C9" w:rsidP="005561C9" w:rsidRDefault="005561C9" w14:paraId="35BF8161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709"/>
        <w:rPr>
          <w:rFonts w:ascii="EC Square Sans Pro" w:hAnsi="EC Square Sans Pro" w:eastAsiaTheme="minorEastAsia" w:cstheme="minorBidi"/>
          <w:i/>
          <w:noProof/>
          <w:sz w:val="20"/>
          <w:szCs w:val="20"/>
          <w:lang w:val="en-GB" w:eastAsia="en-GB"/>
        </w:rPr>
      </w:pPr>
      <w:r w:rsidRPr="00F03E7B">
        <w:rPr>
          <w:rFonts w:ascii="EC Square Sans Pro" w:hAnsi="EC Square Sans Pro" w:eastAsia="EC Square Sans Pro" w:cs="EC Square Sans Pro"/>
          <w:i/>
          <w:noProof/>
          <w:sz w:val="20"/>
          <w:szCs w:val="20"/>
          <w:lang w:val="en-GB" w:eastAsia="en-US"/>
        </w:rPr>
        <w:t>Consumption Footprint in 2030</w:t>
      </w:r>
    </w:p>
    <w:p w:rsidRPr="00033C3A" w:rsidR="005561C9" w:rsidP="005561C9" w:rsidRDefault="005561C9" w14:paraId="0ED32482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709"/>
        <w:rPr>
          <w:rFonts w:ascii="EC Square Sans Pro" w:hAnsi="EC Square Sans Pro" w:eastAsiaTheme="minorEastAsia" w:cstheme="minorBidi"/>
          <w:i/>
          <w:noProof/>
          <w:sz w:val="20"/>
          <w:szCs w:val="20"/>
          <w:lang w:val="en-GB" w:eastAsia="en-GB"/>
        </w:rPr>
      </w:pPr>
      <w:r w:rsidRPr="00F03E7B">
        <w:rPr>
          <w:rFonts w:ascii="EC Square Sans Pro" w:hAnsi="EC Square Sans Pro" w:eastAsia="EC Square Sans Pro" w:cs="EC Square Sans Pro"/>
          <w:i/>
          <w:noProof/>
          <w:sz w:val="20"/>
          <w:szCs w:val="20"/>
          <w:lang w:val="en-GB" w:eastAsia="en-US"/>
        </w:rPr>
        <w:t>Key messages</w:t>
      </w:r>
    </w:p>
    <w:p w:rsidRPr="00033C3A" w:rsidR="005561C9" w:rsidP="005561C9" w:rsidRDefault="005561C9" w14:paraId="552C4087" w14:textId="0CD6CE0E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3</w:t>
      </w:r>
      <w:r w:rsidRPr="00033C3A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.2</w:t>
      </w:r>
      <w:r w:rsidRPr="00033C3A"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  <w:tab/>
      </w:r>
      <w:r w:rsidRPr="00033C3A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Synergies and trade-offs of environmental impacts across thematic areas: key examples</w:t>
      </w:r>
    </w:p>
    <w:p w:rsidRPr="00033C3A" w:rsidR="005561C9" w:rsidP="2630C27B" w:rsidRDefault="005561C9" w14:paraId="1DB468D1" w14:textId="084E5C00">
      <w:pPr>
        <w:tabs>
          <w:tab w:val="left" w:pos="1276"/>
          <w:tab w:val="right" w:leader="dot" w:pos="9016"/>
        </w:tabs>
        <w:spacing w:before="40" w:after="40" w:line="259" w:lineRule="auto"/>
        <w:ind w:left="714"/>
        <w:rPr>
          <w:rFonts w:ascii="EC Square Sans Pro" w:hAnsi="EC Square Sans Pro" w:eastAsia="" w:cs="Arial" w:eastAsiaTheme="minorEastAsia" w:cstheme="minorBidi"/>
          <w:i w:val="1"/>
          <w:iCs w:val="1"/>
          <w:noProof/>
          <w:sz w:val="20"/>
          <w:szCs w:val="20"/>
          <w:lang w:val="en-GB" w:eastAsia="en-GB"/>
        </w:rPr>
      </w:pPr>
      <w:ins w:author="BARBERO VIGNOLA Giulia (JRC-ISPRA)" w:date="2025-03-18T10:27:00Z" w:id="762830860">
        <w:r w:rsidRPr="2630C27B" w:rsidR="4EACFE66">
          <w:rPr>
            <w:rFonts w:ascii="EC Square Sans Pro" w:hAnsi="EC Square Sans Pro" w:eastAsia="Calibri" w:cs="Times New Roman"/>
            <w:i w:val="1"/>
            <w:iCs w:val="1"/>
            <w:noProof/>
            <w:sz w:val="20"/>
            <w:szCs w:val="20"/>
            <w:lang w:val="en-GB" w:eastAsia="en-US"/>
          </w:rPr>
          <w:t>Mining and biodiversity</w:t>
        </w:r>
      </w:ins>
    </w:p>
    <w:p w:rsidRPr="00033C3A" w:rsidR="005561C9" w:rsidP="005561C9" w:rsidRDefault="005561C9" w14:paraId="2D25D160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714"/>
        <w:rPr>
          <w:rFonts w:ascii="EC Square Sans Pro" w:hAnsi="EC Square Sans Pro" w:eastAsiaTheme="minorEastAsia" w:cstheme="minorBidi"/>
          <w:i/>
          <w:noProof/>
          <w:sz w:val="20"/>
          <w:szCs w:val="20"/>
          <w:lang w:val="en-GB" w:eastAsia="en-GB"/>
        </w:rPr>
      </w:pPr>
      <w:r w:rsidRPr="00F03E7B"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  <w:t>Land use</w:t>
      </w:r>
    </w:p>
    <w:p w:rsidR="005561C9" w:rsidP="24516597" w:rsidRDefault="005561C9" w14:paraId="1EDE133D" w14:textId="55C375B6">
      <w:pPr>
        <w:ind w:left="728"/>
        <w:rPr>
          <w:rFonts w:ascii="EC Square Sans Pro" w:hAnsi="EC Square Sans Pro" w:eastAsia="Calibri" w:cs="Times New Roman"/>
          <w:i/>
          <w:iCs/>
          <w:noProof/>
          <w:sz w:val="20"/>
          <w:szCs w:val="20"/>
          <w:lang w:val="en-GB" w:eastAsia="en-US"/>
        </w:rPr>
      </w:pPr>
      <w:r w:rsidRPr="24516597">
        <w:rPr>
          <w:rFonts w:ascii="EC Square Sans Pro" w:hAnsi="EC Square Sans Pro" w:eastAsia="Calibri" w:cs="Times New Roman"/>
          <w:i/>
          <w:iCs/>
          <w:noProof/>
          <w:sz w:val="20"/>
          <w:szCs w:val="20"/>
          <w:lang w:val="en-GB" w:eastAsia="en-US"/>
        </w:rPr>
        <w:t xml:space="preserve">Circular economy </w:t>
      </w:r>
      <w:r w:rsidRPr="24516597" w:rsidR="631C920E">
        <w:rPr>
          <w:rFonts w:ascii="EC Square Sans Pro" w:hAnsi="EC Square Sans Pro" w:eastAsia="Calibri" w:cs="Times New Roman"/>
          <w:i/>
          <w:iCs/>
          <w:noProof/>
          <w:sz w:val="20"/>
          <w:szCs w:val="20"/>
          <w:lang w:val="en-GB" w:eastAsia="en-US"/>
        </w:rPr>
        <w:t>and climate mitigation</w:t>
      </w:r>
    </w:p>
    <w:p w:rsidR="005561C9" w:rsidP="004B18DC" w:rsidRDefault="005561C9" w14:paraId="484B1EAA" w14:textId="77777777">
      <w:pPr>
        <w:rPr>
          <w:rFonts w:ascii="EC Square Sans Pro" w:hAnsi="EC Square Sans Pro" w:eastAsia="Calibri" w:cs="Times New Roman"/>
          <w:b/>
          <w:noProof/>
          <w:sz w:val="20"/>
          <w:szCs w:val="20"/>
          <w:lang w:val="en-GB" w:eastAsia="en-US"/>
        </w:rPr>
      </w:pPr>
    </w:p>
    <w:p w:rsidRPr="00A121D9" w:rsidR="004B18DC" w:rsidP="2630C27B" w:rsidRDefault="006200F4" w14:paraId="251D1697" w14:textId="2E90992F">
      <w:pPr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</w:pPr>
      <w:commentRangeStart w:id="1779174259"/>
      <w:r w:rsidRPr="05358F8E" w:rsidR="36BA981F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4</w:t>
      </w:r>
      <w:r w:rsidRPr="05358F8E" w:rsidR="5A768CFA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. </w:t>
      </w:r>
      <w:commentRangeEnd w:id="1779174259"/>
      <w:r>
        <w:rPr>
          <w:rStyle w:val="CommentReference"/>
        </w:rPr>
        <w:commentReference w:id="1779174259"/>
      </w:r>
      <w:r w:rsidRPr="05358F8E" w:rsidR="5A768CFA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Reducing excessive dependencies and increasing</w:t>
      </w:r>
      <w:r w:rsidRPr="05358F8E" w:rsidR="4A13F18D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 resilience</w:t>
      </w:r>
      <w:r w:rsidRPr="05358F8E" w:rsidR="5A768CFA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 </w:t>
      </w:r>
    </w:p>
    <w:p w:rsidR="004B18DC" w:rsidP="004B18DC" w:rsidRDefault="006200F4" w14:paraId="67F862AA" w14:textId="4F1269A1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del w:author="BARBERO VIGNOLA Giulia (JRC-ISPRA)" w:date="2025-03-18T11:21:00Z" w:id="5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4</w:t>
      </w:r>
      <w:r w:rsidRPr="114B0A17" w:rsidR="004B18DC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.1 </w:t>
      </w:r>
      <w:ins w:author="BARBERO VIGNOLA Giulia (JRC-ISPRA)" w:date="2025-03-18T10:23:00Z" w:id="6">
        <w:r w:rsidRPr="114B0A17" w:rsidR="00420327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Critical </w:t>
        </w:r>
      </w:ins>
      <w:r w:rsidRPr="114B0A17" w:rsidR="004B18DC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Raw materials</w:t>
      </w:r>
      <w:r w:rsidRPr="114B0A17" w:rsidR="000411ED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</w:t>
      </w:r>
    </w:p>
    <w:p w:rsidR="006200F4" w:rsidP="006200F4" w:rsidRDefault="006200F4" w14:paraId="4363AC7E" w14:textId="435F6759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4.2 </w:t>
      </w:r>
      <w:r w:rsidRPr="002C7F35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A sustainable and regenerative environment</w:t>
      </w:r>
    </w:p>
    <w:p w:rsidR="006200F4" w:rsidP="006200F4" w:rsidRDefault="007E109B" w14:paraId="61DD2F5E" w14:textId="35BA5A35">
      <w:pPr>
        <w:tabs>
          <w:tab w:val="left" w:pos="709"/>
          <w:tab w:val="right" w:leader="dot" w:pos="9016"/>
        </w:tabs>
        <w:spacing w:before="40" w:after="40" w:line="259" w:lineRule="auto"/>
        <w:ind w:left="709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ins w:author="MARELLI Luisa (JRC-ISPRA)" w:date="2025-03-19T11:34:00Z" w:id="7">
        <w:r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Bioeconomy and the s</w:t>
        </w:r>
      </w:ins>
      <w:r w:rsidR="006200F4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ustainable use of biomass</w:t>
      </w:r>
    </w:p>
    <w:p w:rsidR="006200F4" w:rsidP="006200F4" w:rsidRDefault="006200F4" w14:paraId="7D6F21EE" w14:textId="5FC865D8">
      <w:pPr>
        <w:tabs>
          <w:tab w:val="left" w:pos="709"/>
          <w:tab w:val="right" w:leader="dot" w:pos="9016"/>
        </w:tabs>
        <w:spacing w:before="40" w:after="40" w:line="259" w:lineRule="auto"/>
        <w:ind w:left="709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Nature-based solutions</w:t>
      </w:r>
    </w:p>
    <w:p w:rsidR="006200F4" w:rsidP="114B0A17" w:rsidRDefault="0833E20C" w14:paraId="358ED3E4" w14:textId="451B1CA7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ins w:author="BARBERO VIGNOLA Giulia (JRC-ISPRA)" w:date="2025-03-19T15:48:00Z" w:id="8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002C7F35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       </w:t>
      </w:r>
      <w:r w:rsidRPr="002C7F35" w:rsidR="006200F4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Towards agroecosystems regeneration and resilience</w:t>
      </w:r>
    </w:p>
    <w:p w:rsidRPr="00A615D5" w:rsidR="006200F4" w:rsidP="006200F4" w:rsidRDefault="006200F4" w14:paraId="4C65E756" w14:textId="2E89C4F0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4.3. Climate adaptation </w:t>
      </w:r>
      <w:r w:rsidR="00B75C3D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and resilience</w:t>
      </w:r>
    </w:p>
    <w:p w:rsidR="004B18DC" w:rsidP="004B18DC" w:rsidRDefault="006200F4" w14:paraId="4AF71EC7" w14:textId="6B1B6E21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4</w:t>
      </w:r>
      <w:r w:rsidRPr="114B0A17" w:rsidR="004B18DC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</w:t>
      </w: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4</w:t>
      </w:r>
      <w:r w:rsidRPr="0098678A">
        <w:rPr>
          <w:lang w:val="en-GB"/>
        </w:rPr>
        <w:tab/>
      </w:r>
      <w:r w:rsidRPr="114B0A17" w:rsidR="004B18DC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International collaboration on the global challenges </w:t>
      </w:r>
    </w:p>
    <w:p w:rsidR="004B18DC" w:rsidP="00735424" w:rsidRDefault="004B18DC" w14:paraId="3D53C0F6" w14:textId="0F3E4B4A">
      <w:pPr>
        <w:rPr>
          <w:rFonts w:ascii="EC Square Sans Pro" w:hAnsi="EC Square Sans Pro"/>
          <w:b/>
          <w:lang w:val="en-GB" w:eastAsia="en-US"/>
        </w:rPr>
      </w:pPr>
    </w:p>
    <w:p w:rsidRPr="00A121D9" w:rsidR="006200F4" w:rsidP="5AAB4BE8" w:rsidRDefault="006200F4" w14:paraId="393C6603" w14:textId="0CFC1813">
      <w:pPr>
        <w:keepNext w:val="1"/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</w:pPr>
      <w:commentRangeStart w:id="389200949"/>
      <w:r w:rsidRPr="05358F8E" w:rsidR="36BA981F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5. </w:t>
      </w:r>
      <w:commentRangeEnd w:id="389200949"/>
      <w:r>
        <w:rPr>
          <w:rStyle w:val="CommentReference"/>
        </w:rPr>
        <w:commentReference w:id="389200949"/>
      </w:r>
      <w:r w:rsidRPr="05358F8E" w:rsidR="36BA981F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Closing the innovation gaps</w:t>
      </w:r>
    </w:p>
    <w:p w:rsidR="006200F4" w:rsidP="006200F4" w:rsidRDefault="006200F4" w14:paraId="66178CE3" w14:textId="560CFE33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ins w:author="BARBERO VIGNOLA Giulia (JRC-ISPRA)" w:date="2025-03-25T15:01:00Z" w:id="9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5.1 R</w:t>
      </w:r>
      <w:r w:rsidRPr="00A615D5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ole of Research &amp; Innovation </w:t>
      </w:r>
    </w:p>
    <w:p w:rsidRPr="00A615D5" w:rsidR="00BD61E8" w:rsidP="006200F4" w:rsidRDefault="00BD61E8" w14:paraId="4B80D17A" w14:textId="59F9FD56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Theme="minorEastAsia" w:cstheme="minorBidi"/>
          <w:noProof/>
          <w:sz w:val="20"/>
          <w:szCs w:val="20"/>
          <w:lang w:val="en-GB" w:eastAsia="en-GB"/>
        </w:rPr>
      </w:pPr>
      <w:ins w:author="BARBERO VIGNOLA Giulia (JRC-ISPRA)" w:date="2025-03-25T15:02:00Z" w:id="10">
        <w:r>
          <w:rPr>
            <w:rFonts w:ascii="EC Square Sans Pro" w:hAnsi="EC Square Sans Pro" w:eastAsiaTheme="minorEastAsia" w:cstheme="minorBidi"/>
            <w:noProof/>
            <w:sz w:val="20"/>
            <w:szCs w:val="20"/>
            <w:lang w:val="en-GB" w:eastAsia="en-GB"/>
          </w:rPr>
          <w:t xml:space="preserve">- </w:t>
        </w:r>
      </w:ins>
      <w:ins w:author="BARBERO VIGNOLA Giulia (JRC-ISPRA)" w:date="2025-03-25T15:01:00Z" w:id="11">
        <w:r>
          <w:rPr>
            <w:rFonts w:ascii="EC Square Sans Pro" w:hAnsi="EC Square Sans Pro" w:eastAsiaTheme="minorEastAsia" w:cstheme="minorBidi"/>
            <w:noProof/>
            <w:sz w:val="20"/>
            <w:szCs w:val="20"/>
            <w:lang w:val="en-GB" w:eastAsia="en-GB"/>
          </w:rPr>
          <w:t>Innovation in energy and transport</w:t>
        </w:r>
      </w:ins>
    </w:p>
    <w:p w:rsidR="006200F4" w:rsidP="006200F4" w:rsidRDefault="006200F4" w14:paraId="5D224D4A" w14:textId="3739E746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lastRenderedPageBreak/>
        <w:t xml:space="preserve">5.2 </w:t>
      </w:r>
      <w:del w:author="MARELLI Luisa (JRC-ISPRA)" w:date="2025-03-19T11:34:00Z" w:id="12">
        <w:r w:rsidDel="007E109B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delText xml:space="preserve">A </w:delText>
        </w:r>
        <w:r w:rsidRPr="002C7F35" w:rsidDel="007E109B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delText>Sustainable and circular</w:delText>
        </w:r>
      </w:del>
      <w:ins w:author="MARELLI Luisa (JRC-ISPRA)" w:date="2025-03-19T11:34:00Z" w:id="13">
        <w:r w:rsidR="007E109B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Innovation in the</w:t>
        </w:r>
      </w:ins>
      <w:r w:rsidRPr="002C7F35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Bioeconomy </w:t>
      </w:r>
    </w:p>
    <w:p w:rsidR="0098678A" w:rsidP="0098678A" w:rsidRDefault="0098678A" w14:paraId="574342A6" w14:textId="53F955BD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ins w:author="BARBERO VIGNOLA Giulia (JRC-ISPRA)" w:date="2025-03-25T14:54:00Z" w:id="14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ins w:author="BARBERO VIGNOLA Giulia (JRC-ISPRA)" w:date="2025-03-25T14:54:00Z" w:id="15">
        <w:r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5</w:t>
        </w:r>
        <w:r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.3  </w:t>
        </w:r>
        <w:r w:rsidRPr="00B75C3D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Blue economy</w:t>
        </w:r>
        <w:r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 ? + box algie</w:t>
        </w:r>
      </w:ins>
    </w:p>
    <w:p w:rsidR="006200F4" w:rsidP="0098678A" w:rsidRDefault="006200F4" w14:paraId="07FC05AD" w14:textId="0D368E2F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5.</w:t>
      </w:r>
      <w:del w:author="BARBERO VIGNOLA Giulia (JRC-ISPRA)" w:date="2025-03-25T14:55:00Z" w:id="16">
        <w:r w:rsidDel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delText>3</w:delText>
        </w:r>
        <w:r w:rsidRPr="00183538" w:rsidDel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delText xml:space="preserve"> </w:delText>
        </w:r>
      </w:del>
      <w:ins w:author="BARBERO VIGNOLA Giulia (JRC-ISPRA)" w:date="2025-03-25T14:55:00Z" w:id="17">
        <w:r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4</w:t>
        </w:r>
        <w:r w:rsidRPr="00183538"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 </w:t>
        </w:r>
      </w:ins>
      <w:r w:rsidRPr="00183538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Biotechnologies</w:t>
      </w:r>
      <w:r w:rsidR="0098678A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</w:t>
      </w:r>
      <w:ins w:author="BARBERO VIGNOLA Giulia (JRC-ISPRA)" w:date="2025-03-25T14:58:00Z" w:id="18">
        <w:r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(to be completed otherwise remove)</w:t>
        </w:r>
      </w:ins>
    </w:p>
    <w:p w:rsidR="006200F4" w:rsidP="006200F4" w:rsidRDefault="006200F4" w14:paraId="14015A5F" w14:textId="0BC00EA3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5.</w:t>
      </w:r>
      <w:del w:author="BARBERO VIGNOLA Giulia (JRC-ISPRA)" w:date="2025-03-25T14:55:00Z" w:id="19">
        <w:r w:rsidRPr="114B0A17" w:rsidDel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delText xml:space="preserve">4 </w:delText>
        </w:r>
      </w:del>
      <w:ins w:author="BARBERO VIGNOLA Giulia (JRC-ISPRA)" w:date="2025-03-25T14:55:00Z" w:id="20">
        <w:r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5</w:t>
        </w:r>
        <w:r w:rsidRPr="114B0A17"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 </w:t>
        </w:r>
      </w:ins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The digital transformation </w:t>
      </w:r>
      <w:r w:rsidRPr="114B0A17">
        <w:rPr>
          <w:rFonts w:ascii="EC Square Sans Pro" w:hAnsi="EC Square Sans Pro" w:eastAsia="Calibri" w:cs="Times New Roman"/>
          <w:noProof/>
          <w:sz w:val="20"/>
          <w:szCs w:val="20"/>
          <w:highlight w:val="yellow"/>
          <w:lang w:val="en-GB" w:eastAsia="en-US"/>
        </w:rPr>
        <w:t>(tbc - ongoing)</w:t>
      </w:r>
    </w:p>
    <w:p w:rsidR="006200F4" w:rsidP="006200F4" w:rsidRDefault="006200F4" w14:paraId="12F4AD61" w14:textId="0E41D11E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5.</w:t>
      </w:r>
      <w:del w:author="BARBERO VIGNOLA Giulia (JRC-ISPRA)" w:date="2025-03-25T14:55:00Z" w:id="21">
        <w:r w:rsidDel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delText xml:space="preserve">5 </w:delText>
        </w:r>
      </w:del>
      <w:ins w:author="BARBERO VIGNOLA Giulia (JRC-ISPRA)" w:date="2025-03-25T14:55:00Z" w:id="22">
        <w:r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6</w:t>
        </w:r>
        <w:r w:rsidR="0098678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 </w:t>
        </w:r>
      </w:ins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Better data to fill Knowledge gaps</w:t>
      </w:r>
    </w:p>
    <w:p w:rsidR="006200F4" w:rsidP="00735424" w:rsidRDefault="006200F4" w14:paraId="63DB1F63" w14:textId="77777777">
      <w:pPr>
        <w:rPr>
          <w:rFonts w:ascii="EC Square Sans Pro" w:hAnsi="EC Square Sans Pro"/>
          <w:b/>
          <w:lang w:val="en-GB" w:eastAsia="en-US"/>
        </w:rPr>
      </w:pPr>
    </w:p>
    <w:p w:rsidRPr="002C7F35" w:rsidR="001D575F" w:rsidRDefault="001D575F" w14:paraId="3A5C8708" w14:textId="3E902097">
      <w:pPr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</w:pPr>
      <w:commentRangeStart w:id="86501266"/>
      <w:r w:rsidRPr="2630C27B" w:rsidR="74A7A565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6.</w:t>
      </w:r>
      <w:r w:rsidRPr="2630C27B" w:rsidR="0E6E6F6E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 </w:t>
      </w:r>
      <w:commentRangeEnd w:id="86501266"/>
      <w:r>
        <w:rPr>
          <w:rStyle w:val="CommentReference"/>
        </w:rPr>
        <w:commentReference w:id="86501266"/>
      </w:r>
      <w:r w:rsidRPr="2630C27B" w:rsidR="0E6E6F6E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Financing the green transition</w:t>
      </w:r>
    </w:p>
    <w:p w:rsidRPr="0004784E" w:rsidR="00A121D9" w:rsidP="00A121D9" w:rsidRDefault="00A121D9" w14:paraId="006CDCE6" w14:textId="05005CC7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6</w:t>
      </w:r>
      <w:r w:rsidRPr="0004784E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 Mobilising private finance</w:t>
      </w:r>
    </w:p>
    <w:p w:rsidRPr="0004784E" w:rsidR="00A121D9" w:rsidP="00A121D9" w:rsidRDefault="00A121D9" w14:paraId="6B630665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567" w:firstLine="142"/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</w:pPr>
      <w:r w:rsidRPr="0004784E"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  <w:t>Financing instruments</w:t>
      </w:r>
    </w:p>
    <w:p w:rsidRPr="0004784E" w:rsidR="00A121D9" w:rsidP="00A121D9" w:rsidRDefault="00A121D9" w14:paraId="50F93C4A" w14:textId="77777777">
      <w:pPr>
        <w:tabs>
          <w:tab w:val="left" w:pos="1276"/>
          <w:tab w:val="right" w:leader="dot" w:pos="9016"/>
        </w:tabs>
        <w:spacing w:before="40" w:after="40" w:line="259" w:lineRule="auto"/>
        <w:ind w:left="567" w:firstLine="142"/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</w:pPr>
      <w:r w:rsidRPr="0004784E">
        <w:rPr>
          <w:rFonts w:ascii="EC Square Sans Pro" w:hAnsi="EC Square Sans Pro" w:eastAsia="Calibri" w:cs="Times New Roman"/>
          <w:i/>
          <w:noProof/>
          <w:sz w:val="20"/>
          <w:szCs w:val="20"/>
          <w:lang w:val="en-GB" w:eastAsia="en-US"/>
        </w:rPr>
        <w:t>Private sector’s sustainability disclosures</w:t>
      </w:r>
    </w:p>
    <w:p w:rsidR="00A121D9" w:rsidP="0079074F" w:rsidRDefault="000411ED" w14:paraId="048AC1F9" w14:textId="55CD1BA6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6.2 </w:t>
      </w:r>
      <w:r w:rsidRPr="0004784E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Fostering sustainable investments through the next MFF</w:t>
      </w:r>
    </w:p>
    <w:p w:rsidR="000411ED" w:rsidP="00A121D9" w:rsidRDefault="000411ED" w14:paraId="025636DE" w14:textId="70857102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</w:p>
    <w:p w:rsidR="00C66283" w:rsidP="2630C27B" w:rsidRDefault="00C66283" w14:paraId="5173D332" w14:textId="7CCC5427">
      <w:pPr>
        <w:pStyle w:val="TOC1"/>
        <w:spacing w:after="40"/>
        <w:rPr>
          <w:rFonts w:ascii="EC Square Sans Pro" w:hAnsi="EC Square Sans Pro"/>
          <w:b w:val="1"/>
          <w:bCs w:val="1"/>
        </w:rPr>
      </w:pPr>
      <w:commentRangeStart w:id="116891910"/>
      <w:r w:rsidRPr="2630C27B" w:rsidR="4BC11A6F">
        <w:rPr>
          <w:rFonts w:ascii="EC Square Sans Pro" w:hAnsi="EC Square Sans Pro"/>
          <w:b w:val="1"/>
          <w:bCs w:val="1"/>
        </w:rPr>
        <w:t>7</w:t>
      </w:r>
      <w:r w:rsidRPr="2630C27B" w:rsidR="4BC11A6F">
        <w:rPr>
          <w:rFonts w:ascii="EC Square Sans Pro" w:hAnsi="EC Square Sans Pro"/>
          <w:b w:val="1"/>
          <w:bCs w:val="1"/>
        </w:rPr>
        <w:t xml:space="preserve">. </w:t>
      </w:r>
      <w:commentRangeEnd w:id="116891910"/>
      <w:r>
        <w:rPr>
          <w:rStyle w:val="CommentReference"/>
        </w:rPr>
        <w:commentReference w:id="116891910"/>
      </w:r>
      <w:r w:rsidRPr="2630C27B" w:rsidR="4BC11A6F">
        <w:rPr>
          <w:rFonts w:ascii="EC Square Sans Pro" w:hAnsi="EC Square Sans Pro"/>
          <w:b w:val="1"/>
          <w:bCs w:val="1"/>
        </w:rPr>
        <w:t>Supporting a</w:t>
      </w:r>
      <w:r w:rsidRPr="2630C27B" w:rsidR="4BC11A6F">
        <w:rPr>
          <w:rFonts w:ascii="EC Square Sans Pro" w:hAnsi="EC Square Sans Pro"/>
          <w:b w:val="1"/>
          <w:bCs w:val="1"/>
        </w:rPr>
        <w:t xml:space="preserve"> fair and just transition</w:t>
      </w:r>
    </w:p>
    <w:p w:rsidRPr="000D1B7B" w:rsidR="00C66283" w:rsidP="00C66283" w:rsidRDefault="15B0E930" w14:paraId="6379FC9B" w14:textId="406D03DC">
      <w:pPr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 Socio-economic risks and opportunities</w:t>
      </w:r>
      <w:r w:rsidRPr="0098678A" w:rsidR="00C66283">
        <w:rPr>
          <w:lang w:val="en-GB"/>
        </w:rPr>
        <w:tab/>
      </w:r>
    </w:p>
    <w:p w:rsidRPr="000D1B7B" w:rsidR="00C66283" w:rsidP="00C66283" w:rsidRDefault="40B95E0C" w14:paraId="59DC9F2C" w14:textId="080ECFF0">
      <w:pPr>
        <w:ind w:left="567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.1.1 Energy poverty</w:t>
      </w:r>
      <w:r w:rsidRPr="0098678A" w:rsidR="00C66283">
        <w:rPr>
          <w:lang w:val="en-GB"/>
        </w:rPr>
        <w:tab/>
      </w:r>
    </w:p>
    <w:p w:rsidRPr="000D1B7B" w:rsidR="00C66283" w:rsidP="00C66283" w:rsidRDefault="08751209" w14:paraId="7FD34527" w14:textId="0FD43DBB">
      <w:pPr>
        <w:ind w:left="567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.1.2 Transport poverty</w:t>
      </w:r>
      <w:r w:rsidRPr="0098678A" w:rsidR="00C66283">
        <w:rPr>
          <w:lang w:val="en-GB"/>
        </w:rPr>
        <w:tab/>
      </w:r>
    </w:p>
    <w:p w:rsidRPr="000D1B7B" w:rsidR="00C66283" w:rsidP="00C66283" w:rsidRDefault="658EF481" w14:paraId="6710F821" w14:textId="7A872C3B">
      <w:pPr>
        <w:ind w:left="567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.1.3 Carbon inequality</w:t>
      </w:r>
      <w:r w:rsidRPr="0098678A" w:rsidR="00C66283">
        <w:rPr>
          <w:lang w:val="en-GB"/>
        </w:rPr>
        <w:tab/>
      </w:r>
    </w:p>
    <w:p w:rsidRPr="000D1B7B" w:rsidR="00C66283" w:rsidP="00C66283" w:rsidRDefault="4C5BB408" w14:paraId="110BF9B6" w14:textId="38598D92">
      <w:pPr>
        <w:ind w:left="567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.1.4 The impact of carbon prices</w:t>
      </w:r>
      <w:r w:rsidRPr="0098678A" w:rsidR="00C66283">
        <w:rPr>
          <w:lang w:val="en-GB"/>
        </w:rPr>
        <w:tab/>
      </w:r>
    </w:p>
    <w:p w:rsidRPr="000D1B7B" w:rsidR="00C66283" w:rsidP="00C66283" w:rsidRDefault="5E8A5E03" w14:paraId="137767ED" w14:textId="086F7513">
      <w:pPr>
        <w:ind w:left="567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.1.5 Fair, inclusive and ethical food system</w:t>
      </w:r>
      <w:r w:rsidRPr="0098678A" w:rsidR="00C66283">
        <w:rPr>
          <w:lang w:val="en-GB"/>
        </w:rPr>
        <w:tab/>
      </w:r>
    </w:p>
    <w:p w:rsidRPr="000D1B7B" w:rsidR="00C66283" w:rsidP="114B0A17" w:rsidRDefault="6A3AB1B2" w14:paraId="66DABA66" w14:textId="34EB0E20">
      <w:pPr>
        <w:ind w:left="294"/>
        <w:rPr>
          <w:rFonts w:ascii="EC Square Sans Pro" w:hAnsi="EC Square Sans Pro" w:eastAsia="EC Square Sans Pro" w:cs="EC Square Sans Pro"/>
          <w:noProof/>
          <w:sz w:val="20"/>
          <w:szCs w:val="20"/>
          <w:lang w:val="en-GB"/>
        </w:rPr>
      </w:pPr>
      <w:r w:rsidRPr="2630C27B" w:rsidR="5F4C242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2630C27B" w:rsidR="4BC11A6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.2 </w:t>
      </w:r>
      <w:ins w:author="BARBERO VIGNOLA Giulia (JRC-ISPRA)" w:date="2025-03-20T19:24:00Z" w:id="1431376887">
        <w:r w:rsidRPr="2630C27B" w:rsidR="474FCC84">
          <w:rPr>
            <w:rFonts w:ascii="EC Square Sans Pro" w:hAnsi="EC Square Sans Pro" w:eastAsia="EC Square Sans Pro" w:cs="EC Square Sans Pro"/>
            <w:noProof/>
            <w:sz w:val="20"/>
            <w:szCs w:val="20"/>
            <w:lang w:val="en-GB"/>
          </w:rPr>
          <w:t>Accounting for wellbeing and ecosystem</w:t>
        </w:r>
      </w:ins>
    </w:p>
    <w:p w:rsidRPr="000D1B7B" w:rsidR="00C66283" w:rsidP="2630C27B" w:rsidRDefault="7207751B" w14:paraId="702DC9F2" w14:textId="0585F5EA">
      <w:pPr>
        <w:ind w:left="709" w:hanging="142"/>
        <w:rPr>
          <w:del w:author="BARBERO VIGNOLA Giulia (JRC-ISPRA)" w:date="2025-03-20T19:25:00Z" w:id="1186622038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pPrChange w:author="BARBERO VIGNOLA Giulia (JRC-ISPRA)" w:date="2025-03-18T15:28:00Z" w:id="27">
          <w:pPr>
            <w:ind w:left="709"/>
          </w:pPr>
        </w:pPrChange>
      </w:pPr>
      <w:r w:rsidRPr="2630C27B" w:rsidR="3548944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2630C27B" w:rsidR="4BC11A6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.2.1 </w:t>
      </w:r>
      <w:ins w:author="BARBERO VIGNOLA Giulia (JRC-ISPRA)" w:date="2025-03-20T19:25:00Z" w:id="1113435898">
        <w:r w:rsidRPr="2630C27B" w:rsidR="3EBC946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Beyond GDP: Sustainable and Inclusive Wellbeing</w:t>
        </w:r>
      </w:ins>
    </w:p>
    <w:p w:rsidR="00C66283" w:rsidRDefault="641E365C" w14:paraId="27A94286" w14:textId="2F7EF31D">
      <w:pPr>
        <w:ind w:left="709" w:hanging="142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pPrChange w:author="BARBERO VIGNOLA Giulia (JRC-ISPRA)" w:date="2025-03-18T15:28:00Z" w:id="30">
          <w:pPr>
            <w:ind w:left="709"/>
          </w:pPr>
        </w:pPrChange>
      </w:pPr>
      <w:r w:rsidRPr="114B0A1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7</w:t>
      </w:r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.2.2 </w:t>
      </w:r>
      <w:ins w:author="BARBERO VIGNOLA Giulia (JRC-ISPRA)" w:date="2025-03-20T19:25:00Z" w:id="31">
        <w:r w:rsidRPr="114B0A17" w:rsidR="375924E4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 xml:space="preserve">Nature counts: </w:t>
        </w:r>
      </w:ins>
      <w:r w:rsidRPr="114B0A17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Gross Ecosystem Product</w:t>
      </w:r>
      <w:r w:rsidRPr="0098678A" w:rsidR="00C66283">
        <w:rPr>
          <w:lang w:val="en-GB"/>
        </w:rPr>
        <w:tab/>
      </w:r>
    </w:p>
    <w:p w:rsidRPr="000D1B7B" w:rsidR="00C66283" w:rsidP="00C66283" w:rsidRDefault="00C66283" w14:paraId="5CB659EB" w14:textId="77777777">
      <w:pPr>
        <w:ind w:left="709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</w:p>
    <w:p w:rsidRPr="0079074F" w:rsidR="000411ED" w:rsidP="2630C27B" w:rsidRDefault="00C66283" w14:paraId="4A4D4D6A" w14:textId="3FFF740D">
      <w:pPr>
        <w:tabs>
          <w:tab w:val="left" w:pos="1276"/>
          <w:tab w:val="right" w:leader="dot" w:pos="9016"/>
        </w:tabs>
        <w:spacing w:before="40" w:after="40" w:line="259" w:lineRule="auto"/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</w:pPr>
      <w:commentRangeStart w:id="1358339559"/>
      <w:r w:rsidRPr="2630C27B" w:rsidR="4BC11A6F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8</w:t>
      </w:r>
      <w:r w:rsidRPr="2630C27B" w:rsidR="0E6E6F6E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 xml:space="preserve">. </w:t>
      </w:r>
      <w:commentRangeEnd w:id="1358339559"/>
      <w:r>
        <w:rPr>
          <w:rStyle w:val="CommentReference"/>
        </w:rPr>
        <w:commentReference w:id="1358339559"/>
      </w:r>
      <w:r w:rsidRPr="2630C27B" w:rsidR="1B13B156">
        <w:rPr>
          <w:rFonts w:ascii="EC Square Sans Pro" w:hAnsi="EC Square Sans Pro" w:eastAsia="Calibri" w:cs="Times New Roman"/>
          <w:b w:val="1"/>
          <w:bCs w:val="1"/>
          <w:noProof/>
          <w:sz w:val="20"/>
          <w:szCs w:val="20"/>
          <w:lang w:val="en-GB" w:eastAsia="en-US"/>
        </w:rPr>
        <w:t>Horizontal enablers</w:t>
      </w:r>
    </w:p>
    <w:p w:rsidR="00A121D9" w:rsidP="00A121D9" w:rsidRDefault="3869EEA3" w14:paraId="6FAC6168" w14:textId="4B8B1810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commentRangeStart w:id="36"/>
      <w:r w:rsidRPr="5AA7E0A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8</w:t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</w:t>
      </w:r>
      <w:r w:rsidRPr="5AA7E0AF" w:rsidR="0BEF1B37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1</w:t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Education, skills and green jobs</w:t>
      </w:r>
      <w:commentRangeEnd w:id="36"/>
      <w:r w:rsidR="00A121D9">
        <w:rPr>
          <w:rStyle w:val="CommentReference"/>
        </w:rPr>
        <w:commentReference w:id="36"/>
      </w:r>
    </w:p>
    <w:p w:rsidR="00A121D9" w:rsidP="00C66283" w:rsidRDefault="5431D705" w14:paraId="5A400DD3" w14:textId="5E6B85F4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ins w:author="BARBERO VIGNOLA Giulia (JRC-ISPRA)" w:date="2025-03-20T20:25:00Z" w:id="37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5AA7E0A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8</w:t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</w:t>
      </w:r>
      <w:r w:rsidRPr="5AA7E0AF" w:rsidR="0990A66B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2</w:t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Better coordination</w:t>
      </w:r>
      <w:r w:rsidRPr="5AA7E0AF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: </w:t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Governance for transformative change</w:t>
      </w:r>
    </w:p>
    <w:p w:rsidR="431A559A" w:rsidP="2383BE0A" w:rsidRDefault="431A559A" w14:paraId="23144349" w14:textId="40E7BCA5">
      <w:pPr>
        <w:ind w:left="567"/>
        <w:rPr>
          <w:ins w:author="BARBERO VIGNOLA Giulia (JRC-ISPRA)" w:date="2025-03-20T21:15:00Z" w:id="38"/>
          <w:rFonts w:ascii="EC Square Sans Pro" w:hAnsi="EC Square Sans Pro" w:eastAsia="EC Square Sans Pro" w:cs="EC Square Sans Pro"/>
          <w:noProof/>
          <w:color w:val="85BD5F"/>
          <w:lang w:val="en-GB"/>
        </w:rPr>
      </w:pPr>
      <w:ins w:author="BARBERO VIGNOLA Giulia (JRC-ISPRA)" w:date="2025-03-20T20:26:00Z" w:id="39">
        <w:r w:rsidRPr="5AA7E0AF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.1 Megatrends in the green transition</w:t>
        </w:r>
      </w:ins>
    </w:p>
    <w:p w:rsidR="41172E3C" w:rsidP="2383BE0A" w:rsidRDefault="41172E3C" w14:paraId="13881675" w14:textId="058D2939">
      <w:pPr>
        <w:ind w:left="567"/>
        <w:rPr>
          <w:ins w:author="BARBERO VIGNOLA Giulia (JRC-ISPRA)" w:date="2025-03-20T21:16:00Z" w:id="40"/>
          <w:rFonts w:ascii="EC Square Sans Pro" w:hAnsi="EC Square Sans Pro" w:eastAsia="EC Square Sans Pro" w:cs="EC Square Sans Pro"/>
          <w:noProof/>
          <w:color w:val="85BD5F"/>
          <w:lang w:val="en-GB"/>
        </w:rPr>
      </w:pPr>
      <w:ins w:author="BARBERO VIGNOLA Giulia (JRC-ISPRA)" w:date="2025-03-20T21:15:00Z" w:id="41">
        <w:r w:rsidRPr="2383BE0A">
          <w:rPr>
            <w:rFonts w:ascii="EC Square Sans Pro" w:hAnsi="EC Square Sans Pro" w:eastAsia="Calibri" w:cs="Times New Roman"/>
            <w:noProof/>
            <w:sz w:val="20"/>
            <w:szCs w:val="20"/>
            <w:lang w:val="en-GB" w:eastAsia="en-US"/>
          </w:rPr>
          <w:t>.2</w:t>
        </w:r>
        <w:r w:rsidRPr="2383BE0A">
          <w:rPr>
            <w:rFonts w:ascii="EC Square Sans Pro" w:hAnsi="EC Square Sans Pro" w:eastAsia="EC Square Sans Pro" w:cs="EC Square Sans Pro"/>
            <w:noProof/>
            <w:color w:val="85BD5F"/>
            <w:lang w:val="en-GB"/>
          </w:rPr>
          <w:t xml:space="preserve"> Orchestrating the implementation of the green transition</w:t>
        </w:r>
      </w:ins>
    </w:p>
    <w:p w:rsidR="41172E3C" w:rsidP="2383BE0A" w:rsidRDefault="41172E3C" w14:paraId="5BD5AAE3" w14:textId="20D48AFD">
      <w:pPr>
        <w:ind w:left="567"/>
        <w:rPr>
          <w:del w:author="BARBERO VIGNOLA Giulia (JRC-ISPRA)" w:date="2025-03-20T20:26:00Z" w:id="42"/>
          <w:rFonts w:ascii="EC Square Sans Pro" w:hAnsi="EC Square Sans Pro" w:eastAsia="EC Square Sans Pro" w:cs="EC Square Sans Pro"/>
          <w:noProof/>
          <w:color w:val="85BD5F"/>
          <w:lang w:val="en-GB"/>
        </w:rPr>
      </w:pPr>
      <w:ins w:author="BARBERO VIGNOLA Giulia (JRC-ISPRA)" w:date="2025-03-20T21:16:00Z" w:id="43">
        <w:r w:rsidRPr="2383BE0A">
          <w:rPr>
            <w:rFonts w:ascii="EC Square Sans Pro" w:hAnsi="EC Square Sans Pro" w:eastAsia="EC Square Sans Pro" w:cs="EC Square Sans Pro"/>
            <w:noProof/>
            <w:color w:val="85BD5F"/>
            <w:lang w:val="en-GB"/>
          </w:rPr>
          <w:t>.3 The path forward</w:t>
        </w:r>
      </w:ins>
    </w:p>
    <w:p w:rsidRPr="00A121D9" w:rsidR="00A121D9" w:rsidP="00C66283" w:rsidRDefault="0B40DE20" w14:paraId="27714498" w14:textId="36253306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ins w:author="BARBERO VIGNOLA Giulia (JRC-ISPRA)" w:date="2025-03-21T14:05:00Z" w:id="44"/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commentRangeStart w:id="45"/>
      <w:r w:rsidRPr="5AA7E0A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8</w:t>
      </w:r>
      <w:r w:rsidRPr="5AA7E0AF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</w:t>
      </w:r>
      <w:r w:rsidRPr="5AA7E0AF" w:rsidR="11C8C05C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3</w:t>
      </w:r>
      <w:commentRangeEnd w:id="45"/>
      <w:r w:rsidR="00C66283">
        <w:rPr>
          <w:rStyle w:val="CommentReference"/>
        </w:rPr>
        <w:commentReference w:id="45"/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The potentia</w:t>
      </w:r>
      <w:r w:rsidRPr="5AA7E0AF" w:rsidR="0079074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l</w:t>
      </w:r>
      <w:r w:rsidRPr="5AA7E0AF" w:rsidR="00A121D9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of behavioral insights for the green transition </w:t>
      </w:r>
    </w:p>
    <w:p w:rsidR="71B4246D" w:rsidRDefault="71B4246D" w14:paraId="32F2ECF9" w14:textId="0C81895B">
      <w:pPr>
        <w:spacing w:line="257" w:lineRule="auto"/>
        <w:ind w:left="450"/>
        <w:rPr>
          <w:ins w:author="BARBERO VIGNOLA Giulia (JRC-ISPRA)" w:date="2025-03-21T14:05:00Z" w:id="46"/>
          <w:rFonts w:ascii="EC Square Sans Pro" w:hAnsi="EC Square Sans Pro" w:eastAsia="EC Square Sans Pro" w:cs="EC Square Sans Pro"/>
          <w:noProof/>
          <w:sz w:val="20"/>
          <w:szCs w:val="20"/>
          <w:lang w:val="en-GB"/>
        </w:rPr>
        <w:pPrChange w:author="BARBERO VIGNOLA Giulia (JRC-ISPRA)" w:date="2025-03-21T14:05:00Z" w:id="47">
          <w:pPr/>
        </w:pPrChange>
      </w:pPr>
      <w:ins w:author="BARBERO VIGNOLA Giulia (JRC-ISPRA)" w:date="2025-03-21T14:05:00Z" w:id="48">
        <w:r w:rsidRPr="5AA7E0AF">
          <w:rPr>
            <w:rFonts w:ascii="EC Square Sans Pro" w:hAnsi="EC Square Sans Pro" w:eastAsia="EC Square Sans Pro" w:cs="EC Square Sans Pro"/>
            <w:noProof/>
            <w:sz w:val="20"/>
            <w:szCs w:val="20"/>
            <w:lang w:val="en-GB"/>
          </w:rPr>
          <w:t>Participation and citizen engagement + box “art and science”</w:t>
        </w:r>
      </w:ins>
    </w:p>
    <w:p w:rsidR="00C66283" w:rsidP="00C66283" w:rsidRDefault="61610B3D" w14:paraId="650A93F6" w14:textId="792B0205">
      <w:pPr>
        <w:tabs>
          <w:tab w:val="left" w:pos="1276"/>
          <w:tab w:val="right" w:leader="dot" w:pos="9016"/>
        </w:tabs>
        <w:spacing w:before="40" w:after="40" w:line="259" w:lineRule="auto"/>
        <w:ind w:left="567" w:hanging="283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  <w:r w:rsidRPr="5AA7E0AF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8</w:t>
      </w:r>
      <w:r w:rsidRPr="5AA7E0AF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.</w:t>
      </w:r>
      <w:r w:rsidRPr="5AA7E0AF" w:rsidR="2D0AFDAE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>4</w:t>
      </w:r>
      <w:r w:rsidRPr="5AA7E0AF" w:rsidR="00C66283"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  <w:t xml:space="preserve"> The role of cities and regions for the green transition</w:t>
      </w:r>
    </w:p>
    <w:p w:rsidRPr="00F031F2" w:rsidR="004A6083" w:rsidP="004A6083" w:rsidRDefault="004A6083" w14:paraId="6771E8DC" w14:textId="77777777">
      <w:pPr>
        <w:tabs>
          <w:tab w:val="left" w:pos="709"/>
          <w:tab w:val="right" w:leader="dot" w:pos="9016"/>
        </w:tabs>
        <w:spacing w:before="40" w:after="40" w:line="259" w:lineRule="auto"/>
        <w:ind w:left="284"/>
        <w:rPr>
          <w:rFonts w:ascii="EC Square Sans Pro" w:hAnsi="EC Square Sans Pro" w:eastAsia="Calibri" w:cs="Times New Roman"/>
          <w:noProof/>
          <w:sz w:val="20"/>
          <w:szCs w:val="20"/>
          <w:lang w:val="en-GB" w:eastAsia="en-US"/>
        </w:rPr>
      </w:pPr>
    </w:p>
    <w:p w:rsidR="0079074F" w:rsidP="00A121D9" w:rsidRDefault="0079074F" w14:paraId="68C9CEE6" w14:textId="77777777">
      <w:pPr>
        <w:pStyle w:val="TOC1"/>
        <w:spacing w:after="40"/>
        <w:rPr>
          <w:rFonts w:ascii="EC Square Sans Pro" w:hAnsi="EC Square Sans Pro"/>
          <w:b/>
        </w:rPr>
      </w:pPr>
    </w:p>
    <w:p w:rsidRPr="00A121D9" w:rsidR="00A121D9" w:rsidP="00A121D9" w:rsidRDefault="007A3A69" w14:paraId="16C9C057" w14:textId="4B316D1A">
      <w:pPr>
        <w:pStyle w:val="TOC1"/>
        <w:spacing w:after="40"/>
        <w:rPr>
          <w:rFonts w:ascii="EC Square Sans Pro" w:hAnsi="EC Square Sans Pro"/>
          <w:b/>
        </w:rPr>
      </w:pPr>
      <w:r>
        <w:rPr>
          <w:rFonts w:ascii="EC Square Sans Pro" w:hAnsi="EC Square Sans Pro"/>
          <w:b/>
        </w:rPr>
        <w:t>9</w:t>
      </w:r>
      <w:r w:rsidRPr="00A121D9" w:rsidR="00A121D9">
        <w:rPr>
          <w:rFonts w:ascii="EC Square Sans Pro" w:hAnsi="EC Square Sans Pro"/>
          <w:b/>
        </w:rPr>
        <w:t>. Conclusions</w:t>
      </w:r>
    </w:p>
    <w:p w:rsidR="004A6083" w:rsidP="00735424" w:rsidRDefault="004A6083" w14:paraId="243AFF58" w14:textId="4901AF29">
      <w:pPr>
        <w:rPr>
          <w:rFonts w:ascii="EC Square Sans Pro" w:hAnsi="EC Square Sans Pro"/>
          <w:lang w:val="en-GB" w:eastAsia="en-US"/>
        </w:rPr>
      </w:pPr>
    </w:p>
    <w:p w:rsidR="004A6083" w:rsidP="00735424" w:rsidRDefault="004A6083" w14:paraId="60A98512" w14:textId="6262E0D3">
      <w:pPr>
        <w:rPr>
          <w:rFonts w:ascii="EC Square Sans Pro" w:hAnsi="EC Square Sans Pro"/>
          <w:lang w:val="en-GB" w:eastAsia="en-US"/>
        </w:rPr>
      </w:pPr>
    </w:p>
    <w:p w:rsidR="004A6083" w:rsidP="00735424" w:rsidRDefault="004A6083" w14:paraId="0657DDF7" w14:textId="16968774">
      <w:pPr>
        <w:rPr>
          <w:rFonts w:ascii="EC Square Sans Pro" w:hAnsi="EC Square Sans Pro"/>
          <w:lang w:val="en-GB" w:eastAsia="en-US"/>
        </w:rPr>
      </w:pPr>
    </w:p>
    <w:sectPr w:rsidR="004A6083" w:rsidSect="00F02749">
      <w:pgSz w:w="11906" w:h="16838" w:orient="portrait"/>
      <w:pgMar w:top="1135" w:right="1440" w:bottom="993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xmlns:w="http://schemas.openxmlformats.org/wordprocessingml/2006/main" w:initials="BVG(" w:author="BARBERO VIGNOLA Giulia (JRC-ISPRA)" w:date="12/31/1899 16:00:00" w:id="36">
    <w:p xmlns:w14="http://schemas.microsoft.com/office/word/2010/wordml" w:rsidR="1DB54F96" w:rsidRDefault="24222454" w14:paraId="5CCD45A6" w14:textId="56C40DDE">
      <w:pPr>
        <w:pStyle w:val="CommentText"/>
      </w:pPr>
      <w:r>
        <w:rPr>
          <w:rStyle w:val="CommentReference"/>
        </w:rPr>
        <w:annotationRef/>
      </w:r>
      <w:r w:rsidRPr="7E967358" w:rsidR="7356A5B3">
        <w:t>moved here from the fair and just transition chapter, because it is one of the horizontal enablers mentioned in the Compass. Checked and reviewed</w:t>
      </w:r>
    </w:p>
  </w:comment>
  <w:comment w:initials="B(" w:author="BARBERO VIGNOLA Giulia (JRC-ISPRA)" w:date="2025-03-21T15:06:00Z" w:id="45">
    <w:p w:rsidRPr="0098678A" w:rsidR="12727674" w:rsidRDefault="000806F3" w14:paraId="4E45C551" w14:textId="20374D4C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98678A">
        <w:rPr>
          <w:lang w:val="en-GB"/>
        </w:rPr>
        <w:t xml:space="preserve">(including </w:t>
      </w:r>
      <w:r w:rsidRPr="0098678A">
        <w:rPr>
          <w:lang w:val="en-GB"/>
        </w:rPr>
        <w:t>here text box on art and science and in case some inpouts from the “citizens engagement” paragraph)</w:t>
      </w:r>
    </w:p>
  </w:comment>
  <w:comment xmlns:w="http://schemas.openxmlformats.org/wordprocessingml/2006/main" w:initials="B(" w:author="BARBERO VIGNOLA Giulia (JRC-ISPRA)" w:date="03/27/2025 16:04:39" w:id="922476019">
    <w:p xmlns:w14="http://schemas.microsoft.com/office/word/2010/wordml" w:rsidR="0AC06F09" w:rsidRDefault="26E791AA" w14:paraId="28A468A6" w14:textId="54770AF0">
      <w:pPr>
        <w:pStyle w:val="CommentText"/>
      </w:pPr>
      <w:r>
        <w:rPr>
          <w:rStyle w:val="CommentReference"/>
        </w:rPr>
        <w:annotationRef/>
      </w:r>
      <w:r w:rsidRPr="20FA3F9F" w:rsidR="5B4612EB">
        <w:t>Chapt1 : I have revised all the contents, Chiara added bibliographic references</w:t>
      </w:r>
    </w:p>
    <w:p xmlns:w14="http://schemas.microsoft.com/office/word/2010/wordml" w:rsidR="6E8B68D9" w:rsidRDefault="6BC4AC21" w14:paraId="6939D10A" w14:textId="25CE7041">
      <w:pPr>
        <w:pStyle w:val="CommentText"/>
      </w:pPr>
      <w:r w:rsidRPr="7E345541" w:rsidR="12197E71">
        <w:t>except 1.1: Robert sent a new version, that has been substituted with the previous one - to check</w:t>
      </w:r>
    </w:p>
    <w:p xmlns:w14="http://schemas.microsoft.com/office/word/2010/wordml" w:rsidR="596C373C" w:rsidRDefault="25D91F36" w14:paraId="54E33418" w14:textId="197DB7CC">
      <w:pPr>
        <w:pStyle w:val="CommentText"/>
      </w:pPr>
      <w:r w:rsidRPr="5F8E3D29" w:rsidR="615EB636">
        <w:t>macroeconomic overview by Robert also added</w:t>
      </w:r>
    </w:p>
  </w:comment>
  <w:comment xmlns:w="http://schemas.openxmlformats.org/wordprocessingml/2006/main" w:initials="B(" w:author="BARBERO VIGNOLA Giulia (JRC-ISPRA)" w:date="2025-03-27T16:05:49" w:id="66872239">
    <w:p xmlns:w14="http://schemas.microsoft.com/office/word/2010/wordml" xmlns:w="http://schemas.openxmlformats.org/wordprocessingml/2006/main" w:rsidR="298E672F" w:rsidRDefault="6BB4B4F3" w14:paraId="13DC5A75" w14:textId="2D672EDF">
      <w:pPr>
        <w:pStyle w:val="CommentText"/>
      </w:pPr>
      <w:r>
        <w:rPr>
          <w:rStyle w:val="CommentReference"/>
        </w:rPr>
        <w:annotationRef/>
      </w:r>
      <w:r w:rsidRPr="4708F30B" w:rsidR="550FBA04">
        <w:t>chapt2 OK, revised and biblio added</w:t>
      </w:r>
    </w:p>
  </w:comment>
  <w:comment xmlns:w="http://schemas.openxmlformats.org/wordprocessingml/2006/main" w:initials="B(" w:author="BARBERO VIGNOLA Giulia (JRC-ISPRA)" w:date="2025-03-27T16:07:02" w:id="6697313">
    <w:p xmlns:w14="http://schemas.microsoft.com/office/word/2010/wordml" xmlns:w="http://schemas.openxmlformats.org/wordprocessingml/2006/main" w:rsidR="0BCE48E8" w:rsidRDefault="6D45038F" w14:paraId="157274DA" w14:textId="1DE7CBF7">
      <w:pPr>
        <w:pStyle w:val="CommentText"/>
      </w:pPr>
      <w:r>
        <w:rPr>
          <w:rStyle w:val="CommentReference"/>
        </w:rPr>
        <w:annotationRef/>
      </w:r>
      <w:r w:rsidRPr="58D5D17E" w:rsidR="21C4D6AD">
        <w:t xml:space="preserve">chp3 OK and </w:t>
      </w:r>
      <w:r w:rsidRPr="5B3959BD" w:rsidR="2CBD411C">
        <w:t xml:space="preserve">biblio added </w:t>
      </w:r>
    </w:p>
    <w:p xmlns:w14="http://schemas.microsoft.com/office/word/2010/wordml" xmlns:w="http://schemas.openxmlformats.org/wordprocessingml/2006/main" w:rsidR="780A9634" w:rsidRDefault="6C981C1A" w14:paraId="0EFCBE5F" w14:textId="2DD9EC73">
      <w:pPr>
        <w:pStyle w:val="CommentText"/>
      </w:pPr>
      <w:r w:rsidRPr="4E99A1B1" w:rsidR="6F415778">
        <w:t>Roberto and Esther revised 3.1 added a first section on competitiveness</w:t>
      </w:r>
    </w:p>
    <w:p xmlns:w14="http://schemas.microsoft.com/office/word/2010/wordml" xmlns:w="http://schemas.openxmlformats.org/wordprocessingml/2006/main" w:rsidR="742985E2" w:rsidRDefault="29707433" w14:paraId="2C198998" w14:textId="620EFF7E">
      <w:pPr>
        <w:pStyle w:val="CommentText"/>
      </w:pPr>
      <w:r w:rsidRPr="7B568D5D" w:rsidR="1CF83795">
        <w:t>Lucia revised section 3.2</w:t>
      </w:r>
    </w:p>
    <w:p xmlns:w14="http://schemas.microsoft.com/office/word/2010/wordml" xmlns:w="http://schemas.openxmlformats.org/wordprocessingml/2006/main" w:rsidR="48494AA4" w:rsidRDefault="0313AA45" w14:paraId="2F8092D0" w14:textId="0ACA5D84">
      <w:pPr>
        <w:pStyle w:val="CommentText"/>
      </w:pPr>
    </w:p>
  </w:comment>
  <w:comment xmlns:w="http://schemas.openxmlformats.org/wordprocessingml/2006/main" w:initials="B(" w:author="BARBERO VIGNOLA Giulia (JRC-ISPRA)" w:date="03/27/2025 16:12:22" w:id="1779174259">
    <w:p xmlns:w14="http://schemas.microsoft.com/office/word/2010/wordml" w:rsidR="1235DEB0" w:rsidRDefault="3FA28C55" w14:paraId="7A36C68C" w14:textId="138E5C7D">
      <w:pPr>
        <w:pStyle w:val="CommentText"/>
      </w:pPr>
      <w:r>
        <w:rPr>
          <w:rStyle w:val="CommentReference"/>
        </w:rPr>
        <w:annotationRef/>
      </w:r>
      <w:r w:rsidRPr="537258D5" w:rsidR="6F227822">
        <w:t>chp4 OK and biblio added</w:t>
      </w:r>
    </w:p>
    <w:p xmlns:w14="http://schemas.microsoft.com/office/word/2010/wordml" w:rsidR="7556EDC7" w:rsidRDefault="18762230" w14:paraId="0EAE36E9" w14:textId="69754B08">
      <w:pPr>
        <w:pStyle w:val="CommentText"/>
      </w:pPr>
      <w:r w:rsidRPr="742EA5EB" w:rsidR="0ED397D3">
        <w:t>Lucia re-adapted 4.1 that was extracted from chp2</w:t>
      </w:r>
    </w:p>
    <w:p xmlns:w14="http://schemas.microsoft.com/office/word/2010/wordml" w:rsidR="138D8849" w:rsidRDefault="69431D98" w14:paraId="5EBEB42E" w14:textId="7033DE16">
      <w:pPr>
        <w:pStyle w:val="CommentText"/>
      </w:pPr>
      <w:r w:rsidRPr="4ADBF0AE" w:rsidR="038D6641">
        <w:t>Elena reviewed biomass and NBS</w:t>
      </w:r>
    </w:p>
    <w:p xmlns:w14="http://schemas.microsoft.com/office/word/2010/wordml" w:rsidR="0420D111" w:rsidRDefault="36EA5668" w14:paraId="3AF9CDA8" w14:textId="00C96765">
      <w:pPr>
        <w:pStyle w:val="CommentText"/>
      </w:pPr>
      <w:r w:rsidRPr="56C2576B" w:rsidR="3FFBB232">
        <w:t>Chiara reviewed the rest (agrosystem and 4.3)</w:t>
      </w:r>
    </w:p>
    <w:p xmlns:w14="http://schemas.microsoft.com/office/word/2010/wordml" w:rsidR="1C8EE22E" w:rsidRDefault="7ADA4070" w14:paraId="4D7E8912" w14:textId="6582DA07">
      <w:pPr>
        <w:pStyle w:val="CommentText"/>
      </w:pPr>
      <w:r w:rsidRPr="32114D6E" w:rsidR="70894084">
        <w:t>4.4 was already reviewed by Aliki</w:t>
      </w:r>
    </w:p>
  </w:comment>
  <w:comment xmlns:w="http://schemas.openxmlformats.org/wordprocessingml/2006/main" w:initials="B(" w:author="BARBERO VIGNOLA Giulia (JRC-ISPRA)" w:date="03/27/2025 16:14:53" w:id="389200949">
    <w:p xmlns:w14="http://schemas.microsoft.com/office/word/2010/wordml" w:rsidR="77C50AAE" w:rsidRDefault="320F373B" w14:paraId="129CEC69" w14:textId="348D73E3">
      <w:pPr>
        <w:pStyle w:val="CommentText"/>
      </w:pPr>
      <w:r>
        <w:rPr>
          <w:rStyle w:val="CommentReference"/>
        </w:rPr>
        <w:annotationRef/>
      </w:r>
      <w:r w:rsidRPr="1B1E7180" w:rsidR="3DD95BA8">
        <w:t>chp 5</w:t>
      </w:r>
    </w:p>
    <w:p xmlns:w14="http://schemas.microsoft.com/office/word/2010/wordml" w:rsidR="7D15F444" w:rsidRDefault="26080684" w14:paraId="79457DAB" w14:textId="7424C35E">
      <w:pPr>
        <w:pStyle w:val="CommentText"/>
      </w:pPr>
      <w:r w:rsidRPr="31A8E2E6" w:rsidR="1D565F31">
        <w:t>- R&amp;I to be revised by Aliki</w:t>
      </w:r>
    </w:p>
    <w:p xmlns:w14="http://schemas.microsoft.com/office/word/2010/wordml" w:rsidR="35E27555" w:rsidRDefault="3C7B7733" w14:paraId="232A22B3" w14:textId="7158E4F1">
      <w:pPr>
        <w:pStyle w:val="CommentText"/>
      </w:pPr>
      <w:r w:rsidRPr="7CCC90EC" w:rsidR="06D22D1D">
        <w:t>- Innovation in Bioeconomy to be revised and adapted by Sarah and Andrea</w:t>
      </w:r>
    </w:p>
    <w:p xmlns:w14="http://schemas.microsoft.com/office/word/2010/wordml" w:rsidR="576D4ADF" w:rsidRDefault="3BDA8875" w14:paraId="0335DEB0" w14:textId="17E50DF7">
      <w:pPr>
        <w:pStyle w:val="CommentText"/>
      </w:pPr>
      <w:r w:rsidRPr="56CCDB25" w:rsidR="02743F4C">
        <w:t>- Blueconomy: OK reviewed by Quatrini (D2) and Chiara. Added box on Microolgae prepared by Elena and Sarah</w:t>
      </w:r>
    </w:p>
    <w:p xmlns:w14="http://schemas.microsoft.com/office/word/2010/wordml" w:rsidR="2AD20A2D" w:rsidRDefault="236581DB" w14:paraId="1F9CA2BF" w14:textId="3D190669">
      <w:pPr>
        <w:pStyle w:val="CommentText"/>
      </w:pPr>
      <w:r w:rsidRPr="11D185A3" w:rsidR="51C552B0">
        <w:t>- Biotech: contribution sent to Luisa, to check and copy here.</w:t>
      </w:r>
    </w:p>
    <w:p xmlns:w14="http://schemas.microsoft.com/office/word/2010/wordml" w:rsidR="386C3706" w:rsidRDefault="4163BC74" w14:paraId="7BB1CC3C" w14:textId="1E289E34">
      <w:pPr>
        <w:pStyle w:val="CommentText"/>
      </w:pPr>
      <w:r w:rsidRPr="66D852E2" w:rsidR="030D73B2">
        <w:t>- Digital: written by Aliki</w:t>
      </w:r>
    </w:p>
    <w:p xmlns:w14="http://schemas.microsoft.com/office/word/2010/wordml" w:rsidR="1629FA6D" w:rsidRDefault="0F0FD46E" w14:paraId="1519E6CA" w14:textId="53830795">
      <w:pPr>
        <w:pStyle w:val="CommentText"/>
      </w:pPr>
      <w:r w:rsidRPr="16D7A91F" w:rsidR="2F04FF50">
        <w:t>- Better data: already reviewed by Aliki and Luisa</w:t>
      </w:r>
    </w:p>
  </w:comment>
  <w:comment xmlns:w="http://schemas.openxmlformats.org/wordprocessingml/2006/main" w:initials="B(" w:author="BARBERO VIGNOLA Giulia (JRC-ISPRA)" w:date="2025-03-27T16:15:05" w:id="86501266">
    <w:p xmlns:w14="http://schemas.microsoft.com/office/word/2010/wordml" xmlns:w="http://schemas.openxmlformats.org/wordprocessingml/2006/main" w:rsidR="7B117672" w:rsidRDefault="194696E9" w14:paraId="5DEF3EE7" w14:textId="131C9AE3">
      <w:pPr>
        <w:pStyle w:val="CommentText"/>
      </w:pPr>
      <w:r>
        <w:rPr>
          <w:rStyle w:val="CommentReference"/>
        </w:rPr>
        <w:annotationRef/>
      </w:r>
      <w:r w:rsidRPr="3633AF81" w:rsidR="5B3BB462">
        <w:t>chp6 OK and biblio added</w:t>
      </w:r>
    </w:p>
  </w:comment>
  <w:comment xmlns:w="http://schemas.openxmlformats.org/wordprocessingml/2006/main" w:initials="B(" w:author="BARBERO VIGNOLA Giulia (JRC-ISPRA)" w:date="2025-03-27T16:15:21" w:id="116891910">
    <w:p xmlns:w14="http://schemas.microsoft.com/office/word/2010/wordml" xmlns:w="http://schemas.openxmlformats.org/wordprocessingml/2006/main" w:rsidR="65E61676" w:rsidRDefault="7A75EA9C" w14:paraId="4E816544" w14:textId="16170E13">
      <w:pPr>
        <w:pStyle w:val="CommentText"/>
      </w:pPr>
      <w:r>
        <w:rPr>
          <w:rStyle w:val="CommentReference"/>
        </w:rPr>
        <w:annotationRef/>
      </w:r>
      <w:r w:rsidRPr="10FEB270" w:rsidR="24DCFCF5">
        <w:t>chp7 OK and biblio almost done</w:t>
      </w:r>
    </w:p>
  </w:comment>
  <w:comment xmlns:w="http://schemas.openxmlformats.org/wordprocessingml/2006/main" w:initials="B(" w:author="BARBERO VIGNOLA Giulia (JRC-ISPRA)" w:date="2025-03-27T16:17:52" w:id="1358339559">
    <w:p xmlns:w14="http://schemas.microsoft.com/office/word/2010/wordml" xmlns:w="http://schemas.openxmlformats.org/wordprocessingml/2006/main" w:rsidR="066544A4" w:rsidRDefault="43AABC8E" w14:paraId="140ECCCA" w14:textId="31076AEA">
      <w:pPr>
        <w:pStyle w:val="CommentText"/>
      </w:pPr>
      <w:r>
        <w:rPr>
          <w:rStyle w:val="CommentReference"/>
        </w:rPr>
        <w:annotationRef/>
      </w:r>
      <w:r w:rsidRPr="61D66F5B" w:rsidR="117EA77A">
        <w:t xml:space="preserve">chap 8 </w:t>
      </w:r>
    </w:p>
    <w:p xmlns:w14="http://schemas.microsoft.com/office/word/2010/wordml" xmlns:w="http://schemas.openxmlformats.org/wordprocessingml/2006/main" w:rsidR="3DBCBCBD" w:rsidRDefault="09A288D5" w14:paraId="4C34AD39" w14:textId="2F5AB537">
      <w:pPr>
        <w:pStyle w:val="CommentText"/>
      </w:pPr>
      <w:r w:rsidRPr="0967CA7C" w:rsidR="6A81E3A5">
        <w:t>I merged all the contents, reviewed and shortened. A final check would be useful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CCD45A6"/>
  <w15:commentEx w15:done="1" w15:paraId="4E45C551"/>
  <w15:commentEx w15:done="0" w15:paraId="54E33418"/>
  <w15:commentEx w15:done="0" w15:paraId="13DC5A75"/>
  <w15:commentEx w15:done="0" w15:paraId="2F8092D0"/>
  <w15:commentEx w15:done="0" w15:paraId="4D7E8912"/>
  <w15:commentEx w15:done="0" w15:paraId="1519E6CA"/>
  <w15:commentEx w15:done="0" w15:paraId="5DEF3EE7"/>
  <w15:commentEx w15:done="0" w15:paraId="4E816544"/>
  <w15:commentEx w15:done="0" w15:paraId="4C34AD3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9F22F39" w16cex:dateUtc="2025-03-13T17:20:51.931Z"/>
  <w16cex:commentExtensible w16cex:durableId="3F41917F" w16cex:dateUtc="2025-03-13T17:33:10.179Z"/>
  <w16cex:commentExtensible w16cex:durableId="6F4EB9D7" w16cex:dateUtc="2025-03-14T12:53:27.177Z"/>
  <w16cex:commentExtensible w16cex:durableId="4CBA7431" w16cex:dateUtc="2025-03-14T14:12:59.847Z">
    <w16cex:extLst>
      <w16:ext w16:uri="{CE6994B0-6A32-4C9F-8C6B-6E91EDA988CE}">
        <cr:reactions xmlns:cr="http://schemas.microsoft.com/office/comments/2020/reactions">
          <cr:reaction reactionType="1">
            <cr:reactionInfo dateUtc="2025-03-14T16:51:14.283Z">
              <cr:user userId="S::esther.sanye-mengual@ec.europa.eu::e7a7bec5-623d-4a38-b253-d48756bde0a3" userProvider="AD" userName="SANYE MENGUAL Esther (JRC-ISPRA)"/>
            </cr:reactionInfo>
          </cr:reaction>
        </cr:reactions>
      </w16:ext>
    </w16cex:extLst>
  </w16cex:commentExtensible>
  <w16cex:commentExtensible w16cex:durableId="1D598AF6" w16cex:dateUtc="2025-03-21T14:06:27.252Z"/>
  <w16cex:commentExtensible w16cex:durableId="6E2FF808" w16cex:dateUtc="2025-03-27T15:04:39.707Z"/>
  <w16cex:commentExtensible w16cex:durableId="2E051D0D" w16cex:dateUtc="2025-03-27T15:05:49.469Z"/>
  <w16cex:commentExtensible w16cex:durableId="48172235" w16cex:dateUtc="2025-03-27T15:07:02.072Z"/>
  <w16cex:commentExtensible w16cex:durableId="2F962621" w16cex:dateUtc="2025-03-27T15:12:22.015Z"/>
  <w16cex:commentExtensible w16cex:durableId="668CF160" w16cex:dateUtc="2025-03-27T15:14:53.386Z"/>
  <w16cex:commentExtensible w16cex:durableId="2B444B5F" w16cex:dateUtc="2025-03-27T15:15:05.062Z"/>
  <w16cex:commentExtensible w16cex:durableId="69AC6173" w16cex:dateUtc="2025-03-27T15:15:21.943Z"/>
  <w16cex:commentExtensible w16cex:durableId="0062A37C" w16cex:dateUtc="2025-03-27T15:17:52.7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13FE0B1" w16cid:durableId="28C5B79F"/>
  <w16cid:commentId w16cid:paraId="65E891DE" w16cid:durableId="2AADC5C2"/>
  <w16cid:commentId w16cid:paraId="055968FA" w16cid:durableId="3518BBA3"/>
  <w16cid:commentId w16cid:paraId="24F05FC8" w16cid:durableId="6345E890"/>
  <w16cid:commentId w16cid:paraId="10B2D76A" w16cid:durableId="28D21600"/>
  <w16cid:commentId w16cid:paraId="46D935E4" w16cid:durableId="29F22F39"/>
  <w16cid:commentId w16cid:paraId="19EA14AE" w16cid:durableId="3F41917F"/>
  <w16cid:commentId w16cid:paraId="5A72BFC4" w16cid:durableId="5FB49B5C"/>
  <w16cid:commentId w16cid:paraId="28F80C2A" w16cid:durableId="53C84F74"/>
  <w16cid:commentId w16cid:paraId="01B1374C" w16cid:durableId="30AF2E34"/>
  <w16cid:commentId w16cid:paraId="6BABF0E8" w16cid:durableId="742EEE9C"/>
  <w16cid:commentId w16cid:paraId="770FE7E5" w16cid:durableId="3E6F7F6F"/>
  <w16cid:commentId w16cid:paraId="3A3B0E20" w16cid:durableId="2E236907"/>
  <w16cid:commentId w16cid:paraId="7680FB4D" w16cid:durableId="49D8ED6A"/>
  <w16cid:commentId w16cid:paraId="435E4A93" w16cid:durableId="59B8D76E"/>
  <w16cid:commentId w16cid:paraId="26F6EDB8" w16cid:durableId="32551CD0"/>
  <w16cid:commentId w16cid:paraId="261AD46F" w16cid:durableId="4EBB0075"/>
  <w16cid:commentId w16cid:paraId="25524819" w16cid:durableId="289194D3"/>
  <w16cid:commentId w16cid:paraId="087451D1" w16cid:durableId="2B60F07F"/>
  <w16cid:commentId w16cid:paraId="49D2C5A9" w16cid:durableId="6A188051"/>
  <w16cid:commentId w16cid:paraId="6C515966" w16cid:durableId="6F4EB9D7"/>
  <w16cid:commentId w16cid:paraId="5774B9BC" w16cid:durableId="4CBA7431"/>
  <w16cid:commentId w16cid:paraId="26D6265B" w16cid:durableId="0802B2C0"/>
  <w16cid:commentId w16cid:paraId="0A8C7BCD" w16cid:durableId="3844D09C"/>
  <w16cid:commentId w16cid:paraId="5CCD45A6" w16cid:durableId="4EF90AE4"/>
  <w16cid:commentId w16cid:paraId="4E45C551" w16cid:durableId="1D598AF6"/>
  <w16cid:commentId w16cid:paraId="54E33418" w16cid:durableId="6E2FF808"/>
  <w16cid:commentId w16cid:paraId="13DC5A75" w16cid:durableId="2E051D0D"/>
  <w16cid:commentId w16cid:paraId="2F8092D0" w16cid:durableId="48172235"/>
  <w16cid:commentId w16cid:paraId="4D7E8912" w16cid:durableId="2F962621"/>
  <w16cid:commentId w16cid:paraId="1519E6CA" w16cid:durableId="668CF160"/>
  <w16cid:commentId w16cid:paraId="5DEF3EE7" w16cid:durableId="2B444B5F"/>
  <w16cid:commentId w16cid:paraId="4E816544" w16cid:durableId="69AC6173"/>
  <w16cid:commentId w16cid:paraId="4C34AD39" w16cid:durableId="0062A3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 Square Sans Pro">
    <w:panose1 w:val="020B0506040000020004"/>
    <w:charset w:val="00"/>
    <w:family w:val="swiss"/>
    <w:pitch w:val="variable"/>
    <w:sig w:usb0="20000287" w:usb1="00000001" w:usb2="00000000" w:usb3="00000000" w:csb0="0000019F" w:csb1="00000000"/>
  </w:font>
  <w:font w:name="EC Square Sans Cond Pro">
    <w:panose1 w:val="020B0506040000020004"/>
    <w:charset w:val="00"/>
    <w:family w:val="swiss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364A4"/>
    <w:multiLevelType w:val="multilevel"/>
    <w:tmpl w:val="29DC2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8"/>
      <w:numFmt w:val="decimal"/>
      <w:lvlText w:val="%2.%3.1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ARBERO VIGNOLA Giulia (JRC-ISPRA)">
    <w15:presenceInfo w15:providerId="AD" w15:userId="S-1-5-21-1606980848-2025429265-839522115-1150007"/>
  </w15:person>
  <w15:person w15:author="MARELLI Luisa (JRC-ISPRA)">
    <w15:presenceInfo w15:providerId="AD" w15:userId="S-1-5-21-1606980848-2025429265-839522115-257191"/>
  </w15:person>
  <w15:person w15:author="BARBERO VIGNOLA Giulia (JRC-ISPRA)">
    <w15:presenceInfo w15:providerId="AD" w15:userId="S::giulia.barbero-vignola@ec.europa.eu::1479d97b-2e3a-4278-8e36-66f773dbda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lang="en-GB" w:vendorID="64" w:dllVersion="131078" w:nlCheck="1" w:checkStyle="1" w:appName="MSWord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F38"/>
    <w:rsid w:val="00033C3A"/>
    <w:rsid w:val="0003636F"/>
    <w:rsid w:val="000411ED"/>
    <w:rsid w:val="00044602"/>
    <w:rsid w:val="0004784E"/>
    <w:rsid w:val="000806F3"/>
    <w:rsid w:val="000C2E51"/>
    <w:rsid w:val="000D1B7B"/>
    <w:rsid w:val="00183538"/>
    <w:rsid w:val="001A690F"/>
    <w:rsid w:val="001D575F"/>
    <w:rsid w:val="00230FC2"/>
    <w:rsid w:val="002C7F35"/>
    <w:rsid w:val="003120A2"/>
    <w:rsid w:val="00420327"/>
    <w:rsid w:val="004601CC"/>
    <w:rsid w:val="004A6083"/>
    <w:rsid w:val="004B18DC"/>
    <w:rsid w:val="005032A8"/>
    <w:rsid w:val="00513B83"/>
    <w:rsid w:val="005410DF"/>
    <w:rsid w:val="00554CDA"/>
    <w:rsid w:val="005561C9"/>
    <w:rsid w:val="005A7A10"/>
    <w:rsid w:val="005C1C93"/>
    <w:rsid w:val="005F01BE"/>
    <w:rsid w:val="006200F4"/>
    <w:rsid w:val="00677A0F"/>
    <w:rsid w:val="006B2900"/>
    <w:rsid w:val="00735424"/>
    <w:rsid w:val="0078046B"/>
    <w:rsid w:val="0079074F"/>
    <w:rsid w:val="007A3A69"/>
    <w:rsid w:val="007E109B"/>
    <w:rsid w:val="008527F5"/>
    <w:rsid w:val="008610F1"/>
    <w:rsid w:val="008660AF"/>
    <w:rsid w:val="00886D3A"/>
    <w:rsid w:val="00927D31"/>
    <w:rsid w:val="00936B28"/>
    <w:rsid w:val="00950218"/>
    <w:rsid w:val="0098678A"/>
    <w:rsid w:val="009D5F46"/>
    <w:rsid w:val="009F07F5"/>
    <w:rsid w:val="00A121D9"/>
    <w:rsid w:val="00A21CD3"/>
    <w:rsid w:val="00A615D5"/>
    <w:rsid w:val="00B52FC1"/>
    <w:rsid w:val="00B55DA9"/>
    <w:rsid w:val="00B75C3D"/>
    <w:rsid w:val="00BD61E8"/>
    <w:rsid w:val="00BF2F38"/>
    <w:rsid w:val="00C015CA"/>
    <w:rsid w:val="00C457B2"/>
    <w:rsid w:val="00C66283"/>
    <w:rsid w:val="00DB1021"/>
    <w:rsid w:val="00DF2F6A"/>
    <w:rsid w:val="00E53C3A"/>
    <w:rsid w:val="00E66760"/>
    <w:rsid w:val="00E67369"/>
    <w:rsid w:val="00F02749"/>
    <w:rsid w:val="00F031F2"/>
    <w:rsid w:val="00F03E7B"/>
    <w:rsid w:val="00FD5F79"/>
    <w:rsid w:val="00FF5248"/>
    <w:rsid w:val="040DC5B1"/>
    <w:rsid w:val="04164A0C"/>
    <w:rsid w:val="0463E480"/>
    <w:rsid w:val="05358F8E"/>
    <w:rsid w:val="05888A46"/>
    <w:rsid w:val="05F05E52"/>
    <w:rsid w:val="069708B2"/>
    <w:rsid w:val="0833E20C"/>
    <w:rsid w:val="08751209"/>
    <w:rsid w:val="0990A66B"/>
    <w:rsid w:val="099F9DD4"/>
    <w:rsid w:val="0A109F89"/>
    <w:rsid w:val="0B40DE20"/>
    <w:rsid w:val="0BD5F0DE"/>
    <w:rsid w:val="0BEF1B37"/>
    <w:rsid w:val="0E6E6F6E"/>
    <w:rsid w:val="114B0A17"/>
    <w:rsid w:val="11C8C05C"/>
    <w:rsid w:val="13A6D874"/>
    <w:rsid w:val="159FF746"/>
    <w:rsid w:val="15B0E930"/>
    <w:rsid w:val="15CEEC1F"/>
    <w:rsid w:val="1971BABD"/>
    <w:rsid w:val="1B13B156"/>
    <w:rsid w:val="1C487C48"/>
    <w:rsid w:val="20558E92"/>
    <w:rsid w:val="2383BE0A"/>
    <w:rsid w:val="23C1E962"/>
    <w:rsid w:val="24516597"/>
    <w:rsid w:val="2630C27B"/>
    <w:rsid w:val="263DF5BE"/>
    <w:rsid w:val="2D0AFDAE"/>
    <w:rsid w:val="307158A0"/>
    <w:rsid w:val="3288DC08"/>
    <w:rsid w:val="35489447"/>
    <w:rsid w:val="35A110E7"/>
    <w:rsid w:val="36BA981F"/>
    <w:rsid w:val="375924E4"/>
    <w:rsid w:val="3869EEA3"/>
    <w:rsid w:val="38799DE4"/>
    <w:rsid w:val="39CC7E6C"/>
    <w:rsid w:val="3E952D44"/>
    <w:rsid w:val="3EBC946A"/>
    <w:rsid w:val="40B95E0C"/>
    <w:rsid w:val="41172E3C"/>
    <w:rsid w:val="422F6F68"/>
    <w:rsid w:val="4235449C"/>
    <w:rsid w:val="431A559A"/>
    <w:rsid w:val="474FCC84"/>
    <w:rsid w:val="48A448C3"/>
    <w:rsid w:val="4A13F18D"/>
    <w:rsid w:val="4A9FDD2A"/>
    <w:rsid w:val="4BC11A6F"/>
    <w:rsid w:val="4C5BB408"/>
    <w:rsid w:val="4CBE3956"/>
    <w:rsid w:val="4EACFE66"/>
    <w:rsid w:val="4F8DCA21"/>
    <w:rsid w:val="5431D705"/>
    <w:rsid w:val="56C6777F"/>
    <w:rsid w:val="572EB097"/>
    <w:rsid w:val="5952929B"/>
    <w:rsid w:val="5A768CFA"/>
    <w:rsid w:val="5AA7E0AF"/>
    <w:rsid w:val="5AAB4BE8"/>
    <w:rsid w:val="5AAF5E35"/>
    <w:rsid w:val="5BD21BAC"/>
    <w:rsid w:val="5BD83014"/>
    <w:rsid w:val="5E8A5E03"/>
    <w:rsid w:val="5F2555F1"/>
    <w:rsid w:val="5F4C2429"/>
    <w:rsid w:val="61610B3D"/>
    <w:rsid w:val="631C920E"/>
    <w:rsid w:val="641E365C"/>
    <w:rsid w:val="64205FE2"/>
    <w:rsid w:val="64274468"/>
    <w:rsid w:val="658EF481"/>
    <w:rsid w:val="65CA31D2"/>
    <w:rsid w:val="6988B26B"/>
    <w:rsid w:val="6A3AB1B2"/>
    <w:rsid w:val="6C3AAC44"/>
    <w:rsid w:val="6E394933"/>
    <w:rsid w:val="6EFDFA13"/>
    <w:rsid w:val="6FBC13A1"/>
    <w:rsid w:val="71B4246D"/>
    <w:rsid w:val="7207751B"/>
    <w:rsid w:val="7228FF24"/>
    <w:rsid w:val="74A7A565"/>
    <w:rsid w:val="7AC0A483"/>
    <w:rsid w:val="7F33DA15"/>
    <w:rsid w:val="7FC5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CF1F"/>
  <w15:chartTrackingRefBased/>
  <w15:docId w15:val="{E0B350A0-AD91-4EE8-B658-82881258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35424"/>
    <w:pPr>
      <w:spacing w:after="0" w:line="276" w:lineRule="auto"/>
    </w:pPr>
    <w:rPr>
      <w:rFonts w:ascii="Arial" w:hAnsi="Arial" w:eastAsia="Arial" w:cs="Arial"/>
      <w:lang w:val="it"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3C3A"/>
    <w:rPr>
      <w:color w:val="0563C1" w:themeColor="hyperlink"/>
      <w:u w:val="single"/>
    </w:rPr>
  </w:style>
  <w:style w:type="paragraph" w:styleId="JRCText" w:customStyle="1">
    <w:name w:val="JRC_Text"/>
    <w:basedOn w:val="Normal"/>
    <w:link w:val="JRCTextZchn"/>
    <w:uiPriority w:val="1"/>
    <w:qFormat/>
    <w:rsid w:val="00033C3A"/>
    <w:pPr>
      <w:spacing w:before="120" w:after="120" w:line="259" w:lineRule="auto"/>
      <w:jc w:val="both"/>
    </w:pPr>
    <w:rPr>
      <w:rFonts w:ascii="EC Square Sans Pro" w:hAnsi="EC Square Sans Pro" w:eastAsia="Calibri" w:cs="Times New Roman"/>
      <w:sz w:val="20"/>
      <w:szCs w:val="20"/>
      <w:lang w:val="en-GB" w:eastAsia="en-US"/>
    </w:rPr>
  </w:style>
  <w:style w:type="paragraph" w:styleId="TOC1">
    <w:name w:val="toc 1"/>
    <w:basedOn w:val="Normal"/>
    <w:next w:val="Normal"/>
    <w:uiPriority w:val="39"/>
    <w:unhideWhenUsed/>
    <w:rsid w:val="00033C3A"/>
    <w:pPr>
      <w:tabs>
        <w:tab w:val="left" w:pos="284"/>
        <w:tab w:val="right" w:leader="dot" w:pos="9016"/>
      </w:tabs>
      <w:spacing w:before="120" w:after="100" w:line="259" w:lineRule="auto"/>
    </w:pPr>
    <w:rPr>
      <w:rFonts w:ascii="EC Square Sans Cond Pro" w:hAnsi="EC Square Sans Cond Pro" w:eastAsia="Calibri" w:cs="Times New Roman"/>
      <w:noProof/>
      <w:sz w:val="20"/>
      <w:szCs w:val="20"/>
      <w:lang w:val="en-GB" w:eastAsia="en-US"/>
    </w:rPr>
  </w:style>
  <w:style w:type="paragraph" w:styleId="TOC2">
    <w:name w:val="toc 2"/>
    <w:basedOn w:val="Normal"/>
    <w:next w:val="Normal"/>
    <w:uiPriority w:val="39"/>
    <w:unhideWhenUsed/>
    <w:rsid w:val="00033C3A"/>
    <w:pPr>
      <w:tabs>
        <w:tab w:val="left" w:pos="709"/>
        <w:tab w:val="right" w:leader="dot" w:pos="9016"/>
      </w:tabs>
      <w:spacing w:before="120" w:after="100" w:line="259" w:lineRule="auto"/>
      <w:ind w:left="284"/>
    </w:pPr>
    <w:rPr>
      <w:rFonts w:ascii="EC Square Sans Cond Pro" w:hAnsi="EC Square Sans Cond Pro" w:eastAsia="Calibri" w:cs="Times New Roman"/>
      <w:noProof/>
      <w:sz w:val="20"/>
      <w:szCs w:val="20"/>
      <w:lang w:val="en-GB" w:eastAsia="en-US"/>
    </w:rPr>
  </w:style>
  <w:style w:type="character" w:styleId="JRCTextZchn" w:customStyle="1">
    <w:name w:val="JRC_Text Zchn"/>
    <w:basedOn w:val="DefaultParagraphFont"/>
    <w:link w:val="JRCText"/>
    <w:uiPriority w:val="1"/>
    <w:qFormat/>
    <w:locked/>
    <w:rsid w:val="00033C3A"/>
    <w:rPr>
      <w:rFonts w:ascii="EC Square Sans Pro" w:hAnsi="EC Square Sans Pro" w:eastAsia="Calibri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03E7B"/>
    <w:pPr>
      <w:tabs>
        <w:tab w:val="left" w:pos="993"/>
        <w:tab w:val="right" w:leader="dot" w:pos="9019"/>
      </w:tabs>
      <w:spacing w:before="40" w:after="40"/>
      <w:ind w:left="440"/>
    </w:pPr>
    <w:rPr>
      <w:rFonts w:ascii="EC Square Sans Pro" w:hAnsi="EC Square Sans Pro"/>
      <w:i/>
      <w:noProof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84E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4784E"/>
    <w:rPr>
      <w:rFonts w:ascii="Segoe UI" w:hAnsi="Segoe UI" w:eastAsia="Arial" w:cs="Segoe UI"/>
      <w:sz w:val="18"/>
      <w:szCs w:val="18"/>
      <w:lang w:val="it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927D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D3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27D31"/>
    <w:rPr>
      <w:rFonts w:ascii="Arial" w:hAnsi="Arial" w:eastAsia="Arial" w:cs="Arial"/>
      <w:sz w:val="20"/>
      <w:szCs w:val="20"/>
      <w:lang w:val="it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D3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27D31"/>
    <w:rPr>
      <w:rFonts w:ascii="Arial" w:hAnsi="Arial" w:eastAsia="Arial" w:cs="Arial"/>
      <w:b/>
      <w:bCs/>
      <w:sz w:val="20"/>
      <w:szCs w:val="20"/>
      <w:lang w:val="it" w:eastAsia="ja-JP"/>
    </w:rPr>
  </w:style>
  <w:style w:type="character" w:styleId="normaltextrun" w:customStyle="1">
    <w:name w:val="normaltextrun"/>
    <w:basedOn w:val="DefaultParagraphFont"/>
    <w:rsid w:val="002C7F35"/>
  </w:style>
  <w:style w:type="paragraph" w:styleId="ListParagraph">
    <w:name w:val="List Paragraph"/>
    <w:basedOn w:val="Normal"/>
    <w:uiPriority w:val="34"/>
    <w:qFormat/>
    <w:rsid w:val="2383B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b6e8cc6616cb4b1e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8d3ead993abc401a" Type="http://schemas.microsoft.com/office/2018/08/relationships/commentsExtensible" Target="commentsExtensible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C8F977FFF614BBCB6E7F0B2182B16" ma:contentTypeVersion="13" ma:contentTypeDescription="Create a new document." ma:contentTypeScope="" ma:versionID="9145a283cb84d31efd968f4d8f4ed09f">
  <xsd:schema xmlns:xsd="http://www.w3.org/2001/XMLSchema" xmlns:xs="http://www.w3.org/2001/XMLSchema" xmlns:p="http://schemas.microsoft.com/office/2006/metadata/properties" xmlns:ns2="189f68d6-b300-487d-ba76-b41225ee5e69" xmlns:ns3="f10e3298-64ea-4e10-9051-34cf7ba13039" targetNamespace="http://schemas.microsoft.com/office/2006/metadata/properties" ma:root="true" ma:fieldsID="b8e7487caa8946f7e71d796156c13a92" ns2:_="" ns3:_="">
    <xsd:import namespace="189f68d6-b300-487d-ba76-b41225ee5e69"/>
    <xsd:import namespace="f10e3298-64ea-4e10-9051-34cf7ba13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f68d6-b300-487d-ba76-b41225ee5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e3298-64ea-4e10-9051-34cf7ba130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9f68d6-b300-487d-ba76-b41225ee5e6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08C5D-7832-48B6-9E5D-CC531D64B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f68d6-b300-487d-ba76-b41225ee5e69"/>
    <ds:schemaRef ds:uri="f10e3298-64ea-4e10-9051-34cf7ba130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8A9BCD-A5D1-4823-A47D-1C759565ACF4}">
  <ds:schemaRefs>
    <ds:schemaRef ds:uri="http://schemas.openxmlformats.org/package/2006/metadata/core-properties"/>
    <ds:schemaRef ds:uri="http://purl.org/dc/dcmitype/"/>
    <ds:schemaRef ds:uri="f10e3298-64ea-4e10-9051-34cf7ba13039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189f68d6-b300-487d-ba76-b41225ee5e69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4C4E779-27C7-4F56-BE90-487C9790E5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BCAE2-0321-418C-8F5D-82A044B82E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European Commission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BARBERO VIGNOLA Giulia (JRC-ISPRA)</dc:creator>
  <keywords/>
  <dc:description/>
  <lastModifiedBy>BARBERO VIGNOLA Giulia (JRC-ISPRA)</lastModifiedBy>
  <revision>20</revision>
  <lastPrinted>2025-03-13T14:50:00.0000000Z</lastPrinted>
  <dcterms:created xsi:type="dcterms:W3CDTF">2025-03-18T09:28:00.0000000Z</dcterms:created>
  <dcterms:modified xsi:type="dcterms:W3CDTF">2025-04-02T07:20:08.2207884Z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0x01010019DC8F977FFF614BBCB6E7F0B2182B16</vt:lpwstr>
  </property>
  <property fmtid="{D5CDD505-2E9C-101B-9397-08002B2CF9AE}" pid="3" name="MediaServiceImageTags">
    <vt:lpwstr/>
  </property>
</Properties>
</file>