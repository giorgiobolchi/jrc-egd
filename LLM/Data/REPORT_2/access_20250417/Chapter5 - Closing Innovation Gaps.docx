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documenttasks/documenttasks1.xml" ContentType="application/vnd.ms-office.documenttask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0C5DC" w14:textId="3A2BFE09" w:rsidR="2C5422C2" w:rsidRPr="0052186E" w:rsidRDefault="2C5422C2">
      <w:pPr>
        <w:rPr>
          <w:rFonts w:eastAsia="EC Square Sans Pro Light" w:cs="EC Square Sans Pro Light"/>
        </w:rPr>
      </w:pPr>
      <w:r w:rsidRPr="0052186E">
        <w:rPr>
          <w:rFonts w:eastAsia="EC Square Sans Pro Light" w:cs="EC Square Sans Pro Light"/>
          <w:b/>
          <w:color w:val="6CA644"/>
          <w:sz w:val="56"/>
          <w:szCs w:val="56"/>
          <w:lang w:eastAsia="en-US"/>
        </w:rPr>
        <w:t>Contents</w:t>
      </w:r>
    </w:p>
    <w:p w14:paraId="7873D6C3" w14:textId="77777777" w:rsidR="005D30FE" w:rsidRDefault="005D30FE" w:rsidP="5B1E31BC">
      <w:pPr>
        <w:pStyle w:val="TOC1"/>
        <w:rPr>
          <w:rFonts w:ascii="EC Square Sans Pro" w:hAnsi="EC Square Sans Pro"/>
          <w:color w:val="2B579A"/>
          <w:sz w:val="22"/>
          <w:szCs w:val="22"/>
        </w:rPr>
      </w:pPr>
    </w:p>
    <w:p w14:paraId="7B981E04" w14:textId="6BE5F54C" w:rsidR="00AB637D" w:rsidRDefault="00F7732B">
      <w:pPr>
        <w:pStyle w:val="TOC1"/>
        <w:rPr>
          <w:rFonts w:asciiTheme="minorHAnsi" w:eastAsiaTheme="minorEastAsia" w:hAnsiTheme="minorHAnsi" w:cstheme="minorBidi"/>
          <w:kern w:val="2"/>
          <w:sz w:val="24"/>
          <w:szCs w:val="24"/>
          <w:lang w:val="en-US" w:eastAsia="ja-JP"/>
          <w14:ligatures w14:val="standardContextual"/>
        </w:rPr>
      </w:pPr>
      <w:r w:rsidRPr="0052186E">
        <w:rPr>
          <w:rFonts w:ascii="EC Square Sans Pro" w:hAnsi="EC Square Sans Pro"/>
          <w:color w:val="2B579A"/>
          <w:sz w:val="22"/>
          <w:szCs w:val="22"/>
        </w:rPr>
        <w:fldChar w:fldCharType="begin"/>
      </w:r>
      <w:r w:rsidR="385BE1A5" w:rsidRPr="0052186E">
        <w:rPr>
          <w:rFonts w:ascii="EC Square Sans Pro" w:hAnsi="EC Square Sans Pro"/>
          <w:noProof w:val="0"/>
          <w:sz w:val="22"/>
          <w:szCs w:val="22"/>
        </w:rPr>
        <w:instrText xml:space="preserve"> TOC \h \z \t "JRC_Level-1_Front_title,1,JRC_Level-2_Back_title,2,JRC_Level-2_title,2,JRC_Level-1_title,1,JRC_Level-4_title,4,JRC_Level-3_title,3,JRC_Level-5_title,5,JRC_Level-1_Back_title,1" </w:instrText>
      </w:r>
      <w:r w:rsidRPr="0052186E">
        <w:rPr>
          <w:rFonts w:ascii="EC Square Sans Pro" w:hAnsi="EC Square Sans Pro"/>
          <w:color w:val="2B579A"/>
          <w:sz w:val="22"/>
          <w:szCs w:val="22"/>
        </w:rPr>
        <w:fldChar w:fldCharType="separate"/>
      </w:r>
      <w:hyperlink w:anchor="_Toc194042021" w:history="1">
        <w:r w:rsidR="00AB637D" w:rsidRPr="00690EAD">
          <w:rPr>
            <w:rStyle w:val="Hyperlink"/>
          </w:rPr>
          <w:t>5. Closing the innovation gaps</w:t>
        </w:r>
        <w:r w:rsidR="00AB637D">
          <w:rPr>
            <w:webHidden/>
          </w:rPr>
          <w:tab/>
        </w:r>
        <w:r w:rsidR="00AB637D">
          <w:rPr>
            <w:webHidden/>
          </w:rPr>
          <w:fldChar w:fldCharType="begin"/>
        </w:r>
        <w:r w:rsidR="00AB637D">
          <w:rPr>
            <w:webHidden/>
          </w:rPr>
          <w:instrText xml:space="preserve"> PAGEREF _Toc194042021 \h </w:instrText>
        </w:r>
        <w:r w:rsidR="00AB637D">
          <w:rPr>
            <w:webHidden/>
          </w:rPr>
        </w:r>
        <w:r w:rsidR="00AB637D">
          <w:rPr>
            <w:webHidden/>
          </w:rPr>
          <w:fldChar w:fldCharType="separate"/>
        </w:r>
        <w:r w:rsidR="00AB637D">
          <w:rPr>
            <w:webHidden/>
          </w:rPr>
          <w:t>2</w:t>
        </w:r>
        <w:r w:rsidR="00AB637D">
          <w:rPr>
            <w:webHidden/>
          </w:rPr>
          <w:fldChar w:fldCharType="end"/>
        </w:r>
      </w:hyperlink>
    </w:p>
    <w:p w14:paraId="15C467E8" w14:textId="1F652B37" w:rsidR="00AB637D" w:rsidRDefault="00512E23">
      <w:pPr>
        <w:pStyle w:val="TOC2"/>
        <w:rPr>
          <w:rFonts w:asciiTheme="minorHAnsi" w:eastAsiaTheme="minorEastAsia" w:hAnsiTheme="minorHAnsi" w:cstheme="minorBidi"/>
          <w:kern w:val="2"/>
          <w:sz w:val="24"/>
          <w:szCs w:val="24"/>
          <w:lang w:val="en-US" w:eastAsia="ja-JP"/>
          <w14:ligatures w14:val="standardContextual"/>
        </w:rPr>
      </w:pPr>
      <w:hyperlink w:anchor="_Toc194042022" w:history="1">
        <w:r w:rsidR="00AB637D" w:rsidRPr="00690EAD">
          <w:rPr>
            <w:rStyle w:val="Hyperlink"/>
          </w:rPr>
          <w:t>5.1 The role of research and innovation</w:t>
        </w:r>
        <w:r w:rsidR="00AB637D">
          <w:rPr>
            <w:webHidden/>
          </w:rPr>
          <w:tab/>
        </w:r>
        <w:r w:rsidR="00AB637D">
          <w:rPr>
            <w:webHidden/>
          </w:rPr>
          <w:fldChar w:fldCharType="begin"/>
        </w:r>
        <w:r w:rsidR="00AB637D">
          <w:rPr>
            <w:webHidden/>
          </w:rPr>
          <w:instrText xml:space="preserve"> PAGEREF _Toc194042022 \h </w:instrText>
        </w:r>
        <w:r w:rsidR="00AB637D">
          <w:rPr>
            <w:webHidden/>
          </w:rPr>
        </w:r>
        <w:r w:rsidR="00AB637D">
          <w:rPr>
            <w:webHidden/>
          </w:rPr>
          <w:fldChar w:fldCharType="separate"/>
        </w:r>
        <w:r w:rsidR="00AB637D">
          <w:rPr>
            <w:webHidden/>
          </w:rPr>
          <w:t>2</w:t>
        </w:r>
        <w:r w:rsidR="00AB637D">
          <w:rPr>
            <w:webHidden/>
          </w:rPr>
          <w:fldChar w:fldCharType="end"/>
        </w:r>
      </w:hyperlink>
    </w:p>
    <w:p w14:paraId="2AD2EADA" w14:textId="49AC3800" w:rsidR="00AB637D" w:rsidRDefault="00512E23">
      <w:pPr>
        <w:pStyle w:val="TOC2"/>
        <w:rPr>
          <w:rFonts w:asciiTheme="minorHAnsi" w:eastAsiaTheme="minorEastAsia" w:hAnsiTheme="minorHAnsi" w:cstheme="minorBidi"/>
          <w:kern w:val="2"/>
          <w:sz w:val="24"/>
          <w:szCs w:val="24"/>
          <w:lang w:val="en-US" w:eastAsia="ja-JP"/>
          <w14:ligatures w14:val="standardContextual"/>
        </w:rPr>
      </w:pPr>
      <w:hyperlink w:anchor="_Toc194042023" w:history="1">
        <w:r w:rsidR="00AB637D" w:rsidRPr="00690EAD">
          <w:rPr>
            <w:rStyle w:val="Hyperlink"/>
          </w:rPr>
          <w:t>5.2 Innovation in the Energy sector</w:t>
        </w:r>
        <w:r w:rsidR="00AB637D">
          <w:rPr>
            <w:webHidden/>
          </w:rPr>
          <w:tab/>
        </w:r>
        <w:r w:rsidR="00AB637D">
          <w:rPr>
            <w:webHidden/>
          </w:rPr>
          <w:fldChar w:fldCharType="begin"/>
        </w:r>
        <w:r w:rsidR="00AB637D">
          <w:rPr>
            <w:webHidden/>
          </w:rPr>
          <w:instrText xml:space="preserve"> PAGEREF _Toc194042023 \h </w:instrText>
        </w:r>
        <w:r w:rsidR="00AB637D">
          <w:rPr>
            <w:webHidden/>
          </w:rPr>
        </w:r>
        <w:r w:rsidR="00AB637D">
          <w:rPr>
            <w:webHidden/>
          </w:rPr>
          <w:fldChar w:fldCharType="separate"/>
        </w:r>
        <w:r w:rsidR="00AB637D">
          <w:rPr>
            <w:webHidden/>
          </w:rPr>
          <w:t>5</w:t>
        </w:r>
        <w:r w:rsidR="00AB637D">
          <w:rPr>
            <w:webHidden/>
          </w:rPr>
          <w:fldChar w:fldCharType="end"/>
        </w:r>
      </w:hyperlink>
    </w:p>
    <w:p w14:paraId="7888702E" w14:textId="13613FE7" w:rsidR="00AB637D" w:rsidRDefault="00512E23">
      <w:pPr>
        <w:pStyle w:val="TOC2"/>
        <w:rPr>
          <w:rFonts w:asciiTheme="minorHAnsi" w:eastAsiaTheme="minorEastAsia" w:hAnsiTheme="minorHAnsi" w:cstheme="minorBidi"/>
          <w:kern w:val="2"/>
          <w:sz w:val="24"/>
          <w:szCs w:val="24"/>
          <w:lang w:val="en-US" w:eastAsia="ja-JP"/>
          <w14:ligatures w14:val="standardContextual"/>
        </w:rPr>
      </w:pPr>
      <w:hyperlink w:anchor="_Toc194042024" w:history="1">
        <w:r w:rsidR="00AB637D" w:rsidRPr="00690EAD">
          <w:rPr>
            <w:rStyle w:val="Hyperlink"/>
          </w:rPr>
          <w:t>5.3 Innovation in the Bioeconomy</w:t>
        </w:r>
        <w:r w:rsidR="00AB637D">
          <w:rPr>
            <w:webHidden/>
          </w:rPr>
          <w:tab/>
        </w:r>
        <w:r w:rsidR="00AB637D">
          <w:rPr>
            <w:webHidden/>
          </w:rPr>
          <w:fldChar w:fldCharType="begin"/>
        </w:r>
        <w:r w:rsidR="00AB637D">
          <w:rPr>
            <w:webHidden/>
          </w:rPr>
          <w:instrText xml:space="preserve"> PAGEREF _Toc194042024 \h </w:instrText>
        </w:r>
        <w:r w:rsidR="00AB637D">
          <w:rPr>
            <w:webHidden/>
          </w:rPr>
        </w:r>
        <w:r w:rsidR="00AB637D">
          <w:rPr>
            <w:webHidden/>
          </w:rPr>
          <w:fldChar w:fldCharType="separate"/>
        </w:r>
        <w:r w:rsidR="00AB637D">
          <w:rPr>
            <w:webHidden/>
          </w:rPr>
          <w:t>5</w:t>
        </w:r>
        <w:r w:rsidR="00AB637D">
          <w:rPr>
            <w:webHidden/>
          </w:rPr>
          <w:fldChar w:fldCharType="end"/>
        </w:r>
      </w:hyperlink>
    </w:p>
    <w:p w14:paraId="25447D63" w14:textId="1ECA7A1D" w:rsidR="00AB637D" w:rsidRDefault="00512E23">
      <w:pPr>
        <w:pStyle w:val="TOC2"/>
        <w:rPr>
          <w:rFonts w:asciiTheme="minorHAnsi" w:eastAsiaTheme="minorEastAsia" w:hAnsiTheme="minorHAnsi" w:cstheme="minorBidi"/>
          <w:kern w:val="2"/>
          <w:sz w:val="24"/>
          <w:szCs w:val="24"/>
          <w:lang w:val="en-US" w:eastAsia="ja-JP"/>
          <w14:ligatures w14:val="standardContextual"/>
        </w:rPr>
      </w:pPr>
      <w:hyperlink w:anchor="_Toc194042025" w:history="1">
        <w:r w:rsidR="00AB637D" w:rsidRPr="00690EAD">
          <w:rPr>
            <w:rStyle w:val="Hyperlink"/>
          </w:rPr>
          <w:t>5.4 Biotechnologies</w:t>
        </w:r>
        <w:r w:rsidR="00AB637D">
          <w:rPr>
            <w:webHidden/>
          </w:rPr>
          <w:tab/>
        </w:r>
        <w:r w:rsidR="00AB637D">
          <w:rPr>
            <w:webHidden/>
          </w:rPr>
          <w:fldChar w:fldCharType="begin"/>
        </w:r>
        <w:r w:rsidR="00AB637D">
          <w:rPr>
            <w:webHidden/>
          </w:rPr>
          <w:instrText xml:space="preserve"> PAGEREF _Toc194042025 \h </w:instrText>
        </w:r>
        <w:r w:rsidR="00AB637D">
          <w:rPr>
            <w:webHidden/>
          </w:rPr>
        </w:r>
        <w:r w:rsidR="00AB637D">
          <w:rPr>
            <w:webHidden/>
          </w:rPr>
          <w:fldChar w:fldCharType="separate"/>
        </w:r>
        <w:r w:rsidR="00AB637D">
          <w:rPr>
            <w:webHidden/>
          </w:rPr>
          <w:t>7</w:t>
        </w:r>
        <w:r w:rsidR="00AB637D">
          <w:rPr>
            <w:webHidden/>
          </w:rPr>
          <w:fldChar w:fldCharType="end"/>
        </w:r>
      </w:hyperlink>
    </w:p>
    <w:p w14:paraId="4F8B0F5D" w14:textId="41B03BCB" w:rsidR="00AB637D" w:rsidRDefault="00512E23">
      <w:pPr>
        <w:pStyle w:val="TOC2"/>
        <w:rPr>
          <w:rFonts w:asciiTheme="minorHAnsi" w:eastAsiaTheme="minorEastAsia" w:hAnsiTheme="minorHAnsi" w:cstheme="minorBidi"/>
          <w:kern w:val="2"/>
          <w:sz w:val="24"/>
          <w:szCs w:val="24"/>
          <w:lang w:val="en-US" w:eastAsia="ja-JP"/>
          <w14:ligatures w14:val="standardContextual"/>
        </w:rPr>
      </w:pPr>
      <w:hyperlink w:anchor="_Toc194042026" w:history="1">
        <w:r w:rsidR="00AB637D" w:rsidRPr="00690EAD">
          <w:rPr>
            <w:rStyle w:val="Hyperlink"/>
          </w:rPr>
          <w:t>5.5 Blue Economy</w:t>
        </w:r>
        <w:r w:rsidR="00AB637D">
          <w:rPr>
            <w:webHidden/>
          </w:rPr>
          <w:tab/>
        </w:r>
        <w:r w:rsidR="00AB637D">
          <w:rPr>
            <w:webHidden/>
          </w:rPr>
          <w:fldChar w:fldCharType="begin"/>
        </w:r>
        <w:r w:rsidR="00AB637D">
          <w:rPr>
            <w:webHidden/>
          </w:rPr>
          <w:instrText xml:space="preserve"> PAGEREF _Toc194042026 \h </w:instrText>
        </w:r>
        <w:r w:rsidR="00AB637D">
          <w:rPr>
            <w:webHidden/>
          </w:rPr>
        </w:r>
        <w:r w:rsidR="00AB637D">
          <w:rPr>
            <w:webHidden/>
          </w:rPr>
          <w:fldChar w:fldCharType="separate"/>
        </w:r>
        <w:r w:rsidR="00AB637D">
          <w:rPr>
            <w:webHidden/>
          </w:rPr>
          <w:t>7</w:t>
        </w:r>
        <w:r w:rsidR="00AB637D">
          <w:rPr>
            <w:webHidden/>
          </w:rPr>
          <w:fldChar w:fldCharType="end"/>
        </w:r>
      </w:hyperlink>
    </w:p>
    <w:p w14:paraId="24D938CE" w14:textId="667F3D68" w:rsidR="00AB637D" w:rsidRDefault="00512E23">
      <w:pPr>
        <w:pStyle w:val="TOC2"/>
        <w:rPr>
          <w:rFonts w:asciiTheme="minorHAnsi" w:eastAsiaTheme="minorEastAsia" w:hAnsiTheme="minorHAnsi" w:cstheme="minorBidi"/>
          <w:kern w:val="2"/>
          <w:sz w:val="24"/>
          <w:szCs w:val="24"/>
          <w:lang w:val="en-US" w:eastAsia="ja-JP"/>
          <w14:ligatures w14:val="standardContextual"/>
        </w:rPr>
      </w:pPr>
      <w:hyperlink w:anchor="_Toc194042027" w:history="1">
        <w:r w:rsidR="00AB637D" w:rsidRPr="00690EAD">
          <w:rPr>
            <w:rStyle w:val="Hyperlink"/>
          </w:rPr>
          <w:t>5.6 The digital transformation (tbc)</w:t>
        </w:r>
        <w:r w:rsidR="00AB637D">
          <w:rPr>
            <w:webHidden/>
          </w:rPr>
          <w:tab/>
        </w:r>
        <w:r w:rsidR="00AB637D">
          <w:rPr>
            <w:webHidden/>
          </w:rPr>
          <w:fldChar w:fldCharType="begin"/>
        </w:r>
        <w:r w:rsidR="00AB637D">
          <w:rPr>
            <w:webHidden/>
          </w:rPr>
          <w:instrText xml:space="preserve"> PAGEREF _Toc194042027 \h </w:instrText>
        </w:r>
        <w:r w:rsidR="00AB637D">
          <w:rPr>
            <w:webHidden/>
          </w:rPr>
        </w:r>
        <w:r w:rsidR="00AB637D">
          <w:rPr>
            <w:webHidden/>
          </w:rPr>
          <w:fldChar w:fldCharType="separate"/>
        </w:r>
        <w:r w:rsidR="00AB637D">
          <w:rPr>
            <w:webHidden/>
          </w:rPr>
          <w:t>14</w:t>
        </w:r>
        <w:r w:rsidR="00AB637D">
          <w:rPr>
            <w:webHidden/>
          </w:rPr>
          <w:fldChar w:fldCharType="end"/>
        </w:r>
      </w:hyperlink>
    </w:p>
    <w:p w14:paraId="3C64FE65" w14:textId="40B20381" w:rsidR="00AB637D" w:rsidRDefault="00512E23">
      <w:pPr>
        <w:pStyle w:val="TOC2"/>
        <w:rPr>
          <w:rFonts w:asciiTheme="minorHAnsi" w:eastAsiaTheme="minorEastAsia" w:hAnsiTheme="minorHAnsi" w:cstheme="minorBidi"/>
          <w:kern w:val="2"/>
          <w:sz w:val="24"/>
          <w:szCs w:val="24"/>
          <w:lang w:val="en-US" w:eastAsia="ja-JP"/>
          <w14:ligatures w14:val="standardContextual"/>
        </w:rPr>
      </w:pPr>
      <w:hyperlink w:anchor="_Toc194042028" w:history="1">
        <w:r w:rsidR="00AB637D" w:rsidRPr="00690EAD">
          <w:rPr>
            <w:rStyle w:val="Hyperlink"/>
          </w:rPr>
          <w:t>5.7 Better data to fill knowledge gaps</w:t>
        </w:r>
        <w:r w:rsidR="00AB637D">
          <w:rPr>
            <w:webHidden/>
          </w:rPr>
          <w:tab/>
        </w:r>
        <w:r w:rsidR="00AB637D">
          <w:rPr>
            <w:webHidden/>
          </w:rPr>
          <w:fldChar w:fldCharType="begin"/>
        </w:r>
        <w:r w:rsidR="00AB637D">
          <w:rPr>
            <w:webHidden/>
          </w:rPr>
          <w:instrText xml:space="preserve"> PAGEREF _Toc194042028 \h </w:instrText>
        </w:r>
        <w:r w:rsidR="00AB637D">
          <w:rPr>
            <w:webHidden/>
          </w:rPr>
        </w:r>
        <w:r w:rsidR="00AB637D">
          <w:rPr>
            <w:webHidden/>
          </w:rPr>
          <w:fldChar w:fldCharType="separate"/>
        </w:r>
        <w:r w:rsidR="00AB637D">
          <w:rPr>
            <w:webHidden/>
          </w:rPr>
          <w:t>15</w:t>
        </w:r>
        <w:r w:rsidR="00AB637D">
          <w:rPr>
            <w:webHidden/>
          </w:rPr>
          <w:fldChar w:fldCharType="end"/>
        </w:r>
      </w:hyperlink>
    </w:p>
    <w:p w14:paraId="328FB461" w14:textId="09802E14" w:rsidR="00F7732B" w:rsidRPr="0052186E" w:rsidRDefault="00F7732B" w:rsidP="00274D25">
      <w:pPr>
        <w:pStyle w:val="JRCText"/>
      </w:pPr>
      <w:r w:rsidRPr="0052186E">
        <w:rPr>
          <w:color w:val="2B579A"/>
          <w:sz w:val="22"/>
          <w:szCs w:val="22"/>
          <w:shd w:val="clear" w:color="auto" w:fill="E6E6E6"/>
        </w:rPr>
        <w:fldChar w:fldCharType="end"/>
      </w:r>
    </w:p>
    <w:p w14:paraId="24A6DF82" w14:textId="69137733" w:rsidR="003F13D5" w:rsidRPr="0052186E" w:rsidRDefault="003F13D5" w:rsidP="1F0EC7CB">
      <w:pPr>
        <w:rPr>
          <w:lang w:eastAsia="en-US"/>
        </w:rPr>
      </w:pPr>
    </w:p>
    <w:p w14:paraId="3E4F7D98" w14:textId="41A8BC97" w:rsidR="003F13D5" w:rsidRPr="0052186E" w:rsidRDefault="003F13D5" w:rsidP="1F0EC7CB">
      <w:pPr>
        <w:rPr>
          <w:lang w:eastAsia="en-US"/>
        </w:rPr>
        <w:sectPr w:rsidR="003F13D5" w:rsidRPr="0052186E" w:rsidSect="002C7224">
          <w:footerReference w:type="default" r:id="rId11"/>
          <w:footerReference w:type="first" r:id="rId12"/>
          <w:pgSz w:w="11906" w:h="16838"/>
          <w:pgMar w:top="1440" w:right="1440" w:bottom="1440" w:left="1440" w:header="709" w:footer="709" w:gutter="0"/>
          <w:pgNumType w:fmt="lowerRoman" w:start="1"/>
          <w:cols w:space="708"/>
          <w:docGrid w:linePitch="360"/>
        </w:sectPr>
      </w:pPr>
    </w:p>
    <w:p w14:paraId="46B037DE" w14:textId="66378C04" w:rsidR="00F25887" w:rsidRDefault="00F25887">
      <w:pPr>
        <w:spacing w:before="0" w:after="160"/>
        <w:jc w:val="left"/>
        <w:rPr>
          <w:ins w:id="0" w:author="BARBERO VIGNOLA Giulia (JRC-ISPRA)" w:date="2025-03-19T17:32:00Z"/>
          <w:rFonts w:eastAsia="Calibri"/>
          <w:b/>
          <w:bCs/>
          <w:color w:val="6CA644"/>
          <w:sz w:val="56"/>
          <w:szCs w:val="56"/>
          <w:lang w:eastAsia="en-US"/>
        </w:rPr>
      </w:pPr>
      <w:bookmarkStart w:id="1" w:name="_Toc160095594"/>
      <w:bookmarkStart w:id="2" w:name="_Toc161312013"/>
      <w:bookmarkStart w:id="3" w:name="_Toc184306446"/>
      <w:bookmarkStart w:id="4" w:name="_Toc184881532"/>
      <w:bookmarkStart w:id="5" w:name="_Toc184968562"/>
      <w:ins w:id="6" w:author="BARBERO VIGNOLA Giulia (JRC-ISPRA)" w:date="2025-03-19T17:32:00Z">
        <w:r>
          <w:br w:type="page"/>
        </w:r>
      </w:ins>
    </w:p>
    <w:p w14:paraId="21963723" w14:textId="009A9E1C" w:rsidR="00AC2B40" w:rsidRPr="0052186E" w:rsidRDefault="00EC064B" w:rsidP="00011B9E">
      <w:pPr>
        <w:pStyle w:val="JRCLevel-1title"/>
        <w:ind w:right="-755"/>
      </w:pPr>
      <w:bookmarkStart w:id="7" w:name="_Toc194042021"/>
      <w:r>
        <w:lastRenderedPageBreak/>
        <w:t>5</w:t>
      </w:r>
      <w:r w:rsidR="002C7224">
        <w:t xml:space="preserve">. </w:t>
      </w:r>
      <w:bookmarkEnd w:id="1"/>
      <w:bookmarkEnd w:id="2"/>
      <w:bookmarkEnd w:id="3"/>
      <w:bookmarkEnd w:id="4"/>
      <w:bookmarkEnd w:id="5"/>
      <w:r>
        <w:t>Closing the innovation gaps</w:t>
      </w:r>
      <w:bookmarkEnd w:id="7"/>
    </w:p>
    <w:p w14:paraId="3A80057F" w14:textId="5C48450E" w:rsidR="22499833" w:rsidRDefault="22499833" w:rsidP="609C799B">
      <w:pPr>
        <w:pStyle w:val="JRCText"/>
      </w:pPr>
      <w:r>
        <w:t>The first imperative identified by the EU competitiveness compass</w:t>
      </w:r>
      <w:r w:rsidR="00BD4921">
        <w:t xml:space="preserve"> </w:t>
      </w:r>
      <w:r w:rsidR="00BD4921">
        <w:fldChar w:fldCharType="begin"/>
      </w:r>
      <w:r w:rsidR="00BD4921">
        <w:instrText xml:space="preserve"> ADDIN ZOTERO_ITEM CSL_CITATION {"citationID":"Vl9G0P2j","properties":{"formattedCitation":"[1]","plainCitation":"[1]","noteIndex":0},"citationItems":[{"id":1584,"uris":["http://zotero.org/groups/5272309/items/ER2ZKF8C"],"itemData":{"id":1584,"type":"webpage","abstract":"Today, the Commission presents the Competitiveness Compass, the first major initiative of this mandate providing a strategic and clear framework to steer the Commission's work.","container-title":"European Commission - European Commission","genre":"Text","language":"en","title":"EU Compass to regain competitiveness","URL":"https://ec.europa.eu/commission/presscorner/detail/en/ip_25_339","accessed":{"date-parts":[["2025",2,17]]}}}],"schema":"https://github.com/citation-style-language/schema/raw/master/csl-citation.json"} </w:instrText>
      </w:r>
      <w:r w:rsidR="00BD4921">
        <w:fldChar w:fldCharType="separate"/>
      </w:r>
      <w:r w:rsidR="00BD4921" w:rsidRPr="00BD4921">
        <w:t>[1]</w:t>
      </w:r>
      <w:r w:rsidR="00BD4921">
        <w:fldChar w:fldCharType="end"/>
      </w:r>
      <w:r>
        <w:t xml:space="preserve"> is “closing the innovation gap”</w:t>
      </w:r>
      <w:r w:rsidR="03EE0DB0">
        <w:t xml:space="preserve">. In this chapter, we dive into how innovation </w:t>
      </w:r>
      <w:r w:rsidR="2A1466A5">
        <w:t xml:space="preserve">is a necessary leverage to reach </w:t>
      </w:r>
      <w:r w:rsidR="73C332E2">
        <w:t xml:space="preserve">the EGD’s targets. Following the </w:t>
      </w:r>
      <w:r w:rsidR="2F91C398">
        <w:t xml:space="preserve">lead of the competitiveness compass, we first present the role of research and innovation for </w:t>
      </w:r>
      <w:r w:rsidR="61D05D74">
        <w:t>achieving</w:t>
      </w:r>
      <w:r w:rsidR="2F91C398">
        <w:t xml:space="preserve"> a </w:t>
      </w:r>
      <w:r w:rsidR="322874D3">
        <w:t xml:space="preserve">competitive green transition </w:t>
      </w:r>
      <w:r w:rsidR="2F91C398">
        <w:t>in both the public and private sectors</w:t>
      </w:r>
      <w:r w:rsidR="28EECDAB">
        <w:t xml:space="preserve">. Then, we deepen some key innovation areas for the green transition, namely </w:t>
      </w:r>
      <w:r w:rsidR="00B56EDD">
        <w:t>bio-economy</w:t>
      </w:r>
      <w:r w:rsidR="28EECDAB">
        <w:t xml:space="preserve"> and biotechnologies</w:t>
      </w:r>
      <w:r w:rsidR="384BC1B7">
        <w:t xml:space="preserve">. We conclude with two sections regarding the twin transition (digital and green), where we </w:t>
      </w:r>
      <w:r w:rsidR="5C6781F8">
        <w:t xml:space="preserve">explain the key digital transformations to reach the EDG’s goals and the data necessary to support them. </w:t>
      </w:r>
    </w:p>
    <w:p w14:paraId="5FC1B69C" w14:textId="5C89BCFB" w:rsidR="00E9375D" w:rsidRPr="00EC064B" w:rsidRDefault="00EC064B" w:rsidP="00065EAE">
      <w:pPr>
        <w:pStyle w:val="JRCLevel-2title"/>
        <w:ind w:hanging="1427"/>
      </w:pPr>
      <w:bookmarkStart w:id="8" w:name="_Toc194042022"/>
      <w:r>
        <w:t xml:space="preserve">5.1 </w:t>
      </w:r>
      <w:r w:rsidR="547778D3">
        <w:t>The r</w:t>
      </w:r>
      <w:r>
        <w:t>ole of research and innovation</w:t>
      </w:r>
      <w:bookmarkEnd w:id="8"/>
    </w:p>
    <w:p w14:paraId="0E1CA569" w14:textId="6A9E93A3" w:rsidR="00D738C3" w:rsidRPr="00065EAE" w:rsidRDefault="00D738C3" w:rsidP="00065EAE">
      <w:pPr>
        <w:rPr>
          <w:sz w:val="22"/>
          <w:szCs w:val="22"/>
        </w:rPr>
      </w:pPr>
      <w:r w:rsidRPr="595C0A91">
        <w:rPr>
          <w:rFonts w:eastAsia="EC Square Sans Pro" w:cs="EC Square Sans Pro"/>
          <w:sz w:val="22"/>
          <w:szCs w:val="22"/>
        </w:rPr>
        <w:t>Research and innovation (R&amp;I) are central to Europe’s strategic objectives, especially the EU ambitions for decarbonisation and the transition to a net-zero economy. However, despite considerable efforts, the EU has consistently fallen short of its target of 3% of GDP for R&amp;I investment</w:t>
      </w:r>
      <w:r w:rsidR="006C57B6" w:rsidRPr="595C0A91">
        <w:rPr>
          <w:rFonts w:eastAsia="EC Square Sans Pro" w:cs="EC Square Sans Pro"/>
          <w:sz w:val="22"/>
          <w:szCs w:val="22"/>
        </w:rPr>
        <w:t xml:space="preserve"> </w:t>
      </w:r>
      <w:r w:rsidRPr="595C0A91">
        <w:rPr>
          <w:rFonts w:eastAsia="EC Square Sans Pro" w:cs="EC Square Sans Pro"/>
          <w:sz w:val="22"/>
          <w:szCs w:val="22"/>
        </w:rPr>
        <w:fldChar w:fldCharType="begin"/>
      </w:r>
      <w:r w:rsidRPr="595C0A91">
        <w:rPr>
          <w:rFonts w:eastAsia="EC Square Sans Pro" w:cs="EC Square Sans Pro"/>
          <w:sz w:val="22"/>
          <w:szCs w:val="22"/>
        </w:rPr>
        <w:instrText xml:space="preserve"> ADDIN ZOTERO_ITEM CSL_CITATION {"citationID":"gVMS4yPO","properties":{"formattedCitation":"[2]","plainCitation":"[2]","noteIndex":0},"citationItems":[{"id":1863,"uris":["http://zotero.org/groups/5272309/items/VSM92TK4"],"itemData":{"id":1863,"type":"webpage","title":"PRESIDENCY CONCLUSIONS LISBON EUROPEAN COUNCIL 23 AND 24 MARCH 2000","URL":"https://www.consilium.europa.eu/uedocs/cms_data/docs/pressdata/en/ec/00100-r1.en0.htm","author":[{"family":"European Council","given":""}],"accessed":{"date-parts":[["2025",4,1]]},"issued":{"date-parts":[["2000"]]}}}],"schema":"https://github.com/citation-style-language/schema/raw/master/csl-citation.json"} </w:instrText>
      </w:r>
      <w:r w:rsidRPr="595C0A91">
        <w:rPr>
          <w:rFonts w:eastAsia="EC Square Sans Pro" w:cs="EC Square Sans Pro"/>
          <w:sz w:val="22"/>
          <w:szCs w:val="22"/>
        </w:rPr>
        <w:fldChar w:fldCharType="separate"/>
      </w:r>
      <w:r w:rsidR="006C57B6" w:rsidRPr="595C0A91">
        <w:rPr>
          <w:rFonts w:eastAsia="EC Square Sans Pro"/>
          <w:sz w:val="22"/>
          <w:szCs w:val="22"/>
        </w:rPr>
        <w:t>[2]</w:t>
      </w:r>
      <w:r w:rsidRPr="595C0A91">
        <w:rPr>
          <w:rFonts w:eastAsia="EC Square Sans Pro" w:cs="EC Square Sans Pro"/>
          <w:sz w:val="22"/>
          <w:szCs w:val="22"/>
        </w:rPr>
        <w:fldChar w:fldCharType="end"/>
      </w:r>
      <w:r w:rsidRPr="595C0A91">
        <w:rPr>
          <w:rFonts w:eastAsia="EC Square Sans Pro" w:cs="EC Square Sans Pro"/>
          <w:sz w:val="22"/>
          <w:szCs w:val="22"/>
        </w:rPr>
        <w:t>, a crucial figure for long-term progress. EU leaders</w:t>
      </w:r>
      <w:r w:rsidR="006C57B6" w:rsidRPr="595C0A91">
        <w:rPr>
          <w:rFonts w:eastAsia="EC Square Sans Pro" w:cs="EC Square Sans Pro"/>
          <w:sz w:val="22"/>
          <w:szCs w:val="22"/>
        </w:rPr>
        <w:t xml:space="preserve"> </w:t>
      </w:r>
      <w:commentRangeStart w:id="9"/>
      <w:commentRangeStart w:id="10"/>
      <w:r w:rsidRPr="595C0A91">
        <w:rPr>
          <w:rFonts w:eastAsia="EC Square Sans Pro" w:cs="EC Square Sans Pro"/>
          <w:sz w:val="22"/>
          <w:szCs w:val="22"/>
        </w:rPr>
        <w:fldChar w:fldCharType="begin"/>
      </w:r>
      <w:r w:rsidRPr="595C0A91">
        <w:rPr>
          <w:rFonts w:eastAsia="EC Square Sans Pro" w:cs="EC Square Sans Pro"/>
          <w:sz w:val="22"/>
          <w:szCs w:val="22"/>
        </w:rPr>
        <w:instrText xml:space="preserve"> ADDIN ZOTERO_ITEM CSL_CITATION {"citationID":"hGc4tXQG","properties":{"formattedCitation":"[3, p. 3]","plainCitation":"[3, p. 3]","noteIndex":0},"citationItems":[{"id":1864,"uris":["http://zotero.org/groups/5272309/items/DIVT6BMA"],"itemData":{"id":1864,"type":"legislation","title":"EUCO 12/24","URL":"https://www.consilium.europa.eu/media/m5jlwe0p/euco-conclusions-20240417-18-en.pdf","volume":"CO EUR 10 CONCL 3","author":[{"family":"European Council","given":""}],"issued":{"date-parts":[["2024",4,18]]}},"locator":"3"}],"schema":"https://github.com/citation-style-language/schema/raw/master/csl-citation.json"} </w:instrText>
      </w:r>
      <w:r w:rsidRPr="595C0A91">
        <w:rPr>
          <w:rFonts w:eastAsia="EC Square Sans Pro" w:cs="EC Square Sans Pro"/>
          <w:sz w:val="22"/>
          <w:szCs w:val="22"/>
        </w:rPr>
        <w:fldChar w:fldCharType="separate"/>
      </w:r>
      <w:r w:rsidR="006C57B6" w:rsidRPr="595C0A91">
        <w:rPr>
          <w:rFonts w:eastAsia="EC Square Sans Pro"/>
          <w:sz w:val="22"/>
          <w:szCs w:val="22"/>
        </w:rPr>
        <w:t>[3, p. 3]</w:t>
      </w:r>
      <w:r w:rsidRPr="595C0A91">
        <w:rPr>
          <w:rFonts w:eastAsia="EC Square Sans Pro" w:cs="EC Square Sans Pro"/>
          <w:sz w:val="22"/>
          <w:szCs w:val="22"/>
        </w:rPr>
        <w:fldChar w:fldCharType="end"/>
      </w:r>
      <w:commentRangeEnd w:id="9"/>
      <w:r>
        <w:rPr>
          <w:rStyle w:val="CommentReference"/>
        </w:rPr>
        <w:commentReference w:id="9"/>
      </w:r>
      <w:commentRangeEnd w:id="10"/>
      <w:r>
        <w:rPr>
          <w:rStyle w:val="CommentReference"/>
        </w:rPr>
        <w:commentReference w:id="10"/>
      </w:r>
      <w:r w:rsidRPr="595C0A91">
        <w:rPr>
          <w:rFonts w:eastAsia="EC Square Sans Pro" w:cs="EC Square Sans Pro"/>
          <w:sz w:val="22"/>
          <w:szCs w:val="22"/>
        </w:rPr>
        <w:t xml:space="preserve"> have recently re-affirmed this target, calling for an innovation-friendly environment based on excellent science, aiming to accelerate market adoption and the industrial scaling of innovations.</w:t>
      </w:r>
    </w:p>
    <w:p w14:paraId="7C027572" w14:textId="619445D1"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t>Currently, the EU’s research and development (R&amp;D) intensity stands at 2.2% of GDP</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wwNYVbc3","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[4]</w:t>
      </w:r>
      <w:r w:rsidR="006C57B6">
        <w:rPr>
          <w:rFonts w:eastAsia="EC Square Sans Pro" w:cs="EC Square Sans Pro"/>
          <w:sz w:val="22"/>
          <w:szCs w:val="22"/>
        </w:rPr>
        <w:fldChar w:fldCharType="end"/>
      </w:r>
      <w:r w:rsidRPr="00065EAE">
        <w:rPr>
          <w:rFonts w:eastAsia="EC Square Sans Pro" w:cs="EC Square Sans Pro"/>
          <w:sz w:val="22"/>
          <w:szCs w:val="22"/>
        </w:rPr>
        <w:t>, lagging behind global competitors such as the US, China, Japan, and South Korea. While public investment in clean energy technologies has grown, notably through Horizon Europe and national funding, private sector contributions remain insufficient. Europe excels in green technologies like wind energy and hydrogen, but faces increasing challenges in digital sectors, where countries like the US and China are advancing rapidly. This growing technological gap undermines Europe's global competitiveness.</w:t>
      </w:r>
    </w:p>
    <w:p w14:paraId="0560A17C" w14:textId="4C5E8888" w:rsidR="00D738C3" w:rsidRPr="00065EAE" w:rsidRDefault="00D738C3" w:rsidP="00065EAE">
      <w:pPr>
        <w:rPr>
          <w:sz w:val="22"/>
          <w:szCs w:val="22"/>
        </w:rPr>
      </w:pPr>
      <w:r w:rsidRPr="00065EAE">
        <w:rPr>
          <w:rFonts w:eastAsia="EC Square Sans Pro" w:cs="EC Square Sans Pro"/>
          <w:sz w:val="22"/>
          <w:szCs w:val="22"/>
        </w:rPr>
        <w:t>A key issue is the underutilisation of Europe’s R&amp;I ecosystem, with significant innovation divides across Member States, particularly in southern and eastern Europe. Although public R&amp;I investment is rising, regional disparities persist, impeding progress and hindering Europe’s ability to compete in emerging technologies</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ZrNblV5x","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[4]</w:t>
      </w:r>
      <w:r w:rsidR="006C57B6">
        <w:rPr>
          <w:rFonts w:eastAsia="EC Square Sans Pro" w:cs="EC Square Sans Pro"/>
          <w:sz w:val="22"/>
          <w:szCs w:val="22"/>
        </w:rPr>
        <w:fldChar w:fldCharType="end"/>
      </w:r>
      <w:r w:rsidRPr="00065EAE">
        <w:rPr>
          <w:rFonts w:eastAsia="EC Square Sans Pro" w:cs="EC Square Sans Pro"/>
          <w:sz w:val="22"/>
          <w:szCs w:val="22"/>
        </w:rPr>
        <w:t>. Addressing this gap requires coordinated investments and stronger public-private collaboration.</w:t>
      </w:r>
    </w:p>
    <w:p w14:paraId="671FCA51" w14:textId="7E863E68" w:rsidR="00D738C3" w:rsidRPr="00065EAE" w:rsidRDefault="00D738C3" w:rsidP="00065EAE">
      <w:pPr>
        <w:rPr>
          <w:sz w:val="22"/>
          <w:szCs w:val="22"/>
        </w:rPr>
      </w:pPr>
      <w:r w:rsidRPr="00065EAE">
        <w:rPr>
          <w:rFonts w:eastAsia="EC Square Sans Pro" w:cs="EC Square Sans Pro"/>
          <w:sz w:val="22"/>
          <w:szCs w:val="22"/>
        </w:rPr>
        <w:t>Moreover, the decline in government support for private R&amp;D, which fell by 3.4% in 2020, further deepens the issue</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70AM7kx0","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[4]</w:t>
      </w:r>
      <w:r w:rsidR="006C57B6">
        <w:rPr>
          <w:rFonts w:eastAsia="EC Square Sans Pro" w:cs="EC Square Sans Pro"/>
          <w:sz w:val="22"/>
          <w:szCs w:val="22"/>
        </w:rPr>
        <w:fldChar w:fldCharType="end"/>
      </w:r>
      <w:r w:rsidRPr="00065EAE">
        <w:rPr>
          <w:rFonts w:eastAsia="EC Square Sans Pro" w:cs="EC Square Sans Pro"/>
          <w:sz w:val="22"/>
          <w:szCs w:val="22"/>
        </w:rPr>
        <w:t>. To bridge the innovation gap, the EU needs more robust public-private partnerships, especially in green technologies, and focus on scaling up green start-ups, which face high costs and limited funding. The EU faces barriers in bringing innovation to market and scaling up in the field of clean technologies. A dedicated EU Start-up and Scale-up Strategy</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6C57B6">
        <w:rPr>
          <w:rFonts w:eastAsia="EC Square Sans Pro" w:cs="EC Square Sans Pro"/>
          <w:sz w:val="22"/>
          <w:szCs w:val="22"/>
        </w:rPr>
        <w:instrText xml:space="preserve"> ADDIN ZOTERO_ITEM CSL_CITATION {"citationID":"L5ESWC22","properties":{"formattedCitation":"[5]","plainCitation":"[5]","noteIndex":0},"citationItems":[{"id":1866,"uris":["http://zotero.org/groups/5272309/items/TTMRQIMY"],"itemData":{"id":1866,"type":"webpage","abstract":"The Commission is developing a Startup and Scaleup Strategy in 2025. Why it's needed, how to contribute, events and news.","language":"en","title":"Towards an EU Startup and Scaleup Strategy - European Commission","URL":"https://research-and-innovation.ec.europa.eu/strategy/strategy-research-and-innovation/jobs-and-economy/towards-eu-startup-and-scaleup-strategy_en","accessed":{"date-parts":[["2025",4,1]]}}}],"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[5]</w:t>
      </w:r>
      <w:r w:rsidR="006C57B6">
        <w:rPr>
          <w:rFonts w:eastAsia="EC Square Sans Pro" w:cs="EC Square Sans Pro"/>
          <w:sz w:val="22"/>
          <w:szCs w:val="22"/>
        </w:rPr>
        <w:fldChar w:fldCharType="end"/>
      </w:r>
      <w:r w:rsidRPr="00065EAE">
        <w:rPr>
          <w:rFonts w:eastAsia="EC Square Sans Pro" w:cs="EC Square Sans Pro"/>
          <w:sz w:val="22"/>
          <w:szCs w:val="22"/>
        </w:rPr>
        <w:t>, as indicated in the Competitiveness Compass</w:t>
      </w:r>
      <w:r w:rsidR="006C57B6">
        <w:rPr>
          <w:rFonts w:eastAsia="EC Square Sans Pro" w:cs="EC Square Sans Pro"/>
          <w:sz w:val="22"/>
          <w:szCs w:val="22"/>
        </w:rPr>
        <w:t xml:space="preserve"> </w:t>
      </w:r>
      <w:r w:rsidR="006C57B6">
        <w:rPr>
          <w:rFonts w:eastAsia="EC Square Sans Pro" w:cs="EC Square Sans Pro"/>
          <w:sz w:val="22"/>
          <w:szCs w:val="22"/>
        </w:rPr>
        <w:fldChar w:fldCharType="begin"/>
      </w:r>
      <w:r w:rsidR="006C57B6">
        <w:rPr>
          <w:rFonts w:eastAsia="EC Square Sans Pro" w:cs="EC Square Sans Pro"/>
          <w:sz w:val="22"/>
          <w:szCs w:val="22"/>
        </w:rPr>
        <w:instrText xml:space="preserve"> ADDIN ZOTERO_ITEM CSL_CITATION {"citationID":"Pssa7AaC","properties":{"formattedCitation":"[6]","plainCitation":"[6]","noteIndex":0},"citationItems":[{"id":1595,"uris":["http://zotero.org/groups/5272309/items/4S5P8PB6"],"itemData":{"id":1595,"type":"bill","language":"en","title":"COMMUNICATION FROM THE COMMISSION TO THE EUROPEAN PARLIAMENT, THE EUROPEAN COUNCIL, THE COUNCIL, THE EUROPEAN ECONOMIC AND SOCIAL COMMITTEE AND THE COMMITTEE OF THE REGIONS A Competitiveness Compass for the EU","URL":"https://eur-lex.europa.eu/legal-content/EN/TXT/?uri=CELEX%3A52025DC0030","author":[{"literal":"EUROPEAN COMMISSION"}],"accessed":{"date-parts":[["2025",3,4]]},"issued":{"date-parts":[["2025"]]}}}],"schema":"https://github.com/citation-style-language/schema/raw/master/csl-citation.json"} </w:instrText>
      </w:r>
      <w:r w:rsidR="006C57B6">
        <w:rPr>
          <w:rFonts w:eastAsia="EC Square Sans Pro" w:cs="EC Square Sans Pro"/>
          <w:sz w:val="22"/>
          <w:szCs w:val="22"/>
        </w:rPr>
        <w:fldChar w:fldCharType="separate"/>
      </w:r>
      <w:r w:rsidR="006C57B6" w:rsidRPr="006C57B6">
        <w:rPr>
          <w:rFonts w:eastAsia="EC Square Sans Pro"/>
          <w:sz w:val="22"/>
        </w:rPr>
        <w:t>[6]</w:t>
      </w:r>
      <w:r w:rsidR="006C57B6">
        <w:rPr>
          <w:rFonts w:eastAsia="EC Square Sans Pro" w:cs="EC Square Sans Pro"/>
          <w:sz w:val="22"/>
          <w:szCs w:val="22"/>
        </w:rPr>
        <w:fldChar w:fldCharType="end"/>
      </w:r>
      <w:r w:rsidRPr="00065EAE">
        <w:rPr>
          <w:rFonts w:eastAsia="EC Square Sans Pro" w:cs="EC Square Sans Pro"/>
          <w:sz w:val="22"/>
          <w:szCs w:val="22"/>
        </w:rPr>
        <w:t>, will address the barriers to business growth by strengthening university-business collaboration, improving patent commercialization, and enhancing access to risk capital. It will address market fragmentation, talent mobility, and innovation support. The Competitiveness Compass also mentions the European Innovation Act, which will further boost access to research infrastructures, intellectual assets, and regulatory sandboxes for testing new ideas.</w:t>
      </w:r>
    </w:p>
    <w:p w14:paraId="49A16F13" w14:textId="3E39880B" w:rsidR="00D738C3" w:rsidRPr="00065EAE" w:rsidRDefault="00D738C3" w:rsidP="00065EAE">
      <w:pPr>
        <w:rPr>
          <w:sz w:val="22"/>
          <w:szCs w:val="22"/>
        </w:rPr>
      </w:pPr>
      <w:r w:rsidRPr="00065EAE">
        <w:rPr>
          <w:rFonts w:eastAsia="EC Square Sans Pro" w:cs="EC Square Sans Pro"/>
          <w:sz w:val="22"/>
          <w:szCs w:val="22"/>
        </w:rPr>
        <w:t>In his report</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{"citationID":"DgMr4b1o","properties":{"formattedCitation":"[7]","plainCitation":"[7]","noteIndex":0},"citationItems":[{"id":1712,"uris":["http://zotero.org/groups/5272309/items/5EBMMZJ6"],"itemData":{"id":1712,"type":"report","abstract":"European Circular Economy Stakeholder Platform - A joint initiative by the European Commission and the European Economic and Social Committee","language":"en","publisher":"Jacques Delors Institute","title":"Much more than a market – Speed, Security, Solidarity","URL":"https://circulareconomy.europa.eu/platform/en/knowledge/much-more-market-speed-security-solidarity","author":[{"literal":"Enrico Letta"}],"accessed":{"date-parts":[["2025",3,20]]},"issued":{"date-parts":[["2024",4,30]]}}}],"schema":"https://github.com/citation-style-language/schema/raw/master/csl-citation.json"}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[7]</w:t>
      </w:r>
      <w:r w:rsidR="0096669C">
        <w:rPr>
          <w:rFonts w:eastAsia="EC Square Sans Pro" w:cs="EC Square Sans Pro"/>
          <w:sz w:val="22"/>
          <w:szCs w:val="22"/>
        </w:rPr>
        <w:fldChar w:fldCharType="end"/>
      </w:r>
      <w:r w:rsidRPr="00065EAE">
        <w:rPr>
          <w:rFonts w:eastAsia="EC Square Sans Pro" w:cs="EC Square Sans Pro"/>
          <w:sz w:val="22"/>
          <w:szCs w:val="22"/>
        </w:rPr>
        <w:t>, Letta suggests introducing a "fifth freedom" to complement the traditional four—people, capital, goods, and services</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{"citationID":"nhRfCXLK","properties":{"formattedCitation":"[8]","plainCitation":"[8]","noteIndex":0},"citationItems":[{"id":1868,"uris":["http://zotero.org/groups/5272309/items/7AHGHJ42"],"itemData":{"id":1868,"type":"document","archive":"European Council Oversight Unit","archive_location":"PE 762.875","publisher":"EPRS | European Parliamentary Research Service","title":"Competitiveness on the European Council agenda","title-short":"Post-European Council Briefing","URL":"https://www.europarl.europa.eu/RegData/etudes/BRIE/2024/762875/EPRS_BRI(2024)762875_EN.pdf","author":[{"family":"Papunen","given":"Annastiina"}],"issued":{"date-parts":[["2024",11]]}}}],"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[8]</w:t>
      </w:r>
      <w:r w:rsidR="0096669C">
        <w:rPr>
          <w:rFonts w:eastAsia="EC Square Sans Pro" w:cs="EC Square Sans Pro"/>
          <w:sz w:val="22"/>
          <w:szCs w:val="22"/>
        </w:rPr>
        <w:fldChar w:fldCharType="end"/>
      </w:r>
      <w:r w:rsidRPr="00065EAE">
        <w:rPr>
          <w:rFonts w:eastAsia="EC Square Sans Pro" w:cs="EC Square Sans Pro"/>
          <w:sz w:val="22"/>
          <w:szCs w:val="22"/>
        </w:rPr>
        <w:t>. This new freedom would focus on the unrestricted movement of research, innovation, knowledge, and education, strengthening the single market</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{"citationID":"Ga9fzjVp","properties":{"formattedCitation":"[9]","plainCitation":"[9]","noteIndex":0},"citationItems":[{"id":1869,"uris":["http://zotero.org/groups/5272309/items/5T9UUNWY"],"itemData":{"id":1869,"type":"webpage","abstract":"The European Single Market is considered one of the EU’s biggest accomplishments – and for good reason. It enables EU citizens to travel, live, work, study, retire, trade and do business wherever they wish. Simply put, the European Single Market makes the daily lives of European consumers and businesses much easier.","language":"en","title":"Free movement of research and innovation will be central to renewing Europe’s Single Market | Horizon Magazine","URL":"https://projects.research-and-innovation.ec.europa.eu/en/horizon-magazine/free-movement-research-and-innovation-will-be-central-renewing-europes-single-market","accessed":{"date-parts":[["2025",4,1]]},"issued":{"date-parts":[["2024",6,24]]}}}],"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[9]</w:t>
      </w:r>
      <w:r w:rsidR="0096669C">
        <w:rPr>
          <w:rFonts w:eastAsia="EC Square Sans Pro" w:cs="EC Square Sans Pro"/>
          <w:sz w:val="22"/>
          <w:szCs w:val="22"/>
        </w:rPr>
        <w:fldChar w:fldCharType="end"/>
      </w:r>
      <w:r w:rsidRPr="00065EAE">
        <w:rPr>
          <w:rFonts w:eastAsia="EC Square Sans Pro" w:cs="EC Square Sans Pro"/>
          <w:sz w:val="22"/>
          <w:szCs w:val="22"/>
        </w:rPr>
        <w:t xml:space="preserve">. </w:t>
      </w:r>
    </w:p>
    <w:p w14:paraId="512F0A16" w14:textId="607D8D9D" w:rsidR="00D738C3" w:rsidRPr="00065EAE" w:rsidRDefault="00D738C3" w:rsidP="00065EAE">
      <w:pPr>
        <w:rPr>
          <w:sz w:val="22"/>
          <w:szCs w:val="22"/>
        </w:rPr>
      </w:pPr>
      <w:r w:rsidRPr="00065EAE">
        <w:rPr>
          <w:rFonts w:eastAsia="EC Square Sans Pro" w:cs="EC Square Sans Pro"/>
          <w:sz w:val="22"/>
          <w:szCs w:val="22"/>
        </w:rPr>
        <w:t>The Draghi report</w:t>
      </w:r>
      <w:r w:rsidR="0096669C">
        <w:rPr>
          <w:rFonts w:eastAsia="EC Square Sans Pro" w:cs="EC Square Sans Pro"/>
          <w:sz w:val="22"/>
          <w:szCs w:val="22"/>
        </w:rPr>
        <w:t xml:space="preserve"> </w:t>
      </w:r>
      <w:r w:rsidR="0096669C">
        <w:rPr>
          <w:rFonts w:eastAsia="EC Square Sans Pro" w:cs="EC Square Sans Pro"/>
          <w:sz w:val="22"/>
          <w:szCs w:val="22"/>
        </w:rPr>
        <w:fldChar w:fldCharType="begin"/>
      </w:r>
      <w:r w:rsidR="0096669C">
        <w:rPr>
          <w:rFonts w:eastAsia="EC Square Sans Pro" w:cs="EC Square Sans Pro"/>
          <w:sz w:val="22"/>
          <w:szCs w:val="22"/>
        </w:rPr>
        <w:instrText xml:space="preserve"> ADDIN ZOTERO_ITEM CSL_CITATION {"citationID":"rAGdGT5p","properties":{"formattedCitation":"[10]","plainCitation":"[10]","noteIndex":0},"citationItems":[{"id":1443,"uris":["http://zotero.org/groups/5272309/items/7JVIX6V6"],"itemData":{"id":1443,"type":"report","publisher":"EU","title":"The future of European competitivenes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sidR="0096669C">
        <w:rPr>
          <w:rFonts w:eastAsia="EC Square Sans Pro" w:cs="EC Square Sans Pro"/>
          <w:sz w:val="22"/>
          <w:szCs w:val="22"/>
        </w:rPr>
        <w:fldChar w:fldCharType="separate"/>
      </w:r>
      <w:r w:rsidR="0096669C" w:rsidRPr="0096669C">
        <w:rPr>
          <w:rFonts w:eastAsia="EC Square Sans Pro"/>
          <w:sz w:val="22"/>
        </w:rPr>
        <w:t>[10]</w:t>
      </w:r>
      <w:r w:rsidR="0096669C">
        <w:rPr>
          <w:rFonts w:eastAsia="EC Square Sans Pro" w:cs="EC Square Sans Pro"/>
          <w:sz w:val="22"/>
          <w:szCs w:val="22"/>
        </w:rPr>
        <w:fldChar w:fldCharType="end"/>
      </w:r>
      <w:r w:rsidRPr="00065EAE">
        <w:rPr>
          <w:rFonts w:eastAsia="EC Square Sans Pro" w:cs="EC Square Sans Pro"/>
          <w:sz w:val="22"/>
          <w:szCs w:val="22"/>
        </w:rPr>
        <w:t xml:space="preserve"> urges the EU to implement a new competitiveness strategy, recommending an annual investment of EUR 750 – 800 billion, primarily from the private sector. This strategy emphasises reinforcing Europe’s leadership in areas where it excels, while also advancing in emerging technologies. It also calls for better alignment between R&amp;I efforts and industrial policies.</w:t>
      </w:r>
    </w:p>
    <w:p w14:paraId="14A2D433" w14:textId="5DB525E1"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lastRenderedPageBreak/>
        <w:t>To boost competitiveness, the EU must prioritise R&amp;I at the core of its economy, aiming to double its research budget to EUR 220 billion for the next funding period</w:t>
      </w:r>
      <w:r w:rsidR="00233384">
        <w:rPr>
          <w:rFonts w:eastAsia="EC Square Sans Pro" w:cs="EC Square Sans Pro"/>
          <w:sz w:val="22"/>
          <w:szCs w:val="22"/>
        </w:rPr>
        <w:t xml:space="preserve"> </w:t>
      </w:r>
      <w:r w:rsidR="00233384">
        <w:rPr>
          <w:rFonts w:eastAsia="EC Square Sans Pro" w:cs="EC Square Sans Pro"/>
          <w:sz w:val="22"/>
          <w:szCs w:val="22"/>
        </w:rPr>
        <w:fldChar w:fldCharType="begin"/>
      </w:r>
      <w:r w:rsidR="00233384">
        <w:rPr>
          <w:rFonts w:eastAsia="EC Square Sans Pro" w:cs="EC Square Sans Pro"/>
          <w:sz w:val="22"/>
          <w:szCs w:val="22"/>
        </w:rPr>
        <w:instrText xml:space="preserve"> ADDIN ZOTERO_ITEM CSL_CITATION {"citationID":"V1mLRuuG","properties":{"formattedCitation":"[11]","plainCitation":"[11]","noteIndex":0},"citationItems":[{"id":1870,"uris":["http://zotero.org/groups/5272309/items/VBZAWNNM"],"itemData":{"id":1870,"type":"book","event-place":"LU","language":"eng","publisher":"Publications Office","publisher-place":"LU","source":"DOI.org (CSL JSON)","title":"Align, act, accelerate :research, technology and innovation to boost European competitiveness.","title-short":"Align, act, accelerate","URL":"https://data.europa.eu/doi/10.2777/0665965","author":[{"literal":"European Commission. Directorate General for Research and Innovation."}],"accessed":{"date-parts":[["2025",4,1]]},"issued":{"date-parts":[["2024"]]}}}],"schema":"https://github.com/citation-style-language/schema/raw/master/csl-citation.json"} </w:instrText>
      </w:r>
      <w:r w:rsidR="00233384">
        <w:rPr>
          <w:rFonts w:eastAsia="EC Square Sans Pro" w:cs="EC Square Sans Pro"/>
          <w:sz w:val="22"/>
          <w:szCs w:val="22"/>
        </w:rPr>
        <w:fldChar w:fldCharType="separate"/>
      </w:r>
      <w:r w:rsidR="00233384" w:rsidRPr="00233384">
        <w:rPr>
          <w:rFonts w:eastAsia="EC Square Sans Pro"/>
          <w:sz w:val="22"/>
        </w:rPr>
        <w:t>[11]</w:t>
      </w:r>
      <w:r w:rsidR="00233384">
        <w:rPr>
          <w:rFonts w:eastAsia="EC Square Sans Pro" w:cs="EC Square Sans Pro"/>
          <w:sz w:val="22"/>
          <w:szCs w:val="22"/>
        </w:rPr>
        <w:fldChar w:fldCharType="end"/>
      </w:r>
      <w:r w:rsidRPr="00065EAE">
        <w:rPr>
          <w:rFonts w:eastAsia="EC Square Sans Pro" w:cs="EC Square Sans Pro"/>
          <w:sz w:val="22"/>
          <w:szCs w:val="22"/>
        </w:rPr>
        <w:t xml:space="preserve">, while simplifying procedures and reducing costs for participants. Horizon Europe, the EU’s flagship research funding programme, with nearly EUR 100 billion allocated for 2021-2027, is a critical tool in this effort. </w:t>
      </w:r>
    </w:p>
    <w:p w14:paraId="45B352B6" w14:textId="02814F95"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t>While the decrease in R&amp;D productivity is a global phenomenon, EU-based firms show lower R&amp;D productivity, particularly in generating sales and new ideas</w:t>
      </w:r>
      <w:r w:rsidR="00233384">
        <w:rPr>
          <w:rFonts w:eastAsia="EC Square Sans Pro" w:cs="EC Square Sans Pro"/>
          <w:sz w:val="22"/>
          <w:szCs w:val="22"/>
        </w:rPr>
        <w:t xml:space="preserve"> </w:t>
      </w:r>
      <w:r w:rsidR="00233384">
        <w:rPr>
          <w:rFonts w:eastAsia="EC Square Sans Pro" w:cs="EC Square Sans Pro"/>
          <w:sz w:val="22"/>
          <w:szCs w:val="22"/>
        </w:rPr>
        <w:fldChar w:fldCharType="begin"/>
      </w:r>
      <w:r w:rsidR="00233384">
        <w:rPr>
          <w:rFonts w:eastAsia="EC Square Sans Pro" w:cs="EC Square Sans Pro"/>
          <w:sz w:val="22"/>
          <w:szCs w:val="22"/>
        </w:rPr>
        <w:instrText xml:space="preserve"> ADDIN ZOTERO_ITEM CSL_CITATION {"citationID":"6AwDewR0","properties":{"formattedCitation":"[12]","plainCitation":"[12]","noteIndex":0},"citationItems":[{"id":1871,"uris":["http://zotero.org/groups/5272309/items/I9GTFEAA"],"itemData":{"id":1871,"type":"book","event-place":"LU","language":"eng","publisher":"Publications Office","publisher-place":"LU","source":"DOI.org (CSL JSON)","title":"2024 EU industrial R&amp;D investment scoreboard.","URL":"https://data.europa.eu/doi/10.2760/9892018","author":[{"literal":"European Commission. Joint Research Centre."}],"accessed":{"date-parts":[["2025",4,1]]},"issued":{"date-parts":[["2024"]]}}}],"schema":"https://github.com/citation-style-language/schema/raw/master/csl-citation.json"} </w:instrText>
      </w:r>
      <w:r w:rsidR="00233384">
        <w:rPr>
          <w:rFonts w:eastAsia="EC Square Sans Pro" w:cs="EC Square Sans Pro"/>
          <w:sz w:val="22"/>
          <w:szCs w:val="22"/>
        </w:rPr>
        <w:fldChar w:fldCharType="separate"/>
      </w:r>
      <w:r w:rsidR="00233384" w:rsidRPr="00233384">
        <w:rPr>
          <w:rFonts w:eastAsia="EC Square Sans Pro"/>
          <w:sz w:val="22"/>
        </w:rPr>
        <w:t>[12]</w:t>
      </w:r>
      <w:r w:rsidR="00233384">
        <w:rPr>
          <w:rFonts w:eastAsia="EC Square Sans Pro" w:cs="EC Square Sans Pro"/>
          <w:sz w:val="22"/>
          <w:szCs w:val="22"/>
        </w:rPr>
        <w:fldChar w:fldCharType="end"/>
      </w:r>
      <w:r w:rsidRPr="00065EAE">
        <w:rPr>
          <w:rFonts w:eastAsia="EC Square Sans Pro" w:cs="EC Square Sans Pro"/>
          <w:sz w:val="22"/>
          <w:szCs w:val="22"/>
        </w:rPr>
        <w:t>. Simply increasing R&amp;D investments is not enough. To enhance innovation, the EU needs to improve R&amp;D processes, attract and retain top talent, and develop more effective policy instruments to drive impactful innovations.</w:t>
      </w:r>
    </w:p>
    <w:p w14:paraId="0B78F413" w14:textId="38BE09FE" w:rsidR="00D738C3" w:rsidRPr="00065EAE" w:rsidRDefault="0592ECE4" w:rsidP="00065EAE">
      <w:pPr>
        <w:rPr>
          <w:rFonts w:eastAsia="EC Square Sans Pro" w:cs="EC Square Sans Pro"/>
          <w:sz w:val="22"/>
          <w:szCs w:val="22"/>
        </w:rPr>
      </w:pPr>
      <w:r w:rsidRPr="2057C208">
        <w:rPr>
          <w:rFonts w:eastAsia="EC Square Sans Pro" w:cs="EC Square Sans Pro"/>
          <w:sz w:val="22"/>
          <w:szCs w:val="22"/>
        </w:rPr>
        <w:t>Looking ahead, Europe must also strengthen international scientific cooperation, particularly with researchers in China, the USA, Africa, and Latin America, to maintain its global relevance. A critical goal will be reversing the brain drain of young scientists from Europe, fostering a “brain gain” to ensure a sustainable and innovative future for the continent</w:t>
      </w:r>
      <w:r w:rsidR="00233384">
        <w:rPr>
          <w:rFonts w:eastAsia="EC Square Sans Pro" w:cs="EC Square Sans Pro"/>
          <w:sz w:val="22"/>
          <w:szCs w:val="22"/>
        </w:rPr>
        <w:t xml:space="preserve"> </w:t>
      </w:r>
      <w:r w:rsidR="00233384">
        <w:rPr>
          <w:rFonts w:eastAsia="EC Square Sans Pro" w:cs="EC Square Sans Pro"/>
          <w:sz w:val="22"/>
          <w:szCs w:val="22"/>
        </w:rPr>
        <w:fldChar w:fldCharType="begin"/>
      </w:r>
      <w:r w:rsidR="00233384">
        <w:rPr>
          <w:rFonts w:eastAsia="EC Square Sans Pro" w:cs="EC Square Sans Pro"/>
          <w:sz w:val="22"/>
          <w:szCs w:val="22"/>
        </w:rPr>
        <w:instrText xml:space="preserve"> ADDIN ZOTERO_ITEM CSL_CITATION {"citationID":"grhLdl7s","properties":{"formattedCitation":"[11]","plainCitation":"[11]","noteIndex":0},"citationItems":[{"id":1870,"uris":["http://zotero.org/groups/5272309/items/VBZAWNNM"],"itemData":{"id":1870,"type":"book","event-place":"LU","language":"eng","publisher":"Publications Office","publisher-place":"LU","source":"DOI.org (CSL JSON)","title":"Align, act, accelerate :research, technology and innovation to boost European competitiveness.","title-short":"Align, act, accelerate","URL":"https://data.europa.eu/doi/10.2777/0665965","author":[{"literal":"European Commission. Directorate General for Research and Innovation."}],"accessed":{"date-parts":[["2025",4,1]]},"issued":{"date-parts":[["2024"]]}}}],"schema":"https://github.com/citation-style-language/schema/raw/master/csl-citation.json"} </w:instrText>
      </w:r>
      <w:r w:rsidR="00233384">
        <w:rPr>
          <w:rFonts w:eastAsia="EC Square Sans Pro" w:cs="EC Square Sans Pro"/>
          <w:sz w:val="22"/>
          <w:szCs w:val="22"/>
        </w:rPr>
        <w:fldChar w:fldCharType="separate"/>
      </w:r>
      <w:r w:rsidR="00233384" w:rsidRPr="00233384">
        <w:rPr>
          <w:rFonts w:eastAsia="EC Square Sans Pro"/>
          <w:sz w:val="22"/>
        </w:rPr>
        <w:t>[11]</w:t>
      </w:r>
      <w:r w:rsidR="00233384">
        <w:rPr>
          <w:rFonts w:eastAsia="EC Square Sans Pro" w:cs="EC Square Sans Pro"/>
          <w:sz w:val="22"/>
          <w:szCs w:val="22"/>
        </w:rPr>
        <w:fldChar w:fldCharType="end"/>
      </w:r>
      <w:r w:rsidRPr="2057C208">
        <w:rPr>
          <w:rFonts w:eastAsia="EC Square Sans Pro" w:cs="EC Square Sans Pro"/>
          <w:sz w:val="22"/>
          <w:szCs w:val="22"/>
        </w:rPr>
        <w:t xml:space="preserve">. </w:t>
      </w:r>
    </w:p>
    <w:p w14:paraId="2F8FC131" w14:textId="4C5B49FE" w:rsidR="00D738C3" w:rsidRPr="00065EAE" w:rsidRDefault="00D738C3" w:rsidP="00065EAE">
      <w:pPr>
        <w:rPr>
          <w:rFonts w:eastAsia="EC Square Sans Pro" w:cs="EC Square Sans Pro"/>
          <w:sz w:val="22"/>
          <w:szCs w:val="22"/>
        </w:rPr>
      </w:pPr>
      <w:r w:rsidRPr="00065EAE">
        <w:rPr>
          <w:rFonts w:eastAsia="EC Square Sans Pro" w:cs="EC Square Sans Pro"/>
          <w:sz w:val="22"/>
          <w:szCs w:val="22"/>
        </w:rPr>
        <w:t>Without a strategic reassessment of funding priorities and improved policy coordination, Europe risks falling further behind in achieving its 3% R&amp;D target</w:t>
      </w:r>
      <w:r w:rsidR="00680590">
        <w:rPr>
          <w:rFonts w:eastAsia="EC Square Sans Pro" w:cs="EC Square Sans Pro"/>
          <w:sz w:val="22"/>
          <w:szCs w:val="22"/>
        </w:rPr>
        <w:t xml:space="preserve"> </w:t>
      </w:r>
      <w:r w:rsidR="00680590">
        <w:rPr>
          <w:rFonts w:eastAsia="EC Square Sans Pro" w:cs="EC Square Sans Pro"/>
          <w:sz w:val="22"/>
          <w:szCs w:val="22"/>
        </w:rPr>
        <w:fldChar w:fldCharType="begin"/>
      </w:r>
      <w:r w:rsidR="00680590">
        <w:rPr>
          <w:rFonts w:eastAsia="EC Square Sans Pro" w:cs="EC Square Sans Pro"/>
          <w:sz w:val="22"/>
          <w:szCs w:val="22"/>
        </w:rPr>
        <w:instrText xml:space="preserve"> ADDIN ZOTERO_ITEM CSL_CITATION {"citationID":"hmggjxHI","properties":{"formattedCitation":"[10]","plainCitation":"[10]","noteIndex":0},"citationItems":[{"id":1443,"uris":["http://zotero.org/groups/5272309/items/7JVIX6V6"],"itemData":{"id":1443,"type":"report","publisher":"EU","title":"The future of European competitiveness","URL":"https://commission.europa.eu/document/download/ec1409c1-d4b4-4882-8bdd-3519f86bbb92_en?filename=The%20future%20of%20European%20competitiveness_%20In-depth%20analysis%20and%20recommendations_0.pdf","author":[{"family":"Draghi","given":"Mario"}],"issued":{"date-parts":[["2024",9]]}}}],"schema":"https://github.com/citation-style-language/schema/raw/master/csl-citation.json"} </w:instrText>
      </w:r>
      <w:r w:rsidR="00680590">
        <w:rPr>
          <w:rFonts w:eastAsia="EC Square Sans Pro" w:cs="EC Square Sans Pro"/>
          <w:sz w:val="22"/>
          <w:szCs w:val="22"/>
        </w:rPr>
        <w:fldChar w:fldCharType="separate"/>
      </w:r>
      <w:r w:rsidR="00680590" w:rsidRPr="00680590">
        <w:rPr>
          <w:rFonts w:eastAsia="EC Square Sans Pro"/>
          <w:sz w:val="22"/>
        </w:rPr>
        <w:t>[10]</w:t>
      </w:r>
      <w:r w:rsidR="00680590">
        <w:rPr>
          <w:rFonts w:eastAsia="EC Square Sans Pro" w:cs="EC Square Sans Pro"/>
          <w:sz w:val="22"/>
          <w:szCs w:val="22"/>
        </w:rPr>
        <w:fldChar w:fldCharType="end"/>
      </w:r>
      <w:r w:rsidRPr="00065EAE">
        <w:rPr>
          <w:rFonts w:eastAsia="EC Square Sans Pro" w:cs="EC Square Sans Pro"/>
          <w:sz w:val="22"/>
          <w:szCs w:val="22"/>
        </w:rPr>
        <w:t>. However, by leveraging initiatives like Horizon Europe, improving access to finance for start-ups, and strengthening international collaborations, the EU can accelerate progress toward its goals. The key will be ensuring that R&amp;I serves not only as a driver of technological innovation but also as a catalyst for economic resilience and sustainability.</w:t>
      </w:r>
    </w:p>
    <w:p w14:paraId="67D22A1F" w14:textId="77777777" w:rsidR="00D738C3" w:rsidRPr="00065EAE" w:rsidRDefault="00D738C3" w:rsidP="00065EAE">
      <w:pPr>
        <w:rPr>
          <w:sz w:val="22"/>
          <w:szCs w:val="22"/>
        </w:rPr>
      </w:pPr>
      <w:r w:rsidRPr="0A5133DE">
        <w:rPr>
          <w:rFonts w:eastAsia="EC Square Sans Pro" w:cs="EC Square Sans Pro"/>
          <w:sz w:val="22"/>
          <w:szCs w:val="22"/>
        </w:rPr>
        <w:t>To close the R&amp;I gap with global competitors and successfully transition to a sustainable economy, the EU must prioritise R&amp;I investments aligned with the Green Deal’s objectives. By fostering collaboration, increasing funding, and addressing regulatory barriers, Europe can maintain its leadership in clean energy technologies and achieve the Green Deal’s ambitious targets.</w:t>
      </w:r>
    </w:p>
    <w:p w14:paraId="7C4BC60E" w14:textId="066C0D80" w:rsidR="0A5133DE" w:rsidRDefault="0A5133DE" w:rsidP="0A5133DE">
      <w:pPr>
        <w:rPr>
          <w:rFonts w:eastAsia="EC Square Sans Pro" w:cs="EC Square Sans Pro"/>
          <w:sz w:val="22"/>
          <w:szCs w:val="22"/>
        </w:rPr>
      </w:pPr>
    </w:p>
    <w:p w14:paraId="5E23A75A" w14:textId="7D52D1E0" w:rsidR="72CECA70" w:rsidRDefault="72CECA70" w:rsidP="0A5133DE">
      <w:pPr>
        <w:spacing w:before="0" w:after="160" w:line="257" w:lineRule="auto"/>
      </w:pPr>
      <w:r w:rsidRPr="0A5133DE">
        <w:rPr>
          <w:rFonts w:ascii="Aptos" w:eastAsia="Aptos" w:hAnsi="Aptos" w:cs="Aptos"/>
          <w:b/>
          <w:bCs/>
          <w:sz w:val="22"/>
          <w:szCs w:val="22"/>
        </w:rPr>
        <w:t>Driving Innovation: How the JRC Supports EU Startups and Scaleups</w:t>
      </w:r>
    </w:p>
    <w:p w14:paraId="0DCF4A07" w14:textId="3DE2BDDC" w:rsidR="72CECA70" w:rsidRDefault="72CECA70" w:rsidP="0A5133DE">
      <w:pPr>
        <w:spacing w:before="240" w:after="240"/>
        <w:rPr>
          <w:rFonts w:eastAsia="EC Square Sans Pro" w:cs="EC Square Sans Pro"/>
          <w:sz w:val="22"/>
          <w:szCs w:val="22"/>
        </w:rPr>
      </w:pPr>
      <w:r w:rsidRPr="0A5133DE">
        <w:rPr>
          <w:rFonts w:eastAsia="EC Square Sans Pro" w:cs="EC Square Sans Pro"/>
          <w:sz w:val="22"/>
          <w:szCs w:val="22"/>
        </w:rPr>
        <w:t>Start-ups and scale-ups are crucial for the EU’s competitiveness. They often bring to the market breakthrough innovations that address key societal challenges. However, their growth is still hindered by barriers, including difficulties in accessing private capital in the EU and in selling seamlessly across the single market. The JRC plays a vital role in supporting the EU Start-up and Scale-up Strategy. By combining scientific research with policy support, the JRC provides evidence-based insights that guide decision-makers in creating a thriving, innovative, and competitive entrepreneurial ecosystem across the EU.</w:t>
      </w:r>
    </w:p>
    <w:p w14:paraId="13E29C7C" w14:textId="53846E1A" w:rsidR="72CECA70" w:rsidRDefault="72CECA70" w:rsidP="0A5133DE">
      <w:pPr>
        <w:spacing w:before="240" w:after="240"/>
      </w:pPr>
      <w:r w:rsidRPr="0A5133DE">
        <w:rPr>
          <w:rFonts w:eastAsia="EC Square Sans Pro" w:cs="EC Square Sans Pro"/>
          <w:sz w:val="22"/>
          <w:szCs w:val="22"/>
        </w:rPr>
        <w:t>The JRC supports the aforementioned Strategy by delivering data-driven insights, sectoral analyses, and forward-looking foresight. It defines and tracks key performance indicators, monitoring the growth of startups and mid-caps by sector and geography</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{"citationID":"FbVBdA0Y","properties":{"formattedCitation":"[13]","plainCitation":"[13]","noteIndex":0},"citationItems":[{"id":2055,"uris":["http://zotero.org/groups/5272309/items/R832BD2J"],"itemData":{"id":2055,"type":"webpage","abstract":"The European Commission’s Directorate-General for Internal Market, Industry, Entrepreneurship and SMEs (DG GROW), with the scientific support by the European Commission's Joint Research Centre (JRC), assesses the Performance of Small and Medium Enterprises in Europe. We study performance in ten dimensions: (1) Entrepreneurship, (2) ‘Second chance’, (3) ‘Think small first’ and ‘Responsive administration’, (4) State aid &amp; public procurement, (5) Access to finance, (6) Single market, (7) Skills and innovation, (8) Environment, (9) Internationalisation and (10) Digitalisation. This JRC technical report describes the underlying rationale for the quantitative measurement of these principles. It discusses the methodological approach to calculate how countries perform in the outlined principles. This takes into account the choice of the indicators, the data quality controls (including missing data and outliers), normalization and weightings, and the statistical coherence and robustness checks of the SBA 2023 edition.","container-title":"JRC Publications Repository","language":"en","note":"ISBN: 9789268143742\nISSN: 1831-9424\nDOI: 10.2760/026812","title":"Monitoring SMEs’ performance in Europe","URL":"https://publications.jrc.ec.europa.eu/repository/handle/JRC137454","author":[{"family":"Katsinis","given":"Anastasis Avgerinos"},{"family":"Lagüera","given":"GONZÁLEZ Jaime"},{"family":"Di","given":"BELLA Laura"}],"accessed":{"date-parts":[["2025",4,17]]},"issued":{"date-parts":[["2024"]]}}}],"schema":"https://github.com/citation-style-language/schema/raw/master/csl-citation.json"}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[13]</w:t>
      </w:r>
      <w:r w:rsidR="00512E23">
        <w:rPr>
          <w:rFonts w:eastAsia="EC Square Sans Pro" w:cs="EC Square Sans Pro"/>
          <w:sz w:val="22"/>
          <w:szCs w:val="22"/>
        </w:rPr>
        <w:fldChar w:fldCharType="end"/>
      </w:r>
      <w:r w:rsidRPr="0A5133DE">
        <w:rPr>
          <w:rFonts w:eastAsia="EC Square Sans Pro" w:cs="EC Square Sans Pro"/>
          <w:sz w:val="22"/>
          <w:szCs w:val="22"/>
        </w:rPr>
        <w:t>. Through its Digital Techno-Economic System (DGTES) methodology</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{"citationID":"EuzsvsTQ","properties":{"formattedCitation":"[14]","plainCitation":"[14]","noteIndex":0},"citationItems":[{"id":2056,"uris":["http://zotero.org/groups/5272309/items/2CU2UU2H"],"itemData":{"id":2056,"type":"webpage","abstract":"This report presents and discusses the results of the application of the Techno-Economic ecoSystem (TES) methodological approach to the analysis of the digital ecosystem (DGTES). At the same time, the report reflects on the advantages of using the DGTES as a tool to investigate the European Union (EU)’s role in the context of the global digital landscape and to inform related policies. Relying on selected indicators and metrics obtained from the DGTES database, this report offers a general overview of the global digital ecosystem over the time period 2009-2022. Besides describing its main features and structure, it provides a first mapping of the digital ecosystem through two main dimensions, geographical and technological. Keeping the policy perspective in mind, the report also presents examples of how the network structure of the DGTES database can be exploited to provide analytical insights on policy-relevant issues. In particular, it offers an original analytical look at digital leadership from the angle of strategic autonomy, dependencies and capabilities, focusing on the critical digital subdomain of cybersecurity, autonomous systems, and raw materials. It also underlines the role of EU funding programs in shaping the capabilities needed for a vibrant and globally competitive European digital ecosystem.","container-title":"JRC Publications Repository","language":"en","note":"ISBN: 9789268040454\nISSN: 1831-9424\nDOI: 10.2760/811932","title":"Analytical insights into the global digital ecosystem (DGTES)","URL":"https://publications.jrc.ec.europa.eu/repository/handle/JRC132991","author":[{"family":"Calza","given":"Elisa"},{"family":"Dalla","given":"BENETTA Alessandro"},{"family":"Kostić","given":"Uroš"},{"family":"Mitton","given":"Irena"},{"family":"Moraschini","given":"Marco"},{"family":"Vazquez-Prada","given":"BAILLET Miguel"},{"family":"Cardona","given":"Melisande"},{"family":"Papazoglou","given":"Michail"},{"family":"Righi","given":"Riccardo"},{"family":"Torrecillas","given":"JODAR Juan"},{"family":"Lopez","given":"COBO Montserrat"},{"family":"Cira","given":"Pierpaolo"},{"family":"De","given":"PRATO Giuditta"}],"accessed":{"date-parts":[["2025",4,17]]},"issued":{"date-parts":[["2023"]]}}}],"schema":"https://github.com/citation-style-language/schema/raw/master/csl-citation.json"}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[14]</w:t>
      </w:r>
      <w:r w:rsidR="00512E23">
        <w:rPr>
          <w:rFonts w:eastAsia="EC Square Sans Pro" w:cs="EC Square Sans Pro"/>
          <w:sz w:val="22"/>
          <w:szCs w:val="22"/>
        </w:rPr>
        <w:fldChar w:fldCharType="end"/>
      </w:r>
      <w:r w:rsidRPr="0A5133DE">
        <w:rPr>
          <w:rFonts w:eastAsia="EC Square Sans Pro" w:cs="EC Square Sans Pro"/>
          <w:sz w:val="22"/>
          <w:szCs w:val="22"/>
        </w:rPr>
        <w:t>, the JRC analyse the digital ecosystem, focusing on SMEs, startups, and advanced manufacturing. This work provides insights into startup trends, investments, and competitiveness, supporting policy decisions and innovative industry development in the EU. The JRC sectoral research spans automotive</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{"citationID":"c3cx8oOS","properties":{"formattedCitation":"[15]","plainCitation":"[15]","noteIndex":0},"citationItems":[{"id":2057,"uris":["http://zotero.org/groups/5272309/items/FRAGSN5R"],"itemData":{"id":2057,"type":"webpage","abstract":"The ongoing transformation of the automotive sector is in part driven by factors such as the unrelenting onslaught of electric/hybrid powertrain technologies, in-vehicle and networked software applications, rising demand for electric vehicles, and the emergence of new entrants like Tesla and others notably in China. The response of automotive firms to these challenges includes, inter alia, Open Innovation (OI) tools and strategies of which Corporate Venture Capital (CVC) is one element. CVC investments by large automotive companies are globally spread, but there is a clear concentration of these investments in the US, particularly in California. The vast majority of CVC investments in startups are made in conjunction with other co-investors, reflecting the high-risk nature of the innovative technologies being developed. Newcomers to the automotive industry, such as Tesla and BYD, are primarily beneficiaries of venture capital financing, including corporate VC, rather than themselves engaging in venture financing. Despite a drop in CVC in 2023, the rising trend in automotive CVC may return over the medium to long term, driven by increasing startup activity in automotive-relevant areas.","container-title":"JRC Publications Repository","language":"en","title":"Corporate Venture Capital in the Automotive Sector","URL":"https://publications.jrc.ec.europa.eu/repository/handle/JRC139326","author":[{"family":"Gavigan","given":"James"},{"family":"Fako","given":"Peter"},{"family":"Compano","given":"Ramon"}],"accessed":{"date-parts":[["2025",4,17]]},"issued":{"date-parts":[["2024"]]}}}],"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[15]</w:t>
      </w:r>
      <w:r w:rsidR="00512E23">
        <w:rPr>
          <w:rFonts w:eastAsia="EC Square Sans Pro" w:cs="EC Square Sans Pro"/>
          <w:sz w:val="22"/>
          <w:szCs w:val="22"/>
        </w:rPr>
        <w:fldChar w:fldCharType="end"/>
      </w:r>
      <w:r w:rsidRPr="0A5133DE">
        <w:rPr>
          <w:rFonts w:eastAsia="EC Square Sans Pro" w:cs="EC Square Sans Pro"/>
          <w:sz w:val="22"/>
          <w:szCs w:val="22"/>
        </w:rPr>
        <w:t>, advanced manufacturing</w:t>
      </w:r>
      <w:r w:rsidR="00512E23">
        <w:rPr>
          <w:rFonts w:eastAsia="EC Square Sans Pro" w:cs="EC Square Sans Pro"/>
          <w:sz w:val="22"/>
          <w:szCs w:val="22"/>
        </w:rPr>
        <w:t xml:space="preserve"> </w:t>
      </w:r>
      <w:r w:rsidR="00512E23">
        <w:rPr>
          <w:rFonts w:eastAsia="EC Square Sans Pro" w:cs="EC Square Sans Pro"/>
          <w:sz w:val="22"/>
          <w:szCs w:val="22"/>
        </w:rPr>
        <w:fldChar w:fldCharType="begin"/>
      </w:r>
      <w:r w:rsidR="00512E23">
        <w:rPr>
          <w:rFonts w:eastAsia="EC Square Sans Pro" w:cs="EC Square Sans Pro"/>
          <w:sz w:val="22"/>
          <w:szCs w:val="22"/>
        </w:rPr>
        <w:instrText xml:space="preserve"> ADDIN ZOTERO_ITEM CSL_CITATION {"citationID":"b1mfzmFu","properties":{"formattedCitation":"[16]","plainCitation":"[16]","noteIndex":0},"citationItems":[{"id":2058,"uris":["http://zotero.org/groups/5272309/items/998VNQJA"],"itemData":{"id":2058,"type":"book","event-place":"LU","language":"eng","publisher":"Publications Office","publisher-place":"LU","source":"DOI.org (CSL JSON)","title":"Strategic insights into the EU's advanced manufacturing industry: trends and comparative Analysis.","title-short":"Strategic insights into the EU's advanced manufacturing industry","URL":"https://data.europa.eu/doi/10.2760/7959469","author":[{"literal":"European Commission. Joint Research Centre."}],"accessed":{"date-parts":[["2025",4,17]]},"issued":{"date-parts":[["2024"]]}}}],"schema":"https://github.com/citation-style-language/schema/raw/master/csl-citation.json"} </w:instrText>
      </w:r>
      <w:r w:rsidR="00512E23">
        <w:rPr>
          <w:rFonts w:eastAsia="EC Square Sans Pro" w:cs="EC Square Sans Pro"/>
          <w:sz w:val="22"/>
          <w:szCs w:val="22"/>
        </w:rPr>
        <w:fldChar w:fldCharType="separate"/>
      </w:r>
      <w:r w:rsidR="00512E23" w:rsidRPr="00512E23">
        <w:rPr>
          <w:rFonts w:eastAsia="EC Square Sans Pro"/>
          <w:sz w:val="22"/>
        </w:rPr>
        <w:t>[16]</w:t>
      </w:r>
      <w:r w:rsidR="00512E23">
        <w:rPr>
          <w:rFonts w:eastAsia="EC Square Sans Pro" w:cs="EC Square Sans Pro"/>
          <w:sz w:val="22"/>
          <w:szCs w:val="22"/>
        </w:rPr>
        <w:fldChar w:fldCharType="end"/>
      </w:r>
      <w:r w:rsidRPr="0A5133DE">
        <w:rPr>
          <w:rFonts w:eastAsia="EC Square Sans Pro" w:cs="EC Square Sans Pro"/>
          <w:sz w:val="22"/>
          <w:szCs w:val="22"/>
        </w:rPr>
        <w:t>, digital, clean energy</w:t>
      </w:r>
      <w:r w:rsidR="008F6630">
        <w:rPr>
          <w:rFonts w:eastAsia="EC Square Sans Pro" w:cs="EC Square Sans Pro"/>
          <w:sz w:val="22"/>
          <w:szCs w:val="22"/>
        </w:rPr>
        <w:t xml:space="preserve"> </w:t>
      </w:r>
      <w:r w:rsidR="008F6630">
        <w:rPr>
          <w:rFonts w:eastAsia="EC Square Sans Pro" w:cs="EC Square Sans Pro"/>
          <w:sz w:val="22"/>
          <w:szCs w:val="22"/>
        </w:rPr>
        <w:fldChar w:fldCharType="begin"/>
      </w:r>
      <w:r w:rsidR="004C5BC9">
        <w:rPr>
          <w:rFonts w:eastAsia="EC Square Sans Pro" w:cs="EC Square Sans Pro"/>
          <w:sz w:val="22"/>
          <w:szCs w:val="22"/>
        </w:rPr>
        <w:instrText xml:space="preserve"> ADDIN ZOTERO_ITEM CSL_CITATION {"citationID":"FPe4ycoo","properties":{"formattedCitation":"[17], [18]","plainCitation":"[17], [18]","noteIndex":0},"citationItems":[{"id":2060,"uris":["http://zotero.org/groups/5272309/items/NXIQ5NTD"],"itemData":{"id":2060,"type":"webpage","abstract":"This report by the Clean Energy Technology Observatory (CETO) provides an updated strategic analysis of the EU clean energy technology sector. The EU's renewable share in gross final energy consumption rose to 24.5% in 2023, and to 44.7% of gross electricity consumption. The electrification rate however has remained almost unchanged at 26% over the decade 2012-2022, indicating slow progress on decarbonisation of transport and heating sectors. The EU renewable energy industry saw growth in turnover and gross value added in 2023, outperforming the overall economy. However, the production value of clean energy technologies declined in some areas, such as bioenergy, PV, and hydrogen electrolyser production. EU public investment in energy research and innovation has increased, but it remains lower as a share of GDP compared to other major economies. Employment in the renewable energy sector reached 1.7 million in 2022, growing at a faster rate than the economy as a whole. The clean energy sector however faces challenges in manufacturing. A new sustainability assessment framework has been applied for clean energy technologies, highlighting the need for a harmonized basis for comparing results. The report also underscores the general need to improve data quality and timeliness to better inform policy makers and investors.","container-title":"JRC Publications Repository","language":"en","note":"ISBN: 9789268210154\nISSN: 1831-9424\nDOI: 10.2760/3507717","title":"Clean Energy Technology Observatory: Overall Strategic Analysis of Clean Energy Technology in the European Union: 2024 Status Report","title-short":"Clean Energy Technology Observatory","URL":"https://publications.jrc.ec.europa.eu/repository/handle/JRC139529","author":[{"family":"Georgakaki","given":"Aliki"},{"family":"Taylor","given":"Nigel"},{"family":"Ince","given":"Ela"},{"family":"Koukoufikis","given":"Georgios"},{"family":"Kuokkanen","given":"Anna"},{"family":"Kuzov","given":"Teodor"},{"family":"Letout","given":"Simon"},{"family":"Mountraki","given":"Aikaterini"},{"family":"Murauskaite-Bull","given":"Ingrida"},{"family":"Mancini","given":"Lucia"},{"family":"Miletic","given":"Marija"},{"family":"Pennington","given":"David"},{"family":"Ozdemir","given":"Erhan"},{"family":"Terça","given":"Gonçalo"}],"accessed":{"date-parts":[["2025",4,17]]},"issued":{"date-parts":[["2025"]]}}},{"id":2062,"uris":["http://zotero.org/groups/5272309/items/PNQXBQI2"],"itemData":{"id":2062,"type":"webpage","abstract":"Corporate investment in clean energy technology start-ups is growing and can have a significant influence in the funding of their development. However, the motivation for corporations to invest in a given technology area and the determinant of corporate investment choices remain poorly understood. In this study, we construct a global dataset and provide descriptive insights on the behaviour of corporate investors with a focus on the deployment of strategic net-zero technologies as defined by the European Commission’s Net Zero Industry Act (NZIA). Our analysis shows that the collaboration between established corporations and innovative start-ups is not effective across all technology areas and that its associated impact on access to equity finance and exit opportunities differs greatly between EU-based companies and their counterparts in the US and China. In the EU, corporate investors are associated with a positive impact on the funding of EU start-ups active in emerging technology areas such as renewable hydrogen and fuel cells or batteries. EU firms active in other strategic net-zero technology areas did however not benefit from a significant number of larger later-stage deals over time unless their growth supports the activity of industry incumbents. Our analysis, at the same time, shows that EU corporate investors have steered significant shares of their venture capital and acquisition investment towards US-based companies, indicating that they could not fulfill their strategic interest in the EU.","container-title":"JRC Publications Repository","language":"en","title":"Role of corporate investors in the funding and growth of clean energy tech ventures","URL":"https://publications.jrc.ec.europa.eu/repository/handle/JRC135443","author":[{"family":"Letout","given":"Simon"},{"family":"Georgakaki","given":"Aliki"}],"accessed":{"date-parts":[["2025",4,17]]},"issued":{"date-parts":[["2024"]]}}}],"schema":"https://github.com/citation-style-language/schema/raw/master/csl-citation.json"} </w:instrText>
      </w:r>
      <w:r w:rsidR="008F6630">
        <w:rPr>
          <w:rFonts w:eastAsia="EC Square Sans Pro" w:cs="EC Square Sans Pro"/>
          <w:sz w:val="22"/>
          <w:szCs w:val="22"/>
        </w:rPr>
        <w:fldChar w:fldCharType="separate"/>
      </w:r>
      <w:r w:rsidR="004C5BC9" w:rsidRPr="004C5BC9">
        <w:rPr>
          <w:rFonts w:eastAsia="EC Square Sans Pro"/>
          <w:sz w:val="22"/>
        </w:rPr>
        <w:t>[17], [18]</w:t>
      </w:r>
      <w:r w:rsidR="008F6630">
        <w:rPr>
          <w:rFonts w:eastAsia="EC Square Sans Pro" w:cs="EC Square Sans Pro"/>
          <w:sz w:val="22"/>
          <w:szCs w:val="22"/>
        </w:rPr>
        <w:fldChar w:fldCharType="end"/>
      </w:r>
      <w:r w:rsidRPr="0A5133DE">
        <w:rPr>
          <w:rFonts w:eastAsia="EC Square Sans Pro" w:cs="EC Square Sans Pro"/>
          <w:sz w:val="22"/>
          <w:szCs w:val="22"/>
        </w:rPr>
        <w:t>, nuclear, biotech</w:t>
      </w:r>
      <w:r w:rsidR="00500FB8">
        <w:rPr>
          <w:rFonts w:eastAsia="EC Square Sans Pro" w:cs="EC Square Sans Pro"/>
          <w:sz w:val="22"/>
          <w:szCs w:val="22"/>
        </w:rPr>
        <w:t xml:space="preserve"> </w:t>
      </w:r>
      <w:r w:rsidR="00500FB8">
        <w:rPr>
          <w:rFonts w:eastAsia="EC Square Sans Pro" w:cs="EC Square Sans Pro"/>
          <w:sz w:val="22"/>
          <w:szCs w:val="22"/>
        </w:rPr>
        <w:fldChar w:fldCharType="begin"/>
      </w:r>
      <w:r w:rsidR="00500FB8">
        <w:rPr>
          <w:rFonts w:eastAsia="EC Square Sans Pro" w:cs="EC Square Sans Pro"/>
          <w:sz w:val="22"/>
          <w:szCs w:val="22"/>
        </w:rPr>
        <w:instrText xml:space="preserve"> ADDIN ZOTERO_ITEM CSL_CITATION {"citationID":"HOzwWGsV","properties":{"formattedCitation":"[19]","plainCitation":"[19]","noteIndex":0},"citationItems":[{"id":2063,"uris":["http://zotero.org/groups/5272309/items/9I6KZ323"],"itemData":{"id":2063,"type":"webpage","abstract":"In this document, we focus on innovation in biotechnologies (biotech), as captured by patented invention worldwide. To this aim, we focus on international patents filed at multiple offices, at least one of which belonging to the IP5 consortium (see methodological box for more details). Moreover, we rely on expert knowledge collected by the OECD to select the inventions connected to biotech. The analysis aims to produce a bird’s eye view on the evolution of patenting in this technological area over time and its relevance across the geographical and technological dimensions. The key points emerging from this analysis are: • Biotech patents represent around 5% of all the IP5 patents in the period 2001-2019 • The US are by far the country with the highest share of biotech patents, the EU is lagging behind (with an increasing gap with the US) , while China seem to have started catching Up with the EU; • The majority of the biotech patents are withe (industrials) and red (medical) biotechnologies. • Japanese, Chinese, and EU applicants show relatively high specialization in white biotech patents, while UK and US applicants are relatively specialized in horizontal and red biotech patents; • Germany and France have the highest number of biotech patent applicants in the EU, accounting for slightly over 50% of all EU biotech patents; • The single biotechnology most patented is C12Q 1/66, \"Measuring or testing processes involving luciferase\", which alone represents 6.4% of all the biotech patents analysed; • Preliminary analysis suggests that the competition among regions in biotech patents revolves around the number of patents in each of the main biotechnological domains, rather than the different types of biotechnologies patented.","container-title":"JRC Publications Repository","language":"en","note":"ISBN: 9789268138908\nISSN: 1831-9424\nDOI: 10.2760/567451","title":"Exploring the global landscape of biotech Innovation: preliminary insights from patent analysis","title-short":"Exploring the global landscape of biotech Innovation","URL":"https://publications.jrc.ec.europa.eu/repository/handle/JRC137266","author":[{"family":"Grassano","given":"Nicola"},{"family":"Napolitano","given":"Lorenzo"},{"family":"M'barek","given":"Robert"},{"family":"Rodriguez","given":"CEREZO Emilio"},{"family":"Lasarte","given":"LOPEZ Jesus"}],"accessed":{"date-parts":[["2025",4,17]]},"issued":{"date-parts":[["2024"]]}}}],"schema":"https://github.com/citation-style-language/schema/raw/master/csl-citation.json"} </w:instrText>
      </w:r>
      <w:r w:rsidR="00500FB8">
        <w:rPr>
          <w:rFonts w:eastAsia="EC Square Sans Pro" w:cs="EC Square Sans Pro"/>
          <w:sz w:val="22"/>
          <w:szCs w:val="22"/>
        </w:rPr>
        <w:fldChar w:fldCharType="separate"/>
      </w:r>
      <w:r w:rsidR="00500FB8" w:rsidRPr="00500FB8">
        <w:rPr>
          <w:rFonts w:eastAsia="EC Square Sans Pro"/>
          <w:sz w:val="22"/>
        </w:rPr>
        <w:t>[19]</w:t>
      </w:r>
      <w:r w:rsidR="00500FB8">
        <w:rPr>
          <w:rFonts w:eastAsia="EC Square Sans Pro" w:cs="EC Square Sans Pro"/>
          <w:sz w:val="22"/>
          <w:szCs w:val="22"/>
        </w:rPr>
        <w:fldChar w:fldCharType="end"/>
      </w:r>
      <w:r w:rsidRPr="0A5133DE">
        <w:rPr>
          <w:rFonts w:eastAsia="EC Square Sans Pro" w:cs="EC Square Sans Pro"/>
          <w:sz w:val="22"/>
          <w:szCs w:val="22"/>
        </w:rPr>
        <w:t>, the blue economy</w:t>
      </w:r>
      <w:r w:rsidR="00053E83">
        <w:rPr>
          <w:rFonts w:eastAsia="EC Square Sans Pro" w:cs="EC Square Sans Pro"/>
          <w:sz w:val="22"/>
          <w:szCs w:val="22"/>
        </w:rPr>
        <w:t xml:space="preserve"> </w:t>
      </w:r>
      <w:r w:rsidR="00053E83">
        <w:rPr>
          <w:rFonts w:eastAsia="EC Square Sans Pro" w:cs="EC Square Sans Pro"/>
          <w:sz w:val="22"/>
          <w:szCs w:val="22"/>
        </w:rPr>
        <w:fldChar w:fldCharType="begin"/>
      </w:r>
      <w:r w:rsidR="00053E83">
        <w:rPr>
          <w:rFonts w:eastAsia="EC Square Sans Pro" w:cs="EC Square Sans Pro"/>
          <w:sz w:val="22"/>
          <w:szCs w:val="22"/>
        </w:rPr>
        <w:instrText xml:space="preserve"> ADDIN ZOTERO_ITEM CSL_CITATION {"citationID":"a7fnUatF","properties":{"formattedCitation":"[20]","plainCitation":"[20]","noteIndex":0},"citationItems":[{"id":1798,"uris":["http://zotero.org/groups/5272309/items/8KWAYWNS"],"itemData":{"id":1798,"type":"book","event-place":"LU","language":"eng","publisher":"Publications Office","publisher-place":"LU","source":"DOI.org (CSL JSON)","title":"The EU blue economy report 2024.","URL":"https://data.europa.eu/doi/10.2771/186064","author":[{"literal":"European Commission. Directorate General for Maritime Affairs and Fisheries."},{"literal":"European Commission. Joint Research Centre."}],"accessed":{"date-parts":[["2025",3,27]]},"issued":{"date-parts":[["2024"]]}}}],"schema":"https://github.com/citation-style-language/schema/raw/master/csl-citation.json"} </w:instrText>
      </w:r>
      <w:r w:rsidR="00053E83">
        <w:rPr>
          <w:rFonts w:eastAsia="EC Square Sans Pro" w:cs="EC Square Sans Pro"/>
          <w:sz w:val="22"/>
          <w:szCs w:val="22"/>
        </w:rPr>
        <w:fldChar w:fldCharType="separate"/>
      </w:r>
      <w:r w:rsidR="00053E83" w:rsidRPr="00053E83">
        <w:rPr>
          <w:rFonts w:eastAsia="EC Square Sans Pro"/>
          <w:sz w:val="22"/>
        </w:rPr>
        <w:t>[20]</w:t>
      </w:r>
      <w:r w:rsidR="00053E83">
        <w:rPr>
          <w:rFonts w:eastAsia="EC Square Sans Pro" w:cs="EC Square Sans Pro"/>
          <w:sz w:val="22"/>
          <w:szCs w:val="22"/>
        </w:rPr>
        <w:fldChar w:fldCharType="end"/>
      </w:r>
      <w:r w:rsidRPr="0A5133DE">
        <w:rPr>
          <w:rFonts w:eastAsia="EC Square Sans Pro" w:cs="EC Square Sans Pro"/>
          <w:sz w:val="22"/>
          <w:szCs w:val="22"/>
        </w:rPr>
        <w:t>, and healthcare</w:t>
      </w:r>
      <w:r w:rsidR="00C44BE9">
        <w:rPr>
          <w:rFonts w:eastAsia="EC Square Sans Pro" w:cs="EC Square Sans Pro"/>
          <w:sz w:val="22"/>
          <w:szCs w:val="22"/>
        </w:rPr>
        <w:t xml:space="preserve"> </w:t>
      </w:r>
      <w:r w:rsidR="00C44BE9">
        <w:rPr>
          <w:rFonts w:eastAsia="EC Square Sans Pro" w:cs="EC Square Sans Pro"/>
          <w:sz w:val="22"/>
          <w:szCs w:val="22"/>
        </w:rPr>
        <w:fldChar w:fldCharType="begin"/>
      </w:r>
      <w:r w:rsidR="00C44BE9">
        <w:rPr>
          <w:rFonts w:eastAsia="EC Square Sans Pro" w:cs="EC Square Sans Pro"/>
          <w:sz w:val="22"/>
          <w:szCs w:val="22"/>
        </w:rPr>
        <w:instrText xml:space="preserve"> ADDIN ZOTERO_ITEM CSL_CITATION {"citationID":"zCb8WaoR","properties":{"formattedCitation":"[21]","plainCitation":"[21]","noteIndex":0},"citationItems":[{"id":2066,"uris":["http://zotero.org/groups/5272309/items/HQBPM3JC"],"itemData":{"id":2066,"type":"webpage","abstract":"The EU is challenged by a persistent leadership gap in the global health innovation landscape, with the US leading in corporate health innovation and venture capital (VC) funding. The EU health innovation landscape is more concentrated in older \"incumbent leading firms,\" while the US has a more dynamic landscape with higher R&amp;D growth rates. Financing constraints are highly relevant in the health sector, particularly for startups and scale-ups with risky breakthrough ideas and technologies. The EU-US gap in dynamic innovative performance in health may be partly due to differences in access to risk finance, particularly venture capital. This paper analyzes trends in VC financing for health-related innovations in Europe compared to the US, using data from Dealroom. The results show that the weakness of the European health VC market continues to hold in the early and late stages, where less progress seems to have been made. Some of the main findings include the following: the EU is lagging behind the US in the number of health VC deals, with a larger gap in late-stage deals; European deal sizes are below the US, with a larger gap in late-stage deals, the EU has a lower occurrence of co-investment deals, which does not help reduce the gap in health VC deals. Overall, the European health VC market is particularly missing larger-sized investors (investment funds) with late-stage deals. To address this gap, policy attention is needed to identify and reduce barriers for European health VC investors to grow to a critical scale and engage in a higher number and larger-sized deals. All in all, Europe should further develop and strengthen its strongest asset, i.e., its Open Single Market, reducing the fragmentation in flows of venture capital, reaching a truly single European Venture Capital market. For an EU open strategic autonomy industrial policy for health, an open single market for health remains the critical instrument to further develop and monitor.","container-title":"JRC Publications Repository","language":"en","title":"Financing EU Health Innovation: the role of Venture Capital","title-short":"Financing EU Health Innovation","URL":"https://publications.jrc.ec.europa.eu/repository/handle/JRC138754","author":[{"family":"Veugelers","given":"Reinhilde"},{"family":"Amaral-Garcia","given":"Sofia"}],"accessed":{"date-parts":[["2025",4,17]]},"issued":{"date-parts":[["2025"]]}}}],"schema":"https://github.com/citation-style-language/schema/raw/master/csl-citation.json"} </w:instrText>
      </w:r>
      <w:r w:rsidR="00C44BE9">
        <w:rPr>
          <w:rFonts w:eastAsia="EC Square Sans Pro" w:cs="EC Square Sans Pro"/>
          <w:sz w:val="22"/>
          <w:szCs w:val="22"/>
        </w:rPr>
        <w:fldChar w:fldCharType="separate"/>
      </w:r>
      <w:r w:rsidR="00C44BE9" w:rsidRPr="00C44BE9">
        <w:rPr>
          <w:rFonts w:eastAsia="EC Square Sans Pro"/>
          <w:sz w:val="22"/>
        </w:rPr>
        <w:t>[21]</w:t>
      </w:r>
      <w:r w:rsidR="00C44BE9">
        <w:rPr>
          <w:rFonts w:eastAsia="EC Square Sans Pro" w:cs="EC Square Sans Pro"/>
          <w:sz w:val="22"/>
          <w:szCs w:val="22"/>
        </w:rPr>
        <w:fldChar w:fldCharType="end"/>
      </w:r>
      <w:r w:rsidRPr="0A5133DE">
        <w:rPr>
          <w:rFonts w:eastAsia="EC Square Sans Pro" w:cs="EC Square Sans Pro"/>
          <w:sz w:val="22"/>
          <w:szCs w:val="22"/>
        </w:rPr>
        <w:t>, identifying innovation trends, investment challenges, and competitiveness gaps. Furthermore, the JRC contributes to shaping policy and innovation funding priorities by conducting technology foresight</w:t>
      </w:r>
      <w:r w:rsidR="00C44BE9">
        <w:rPr>
          <w:rFonts w:eastAsia="EC Square Sans Pro" w:cs="EC Square Sans Pro"/>
          <w:sz w:val="22"/>
          <w:szCs w:val="22"/>
        </w:rPr>
        <w:t xml:space="preserve"> </w:t>
      </w:r>
      <w:r w:rsidR="00C44BE9">
        <w:rPr>
          <w:rFonts w:eastAsia="EC Square Sans Pro" w:cs="EC Square Sans Pro"/>
          <w:sz w:val="22"/>
          <w:szCs w:val="22"/>
        </w:rPr>
        <w:fldChar w:fldCharType="begin"/>
      </w:r>
      <w:r w:rsidR="00C44BE9">
        <w:rPr>
          <w:rFonts w:eastAsia="EC Square Sans Pro" w:cs="EC Square Sans Pro"/>
          <w:sz w:val="22"/>
          <w:szCs w:val="22"/>
        </w:rPr>
        <w:instrText xml:space="preserve"> ADDIN ZOTERO_ITEM CSL_CITATION {"citationID":"BONEsRk5","properties":{"formattedCitation":"[22]","plainCitation":"[22]","noteIndex":0},"citationItems":[{"id":2067,"uris":["http://zotero.org/groups/5272309/items/JR9L3X6M"],"itemData":{"id":2067,"type":"webpage","abstract":"Growing volatility, uncertainty, complexity and ambiguity, present leading challenges in policy-making nowadays. Anticipatory thinking and foresight are of utmost importance to help explore trends, risks, emerging issues, and their potential implications and opportunities in order to draw useful insights for strategic planning, policy-making and preparedness. This report is a part of the “Anticipation and monitoring of emerging technologies and disruptive innovation” (ANTICIPINNOV) project, a collaboration between the European Commission Joint Research Centre with the European Innovation Council (EIC). The findings include a set of 106 signals and trends on emerging technologies and disruptive innovations across several areas of application based on a review of key reports on technology and innovation trends and signals produced by public and private entities outside of the EU institutions. Its goal is to strengthen the EIC’s strategic intelligence capacity through the use and development of anticipatory approaches that will - among other goals – support innovation funding prioritisation. Other insights were extracted, namely those related with the scope of the EIC Programme Manager portfolios.","container-title":"JRC Publications Repository","language":"en","note":"ISBN: 9789268076606\nISSN: 1831-9424\nDOI: 10.2760/144730","title":"Everybody is looking into the Future! A literature review of reports on emerging technologies and disruptive innovation","URL":"https://publications.jrc.ec.europa.eu/repository/handle/JRC134319","author":[{"family":"Farinha","given":"Joao"},{"family":"Vesnic","given":"ALUJEVIC Lucia"},{"family":"Alvarenga","given":"Antonio"},{"family":"Polvora","given":"Alexandre"}],"accessed":{"date-parts":[["2025",4,17]]},"issued":{"date-parts":[["2023"]]}}}],"schema":"https://github.com/citation-style-language/schema/raw/master/csl-citation.json"} </w:instrText>
      </w:r>
      <w:r w:rsidR="00C44BE9">
        <w:rPr>
          <w:rFonts w:eastAsia="EC Square Sans Pro" w:cs="EC Square Sans Pro"/>
          <w:sz w:val="22"/>
          <w:szCs w:val="22"/>
        </w:rPr>
        <w:fldChar w:fldCharType="separate"/>
      </w:r>
      <w:r w:rsidR="00C44BE9" w:rsidRPr="00C44BE9">
        <w:rPr>
          <w:rFonts w:eastAsia="EC Square Sans Pro"/>
          <w:sz w:val="22"/>
        </w:rPr>
        <w:t>[22]</w:t>
      </w:r>
      <w:r w:rsidR="00C44BE9">
        <w:rPr>
          <w:rFonts w:eastAsia="EC Square Sans Pro" w:cs="EC Square Sans Pro"/>
          <w:sz w:val="22"/>
          <w:szCs w:val="22"/>
        </w:rPr>
        <w:fldChar w:fldCharType="end"/>
      </w:r>
      <w:r w:rsidRPr="0A5133DE">
        <w:rPr>
          <w:rFonts w:eastAsia="EC Square Sans Pro" w:cs="EC Square Sans Pro"/>
          <w:sz w:val="22"/>
          <w:szCs w:val="22"/>
        </w:rPr>
        <w:t xml:space="preserve"> to guide the European Innovation Council, particularly in emerging deep-tech</w:t>
      </w:r>
      <w:r w:rsidR="00333FDC">
        <w:rPr>
          <w:rFonts w:eastAsia="EC Square Sans Pro" w:cs="EC Square Sans Pro"/>
          <w:sz w:val="22"/>
          <w:szCs w:val="22"/>
        </w:rPr>
        <w:t xml:space="preserve"> </w:t>
      </w:r>
      <w:r w:rsidR="00333FDC">
        <w:rPr>
          <w:rFonts w:eastAsia="EC Square Sans Pro" w:cs="EC Square Sans Pro"/>
          <w:sz w:val="22"/>
          <w:szCs w:val="22"/>
        </w:rPr>
        <w:fldChar w:fldCharType="begin"/>
      </w:r>
      <w:r w:rsidR="00333FDC">
        <w:rPr>
          <w:rFonts w:eastAsia="EC Square Sans Pro" w:cs="EC Square Sans Pro"/>
          <w:sz w:val="22"/>
          <w:szCs w:val="22"/>
        </w:rPr>
        <w:instrText xml:space="preserve"> ADDIN ZOTERO_ITEM CSL_CITATION {"citationID":"OweTOeNI","properties":{"formattedCitation":"[23]","plainCitation":"[23]","noteIndex":0},"citationItems":[{"id":2068,"uris":["http://zotero.org/groups/5272309/items/6U5MT43W"],"itemData":{"id":2068,"type":"webpage","abstract":"The Joint Research Centre (JRC) and the European Innovation Council (EIC) conducted a series of Horizon Scanning exercises across six EIC programme managers’ (PM) portfolios as part of an ongoing collaborative effort to strengthen EIC strategic intelligence capacity through the use and development of anticipatory approaches. The fields covered include: Space Systems &amp; Technologies; Quantum Technologies; Agriculture &amp; Food; Solar Fuels &amp; Chemicals; Responsible Electronics and Architecture, Engineering &amp; Construction. The main findings of this Horizon Scanning – the identification and analysis of ‘signals’ from nascent research, technologies, or trends on the periphery of the mainstream – show opportunities for investment in emerging technologies and breakthrough innovations that can advance EU competitiveness while also serving to support the EU’s long-term policy and societal visions. Other insights were taken from this exercise, namely the identification of drivers, enablers and barriers to technology development and adoption, that could be the starting ground of further foresight exercises and policy initiatives. The report highlights three main themes – sustainability, energy, and scalability, which are overarching across signals, drivers, enablers and barriers. And concludes with a series of recommendations to streamline Horizon Scanning activities in the specific context and needs of the EIC.","container-title":"JRC Publications Repository","language":"en","note":"ISBN: 9789268077788\nISSN: 1831-9424\nDOI: 10.2760/48442","title":"Scanning deep tech horizons: participatory collection and assessment of signals and trends","title-short":"Scanning deep tech horizons","URL":"https://publications.jrc.ec.europa.eu/repository/handle/JRC134369","author":[{"family":"Farinha","given":"Joao"},{"family":"Vesnic","given":"ALUJEVIC Lucia"},{"family":"Polvora","given":"Alexandre"}],"accessed":{"date-parts":[["2025",4,17]]},"issued":{"date-parts":[["2023"]]}}}],"schema":"https://github.com/citation-style-language/schema/raw/master/csl-citation.json"} </w:instrText>
      </w:r>
      <w:r w:rsidR="00333FDC">
        <w:rPr>
          <w:rFonts w:eastAsia="EC Square Sans Pro" w:cs="EC Square Sans Pro"/>
          <w:sz w:val="22"/>
          <w:szCs w:val="22"/>
        </w:rPr>
        <w:fldChar w:fldCharType="separate"/>
      </w:r>
      <w:r w:rsidR="00333FDC" w:rsidRPr="00333FDC">
        <w:rPr>
          <w:rFonts w:eastAsia="EC Square Sans Pro"/>
          <w:sz w:val="22"/>
        </w:rPr>
        <w:t>[23]</w:t>
      </w:r>
      <w:r w:rsidR="00333FDC">
        <w:rPr>
          <w:rFonts w:eastAsia="EC Square Sans Pro" w:cs="EC Square Sans Pro"/>
          <w:sz w:val="22"/>
          <w:szCs w:val="22"/>
        </w:rPr>
        <w:fldChar w:fldCharType="end"/>
      </w:r>
      <w:r w:rsidRPr="0A5133DE">
        <w:rPr>
          <w:rFonts w:eastAsia="EC Square Sans Pro" w:cs="EC Square Sans Pro"/>
          <w:sz w:val="22"/>
          <w:szCs w:val="22"/>
        </w:rPr>
        <w:t xml:space="preserve"> and strategic fields</w:t>
      </w:r>
      <w:r w:rsidR="00333FDC">
        <w:rPr>
          <w:rFonts w:eastAsia="EC Square Sans Pro" w:cs="EC Square Sans Pro"/>
          <w:sz w:val="22"/>
          <w:szCs w:val="22"/>
        </w:rPr>
        <w:t xml:space="preserve"> </w:t>
      </w:r>
      <w:r w:rsidR="00333FDC">
        <w:rPr>
          <w:rFonts w:eastAsia="EC Square Sans Pro" w:cs="EC Square Sans Pro"/>
          <w:sz w:val="22"/>
          <w:szCs w:val="22"/>
        </w:rPr>
        <w:fldChar w:fldCharType="begin"/>
      </w:r>
      <w:r w:rsidR="00333FDC">
        <w:rPr>
          <w:rFonts w:eastAsia="EC Square Sans Pro" w:cs="EC Square Sans Pro"/>
          <w:sz w:val="22"/>
          <w:szCs w:val="22"/>
        </w:rPr>
        <w:instrText xml:space="preserve"> ADDIN ZOTERO_ITEM CSL_CITATION {"citationID":"Bb5sF6d1","properties":{"formattedCitation":"[24]","plainCitation":"[24]","noteIndex":0},"citationItems":[{"id":2069,"uris":["http://zotero.org/groups/5272309/items/KS96LW5B"],"itemData":{"id":2069,"type":"webpage","abstract":"This report documents the process and findings of a horizon scanning exercise, part of a series under the FUTURINNOV (FUTURe-oriented detection and assessment of emerging technologies and break-through INNOVation) project, a collaboration between the European Innovation Council (EIC) and the Joint Research Centre (JRC), aiming to bolster the EIC's strategic intelligence through foresight and anticipatory methodologies. The workshop, held on 17 September 2024, had as its primary goal the evaluation and prioritisation of trends and signals on emerging technologies and breakthrough innovation, across all technology readiness levels (TRLs), within the EIC's Medical Imaging and AI portfolio. Signals for the workshop were gathered from experts, literature review, and text/data mining of patents, publications, and EU-funded projects. These signals were then scrutinised for their significance to the field's future by a diverse group of sector experts which led to the identification of eight key topics: generative AI for healthcare; digital twins; multimodal data analysis; explainable AI in medical imaging; application of AI to specific diseases/conditions; XR - augmented and virtual realities; tensor-valued diffusion encoding, and AI-generated synthetic data for training AI. Furthermore, the workshop identified additional wild cards with high novelty and disruptive potential such as: blockchain, edge computing and differential privacy for secure, AI-driven medical imaging and collaborative healthcare optimisation and quantum medical imaging. Participants also highlighted various factors that could influence the development, adoption, and pro-motion of these emerging technologies, which can be grouped under the following categories: Technological advancements and cross-sector applications; data infrastructure, AI models, and regulatory frameworks; workforce, education and societal factors; clinical efficiency and patient outcomes; trust, ethics, and AI adoption; financial pressures and industry investment in AI healthcare.","container-title":"JRC Publications Repository","language":"en","note":"ISBN: 9789268230268 9789268231784\nISSN: 1831-9424, 1018-5593\nDOI: 10.2760/1426669","title":"Imaging the Future - Horizon scanning for emerging technologies and breakthrough innovations in the field of medical imaging and AI","URL":"https://publications.jrc.ec.europa.eu/repository/handle/JRC140099","author":[{"family":"Mochan","given":"Antonia"},{"family":"Farinha","given":"Joao"},{"family":"Bailey","given":"Gwendolyn"},{"family":"Rodriguez","given":"Lourdes"},{"family":"Zanca","given":"Federica"},{"family":"Polvora","given":"Alexandre"}],"accessed":{"date-parts":[["2025",4,17]]},"issued":{"date-parts":[["2024"]]}}}],"schema":"https://github.com/citation-style-language/schema/raw/master/csl-citation.json"} </w:instrText>
      </w:r>
      <w:r w:rsidR="00333FDC">
        <w:rPr>
          <w:rFonts w:eastAsia="EC Square Sans Pro" w:cs="EC Square Sans Pro"/>
          <w:sz w:val="22"/>
          <w:szCs w:val="22"/>
        </w:rPr>
        <w:fldChar w:fldCharType="separate"/>
      </w:r>
      <w:r w:rsidR="00333FDC" w:rsidRPr="00333FDC">
        <w:rPr>
          <w:rFonts w:eastAsia="EC Square Sans Pro"/>
          <w:sz w:val="22"/>
        </w:rPr>
        <w:t>[24]</w:t>
      </w:r>
      <w:r w:rsidR="00333FDC">
        <w:rPr>
          <w:rFonts w:eastAsia="EC Square Sans Pro" w:cs="EC Square Sans Pro"/>
          <w:sz w:val="22"/>
          <w:szCs w:val="22"/>
        </w:rPr>
        <w:fldChar w:fldCharType="end"/>
      </w:r>
      <w:r w:rsidRPr="0A5133DE">
        <w:rPr>
          <w:rFonts w:eastAsia="EC Square Sans Pro" w:cs="EC Square Sans Pro"/>
          <w:sz w:val="22"/>
          <w:szCs w:val="22"/>
        </w:rPr>
        <w:t>.</w:t>
      </w:r>
    </w:p>
    <w:p w14:paraId="7877E033" w14:textId="6DC9B9FF" w:rsidR="72CECA70" w:rsidRDefault="72CECA70" w:rsidP="0A5133DE">
      <w:pPr>
        <w:spacing w:before="240" w:after="240"/>
      </w:pPr>
      <w:r w:rsidRPr="0A5133DE">
        <w:rPr>
          <w:rFonts w:eastAsia="EC Square Sans Pro" w:cs="EC Square Sans Pro"/>
          <w:sz w:val="22"/>
          <w:szCs w:val="22"/>
        </w:rPr>
        <w:t>To enhance access to finance for startups and scaleups, the JRC analyses funding gaps, investment flows, and financing models. It underscores the importance of government-backed venture capital</w:t>
      </w:r>
      <w:r w:rsidR="00D522C8">
        <w:rPr>
          <w:rFonts w:eastAsia="EC Square Sans Pro" w:cs="EC Square Sans Pro"/>
          <w:sz w:val="22"/>
          <w:szCs w:val="22"/>
        </w:rPr>
        <w:t xml:space="preserve"> </w:t>
      </w:r>
      <w:r w:rsidR="00D522C8">
        <w:rPr>
          <w:rFonts w:eastAsia="EC Square Sans Pro" w:cs="EC Square Sans Pro"/>
          <w:sz w:val="22"/>
          <w:szCs w:val="22"/>
        </w:rPr>
        <w:lastRenderedPageBreak/>
        <w:fldChar w:fldCharType="begin"/>
      </w:r>
      <w:r w:rsidR="00D522C8">
        <w:rPr>
          <w:rFonts w:eastAsia="EC Square Sans Pro" w:cs="EC Square Sans Pro"/>
          <w:sz w:val="22"/>
          <w:szCs w:val="22"/>
        </w:rPr>
        <w:instrText xml:space="preserve"> ADDIN ZOTERO_ITEM CSL_CITATION {"citationID":"Sv1dUzxM","properties":{"formattedCitation":"[25], [26]","plainCitation":"[25], [26]","noteIndex":0},"citationItems":[{"id":2070,"uris":["http://zotero.org/groups/5272309/items/YLZ5GD6X"],"itemData":{"id":2070,"type":"article-journal","container-title":"Venture Capital","DOI":"10.1080/13691066.2024.2391373","ISSN":"1369-1066, 1464-5343","journalAbbreviation":"Venture Capital","language":"en","page":"1-40","source":"DOI.org (Crossref)","title":"Governmental venture capital policies are not all alike: design features in 11 European Countries","title-short":"Governmental venture capital policies are not all alike","author":[{"family":"Testa","given":"Giuseppina"},{"family":"Quas","given":"Anita"},{"family":"Compañó","given":"Ramón"}],"issued":{"date-parts":[["2024",9,5]]}}},{"id":2071,"uris":["http://zotero.org/groups/5272309/items/ULMPK9SH"],"itemData":{"id":2071,"type":"book","event-place":"LU","language":"eng","publisher":"Publications Office","publisher-place":"LU","source":"DOI.org (CSL JSON)","title":"Science, research and innovation performance of the EU, 2024: a competitive Europe for a sustainable future : executive summary.","title-short":"Science, research and innovation performance of the EU, 2024","URL":"https://data.europa.eu/doi/10.2777/346850","author":[{"literal":"European Commission. Directorate General for Research and Innovation."}],"accessed":{"date-parts":[["2025",4,17]]},"issued":{"date-parts":[["2024"]]}}}],"schema":"https://github.com/citation-style-language/schema/raw/master/csl-citation.json"}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[25], [26]</w:t>
      </w:r>
      <w:r w:rsidR="00D522C8">
        <w:rPr>
          <w:rFonts w:eastAsia="EC Square Sans Pro" w:cs="EC Square Sans Pro"/>
          <w:sz w:val="22"/>
          <w:szCs w:val="22"/>
        </w:rPr>
        <w:fldChar w:fldCharType="end"/>
      </w:r>
      <w:r w:rsidRPr="0A5133DE">
        <w:rPr>
          <w:rFonts w:eastAsia="EC Square Sans Pro" w:cs="EC Square Sans Pro"/>
          <w:sz w:val="22"/>
          <w:szCs w:val="22"/>
        </w:rPr>
        <w:t>, blended finance instruments, and international investment. The JRC studies examine investment drivers, venture capital syndication, and structural barriers that limit scale-up success in Europe</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{"citationID":"iiEqoMQ6","properties":{"formattedCitation":"[27], [28]","plainCitation":"[27], [28]","noteIndex":0},"citationItems":[{"id":2072,"uris":["http://zotero.org/groups/5272309/items/VQ7J9ENM"],"itemData":{"id":2072,"type":"webpage","abstract":"This paper provides insights into the geographical and sectorial distribution of EU unicorns. Using the Unicorn club data from Dealroom up to mid-2021, it explores where they are located, how old they are and how they reached unicorn status. The analysis takes the form of a comparative study of unicorns from the EU, the US and China. We compare the three locations in terms of the age of companies at which unicorn status is reached, the number of financing rounds and the overall amount of financing raised by the time unicorn status is attained. We also profile the top investors in European unicorns and their acquisition strategies. We then look at the unicorn founders in terms of gender, place of origin and educational background. Finally, we discuss the role of government intervention, in particular of the European Innovation Council, in supporting the development of fast-growing companies.","container-title":"JRC Publications Repository","language":"en","note":"ISBN: 9789276470588\nISSN: 1831-9424\nDOI: 10.2760/843368","title":"In search of EU unicorns - What do we know about them?","URL":"https://publications.jrc.ec.europa.eu/repository/handle/JRC127712","author":[{"family":"Testa","given":"Giuseppina"},{"family":"Compano","given":"Ramon"},{"family":"Correia","given":"Ana"},{"family":"Rückert","given":"Eva"}],"accessed":{"date-parts":[["2025",4,17]]},"issued":{"date-parts":[["2022"]]}}},{"id":2073,"uris":["http://zotero.org/groups/5272309/items/6KI6XGN5"],"itemData":{"id":2073,"type":"article-journal","container-title":"European Management Journal","DOI":"10.1016/j.emj.2022.08.003","ISSN":"02632373","issue":"5","journalAbbreviation":"European Management Journal","language":"en","page":"645-652","source":"DOI.org (Crossref)","title":"The scale-up finance gap in the EU: Causes, consequences, and policy solutions","title-short":"The scale-up finance gap in the EU","volume":"40","author":[{"family":"Quas","given":"Anita"},{"family":"Mason","given":"Colin"},{"family":"Compañó","given":"Ramón"},{"family":"Testa","given":"Giuseppina"},{"family":"Gavigan","given":"James P."}],"issued":{"date-parts":[["2022",10]]}}}],"schema":"https://github.com/citation-style-language/schema/raw/master/csl-citation.json"}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[27], [28]</w:t>
      </w:r>
      <w:r w:rsidR="00D522C8">
        <w:rPr>
          <w:rFonts w:eastAsia="EC Square Sans Pro" w:cs="EC Square Sans Pro"/>
          <w:sz w:val="22"/>
          <w:szCs w:val="22"/>
        </w:rPr>
        <w:fldChar w:fldCharType="end"/>
      </w:r>
      <w:r w:rsidRPr="0A5133DE">
        <w:rPr>
          <w:rFonts w:eastAsia="EC Square Sans Pro" w:cs="EC Square Sans Pro"/>
          <w:sz w:val="22"/>
          <w:szCs w:val="22"/>
        </w:rPr>
        <w:t>. Additionally, it explores corporate venture capital trends</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{"citationID":"gf0jrlma","properties":{"formattedCitation":"[29]","plainCitation":"[29]","noteIndex":0},"citationItems":[{"id":2074,"uris":["http://zotero.org/groups/5272309/items/JLXIQKAD"],"itemData":{"id":2074,"type":"webpage","abstract":"The main objective of the EU Industrial R&amp;D Investment Scoreboard (the Scoreboard) is to benchmark the performance of EU innovation-driven industries against major global counterparts and to provide an R&amp;D investment database that companies, investors and policymakers can use to compare individual company performances against the best global competitors in their sectors. The 2021 edition of the Scoreboard analyses the 2500 companies that invested the largest sums in R&amp;D worldwide in 2020. These companies, with headquarters in 39 countries, and more than 800k subsidiaries all over the world, each invested over €36 million in R&amp;D in 2020. The total investment across all 2500 companies was €908.9bn, an amount equivalent to 90% of the world’s business-funded R&amp;D. This report analyses companies' R&amp;D, patents and other financial performance indicators over recent years, focusing on the comparative performance of EU companies and their global counterparts. Moreover, it includes a patent-based analysis showing the positioning of the EU in green technology for energy intensive industries; and a study exploring the role of the Scoreboard companies in achieving the UN’s sustainable development goals (SDGs). The results of this report highlight the challenges and opportunities facing the EU as it seeks to improve its R&amp;D capability and reinvigorate its industrial base, in line with the priorities of the new industrial and innovation EU policy, particularly in the context of the digital and green transitions.","container-title":"JRC Publications Repository","language":"en","note":"ISBN: 9789276443995 9789276444008\nISSN: 1831-9424, 1018-5593, 2599-574X, 2599-5731\nDOI: 10.2760/559391","title":"The 2021 EU Industrial R&amp;D Investment Scoreboard","URL":"https://publications.jrc.ec.europa.eu/repository/handle/JRC127360","author":[{"family":"Grassano","given":"Nicola"},{"family":"Hernandez","given":"GUEVARA Hector"},{"family":"Fako","given":"Peter"},{"family":"Tuebke","given":"Alexander"},{"family":"Amoroso","given":"Sara"},{"family":"Georgakaki","given":"Aliki"},{"family":"Napolitano","given":"Lorenzo"},{"family":"Pasimeni","given":"Francesco"},{"family":"Rentocchini","given":"Francesco"},{"family":"Compano","given":"Ramon"},{"family":"Fatica","given":"Serena"},{"family":"Panzica","given":"Roberto"}],"accessed":{"date-parts":[["2025",4,17]]},"issued":{"date-parts":[["2021"]]}}}],"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[29]</w:t>
      </w:r>
      <w:r w:rsidR="00D522C8">
        <w:rPr>
          <w:rFonts w:eastAsia="EC Square Sans Pro" w:cs="EC Square Sans Pro"/>
          <w:sz w:val="22"/>
          <w:szCs w:val="22"/>
        </w:rPr>
        <w:fldChar w:fldCharType="end"/>
      </w:r>
      <w:r w:rsidRPr="0A5133DE">
        <w:rPr>
          <w:rFonts w:eastAsia="EC Square Sans Pro" w:cs="EC Square Sans Pro"/>
          <w:sz w:val="22"/>
          <w:szCs w:val="22"/>
        </w:rPr>
        <w:t>, the complementarity of public-private financing</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{"citationID":"fnoaQRM0","properties":{"formattedCitation":"[30]","plainCitation":"[30]","noteIndex":0},"citationItems":[{"id":2075,"uris":["http://zotero.org/groups/5272309/items/IXDXYZ8B"],"itemData":{"id":2075,"type":"webpage","abstract":"The purpose of this report is to provide an overview of the recent trends of Venture Capital (VC) market in the European Union. In particular, it investigates and documents the characteristics of VC transactions, Venture Capitalists, and VC-backed firms, in the context of European Small and Medium-sized Enterprises (SMEs). Indeed, in recent years, the European Commission has devoted increasing attention to this area through relevant policy actions aiming at stimulating the adoption of different sources of external financing available to SMEs that find barriers to more traditional financing. In particular, the 2015 Capital Markets Union (CMU) Action Plan included among its key objectives the financing of innovation, start-ups and non-listed companies, also by supporting new Venture Capital investments. Moreover, the new 2020 CMU Action Plan further incentivises the adoption of alternative sources of funding for SMEs (see, for instance, Action 5). The increase in Venture Capital penetration in the EU market would lead to at least two complementary beneficial effects, i.e. the diversification of the funding portfolio of companies, and the professional support in their earlier stages of development to young and innovative SMEs, the backbone of the European economy. At the same time, being target of a VC investment could have implication on the SME status of the VC-backed company. Indeed, the current European Commission SME definition (Recommendation 2003/361/EC) sets size-based thresholds for a company to be considered an SME. If a firm is not autonomous, i.e. it is not controlled by third parties, the assessment on the size should be conducted also including the figures of other companies within the group of the assessed firm. Accordingly, if the Venture Capital investor acquires more than 50% of the company’s capital or voting rights through its investment, the target company itself, and the VC investor(s) are considered as a group and consequently, these companies may lose the SME status. Beside classifications, this may lead to a concrete impact on the VC-backed firm, which, by losing the SME status, would not be eligible for EC dedicated funding programs (e.g. Horizon 2020). The report focuses on different aspects related to the status of the VC market from 2008 to 2018. In particular, it provides evidence on (i) the evolution of Venture Capital investments; (ii) most relevant features of Venture Capital transactions; (iii) characteristics of firms targeted by Venture Capital investments; (iv) the impact of VC investments on measures of growth of target companies; (v) investment strategies of of venture capitalists in targeting firms; and, lastly, (vi) the implications of VC, and potential changes to the 50% threshold, for the current SMEs definition.","container-title":"JRC Publications Repository","language":"en","note":"ISBN: 9789276269397\nISSN: 1831-9424\nDOI: 10.2760/076298","title":"Venture Capital in Europe. Evidence-based insights about Venture Capitalists and venture capital-backed firms","URL":"https://publications.jrc.ec.europa.eu/repository/handle/JRC122885","author":[{"family":"Bellucci","given":"Andrea"},{"family":"Gucciardi","given":"Gianluca"},{"family":"Nepelski","given":"Daniel"}],"accessed":{"date-parts":[["2025",4,17]]},"issued":{"date-parts":[["2021"]]}}}],"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[30]</w:t>
      </w:r>
      <w:r w:rsidR="00D522C8">
        <w:rPr>
          <w:rFonts w:eastAsia="EC Square Sans Pro" w:cs="EC Square Sans Pro"/>
          <w:sz w:val="22"/>
          <w:szCs w:val="22"/>
        </w:rPr>
        <w:fldChar w:fldCharType="end"/>
      </w:r>
      <w:r w:rsidRPr="0A5133DE">
        <w:rPr>
          <w:rFonts w:eastAsia="EC Square Sans Pro" w:cs="EC Square Sans Pro"/>
          <w:sz w:val="22"/>
          <w:szCs w:val="22"/>
        </w:rPr>
        <w:t>, and the role of crowdfunding as an alternative funding channel. Research on sustainability innovations in the EU food supply chain also highlights how startups respond to regulatory pressures and market demands</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{"citationID":"1iwfBnS9","properties":{"formattedCitation":"[31]","plainCitation":"[31]","noteIndex":0},"citationItems":[{"id":2076,"uris":["http://zotero.org/groups/5272309/items/F3S9PY6D"],"itemData":{"id":2076,"type":"webpage","abstract":"The European Green Deal and its farm-to-fork strategy have made food system sustainability an EU policy priority, with the aim of making the EU’s current food system fairer, healthier and more environmentally friendly. Notably, the farm-to-fork strategy highlights action areas for food supply chain operators, which give rise to both opportunities and challenges. Innovation in sustainability-enhancing products and practices is playing an increasingly important role in this transition to a sustainable food system; such innovation creates value for both companies and society and gives companies a competitive advantage. However, there is limited information on operator-level sustainability initiatives across the food supply chain. Importantly, to understand how regulations can effectively support this transition, policymakers must understand the drivers of and barriers to innovative sustainability initiatives. They must also be aware of how these initiatives work in practice and the expected implications and trade-offs in terms of the economic, social and environmental sustainability dimensions. This report attempts to bring together evidence on and provide a comparative assessment of sustainability innovation and innovative initiatives adopted by private operators in the EU food supply chain. The report’s analyses are based on microdata collected through an online survey of 426 representatives of EU food chain operators, industry associations and other related organisations.","container-title":"JRC Publications Repository","language":"en","note":"ISBN: 9789268056691\nISSN: 1831-9424\nDOI: 10.2760/010598","title":"Adoption of sustainability innovations by operators in the EU food supply chain","URL":"https://publications.jrc.ec.europa.eu/repository/handle/JRC133931","author":[{"family":"Solano","given":"HERMOSILLA Gloria"},{"family":"Antonioli","given":"Federico"},{"family":"Ciaian","given":"Pavel"},{"family":"Pinedo","given":"GIL Julia"},{"family":"Fernandez","given":"CASAL Laura"}],"accessed":{"date-parts":[["2025",4,17]]},"issued":{"date-parts":[["2023"]]}}}],"schema":"https://github.com/citation-style-language/schema/raw/master/csl-citation.json"}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[31]</w:t>
      </w:r>
      <w:r w:rsidR="00D522C8">
        <w:rPr>
          <w:rFonts w:eastAsia="EC Square Sans Pro" w:cs="EC Square Sans Pro"/>
          <w:sz w:val="22"/>
          <w:szCs w:val="22"/>
        </w:rPr>
        <w:fldChar w:fldCharType="end"/>
      </w:r>
      <w:r w:rsidRPr="0A5133DE">
        <w:rPr>
          <w:rFonts w:eastAsia="EC Square Sans Pro" w:cs="EC Square Sans Pro"/>
          <w:sz w:val="22"/>
          <w:szCs w:val="22"/>
        </w:rPr>
        <w:t>.</w:t>
      </w:r>
    </w:p>
    <w:p w14:paraId="345736BB" w14:textId="56DCEF31" w:rsidR="72CECA70" w:rsidRDefault="72CECA70" w:rsidP="0A5133DE">
      <w:pPr>
        <w:spacing w:before="240" w:after="240"/>
      </w:pPr>
      <w:r w:rsidRPr="0A5133DE">
        <w:rPr>
          <w:rFonts w:eastAsia="EC Square Sans Pro" w:cs="EC Square Sans Pro"/>
          <w:sz w:val="22"/>
          <w:szCs w:val="22"/>
        </w:rPr>
        <w:t>In addressing regulatory and administrative burdens, the JRC evaluates how innovation-friendly mechanisms</w:t>
      </w:r>
      <w:r w:rsidR="00D522C8">
        <w:rPr>
          <w:rFonts w:eastAsia="EC Square Sans Pro" w:cs="EC Square Sans Pro"/>
          <w:sz w:val="22"/>
          <w:szCs w:val="22"/>
        </w:rPr>
        <w:t xml:space="preserve"> </w:t>
      </w:r>
      <w:r w:rsidR="00D522C8">
        <w:rPr>
          <w:rFonts w:eastAsia="EC Square Sans Pro" w:cs="EC Square Sans Pro"/>
          <w:sz w:val="22"/>
          <w:szCs w:val="22"/>
        </w:rPr>
        <w:fldChar w:fldCharType="begin"/>
      </w:r>
      <w:r w:rsidR="00D522C8">
        <w:rPr>
          <w:rFonts w:eastAsia="EC Square Sans Pro" w:cs="EC Square Sans Pro"/>
          <w:sz w:val="22"/>
          <w:szCs w:val="22"/>
        </w:rPr>
        <w:instrText xml:space="preserve"> ADDIN ZOTERO_ITEM CSL_CITATION {"citationID":"riaT8spp","properties":{"formattedCitation":"[32]","plainCitation":"[32]","noteIndex":0},"citationItems":[{"id":2077,"uris":["http://zotero.org/groups/5272309/items/VCRB8XXF"],"itemData":{"id":2077,"type":"book","event-place":"LU","language":"eng","publisher":"Publications Office","publisher-place":"LU","source":"DOI.org (CSL JSON)","title":"Emerging digital technologies in the public sector: the case of virtual worlds.","title-short":"Emerging digital technologies in the public sector","URL":"https://data.europa.eu/doi/10.2777/398037","author":[{"literal":"European Commission. Directorate General for Research and Innovation."}],"accessed":{"date-parts":[["2025",4,17]]},"issued":{"date-parts":[["2024"]]}}}],"schema":"https://github.com/citation-style-language/schema/raw/master/csl-citation.json"} </w:instrText>
      </w:r>
      <w:r w:rsidR="00D522C8">
        <w:rPr>
          <w:rFonts w:eastAsia="EC Square Sans Pro" w:cs="EC Square Sans Pro"/>
          <w:sz w:val="22"/>
          <w:szCs w:val="22"/>
        </w:rPr>
        <w:fldChar w:fldCharType="separate"/>
      </w:r>
      <w:r w:rsidR="00D522C8" w:rsidRPr="00D522C8">
        <w:rPr>
          <w:rFonts w:eastAsia="EC Square Sans Pro"/>
          <w:sz w:val="22"/>
        </w:rPr>
        <w:t>[32]</w:t>
      </w:r>
      <w:r w:rsidR="00D522C8">
        <w:rPr>
          <w:rFonts w:eastAsia="EC Square Sans Pro" w:cs="EC Square Sans Pro"/>
          <w:sz w:val="22"/>
          <w:szCs w:val="22"/>
        </w:rPr>
        <w:fldChar w:fldCharType="end"/>
      </w:r>
      <w:r w:rsidRPr="0A5133DE">
        <w:rPr>
          <w:rFonts w:eastAsia="EC Square Sans Pro" w:cs="EC Square Sans Pro"/>
          <w:sz w:val="22"/>
          <w:szCs w:val="22"/>
        </w:rPr>
        <w:t>, such as regulatory sandboxes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{"citationID":"WgskjNOW","properties":{"formattedCitation":"[33]","plainCitation":"[33]","noteIndex":0},"citationItems":[{"id":2078,"uris":["http://zotero.org/groups/5272309/items/XFD7EK2J"],"itemData":{"id":2078,"type":"webpage","abstract":"This science for policy brief provides an overview of the ways in which experimentation spaces can support regulatory decision-making and learning. It discusses the joint value that the actors involved in innovation creation, adoption, and governance – innovators, citizens, and regulators – may derive from collaboration within different experimentation spaces, such as test beds, living labs, and regulatory sandboxes. It concludes with recommendations for EU innovation policy to improve understanding of existing practices and to foster the uptake of responsible experimentation.","container-title":"JRC Publications Repository","language":"en","title":"Regulatory learning in experimentation spaces","URL":"https://publications.jrc.ec.europa.eu/repository/handle/JRC130458","author":[{"family":"Kert","given":"Kaia"},{"family":"Vebrova","given":"Michaela"},{"family":"Schade","given":"Sven"}],"accessed":{"date-parts":[["2025",4,17]]},"issued":{"date-parts":[["2022"]]}}}],"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[33]</w:t>
      </w:r>
      <w:r w:rsidR="00FA7BAF">
        <w:rPr>
          <w:rFonts w:eastAsia="EC Square Sans Pro" w:cs="EC Square Sans Pro"/>
          <w:sz w:val="22"/>
          <w:szCs w:val="22"/>
        </w:rPr>
        <w:fldChar w:fldCharType="end"/>
      </w:r>
      <w:r w:rsidRPr="0A5133DE">
        <w:rPr>
          <w:rFonts w:eastAsia="EC Square Sans Pro" w:cs="EC Square Sans Pro"/>
          <w:sz w:val="22"/>
          <w:szCs w:val="22"/>
        </w:rPr>
        <w:t>, can support startup growth. It investigates the effects of corporate taxation on small firms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{"citationID":"S8LKRF04","properties":{"formattedCitation":"[34]","plainCitation":"[34]","noteIndex":0},"citationItems":[{"id":2079,"uris":["http://zotero.org/groups/5272309/items/73GMAIDH"],"itemData":{"id":2079,"type":"webpage","abstract":"We provide evidence on the differences in the effective tax rate by firm size, highlighting that effective tax rates tend to follow a bump-shaped curve, increasing from micro to small firms and then decreasing for medium to large firms. Our analysis, based on microdata from several EU countries, shows that both corporate and labour taxation follow this pattern. Econometric analysis reveals that a 1% increase in effective corporate taxation results in a 2.6% decrease in firm turnover growth, with new firms and micro firms being particularly affected. The negative impact of corporate taxation on firm growth is much larger for new firms compared to older firms, and this is especially pronounced in Spain, where a 1% tax hike leads to a turnover growth decrease of 8%. Examining the 2015 Spanish corporate tax reduction for new firms, we find that the reform's overall positive impact was insignificant for micro firms, suggesting the need for more targeted policies considering firm size, age, and ownership.","container-title":"JRC Publications Repository","language":"en","title":"The tax system penalizes the growth of new and small businesses in the EU","URL":"https://publications.jrc.ec.europa.eu/repository/handle/JRC138855","author":[{"family":"Barrios","given":"Salvador"},{"family":"Delis","given":"Fotis"},{"family":"Landabaso","given":"ALVAREZ Mikel"}],"accessed":{"date-parts":[["2025",4,17]]},"issued":{"date-parts":[["2024"]]}}}],"schema":"https://github.com/citation-style-language/schema/raw/master/csl-citation.json"}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[34]</w:t>
      </w:r>
      <w:r w:rsidR="00FA7BAF">
        <w:rPr>
          <w:rFonts w:eastAsia="EC Square Sans Pro" w:cs="EC Square Sans Pro"/>
          <w:sz w:val="22"/>
          <w:szCs w:val="22"/>
        </w:rPr>
        <w:fldChar w:fldCharType="end"/>
      </w:r>
      <w:r w:rsidRPr="0A5133DE">
        <w:rPr>
          <w:rFonts w:eastAsia="EC Square Sans Pro" w:cs="EC Square Sans Pro"/>
          <w:sz w:val="22"/>
          <w:szCs w:val="22"/>
        </w:rPr>
        <w:t>, identifies barriers in accessing public procurement opportunities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{"citationID":"VbG29Af0","properties":{"formattedCitation":"[35]","plainCitation":"[35]","noteIndex":0},"citationItems":[{"id":2080,"uris":["http://zotero.org/groups/5272309/items/F2FZAZQM"],"itemData":{"id":2080,"type":"webpage","abstract":"Through the perspective of VC-backed companies, this report describes the main locations of start-up activity in Europe, i.e. start-up hotspots. It aims at providing evidence on start-up activity in Europe and at describing the European VC activity over the last two decades. The study reports the following: • Europe receives 15% of global VC investments. After the dot.com hype, VC activity in Europe decreased and has never come close to the levels from 2000. VC funds have also moved away from seed to later stage of funding. • 28% of all European VC-backed companies are based in one of the 20 cities. Paris, London and Berlin lead the ranking of cities with the highest number of VC-backed companies in Europe. • The location of a start-up is likely to be one of the major factors influencing the amount of money it receives from VC funds and the number of funding rounds it goes through. • Majority of European VC-backed companies are up to 8 years old and have up to 100 employees. • The majority of VC-backed firms in Europe belong to the Business, Consumer and Retail industries.","container-title":"JRC Publications Repository","language":"en","note":"ISBN: 9789279599330\nISSN: 1831-9424\nDOI: 10.2791/39207","title":"European start-up hotspots: An analysis based on VC-backed companies","title-short":"European start-up hotspots","URL":"https://publications.jrc.ec.europa.eu/repository/handle/JRC101215","author":[{"family":"Nepelski","given":"Daniel"},{"family":"Piroli","given":"Giuseppe"},{"family":"De","given":"PRATO Giuditta"}],"accessed":{"date-parts":[["2025",4,17]]},"issued":{"date-parts":[["2016"]]}}}],"schema":"https://github.com/citation-style-language/schema/raw/master/csl-citation.json"}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[35]</w:t>
      </w:r>
      <w:r w:rsidR="00FA7BAF">
        <w:rPr>
          <w:rFonts w:eastAsia="EC Square Sans Pro" w:cs="EC Square Sans Pro"/>
          <w:sz w:val="22"/>
          <w:szCs w:val="22"/>
        </w:rPr>
        <w:fldChar w:fldCharType="end"/>
      </w:r>
      <w:r w:rsidRPr="0A5133DE">
        <w:rPr>
          <w:rFonts w:eastAsia="EC Square Sans Pro" w:cs="EC Square Sans Pro"/>
          <w:sz w:val="22"/>
          <w:szCs w:val="22"/>
        </w:rPr>
        <w:t>, and advocates for harmonization of sustainability regulations</w:t>
      </w:r>
      <w:r w:rsidR="00FA7BAF">
        <w:rPr>
          <w:rFonts w:eastAsia="EC Square Sans Pro" w:cs="EC Square Sans Pro"/>
          <w:sz w:val="22"/>
          <w:szCs w:val="22"/>
        </w:rPr>
        <w:t xml:space="preserve"> </w:t>
      </w:r>
      <w:r w:rsidR="00FA7BAF">
        <w:rPr>
          <w:rFonts w:eastAsia="EC Square Sans Pro" w:cs="EC Square Sans Pro"/>
          <w:sz w:val="22"/>
          <w:szCs w:val="22"/>
        </w:rPr>
        <w:fldChar w:fldCharType="begin"/>
      </w:r>
      <w:r w:rsidR="00FA7BAF">
        <w:rPr>
          <w:rFonts w:eastAsia="EC Square Sans Pro" w:cs="EC Square Sans Pro"/>
          <w:sz w:val="22"/>
          <w:szCs w:val="22"/>
        </w:rPr>
        <w:instrText xml:space="preserve"> ADDIN ZOTERO_ITEM CSL_CITATION {"citationID":"3ziRgpGH","properties":{"formattedCitation":"[36]","plainCitation":"[36]","noteIndex":0},"citationItems":[{"id":2081,"uris":["http://zotero.org/groups/5272309/items/9862NBJN"],"itemData":{"id":2081,"type":"webpage","abstract":"The European Union (EU) food system faces various converging crises, including health, environmental, societal, and economic challenges such as climate change, nature degradation, and increasing inequalities. Public procurement, accounting for 14% of the EU GDP, holds potential in shaping food systems towards sustainability and promoting population health. Recognising its transformative potential, the Farm to Fork Strategy under the European Green Deal pushes to determine criteria for sustainable food procurement to boost sustainable farming systems. This report provides an overview of existing sustainable public procurement (SPP) criteria, tools, and guidelines related to environmental, social (including health and nutrition), and economic dimensions of food, food services, and vending machines in the EU. The study adopts a comprehensive approach by considering the entire life cycle of food products and services. It gathers information through desk research, market analysis, and interviews to thoroughly understand the current state of sustainable public procurement. The goal is to develop a framework for analysis that will highlight the most critical areas for improvement, or hotspots. The findings of the analysis are instrumental in setting comprehensive, integrative criteria for public procurement, which can contribute to fostering a sustainable food system in the EU, addressing interlinkages among supply chains, consumption patterns, ecosystems, and population health.","container-title":"JRC Publications Repository","language":"en","note":"ISBN: 9789268225141\nISSN: 1831-9424\nDOI: 10.2760/1286793","title":"Overview and analysis of sustainable product procurement criteria in the EU food sector","URL":"https://publications.jrc.ec.europa.eu/repository/handle/JRC139598","author":[{"family":"Garcia","given":"HERRERO Laura"},{"family":"Casonato","given":"Cecilia"},{"family":"Perez","given":"CORNAGO Aurora"},{"family":"Sanye","given":"MENGUAL Esther"},{"family":"Sarasa","given":"RENEDO Ana"},{"family":"Bakogianni","given":"Ioanna"},{"family":"Wollgast","given":"Jan"},{"family":"Gama","given":"CALDAS Miguel"},{"family":"Maragkoudakis","given":"Petros"},{"family":"Listorti","given":"Giulia"}],"accessed":{"date-parts":[["2025",4,17]]},"issued":{"date-parts":[["2024"]]}}}],"schema":"https://github.com/citation-style-language/schema/raw/master/csl-citation.json"} </w:instrText>
      </w:r>
      <w:r w:rsidR="00FA7BAF">
        <w:rPr>
          <w:rFonts w:eastAsia="EC Square Sans Pro" w:cs="EC Square Sans Pro"/>
          <w:sz w:val="22"/>
          <w:szCs w:val="22"/>
        </w:rPr>
        <w:fldChar w:fldCharType="separate"/>
      </w:r>
      <w:r w:rsidR="00FA7BAF" w:rsidRPr="00FA7BAF">
        <w:rPr>
          <w:rFonts w:eastAsia="EC Square Sans Pro"/>
          <w:sz w:val="22"/>
        </w:rPr>
        <w:t>[36]</w:t>
      </w:r>
      <w:r w:rsidR="00FA7BAF">
        <w:rPr>
          <w:rFonts w:eastAsia="EC Square Sans Pro" w:cs="EC Square Sans Pro"/>
          <w:sz w:val="22"/>
          <w:szCs w:val="22"/>
        </w:rPr>
        <w:fldChar w:fldCharType="end"/>
      </w:r>
      <w:r w:rsidRPr="0A5133DE">
        <w:rPr>
          <w:rFonts w:eastAsia="EC Square Sans Pro" w:cs="EC Square Sans Pro"/>
          <w:sz w:val="22"/>
          <w:szCs w:val="22"/>
        </w:rPr>
        <w:t>. Sector-specific studies reveal persistent regulatory and administrative challenges in biotech</w:t>
      </w:r>
      <w:r w:rsidR="00483D51">
        <w:rPr>
          <w:rFonts w:eastAsia="EC Square Sans Pro" w:cs="EC Square Sans Pro"/>
          <w:sz w:val="22"/>
          <w:szCs w:val="22"/>
        </w:rPr>
        <w:t xml:space="preserve"> </w:t>
      </w:r>
      <w:r w:rsidR="00483D51">
        <w:rPr>
          <w:rFonts w:eastAsia="EC Square Sans Pro" w:cs="EC Square Sans Pro"/>
          <w:sz w:val="22"/>
          <w:szCs w:val="22"/>
        </w:rPr>
        <w:fldChar w:fldCharType="begin"/>
      </w:r>
      <w:r w:rsidR="00483D51">
        <w:rPr>
          <w:rFonts w:eastAsia="EC Square Sans Pro" w:cs="EC Square Sans Pro"/>
          <w:sz w:val="22"/>
          <w:szCs w:val="22"/>
        </w:rPr>
        <w:instrText xml:space="preserve"> ADDIN ZOTERO_ITEM CSL_CITATION {"citationID":"RCIZhzZY","properties":{"formattedCitation":"[37]","plainCitation":"[37]","noteIndex":0},"citationItems":[{"id":2082,"uris":["http://zotero.org/groups/5272309/items/N2CWEFS8"],"itemData":{"id":2082,"type":"bill","language":"en","title":"COMMUNICATION FROM THE COMMISSION TO THE EUROPEAN PARLIAMENT, THE COUNCIL, THE EUROPEAN ECONOMIC AND SOCIAL COMMITTEE AND THE COMMITTEE OF THE REGIONS Building the future with nature: Boosting Biotechnology and Biomanufacturing in the EU","title-short":"COMMUNICATION FROM THE COMMISSION TO THE EUROPEAN PARLIAMENT, THE COUNCIL, THE EUROPEAN ECONOMIC AND SOCIAL COMMITTEE AND THE COMMITTEE OF THE REGIONS Building the future with nature","URL":"https://eur-lex.europa.eu/legal-content/EN/ALL/?uri=celex:52024DC0137","accessed":{"date-parts":[["2025",4,17]]},"issued":{"date-parts":[["2024"]]}}}],"schema":"https://github.com/citation-style-language/schema/raw/master/csl-citation.json"} </w:instrText>
      </w:r>
      <w:r w:rsidR="00483D51">
        <w:rPr>
          <w:rFonts w:eastAsia="EC Square Sans Pro" w:cs="EC Square Sans Pro"/>
          <w:sz w:val="22"/>
          <w:szCs w:val="22"/>
        </w:rPr>
        <w:fldChar w:fldCharType="separate"/>
      </w:r>
      <w:r w:rsidR="00483D51" w:rsidRPr="00483D51">
        <w:rPr>
          <w:rFonts w:eastAsia="EC Square Sans Pro"/>
          <w:sz w:val="22"/>
        </w:rPr>
        <w:t>[37]</w:t>
      </w:r>
      <w:r w:rsidR="00483D51">
        <w:rPr>
          <w:rFonts w:eastAsia="EC Square Sans Pro" w:cs="EC Square Sans Pro"/>
          <w:sz w:val="22"/>
          <w:szCs w:val="22"/>
        </w:rPr>
        <w:fldChar w:fldCharType="end"/>
      </w:r>
      <w:r w:rsidRPr="0A5133DE">
        <w:rPr>
          <w:rFonts w:eastAsia="EC Square Sans Pro" w:cs="EC Square Sans Pro"/>
          <w:sz w:val="22"/>
          <w:szCs w:val="22"/>
        </w:rPr>
        <w:t xml:space="preserve"> and the blue economy</w:t>
      </w:r>
      <w:r w:rsidR="00620478">
        <w:rPr>
          <w:rFonts w:eastAsia="EC Square Sans Pro" w:cs="EC Square Sans Pro"/>
          <w:sz w:val="22"/>
          <w:szCs w:val="22"/>
        </w:rPr>
        <w:t xml:space="preserve"> </w:t>
      </w:r>
      <w:r w:rsidR="00620478">
        <w:rPr>
          <w:rFonts w:eastAsia="EC Square Sans Pro" w:cs="EC Square Sans Pro"/>
          <w:sz w:val="22"/>
          <w:szCs w:val="22"/>
        </w:rPr>
        <w:fldChar w:fldCharType="begin"/>
      </w:r>
      <w:r w:rsidR="00620478">
        <w:rPr>
          <w:rFonts w:eastAsia="EC Square Sans Pro" w:cs="EC Square Sans Pro"/>
          <w:sz w:val="22"/>
          <w:szCs w:val="22"/>
        </w:rPr>
        <w:instrText xml:space="preserve"> ADDIN ZOTERO_ITEM CSL_CITATION {"citationID":"hRYq0EEh","properties":{"formattedCitation":"[20]","plainCitation":"[20]","noteIndex":0},"citationItems":[{"id":1798,"uris":["http://zotero.org/groups/5272309/items/8KWAYWNS"],"itemData":{"id":1798,"type":"book","event-place":"LU","language":"eng","publisher":"Publications Office","publisher-place":"LU","source":"DOI.org (CSL JSON)","title":"The EU blue economy report 2024.","URL":"https://data.europa.eu/doi/10.2771/186064","author":[{"literal":"European Commission. Directorate General for Maritime Affairs and Fisheries."},{"literal":"European Commission. Joint Research Centre."}],"accessed":{"date-parts":[["2025",3,27]]},"issued":{"date-parts":[["2024"]]}}}],"schema":"https://github.com/citation-style-language/schema/raw/master/csl-citation.json"} </w:instrText>
      </w:r>
      <w:r w:rsidR="00620478">
        <w:rPr>
          <w:rFonts w:eastAsia="EC Square Sans Pro" w:cs="EC Square Sans Pro"/>
          <w:sz w:val="22"/>
          <w:szCs w:val="22"/>
        </w:rPr>
        <w:fldChar w:fldCharType="separate"/>
      </w:r>
      <w:r w:rsidR="00620478" w:rsidRPr="00620478">
        <w:rPr>
          <w:rFonts w:eastAsia="EC Square Sans Pro"/>
          <w:sz w:val="22"/>
        </w:rPr>
        <w:t>[20]</w:t>
      </w:r>
      <w:r w:rsidR="00620478">
        <w:rPr>
          <w:rFonts w:eastAsia="EC Square Sans Pro" w:cs="EC Square Sans Pro"/>
          <w:sz w:val="22"/>
          <w:szCs w:val="22"/>
        </w:rPr>
        <w:fldChar w:fldCharType="end"/>
      </w:r>
      <w:r w:rsidRPr="0A5133DE">
        <w:rPr>
          <w:rFonts w:eastAsia="EC Square Sans Pro" w:cs="EC Square Sans Pro"/>
          <w:sz w:val="22"/>
          <w:szCs w:val="22"/>
        </w:rPr>
        <w:t>, calling for targeted reforms to reduce burdens and improve competitiveness.</w:t>
      </w:r>
    </w:p>
    <w:p w14:paraId="7907F5F5" w14:textId="13E2C241" w:rsidR="72CECA70" w:rsidRDefault="72CECA70" w:rsidP="0A5133DE">
      <w:pPr>
        <w:spacing w:before="240" w:after="240"/>
      </w:pPr>
      <w:r w:rsidRPr="0A5133DE">
        <w:rPr>
          <w:rFonts w:eastAsia="EC Square Sans Pro" w:cs="EC Square Sans Pro"/>
          <w:sz w:val="22"/>
          <w:szCs w:val="22"/>
        </w:rPr>
        <w:t>The JRC also explores market access barriers, both within the EU and globally. Its research identifies obstacles startups face in entering public procurement markets and proposes strategies to increase their participation</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diNbAdDp","properties":{"formattedCitation":"[38]","plainCitation":"[38]","noteIndex":0},"citationItems":[{"id":2083,"uris":["http://zotero.org/groups/5272309/items/X2XIFXEK"],"itemData":{"id":2083,"type":"book","event-place":"LU","language":"eng","publisher":"Publications Office","publisher-place":"LU","source":"DOI.org (CSL JSON)","title":"Quantifying public procurement of R&amp;D of ICT solutions in Europe: final report.","title-short":"Quantifying public procurement of R&amp;D of ICT solutions in Europe","URL":"https://data.europa.eu/doi/10.2759/76021","author":[{"literal":"European Commission. Directorate General for the Information Society and Media."},{"literal":"t33."},{"literal":"Spark."},{"literal":"Deloitte."}],"accessed":{"date-parts":[["2025",4,17]]},"issued":{"date-parts":[["2014"]]}}}],"schema":"https://github.com/citation-style-language/schema/raw/master/csl-citation.json"}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[38]</w:t>
      </w:r>
      <w:r w:rsidR="00074BEF">
        <w:rPr>
          <w:rFonts w:eastAsia="EC Square Sans Pro" w:cs="EC Square Sans Pro"/>
          <w:sz w:val="22"/>
          <w:szCs w:val="22"/>
        </w:rPr>
        <w:fldChar w:fldCharType="end"/>
      </w:r>
      <w:r w:rsidRPr="0A5133DE">
        <w:rPr>
          <w:rFonts w:eastAsia="EC Square Sans Pro" w:cs="EC Square Sans Pro"/>
          <w:sz w:val="22"/>
          <w:szCs w:val="22"/>
        </w:rPr>
        <w:t>. It assesses the potential of GovTech as a channel for startups to deliver digital solutions to public administrations</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{"citationID":"EJN1qLRU","properties":{"formattedCitation":"[39]","plainCitation":"[39]","noteIndex":0},"citationItems":[{"id":2084,"uris":["http://zotero.org/groups/5272309/items/JYDAK3PI"],"itemData":{"id":2084,"type":"webpage","abstract":"Digital transformation is essential for modern, effective and user’s centric public administrations. Within public sector operations, Public Procurement is the most common way for public administrations to acquire innovative digital solutions if not developed in-house. In this important area that account for 14% of the GDP in Europe, there is a need to identify and understand the influencing factors affecting the uptake of innovative digital solutions designed for and adopted by public administrations specifically through GovTech practices to support a successful digital transition and modernisation of the public sector in Europe. While building on previous research in the area, this work focuses on the uptake of innovative digital solutions for the provision of interoperable public services specifically in cross-border and multilevel governance systems, and their policy implications with particular attention to the Interoperability Act. With this in mind, the study analyses GovTech practices for the public sector acquisition of innovative digital technologies focusing specifically on the engagement of Start-ups and SMEs in the design, provision and management of procured interoperable innovative public services. In this context, what are the key Success Factors for cross-border GovTech success? This study attempts to identify key barriers and opportunities for the wider uptake and deployment of cross-border GovTech solutions in the European Union. The study is grounded on an extensive literature and policy review over the last 10 years, and on the insights stemming from qualitative interviews with 111 GovTech founders across 17 EU Member States, two workshops with domain experts, public sector practitioners and policy makers. The researchers analysed both national and European GovTech programs. The study identified 7 key dimensions that shape cross-border GovTech practices, where Policy is acting as a dominant influencing factor. These dimensions being policy and regulations, finance and markets, culture and language, framework support, human capital, and technology. The study also highlighted a tension within the GovTech environment, trying to balancing political goals with economic interests. Whether importing from cross-border or exporting GovTech solutions, understanding the balance between policy, finance, culture, support activities, human capital markets and technology is crucial for success in the evolving GovTech landscape, and in shaping policies that enhance modernisation in the public sector, EU’s digital sovereignty and technological independence. The results stemming from this work, their policy implications and the resulting recommendations articulated in a number of actions addressing different stakeholders in this area are particularly relevant for informing and shaping current and future policy measures aimed at creating a cohesive digital market and driving innovation within public services across Europe.","container-title":"JRC Publications Repository","language":"en","note":"ISBN: 9789268218884 9789268218891\nISSN: 1831-9424, 1018-5593\nDOI: 10.2760/1598146","title":"GovTech: influencing factors, common requirements and recommendations - Supporting the development of cross-border, interoperable GovTech practices in the European landscape","title-short":"GovTech","URL":"https://publications.jrc.ec.europa.eu/repository/handle/JRC139723","author":[{"family":"Niehaves","given":"Björn"},{"family":"Klassen","given":"Gerhard"}],"accessed":{"date-parts":[["2025",4,17]]},"issued":{"date-parts":[["2024"]]}}}],"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[39]</w:t>
      </w:r>
      <w:r w:rsidR="00074BEF">
        <w:rPr>
          <w:rFonts w:eastAsia="EC Square Sans Pro" w:cs="EC Square Sans Pro"/>
          <w:sz w:val="22"/>
          <w:szCs w:val="22"/>
        </w:rPr>
        <w:fldChar w:fldCharType="end"/>
      </w:r>
      <w:r w:rsidRPr="0A5133DE">
        <w:rPr>
          <w:rFonts w:eastAsia="EC Square Sans Pro" w:cs="EC Square Sans Pro"/>
          <w:sz w:val="22"/>
          <w:szCs w:val="22"/>
        </w:rPr>
        <w:t>. In biotech, healthcare, and marine sectors, the JRC highlights challenges related to intellectual property, regulatory approval, and financing that limit market entry and expansion.</w:t>
      </w:r>
    </w:p>
    <w:p w14:paraId="4BD6B10B" w14:textId="4260B1F3" w:rsidR="72CECA70" w:rsidRDefault="72CECA70" w:rsidP="0A5133DE">
      <w:pPr>
        <w:spacing w:before="240" w:after="240"/>
      </w:pPr>
      <w:r w:rsidRPr="0A5133DE">
        <w:rPr>
          <w:rFonts w:eastAsia="EC Square Sans Pro" w:cs="EC Square Sans Pro"/>
          <w:sz w:val="22"/>
          <w:szCs w:val="22"/>
        </w:rPr>
        <w:t>On skills and talent, the JRC analyses workforce gaps, training needs, and talent mobility, all crucial for startup success. It highlights the rural-urban innovation divide and proposes strategies to attract talent to less-developed regions, especially through initiatives like the Startup Village Forum</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{"citationID":"JS91OGlO","properties":{"formattedCitation":"[40]","plainCitation":"[40]","noteIndex":0},"citationItems":[{"id":2085,"uris":["http://zotero.org/groups/5272309/items/Y4S3SAA7"],"itemData":{"id":2085,"type":"webpage","abstract":"The European Commission’s long-term vision for the EU’s rural areas identifies several areas of action towards stronger, connected, resilient and prosperous rural areas and communities by 2040. A flagship action on research and innovation aims to help tackle the challenges towards fulfilling rural potential. An annual Startup Village Forum is part of this action. The Forum intends to promote knowledge exchange and cooperation activities and to work as an open and inclusive space where institutions and stakeholders can meet, discuss and shape actions for startup-driven innovation in rural areas. Drawing upon the scientific literature, in this report we develop the Startup Village concept and define it as \"A place (or a network of small places) that embraces innovation and ambitious entrepreneurship as a way to unlock development potential and support wellbeing in rural areas\". Next, we explore the key enabling factors of Startup Villages- discussing in particular the pivotal role played by the ecosystem in enabling innovation and entrepreneurship - and outline the Startup Village Forum’s facilitating role.","container-title":"JRC Publications Repository","language":"en","note":"ISBN: 9789268000571\nISSN: 1831-9424\nDOI: 10.2760/998554","title":"Startup Village Conceptualisation","URL":"https://publications.jrc.ec.europa.eu/repository/handle/JRC132646","author":[{"family":"Goodwin-Hawkins","given":"Bryonny"},{"family":"Guzzo","given":"Fabrizio"},{"family":"Merida","given":"MARTIN Fernando"},{"family":"Sasso","given":"Simone"}],"accessed":{"date-parts":[["2025",4,17]]},"issued":{"date-parts":[["2023"]]}}}],"schema":"https://github.com/citation-style-language/schema/raw/master/csl-citation.json"}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[40]</w:t>
      </w:r>
      <w:r w:rsidR="00074BEF">
        <w:rPr>
          <w:rFonts w:eastAsia="EC Square Sans Pro" w:cs="EC Square Sans Pro"/>
          <w:sz w:val="22"/>
          <w:szCs w:val="22"/>
        </w:rPr>
        <w:fldChar w:fldCharType="end"/>
      </w:r>
      <w:r w:rsidRPr="0A5133DE">
        <w:rPr>
          <w:rFonts w:eastAsia="EC Square Sans Pro" w:cs="EC Square Sans Pro"/>
          <w:sz w:val="22"/>
          <w:szCs w:val="22"/>
        </w:rPr>
        <w:t>. In biotech, the JRC identifies critical workforce needs, including regulatory expertise, R&amp;D capabilities, and specialized training</w:t>
      </w:r>
      <w:r w:rsidR="00074BEF">
        <w:rPr>
          <w:rFonts w:eastAsia="EC Square Sans Pro" w:cs="EC Square Sans Pro"/>
          <w:sz w:val="22"/>
          <w:szCs w:val="22"/>
        </w:rPr>
        <w:t xml:space="preserve"> </w:t>
      </w:r>
      <w:r w:rsidR="00074BEF">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{"citationID":"2pMbJ3BJ","properties":{"formattedCitation":"[37]","plainCitation":"[37]","noteIndex":0},"citationItems":[{"id":2082,"uris":["http://zotero.org/groups/5272309/items/N2CWEFS8"],"itemData":{"id":2082,"type":"bill","language":"en","title":"COMMUNICATION FROM THE COMMISSION TO THE EUROPEAN PARLIAMENT, THE COUNCIL, THE EUROPEAN ECONOMIC AND SOCIAL COMMITTEE AND THE COMMITTEE OF THE REGIONS Building the future with nature: Boosting Biotechnology and Biomanufacturing in the EU","title-short":"COMMUNICATION FROM THE COMMISSION TO THE EUROPEAN PARLIAMENT, THE COUNCIL, THE EUROPEAN ECONOMIC AND SOCIAL COMMITTEE AND THE COMMITTEE OF THE REGIONS Building the future with nature","URL":"https://eur-lex.europa.eu/legal-content/EN/ALL/?uri=celex:52024DC0137","accessed":{"date-parts":[["2025",4,17]]},"issued":{"date-parts":[["2024"]]}}}],"schema":"https://github.com/citation-style-language/schema/raw/master/csl-citation.json"} </w:instrText>
      </w:r>
      <w:r w:rsidR="00074BEF">
        <w:rPr>
          <w:rFonts w:eastAsia="EC Square Sans Pro" w:cs="EC Square Sans Pro"/>
          <w:sz w:val="22"/>
          <w:szCs w:val="22"/>
        </w:rPr>
        <w:fldChar w:fldCharType="separate"/>
      </w:r>
      <w:r w:rsidR="00074BEF" w:rsidRPr="00074BEF">
        <w:rPr>
          <w:rFonts w:eastAsia="EC Square Sans Pro"/>
          <w:sz w:val="22"/>
        </w:rPr>
        <w:t>[37]</w:t>
      </w:r>
      <w:r w:rsidR="00074BEF">
        <w:rPr>
          <w:rFonts w:eastAsia="EC Square Sans Pro" w:cs="EC Square Sans Pro"/>
          <w:sz w:val="22"/>
          <w:szCs w:val="22"/>
        </w:rPr>
        <w:fldChar w:fldCharType="end"/>
      </w:r>
      <w:r w:rsidRPr="0A5133DE">
        <w:rPr>
          <w:rFonts w:eastAsia="EC Square Sans Pro" w:cs="EC Square Sans Pro"/>
          <w:sz w:val="22"/>
          <w:szCs w:val="22"/>
        </w:rPr>
        <w:t>.</w:t>
      </w:r>
    </w:p>
    <w:p w14:paraId="298FB8C3" w14:textId="08ABA381" w:rsidR="72CECA70" w:rsidRDefault="72CECA70" w:rsidP="0A5133DE">
      <w:pPr>
        <w:spacing w:before="240" w:after="240"/>
        <w:rPr>
          <w:rFonts w:eastAsia="EC Square Sans Pro" w:cs="EC Square Sans Pro"/>
          <w:sz w:val="22"/>
          <w:szCs w:val="22"/>
        </w:rPr>
      </w:pPr>
      <w:r w:rsidRPr="0A5133DE">
        <w:rPr>
          <w:rFonts w:eastAsia="EC Square Sans Pro" w:cs="EC Square Sans Pro"/>
          <w:sz w:val="22"/>
          <w:szCs w:val="22"/>
        </w:rPr>
        <w:t>Finally, the JRC emphasizes that limited access to research and technology infrastructure significantly hampers startup growth—particularly in Deep Tech and biotech. Research shows that Research and Technology Organizations are essential in providing access to labs, pilot-scale facilities, and regulatory guidance. Despite their role, persistent infrastructure gaps and high costs remain major barriers, underscoring the need for improved shared services and targeted support to help startups scale effectively.</w:t>
      </w:r>
    </w:p>
    <w:p w14:paraId="1DC48BF4" w14:textId="41B776F0" w:rsidR="72CECA70" w:rsidRDefault="72CECA70" w:rsidP="0A5133DE">
      <w:pPr>
        <w:spacing w:before="240" w:after="240"/>
        <w:rPr>
          <w:rFonts w:eastAsia="EC Square Sans Pro" w:cs="EC Square Sans Pro"/>
          <w:sz w:val="22"/>
          <w:szCs w:val="22"/>
        </w:rPr>
      </w:pPr>
      <w:r w:rsidRPr="0A5133DE">
        <w:rPr>
          <w:rFonts w:eastAsia="EC Square Sans Pro" w:cs="EC Square Sans Pro"/>
          <w:sz w:val="22"/>
          <w:szCs w:val="22"/>
        </w:rPr>
        <w:t>Through its multifaceted research and policy support, the JRC strengthens the EU startup landscape by identifying key barriers and enabling conditions for growth. Its work informs strategic actions in finance, regulation, talent development, and infrastructure, helping European startups and scaleups thrive in a fast-evolving global innovation environment.</w:t>
      </w:r>
    </w:p>
    <w:p w14:paraId="0E41DD7D" w14:textId="6DB14FDE" w:rsidR="00D738C3" w:rsidRPr="002075D3" w:rsidRDefault="00065EAE" w:rsidP="00D738C3">
      <w:pPr>
        <w:rPr>
          <w:b/>
          <w:i/>
          <w:szCs w:val="18"/>
        </w:rPr>
      </w:pPr>
      <w:r>
        <w:rPr>
          <w:b/>
          <w:i/>
          <w:noProof/>
          <w:szCs w:val="18"/>
        </w:rPr>
        <mc:AlternateContent>
          <mc:Choice Requires="wps">
            <w:drawing>
              <wp:anchor distT="0" distB="0" distL="114300" distR="114300" simplePos="0" relativeHeight="251658240" behindDoc="1" locked="0" layoutInCell="1" allowOverlap="1" wp14:anchorId="4651F022" wp14:editId="5EAE8B38">
                <wp:simplePos x="0" y="0"/>
                <wp:positionH relativeFrom="column">
                  <wp:posOffset>-361950</wp:posOffset>
                </wp:positionH>
                <wp:positionV relativeFrom="paragraph">
                  <wp:posOffset>-142875</wp:posOffset>
                </wp:positionV>
                <wp:extent cx="6467475" cy="702945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6467475" cy="7029450"/>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E0C4D70">
              <v:rect id="Rectangle 2" style="position:absolute;margin-left:-28.5pt;margin-top:-11.25pt;width:509.25pt;height:553.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deeaf6 [660]" strokecolor="#1f4d78 [1604]" strokeweight="1pt" w14:anchorId="59DC5E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"/>
            </w:pict>
          </mc:Fallback>
        </mc:AlternateContent>
      </w:r>
      <w:r w:rsidR="00D738C3" w:rsidRPr="002075D3">
        <w:rPr>
          <w:b/>
          <w:i/>
          <w:szCs w:val="18"/>
        </w:rPr>
        <w:t>Advancing transformative research for a greener Europe</w:t>
      </w:r>
    </w:p>
    <w:p w14:paraId="0FDABF28" w14:textId="4A6A9D61" w:rsidR="00D738C3" w:rsidRPr="002075D3" w:rsidRDefault="00D738C3" w:rsidP="00D738C3">
      <w:pPr>
        <w:rPr>
          <w:szCs w:val="18"/>
        </w:rPr>
      </w:pPr>
      <w:r w:rsidRPr="002075D3">
        <w:rPr>
          <w:szCs w:val="18"/>
        </w:rPr>
        <w:t>The European Research Council (ERC) is the EU’s premier funding body for investigator-driven, high-risk, and high-gain research. Established in 2007, it supports ambitious ideas across all disciplines, aiming to strengthen Europe’s knowledge base and competitiveness. Recognising the urgency of tackling climate change, biodiversity loss, and resource degradation, the ERC carried out a Mapping Frontier Research exercise to assess how the research it funds can drive transformative impact</w:t>
      </w:r>
      <w:r w:rsidR="00065EAE">
        <w:rPr>
          <w:szCs w:val="18"/>
        </w:rPr>
        <w:t xml:space="preserve"> </w:t>
      </w:r>
      <w:r w:rsidR="00B56EDD">
        <w:rPr>
          <w:szCs w:val="18"/>
        </w:rPr>
        <w:fldChar w:fldCharType="begin"/>
      </w:r>
      <w:r w:rsidR="00074BEF">
        <w:rPr>
          <w:szCs w:val="18"/>
        </w:rPr>
        <w:instrText xml:space="preserve"> ADDIN ZOTERO_ITEM CSL_CITATION {"citationID":"MK1IfJGz","properties":{"formattedCitation":"[41]","plainCitation":"[41]","noteIndex":0},"citationItems":[{"id":1797,"uris":["http://zotero.org/groups/5272309/items/5S2V7496"],"itemData":{"id":1797,"type":"report","note":"DOI: 10.2828/5997136","publisher":"Publications Office of the European Union.","title":"Mapping ERC Frontier Research: Transformative Change for a Sustainable Future","URL":"https://erc.europa.eu/sites/default/files/2024-12/Transformative-change-for-a-sustainable-future.pdf","author":[{"family":"European Commission","given":""},{"family":"European Research Council","given":""}],"issued":{"date-parts":[["2024"]]}}}],"schema":"https://github.com/citation-style-language/schema/raw/master/csl-citation.json"} </w:instrText>
      </w:r>
      <w:r w:rsidR="00B56EDD">
        <w:rPr>
          <w:szCs w:val="18"/>
        </w:rPr>
        <w:fldChar w:fldCharType="separate"/>
      </w:r>
      <w:r w:rsidR="00074BEF" w:rsidRPr="00074BEF">
        <w:t>[41]</w:t>
      </w:r>
      <w:r w:rsidR="00B56EDD">
        <w:rPr>
          <w:szCs w:val="18"/>
        </w:rPr>
        <w:fldChar w:fldCharType="end"/>
      </w:r>
      <w:r w:rsidRPr="002075D3">
        <w:rPr>
          <w:szCs w:val="18"/>
        </w:rPr>
        <w:t>. Over 300 ERC projects receiving more than EUR 650 million in total grants were identified as contributing to a greener Europe. These initiatives highlight the potential of advanced science and interdisciplinary collaborations to help shift towards net-zero emissions, sustainable resource use, and resilient socio-ecological systems.</w:t>
      </w:r>
    </w:p>
    <w:p w14:paraId="55E42497" w14:textId="77777777" w:rsidR="00D738C3" w:rsidRPr="002075D3" w:rsidRDefault="00D738C3" w:rsidP="00D738C3">
      <w:pPr>
        <w:rPr>
          <w:b/>
          <w:i/>
          <w:szCs w:val="18"/>
        </w:rPr>
      </w:pPr>
      <w:r w:rsidRPr="002075D3">
        <w:rPr>
          <w:b/>
          <w:i/>
          <w:szCs w:val="18"/>
        </w:rPr>
        <w:t>Key findings</w:t>
      </w:r>
    </w:p>
    <w:p w14:paraId="2C5CA480" w14:textId="77777777" w:rsidR="00D738C3" w:rsidRPr="002075D3" w:rsidRDefault="00D738C3" w:rsidP="00D738C3">
      <w:pPr>
        <w:rPr>
          <w:b/>
          <w:szCs w:val="18"/>
        </w:rPr>
      </w:pPr>
      <w:r w:rsidRPr="002075D3">
        <w:rPr>
          <w:b/>
          <w:szCs w:val="18"/>
        </w:rPr>
        <w:lastRenderedPageBreak/>
        <w:t xml:space="preserve">Alignment with green transition objectives: </w:t>
      </w:r>
      <w:r w:rsidRPr="002075D3">
        <w:rPr>
          <w:szCs w:val="18"/>
        </w:rPr>
        <w:t>A significant group of ERC-funded projects focuses on areas such as renewable energy, biodiversity conservation, sustainable agriculture, circular economy, zero pollution, and climate resilience.</w:t>
      </w:r>
    </w:p>
    <w:p w14:paraId="791F8EB3" w14:textId="77777777" w:rsidR="00D738C3" w:rsidRPr="002075D3" w:rsidRDefault="00D738C3" w:rsidP="00D738C3">
      <w:pPr>
        <w:rPr>
          <w:szCs w:val="18"/>
        </w:rPr>
      </w:pPr>
      <w:r w:rsidRPr="002075D3">
        <w:rPr>
          <w:b/>
          <w:szCs w:val="18"/>
        </w:rPr>
        <w:t>Frontier research across disciplines:</w:t>
      </w:r>
      <w:r w:rsidRPr="002075D3">
        <w:rPr>
          <w:szCs w:val="18"/>
        </w:rPr>
        <w:t xml:space="preserve"> ERC projects demonstrate deep interdisciplinarity, bridging natural sciences, social sciences, and the humanities. Achievements range from rethinking circular production processes to pinpointing ‘social tipping points’ for sustainable lifestyles. Projects further emphasise the need for systems thinking to balance environmental, economic, and social priorities. This breadth enables ERC-funded research to address the complex interdependencies underpinning systemic change.</w:t>
      </w:r>
    </w:p>
    <w:p w14:paraId="4AB25ED0" w14:textId="77777777" w:rsidR="00D738C3" w:rsidRPr="002075D3" w:rsidRDefault="00D738C3" w:rsidP="00D738C3">
      <w:pPr>
        <w:rPr>
          <w:bCs/>
          <w:szCs w:val="18"/>
        </w:rPr>
      </w:pPr>
      <w:r w:rsidRPr="002075D3">
        <w:rPr>
          <w:b/>
          <w:bCs/>
          <w:szCs w:val="18"/>
        </w:rPr>
        <w:t xml:space="preserve">Barriers in research and innovation: </w:t>
      </w:r>
      <w:r w:rsidRPr="002075D3">
        <w:rPr>
          <w:bCs/>
          <w:szCs w:val="18"/>
        </w:rPr>
        <w:t>Despite promising technological and social solutions, insufficient deployment of renewable energy infrastructure, regulatory complexity, and funding mechanisms favouring incremental over transformative investments still hinder rapid progress. Many ERC projects specifically investigate why such solutions are not more widely adopted, identifying hurdles to be overcome and enabling factors that could catalyse deeper systemic change.</w:t>
      </w:r>
    </w:p>
    <w:p w14:paraId="37EC4015" w14:textId="77777777" w:rsidR="00D738C3" w:rsidRPr="002075D3" w:rsidRDefault="00D738C3" w:rsidP="00D738C3">
      <w:pPr>
        <w:rPr>
          <w:b/>
          <w:szCs w:val="18"/>
        </w:rPr>
      </w:pPr>
      <w:r w:rsidRPr="002075D3">
        <w:rPr>
          <w:b/>
          <w:szCs w:val="18"/>
        </w:rPr>
        <w:t xml:space="preserve">Examples of advanced technologies supporting Europe’s green transition: </w:t>
      </w:r>
      <w:r w:rsidRPr="002075D3">
        <w:rPr>
          <w:szCs w:val="18"/>
        </w:rPr>
        <w:t>Next-generation photovoltaic cells and innovative wind turbine materials, CO</w:t>
      </w:r>
      <w:r w:rsidRPr="002075D3">
        <w:rPr>
          <w:rFonts w:ascii="Cambria Math" w:hAnsi="Cambria Math" w:cs="Cambria Math"/>
          <w:szCs w:val="18"/>
        </w:rPr>
        <w:t>₂</w:t>
      </w:r>
      <w:r w:rsidRPr="002075D3">
        <w:rPr>
          <w:szCs w:val="18"/>
        </w:rPr>
        <w:t xml:space="preserve"> flux models and high-resolution climate simulations, precision farming with plant stress sensors and soil restoration techniques, methods for recovering critical materials from waste and bioplastics using engineered microorganisms, renewable-powered charging networks for electric vehicles and vehicle-to-grid technology, digital twins to monitor ecosystems and AI tools for tracking pollution and biodiversity changes.</w:t>
      </w:r>
    </w:p>
    <w:p w14:paraId="7D633C64" w14:textId="77777777" w:rsidR="00D738C3" w:rsidRPr="002075D3" w:rsidRDefault="00D738C3" w:rsidP="00D738C3">
      <w:pPr>
        <w:rPr>
          <w:szCs w:val="18"/>
        </w:rPr>
      </w:pPr>
      <w:r w:rsidRPr="002075D3">
        <w:rPr>
          <w:szCs w:val="18"/>
        </w:rPr>
        <w:t xml:space="preserve">Focusing on the transformative impact of research helps identify initiatives with the greatest capacity to produce system-wide benefits, guiding funding bodies to align support with systemic transitions and ensuring that investments deliver real-world outcomes. By highlighting how breakthroughs in clean energy, circular production, </w:t>
      </w:r>
      <w:r>
        <w:rPr>
          <w:szCs w:val="18"/>
        </w:rPr>
        <w:t>or</w:t>
      </w:r>
      <w:r w:rsidRPr="002075D3">
        <w:rPr>
          <w:szCs w:val="18"/>
        </w:rPr>
        <w:t xml:space="preserve"> climate modelling can be scaled, these findings</w:t>
      </w:r>
      <w:r>
        <w:rPr>
          <w:szCs w:val="18"/>
        </w:rPr>
        <w:t xml:space="preserve"> can</w:t>
      </w:r>
      <w:r w:rsidRPr="002075D3">
        <w:rPr>
          <w:szCs w:val="18"/>
        </w:rPr>
        <w:t xml:space="preserve"> inform industrial strategies, reinforce Europe’s global competitiveness in sustainable technologies, and foster more balanced innovation across the continent. Crucially, nurturing collaboration, risk-taking, and societal engagement is essential, as these factors determine the uptake of new solutions and help translate bold ideas into widespread adoption</w:t>
      </w:r>
      <w:r>
        <w:rPr>
          <w:szCs w:val="18"/>
        </w:rPr>
        <w:t xml:space="preserve"> - </w:t>
      </w:r>
      <w:r w:rsidRPr="002075D3">
        <w:rPr>
          <w:szCs w:val="18"/>
        </w:rPr>
        <w:t>ultimately advancing Europe’s green transition.</w:t>
      </w:r>
    </w:p>
    <w:p w14:paraId="7767A318" w14:textId="77777777" w:rsidR="00EC064B" w:rsidRPr="0052186E" w:rsidDel="00424792" w:rsidRDefault="00EC064B">
      <w:pPr>
        <w:pStyle w:val="JRCText"/>
        <w:rPr>
          <w:del w:id="11" w:author="MARELLI Luisa (JRC-ISPRA) [2]" w:date="2024-12-18T17:00:00Z"/>
          <w:rStyle w:val="normaltextrun"/>
          <w:color w:val="000000" w:themeColor="text1"/>
          <w:sz w:val="22"/>
          <w:szCs w:val="22"/>
          <w:lang w:eastAsia="en-GB"/>
        </w:rPr>
      </w:pPr>
    </w:p>
    <w:p w14:paraId="17EABE40" w14:textId="77777777" w:rsidR="00065EAE" w:rsidRDefault="00065EAE">
      <w:pPr>
        <w:spacing w:before="0" w:after="160"/>
        <w:jc w:val="left"/>
        <w:rPr>
          <w:b/>
          <w:bCs/>
          <w:color w:val="6CA644"/>
          <w:sz w:val="32"/>
          <w:szCs w:val="32"/>
          <w:lang w:eastAsia="en-US"/>
        </w:rPr>
      </w:pPr>
      <w:bookmarkStart w:id="12" w:name="_Toc184301805"/>
      <w:bookmarkStart w:id="13" w:name="_Toc184301806"/>
      <w:bookmarkStart w:id="14" w:name="_Toc184306448"/>
      <w:bookmarkStart w:id="15" w:name="_Toc184881534"/>
      <w:bookmarkStart w:id="16" w:name="_Toc184968563"/>
      <w:bookmarkEnd w:id="12"/>
      <w:bookmarkEnd w:id="13"/>
      <w:r>
        <w:br w:type="page"/>
      </w:r>
    </w:p>
    <w:p w14:paraId="26BDD587" w14:textId="02BBA175" w:rsidR="7BC84C03" w:rsidRDefault="7BC84C03" w:rsidP="5C9FC17A">
      <w:pPr>
        <w:pStyle w:val="JRCLevel-2title"/>
        <w:ind w:left="0" w:firstLine="0"/>
      </w:pPr>
      <w:bookmarkStart w:id="17" w:name="_Toc194042023"/>
      <w:r>
        <w:lastRenderedPageBreak/>
        <w:t>5.2 Innovation in the Energy sector</w:t>
      </w:r>
      <w:bookmarkEnd w:id="17"/>
    </w:p>
    <w:p w14:paraId="670BF5B9" w14:textId="65887955" w:rsidR="7BC84C03" w:rsidRDefault="7BC84C03" w:rsidP="2057C208">
      <w:pPr>
        <w:rPr>
          <w:sz w:val="22"/>
          <w:szCs w:val="22"/>
        </w:rPr>
      </w:pPr>
      <w:r w:rsidRPr="36611CDD">
        <w:rPr>
          <w:rFonts w:eastAsia="EC Square Sans Pro" w:cs="EC Square Sans Pro"/>
          <w:sz w:val="22"/>
          <w:szCs w:val="22"/>
        </w:rPr>
        <w:t>Public investment in research and innovation in the Energy Union R&amp;I priorities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{"citationID":"zoEokcHI","properties":{"formattedCitation":"[42]","plainCitation":"[42]","noteIndex":0},"citationItems":[{"id":1873,"uris":["http://zotero.org/groups/5272309/items/VPZPN3WV"],"itemData":{"id":1873,"type":"bill","language":"en","title":"COMMUNICATION FROM THE COMMISSION TO THE EUROPEAN PARLIAMENT, THE COUNCIL, THE EUROPEAN ECONOMIC AND SOCIAL COMMITTEE, THE COMMITTEE OF THE REGIONS AND THE EUROPEAN INVESTMENT BANK A Framework Strategy for a Resilient Energy Union with a Forward-Looking Climate Change Policy","URL":"https://eur-lex.europa.eu/legal-content/EN/ALL/?uri=celex:52015DC0080","accessed":{"date-parts":[["2025",4,1]]},"issued":{"date-parts":[["2015"]]}}}],"schema":"https://github.com/citation-style-language/schema/raw/master/csl-citation.json"}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[42]</w:t>
      </w:r>
      <w:r w:rsidR="00881806">
        <w:rPr>
          <w:rFonts w:eastAsia="EC Square Sans Pro" w:cs="EC Square Sans Pro"/>
          <w:sz w:val="22"/>
          <w:szCs w:val="22"/>
        </w:rPr>
        <w:fldChar w:fldCharType="end"/>
      </w:r>
      <w:r w:rsidR="00881806">
        <w:rPr>
          <w:rStyle w:val="CommentReference"/>
        </w:rPr>
        <w:t xml:space="preserve"> </w:t>
      </w:r>
      <w:r w:rsidRPr="36611CDD">
        <w:rPr>
          <w:rFonts w:eastAsia="EC Square Sans Pro" w:cs="EC Square Sans Pro"/>
          <w:sz w:val="22"/>
          <w:szCs w:val="22"/>
        </w:rPr>
        <w:t>has been steadily increasing, with EU MS reporting a 23% rise in 2022 compared to the previous year</w:t>
      </w:r>
      <w:r w:rsidR="00881806">
        <w:rPr>
          <w:rStyle w:val="FootnoteReference"/>
          <w:rFonts w:eastAsia="EC Square Sans Pro" w:cs="EC Square Sans Pro"/>
          <w:sz w:val="22"/>
          <w:szCs w:val="22"/>
        </w:rPr>
        <w:footnoteReference w:id="2"/>
      </w:r>
      <w:r w:rsidRPr="36611CDD">
        <w:rPr>
          <w:rFonts w:eastAsia="EC Square Sans Pro" w:cs="EC Square Sans Pro"/>
          <w:sz w:val="22"/>
          <w:szCs w:val="22"/>
        </w:rPr>
        <w:t>. Combined with Horizon Europe funds, public investment in clean energy technologies has surpassed EUR 9 billion, positioning the EU as a leader in R&amp;I spending in this sector. Nevertheless, the Commission’s assessment of draft National Energy and Climate Plans in December 2023</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{"citationID":"Utjk8ojx","properties":{"formattedCitation":"[43]","plainCitation":"[43]","noteIndex":0},"citationItems":[{"id":51,"uris":["http://zotero.org/groups/5272309/items/Q3GSFGQF"],"itemData":{"id":51,"type":"bill","language":"en","title":"COMMUNICATION FROM THE COMMISSION TO THE EUROPEAN PARLIAMENT, THE COUNCIL, THE EUROPEAN ECONOMIC AND SOCIAL COMMITTEE AND THE COMMITTEE OF THE REGIONS EU wide assessment of the draft updated National Energy and Climate Plans An important step towards the more ambitious 2030 energy and climate objectives under the European Green Deal and RePowerEU","title-short":"COM (2023) 796","URL":"https://eur-lex.europa.eu/legal-content/EN/TXT/?uri=COM:2023:796:FIN","accessed":{"date-parts":[["2024",1,23]]},"issued":{"date-parts":[["2023"]]}}}],"schema":"https://github.com/citation-style-language/schema/raw/master/csl-citation.json"}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[43]</w:t>
      </w:r>
      <w:r w:rsidR="00881806">
        <w:rPr>
          <w:rFonts w:eastAsia="EC Square Sans Pro" w:cs="EC Square Sans Pro"/>
          <w:sz w:val="22"/>
          <w:szCs w:val="22"/>
        </w:rPr>
        <w:fldChar w:fldCharType="end"/>
      </w:r>
      <w:r w:rsidRPr="36611CDD">
        <w:rPr>
          <w:rFonts w:eastAsia="EC Square Sans Pro" w:cs="EC Square Sans Pro"/>
          <w:sz w:val="22"/>
          <w:szCs w:val="22"/>
        </w:rPr>
        <w:t xml:space="preserve"> highlighted a lack of national objectives and funding targets. To keep pace with global leaders, Europe must accelerate private sector investments in critical areas like solar PV and electrolysers. Targeted measures, such as green public procurement rules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{"citationID":"Tzs6TBhU","properties":{"formattedCitation":"[44]","plainCitation":"[44]","noteIndex":0},"citationItems":[{"id":1875,"uris":["http://zotero.org/groups/5272309/items/YRN9SUWR"],"itemData":{"id":1875,"type":"bill","language":"en","title":"Communication from the Commission to the European Parliament, the Council, the European Economic and Social Committee and the Committee of the Regions Public procurement for a better environment {SEC(2008) 2124} {SEC(2008) 2125} {SEC(2008) 2126}","URL":"https://eur-lex.europa.eu/legal-content/EN/ALL/?uri=CELEX:52008DC0400","accessed":{"date-parts":[["2025",4,1]]},"issued":{"date-parts":[["2008"]]}}}],"schema":"https://github.com/citation-style-language/schema/raw/master/csl-citation.json"}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[44]</w:t>
      </w:r>
      <w:r w:rsidR="00881806">
        <w:rPr>
          <w:rFonts w:eastAsia="EC Square Sans Pro" w:cs="EC Square Sans Pro"/>
          <w:sz w:val="22"/>
          <w:szCs w:val="22"/>
        </w:rPr>
        <w:fldChar w:fldCharType="end"/>
      </w:r>
      <w:r w:rsidRPr="36611CDD">
        <w:rPr>
          <w:rFonts w:eastAsia="EC Square Sans Pro" w:cs="EC Square Sans Pro"/>
          <w:sz w:val="22"/>
          <w:szCs w:val="22"/>
        </w:rPr>
        <w:t xml:space="preserve"> and reduced regulatory burdens, aim to further support EU-based start-ups and scale-ups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{"citationID":"YrKa4u7w","properties":{"formattedCitation":"[45]","plainCitation":"[45]","noteIndex":0},"citationItems":[{"id":1876,"uris":["http://zotero.org/groups/5272309/items/D8TEF3H3"],"itemData":{"id":1876,"type":"bill","language":"en","title":"COMMUNICATION FROM THE COMMISSION TO THE EUROPEAN PARLIAMENT, THE EUROPEAN COUNCIL AND THE COUNCIL Report on EU policy initiatives for the promotion of investments in clean technologies (Preliminary assessment of measures taken by the EU to stimulate investment into clean technologies and the impact of the US Inflation Reduction Act on investment)","URL":"https://eur-lex.europa.eu/legal-content/EN/ALL/?uri=CELEX:52023DC0684","accessed":{"date-parts":[["2025",4,1]]},"issued":{"date-parts":[["2023"]]}}}],"schema":"https://github.com/citation-style-language/schema/raw/master/csl-citation.json"}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[45]</w:t>
      </w:r>
      <w:r w:rsidR="00881806">
        <w:rPr>
          <w:rFonts w:eastAsia="EC Square Sans Pro" w:cs="EC Square Sans Pro"/>
          <w:sz w:val="22"/>
          <w:szCs w:val="22"/>
        </w:rPr>
        <w:fldChar w:fldCharType="end"/>
      </w:r>
      <w:r w:rsidRPr="36611CDD">
        <w:rPr>
          <w:rFonts w:eastAsia="EC Square Sans Pro" w:cs="EC Square Sans Pro"/>
          <w:sz w:val="22"/>
          <w:szCs w:val="22"/>
        </w:rPr>
        <w:t>. Anti-subsidy measures, such as the investigation into Chinese electric vehicle imports, help safeguard EU industries from external market distortions</w:t>
      </w:r>
      <w:r w:rsidR="00881806">
        <w:rPr>
          <w:rFonts w:eastAsia="EC Square Sans Pro" w:cs="EC Square Sans Pro"/>
          <w:sz w:val="22"/>
          <w:szCs w:val="22"/>
        </w:rPr>
        <w:t xml:space="preserve"> </w:t>
      </w:r>
      <w:r w:rsidR="00881806">
        <w:rPr>
          <w:rFonts w:eastAsia="EC Square Sans Pro" w:cs="EC Square Sans Pro"/>
          <w:sz w:val="22"/>
          <w:szCs w:val="22"/>
        </w:rPr>
        <w:fldChar w:fldCharType="begin"/>
      </w:r>
      <w:r w:rsidR="00074BEF">
        <w:rPr>
          <w:rFonts w:eastAsia="EC Square Sans Pro" w:cs="EC Square Sans Pro"/>
          <w:sz w:val="22"/>
          <w:szCs w:val="22"/>
        </w:rPr>
        <w:instrText xml:space="preserve"> ADDIN ZOTERO_ITEM CSL_CITATION {"citationID":"8trnGKCy","properties":{"formattedCitation":"[46]","plainCitation":"[46]","noteIndex":0},"citationItems":[{"id":1877,"uris":["http://zotero.org/groups/5272309/items/BKPEFPK9"],"itemData":{"id":1877,"type":"webpage","abstract":"Anti-subsidy measures seek to offset international trade distortion and are one of three types of EU trade defence instruments (TDIs), which also include anti-dumping and safeguard measures.","container-title":"Epthinktank","language":"en-US","title":"EU anti-subsidy probe into electric vehicle imports from China","URL":"https://epthinktank.eu/2024/07/04/eu-anti-subsidy-probe-into-electric-vehicle-imports-from-china/","accessed":{"date-parts":[["2025",4,1]]},"issued":{"date-parts":[["2024",7,4]]}}}],"schema":"https://github.com/citation-style-language/schema/raw/master/csl-citation.json"} </w:instrText>
      </w:r>
      <w:r w:rsidR="00881806">
        <w:rPr>
          <w:rFonts w:eastAsia="EC Square Sans Pro" w:cs="EC Square Sans Pro"/>
          <w:sz w:val="22"/>
          <w:szCs w:val="22"/>
        </w:rPr>
        <w:fldChar w:fldCharType="separate"/>
      </w:r>
      <w:r w:rsidR="00074BEF" w:rsidRPr="00074BEF">
        <w:rPr>
          <w:rFonts w:eastAsia="EC Square Sans Pro"/>
          <w:sz w:val="22"/>
        </w:rPr>
        <w:t>[46]</w:t>
      </w:r>
      <w:r w:rsidR="00881806">
        <w:rPr>
          <w:rFonts w:eastAsia="EC Square Sans Pro" w:cs="EC Square Sans Pro"/>
          <w:sz w:val="22"/>
          <w:szCs w:val="22"/>
        </w:rPr>
        <w:fldChar w:fldCharType="end"/>
      </w:r>
      <w:r w:rsidRPr="36611CDD">
        <w:rPr>
          <w:rFonts w:eastAsia="EC Square Sans Pro" w:cs="EC Square Sans Pro"/>
          <w:sz w:val="22"/>
          <w:szCs w:val="22"/>
        </w:rPr>
        <w:t>.</w:t>
      </w:r>
    </w:p>
    <w:p w14:paraId="4A5C1B71" w14:textId="147C4DA2" w:rsidR="7BC84C03" w:rsidRDefault="7BC84C03" w:rsidP="2057C208">
      <w:pPr>
        <w:rPr>
          <w:rFonts w:eastAsia="EC Square Sans Pro" w:cs="EC Square Sans Pro"/>
          <w:sz w:val="22"/>
          <w:szCs w:val="22"/>
        </w:rPr>
      </w:pPr>
      <w:r w:rsidRPr="2057C208">
        <w:rPr>
          <w:rFonts w:eastAsia="EC Square Sans Pro" w:cs="EC Square Sans Pro"/>
          <w:sz w:val="22"/>
          <w:szCs w:val="22"/>
        </w:rPr>
        <w:t>The 2024-2029 Commission political guidelines recognise R&amp;I as a key driver of competitiveness, with measures to increase research spending and support strategic technologie</w:t>
      </w:r>
      <w:r w:rsidR="00881806">
        <w:rPr>
          <w:rFonts w:eastAsia="EC Square Sans Pro" w:cs="EC Square Sans Pro"/>
          <w:sz w:val="22"/>
          <w:szCs w:val="22"/>
        </w:rPr>
        <w:t>s</w:t>
      </w:r>
      <w:r w:rsidR="00881806">
        <w:rPr>
          <w:rStyle w:val="FootnoteReference"/>
          <w:rFonts w:eastAsia="EC Square Sans Pro" w:cs="EC Square Sans Pro"/>
          <w:sz w:val="22"/>
          <w:szCs w:val="22"/>
        </w:rPr>
        <w:footnoteReference w:id="3"/>
      </w:r>
      <w:r w:rsidRPr="2057C208">
        <w:rPr>
          <w:rFonts w:eastAsia="EC Square Sans Pro" w:cs="EC Square Sans Pro"/>
          <w:sz w:val="22"/>
          <w:szCs w:val="22"/>
        </w:rPr>
        <w:t xml:space="preserve">. The EU must adopt a more coordinated approach to R&amp;I funding, focusing on critical areas of the Green Deal such as renewable energy, energy efficiency, and green hydrogen. Frameworks like Horizon Europe and the Strategic Energy Technology (SET) Plan represent progress, but greater action is needed. For example, the Horizon Europe programme has not prioritised manufacturing processes, showing that the EU’s research and innovation policy is not sufficiently linked to its industrial policy. </w:t>
      </w:r>
    </w:p>
    <w:p w14:paraId="195F77A3" w14:textId="77777777" w:rsidR="7BC84C03" w:rsidRDefault="7BC84C03" w:rsidP="2057C208">
      <w:pPr>
        <w:rPr>
          <w:rFonts w:eastAsia="EC Square Sans Pro" w:cs="EC Square Sans Pro"/>
          <w:sz w:val="22"/>
          <w:szCs w:val="22"/>
        </w:rPr>
      </w:pPr>
      <w:r w:rsidRPr="2057C208">
        <w:rPr>
          <w:rFonts w:eastAsia="EC Square Sans Pro" w:cs="EC Square Sans Pro"/>
          <w:sz w:val="22"/>
          <w:szCs w:val="22"/>
        </w:rPr>
        <w:t>In 2023, the Commission revised the SET Plan and integrated it into the Net-Zero Industry Act. This strengthens its role in advancing R&amp;I within the Energy Union and boosting the EU’s manufacturing capacity for net-zero technologies. Through coordinated national research efforts, the SET Plan helps to lower the cost of new technologies, foster cooperation across EU countries, companies, and research institutions, and align national R&amp;I programmes with its objectives.</w:t>
      </w:r>
    </w:p>
    <w:p w14:paraId="59CF74E2" w14:textId="77777777" w:rsidR="7BC84C03" w:rsidRDefault="7BC84C03" w:rsidP="2057C208">
      <w:pPr>
        <w:rPr>
          <w:rFonts w:eastAsia="EC Square Sans Pro" w:cs="EC Square Sans Pro"/>
          <w:sz w:val="22"/>
          <w:szCs w:val="22"/>
        </w:rPr>
      </w:pPr>
      <w:r w:rsidRPr="2057C208">
        <w:rPr>
          <w:rFonts w:eastAsia="EC Square Sans Pro" w:cs="EC Square Sans Pro"/>
          <w:sz w:val="22"/>
          <w:szCs w:val="22"/>
        </w:rPr>
        <w:t>The EU must also streamline regulatory processes to reduce barriers for clean-tech start-ups and ensure that Europe remains a hub for green innovation. Public-private partnerships, such as the European Battery Alliance and the European Clean Hydrogen Alliance, are crucial to scaling up transformative technologies.</w:t>
      </w:r>
    </w:p>
    <w:p w14:paraId="3D9ACF7E" w14:textId="74E0B73E" w:rsidR="2057C208" w:rsidRDefault="2057C208" w:rsidP="2057C208">
      <w:pPr>
        <w:pStyle w:val="JRCText"/>
      </w:pPr>
    </w:p>
    <w:p w14:paraId="690EAB53" w14:textId="3E32B814" w:rsidR="00C4215A" w:rsidRPr="0052186E" w:rsidRDefault="00EC064B" w:rsidP="00065EAE">
      <w:pPr>
        <w:pStyle w:val="JRCLevel-2title"/>
        <w:ind w:hanging="1427"/>
      </w:pPr>
      <w:bookmarkStart w:id="18" w:name="_Toc194042024"/>
      <w:r>
        <w:t>5.</w:t>
      </w:r>
      <w:r w:rsidR="7064D557">
        <w:t>3</w:t>
      </w:r>
      <w:r>
        <w:t xml:space="preserve"> Innovation in the B</w:t>
      </w:r>
      <w:r w:rsidR="00C4215A">
        <w:t>ioeconomy</w:t>
      </w:r>
      <w:bookmarkEnd w:id="14"/>
      <w:bookmarkEnd w:id="15"/>
      <w:bookmarkEnd w:id="16"/>
      <w:bookmarkEnd w:id="18"/>
    </w:p>
    <w:p w14:paraId="7017C876" w14:textId="11F5C7B4" w:rsidR="0001673F" w:rsidRPr="005D30FE" w:rsidRDefault="0001673F" w:rsidP="00065EAE">
      <w:pPr>
        <w:rPr>
          <w:sz w:val="22"/>
          <w:szCs w:val="22"/>
        </w:rPr>
      </w:pPr>
      <w:r w:rsidRPr="005D30FE">
        <w:rPr>
          <w:rFonts w:eastAsia="EC Square Sans Pro" w:cs="EC Square Sans Pro"/>
          <w:sz w:val="22"/>
          <w:szCs w:val="22"/>
          <w:lang w:val="en-IE"/>
        </w:rPr>
        <w:t xml:space="preserve">A </w:t>
      </w:r>
      <w:r w:rsidRPr="00786393">
        <w:rPr>
          <w:rFonts w:eastAsia="EC Square Sans Pro" w:cs="EC Square Sans Pro"/>
          <w:b/>
          <w:sz w:val="22"/>
          <w:szCs w:val="22"/>
          <w:lang w:val="en-IE"/>
        </w:rPr>
        <w:t>s</w:t>
      </w:r>
      <w:r w:rsidR="001857FC" w:rsidRPr="00786393">
        <w:rPr>
          <w:rFonts w:eastAsia="EC Square Sans Pro" w:cs="EC Square Sans Pro"/>
          <w:b/>
          <w:sz w:val="22"/>
          <w:szCs w:val="22"/>
          <w:lang w:val="en-IE"/>
        </w:rPr>
        <w:t>ustainable</w:t>
      </w:r>
      <w:r w:rsidRPr="00786393">
        <w:rPr>
          <w:rFonts w:eastAsia="EC Square Sans Pro" w:cs="EC Square Sans Pro"/>
          <w:b/>
          <w:sz w:val="22"/>
          <w:szCs w:val="22"/>
          <w:lang w:val="en-IE"/>
        </w:rPr>
        <w:t xml:space="preserve"> and</w:t>
      </w:r>
      <w:r w:rsidR="001857FC" w:rsidRPr="00786393">
        <w:rPr>
          <w:rFonts w:eastAsia="EC Square Sans Pro" w:cs="EC Square Sans Pro"/>
          <w:b/>
          <w:sz w:val="22"/>
          <w:szCs w:val="22"/>
          <w:lang w:val="en-IE"/>
        </w:rPr>
        <w:t xml:space="preserve"> circular b</w:t>
      </w:r>
      <w:r w:rsidR="00EB45D0" w:rsidRPr="00786393">
        <w:rPr>
          <w:rFonts w:eastAsia="EC Square Sans Pro" w:cs="EC Square Sans Pro"/>
          <w:b/>
          <w:sz w:val="22"/>
          <w:szCs w:val="22"/>
          <w:lang w:val="en-IE"/>
        </w:rPr>
        <w:t>ioeconomy</w:t>
      </w:r>
      <w:r w:rsidR="00EB45D0" w:rsidRPr="005D30FE">
        <w:rPr>
          <w:rFonts w:eastAsia="EC Square Sans Pro" w:cs="EC Square Sans Pro"/>
          <w:sz w:val="22"/>
          <w:szCs w:val="22"/>
          <w:lang w:val="en-IE"/>
        </w:rPr>
        <w:t xml:space="preserve"> is</w:t>
      </w:r>
      <w:r w:rsidRPr="005D30FE">
        <w:rPr>
          <w:rFonts w:eastAsia="EC Square Sans Pro" w:cs="EC Square Sans Pro"/>
          <w:sz w:val="22"/>
          <w:szCs w:val="22"/>
          <w:lang w:val="en-IE"/>
        </w:rPr>
        <w:t xml:space="preserve"> essential</w:t>
      </w:r>
      <w:r w:rsidR="00EB45D0" w:rsidRPr="005D30FE">
        <w:rPr>
          <w:rFonts w:eastAsia="EC Square Sans Pro" w:cs="EC Square Sans Pro"/>
          <w:sz w:val="22"/>
          <w:szCs w:val="22"/>
          <w:lang w:val="en-IE"/>
        </w:rPr>
        <w:t xml:space="preserve"> </w:t>
      </w:r>
      <w:r w:rsidRPr="005D30FE">
        <w:rPr>
          <w:rFonts w:eastAsia="EC Square Sans Pro" w:cs="EC Square Sans Pro"/>
          <w:sz w:val="22"/>
          <w:szCs w:val="22"/>
          <w:lang w:val="en-IE"/>
        </w:rPr>
        <w:t xml:space="preserve">for a </w:t>
      </w:r>
      <w:r w:rsidR="00EB45D0" w:rsidRPr="005D30FE">
        <w:rPr>
          <w:rFonts w:eastAsia="EC Square Sans Pro" w:cs="EC Square Sans Pro"/>
          <w:sz w:val="22"/>
          <w:szCs w:val="22"/>
          <w:lang w:val="en-IE"/>
        </w:rPr>
        <w:t>green and fair transition in Europe.</w:t>
      </w:r>
      <w:r w:rsidRPr="005D30FE">
        <w:rPr>
          <w:rFonts w:eastAsia="EC Square Sans Pro" w:cs="EC Square Sans Pro"/>
          <w:sz w:val="22"/>
          <w:szCs w:val="22"/>
          <w:lang w:val="en-IE"/>
        </w:rPr>
        <w:t xml:space="preserve"> It </w:t>
      </w:r>
      <w:r w:rsidRPr="005D30FE">
        <w:rPr>
          <w:sz w:val="22"/>
          <w:szCs w:val="22"/>
        </w:rPr>
        <w:t xml:space="preserve">is a key </w:t>
      </w:r>
      <w:r w:rsidR="00822262" w:rsidRPr="005D30FE">
        <w:rPr>
          <w:sz w:val="22"/>
          <w:szCs w:val="22"/>
        </w:rPr>
        <w:t>enabler</w:t>
      </w:r>
      <w:r w:rsidRPr="005D30FE">
        <w:rPr>
          <w:sz w:val="22"/>
          <w:szCs w:val="22"/>
        </w:rPr>
        <w:t xml:space="preserve"> to </w:t>
      </w:r>
      <w:r w:rsidR="00C61678" w:rsidRPr="005D30FE">
        <w:rPr>
          <w:sz w:val="22"/>
          <w:szCs w:val="22"/>
        </w:rPr>
        <w:t>address</w:t>
      </w:r>
      <w:r w:rsidRPr="005D30FE">
        <w:rPr>
          <w:sz w:val="22"/>
          <w:szCs w:val="22"/>
        </w:rPr>
        <w:t xml:space="preserve"> the interconnected environmental, societal, and economic challenges. Additionally, the bioeconomy can ensure both greater resilience and strategic autonomy in securing sustainable food, energy, and materials. By reducing dependency on fossil-based and non-renewable resources, the bioeconomy can help tackle the intertwined crises of climate change, pollution, and biodiversity loss.</w:t>
      </w:r>
    </w:p>
    <w:p w14:paraId="46951B10" w14:textId="0CD3D383" w:rsidR="00EB45D0" w:rsidRPr="005D30FE" w:rsidRDefault="00EB45D0" w:rsidP="00065EAE">
      <w:pPr>
        <w:rPr>
          <w:rFonts w:eastAsia="EC Square Sans Pro" w:cs="EC Square Sans Pro"/>
          <w:sz w:val="22"/>
          <w:szCs w:val="22"/>
          <w:lang w:val="en-IE"/>
        </w:rPr>
      </w:pPr>
      <w:r w:rsidRPr="005D30FE">
        <w:rPr>
          <w:rFonts w:eastAsia="EC Square Sans Pro" w:cs="EC Square Sans Pro"/>
          <w:sz w:val="22"/>
          <w:szCs w:val="22"/>
          <w:lang w:val="en-IE"/>
        </w:rPr>
        <w:t xml:space="preserve">Bioeconomy policies take a holistic and cross-sectoral perspective to improve policy coherence and identify and resolve trade-offs across the entire bio-based value chain, embracing in a system perspective from ecosystem services to end-of-life of bio-based products and including sustainable management of natural resources, land and biomass supply and demand, products manufacturing, food, energy production, cascading and circular use of resources. This makes it possible to identify </w:t>
      </w:r>
      <w:r w:rsidRPr="005D30FE">
        <w:rPr>
          <w:rFonts w:eastAsia="EC Square Sans Pro" w:cs="EC Square Sans Pro"/>
          <w:sz w:val="22"/>
          <w:szCs w:val="22"/>
          <w:lang w:val="en-IE"/>
        </w:rPr>
        <w:lastRenderedPageBreak/>
        <w:t>win-win solutions that generate economic gains, preserve the environment, and increase resilience and capacity for recovery.</w:t>
      </w:r>
    </w:p>
    <w:p w14:paraId="275D66B9" w14:textId="0B7E0CBA" w:rsidR="00B46803" w:rsidRPr="005D30FE" w:rsidRDefault="00B32AD0" w:rsidP="00065EAE">
      <w:pPr>
        <w:rPr>
          <w:sz w:val="22"/>
          <w:szCs w:val="22"/>
        </w:rPr>
      </w:pPr>
      <w:r w:rsidRPr="005D30FE">
        <w:rPr>
          <w:sz w:val="22"/>
          <w:szCs w:val="22"/>
        </w:rPr>
        <w:t>In essence</w:t>
      </w:r>
      <w:r w:rsidR="00CF4003" w:rsidRPr="005D30FE">
        <w:rPr>
          <w:sz w:val="22"/>
          <w:szCs w:val="22"/>
        </w:rPr>
        <w:t>,</w:t>
      </w:r>
      <w:r w:rsidRPr="005D30FE">
        <w:rPr>
          <w:sz w:val="22"/>
          <w:szCs w:val="22"/>
        </w:rPr>
        <w:t xml:space="preserve"> a</w:t>
      </w:r>
      <w:r w:rsidR="00B46803" w:rsidRPr="005D30FE">
        <w:rPr>
          <w:sz w:val="22"/>
          <w:szCs w:val="22"/>
        </w:rPr>
        <w:t xml:space="preserve"> sustainable</w:t>
      </w:r>
      <w:r w:rsidR="00D5654B" w:rsidRPr="005D30FE">
        <w:rPr>
          <w:sz w:val="22"/>
          <w:szCs w:val="22"/>
        </w:rPr>
        <w:t>, circular</w:t>
      </w:r>
      <w:r w:rsidR="00B46803" w:rsidRPr="005D30FE">
        <w:rPr>
          <w:sz w:val="22"/>
          <w:szCs w:val="22"/>
        </w:rPr>
        <w:t xml:space="preserve"> bioeconomy offers opportunities to support the EU’s strategic priorities by:</w:t>
      </w:r>
    </w:p>
    <w:p w14:paraId="453A8CF7" w14:textId="3CE9C47F" w:rsidR="00B46803" w:rsidRPr="005D30FE" w:rsidRDefault="00B46803" w:rsidP="00065EAE">
      <w:pPr>
        <w:numPr>
          <w:ilvl w:val="0"/>
          <w:numId w:val="25"/>
        </w:numPr>
        <w:jc w:val="left"/>
        <w:rPr>
          <w:sz w:val="22"/>
          <w:szCs w:val="22"/>
        </w:rPr>
      </w:pPr>
      <w:r w:rsidRPr="005D30FE">
        <w:rPr>
          <w:b/>
          <w:sz w:val="22"/>
          <w:szCs w:val="22"/>
        </w:rPr>
        <w:t>Reducing reliance on fossil fuels and advancing a circular economy</w:t>
      </w:r>
      <w:r w:rsidRPr="005D30FE">
        <w:rPr>
          <w:sz w:val="22"/>
          <w:szCs w:val="22"/>
        </w:rPr>
        <w:t xml:space="preserve"> through the use of biomass</w:t>
      </w:r>
      <w:r w:rsidR="00D5654B" w:rsidRPr="005D30FE">
        <w:rPr>
          <w:sz w:val="22"/>
          <w:szCs w:val="22"/>
        </w:rPr>
        <w:t>, biomass</w:t>
      </w:r>
      <w:r w:rsidRPr="005D30FE">
        <w:rPr>
          <w:sz w:val="22"/>
          <w:szCs w:val="22"/>
        </w:rPr>
        <w:t xml:space="preserve"> residues, side streams, and circular product designs.</w:t>
      </w:r>
    </w:p>
    <w:p w14:paraId="723EBDB0" w14:textId="77777777" w:rsidR="00B46803" w:rsidRPr="005D30FE" w:rsidRDefault="00B46803" w:rsidP="00065EAE">
      <w:pPr>
        <w:numPr>
          <w:ilvl w:val="0"/>
          <w:numId w:val="25"/>
        </w:numPr>
        <w:jc w:val="left"/>
        <w:rPr>
          <w:sz w:val="22"/>
          <w:szCs w:val="22"/>
        </w:rPr>
      </w:pPr>
      <w:r w:rsidRPr="005D30FE">
        <w:rPr>
          <w:b/>
          <w:sz w:val="22"/>
          <w:szCs w:val="22"/>
        </w:rPr>
        <w:t>Promoting regenerative practices in agriculture, forestry, and aquaculture</w:t>
      </w:r>
      <w:r w:rsidRPr="005D30FE">
        <w:rPr>
          <w:sz w:val="22"/>
          <w:szCs w:val="22"/>
        </w:rPr>
        <w:t xml:space="preserve"> to diversify income sources and improve sustainability.</w:t>
      </w:r>
    </w:p>
    <w:p w14:paraId="6C000098" w14:textId="77777777" w:rsidR="00B46803" w:rsidRPr="005D30FE" w:rsidRDefault="00B46803" w:rsidP="00065EAE">
      <w:pPr>
        <w:numPr>
          <w:ilvl w:val="0"/>
          <w:numId w:val="25"/>
        </w:numPr>
        <w:jc w:val="left"/>
        <w:rPr>
          <w:sz w:val="22"/>
          <w:szCs w:val="22"/>
        </w:rPr>
      </w:pPr>
      <w:r w:rsidRPr="005D30FE">
        <w:rPr>
          <w:b/>
          <w:sz w:val="22"/>
          <w:szCs w:val="22"/>
        </w:rPr>
        <w:t>Strengthening rural and coastal economies</w:t>
      </w:r>
      <w:r w:rsidRPr="005D30FE">
        <w:rPr>
          <w:sz w:val="22"/>
          <w:szCs w:val="22"/>
        </w:rPr>
        <w:t>, particularly in Central and Eastern Europe, rich in biological resources.</w:t>
      </w:r>
    </w:p>
    <w:p w14:paraId="2D81513E" w14:textId="185EA159" w:rsidR="00B3489F" w:rsidRPr="005D30FE" w:rsidRDefault="00B32AD0" w:rsidP="00065EAE">
      <w:pPr>
        <w:rPr>
          <w:sz w:val="22"/>
          <w:szCs w:val="22"/>
        </w:rPr>
      </w:pPr>
      <w:r w:rsidRPr="609C799B">
        <w:rPr>
          <w:sz w:val="22"/>
          <w:szCs w:val="22"/>
        </w:rPr>
        <w:t xml:space="preserve">At its core, the bioeconomy depends on the competitiveness and sustainability of primary sectors such as sustainable agriculture, forestry, and water and waste management. </w:t>
      </w:r>
      <w:r w:rsidR="00B3489F" w:rsidRPr="609C799B">
        <w:rPr>
          <w:sz w:val="22"/>
          <w:szCs w:val="22"/>
        </w:rPr>
        <w:t xml:space="preserve">By </w:t>
      </w:r>
      <w:r w:rsidR="00B3489F" w:rsidRPr="609C799B">
        <w:rPr>
          <w:b/>
          <w:bCs/>
          <w:sz w:val="22"/>
          <w:szCs w:val="22"/>
        </w:rPr>
        <w:t>aligning scientific and technical innovations</w:t>
      </w:r>
      <w:r w:rsidR="00B3489F" w:rsidRPr="609C799B">
        <w:rPr>
          <w:sz w:val="22"/>
          <w:szCs w:val="22"/>
        </w:rPr>
        <w:t>, such as alternative proteins, biomanufacturing, and sustainable construction, with environmental and climate policy goals, the bioeconomy can drive prosperity, competitiveness, and environmental restoration while supporting net-zero emissions, ecosystem restoration, and resilience.</w:t>
      </w:r>
    </w:p>
    <w:p w14:paraId="053DFEA5" w14:textId="2BA222D2" w:rsidR="00D5654B" w:rsidRPr="005D30FE" w:rsidRDefault="00B3489F" w:rsidP="00065EAE">
      <w:pPr>
        <w:rPr>
          <w:sz w:val="22"/>
          <w:szCs w:val="22"/>
        </w:rPr>
      </w:pPr>
      <w:r w:rsidRPr="005D30FE">
        <w:rPr>
          <w:b/>
          <w:sz w:val="22"/>
          <w:szCs w:val="22"/>
        </w:rPr>
        <w:t>Biomass</w:t>
      </w:r>
      <w:r w:rsidRPr="005D30FE">
        <w:rPr>
          <w:sz w:val="22"/>
          <w:szCs w:val="22"/>
        </w:rPr>
        <w:t xml:space="preserve"> offers a viable alternative to fossil-based materials</w:t>
      </w:r>
      <w:r w:rsidR="0025791A">
        <w:rPr>
          <w:sz w:val="22"/>
          <w:szCs w:val="22"/>
        </w:rPr>
        <w:t>;</w:t>
      </w:r>
      <w:r w:rsidR="00B32AD0" w:rsidRPr="005D30FE">
        <w:rPr>
          <w:sz w:val="22"/>
          <w:szCs w:val="22"/>
        </w:rPr>
        <w:t xml:space="preserve"> h</w:t>
      </w:r>
      <w:r w:rsidRPr="005D30FE">
        <w:rPr>
          <w:sz w:val="22"/>
          <w:szCs w:val="22"/>
        </w:rPr>
        <w:t xml:space="preserve">owever, </w:t>
      </w:r>
      <w:r w:rsidR="00B32AD0" w:rsidRPr="005D30FE">
        <w:rPr>
          <w:sz w:val="22"/>
          <w:szCs w:val="22"/>
        </w:rPr>
        <w:t xml:space="preserve">while being </w:t>
      </w:r>
      <w:r w:rsidR="001857FC" w:rsidRPr="005D30FE">
        <w:rPr>
          <w:sz w:val="22"/>
          <w:szCs w:val="22"/>
        </w:rPr>
        <w:t xml:space="preserve">a renewable raw material, </w:t>
      </w:r>
      <w:r w:rsidR="00B32AD0" w:rsidRPr="005D30FE">
        <w:rPr>
          <w:sz w:val="22"/>
          <w:szCs w:val="22"/>
        </w:rPr>
        <w:t xml:space="preserve">biomass </w:t>
      </w:r>
      <w:r w:rsidR="001857FC" w:rsidRPr="005D30FE">
        <w:rPr>
          <w:sz w:val="22"/>
          <w:szCs w:val="22"/>
        </w:rPr>
        <w:t>is limited by the capacity of ecosystems to regenerate it while preserving or restoring healthy conditions</w:t>
      </w:r>
      <w:r w:rsidR="054A6E83" w:rsidRPr="3700941A">
        <w:rPr>
          <w:sz w:val="22"/>
          <w:szCs w:val="22"/>
        </w:rPr>
        <w:t xml:space="preserve"> </w:t>
      </w:r>
      <w:r w:rsidR="054A6E83" w:rsidRPr="00786393">
        <w:rPr>
          <w:sz w:val="22"/>
          <w:szCs w:val="22"/>
        </w:rPr>
        <w:t>(see chapter 4.2)</w:t>
      </w:r>
      <w:r w:rsidR="0BD8DF5D" w:rsidRPr="00786393">
        <w:rPr>
          <w:sz w:val="22"/>
          <w:szCs w:val="22"/>
        </w:rPr>
        <w:t>.</w:t>
      </w:r>
      <w:r w:rsidR="00FC584B" w:rsidRPr="00786393">
        <w:rPr>
          <w:sz w:val="22"/>
          <w:szCs w:val="22"/>
        </w:rPr>
        <w:t xml:space="preserve"> </w:t>
      </w:r>
      <w:r w:rsidR="00D5654B" w:rsidRPr="00786393">
        <w:rPr>
          <w:sz w:val="22"/>
          <w:szCs w:val="22"/>
        </w:rPr>
        <w:t>P</w:t>
      </w:r>
      <w:r w:rsidR="00D5654B" w:rsidRPr="005D30FE">
        <w:rPr>
          <w:sz w:val="22"/>
          <w:szCs w:val="22"/>
        </w:rPr>
        <w:t>rojections indicate a</w:t>
      </w:r>
      <w:r w:rsidR="00422AD4" w:rsidRPr="005D30FE">
        <w:rPr>
          <w:sz w:val="22"/>
          <w:szCs w:val="22"/>
        </w:rPr>
        <w:t>n increasing</w:t>
      </w:r>
      <w:r w:rsidR="00D5654B" w:rsidRPr="005D30FE">
        <w:rPr>
          <w:sz w:val="22"/>
          <w:szCs w:val="22"/>
        </w:rPr>
        <w:t xml:space="preserve"> </w:t>
      </w:r>
      <w:r w:rsidR="00D5654B" w:rsidRPr="005D30FE">
        <w:rPr>
          <w:b/>
          <w:sz w:val="22"/>
          <w:szCs w:val="22"/>
        </w:rPr>
        <w:t xml:space="preserve">biomass supply gap </w:t>
      </w:r>
      <w:r w:rsidR="00422AD4" w:rsidRPr="005D30FE">
        <w:rPr>
          <w:sz w:val="22"/>
          <w:szCs w:val="22"/>
        </w:rPr>
        <w:t>towards</w:t>
      </w:r>
      <w:r w:rsidR="00D5654B" w:rsidRPr="005D30FE">
        <w:rPr>
          <w:sz w:val="22"/>
          <w:szCs w:val="22"/>
        </w:rPr>
        <w:t xml:space="preserve"> 2050, as sustainable biomass supply struggles to meet demand for materials and energy. Addressing this requires </w:t>
      </w:r>
      <w:r w:rsidR="377C444E" w:rsidRPr="3700941A">
        <w:rPr>
          <w:b/>
          <w:bCs/>
          <w:sz w:val="22"/>
          <w:szCs w:val="22"/>
        </w:rPr>
        <w:t>significant research &amp; innovation efforts</w:t>
      </w:r>
      <w:r w:rsidR="377C444E" w:rsidRPr="3700941A">
        <w:rPr>
          <w:sz w:val="22"/>
          <w:szCs w:val="22"/>
        </w:rPr>
        <w:t xml:space="preserve"> but also </w:t>
      </w:r>
      <w:r w:rsidR="00D5654B" w:rsidRPr="005D30FE">
        <w:rPr>
          <w:sz w:val="22"/>
          <w:szCs w:val="22"/>
        </w:rPr>
        <w:t>a holistic, cross-sectoral approach and coordinated policies to manage competition for sustainable biomass resources and ensure the availability of feedstock.</w:t>
      </w:r>
    </w:p>
    <w:p w14:paraId="3E9E121A" w14:textId="77777777" w:rsidR="00B32AD0" w:rsidRPr="005D30FE" w:rsidRDefault="00B32AD0" w:rsidP="00065EAE">
      <w:pPr>
        <w:rPr>
          <w:sz w:val="22"/>
          <w:szCs w:val="22"/>
        </w:rPr>
      </w:pPr>
      <w:r w:rsidRPr="005D30FE">
        <w:rPr>
          <w:sz w:val="22"/>
          <w:szCs w:val="22"/>
        </w:rPr>
        <w:t xml:space="preserve">The bioeconomy offers opportunities for greater benefits by leveraging numerous </w:t>
      </w:r>
      <w:r w:rsidRPr="005D30FE">
        <w:rPr>
          <w:b/>
          <w:sz w:val="22"/>
          <w:szCs w:val="22"/>
        </w:rPr>
        <w:t>technologies and innovations</w:t>
      </w:r>
      <w:r w:rsidRPr="005D30FE">
        <w:rPr>
          <w:sz w:val="22"/>
          <w:szCs w:val="22"/>
        </w:rPr>
        <w:t xml:space="preserve"> that enhance the production, processing, and use of biomass with reduced environmental impact. </w:t>
      </w:r>
      <w:r w:rsidRPr="005D30FE">
        <w:rPr>
          <w:b/>
          <w:sz w:val="22"/>
          <w:szCs w:val="22"/>
        </w:rPr>
        <w:t>Biotechnologies, social innovations, and nature-based solutions</w:t>
      </w:r>
      <w:r w:rsidRPr="005D30FE">
        <w:rPr>
          <w:sz w:val="22"/>
          <w:szCs w:val="22"/>
        </w:rPr>
        <w:t xml:space="preserve"> contribute not only to a circular economy but also to creating new markets and adding long-term value. These advancements are fundamental in transitioning toward a sustainable bioeconomy that benefits both people and the planet.</w:t>
      </w:r>
    </w:p>
    <w:p w14:paraId="3EE42534" w14:textId="65B6F14D" w:rsidR="001514FE" w:rsidRPr="005D30FE" w:rsidRDefault="001514FE" w:rsidP="00065EAE">
      <w:pPr>
        <w:rPr>
          <w:sz w:val="22"/>
          <w:szCs w:val="22"/>
        </w:rPr>
      </w:pPr>
      <w:r w:rsidRPr="005D30FE">
        <w:rPr>
          <w:sz w:val="22"/>
          <w:szCs w:val="22"/>
        </w:rPr>
        <w:t xml:space="preserve">As global demand for bio-based products grows, the EU’s bioeconomy holds the potential to </w:t>
      </w:r>
      <w:r w:rsidRPr="005D30FE">
        <w:rPr>
          <w:b/>
          <w:sz w:val="22"/>
          <w:szCs w:val="22"/>
        </w:rPr>
        <w:t>boost competitiveness and unlock significant growth opportunities</w:t>
      </w:r>
      <w:r w:rsidRPr="005D30FE">
        <w:rPr>
          <w:sz w:val="22"/>
          <w:szCs w:val="22"/>
        </w:rPr>
        <w:t xml:space="preserve"> through sustainable and innovative production methods. While still heavily reliant on research, increased investment in the bioeconomy can enhance biomass production, position Europe as a leader in green technologies and high-value bio-based manufacturing, and support the development of competitive, resilient value chains.</w:t>
      </w:r>
    </w:p>
    <w:p w14:paraId="42E2A0A2" w14:textId="74F27E48" w:rsidR="00902402" w:rsidRPr="005D30FE" w:rsidRDefault="00B32AD0" w:rsidP="00065EAE">
      <w:pPr>
        <w:rPr>
          <w:sz w:val="22"/>
          <w:szCs w:val="22"/>
        </w:rPr>
      </w:pPr>
      <w:r w:rsidRPr="25DEF77A">
        <w:rPr>
          <w:sz w:val="22"/>
          <w:szCs w:val="22"/>
        </w:rPr>
        <w:t>Assessing</w:t>
      </w:r>
      <w:r w:rsidR="001514FE" w:rsidRPr="25DEF77A">
        <w:rPr>
          <w:sz w:val="22"/>
          <w:szCs w:val="22"/>
        </w:rPr>
        <w:t xml:space="preserve"> the</w:t>
      </w:r>
      <w:r w:rsidR="001514FE" w:rsidRPr="25DEF77A">
        <w:rPr>
          <w:b/>
          <w:bCs/>
          <w:sz w:val="22"/>
          <w:szCs w:val="22"/>
        </w:rPr>
        <w:t xml:space="preserve"> environmental impacts</w:t>
      </w:r>
      <w:r w:rsidR="001514FE" w:rsidRPr="25DEF77A">
        <w:rPr>
          <w:sz w:val="22"/>
          <w:szCs w:val="22"/>
        </w:rPr>
        <w:t xml:space="preserve"> that bioeconomy solutions can play</w:t>
      </w:r>
      <w:r w:rsidRPr="25DEF77A">
        <w:rPr>
          <w:sz w:val="22"/>
          <w:szCs w:val="22"/>
        </w:rPr>
        <w:t xml:space="preserve"> is crucial</w:t>
      </w:r>
      <w:r w:rsidR="001514FE" w:rsidRPr="25DEF77A">
        <w:rPr>
          <w:sz w:val="22"/>
          <w:szCs w:val="22"/>
        </w:rPr>
        <w:t xml:space="preserve">, and particularly regarding the potential of </w:t>
      </w:r>
      <w:r w:rsidR="0019593A" w:rsidRPr="25DEF77A">
        <w:rPr>
          <w:sz w:val="22"/>
          <w:szCs w:val="22"/>
        </w:rPr>
        <w:t xml:space="preserve">bio-based </w:t>
      </w:r>
      <w:r w:rsidR="001514FE" w:rsidRPr="25DEF77A">
        <w:rPr>
          <w:sz w:val="22"/>
          <w:szCs w:val="22"/>
        </w:rPr>
        <w:t>products to reduce environmental impact in comparison to their conventional counterparts. It is of particular interest to understand the potential trade-offs and shifting of impacts among different products, the various life cycle stages (e.g., reducing impacts of raw materials but requiring additional manufacturing steps) or environmental impacts (e.g., reducing climate change while increasing land use impacts).</w:t>
      </w:r>
      <w:r w:rsidR="00902402" w:rsidRPr="25DEF77A">
        <w:rPr>
          <w:sz w:val="22"/>
          <w:szCs w:val="22"/>
        </w:rPr>
        <w:t xml:space="preserve"> In this respect, t</w:t>
      </w:r>
      <w:r w:rsidRPr="25DEF77A">
        <w:rPr>
          <w:sz w:val="22"/>
          <w:szCs w:val="22"/>
        </w:rPr>
        <w:t xml:space="preserve">o </w:t>
      </w:r>
      <w:r w:rsidR="001514FE" w:rsidRPr="25DEF77A">
        <w:rPr>
          <w:sz w:val="22"/>
          <w:szCs w:val="22"/>
        </w:rPr>
        <w:t>monitor the environmental implications of bio-based products consumed in Europe</w:t>
      </w:r>
      <w:r w:rsidR="2BBF4B4D" w:rsidRPr="25DEF77A">
        <w:rPr>
          <w:sz w:val="22"/>
          <w:szCs w:val="22"/>
        </w:rPr>
        <w:t>,</w:t>
      </w:r>
      <w:r w:rsidR="001514FE" w:rsidRPr="25DEF77A">
        <w:rPr>
          <w:sz w:val="22"/>
          <w:szCs w:val="22"/>
        </w:rPr>
        <w:t xml:space="preserve"> the Joint Research Centre (JRC) proposed a </w:t>
      </w:r>
      <w:r w:rsidR="00A12D3B" w:rsidRPr="25DEF77A">
        <w:rPr>
          <w:sz w:val="22"/>
          <w:szCs w:val="22"/>
        </w:rPr>
        <w:t xml:space="preserve">first life cycle assessment (LCA)-based </w:t>
      </w:r>
      <w:r w:rsidR="001514FE" w:rsidRPr="25DEF77A">
        <w:rPr>
          <w:sz w:val="22"/>
          <w:szCs w:val="22"/>
        </w:rPr>
        <w:t>‘</w:t>
      </w:r>
      <w:r w:rsidR="001514FE" w:rsidRPr="25DEF77A">
        <w:rPr>
          <w:b/>
          <w:bCs/>
          <w:sz w:val="22"/>
          <w:szCs w:val="22"/>
        </w:rPr>
        <w:t>Bioeconomy Footprint</w:t>
      </w:r>
      <w:r w:rsidR="001514FE" w:rsidRPr="25DEF77A">
        <w:rPr>
          <w:sz w:val="22"/>
          <w:szCs w:val="22"/>
        </w:rPr>
        <w:t xml:space="preserve">’ </w:t>
      </w:r>
      <w:r w:rsidR="00A12D3B" w:rsidRPr="25DEF77A">
        <w:rPr>
          <w:sz w:val="22"/>
          <w:szCs w:val="22"/>
        </w:rPr>
        <w:t xml:space="preserve">model </w:t>
      </w:r>
      <w:r w:rsidRPr="25DEF77A">
        <w:rPr>
          <w:sz w:val="22"/>
          <w:szCs w:val="22"/>
        </w:rPr>
        <w:fldChar w:fldCharType="begin"/>
      </w:r>
      <w:r w:rsidR="00074BEF">
        <w:rPr>
          <w:sz w:val="22"/>
          <w:szCs w:val="22"/>
        </w:rPr>
        <w:instrText xml:space="preserve"> ADDIN ZOTERO_ITEM CSL_CITATION {"citationID":"P9U6bl4r","properties":{"formattedCitation":"[47]","plainCitation":"[47]","noteIndex":0},"citationItems":[{"id":1878,"uris":["http://zotero.org/groups/5272309/items/S5HFYJL3"],"itemData":{"id":1878,"type":"article-journal","container-title":"Sustainable Production and Consumption","DOI":"10.1016/j.spc.2023.02.015","ISSN":"23525509","journalAbbreviation":"Sustainable Production and Consumption","language":"en","page":"169-179","source":"DOI.org (Crossref)","title":"The EU Bioeconomy Footprint: Using life cycle assessment to monitor environmental impacts of the EU Bioeconomy","title-short":"The EU Bioeconomy Footprint","volume":"37","author":[{"family":"Sinkko","given":"Taija"},{"family":"Sanyé-Mengual","given":"Esther"},{"family":"Corrado","given":"Sara"},{"family":"Giuntoli","given":"Jacopo"},{"family":"Sala","given":"Serenella"}],"issued":{"date-parts":[["2023",5]]}}}],"schema":"https://github.com/citation-style-language/schema/raw/master/csl-citation.json"} </w:instrText>
      </w:r>
      <w:r w:rsidRPr="25DEF77A">
        <w:rPr>
          <w:sz w:val="22"/>
          <w:szCs w:val="22"/>
        </w:rPr>
        <w:fldChar w:fldCharType="separate"/>
      </w:r>
      <w:r w:rsidR="00074BEF" w:rsidRPr="00074BEF">
        <w:rPr>
          <w:sz w:val="22"/>
        </w:rPr>
        <w:t>[47]</w:t>
      </w:r>
      <w:r w:rsidRPr="25DEF77A">
        <w:rPr>
          <w:sz w:val="22"/>
          <w:szCs w:val="22"/>
        </w:rPr>
        <w:fldChar w:fldCharType="end"/>
      </w:r>
      <w:r w:rsidR="00D24CFD" w:rsidRPr="25DEF77A">
        <w:rPr>
          <w:sz w:val="22"/>
          <w:szCs w:val="22"/>
        </w:rPr>
        <w:t>.</w:t>
      </w:r>
      <w:r w:rsidR="3DEAFA0A" w:rsidRPr="25DEF77A">
        <w:rPr>
          <w:sz w:val="22"/>
          <w:szCs w:val="22"/>
        </w:rPr>
        <w:t xml:space="preserve"> In addition, further ongoing analysis </w:t>
      </w:r>
      <w:r w:rsidR="4CE55593" w:rsidRPr="25DEF77A">
        <w:rPr>
          <w:sz w:val="22"/>
          <w:szCs w:val="22"/>
        </w:rPr>
        <w:t>is exploring</w:t>
      </w:r>
      <w:r w:rsidR="3DEAFA0A" w:rsidRPr="25DEF77A">
        <w:rPr>
          <w:sz w:val="22"/>
          <w:szCs w:val="22"/>
        </w:rPr>
        <w:t xml:space="preserve">, both at the product and at the aggregate level, the </w:t>
      </w:r>
      <w:r w:rsidR="3DEAFA0A" w:rsidRPr="25DEF77A">
        <w:rPr>
          <w:sz w:val="22"/>
          <w:szCs w:val="22"/>
        </w:rPr>
        <w:lastRenderedPageBreak/>
        <w:t xml:space="preserve">potential of bio-based products to reduce environmental impact in comparison to their conventional counterparts </w:t>
      </w:r>
      <w:r w:rsidR="57A1D62C" w:rsidRPr="25DEF77A">
        <w:rPr>
          <w:sz w:val="22"/>
          <w:szCs w:val="22"/>
        </w:rPr>
        <w:t xml:space="preserve"> </w:t>
      </w:r>
      <w:r w:rsidR="1912949E" w:rsidRPr="25DEF77A">
        <w:rPr>
          <w:sz w:val="22"/>
          <w:szCs w:val="22"/>
        </w:rPr>
        <w:t xml:space="preserve"> </w:t>
      </w:r>
    </w:p>
    <w:p w14:paraId="486FF009" w14:textId="2A6B3BCE" w:rsidR="00B32AD0" w:rsidRPr="005D30FE" w:rsidRDefault="00B32AD0" w:rsidP="00065EAE">
      <w:pPr>
        <w:tabs>
          <w:tab w:val="left" w:pos="2835"/>
        </w:tabs>
        <w:rPr>
          <w:rFonts w:eastAsia="EC Square Sans Pro" w:cs="EC Square Sans Pro"/>
          <w:sz w:val="22"/>
          <w:szCs w:val="22"/>
          <w:lang w:val="en-IE"/>
        </w:rPr>
      </w:pPr>
      <w:r w:rsidRPr="005D30FE">
        <w:rPr>
          <w:rFonts w:eastAsia="EC Square Sans Pro" w:cs="EC Square Sans Pro"/>
          <w:sz w:val="22"/>
          <w:szCs w:val="22"/>
          <w:lang w:val="en-IE"/>
        </w:rPr>
        <w:t>In April 2023, the Council of the European Union provided recommendations for the European Commission to further integrate bioeconomy into all policies, to facilitate knowledge transfer towards rural areas and finally to update the EU Bioeconomy Strategy and associated Action Plan</w:t>
      </w:r>
      <w:r w:rsidRPr="005D30FE">
        <w:rPr>
          <w:rFonts w:eastAsia="EC Square Sans Pro" w:cs="EC Square Sans Pro"/>
          <w:b/>
          <w:sz w:val="22"/>
          <w:szCs w:val="22"/>
          <w:lang w:val="en-IE"/>
        </w:rPr>
        <w:t xml:space="preserve">. The Commission </w:t>
      </w:r>
      <w:r w:rsidR="0019593A" w:rsidRPr="005D30FE">
        <w:rPr>
          <w:rFonts w:eastAsia="EC Square Sans Pro" w:cs="EC Square Sans Pro"/>
          <w:b/>
          <w:sz w:val="22"/>
          <w:szCs w:val="22"/>
          <w:lang w:val="en-IE"/>
        </w:rPr>
        <w:t>will</w:t>
      </w:r>
      <w:r w:rsidRPr="005D30FE">
        <w:rPr>
          <w:rFonts w:eastAsia="EC Square Sans Pro" w:cs="EC Square Sans Pro"/>
          <w:b/>
          <w:sz w:val="22"/>
          <w:szCs w:val="22"/>
          <w:lang w:val="en-IE"/>
        </w:rPr>
        <w:t xml:space="preserve"> review the bioeconomy strategy in 2025</w:t>
      </w:r>
      <w:r w:rsidRPr="005D30FE">
        <w:rPr>
          <w:rFonts w:eastAsia="EC Square Sans Pro" w:cs="EC Square Sans Pro"/>
          <w:sz w:val="22"/>
          <w:szCs w:val="22"/>
          <w:lang w:val="en-IE"/>
        </w:rPr>
        <w:t xml:space="preserve">, </w:t>
      </w:r>
      <w:r w:rsidR="00C61678" w:rsidRPr="005D30FE">
        <w:rPr>
          <w:rFonts w:eastAsia="EC Square Sans Pro" w:cs="EC Square Sans Pro"/>
          <w:sz w:val="22"/>
          <w:szCs w:val="22"/>
          <w:lang w:val="en-IE"/>
        </w:rPr>
        <w:t xml:space="preserve">also </w:t>
      </w:r>
      <w:r w:rsidRPr="005D30FE">
        <w:rPr>
          <w:rFonts w:eastAsia="EC Square Sans Pro" w:cs="EC Square Sans Pro"/>
          <w:sz w:val="22"/>
          <w:szCs w:val="22"/>
          <w:lang w:val="en-IE"/>
        </w:rPr>
        <w:t>reinforcing the bioeconomy's industrial dimension and its links to biotechnology and biomanufacturing to contribute to a stronger EU economy.</w:t>
      </w:r>
      <w:r w:rsidRPr="005D30FE">
        <w:rPr>
          <w:rFonts w:eastAsia="EC Square Sans Pro" w:cs="EC Square Sans Pro"/>
          <w:sz w:val="22"/>
          <w:szCs w:val="22"/>
        </w:rPr>
        <w:t xml:space="preserve"> </w:t>
      </w:r>
    </w:p>
    <w:p w14:paraId="015BCF82" w14:textId="0CCE2CA8" w:rsidR="00E628A5" w:rsidRPr="005D30FE" w:rsidRDefault="00C61678" w:rsidP="00065EAE">
      <w:pPr>
        <w:rPr>
          <w:sz w:val="22"/>
          <w:szCs w:val="22"/>
        </w:rPr>
      </w:pPr>
      <w:r w:rsidRPr="3700941A">
        <w:rPr>
          <w:b/>
          <w:sz w:val="22"/>
          <w:szCs w:val="22"/>
        </w:rPr>
        <w:t>The Knowledge Centre for Bioeconomy</w:t>
      </w:r>
      <w:r w:rsidRPr="005D30FE">
        <w:rPr>
          <w:sz w:val="22"/>
          <w:szCs w:val="22"/>
        </w:rPr>
        <w:t xml:space="preserve"> (KCB)</w:t>
      </w:r>
      <w:r w:rsidRPr="005D30FE">
        <w:rPr>
          <w:rStyle w:val="FootnoteReference"/>
          <w:sz w:val="22"/>
          <w:szCs w:val="22"/>
        </w:rPr>
        <w:footnoteReference w:id="4"/>
      </w:r>
      <w:r w:rsidRPr="005D30FE">
        <w:rPr>
          <w:sz w:val="22"/>
          <w:szCs w:val="22"/>
        </w:rPr>
        <w:t xml:space="preserve"> managed by the JRC keeps developing and maintaining the key knowledge on bioeconomy to support EU policymakers. As part of the KCB knowledge base, t</w:t>
      </w:r>
      <w:r w:rsidR="00E628A5" w:rsidRPr="005D30FE">
        <w:rPr>
          <w:rFonts w:eastAsia="Calibri"/>
          <w:sz w:val="22"/>
          <w:szCs w:val="22"/>
        </w:rPr>
        <w:t xml:space="preserve">he </w:t>
      </w:r>
      <w:r w:rsidR="00E628A5" w:rsidRPr="3700941A">
        <w:rPr>
          <w:rFonts w:eastAsia="Calibri"/>
          <w:b/>
          <w:sz w:val="22"/>
          <w:szCs w:val="22"/>
        </w:rPr>
        <w:t>EU Bioeconomy Monitoring System</w:t>
      </w:r>
      <w:r w:rsidR="00E628A5" w:rsidRPr="005D30FE">
        <w:rPr>
          <w:rFonts w:eastAsia="Calibri"/>
          <w:sz w:val="22"/>
          <w:szCs w:val="22"/>
        </w:rPr>
        <w:t xml:space="preserve"> (EU-BMS</w:t>
      </w:r>
      <w:r w:rsidR="00E628A5" w:rsidRPr="005D30FE">
        <w:rPr>
          <w:rFonts w:eastAsia="Calibri" w:cs="Calibri"/>
          <w:sz w:val="22"/>
          <w:szCs w:val="22"/>
        </w:rPr>
        <w:t>)</w:t>
      </w:r>
      <w:r w:rsidRPr="005D30FE">
        <w:rPr>
          <w:rStyle w:val="FootnoteReference"/>
          <w:rFonts w:eastAsia="Calibri" w:cs="Calibri"/>
          <w:sz w:val="22"/>
          <w:szCs w:val="22"/>
        </w:rPr>
        <w:footnoteReference w:id="5"/>
      </w:r>
      <w:r w:rsidRPr="005D30FE">
        <w:rPr>
          <w:rFonts w:eastAsia="Calibri" w:cs="Calibri"/>
          <w:sz w:val="22"/>
          <w:szCs w:val="22"/>
        </w:rPr>
        <w:t xml:space="preserve"> </w:t>
      </w:r>
      <w:r w:rsidRPr="005D30FE">
        <w:rPr>
          <w:sz w:val="22"/>
          <w:szCs w:val="22"/>
        </w:rPr>
        <w:t>was</w:t>
      </w:r>
      <w:r w:rsidR="00E628A5" w:rsidRPr="005D30FE">
        <w:rPr>
          <w:sz w:val="22"/>
          <w:szCs w:val="22"/>
        </w:rPr>
        <w:t xml:space="preserve"> developed </w:t>
      </w:r>
      <w:r w:rsidRPr="005D30FE">
        <w:rPr>
          <w:sz w:val="22"/>
          <w:szCs w:val="22"/>
        </w:rPr>
        <w:t>by the JRC</w:t>
      </w:r>
      <w:r w:rsidR="00E628A5" w:rsidRPr="005D30FE">
        <w:rPr>
          <w:rFonts w:eastAsia="Calibri"/>
          <w:sz w:val="22"/>
          <w:szCs w:val="22"/>
        </w:rPr>
        <w:t xml:space="preserve"> to track </w:t>
      </w:r>
      <w:r w:rsidRPr="005D30FE">
        <w:rPr>
          <w:sz w:val="22"/>
          <w:szCs w:val="22"/>
        </w:rPr>
        <w:t xml:space="preserve">the </w:t>
      </w:r>
      <w:r w:rsidR="00E628A5" w:rsidRPr="005D30FE">
        <w:rPr>
          <w:rFonts w:eastAsia="Calibri"/>
          <w:sz w:val="22"/>
          <w:szCs w:val="22"/>
        </w:rPr>
        <w:t xml:space="preserve">progress towards the </w:t>
      </w:r>
      <w:r w:rsidRPr="005D30FE">
        <w:rPr>
          <w:sz w:val="22"/>
          <w:szCs w:val="22"/>
        </w:rPr>
        <w:t>bioeconomy strategy</w:t>
      </w:r>
      <w:r w:rsidR="00E628A5" w:rsidRPr="005D30FE">
        <w:rPr>
          <w:sz w:val="22"/>
          <w:szCs w:val="22"/>
        </w:rPr>
        <w:t xml:space="preserve"> </w:t>
      </w:r>
      <w:r w:rsidR="00E628A5" w:rsidRPr="005D30FE">
        <w:rPr>
          <w:rFonts w:eastAsia="Calibri"/>
          <w:sz w:val="22"/>
          <w:szCs w:val="22"/>
        </w:rPr>
        <w:t>objectives</w:t>
      </w:r>
      <w:r w:rsidRPr="005D30FE">
        <w:rPr>
          <w:sz w:val="22"/>
          <w:szCs w:val="22"/>
        </w:rPr>
        <w:t xml:space="preserve">. The latest trends in the EU bioeconomy observed with the EU-BMS are illustrated in a recent report </w:t>
      </w:r>
      <w:r w:rsidR="0054039B">
        <w:rPr>
          <w:sz w:val="22"/>
          <w:szCs w:val="22"/>
        </w:rPr>
        <w:fldChar w:fldCharType="begin"/>
      </w:r>
      <w:r w:rsidR="00074BEF">
        <w:rPr>
          <w:sz w:val="22"/>
          <w:szCs w:val="22"/>
        </w:rPr>
        <w:instrText xml:space="preserve"> ADDIN ZOTERO_ITEM CSL_CITATION {"citationID":"5zqfeSNr","properties":{"formattedCitation":"[48]","plainCitation":"[48]","noteIndex":0},"citationItems":[{"id":1879,"uris":["http://zotero.org/groups/5272309/items/M6ULPNIU"],"itemData":{"id":1879,"type":"graphic","language":"eng","source":"DOI.org (CSL JSON)","title":"Trends in the EU bioeconomy: update 2024.","title-short":"Trends in the EU bioeconomy","URL":"https://data.europa.eu/doi/10.2760/0141556","author":[{"literal":"European Commission. Joint Research Centre."}],"accessed":{"date-parts":[["2025",4,1]]},"issued":{"date-parts":[["2024"]]}}}],"schema":"https://github.com/citation-style-language/schema/raw/master/csl-citation.json"} </w:instrText>
      </w:r>
      <w:r w:rsidR="0054039B">
        <w:rPr>
          <w:sz w:val="22"/>
          <w:szCs w:val="22"/>
        </w:rPr>
        <w:fldChar w:fldCharType="separate"/>
      </w:r>
      <w:r w:rsidR="00074BEF" w:rsidRPr="00074BEF">
        <w:rPr>
          <w:sz w:val="22"/>
        </w:rPr>
        <w:t>[48]</w:t>
      </w:r>
      <w:r w:rsidR="0054039B">
        <w:rPr>
          <w:sz w:val="22"/>
          <w:szCs w:val="22"/>
        </w:rPr>
        <w:fldChar w:fldCharType="end"/>
      </w:r>
      <w:r w:rsidRPr="005D30FE">
        <w:rPr>
          <w:sz w:val="22"/>
          <w:szCs w:val="22"/>
        </w:rPr>
        <w:t xml:space="preserve">. </w:t>
      </w:r>
    </w:p>
    <w:p w14:paraId="3B6C4222" w14:textId="77777777" w:rsidR="001D712B" w:rsidRPr="005D30FE" w:rsidRDefault="001D712B" w:rsidP="001D712B">
      <w:pPr>
        <w:spacing w:before="0" w:after="0" w:line="240" w:lineRule="auto"/>
        <w:rPr>
          <w:sz w:val="22"/>
          <w:szCs w:val="22"/>
        </w:rPr>
      </w:pPr>
    </w:p>
    <w:p w14:paraId="395AAC4B" w14:textId="31653788" w:rsidR="00C61678" w:rsidRPr="00D738C3" w:rsidRDefault="00D738C3" w:rsidP="00065EAE">
      <w:pPr>
        <w:pStyle w:val="JRCLevel-2title"/>
        <w:ind w:hanging="1427"/>
      </w:pPr>
      <w:bookmarkStart w:id="19" w:name="_Toc184301813"/>
      <w:bookmarkStart w:id="20" w:name="_Toc184301814"/>
      <w:bookmarkStart w:id="21" w:name="_Toc184301815"/>
      <w:bookmarkStart w:id="22" w:name="_Toc184301816"/>
      <w:bookmarkStart w:id="23" w:name="_Toc184301817"/>
      <w:bookmarkStart w:id="24" w:name="_Toc184306450"/>
      <w:bookmarkStart w:id="25" w:name="_Toc184881538"/>
      <w:bookmarkStart w:id="26" w:name="_Toc184968567"/>
      <w:bookmarkStart w:id="27" w:name="_Toc194042025"/>
      <w:bookmarkEnd w:id="19"/>
      <w:bookmarkEnd w:id="20"/>
      <w:bookmarkEnd w:id="21"/>
      <w:bookmarkEnd w:id="22"/>
      <w:bookmarkEnd w:id="23"/>
      <w:r>
        <w:t>5.</w:t>
      </w:r>
      <w:r w:rsidR="7B482F9F">
        <w:t>4</w:t>
      </w:r>
      <w:r>
        <w:t xml:space="preserve"> </w:t>
      </w:r>
      <w:r w:rsidR="00C61678">
        <w:t>Biotechnologies</w:t>
      </w:r>
      <w:bookmarkEnd w:id="24"/>
      <w:bookmarkEnd w:id="25"/>
      <w:bookmarkEnd w:id="26"/>
      <w:bookmarkEnd w:id="27"/>
    </w:p>
    <w:p w14:paraId="5911B85B" w14:textId="0B48E0F3" w:rsidR="00C61678" w:rsidRPr="005D30FE" w:rsidRDefault="00C61678" w:rsidP="00C61678">
      <w:pPr>
        <w:rPr>
          <w:sz w:val="22"/>
          <w:szCs w:val="22"/>
        </w:rPr>
      </w:pPr>
      <w:r w:rsidRPr="005D30FE">
        <w:rPr>
          <w:sz w:val="22"/>
          <w:szCs w:val="22"/>
        </w:rPr>
        <w:t>Biotechnologies can be applied and have an impact on several fields: from human and animal health (Chekol &amp; Gebreyohannes 2018) to food and feed (Giraffa et al. 2010); from biodiversity preservation (Cruz-Cruz</w:t>
      </w:r>
      <w:r w:rsidRPr="005D30FE">
        <w:rPr>
          <w:rStyle w:val="FootnoteReference"/>
          <w:sz w:val="22"/>
          <w:szCs w:val="22"/>
        </w:rPr>
        <w:t xml:space="preserve"> </w:t>
      </w:r>
      <w:r w:rsidRPr="005D30FE">
        <w:rPr>
          <w:sz w:val="22"/>
          <w:szCs w:val="22"/>
        </w:rPr>
        <w:t>et al. 2013) to the numerous uses marine biotechnologies can have (Rasmussen &amp; Morrissey 2007). According to the EPO</w:t>
      </w:r>
      <w:r w:rsidRPr="005D30FE">
        <w:rPr>
          <w:rStyle w:val="FootnoteReference"/>
          <w:sz w:val="22"/>
          <w:szCs w:val="22"/>
        </w:rPr>
        <w:footnoteReference w:id="6"/>
      </w:r>
      <w:r w:rsidRPr="005D30FE">
        <w:rPr>
          <w:sz w:val="22"/>
          <w:szCs w:val="22"/>
        </w:rPr>
        <w:t>, biotechnologies can be classified according to the field in which they are primarily used. “Red” biotechnologies are those predominantly used in the healthcare and pharmaceutical sector; those used in manufacturing and industry are labelled “white” biotechnologies; while “green” biotechnologies are those applied in agriculture.</w:t>
      </w:r>
    </w:p>
    <w:p w14:paraId="6304EAFB" w14:textId="77777777" w:rsidR="00C61678" w:rsidRPr="005D30FE" w:rsidRDefault="00C61678" w:rsidP="00C61678">
      <w:pPr>
        <w:rPr>
          <w:sz w:val="22"/>
          <w:szCs w:val="22"/>
        </w:rPr>
      </w:pPr>
      <w:r w:rsidRPr="005D30FE">
        <w:rPr>
          <w:sz w:val="22"/>
          <w:szCs w:val="22"/>
        </w:rPr>
        <w:t>The recent communication on “Building the future with nature: Boosting Biotechnology and Biomanufacturing in the EU”</w:t>
      </w:r>
      <w:r w:rsidRPr="005D30FE">
        <w:rPr>
          <w:rStyle w:val="FootnoteReference"/>
          <w:sz w:val="22"/>
          <w:szCs w:val="22"/>
        </w:rPr>
        <w:footnoteReference w:id="7"/>
      </w:r>
      <w:r w:rsidRPr="005D30FE">
        <w:rPr>
          <w:sz w:val="22"/>
          <w:szCs w:val="22"/>
        </w:rPr>
        <w:t xml:space="preserve"> highlights the role of biotechnology as both contributor to the solution of many societal and environmental challenges and as critical technology for economic security. </w:t>
      </w:r>
    </w:p>
    <w:p w14:paraId="4EB7865C" w14:textId="08CBD9BE" w:rsidR="00C61678" w:rsidRPr="005D30FE" w:rsidRDefault="00C61678" w:rsidP="00C61678">
      <w:pPr>
        <w:rPr>
          <w:sz w:val="22"/>
          <w:szCs w:val="22"/>
        </w:rPr>
      </w:pPr>
      <w:r w:rsidRPr="005D30FE">
        <w:rPr>
          <w:sz w:val="22"/>
          <w:szCs w:val="22"/>
        </w:rPr>
        <w:t>The communication also underlies the biunivocal relationship between biotechnology and bioeconomy: biotechnology is an enabler for the bioeconomy but at the same time, it depends on the bioeconomy for a wider range of inputs. This calls for an adjustment of the EU policy on bioeconomy in order to strengthen the links to biotechnology.</w:t>
      </w:r>
    </w:p>
    <w:p w14:paraId="2EABA120" w14:textId="3303FFD8" w:rsidR="00C61678" w:rsidRPr="005D30FE" w:rsidRDefault="00C61678" w:rsidP="00C61678">
      <w:pPr>
        <w:rPr>
          <w:sz w:val="22"/>
          <w:szCs w:val="22"/>
        </w:rPr>
      </w:pPr>
      <w:r w:rsidRPr="005D30FE">
        <w:rPr>
          <w:sz w:val="22"/>
          <w:szCs w:val="22"/>
        </w:rPr>
        <w:t>The EU has a vibrant biotechnology sector, but there is a need to act in order to construct a supportive environment for its growth. There are currently several challenges to be addressed in order to build this supportive setting for the growth of the biotechnology sector in the EU</w:t>
      </w:r>
      <w:r w:rsidR="00E3515F" w:rsidRPr="005D30FE">
        <w:rPr>
          <w:sz w:val="22"/>
          <w:szCs w:val="22"/>
        </w:rPr>
        <w:t>, namely</w:t>
      </w:r>
      <w:r w:rsidRPr="005D30FE">
        <w:rPr>
          <w:sz w:val="22"/>
          <w:szCs w:val="22"/>
        </w:rPr>
        <w:t xml:space="preserve">: </w:t>
      </w:r>
    </w:p>
    <w:p w14:paraId="09510CE3" w14:textId="77777777" w:rsidR="00C61678" w:rsidRPr="005D30FE" w:rsidRDefault="00C61678" w:rsidP="00D1521C">
      <w:pPr>
        <w:pStyle w:val="ListParagraph"/>
        <w:numPr>
          <w:ilvl w:val="0"/>
          <w:numId w:val="20"/>
        </w:numPr>
        <w:rPr>
          <w:sz w:val="22"/>
          <w:szCs w:val="22"/>
        </w:rPr>
      </w:pPr>
      <w:r w:rsidRPr="005D30FE">
        <w:rPr>
          <w:sz w:val="22"/>
          <w:szCs w:val="22"/>
        </w:rPr>
        <w:t xml:space="preserve">boosting the transfer from research laboratories to the market; </w:t>
      </w:r>
    </w:p>
    <w:p w14:paraId="05682627" w14:textId="77777777" w:rsidR="00C61678" w:rsidRPr="005D30FE" w:rsidRDefault="00C61678" w:rsidP="00D1521C">
      <w:pPr>
        <w:pStyle w:val="ListParagraph"/>
        <w:numPr>
          <w:ilvl w:val="0"/>
          <w:numId w:val="20"/>
        </w:numPr>
        <w:rPr>
          <w:sz w:val="22"/>
          <w:szCs w:val="22"/>
        </w:rPr>
      </w:pPr>
      <w:r w:rsidRPr="005D30FE">
        <w:rPr>
          <w:sz w:val="22"/>
          <w:szCs w:val="22"/>
        </w:rPr>
        <w:t xml:space="preserve">simplify regulation and ease access to finance; </w:t>
      </w:r>
    </w:p>
    <w:p w14:paraId="078C56CD" w14:textId="74198D69" w:rsidR="00C61678" w:rsidRPr="005D30FE" w:rsidRDefault="00A5770B" w:rsidP="00D1521C">
      <w:pPr>
        <w:pStyle w:val="ListParagraph"/>
        <w:numPr>
          <w:ilvl w:val="0"/>
          <w:numId w:val="20"/>
        </w:numPr>
        <w:rPr>
          <w:sz w:val="22"/>
          <w:szCs w:val="22"/>
        </w:rPr>
      </w:pPr>
      <w:r w:rsidRPr="005D30FE">
        <w:rPr>
          <w:sz w:val="22"/>
          <w:szCs w:val="22"/>
        </w:rPr>
        <w:t>ensure skills availability along the value chain</w:t>
      </w:r>
      <w:r w:rsidR="00C61678" w:rsidRPr="005D30FE">
        <w:rPr>
          <w:sz w:val="22"/>
          <w:szCs w:val="22"/>
        </w:rPr>
        <w:t xml:space="preserve">; </w:t>
      </w:r>
    </w:p>
    <w:p w14:paraId="2DEAA587" w14:textId="77777777" w:rsidR="00C61678" w:rsidRPr="005D30FE" w:rsidRDefault="00C61678" w:rsidP="00D1521C">
      <w:pPr>
        <w:pStyle w:val="ListParagraph"/>
        <w:numPr>
          <w:ilvl w:val="0"/>
          <w:numId w:val="20"/>
        </w:numPr>
        <w:rPr>
          <w:sz w:val="22"/>
          <w:szCs w:val="22"/>
        </w:rPr>
      </w:pPr>
      <w:r w:rsidRPr="005D30FE">
        <w:rPr>
          <w:sz w:val="22"/>
          <w:szCs w:val="22"/>
        </w:rPr>
        <w:t xml:space="preserve">increase public acceptance of biotechnologies and their uses; </w:t>
      </w:r>
    </w:p>
    <w:p w14:paraId="1DDD0895" w14:textId="77777777" w:rsidR="00C61678" w:rsidRPr="005D30FE" w:rsidRDefault="00C61678" w:rsidP="00D1521C">
      <w:pPr>
        <w:pStyle w:val="ListParagraph"/>
        <w:numPr>
          <w:ilvl w:val="0"/>
          <w:numId w:val="20"/>
        </w:numPr>
        <w:rPr>
          <w:sz w:val="22"/>
          <w:szCs w:val="22"/>
        </w:rPr>
      </w:pPr>
      <w:r w:rsidRPr="005D30FE">
        <w:rPr>
          <w:sz w:val="22"/>
          <w:szCs w:val="22"/>
        </w:rPr>
        <w:t>provide a stable and unified IP framework.</w:t>
      </w:r>
    </w:p>
    <w:p w14:paraId="439EFC1E" w14:textId="620FA2B4" w:rsidR="00C61678" w:rsidRDefault="00583159" w:rsidP="00583159">
      <w:pPr>
        <w:rPr>
          <w:sz w:val="22"/>
          <w:szCs w:val="22"/>
        </w:rPr>
      </w:pPr>
      <w:r w:rsidRPr="609C799B">
        <w:rPr>
          <w:sz w:val="22"/>
          <w:szCs w:val="22"/>
        </w:rPr>
        <w:lastRenderedPageBreak/>
        <w:t>By integrating biotechnologies with the bioeconomy, blue economy, and NBS, we can develop cutting-edge solutions for sustainable biomass production, biorefining, and bioenergy, while promoting the development of new industries and job opportunities.</w:t>
      </w:r>
    </w:p>
    <w:p w14:paraId="0CE1C882" w14:textId="77777777" w:rsidR="00C61C6E" w:rsidRDefault="00C61C6E" w:rsidP="00583159">
      <w:pPr>
        <w:rPr>
          <w:sz w:val="22"/>
          <w:szCs w:val="22"/>
        </w:rPr>
      </w:pPr>
    </w:p>
    <w:p w14:paraId="322CBCF1" w14:textId="655976F6" w:rsidR="00596C2F" w:rsidRDefault="3406C828" w:rsidP="609C799B">
      <w:pPr>
        <w:pStyle w:val="JRCLevel-2title"/>
        <w:spacing w:before="0" w:after="160"/>
        <w:ind w:hanging="1427"/>
      </w:pPr>
      <w:bookmarkStart w:id="28" w:name="_Toc194042026"/>
      <w:r>
        <w:t>5.</w:t>
      </w:r>
      <w:r w:rsidR="696E0E73">
        <w:t>5</w:t>
      </w:r>
      <w:r>
        <w:t xml:space="preserve"> </w:t>
      </w:r>
      <w:r w:rsidR="01AF28C8">
        <w:t>Blue Economy</w:t>
      </w:r>
      <w:bookmarkEnd w:id="28"/>
    </w:p>
    <w:p w14:paraId="69B1F2EC" w14:textId="39BFDFE2" w:rsidR="00596C2F" w:rsidRPr="00C61C6E" w:rsidRDefault="0EFBFC49" w:rsidP="609C799B">
      <w:pPr>
        <w:spacing w:before="0" w:after="0"/>
      </w:pPr>
      <w:r w:rsidRPr="00C61C6E">
        <w:rPr>
          <w:rFonts w:eastAsia="Calibri" w:cs="Calibri"/>
          <w:i/>
          <w:iCs/>
          <w:color w:val="85BD5F"/>
          <w:sz w:val="22"/>
          <w:szCs w:val="22"/>
        </w:rPr>
        <w:t>Socio-economic relevance of the EU Blue Economy</w:t>
      </w:r>
      <w:r w:rsidRPr="00C61C6E">
        <w:rPr>
          <w:rFonts w:eastAsia="Calibri" w:cs="Calibri"/>
          <w:color w:val="85BD5F"/>
          <w:sz w:val="22"/>
          <w:szCs w:val="22"/>
        </w:rPr>
        <w:t xml:space="preserve"> </w:t>
      </w:r>
    </w:p>
    <w:p w14:paraId="77D83723" w14:textId="1428743F" w:rsidR="00596C2F" w:rsidRPr="00C61C6E" w:rsidRDefault="0EFBFC49" w:rsidP="609C799B">
      <w:pPr>
        <w:spacing w:before="0" w:after="0"/>
      </w:pPr>
      <w:r w:rsidRPr="00C61C6E">
        <w:rPr>
          <w:rFonts w:eastAsia="Calibri" w:cs="Calibri"/>
          <w:sz w:val="22"/>
          <w:szCs w:val="22"/>
        </w:rPr>
        <w:t xml:space="preserve">The Blue Economy, encompassing all economic activities based on or related to oceans and seas, directly </w:t>
      </w:r>
      <w:r w:rsidRPr="00C61C6E">
        <w:rPr>
          <w:rFonts w:eastAsia="Calibri" w:cs="Calibri"/>
          <w:b/>
          <w:bCs/>
          <w:sz w:val="22"/>
          <w:szCs w:val="22"/>
        </w:rPr>
        <w:t>employs over 3.5 million people</w:t>
      </w:r>
      <w:r w:rsidRPr="00C61C6E">
        <w:rPr>
          <w:rFonts w:eastAsia="Calibri" w:cs="Calibri"/>
          <w:sz w:val="22"/>
          <w:szCs w:val="22"/>
        </w:rPr>
        <w:t xml:space="preserve"> in the EU and accounts for </w:t>
      </w:r>
      <w:r w:rsidRPr="00C61C6E">
        <w:rPr>
          <w:rFonts w:eastAsia="Calibri" w:cs="Calibri"/>
          <w:b/>
          <w:bCs/>
          <w:sz w:val="22"/>
          <w:szCs w:val="22"/>
        </w:rPr>
        <w:t>1.3 % of EU Gross Value Added</w:t>
      </w:r>
      <w:r w:rsidRPr="00C61C6E">
        <w:rPr>
          <w:rFonts w:eastAsia="Calibri" w:cs="Calibri"/>
          <w:sz w:val="22"/>
          <w:szCs w:val="22"/>
        </w:rPr>
        <w:t xml:space="preserve"> (GVA). Established blue economy sectors, including fisheries, aquaculture, coastal tourism, maritime transport, port activities, shipbuilding and marine extraction of oil and gas, generated a GVA of €171.1 billion in 2021, up by 35 % compared with 2020, when most Blue Economy sectors – particularly Coastal Tourism – suffered from the restrictions imposed by the COVID-19 pandemic, making the lowest contribution to the EU economy since 2009. </w:t>
      </w:r>
      <w:r w:rsidRPr="00C61C6E">
        <w:rPr>
          <w:rFonts w:eastAsia="Calibri" w:cs="Calibri"/>
          <w:b/>
          <w:bCs/>
          <w:sz w:val="22"/>
          <w:szCs w:val="22"/>
        </w:rPr>
        <w:t>These figures do not include the marine defence industry</w:t>
      </w:r>
      <w:r w:rsidRPr="00C61C6E">
        <w:rPr>
          <w:rFonts w:eastAsia="Calibri" w:cs="Calibri"/>
          <w:sz w:val="22"/>
          <w:szCs w:val="22"/>
        </w:rPr>
        <w:t xml:space="preserve"> and other emerging sectors for which data is not fully available in the public domain. The contribution of the BE to the entire EU economy extends well beyond the abovementioned sectors. It also supports a wide range of related industries and services across multiple supply chains, leading to considerable spill-over effects and economic benefits, further amplifying its economic impact. Furthermore, the blue economy has the </w:t>
      </w:r>
      <w:r w:rsidRPr="00C61C6E">
        <w:rPr>
          <w:rFonts w:eastAsia="Calibri" w:cs="Calibri"/>
          <w:b/>
          <w:bCs/>
          <w:sz w:val="22"/>
          <w:szCs w:val="22"/>
        </w:rPr>
        <w:t>potential to drive innovation and technological advancements in a wide range of sectors</w:t>
      </w:r>
      <w:r w:rsidRPr="00C61C6E">
        <w:rPr>
          <w:rFonts w:eastAsia="Calibri" w:cs="Calibri"/>
          <w:sz w:val="22"/>
          <w:szCs w:val="22"/>
        </w:rPr>
        <w:t xml:space="preserve">, such as marine renewable energy, aquaculture, desalination, robotics, and marine biotechnology.  </w:t>
      </w:r>
    </w:p>
    <w:p w14:paraId="11B08250" w14:textId="05F43207" w:rsidR="00596C2F" w:rsidRPr="00C61C6E" w:rsidRDefault="0EFBFC49" w:rsidP="609C799B">
      <w:pPr>
        <w:spacing w:before="0" w:after="0"/>
      </w:pPr>
      <w:r w:rsidRPr="00C61C6E">
        <w:rPr>
          <w:rFonts w:eastAsia="Calibri" w:cs="Calibri"/>
          <w:b/>
          <w:bCs/>
          <w:sz w:val="22"/>
          <w:szCs w:val="22"/>
        </w:rPr>
        <w:t>Seas and oceans remain largely unexploited compared to land</w:t>
      </w:r>
      <w:r w:rsidRPr="00C61C6E">
        <w:rPr>
          <w:rFonts w:eastAsia="Calibri" w:cs="Calibri"/>
          <w:sz w:val="22"/>
          <w:szCs w:val="22"/>
        </w:rPr>
        <w:t xml:space="preserve">, holding vast potential for economic growth and development. Their exploitation requires careful management to ensure a sustainable, resilient and competitive BE. In turn, marine ecosystems require conservation and restoration activities, thereby creating new opportunities for sustainable management practices, nature-based solutions and green employment. </w:t>
      </w:r>
    </w:p>
    <w:p w14:paraId="68D15231" w14:textId="29B681F4" w:rsidR="00596C2F" w:rsidRPr="00C61C6E" w:rsidRDefault="0EFBFC49" w:rsidP="609C799B">
      <w:pPr>
        <w:spacing w:before="0" w:after="0"/>
      </w:pPr>
      <w:r w:rsidRPr="00C61C6E">
        <w:rPr>
          <w:rFonts w:eastAsia="Calibri" w:cs="Calibri"/>
          <w:sz w:val="22"/>
          <w:szCs w:val="22"/>
        </w:rPr>
        <w:t xml:space="preserve"> </w:t>
      </w:r>
    </w:p>
    <w:p w14:paraId="7E366087" w14:textId="5DB282C4" w:rsidR="00596C2F" w:rsidRPr="00C61C6E" w:rsidRDefault="0EFBFC49" w:rsidP="609C799B">
      <w:pPr>
        <w:spacing w:before="0" w:after="0"/>
      </w:pPr>
      <w:r w:rsidRPr="00C61C6E">
        <w:rPr>
          <w:rFonts w:eastAsia="Calibri" w:cs="Calibri"/>
          <w:i/>
          <w:iCs/>
          <w:color w:val="70AD47" w:themeColor="accent6"/>
          <w:sz w:val="22"/>
          <w:szCs w:val="22"/>
        </w:rPr>
        <w:t>Enablers, solutions &amp; way forward</w:t>
      </w:r>
      <w:r w:rsidRPr="00C61C6E">
        <w:rPr>
          <w:rFonts w:eastAsia="Calibri" w:cs="Calibri"/>
          <w:color w:val="70AD47" w:themeColor="accent6"/>
          <w:sz w:val="22"/>
          <w:szCs w:val="22"/>
        </w:rPr>
        <w:t xml:space="preserve"> </w:t>
      </w:r>
    </w:p>
    <w:p w14:paraId="28AE21A6" w14:textId="23B37548" w:rsidR="00596C2F" w:rsidRPr="00C61C6E" w:rsidRDefault="0EFBFC49" w:rsidP="609C799B">
      <w:pPr>
        <w:spacing w:before="0" w:after="0"/>
      </w:pPr>
      <w:r w:rsidRPr="00C61C6E">
        <w:rPr>
          <w:rFonts w:eastAsia="Calibri" w:cs="Calibri"/>
          <w:sz w:val="22"/>
          <w:szCs w:val="22"/>
        </w:rPr>
        <w:t xml:space="preserve">A broad range of economic activities and sectors depend on marine resources, natural capital and ecosystem services. This includes a primary sector (e.g. fishing and aquaculture), the marine extractive industry (e.g. oil, gas, and other minerals), manufacturing industries (e.g. shipbuilding, nautical equipment, sport goods, apparel, etc.), and services (e.g. food, beverage, accommodation and recreational activities in coastal areas, maritime transport, finance, insurance, defence, etc.).  </w:t>
      </w:r>
    </w:p>
    <w:p w14:paraId="070F54A8" w14:textId="77777777" w:rsidR="009D1B56" w:rsidRDefault="0EFBFC49" w:rsidP="609C799B">
      <w:pPr>
        <w:spacing w:before="0" w:after="0"/>
        <w:rPr>
          <w:rFonts w:eastAsia="Calibri" w:cs="Calibri"/>
          <w:sz w:val="22"/>
          <w:szCs w:val="22"/>
        </w:rPr>
      </w:pPr>
      <w:r w:rsidRPr="00C61C6E">
        <w:rPr>
          <w:rFonts w:eastAsia="Calibri" w:cs="Calibri"/>
          <w:sz w:val="22"/>
          <w:szCs w:val="22"/>
        </w:rPr>
        <w:t xml:space="preserve">For some of the more “established” BE sectors, EU Member States regularly share comparable statistics about their socio-economic performance mainly via Eurostat. This includes economic activities in the Marine living resources, Marine non-living resources, offshore wind energy, Port activities, Shipbuilding and repair, Maritime transport, and Coastal tourism sectors. Economic activities of other sectors, such as emerging business applications harnessing innovative technologies and nature-based solutions, are less available in Eurostat statistics. This includes economic activities in sectors such as Blue Biotechnology, Desalination, Ecosystem restoration, Innovative marine infrastructure, Research, Robotics, etc. </w:t>
      </w:r>
    </w:p>
    <w:p w14:paraId="7F12F9D1" w14:textId="16C1AB05" w:rsidR="00596C2F" w:rsidRPr="001668AE" w:rsidRDefault="009D1B56" w:rsidP="609C799B">
      <w:pPr>
        <w:spacing w:before="0" w:after="0"/>
        <w:rPr>
          <w:sz w:val="22"/>
          <w:szCs w:val="22"/>
        </w:rPr>
      </w:pPr>
      <w:r w:rsidRPr="001668AE">
        <w:rPr>
          <w:sz w:val="22"/>
          <w:szCs w:val="22"/>
        </w:rPr>
        <w:t xml:space="preserve">The European Economic and Security Council (EESC) calls for an </w:t>
      </w:r>
      <w:r w:rsidRPr="001668AE">
        <w:rPr>
          <w:b/>
          <w:bCs/>
          <w:sz w:val="22"/>
          <w:szCs w:val="22"/>
        </w:rPr>
        <w:t xml:space="preserve">EU Blue Deal </w:t>
      </w:r>
      <w:r w:rsidRPr="001668AE">
        <w:rPr>
          <w:b/>
          <w:bCs/>
          <w:sz w:val="22"/>
          <w:szCs w:val="22"/>
        </w:rPr>
        <w:fldChar w:fldCharType="begin"/>
      </w:r>
      <w:r w:rsidR="00074BEF">
        <w:rPr>
          <w:b/>
          <w:bCs/>
          <w:sz w:val="22"/>
          <w:szCs w:val="22"/>
        </w:rPr>
        <w:instrText xml:space="preserve"> ADDIN ZOTERO_ITEM CSL_CITATION {"citationID":"bXx2J9cJ","properties":{"formattedCitation":"[49]","plainCitation":"[49]","noteIndex":0},"citationItems":[{"id":1799,"uris":["http://zotero.org/groups/5272309/items/WEYM7E5R"],"itemData":{"id":1799,"type":"document","title":"Declaration for an EU Blue Deal","URL":"https://www.eesc.europa.eu/sites/default/files/files/declaration_for_an_eu_blue_deal_en.pdf","author":[{"family":"European Economic and Social Committee","given":""}],"issued":{"date-parts":[["2023",10,26]]}}}],"schema":"https://github.com/citation-style-language/schema/raw/master/csl-citation.json"} </w:instrText>
      </w:r>
      <w:r w:rsidRPr="001668AE">
        <w:rPr>
          <w:b/>
          <w:bCs/>
          <w:sz w:val="22"/>
          <w:szCs w:val="22"/>
        </w:rPr>
        <w:fldChar w:fldCharType="separate"/>
      </w:r>
      <w:r w:rsidR="00074BEF" w:rsidRPr="00074BEF">
        <w:rPr>
          <w:sz w:val="22"/>
        </w:rPr>
        <w:t>[49]</w:t>
      </w:r>
      <w:r w:rsidRPr="001668AE">
        <w:rPr>
          <w:b/>
          <w:bCs/>
          <w:sz w:val="22"/>
          <w:szCs w:val="22"/>
        </w:rPr>
        <w:fldChar w:fldCharType="end"/>
      </w:r>
      <w:r w:rsidRPr="001668AE">
        <w:rPr>
          <w:sz w:val="22"/>
          <w:szCs w:val="22"/>
        </w:rPr>
        <w:t xml:space="preserve"> that would recognise water as a strategic priority for the upcoming planning period, equipped with a </w:t>
      </w:r>
      <w:r w:rsidRPr="001668AE">
        <w:rPr>
          <w:b/>
          <w:bCs/>
          <w:sz w:val="22"/>
          <w:szCs w:val="22"/>
        </w:rPr>
        <w:t>Blue Transition Fund</w:t>
      </w:r>
      <w:r w:rsidRPr="001668AE">
        <w:rPr>
          <w:sz w:val="22"/>
          <w:szCs w:val="22"/>
        </w:rPr>
        <w:t xml:space="preserve"> combining public investment with innovative (private sector) financing.</w:t>
      </w:r>
    </w:p>
    <w:p w14:paraId="7777D658" w14:textId="08C191E5" w:rsidR="00596C2F" w:rsidRPr="00C61C6E" w:rsidRDefault="0EFBFC49" w:rsidP="609C799B">
      <w:pPr>
        <w:spacing w:before="0" w:after="0"/>
      </w:pPr>
      <w:r w:rsidRPr="00C61C6E">
        <w:rPr>
          <w:rFonts w:eastAsia="Calibri" w:cs="Calibri"/>
          <w:sz w:val="22"/>
          <w:szCs w:val="22"/>
        </w:rPr>
        <w:t xml:space="preserve">The following table provides an overview of some of the most promising enabling solutions for the sustainability transition under implementation in the BE, sector by sector. Based on good practices and sectoral policies inspired by the European Green Deal, the solutions presented in this table offer leverage points towards the establishment of a regenerative environment in the EU. </w:t>
      </w:r>
    </w:p>
    <w:p w14:paraId="16AC12F3" w14:textId="60FBD694" w:rsidR="00596C2F" w:rsidRPr="00C61C6E" w:rsidRDefault="0EFBFC49" w:rsidP="609C799B">
      <w:pPr>
        <w:spacing w:before="240" w:after="240"/>
      </w:pPr>
      <w:r w:rsidRPr="00C61C6E">
        <w:rPr>
          <w:b/>
          <w:bCs/>
        </w:rPr>
        <w:lastRenderedPageBreak/>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765"/>
        <w:gridCol w:w="5250"/>
      </w:tblGrid>
      <w:tr w:rsidR="609C799B" w:rsidRPr="00C61C6E" w14:paraId="57A8E5F2"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shd w:val="clear" w:color="auto" w:fill="C00000"/>
          </w:tcPr>
          <w:p w14:paraId="568996C6" w14:textId="29818E45" w:rsidR="609C799B" w:rsidRPr="00C61C6E" w:rsidRDefault="609C799B" w:rsidP="609C799B">
            <w:pPr>
              <w:spacing w:before="240" w:after="0"/>
              <w:jc w:val="center"/>
            </w:pPr>
            <w:r w:rsidRPr="00C61C6E">
              <w:rPr>
                <w:b/>
                <w:bCs/>
                <w:sz w:val="24"/>
                <w:szCs w:val="24"/>
              </w:rPr>
              <w:t xml:space="preserve">Barriers </w:t>
            </w:r>
          </w:p>
        </w:tc>
        <w:tc>
          <w:tcPr>
            <w:tcW w:w="5250" w:type="dxa"/>
            <w:tcBorders>
              <w:top w:val="single" w:sz="8" w:space="0" w:color="auto"/>
              <w:left w:val="single" w:sz="8" w:space="0" w:color="auto"/>
              <w:bottom w:val="single" w:sz="8" w:space="0" w:color="auto"/>
              <w:right w:val="single" w:sz="8" w:space="0" w:color="auto"/>
            </w:tcBorders>
            <w:shd w:val="clear" w:color="auto" w:fill="385623" w:themeFill="accent6" w:themeFillShade="80"/>
          </w:tcPr>
          <w:p w14:paraId="7EEA11D7" w14:textId="147093EA" w:rsidR="609C799B" w:rsidRPr="00C61C6E" w:rsidRDefault="609C799B" w:rsidP="609C799B">
            <w:pPr>
              <w:spacing w:before="240" w:after="0"/>
              <w:jc w:val="center"/>
            </w:pPr>
            <w:r w:rsidRPr="00C61C6E">
              <w:rPr>
                <w:b/>
                <w:bCs/>
                <w:color w:val="FFFFFF" w:themeColor="background1"/>
                <w:sz w:val="24"/>
                <w:szCs w:val="24"/>
              </w:rPr>
              <w:t xml:space="preserve">Enablers, Good practices, Solutions </w:t>
            </w:r>
          </w:p>
        </w:tc>
      </w:tr>
      <w:tr w:rsidR="609C799B" w:rsidRPr="00C61C6E" w14:paraId="59A756DE"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3C24FE51" w14:textId="6A125AD8" w:rsidR="609C799B" w:rsidRPr="00C61C6E" w:rsidRDefault="609C799B" w:rsidP="609C799B">
            <w:pPr>
              <w:spacing w:before="240" w:after="0"/>
              <w:jc w:val="center"/>
            </w:pPr>
            <w:r w:rsidRPr="00C61C6E">
              <w:rPr>
                <w:b/>
                <w:bCs/>
                <w:sz w:val="18"/>
                <w:szCs w:val="18"/>
              </w:rPr>
              <w:t xml:space="preserve">EU Blue Economy as a whole </w:t>
            </w:r>
          </w:p>
        </w:tc>
      </w:tr>
      <w:tr w:rsidR="609C799B" w:rsidRPr="00C61C6E" w14:paraId="1CC48A26"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027633C" w14:textId="573A7393" w:rsidR="609C799B" w:rsidRPr="00C61C6E" w:rsidRDefault="609C799B" w:rsidP="609C799B">
            <w:pPr>
              <w:spacing w:before="240" w:after="0"/>
            </w:pPr>
            <w:r w:rsidRPr="00C61C6E">
              <w:rPr>
                <w:b/>
                <w:bCs/>
                <w:sz w:val="18"/>
                <w:szCs w:val="18"/>
              </w:rPr>
              <w:t>Knowledge gaps</w:t>
            </w:r>
            <w:r w:rsidRPr="00C61C6E">
              <w:rPr>
                <w:sz w:val="18"/>
                <w:szCs w:val="18"/>
              </w:rPr>
              <w:t xml:space="preserve"> about marine resources, ocean health and sustainability, economic value of marine ecosystem services, etc.  </w:t>
            </w:r>
          </w:p>
        </w:tc>
        <w:tc>
          <w:tcPr>
            <w:tcW w:w="5250" w:type="dxa"/>
            <w:tcBorders>
              <w:top w:val="nil"/>
              <w:left w:val="single" w:sz="8" w:space="0" w:color="auto"/>
              <w:bottom w:val="single" w:sz="8" w:space="0" w:color="auto"/>
              <w:right w:val="single" w:sz="8" w:space="0" w:color="auto"/>
            </w:tcBorders>
          </w:tcPr>
          <w:p w14:paraId="62186F30" w14:textId="3CA49468" w:rsidR="609C799B" w:rsidRPr="00C61C6E" w:rsidRDefault="47C7032C" w:rsidP="609C799B">
            <w:pPr>
              <w:spacing w:before="240" w:after="0"/>
            </w:pPr>
            <w:r w:rsidRPr="595C0A91">
              <w:rPr>
                <w:sz w:val="18"/>
                <w:szCs w:val="18"/>
              </w:rPr>
              <w:t xml:space="preserve">The European Economic and Security Council (EESC) calls for an </w:t>
            </w:r>
            <w:r w:rsidRPr="595C0A91">
              <w:rPr>
                <w:b/>
                <w:bCs/>
                <w:sz w:val="18"/>
                <w:szCs w:val="18"/>
              </w:rPr>
              <w:t>EU Blue Deal</w:t>
            </w:r>
            <w:r w:rsidR="6B6B21BF" w:rsidRPr="595C0A91">
              <w:rPr>
                <w:sz w:val="18"/>
                <w:szCs w:val="18"/>
                <w:vertAlign w:val="superscript"/>
              </w:rPr>
              <w:t xml:space="preserve"> </w:t>
            </w:r>
            <w:r w:rsidR="609C799B" w:rsidRPr="595C0A91">
              <w:rPr>
                <w:sz w:val="18"/>
                <w:szCs w:val="18"/>
                <w:vertAlign w:val="superscript"/>
              </w:rPr>
              <w:fldChar w:fldCharType="begin"/>
            </w:r>
            <w:r w:rsidR="00074BEF">
              <w:rPr>
                <w:sz w:val="18"/>
                <w:szCs w:val="18"/>
                <w:vertAlign w:val="superscript"/>
              </w:rPr>
              <w:instrText xml:space="preserve"> ADDIN ZOTERO_ITEM CSL_CITATION {"citationID":"OVZLmcat","properties":{"formattedCitation":"[49]","plainCitation":"[49]","noteIndex":0},"citationItems":[{"id":1799,"uris":["http://zotero.org/groups/5272309/items/WEYM7E5R"],"itemData":{"id":1799,"type":"document","title":"Declaration for an EU Blue Deal","URL":"https://www.eesc.europa.eu/sites/default/files/files/declaration_for_an_eu_blue_deal_en.pdf","author":[{"family":"European Economic and Social Committee","given":""}],"issued":{"date-parts":[["2023",10,26]]}}}],"schema":"https://github.com/citation-style-language/schema/raw/master/csl-citation.json"} </w:instrText>
            </w:r>
            <w:r w:rsidR="609C799B" w:rsidRPr="595C0A91">
              <w:rPr>
                <w:sz w:val="18"/>
                <w:szCs w:val="18"/>
                <w:vertAlign w:val="superscript"/>
              </w:rPr>
              <w:fldChar w:fldCharType="separate"/>
            </w:r>
            <w:r w:rsidR="00074BEF" w:rsidRPr="00074BEF">
              <w:rPr>
                <w:sz w:val="18"/>
              </w:rPr>
              <w:t>[49]</w:t>
            </w:r>
            <w:r w:rsidR="609C799B" w:rsidRPr="595C0A91">
              <w:rPr>
                <w:sz w:val="18"/>
                <w:szCs w:val="18"/>
                <w:vertAlign w:val="superscript"/>
              </w:rPr>
              <w:fldChar w:fldCharType="end"/>
            </w:r>
            <w:r w:rsidRPr="595C0A91">
              <w:rPr>
                <w:sz w:val="18"/>
                <w:szCs w:val="18"/>
              </w:rPr>
              <w:t xml:space="preserve"> that would recognise water as a strategic priority for the upcoming planning period, equipped with a </w:t>
            </w:r>
            <w:r w:rsidRPr="595C0A91">
              <w:rPr>
                <w:b/>
                <w:bCs/>
                <w:sz w:val="18"/>
                <w:szCs w:val="18"/>
              </w:rPr>
              <w:t>Blue Transition Fund</w:t>
            </w:r>
            <w:r w:rsidRPr="595C0A91">
              <w:rPr>
                <w:sz w:val="18"/>
                <w:szCs w:val="18"/>
              </w:rPr>
              <w:t xml:space="preserve"> combining public investment with innovative (private sector) financing.</w:t>
            </w:r>
            <w:r w:rsidR="609C799B">
              <w:br/>
            </w:r>
            <w:r w:rsidRPr="595C0A91">
              <w:rPr>
                <w:sz w:val="18"/>
                <w:szCs w:val="18"/>
              </w:rPr>
              <w:t xml:space="preserve"> </w:t>
            </w:r>
            <w:r w:rsidR="609C799B">
              <w:br/>
            </w:r>
            <w:r w:rsidRPr="595C0A91">
              <w:rPr>
                <w:sz w:val="18"/>
                <w:szCs w:val="18"/>
              </w:rPr>
              <w:t xml:space="preserve">Since 2018, the JRC (D2) publishes annual </w:t>
            </w:r>
            <w:r w:rsidRPr="595C0A91">
              <w:rPr>
                <w:b/>
                <w:bCs/>
                <w:sz w:val="18"/>
                <w:szCs w:val="18"/>
              </w:rPr>
              <w:t>EU Blue Economy Reports</w:t>
            </w:r>
            <w:r w:rsidR="009D1B56" w:rsidRPr="595C0A91">
              <w:rPr>
                <w:b/>
                <w:bCs/>
                <w:sz w:val="18"/>
                <w:szCs w:val="18"/>
              </w:rPr>
              <w:t xml:space="preserve"> </w:t>
            </w:r>
            <w:r w:rsidR="609C799B" w:rsidRPr="595C0A91">
              <w:rPr>
                <w:b/>
                <w:bCs/>
                <w:sz w:val="18"/>
                <w:szCs w:val="18"/>
              </w:rPr>
              <w:fldChar w:fldCharType="begin"/>
            </w:r>
            <w:r w:rsidR="00053E83">
              <w:rPr>
                <w:b/>
                <w:bCs/>
                <w:sz w:val="18"/>
                <w:szCs w:val="18"/>
              </w:rPr>
              <w:instrText xml:space="preserve"> ADDIN ZOTERO_ITEM CSL_CITATION {"citationID":"JwE4DnZ0","properties":{"formattedCitation":"[20]","plainCitation":"[20]","noteIndex":0},"citationItems":[{"id":1798,"uris":["http://zotero.org/groups/5272309/items/8KWAYWNS"],"itemData":{"id":1798,"type":"book","event-place":"LU","language":"eng","publisher":"Publications Office","publisher-place":"LU","source":"DOI.org (CSL JSON)","title":"The EU blue economy report 2024.","URL":"https://data.europa.eu/doi/10.2771/186064","author":[{"literal":"European Commission. Directorate General for Maritime Affairs and Fisheries."},{"literal":"European Commission. Joint Research Centre."}],"accessed":{"date-parts":[["2025",3,27]]},"issued":{"date-parts":[["2024"]]}}}],"schema":"https://github.com/citation-style-language/schema/raw/master/csl-citation.json"} </w:instrText>
            </w:r>
            <w:r w:rsidR="609C799B" w:rsidRPr="595C0A91">
              <w:rPr>
                <w:b/>
                <w:bCs/>
                <w:sz w:val="18"/>
                <w:szCs w:val="18"/>
              </w:rPr>
              <w:fldChar w:fldCharType="separate"/>
            </w:r>
            <w:r w:rsidR="00053E83" w:rsidRPr="00053E83">
              <w:rPr>
                <w:sz w:val="18"/>
              </w:rPr>
              <w:t>[20]</w:t>
            </w:r>
            <w:r w:rsidR="609C799B" w:rsidRPr="595C0A91">
              <w:rPr>
                <w:b/>
                <w:bCs/>
                <w:sz w:val="18"/>
                <w:szCs w:val="18"/>
              </w:rPr>
              <w:fldChar w:fldCharType="end"/>
            </w:r>
            <w:r w:rsidR="6559F408" w:rsidRPr="595C0A91">
              <w:rPr>
                <w:sz w:val="18"/>
                <w:szCs w:val="18"/>
                <w:vertAlign w:val="superscript"/>
              </w:rPr>
              <w:t xml:space="preserve"> </w:t>
            </w:r>
            <w:r w:rsidRPr="595C0A91">
              <w:rPr>
                <w:sz w:val="18"/>
                <w:szCs w:val="18"/>
              </w:rPr>
              <w:t xml:space="preserve">monitoring the socio-economic performance of established and emerging EU Blue Economy sectors. </w:t>
            </w:r>
          </w:p>
          <w:p w14:paraId="271D79CA" w14:textId="1C0CA71F" w:rsidR="609C799B" w:rsidRPr="00C61C6E" w:rsidRDefault="609C799B" w:rsidP="001668AE">
            <w:pPr>
              <w:spacing w:before="240" w:after="0"/>
            </w:pPr>
            <w:r w:rsidRPr="00C61C6E">
              <w:rPr>
                <w:sz w:val="18"/>
                <w:szCs w:val="18"/>
              </w:rPr>
              <w:t xml:space="preserve">In 2021, in collaboration with DG MARE, the JRC established an </w:t>
            </w:r>
            <w:r w:rsidRPr="00C61C6E">
              <w:rPr>
                <w:b/>
                <w:bCs/>
                <w:sz w:val="18"/>
                <w:szCs w:val="18"/>
              </w:rPr>
              <w:t>EU Blue Economy Observatory</w:t>
            </w:r>
            <w:r w:rsidR="001668AE">
              <w:rPr>
                <w:b/>
                <w:bCs/>
                <w:sz w:val="18"/>
                <w:szCs w:val="18"/>
              </w:rPr>
              <w:t xml:space="preserve"> </w:t>
            </w:r>
            <w:r w:rsidR="001668AE">
              <w:rPr>
                <w:b/>
                <w:bCs/>
                <w:sz w:val="18"/>
                <w:szCs w:val="18"/>
              </w:rPr>
              <w:fldChar w:fldCharType="begin"/>
            </w:r>
            <w:r w:rsidR="00074BEF">
              <w:rPr>
                <w:b/>
                <w:bCs/>
                <w:sz w:val="18"/>
                <w:szCs w:val="18"/>
              </w:rPr>
              <w:instrText xml:space="preserve"> ADDIN ZOTERO_ITEM CSL_CITATION {"citationID":"beavieTF","properties":{"formattedCitation":"[50]","plainCitation":"[50]","noteIndex":0},"citationItems":[{"id":1800,"uris":["http://zotero.org/groups/5272309/items/NRZJV6LG"],"itemData":{"id":1800,"type":"webpage","abstract":"The Blue Economy is made up of both established and emerging industries that contribute to the long-term economic expansion of ocean resources. Explore the sectors which contribute to the EU Blue Economy.","language":"en","title":"EU Blue Economy Observatory","URL":"https://blue-economy-observatory.ec.europa.eu/index_en","author":[{"family":"European Commission","given":""}],"accessed":{"date-parts":[["2025",3,27]]},"issued":{"date-parts":[["2025",3,26]]}}}],"schema":"https://github.com/citation-style-language/schema/raw/master/csl-citation.json"} </w:instrText>
            </w:r>
            <w:r w:rsidR="001668AE">
              <w:rPr>
                <w:b/>
                <w:bCs/>
                <w:sz w:val="18"/>
                <w:szCs w:val="18"/>
              </w:rPr>
              <w:fldChar w:fldCharType="separate"/>
            </w:r>
            <w:r w:rsidR="00074BEF" w:rsidRPr="00074BEF">
              <w:rPr>
                <w:sz w:val="18"/>
              </w:rPr>
              <w:t>[50]</w:t>
            </w:r>
            <w:r w:rsidR="001668AE">
              <w:rPr>
                <w:b/>
                <w:bCs/>
                <w:sz w:val="18"/>
                <w:szCs w:val="18"/>
              </w:rPr>
              <w:fldChar w:fldCharType="end"/>
            </w:r>
            <w:r w:rsidRPr="00C61C6E">
              <w:rPr>
                <w:sz w:val="18"/>
                <w:szCs w:val="18"/>
                <w:vertAlign w:val="superscript"/>
              </w:rPr>
              <w:t xml:space="preserve"> </w:t>
            </w:r>
            <w:r w:rsidRPr="00C61C6E">
              <w:rPr>
                <w:sz w:val="18"/>
                <w:szCs w:val="18"/>
              </w:rPr>
              <w:t>to act as a knowledge gateway facilitating access to information about the socio-economic performance of EU Blue Economy sectors and their progress in decarbonisation and energy transition</w:t>
            </w:r>
            <w:r w:rsidR="001668AE">
              <w:rPr>
                <w:sz w:val="18"/>
                <w:szCs w:val="18"/>
              </w:rPr>
              <w:t xml:space="preserve"> </w:t>
            </w:r>
            <w:r w:rsidR="001668AE">
              <w:rPr>
                <w:sz w:val="18"/>
                <w:szCs w:val="18"/>
              </w:rPr>
              <w:fldChar w:fldCharType="begin"/>
            </w:r>
            <w:r w:rsidR="00074BEF">
              <w:rPr>
                <w:sz w:val="18"/>
                <w:szCs w:val="18"/>
              </w:rPr>
              <w:instrText xml:space="preserve"> ADDIN ZOTERO_ITEM CSL_CITATION {"citationID":"4nMARiZl","properties":{"formattedCitation":"[51]","plainCitation":"[51]","noteIndex":0},"citationItems":[{"id":1801,"uris":["http://zotero.org/groups/5272309/items/GT8VKIW2","http://zotero.org/groups/5272309/items/KX83797R"],"itemData":{"id":1801,"type":"bill","language":"en","title":"COMMUNICATION FROM THE COMMISSION TO THE EUROPEAN PARLIAMENT, THE COUNCIL, THE EUROPEAN ECONOMIC AND SOCIAL COMMITTEE AND THE COMMITTEE OF THE REGIONS On the Energy Transition of the EU Fisheries and Aquaculture sector","URL":"https://eur-lex.europa.eu/legal-content/EN/ALL/?uri=CELEX:52023DC0100","accessed":{"date-parts":[["2025",3,27]]},"issued":{"date-parts":[["2023"]]}}}],"schema":"https://github.com/citation-style-language/schema/raw/master/csl-citation.json"} </w:instrText>
            </w:r>
            <w:r w:rsidR="001668AE">
              <w:rPr>
                <w:sz w:val="18"/>
                <w:szCs w:val="18"/>
              </w:rPr>
              <w:fldChar w:fldCharType="separate"/>
            </w:r>
            <w:r w:rsidR="00074BEF" w:rsidRPr="00074BEF">
              <w:rPr>
                <w:sz w:val="18"/>
              </w:rPr>
              <w:t>[51]</w:t>
            </w:r>
            <w:r w:rsidR="001668AE">
              <w:rPr>
                <w:sz w:val="18"/>
                <w:szCs w:val="18"/>
              </w:rPr>
              <w:fldChar w:fldCharType="end"/>
            </w:r>
            <w:r w:rsidRPr="00C61C6E">
              <w:rPr>
                <w:sz w:val="18"/>
                <w:szCs w:val="18"/>
              </w:rPr>
              <w:t xml:space="preserve"> using best available data.  </w:t>
            </w:r>
          </w:p>
        </w:tc>
      </w:tr>
      <w:tr w:rsidR="609C799B" w:rsidRPr="00C61C6E" w14:paraId="1846BCBB"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7EDA4C16" w14:textId="11C80FE2" w:rsidR="609C799B" w:rsidRPr="00C61C6E" w:rsidRDefault="609C799B" w:rsidP="609C799B">
            <w:pPr>
              <w:spacing w:before="240" w:after="0"/>
              <w:jc w:val="center"/>
            </w:pPr>
            <w:r w:rsidRPr="00C61C6E">
              <w:rPr>
                <w:b/>
                <w:bCs/>
                <w:sz w:val="18"/>
                <w:szCs w:val="18"/>
              </w:rPr>
              <w:t>Blue Economy adaptation and mitigation to climate change</w:t>
            </w:r>
          </w:p>
        </w:tc>
      </w:tr>
      <w:tr w:rsidR="609C799B" w:rsidRPr="00C61C6E" w14:paraId="4FCCA996"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7BC5B759" w14:textId="77C5120E" w:rsidR="609C799B" w:rsidRPr="00C61C6E" w:rsidRDefault="609C799B" w:rsidP="609C799B">
            <w:pPr>
              <w:spacing w:before="240" w:after="0"/>
            </w:pPr>
            <w:r w:rsidRPr="00C61C6E">
              <w:rPr>
                <w:b/>
                <w:bCs/>
                <w:sz w:val="18"/>
                <w:szCs w:val="18"/>
              </w:rPr>
              <w:t>Methodological challenge</w:t>
            </w:r>
            <w:r w:rsidRPr="00C61C6E">
              <w:rPr>
                <w:sz w:val="18"/>
                <w:szCs w:val="18"/>
              </w:rPr>
              <w:t xml:space="preserve">s and </w:t>
            </w:r>
            <w:r w:rsidRPr="00C61C6E">
              <w:rPr>
                <w:b/>
                <w:bCs/>
                <w:sz w:val="18"/>
                <w:szCs w:val="18"/>
              </w:rPr>
              <w:t>data gaps</w:t>
            </w:r>
            <w:r w:rsidRPr="00C61C6E">
              <w:rPr>
                <w:sz w:val="18"/>
                <w:szCs w:val="18"/>
              </w:rPr>
              <w:t xml:space="preserve"> may </w:t>
            </w:r>
            <w:r w:rsidRPr="00C61C6E">
              <w:rPr>
                <w:b/>
                <w:bCs/>
                <w:sz w:val="18"/>
                <w:szCs w:val="18"/>
              </w:rPr>
              <w:t>hamper the estimation of socio-economic impacts</w:t>
            </w:r>
            <w:r w:rsidRPr="00C61C6E">
              <w:rPr>
                <w:sz w:val="18"/>
                <w:szCs w:val="18"/>
              </w:rPr>
              <w:t xml:space="preserve"> of climate change and ocean warming on the blue economy sectors, as well as the effects of potential mitigation strategies</w:t>
            </w:r>
          </w:p>
          <w:p w14:paraId="6DC6AC52" w14:textId="525FA5E7" w:rsidR="609C799B" w:rsidRPr="00C61C6E" w:rsidRDefault="609C799B" w:rsidP="609C799B">
            <w:pPr>
              <w:spacing w:before="240" w:after="0"/>
            </w:pPr>
            <w:r w:rsidRPr="00C61C6E">
              <w:rPr>
                <w:sz w:val="18"/>
                <w:szCs w:val="18"/>
              </w:rPr>
              <w:t xml:space="preserve">The Economics of Climate Change, the impact of flooding in terms of </w:t>
            </w:r>
            <w:r w:rsidRPr="00C61C6E">
              <w:rPr>
                <w:b/>
                <w:bCs/>
                <w:sz w:val="18"/>
                <w:szCs w:val="18"/>
              </w:rPr>
              <w:t>economic damages in coastal areas</w:t>
            </w:r>
            <w:r w:rsidRPr="00C61C6E">
              <w:rPr>
                <w:sz w:val="18"/>
                <w:szCs w:val="18"/>
              </w:rPr>
              <w:t xml:space="preserve">, currently amounting to approx. EUR 1 billion per year, could reach between €137 billion and €814 billion by 2100 under alternative emissions and mitigation scenarios. The impacts are particularly severe in Overseas Countries and Territories (OCT) and Outermost Regions (OR) of the EU, where potential increase in flooded areas is estimated reach up to 0.5% of the total OCT/OR landmass by 2150, more than 2 800 km2 (EU Blue Economy Report 2024). </w:t>
            </w:r>
          </w:p>
        </w:tc>
        <w:tc>
          <w:tcPr>
            <w:tcW w:w="5250" w:type="dxa"/>
            <w:tcBorders>
              <w:top w:val="nil"/>
              <w:left w:val="single" w:sz="8" w:space="0" w:color="auto"/>
              <w:bottom w:val="single" w:sz="8" w:space="0" w:color="auto"/>
              <w:right w:val="single" w:sz="8" w:space="0" w:color="auto"/>
            </w:tcBorders>
          </w:tcPr>
          <w:p w14:paraId="35CDA572" w14:textId="47179B10" w:rsidR="609C799B" w:rsidRPr="00C61C6E" w:rsidRDefault="609C799B" w:rsidP="609C799B">
            <w:pPr>
              <w:spacing w:before="240" w:after="0"/>
            </w:pPr>
            <w:r w:rsidRPr="00C61C6E">
              <w:rPr>
                <w:sz w:val="18"/>
                <w:szCs w:val="18"/>
              </w:rPr>
              <w:t xml:space="preserve">Coastal ecosystems store carbon at the highest rates per unit area. For this reason, the IMF and World Bank promote public and private investments in </w:t>
            </w:r>
            <w:r w:rsidRPr="00C61C6E">
              <w:rPr>
                <w:b/>
                <w:bCs/>
                <w:sz w:val="18"/>
                <w:szCs w:val="18"/>
              </w:rPr>
              <w:t>Blue Carbon</w:t>
            </w:r>
            <w:r w:rsidRPr="00C61C6E">
              <w:rPr>
                <w:sz w:val="18"/>
                <w:szCs w:val="18"/>
              </w:rPr>
              <w:t xml:space="preserve"> as part of countries’ blue economy efforts (</w:t>
            </w:r>
            <w:r w:rsidRPr="00D47470">
              <w:rPr>
                <w:sz w:val="18"/>
                <w:szCs w:val="18"/>
                <w:highlight w:val="yellow"/>
              </w:rPr>
              <w:t>Diez et al. 2023</w:t>
            </w:r>
            <w:r w:rsidRPr="00C61C6E">
              <w:rPr>
                <w:sz w:val="18"/>
                <w:szCs w:val="18"/>
              </w:rPr>
              <w:t xml:space="preserve">). The climate change mitigation potential of blue carbon deserves to be further assessed, as well as the benefits and drawbacks of </w:t>
            </w:r>
            <w:r w:rsidRPr="00C61C6E">
              <w:rPr>
                <w:b/>
                <w:bCs/>
                <w:sz w:val="18"/>
                <w:szCs w:val="18"/>
              </w:rPr>
              <w:t>nature-based solutions</w:t>
            </w:r>
            <w:r w:rsidRPr="00C61C6E">
              <w:rPr>
                <w:sz w:val="18"/>
                <w:szCs w:val="18"/>
              </w:rPr>
              <w:t xml:space="preserve"> (e.g. boosting algae and shellfish productions). </w:t>
            </w:r>
          </w:p>
          <w:p w14:paraId="55CB90C4" w14:textId="04048172" w:rsidR="609C799B" w:rsidRPr="00C61C6E" w:rsidRDefault="609C799B" w:rsidP="00125198">
            <w:pPr>
              <w:spacing w:before="240" w:after="0"/>
            </w:pPr>
            <w:r w:rsidRPr="00C61C6E">
              <w:rPr>
                <w:b/>
                <w:bCs/>
                <w:sz w:val="18"/>
                <w:szCs w:val="18"/>
              </w:rPr>
              <w:t>Marine Carbon Capture and Storage</w:t>
            </w:r>
            <w:r w:rsidRPr="00C61C6E">
              <w:rPr>
                <w:sz w:val="18"/>
                <w:szCs w:val="18"/>
              </w:rPr>
              <w:t xml:space="preserve"> (MCCS)</w:t>
            </w:r>
            <w:r w:rsidR="00341685">
              <w:rPr>
                <w:sz w:val="18"/>
                <w:szCs w:val="18"/>
              </w:rPr>
              <w:t xml:space="preserve"> </w:t>
            </w:r>
            <w:r w:rsidR="00341685">
              <w:rPr>
                <w:sz w:val="18"/>
                <w:szCs w:val="18"/>
              </w:rPr>
              <w:fldChar w:fldCharType="begin"/>
            </w:r>
            <w:r w:rsidR="00074BEF">
              <w:rPr>
                <w:sz w:val="18"/>
                <w:szCs w:val="18"/>
              </w:rPr>
              <w:instrText xml:space="preserve"> ADDIN ZOTERO_ITEM CSL_CITATION {"citationID":"eNtKl7Rp","properties":{"formattedCitation":"[52]","plainCitation":"[52]","noteIndex":0},"citationItems":[{"id":1810,"uris":["http://zotero.org/groups/5272309/items/YSMQCKDD"],"itemData":{"id":1810,"type":"chapter","container-title":"IPCC Special Report on Carbon dioxide Capture and Storage","title":"Ocean storage","URL":"https://www.ipcc.ch/site/assets/uploads/2018/03/srccs_chapter6-1.pdf","author":[{"family":"Brewer","given":"Peter"},{"family":"Chen","given":"Baixin"},{"family":"Haugan","given":"Peter"},{"family":"Iwama","given":"Toru"},{"family":"Johnston","given":"Paul"},{"family":"Kheshgi","given":"Haroon"},{"family":"Li","given":"Qingquan"},{"family":"Ohsumi","given":"Takashi"},{"family":"Pörtner","given":"Hans"},{"family":"Sabine","given":"Chris"},{"family":"Shirayama","given":"Yoshihisa"},{"family":"Thomson","given":"Jolyon"}]}}],"schema":"https://github.com/citation-style-language/schema/raw/master/csl-citation.json"} </w:instrText>
            </w:r>
            <w:r w:rsidR="00341685">
              <w:rPr>
                <w:sz w:val="18"/>
                <w:szCs w:val="18"/>
              </w:rPr>
              <w:fldChar w:fldCharType="separate"/>
            </w:r>
            <w:r w:rsidR="00074BEF" w:rsidRPr="00074BEF">
              <w:rPr>
                <w:sz w:val="18"/>
              </w:rPr>
              <w:t>[52]</w:t>
            </w:r>
            <w:r w:rsidR="00341685">
              <w:rPr>
                <w:sz w:val="18"/>
                <w:szCs w:val="18"/>
              </w:rPr>
              <w:fldChar w:fldCharType="end"/>
            </w:r>
            <w:r w:rsidRPr="00C61C6E">
              <w:rPr>
                <w:sz w:val="18"/>
                <w:szCs w:val="18"/>
              </w:rPr>
              <w:t xml:space="preserve"> offers potential complementary solutions to mitigate climate change by reducing the amount of CO</w:t>
            </w:r>
            <w:r w:rsidRPr="008C5268">
              <w:rPr>
                <w:sz w:val="18"/>
                <w:szCs w:val="18"/>
                <w:vertAlign w:val="subscript"/>
              </w:rPr>
              <w:t>2</w:t>
            </w:r>
            <w:r w:rsidRPr="00C61C6E">
              <w:rPr>
                <w:sz w:val="18"/>
                <w:szCs w:val="18"/>
              </w:rPr>
              <w:t xml:space="preserve"> in the atmosphere and reducing ocean acidification.  MCCS technologies and approaches that are being researched include Ocean Afforestation (e.g. kelp forests), Direct Air Capture and Deep Sea Storage, Ocean Alkalinity Enhancement, Ocean Fertilization (e.g. iron or nitrogen inputs to stimulate the growth of phytoplankton), among others (</w:t>
            </w:r>
            <w:r w:rsidRPr="008C5268">
              <w:rPr>
                <w:sz w:val="18"/>
                <w:szCs w:val="18"/>
                <w:highlight w:val="yellow"/>
              </w:rPr>
              <w:t>Hendriks et al. 2020</w:t>
            </w:r>
            <w:r w:rsidRPr="00C61C6E">
              <w:rPr>
                <w:sz w:val="18"/>
                <w:szCs w:val="18"/>
              </w:rPr>
              <w:t>). Given the potential risks and ecological impacts associated with these technologies</w:t>
            </w:r>
            <w:r w:rsidR="00125198">
              <w:rPr>
                <w:sz w:val="18"/>
                <w:szCs w:val="18"/>
              </w:rPr>
              <w:t xml:space="preserve"> </w:t>
            </w:r>
            <w:r w:rsidR="00125198">
              <w:rPr>
                <w:sz w:val="18"/>
                <w:szCs w:val="18"/>
              </w:rPr>
              <w:fldChar w:fldCharType="begin"/>
            </w:r>
            <w:r w:rsidR="00074BEF">
              <w:rPr>
                <w:sz w:val="18"/>
                <w:szCs w:val="18"/>
              </w:rPr>
              <w:instrText xml:space="preserve"> ADDIN ZOTERO_ITEM CSL_CITATION {"citationID":"mzuq9HIr","properties":{"formattedCitation":"[53]","plainCitation":"[53]","noteIndex":0},"citationItems":[{"id":327,"uris":["http://zotero.org/groups/5272309/items/N2RXDIUF"],"itemData":{"id":327,"type":"report","abstract":"Climate change mitigation and nature restoration are two sides of the same coin when it comes to achieving two main objectives of the European Green Deal; climate neutrality and increasing the EU’s natural capital. Well-functioning habitats can take up and store large amounts of carbon, reducing atmospheric CO2 levels and greenhouse gas emissions from land use practices. To use nature's full potential, we need to know (1) the carbon storage and sequestration potential of European habitats in their present condition and how much carbon can be used to meet EU emissions policy targets; and (2) the measures available to increase carbon storage in habitats, and the synergies and trade-offs between these measures and ecosystem function. This briefing addresses these questions.","call-number":"TH-AM-22-005-EN-N","language":"eng","note":"DOI:10.2800/742383\nISBN:978-92-9480-467-9","publisher":"Publications Office of the European Union","source":"Publications Office of the European Union","title":"Carbon stocks and sequestration in terrestrial and marine ecosystems: a lever for nature restoration?","title-short":"Carbon stocks and sequestration in terrestrial and marine ecosystems","URL":"https://data.europa.eu/doi/10.2800/742383","author":[{"literal":"European Environment Agency"}],"accessed":{"date-parts":[["2024",7,18]]},"issued":{"date-parts":[["2022"]]}}}],"schema":"https://github.com/citation-style-language/schema/raw/master/csl-citation.json"} </w:instrText>
            </w:r>
            <w:r w:rsidR="00125198">
              <w:rPr>
                <w:sz w:val="18"/>
                <w:szCs w:val="18"/>
              </w:rPr>
              <w:fldChar w:fldCharType="separate"/>
            </w:r>
            <w:r w:rsidR="00074BEF" w:rsidRPr="00074BEF">
              <w:rPr>
                <w:sz w:val="18"/>
              </w:rPr>
              <w:t>[53]</w:t>
            </w:r>
            <w:r w:rsidR="00125198">
              <w:rPr>
                <w:sz w:val="18"/>
                <w:szCs w:val="18"/>
              </w:rPr>
              <w:fldChar w:fldCharType="end"/>
            </w:r>
            <w:r w:rsidRPr="00C61C6E">
              <w:rPr>
                <w:sz w:val="18"/>
                <w:szCs w:val="18"/>
              </w:rPr>
              <w:t xml:space="preserve">, more research is needed before large-scale deployment. </w:t>
            </w:r>
          </w:p>
        </w:tc>
      </w:tr>
      <w:tr w:rsidR="609C799B" w:rsidRPr="00C61C6E" w14:paraId="29DB0AFD"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78AA2813" w14:textId="4B377385" w:rsidR="609C799B" w:rsidRPr="00C61C6E" w:rsidRDefault="609C799B" w:rsidP="609C799B">
            <w:pPr>
              <w:spacing w:before="240" w:after="0"/>
              <w:jc w:val="center"/>
            </w:pPr>
            <w:r w:rsidRPr="00C61C6E">
              <w:rPr>
                <w:b/>
                <w:bCs/>
                <w:sz w:val="18"/>
                <w:szCs w:val="18"/>
              </w:rPr>
              <w:t>Marine living resources</w:t>
            </w:r>
          </w:p>
        </w:tc>
      </w:tr>
      <w:tr w:rsidR="609C799B" w:rsidRPr="00C61C6E" w14:paraId="2840029D"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0ED81E9D" w14:textId="646F0134" w:rsidR="609C799B" w:rsidRPr="00C61C6E" w:rsidRDefault="609C799B" w:rsidP="609C799B">
            <w:pPr>
              <w:spacing w:before="240" w:after="0"/>
            </w:pPr>
            <w:r w:rsidRPr="00C61C6E">
              <w:rPr>
                <w:sz w:val="18"/>
                <w:szCs w:val="18"/>
              </w:rPr>
              <w:t>Financial barriers to fleet renewal, decarbonisation, sustainability transition, and overall compliance with relevant policies and targets.</w:t>
            </w:r>
          </w:p>
        </w:tc>
        <w:tc>
          <w:tcPr>
            <w:tcW w:w="5250" w:type="dxa"/>
            <w:tcBorders>
              <w:top w:val="nil"/>
              <w:left w:val="single" w:sz="8" w:space="0" w:color="auto"/>
              <w:bottom w:val="single" w:sz="8" w:space="0" w:color="auto"/>
              <w:right w:val="single" w:sz="8" w:space="0" w:color="auto"/>
            </w:tcBorders>
          </w:tcPr>
          <w:p w14:paraId="341A5E94" w14:textId="09FEB955" w:rsidR="609C799B" w:rsidRPr="00C61C6E" w:rsidRDefault="00512E23" w:rsidP="609C799B">
            <w:pPr>
              <w:spacing w:before="240" w:after="0"/>
            </w:pPr>
            <w:hyperlink r:id="rId15">
              <w:r w:rsidR="609C799B" w:rsidRPr="00C61C6E">
                <w:rPr>
                  <w:rStyle w:val="Hyperlink"/>
                  <w:color w:val="0563C1"/>
                  <w:sz w:val="18"/>
                  <w:szCs w:val="18"/>
                </w:rPr>
                <w:t>Guide on Financing opportunities for the Green Energy Transition of Fisheries and Aquaculture</w:t>
              </w:r>
            </w:hyperlink>
            <w:r w:rsidR="609C799B" w:rsidRPr="00C61C6E">
              <w:rPr>
                <w:sz w:val="18"/>
                <w:szCs w:val="18"/>
              </w:rPr>
              <w:t xml:space="preserve">. This section of the EU Blue Economy Observatory, contains a database on </w:t>
            </w:r>
            <w:r w:rsidR="609C799B" w:rsidRPr="00C61C6E">
              <w:rPr>
                <w:b/>
                <w:bCs/>
                <w:sz w:val="18"/>
                <w:szCs w:val="18"/>
              </w:rPr>
              <w:t>financing opportunities to support innovation</w:t>
            </w:r>
            <w:r w:rsidR="609C799B" w:rsidRPr="00C61C6E">
              <w:rPr>
                <w:sz w:val="18"/>
                <w:szCs w:val="18"/>
              </w:rPr>
              <w:t xml:space="preserve"> projects in the EU fisheries and aquaculture sector (incl. energy transition) and an online platform for knowledge sharing on the</w:t>
            </w:r>
            <w:r w:rsidR="609C799B" w:rsidRPr="00C61C6E">
              <w:rPr>
                <w:b/>
                <w:bCs/>
                <w:sz w:val="18"/>
                <w:szCs w:val="18"/>
              </w:rPr>
              <w:t xml:space="preserve"> </w:t>
            </w:r>
            <w:hyperlink r:id="rId16">
              <w:r w:rsidR="609C799B" w:rsidRPr="00C61C6E">
                <w:rPr>
                  <w:rStyle w:val="Hyperlink"/>
                  <w:color w:val="0563C1"/>
                  <w:sz w:val="18"/>
                  <w:szCs w:val="18"/>
                </w:rPr>
                <w:t>Energy Transition Partnership</w:t>
              </w:r>
            </w:hyperlink>
            <w:r w:rsidR="609C799B" w:rsidRPr="00C61C6E">
              <w:rPr>
                <w:sz w:val="18"/>
                <w:szCs w:val="18"/>
              </w:rPr>
              <w:t xml:space="preserve"> with best practices and case studies. </w:t>
            </w:r>
          </w:p>
        </w:tc>
      </w:tr>
      <w:tr w:rsidR="609C799B" w:rsidRPr="00C61C6E" w14:paraId="706527E4"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1257218C" w14:textId="07A92D04" w:rsidR="609C799B" w:rsidRPr="00C61C6E" w:rsidRDefault="609C799B" w:rsidP="609C799B">
            <w:pPr>
              <w:spacing w:before="240" w:after="0"/>
              <w:jc w:val="center"/>
            </w:pPr>
            <w:r w:rsidRPr="00C61C6E">
              <w:rPr>
                <w:b/>
                <w:bCs/>
                <w:sz w:val="18"/>
                <w:szCs w:val="18"/>
              </w:rPr>
              <w:t>Marine  non-living resources</w:t>
            </w:r>
          </w:p>
        </w:tc>
      </w:tr>
      <w:tr w:rsidR="609C799B" w:rsidRPr="00C61C6E" w14:paraId="7E892C4D"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0CC0157C" w14:textId="342A559F" w:rsidR="609C799B" w:rsidRPr="00C61C6E" w:rsidRDefault="609C799B" w:rsidP="609C799B">
            <w:pPr>
              <w:spacing w:before="240" w:after="0"/>
            </w:pPr>
            <w:r w:rsidRPr="00C61C6E">
              <w:rPr>
                <w:sz w:val="18"/>
                <w:szCs w:val="18"/>
              </w:rPr>
              <w:lastRenderedPageBreak/>
              <w:t xml:space="preserve">The extraction of non-living resources has a major impact on fishing activities and on the marine environment. Extractive activities can </w:t>
            </w:r>
            <w:r w:rsidRPr="00C61C6E">
              <w:rPr>
                <w:b/>
                <w:bCs/>
                <w:sz w:val="18"/>
                <w:szCs w:val="18"/>
              </w:rPr>
              <w:t>discharge contaminants</w:t>
            </w:r>
            <w:r w:rsidRPr="00C61C6E">
              <w:rPr>
                <w:sz w:val="18"/>
                <w:szCs w:val="18"/>
              </w:rPr>
              <w:t xml:space="preserve">, such as crude oil spills or contaminated water, and generate underwater </w:t>
            </w:r>
            <w:r w:rsidRPr="00C61C6E">
              <w:rPr>
                <w:b/>
                <w:bCs/>
                <w:sz w:val="18"/>
                <w:szCs w:val="18"/>
              </w:rPr>
              <w:t>noise pollution</w:t>
            </w:r>
            <w:r w:rsidRPr="00C61C6E">
              <w:rPr>
                <w:sz w:val="18"/>
                <w:szCs w:val="18"/>
              </w:rPr>
              <w:t xml:space="preserve">. </w:t>
            </w:r>
          </w:p>
          <w:p w14:paraId="3B00413C" w14:textId="3A9E4C25" w:rsidR="609C799B" w:rsidRPr="00C61C6E" w:rsidRDefault="609C799B" w:rsidP="609C799B">
            <w:pPr>
              <w:spacing w:before="240" w:after="0"/>
            </w:pPr>
            <w:r w:rsidRPr="00C61C6E">
              <w:rPr>
                <w:sz w:val="18"/>
                <w:szCs w:val="18"/>
              </w:rPr>
              <w:t xml:space="preserve">It is estimated that around 50% of newly discovered deposits are in the deep-water (between 400 and 1,500 metres) and ultra-deep-water (more than 1,500 metres) range. </w:t>
            </w:r>
          </w:p>
          <w:p w14:paraId="37304E40" w14:textId="61924326" w:rsidR="609C799B" w:rsidRPr="00C61C6E" w:rsidRDefault="609C799B" w:rsidP="609C799B">
            <w:pPr>
              <w:spacing w:before="240" w:after="0"/>
            </w:pPr>
            <w:r w:rsidRPr="00C61C6E">
              <w:rPr>
                <w:sz w:val="18"/>
                <w:szCs w:val="18"/>
              </w:rPr>
              <w:t>The ocean’s seabed is considered one of the biggest carbon sinks, absorbing around a quarter of the CO2 emitted yearly by humans</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{"citationID":"rXBGZoNA","properties":{"formattedCitation":"[54]","plainCitation":"[54]","noteIndex":0},"citationItems":[{"id":1813,"uris":["http://zotero.org/groups/5272309/items/UZ37KPD7"],"itemData":{"id":1813,"type":"webpage","abstract":"Around 25% of all CO2 emissions are absorbed by the ocean, making it one of the world's largest 'carbon sinks'.","container-title":"World Economic Forum","language":"en","title":"The oceans are absorbing more carbon than previously thought","URL":"https://www.weforum.org/stories/2020/10/oceans-absorb-carbon-seas-climate-change-environment-water-co2/","accessed":{"date-parts":[["2025",3,27]]},"issued":{"date-parts":[["2020",10,1]]}}}],"schema":"https://github.com/citation-style-language/schema/raw/master/csl-citation.json"} </w:instrText>
            </w:r>
            <w:r w:rsidR="00B96906">
              <w:rPr>
                <w:sz w:val="18"/>
                <w:szCs w:val="18"/>
              </w:rPr>
              <w:fldChar w:fldCharType="separate"/>
            </w:r>
            <w:r w:rsidR="00074BEF" w:rsidRPr="00074BEF">
              <w:rPr>
                <w:sz w:val="18"/>
              </w:rPr>
              <w:t>[54]</w:t>
            </w:r>
            <w:r w:rsidR="00B96906">
              <w:rPr>
                <w:sz w:val="18"/>
                <w:szCs w:val="18"/>
              </w:rPr>
              <w:fldChar w:fldCharType="end"/>
            </w:r>
            <w:r w:rsidRPr="00C61C6E">
              <w:rPr>
                <w:sz w:val="18"/>
                <w:szCs w:val="18"/>
              </w:rPr>
              <w:t xml:space="preserve">. </w:t>
            </w:r>
          </w:p>
          <w:p w14:paraId="253D73F6" w14:textId="757126F4" w:rsidR="609C799B" w:rsidRPr="00C61C6E" w:rsidRDefault="609C799B" w:rsidP="609C799B">
            <w:pPr>
              <w:spacing w:before="240" w:after="0"/>
            </w:pPr>
            <w:r w:rsidRPr="00C61C6E">
              <w:rPr>
                <w:sz w:val="18"/>
                <w:szCs w:val="18"/>
              </w:rPr>
              <w:t xml:space="preserve"> </w:t>
            </w:r>
          </w:p>
          <w:p w14:paraId="59072747" w14:textId="661FB360" w:rsidR="609C799B" w:rsidRPr="00C61C6E" w:rsidRDefault="609C799B" w:rsidP="00B96906">
            <w:pPr>
              <w:spacing w:before="240" w:after="0"/>
            </w:pPr>
            <w:r w:rsidRPr="00C61C6E">
              <w:rPr>
                <w:sz w:val="18"/>
                <w:szCs w:val="18"/>
              </w:rPr>
              <w:t>To date, 24 countries have announced their support for a moratorium, a precautionary pause, or a ban on deep-sea mining</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{"citationID":"xnx1dQQ9","properties":{"formattedCitation":"[55]","plainCitation":"[55]","noteIndex":0},"citationItems":[{"id":1814,"uris":["http://zotero.org/groups/5272309/items/ELS7QVRL"],"itemData":{"id":1814,"type":"webpage","container-title":"Deep Sea Conservation Coalition","language":"en-US","title":"Momentum for a Moratorium","URL":"https://deep-sea-conservation.org/solutions/no-deep-sea-mining/momentum-for-a-moratorium/","accessed":{"date-parts":[["2025",3,27]]}}}],"schema":"https://github.com/citation-style-language/schema/raw/master/csl-citation.json"} </w:instrText>
            </w:r>
            <w:r w:rsidR="00B96906">
              <w:rPr>
                <w:sz w:val="18"/>
                <w:szCs w:val="18"/>
              </w:rPr>
              <w:fldChar w:fldCharType="separate"/>
            </w:r>
            <w:r w:rsidR="00074BEF" w:rsidRPr="00074BEF">
              <w:rPr>
                <w:sz w:val="18"/>
              </w:rPr>
              <w:t>[55]</w:t>
            </w:r>
            <w:r w:rsidR="00B96906">
              <w:rPr>
                <w:sz w:val="18"/>
                <w:szCs w:val="18"/>
              </w:rPr>
              <w:fldChar w:fldCharType="end"/>
            </w:r>
            <w:r w:rsidR="00B96906">
              <w:rPr>
                <w:sz w:val="18"/>
                <w:szCs w:val="18"/>
              </w:rPr>
              <w:t>.</w:t>
            </w:r>
            <w:r w:rsidRPr="00C61C6E">
              <w:rPr>
                <w:sz w:val="18"/>
                <w:szCs w:val="18"/>
              </w:rPr>
              <w:t xml:space="preserve"> </w:t>
            </w:r>
          </w:p>
        </w:tc>
        <w:tc>
          <w:tcPr>
            <w:tcW w:w="5250" w:type="dxa"/>
            <w:tcBorders>
              <w:top w:val="nil"/>
              <w:left w:val="single" w:sz="8" w:space="0" w:color="auto"/>
              <w:bottom w:val="single" w:sz="8" w:space="0" w:color="auto"/>
              <w:right w:val="single" w:sz="8" w:space="0" w:color="auto"/>
            </w:tcBorders>
          </w:tcPr>
          <w:p w14:paraId="4C56CCB6" w14:textId="7ADCC2BD" w:rsidR="609C799B" w:rsidRPr="00C61C6E" w:rsidRDefault="609C799B" w:rsidP="609C799B">
            <w:pPr>
              <w:spacing w:before="240" w:after="0"/>
              <w:rPr>
                <w:sz w:val="18"/>
                <w:szCs w:val="18"/>
              </w:rPr>
            </w:pPr>
            <w:r w:rsidRPr="00C61C6E">
              <w:rPr>
                <w:sz w:val="18"/>
                <w:szCs w:val="18"/>
              </w:rPr>
              <w:t xml:space="preserve">It is estimated that over 200 platforms and 2,500 wells will be in </w:t>
            </w:r>
            <w:r w:rsidRPr="00C61C6E">
              <w:rPr>
                <w:b/>
                <w:bCs/>
                <w:sz w:val="18"/>
                <w:szCs w:val="18"/>
              </w:rPr>
              <w:t xml:space="preserve">decommissioning </w:t>
            </w:r>
            <w:r w:rsidRPr="00C61C6E">
              <w:rPr>
                <w:sz w:val="18"/>
                <w:szCs w:val="18"/>
              </w:rPr>
              <w:t xml:space="preserve">phase by 2025 in the North Sea, EU’s main oil &amp; gas production area.  </w:t>
            </w:r>
          </w:p>
          <w:p w14:paraId="747A10E6" w14:textId="1B71B4AA" w:rsidR="609C799B" w:rsidRPr="00C61C6E" w:rsidRDefault="609C799B" w:rsidP="609C799B">
            <w:pPr>
              <w:spacing w:before="240" w:after="0"/>
            </w:pPr>
            <w:r w:rsidRPr="00C61C6E">
              <w:rPr>
                <w:sz w:val="18"/>
                <w:szCs w:val="18"/>
              </w:rPr>
              <w:t xml:space="preserve">There is potential for the sector to transition towards more </w:t>
            </w:r>
            <w:r w:rsidRPr="00C61C6E">
              <w:rPr>
                <w:b/>
                <w:bCs/>
                <w:sz w:val="18"/>
                <w:szCs w:val="18"/>
              </w:rPr>
              <w:t>sustainable practices</w:t>
            </w:r>
            <w:r w:rsidRPr="00C61C6E">
              <w:rPr>
                <w:sz w:val="18"/>
                <w:szCs w:val="18"/>
              </w:rPr>
              <w:t xml:space="preserve">, such as exploring and exploiting renewable energy sources, as well as contributing to the development and deployment of low-carbon technologies. Additionally, there is an increasing focus on oceanographic research and the extraction of raw materials from Europe's seas and oceans, which could play a crucial role in the transition to a SBE. </w:t>
            </w:r>
          </w:p>
          <w:p w14:paraId="13CFC62A" w14:textId="23D521B6" w:rsidR="609C799B" w:rsidRPr="00C61C6E" w:rsidRDefault="00B96906" w:rsidP="609C799B">
            <w:pPr>
              <w:spacing w:before="240" w:after="0"/>
            </w:pPr>
            <w:r w:rsidRPr="00C61C6E">
              <w:rPr>
                <w:b/>
                <w:bCs/>
                <w:sz w:val="18"/>
                <w:szCs w:val="18"/>
              </w:rPr>
              <w:t>Liquefied</w:t>
            </w:r>
            <w:r w:rsidR="609C799B" w:rsidRPr="00C61C6E">
              <w:rPr>
                <w:b/>
                <w:bCs/>
                <w:sz w:val="18"/>
                <w:szCs w:val="18"/>
              </w:rPr>
              <w:t xml:space="preserve"> Natural Gas (LNG)</w:t>
            </w:r>
            <w:r w:rsidR="609C799B" w:rsidRPr="00C61C6E">
              <w:rPr>
                <w:sz w:val="18"/>
                <w:szCs w:val="18"/>
              </w:rPr>
              <w:t xml:space="preserve"> emerged as a main solution facilitating the import of natural gas from countries lacking a direct pipeline connection. LNG serves as a transition fuel for vessels, cleaner than diesel and meeting current IMO emission standards. Between 2021 and 2023, LNG imports within the EU experienced a surge from 20% to 40% of total gas imports </w:t>
            </w:r>
            <w:r w:rsidR="005E75E7">
              <w:rPr>
                <w:sz w:val="18"/>
                <w:szCs w:val="18"/>
              </w:rPr>
              <w:fldChar w:fldCharType="begin"/>
            </w:r>
            <w:r w:rsidR="00074BEF">
              <w:rPr>
                <w:sz w:val="18"/>
                <w:szCs w:val="18"/>
              </w:rPr>
              <w:instrText xml:space="preserve"> ADDIN ZOTERO_ITEM CSL_CITATION {"citationID":"uNxRdhrn","properties":{"formattedCitation":"[50]","plainCitation":"[50]","noteIndex":0},"citationItems":[{"id":1800,"uris":["http://zotero.org/groups/5272309/items/NRZJV6LG"],"itemData":{"id":1800,"type":"webpage","abstract":"The Blue Economy is made up of both established and emerging industries that contribute to the long-term economic expansion of ocean resources. Explore the sectors which contribute to the EU Blue Economy.","language":"en","title":"EU Blue Economy Observatory","URL":"https://blue-economy-observatory.ec.europa.eu/index_en","author":[{"family":"European Commission","given":""}],"accessed":{"date-parts":[["2025",3,27]]},"issued":{"date-parts":[["2025",3,26]]}}}],"schema":"https://github.com/citation-style-language/schema/raw/master/csl-citation.json"} </w:instrText>
            </w:r>
            <w:r w:rsidR="005E75E7">
              <w:rPr>
                <w:sz w:val="18"/>
                <w:szCs w:val="18"/>
              </w:rPr>
              <w:fldChar w:fldCharType="separate"/>
            </w:r>
            <w:r w:rsidR="00074BEF" w:rsidRPr="00074BEF">
              <w:rPr>
                <w:sz w:val="18"/>
              </w:rPr>
              <w:t>[50]</w:t>
            </w:r>
            <w:r w:rsidR="005E75E7">
              <w:rPr>
                <w:sz w:val="18"/>
                <w:szCs w:val="18"/>
              </w:rPr>
              <w:fldChar w:fldCharType="end"/>
            </w:r>
            <w:r w:rsidR="609C799B" w:rsidRPr="00C61C6E">
              <w:rPr>
                <w:sz w:val="18"/>
                <w:szCs w:val="18"/>
              </w:rPr>
              <w:t xml:space="preserve">. </w:t>
            </w:r>
          </w:p>
          <w:p w14:paraId="2930A171" w14:textId="431DE6EB" w:rsidR="609C799B" w:rsidRPr="00C61C6E" w:rsidRDefault="609C799B" w:rsidP="609C799B">
            <w:pPr>
              <w:spacing w:before="240" w:after="0"/>
            </w:pPr>
            <w:r w:rsidRPr="00C61C6E">
              <w:rPr>
                <w:b/>
                <w:bCs/>
                <w:sz w:val="18"/>
                <w:szCs w:val="18"/>
              </w:rPr>
              <w:t xml:space="preserve">Robotics </w:t>
            </w:r>
            <w:r w:rsidRPr="00C61C6E">
              <w:rPr>
                <w:sz w:val="18"/>
                <w:szCs w:val="18"/>
              </w:rPr>
              <w:t xml:space="preserve">have high potential in the fields of exploitation and maintenance. Oil &amp; gas deposits are exploring the development and use of subsea completion systems managed by underwater robots. These systems are particularly beneficial for deep-water exploitation, as they reduce the need for offshore infrastructure, minimizing environmental impacts and cost. </w:t>
            </w:r>
          </w:p>
        </w:tc>
      </w:tr>
      <w:tr w:rsidR="609C799B" w:rsidRPr="00C61C6E" w14:paraId="75C7D2F6"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3E9FEBBB" w14:textId="3E971E8A" w:rsidR="609C799B" w:rsidRPr="00C61C6E" w:rsidRDefault="609C799B" w:rsidP="609C799B">
            <w:pPr>
              <w:spacing w:before="240" w:after="0"/>
              <w:jc w:val="center"/>
            </w:pPr>
            <w:r w:rsidRPr="00C61C6E">
              <w:rPr>
                <w:b/>
                <w:bCs/>
                <w:sz w:val="18"/>
                <w:szCs w:val="18"/>
              </w:rPr>
              <w:t>Ocean energy</w:t>
            </w:r>
          </w:p>
        </w:tc>
      </w:tr>
      <w:tr w:rsidR="609C799B" w:rsidRPr="00C61C6E" w14:paraId="023ABA13"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55F1F42C" w14:textId="70F64B24" w:rsidR="609C799B" w:rsidRPr="00C61C6E" w:rsidRDefault="609C799B" w:rsidP="609C799B">
            <w:pPr>
              <w:spacing w:before="240" w:after="0"/>
            </w:pPr>
            <w:r w:rsidRPr="00C61C6E">
              <w:rPr>
                <w:sz w:val="18"/>
                <w:szCs w:val="18"/>
              </w:rPr>
              <w:t>Despite progress in tapping renewable ocean energy, challenges such as high costs and technical limitations persist.</w:t>
            </w:r>
          </w:p>
          <w:p w14:paraId="247FD92C" w14:textId="3DAD39D9" w:rsidR="609C799B" w:rsidRPr="00C61C6E" w:rsidRDefault="609C799B" w:rsidP="609C799B">
            <w:pPr>
              <w:spacing w:before="240" w:after="0"/>
            </w:pPr>
            <w:r w:rsidRPr="00C61C6E">
              <w:rPr>
                <w:sz w:val="18"/>
                <w:szCs w:val="18"/>
              </w:rPr>
              <w:t xml:space="preserve">It typically takes about 11 years to get from the early stage of a wind farm development to its full completion. Annual installation rates need to increase from 7 GW in the late 2020s to over 20 GW in the late 2030s. </w:t>
            </w:r>
          </w:p>
          <w:p w14:paraId="728FA0B1" w14:textId="10137602" w:rsidR="609C799B" w:rsidRPr="00C61C6E" w:rsidRDefault="609C799B" w:rsidP="609C799B">
            <w:pPr>
              <w:spacing w:before="240" w:after="0"/>
            </w:pPr>
            <w:r w:rsidRPr="00C61C6E">
              <w:rPr>
                <w:sz w:val="18"/>
                <w:szCs w:val="18"/>
              </w:rPr>
              <w:t xml:space="preserve">Concerns over the environmental impact, visual aesthetics, and potential conflicts with other marine activities. </w:t>
            </w:r>
          </w:p>
        </w:tc>
        <w:tc>
          <w:tcPr>
            <w:tcW w:w="5250" w:type="dxa"/>
            <w:tcBorders>
              <w:top w:val="nil"/>
              <w:left w:val="single" w:sz="8" w:space="0" w:color="auto"/>
              <w:bottom w:val="single" w:sz="8" w:space="0" w:color="auto"/>
              <w:right w:val="single" w:sz="8" w:space="0" w:color="auto"/>
            </w:tcBorders>
          </w:tcPr>
          <w:p w14:paraId="58C04C9E" w14:textId="6FA6F280" w:rsidR="609C799B" w:rsidRPr="00C61C6E" w:rsidRDefault="609C799B" w:rsidP="609C799B">
            <w:pPr>
              <w:spacing w:before="240" w:after="0"/>
            </w:pPr>
            <w:r w:rsidRPr="00C61C6E">
              <w:rPr>
                <w:b/>
                <w:bCs/>
                <w:sz w:val="18"/>
                <w:szCs w:val="18"/>
              </w:rPr>
              <w:t>Renewable ocean energy</w:t>
            </w:r>
            <w:r w:rsidRPr="00C61C6E">
              <w:rPr>
                <w:sz w:val="18"/>
                <w:szCs w:val="18"/>
              </w:rPr>
              <w:t xml:space="preserve"> (i.e. offshore wind, tidal, currents and wave energy) contribute to reach the ambitious targets set in the offshore renewable energy strategy. Furthermore, the sector offers significant potential for job creation and sustainable growth, warranting an enabling policy environment and financial support. </w:t>
            </w:r>
          </w:p>
          <w:p w14:paraId="7EBBB2BB" w14:textId="7F4D1ACD" w:rsidR="609C799B" w:rsidRPr="00C61C6E" w:rsidRDefault="609C799B" w:rsidP="609C799B">
            <w:pPr>
              <w:spacing w:before="240" w:after="0"/>
            </w:pPr>
            <w:r w:rsidRPr="00C61C6E">
              <w:rPr>
                <w:sz w:val="18"/>
                <w:szCs w:val="18"/>
              </w:rPr>
              <w:t>Initiatives like the REPowerEU Plan aim to accelerate the deployment of renewable ocean energy solutions</w:t>
            </w:r>
          </w:p>
        </w:tc>
      </w:tr>
      <w:tr w:rsidR="609C799B" w:rsidRPr="00C61C6E" w14:paraId="19C23DDD"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3B060783" w14:textId="2826C8DC" w:rsidR="609C799B" w:rsidRPr="00C61C6E" w:rsidRDefault="609C799B" w:rsidP="609C799B">
            <w:pPr>
              <w:spacing w:before="240" w:after="0"/>
              <w:jc w:val="center"/>
            </w:pPr>
            <w:r w:rsidRPr="00C61C6E">
              <w:rPr>
                <w:b/>
                <w:bCs/>
                <w:sz w:val="18"/>
                <w:szCs w:val="18"/>
              </w:rPr>
              <w:t>Maritime transport</w:t>
            </w:r>
          </w:p>
        </w:tc>
      </w:tr>
      <w:tr w:rsidR="609C799B" w:rsidRPr="00C61C6E" w14:paraId="22912F73"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1F550B1E" w14:textId="4AF932AF" w:rsidR="609C799B" w:rsidRPr="00C61C6E" w:rsidRDefault="609C799B" w:rsidP="609C799B">
            <w:pPr>
              <w:spacing w:before="240" w:after="0"/>
            </w:pPr>
            <w:r w:rsidRPr="00C61C6E">
              <w:rPr>
                <w:sz w:val="18"/>
                <w:szCs w:val="18"/>
              </w:rPr>
              <w:t xml:space="preserve">Recent disruptions of global maritime trade routes, together with the fuel price increases registered in the past 3 years, revealed the counter-cyclical performance of maritime shipping, compared to other Blue Economy sectors, as well as the limited efficiency of regulatory measures and policy-driven incentives to counteract (energy) market dynamics and consumer demand. </w:t>
            </w:r>
          </w:p>
          <w:p w14:paraId="4A3E9E04" w14:textId="46FFD307" w:rsidR="609C799B" w:rsidRPr="00C61C6E" w:rsidRDefault="609C799B" w:rsidP="00B96906">
            <w:pPr>
              <w:spacing w:before="240" w:after="0"/>
            </w:pPr>
            <w:r w:rsidRPr="00C61C6E">
              <w:rPr>
                <w:sz w:val="18"/>
                <w:szCs w:val="18"/>
              </w:rPr>
              <w:t>The issue of carbon pricing is very sensitive, as C prices affect the demand and supply side in multiple ways</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M3wIdw5m","properties":{"formattedCitation":"[56]","plainCitation":"[56]","noteIndex":0},"citationItems":[{"id":1818,"uris":["http://zotero.org/groups/5272309/items/EV9IDTCY","http://zotero.org/groups/5272309/items/A3GMBXV3"],"itemData":{"id":1818,"type":"article-journal","abstract":"The European Central Bank (ECB) is the central bank of the European Union countries which have adopted the euro. Our main task is to maintain price stability in the euro area and so preserve the purchasing power of the single currency.","language":"en","source":"www.ecb.europa.eu","title":"How will higher carbon prices affect growth and inflation?","URL":"https://www.ecb.europa.eu/press/blog/date/2023/html/ecb.blog.230525~4a51965f26.en.html","author":[{"family":"Brand","given":"Claus"},{"family":"Coenen","given":"Günter"},{"family":"Hutchinson","given":"John"},{"family":"Saint Guilhem","given":"Arthur"}],"accessed":{"date-parts":[["2025",3,27]]},"issued":{"date-parts":[["2023",5,25]]}}}],"schema":"https://github.com/citation-style-language/schema/raw/master/csl-citation.json"} </w:instrText>
            </w:r>
            <w:r w:rsidR="00B96906">
              <w:rPr>
                <w:sz w:val="18"/>
                <w:szCs w:val="18"/>
              </w:rPr>
              <w:fldChar w:fldCharType="separate"/>
            </w:r>
            <w:r w:rsidR="00074BEF" w:rsidRPr="00074BEF">
              <w:rPr>
                <w:sz w:val="18"/>
              </w:rPr>
              <w:t>[56]</w:t>
            </w:r>
            <w:r w:rsidR="00B96906">
              <w:rPr>
                <w:sz w:val="18"/>
                <w:szCs w:val="18"/>
              </w:rPr>
              <w:fldChar w:fldCharType="end"/>
            </w:r>
            <w:r w:rsidRPr="00C61C6E">
              <w:rPr>
                <w:sz w:val="18"/>
                <w:szCs w:val="18"/>
              </w:rPr>
              <w:t xml:space="preserve">. </w:t>
            </w:r>
          </w:p>
        </w:tc>
        <w:tc>
          <w:tcPr>
            <w:tcW w:w="5250" w:type="dxa"/>
            <w:tcBorders>
              <w:top w:val="nil"/>
              <w:left w:val="single" w:sz="8" w:space="0" w:color="auto"/>
              <w:bottom w:val="single" w:sz="8" w:space="0" w:color="auto"/>
              <w:right w:val="single" w:sz="8" w:space="0" w:color="auto"/>
            </w:tcBorders>
          </w:tcPr>
          <w:p w14:paraId="39F39F28" w14:textId="696B5375" w:rsidR="609C799B" w:rsidRPr="00C61C6E" w:rsidRDefault="609C799B" w:rsidP="609C799B">
            <w:pPr>
              <w:spacing w:before="240" w:after="0"/>
              <w:rPr>
                <w:sz w:val="18"/>
                <w:szCs w:val="18"/>
              </w:rPr>
            </w:pPr>
            <w:r w:rsidRPr="00C61C6E">
              <w:rPr>
                <w:sz w:val="18"/>
                <w:szCs w:val="18"/>
              </w:rPr>
              <w:t xml:space="preserve"> The Renewable and Low-Carbon Fuels Value Chain Industrial Alliance (</w:t>
            </w:r>
            <w:r w:rsidRPr="00C61C6E">
              <w:rPr>
                <w:b/>
                <w:bCs/>
                <w:sz w:val="18"/>
                <w:szCs w:val="18"/>
              </w:rPr>
              <w:t>RLCF Alliance</w:t>
            </w:r>
            <w:r w:rsidRPr="00C61C6E">
              <w:rPr>
                <w:sz w:val="18"/>
                <w:szCs w:val="18"/>
              </w:rPr>
              <w:t>)</w:t>
            </w:r>
            <w:r w:rsidR="00B96906">
              <w:rPr>
                <w:sz w:val="18"/>
                <w:szCs w:val="18"/>
              </w:rPr>
              <w:t xml:space="preserve"> </w:t>
            </w:r>
            <w:r w:rsidR="00B96906">
              <w:rPr>
                <w:sz w:val="18"/>
                <w:szCs w:val="18"/>
              </w:rPr>
              <w:fldChar w:fldCharType="begin"/>
            </w:r>
            <w:r w:rsidR="00074BEF">
              <w:rPr>
                <w:sz w:val="18"/>
                <w:szCs w:val="18"/>
              </w:rPr>
              <w:instrText xml:space="preserve"> ADDIN ZOTERO_ITEM CSL_CITATION {"citationID":"mMpTggsX","properties":{"formattedCitation":"[57]","plainCitation":"[57]","noteIndex":0},"citationItems":[{"id":1816,"uris":["http://zotero.org/groups/5272309/items/LZMGZ53U"],"itemData":{"id":1816,"type":"webpage","abstract":"Renewable and Low-Carbon Fuels Value Chain Industrial Alliance","language":"en","title":"Renewable and Low-Carbon Fuels Value Chain Industrial Alliance - European Commission","URL":"https://transport.ec.europa.eu/transport-themes/clean-transport/alternative-fuels-sustainable-mobility-europe/renewable-and-low-carbon-fuels-value-chain-industrial-alliance_en","accessed":{"date-parts":[["2025",3,27]]}}}],"schema":"https://github.com/citation-style-language/schema/raw/master/csl-citation.json"} </w:instrText>
            </w:r>
            <w:r w:rsidR="00B96906">
              <w:rPr>
                <w:sz w:val="18"/>
                <w:szCs w:val="18"/>
              </w:rPr>
              <w:fldChar w:fldCharType="separate"/>
            </w:r>
            <w:r w:rsidR="00074BEF" w:rsidRPr="00074BEF">
              <w:rPr>
                <w:sz w:val="18"/>
              </w:rPr>
              <w:t>[57]</w:t>
            </w:r>
            <w:r w:rsidR="00B96906">
              <w:rPr>
                <w:sz w:val="18"/>
                <w:szCs w:val="18"/>
              </w:rPr>
              <w:fldChar w:fldCharType="end"/>
            </w:r>
            <w:r w:rsidRPr="00C61C6E">
              <w:rPr>
                <w:sz w:val="18"/>
                <w:szCs w:val="18"/>
              </w:rPr>
              <w:t xml:space="preserve"> focuses on boosting production and supply of renewable and low-carbon fuels in the aviation and waterborne sectors.  </w:t>
            </w:r>
          </w:p>
          <w:p w14:paraId="64E3E1CE" w14:textId="2D1BA02F" w:rsidR="609C799B" w:rsidRPr="00C61C6E" w:rsidRDefault="609C799B" w:rsidP="609C799B">
            <w:pPr>
              <w:spacing w:before="240" w:after="0"/>
            </w:pPr>
            <w:r w:rsidRPr="00C61C6E">
              <w:rPr>
                <w:sz w:val="18"/>
                <w:szCs w:val="18"/>
              </w:rPr>
              <w:t xml:space="preserve">Besides renewable fuels and energy sources, there is a portfolio of complementary </w:t>
            </w:r>
            <w:r w:rsidRPr="00C61C6E">
              <w:rPr>
                <w:b/>
                <w:bCs/>
                <w:sz w:val="18"/>
                <w:szCs w:val="18"/>
              </w:rPr>
              <w:t>decarbonisation options</w:t>
            </w:r>
            <w:r w:rsidRPr="00C61C6E">
              <w:rPr>
                <w:sz w:val="18"/>
                <w:szCs w:val="18"/>
              </w:rPr>
              <w:t xml:space="preserve"> available to the shipping industry which can be pursued via a “</w:t>
            </w:r>
            <w:r w:rsidRPr="00C61C6E">
              <w:rPr>
                <w:i/>
                <w:iCs/>
                <w:sz w:val="18"/>
                <w:szCs w:val="18"/>
              </w:rPr>
              <w:t>ship lifecycle approach</w:t>
            </w:r>
            <w:r w:rsidRPr="00C61C6E">
              <w:rPr>
                <w:sz w:val="18"/>
                <w:szCs w:val="18"/>
              </w:rPr>
              <w:t xml:space="preserve">”: </w:t>
            </w:r>
          </w:p>
          <w:p w14:paraId="67697AD5" w14:textId="484EA765" w:rsidR="609C799B" w:rsidRPr="00C61C6E" w:rsidRDefault="609C799B" w:rsidP="609C799B">
            <w:pPr>
              <w:pStyle w:val="ListParagraph"/>
              <w:numPr>
                <w:ilvl w:val="0"/>
                <w:numId w:val="7"/>
              </w:numPr>
              <w:spacing w:before="0" w:after="0"/>
              <w:ind w:left="360"/>
              <w:rPr>
                <w:sz w:val="18"/>
                <w:szCs w:val="18"/>
              </w:rPr>
            </w:pPr>
            <w:r w:rsidRPr="00C61C6E">
              <w:rPr>
                <w:sz w:val="18"/>
                <w:szCs w:val="18"/>
              </w:rPr>
              <w:t xml:space="preserve">up to 20% of GHG reductions can be achieved in logistics and digitalization (e.g. speed reduction, vessel utilization, vessel size, alternative routes),  </w:t>
            </w:r>
          </w:p>
          <w:p w14:paraId="617BB811" w14:textId="5EFB1161" w:rsidR="609C799B" w:rsidRPr="00C61C6E" w:rsidRDefault="609C799B" w:rsidP="609C799B">
            <w:pPr>
              <w:pStyle w:val="ListParagraph"/>
              <w:numPr>
                <w:ilvl w:val="0"/>
                <w:numId w:val="6"/>
              </w:numPr>
              <w:spacing w:before="0" w:after="0"/>
              <w:ind w:left="360"/>
              <w:rPr>
                <w:sz w:val="18"/>
                <w:szCs w:val="18"/>
              </w:rPr>
            </w:pPr>
            <w:r w:rsidRPr="00C61C6E">
              <w:rPr>
                <w:sz w:val="18"/>
                <w:szCs w:val="18"/>
              </w:rPr>
              <w:t xml:space="preserve">5-15% in hydrodynamics (e.g. hull coating, hull-form optimization, air lubrication, cleaning),  </w:t>
            </w:r>
          </w:p>
          <w:p w14:paraId="39942AF6" w14:textId="58F4DB4F" w:rsidR="609C799B" w:rsidRPr="00C61C6E" w:rsidRDefault="609C799B" w:rsidP="609C799B">
            <w:pPr>
              <w:pStyle w:val="ListParagraph"/>
              <w:numPr>
                <w:ilvl w:val="0"/>
                <w:numId w:val="5"/>
              </w:numPr>
              <w:spacing w:before="0" w:after="0"/>
              <w:ind w:left="360"/>
              <w:rPr>
                <w:sz w:val="18"/>
                <w:szCs w:val="18"/>
              </w:rPr>
            </w:pPr>
            <w:r w:rsidRPr="00C61C6E">
              <w:rPr>
                <w:sz w:val="18"/>
                <w:szCs w:val="18"/>
              </w:rPr>
              <w:lastRenderedPageBreak/>
              <w:t xml:space="preserve">5-20% from machinery (improvements, waste-heat recovery, engine de-rating, battery hybridization), and  </w:t>
            </w:r>
          </w:p>
          <w:p w14:paraId="20FB92DC" w14:textId="3E090912" w:rsidR="609C799B" w:rsidRPr="00C61C6E" w:rsidRDefault="609C799B" w:rsidP="609C799B">
            <w:pPr>
              <w:pStyle w:val="ListParagraph"/>
              <w:numPr>
                <w:ilvl w:val="0"/>
                <w:numId w:val="4"/>
              </w:numPr>
              <w:spacing w:before="0" w:after="0"/>
              <w:ind w:left="360"/>
              <w:rPr>
                <w:sz w:val="18"/>
                <w:szCs w:val="18"/>
              </w:rPr>
            </w:pPr>
            <w:r w:rsidRPr="00C61C6E">
              <w:rPr>
                <w:sz w:val="18"/>
                <w:szCs w:val="18"/>
              </w:rPr>
              <w:t>up to 30% from after treatment measures (e.g. MCCS)</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{"citationID":"vCgFA5IA","properties":{"formattedCitation":"[58]","plainCitation":"[58]","noteIndex":0},"citationItems":[{"id":1836,"uris":["http://zotero.org/groups/5272309/items/B9R3NUT6"],"itemData":{"id":1836,"type":"webpage","container-title":"International Maritime Statistics Forum","language":"en-US","title":"IMSF Annual Meeting, 13-15 May 2024, Athens, Greece.","URL":"https://www.imsf.info/reviews-2","accessed":{"date-parts":[["2025",3,31]]}}}],"schema":"https://github.com/citation-style-language/schema/raw/master/csl-citation.json"} </w:instrText>
            </w:r>
            <w:r w:rsidR="006533C6">
              <w:rPr>
                <w:sz w:val="18"/>
                <w:szCs w:val="18"/>
              </w:rPr>
              <w:fldChar w:fldCharType="separate"/>
            </w:r>
            <w:r w:rsidR="00074BEF" w:rsidRPr="00074BEF">
              <w:rPr>
                <w:sz w:val="18"/>
              </w:rPr>
              <w:t>[58]</w:t>
            </w:r>
            <w:r w:rsidR="006533C6">
              <w:rPr>
                <w:sz w:val="18"/>
                <w:szCs w:val="18"/>
              </w:rPr>
              <w:fldChar w:fldCharType="end"/>
            </w:r>
            <w:r w:rsidRPr="00C61C6E">
              <w:rPr>
                <w:sz w:val="18"/>
                <w:szCs w:val="18"/>
              </w:rPr>
              <w:t xml:space="preserve">. </w:t>
            </w:r>
          </w:p>
          <w:p w14:paraId="58BD6DBB" w14:textId="2E8831C3" w:rsidR="609C799B" w:rsidRPr="00C61C6E" w:rsidRDefault="609C799B" w:rsidP="006533C6">
            <w:pPr>
              <w:spacing w:before="240" w:after="0"/>
            </w:pPr>
            <w:r w:rsidRPr="00C61C6E">
              <w:rPr>
                <w:sz w:val="18"/>
                <w:szCs w:val="18"/>
              </w:rPr>
              <w:t xml:space="preserve">According to observers and market analysts, the current </w:t>
            </w:r>
            <w:r w:rsidRPr="00C61C6E">
              <w:rPr>
                <w:b/>
                <w:bCs/>
                <w:sz w:val="18"/>
                <w:szCs w:val="18"/>
              </w:rPr>
              <w:t>cost of carbon</w:t>
            </w:r>
            <w:r w:rsidRPr="00C61C6E">
              <w:rPr>
                <w:sz w:val="18"/>
                <w:szCs w:val="18"/>
              </w:rPr>
              <w:t xml:space="preserve"> is too low to drive the energy transition of the maritime shipping industry at the scale and pace required to meet the carbon neutrality goals</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{"citationID":"6xuivLxF","properties":{"formattedCitation":"[58]","plainCitation":"[58]","noteIndex":0},"citationItems":[{"id":1836,"uris":["http://zotero.org/groups/5272309/items/B9R3NUT6"],"itemData":{"id":1836,"type":"webpage","container-title":"International Maritime Statistics Forum","language":"en-US","title":"IMSF Annual Meeting, 13-15 May 2024, Athens, Greece.","URL":"https://www.imsf.info/reviews-2","accessed":{"date-parts":[["2025",3,31]]}}}],"schema":"https://github.com/citation-style-language/schema/raw/master/csl-citation.json"} </w:instrText>
            </w:r>
            <w:r w:rsidR="006533C6">
              <w:rPr>
                <w:sz w:val="18"/>
                <w:szCs w:val="18"/>
              </w:rPr>
              <w:fldChar w:fldCharType="separate"/>
            </w:r>
            <w:r w:rsidR="00074BEF" w:rsidRPr="00074BEF">
              <w:rPr>
                <w:sz w:val="18"/>
              </w:rPr>
              <w:t>[58]</w:t>
            </w:r>
            <w:r w:rsidR="006533C6">
              <w:rPr>
                <w:sz w:val="18"/>
                <w:szCs w:val="18"/>
              </w:rPr>
              <w:fldChar w:fldCharType="end"/>
            </w:r>
            <w:r w:rsidRPr="00C61C6E">
              <w:rPr>
                <w:sz w:val="18"/>
                <w:szCs w:val="18"/>
              </w:rPr>
              <w:t xml:space="preserve">. </w:t>
            </w:r>
          </w:p>
        </w:tc>
      </w:tr>
      <w:tr w:rsidR="609C799B" w:rsidRPr="00C61C6E" w14:paraId="7A394282"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185A2ABC" w14:textId="68CCDF17" w:rsidR="609C799B" w:rsidRPr="00C61C6E" w:rsidRDefault="609C799B" w:rsidP="609C799B">
            <w:pPr>
              <w:spacing w:before="240" w:after="0"/>
              <w:jc w:val="center"/>
            </w:pPr>
            <w:r w:rsidRPr="00C61C6E">
              <w:rPr>
                <w:b/>
                <w:bCs/>
                <w:sz w:val="18"/>
                <w:szCs w:val="18"/>
              </w:rPr>
              <w:lastRenderedPageBreak/>
              <w:t>Port activities</w:t>
            </w:r>
          </w:p>
        </w:tc>
      </w:tr>
      <w:tr w:rsidR="609C799B" w:rsidRPr="00C61C6E" w14:paraId="1D6F0F8C"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1682CB6A" w14:textId="45BB726D" w:rsidR="609C799B" w:rsidRPr="00C61C6E" w:rsidRDefault="609C799B" w:rsidP="609C799B">
            <w:pPr>
              <w:spacing w:before="240" w:after="0"/>
            </w:pPr>
            <w:r w:rsidRPr="00C61C6E">
              <w:rPr>
                <w:sz w:val="18"/>
                <w:szCs w:val="18"/>
              </w:rPr>
              <w:t xml:space="preserve">Main challenges include congestion, infrastructure upgrades, and technological barriers, requiring sustainable solutions to ensure resilience and meet energy transition goals.  </w:t>
            </w:r>
          </w:p>
          <w:p w14:paraId="781173E4" w14:textId="6BA24C43" w:rsidR="609C799B" w:rsidRPr="00C61C6E" w:rsidRDefault="609C799B" w:rsidP="609C799B">
            <w:pPr>
              <w:spacing w:before="240" w:after="0"/>
            </w:pPr>
            <w:r w:rsidRPr="00C61C6E">
              <w:rPr>
                <w:sz w:val="18"/>
                <w:szCs w:val="18"/>
              </w:rPr>
              <w:t xml:space="preserve">The sale of companies and infrastructures in port to third countries may weaken the EU position in controlling trade and supplies. </w:t>
            </w:r>
          </w:p>
        </w:tc>
        <w:tc>
          <w:tcPr>
            <w:tcW w:w="5250" w:type="dxa"/>
            <w:tcBorders>
              <w:top w:val="nil"/>
              <w:left w:val="single" w:sz="8" w:space="0" w:color="auto"/>
              <w:bottom w:val="single" w:sz="8" w:space="0" w:color="auto"/>
              <w:right w:val="single" w:sz="8" w:space="0" w:color="auto"/>
            </w:tcBorders>
          </w:tcPr>
          <w:p w14:paraId="31B951EA" w14:textId="79D30760" w:rsidR="609C799B" w:rsidRPr="00C61C6E" w:rsidRDefault="609C799B" w:rsidP="609C799B">
            <w:pPr>
              <w:spacing w:before="240" w:after="0"/>
              <w:rPr>
                <w:sz w:val="18"/>
                <w:szCs w:val="18"/>
              </w:rPr>
            </w:pPr>
            <w:r w:rsidRPr="00C61C6E">
              <w:rPr>
                <w:sz w:val="18"/>
                <w:szCs w:val="18"/>
              </w:rPr>
              <w:t xml:space="preserve">The AFIR foresees the deployment of </w:t>
            </w:r>
            <w:r w:rsidRPr="00C61C6E">
              <w:rPr>
                <w:b/>
                <w:bCs/>
                <w:sz w:val="18"/>
                <w:szCs w:val="18"/>
              </w:rPr>
              <w:t>alternative fuel infrastructure</w:t>
            </w:r>
            <w:r w:rsidRPr="00C61C6E">
              <w:rPr>
                <w:sz w:val="18"/>
                <w:szCs w:val="18"/>
              </w:rPr>
              <w:t xml:space="preserve"> across the EU, with mandatory national targets set for the rollout of this infrastructure.  </w:t>
            </w:r>
          </w:p>
          <w:p w14:paraId="01380674" w14:textId="2B2D9093" w:rsidR="609C799B" w:rsidRPr="00C61C6E" w:rsidRDefault="609C799B" w:rsidP="609C799B">
            <w:pPr>
              <w:spacing w:before="240" w:after="0"/>
            </w:pPr>
            <w:r w:rsidRPr="00C61C6E">
              <w:rPr>
                <w:sz w:val="18"/>
                <w:szCs w:val="18"/>
              </w:rPr>
              <w:t xml:space="preserve">Many European ports have launched initiatives to reduce their carbon footprint, such as investing in shore power facilities to enable vessels to connect to renewable energy sources while at berth, as well as adopting alternative fuels and technologies to minimize emissions from port activities. </w:t>
            </w:r>
            <w:r w:rsidRPr="00C61C6E">
              <w:rPr>
                <w:b/>
                <w:bCs/>
                <w:sz w:val="18"/>
                <w:szCs w:val="18"/>
              </w:rPr>
              <w:t>Onshore Power Supply (OPS)</w:t>
            </w:r>
            <w:r w:rsidRPr="00C61C6E">
              <w:rPr>
                <w:sz w:val="18"/>
                <w:szCs w:val="18"/>
              </w:rPr>
              <w:t xml:space="preserve"> allows ships docked in port to connect to electrical power derived from renewable sources.</w:t>
            </w:r>
          </w:p>
          <w:p w14:paraId="2F136C3B" w14:textId="68D27274" w:rsidR="609C799B" w:rsidRPr="00C61C6E" w:rsidRDefault="609C799B" w:rsidP="609C799B">
            <w:pPr>
              <w:spacing w:before="240" w:after="0"/>
              <w:rPr>
                <w:sz w:val="18"/>
                <w:szCs w:val="18"/>
              </w:rPr>
            </w:pPr>
            <w:r w:rsidRPr="00C61C6E">
              <w:rPr>
                <w:sz w:val="18"/>
                <w:szCs w:val="18"/>
              </w:rPr>
              <w:t xml:space="preserve">With a 2030 target, the EU </w:t>
            </w:r>
            <w:r w:rsidRPr="00C61C6E">
              <w:rPr>
                <w:b/>
                <w:bCs/>
                <w:sz w:val="18"/>
                <w:szCs w:val="18"/>
              </w:rPr>
              <w:t>Horizon Mission "Restore our Ocean and Waters"</w:t>
            </w:r>
            <w:r w:rsidRPr="00C61C6E">
              <w:rPr>
                <w:sz w:val="18"/>
                <w:szCs w:val="18"/>
              </w:rPr>
              <w:t xml:space="preserve"> aims to protect and restore the health of our ocean and waters through research and innovation, citizen engagement and blue investments. Under this Mission, cross-cutting enabling actions are implemented for investing in digitalization and automation technologies to improve efficiency, reduce emissions, and enhance overall port operations (</w:t>
            </w:r>
            <w:r w:rsidRPr="00C61C6E">
              <w:rPr>
                <w:b/>
                <w:bCs/>
                <w:sz w:val="18"/>
                <w:szCs w:val="18"/>
              </w:rPr>
              <w:t>Digital Twin Ocean</w:t>
            </w:r>
            <w:r w:rsidRPr="00C61C6E">
              <w:rPr>
                <w:sz w:val="18"/>
                <w:szCs w:val="18"/>
              </w:rPr>
              <w:t>)</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{"citationID":"t6EQuNt1","properties":{"formattedCitation":"[59]","plainCitation":"[59]","noteIndex":0},"citationItems":[{"id":1687,"uris":["http://zotero.org/groups/5272309/items/5IQDI3PH"],"itemData":{"id":1687,"type":"webpage","abstract":"The Mission will help achieve the marine and freshwater targets of the European Green Deal","language":"en","title":"Restore our Ocean and Waters - European Commission","URL":"https://research-and-innovation.ec.europa.eu/funding/funding-opportunities/funding-programmes-and-open-calls/horizon-europe/eu-missions-horizon-europe/restore-our-ocean-and-waters_en","accessed":{"date-parts":[["2025",3,19]]},"issued":{"date-parts":[["2025",3,4]]}}}],"schema":"https://github.com/citation-style-language/schema/raw/master/csl-citation.json"} </w:instrText>
            </w:r>
            <w:r w:rsidR="006533C6">
              <w:rPr>
                <w:sz w:val="18"/>
                <w:szCs w:val="18"/>
              </w:rPr>
              <w:fldChar w:fldCharType="separate"/>
            </w:r>
            <w:r w:rsidR="00074BEF" w:rsidRPr="00074BEF">
              <w:rPr>
                <w:sz w:val="18"/>
              </w:rPr>
              <w:t>[59]</w:t>
            </w:r>
            <w:r w:rsidR="006533C6">
              <w:rPr>
                <w:sz w:val="18"/>
                <w:szCs w:val="18"/>
              </w:rPr>
              <w:fldChar w:fldCharType="end"/>
            </w:r>
            <w:r w:rsidRPr="00C61C6E">
              <w:rPr>
                <w:sz w:val="18"/>
                <w:szCs w:val="18"/>
              </w:rPr>
              <w:t xml:space="preserve">.  </w:t>
            </w:r>
          </w:p>
          <w:p w14:paraId="210B00F9" w14:textId="46EF15A0" w:rsidR="609C799B" w:rsidRPr="00C61C6E" w:rsidRDefault="609C799B" w:rsidP="006533C6">
            <w:pPr>
              <w:spacing w:before="240" w:after="0"/>
            </w:pPr>
            <w:r w:rsidRPr="00C61C6E">
              <w:rPr>
                <w:sz w:val="18"/>
                <w:szCs w:val="18"/>
              </w:rPr>
              <w:t xml:space="preserve">In January 2024, the European Parliament adopted a resolution on building a comprehensive </w:t>
            </w:r>
            <w:r w:rsidRPr="00C61C6E">
              <w:rPr>
                <w:b/>
                <w:bCs/>
                <w:sz w:val="18"/>
                <w:szCs w:val="18"/>
              </w:rPr>
              <w:t>European Ports Strategy (EPS)</w:t>
            </w:r>
            <w:r w:rsidRPr="00C61C6E">
              <w:rPr>
                <w:sz w:val="18"/>
                <w:szCs w:val="18"/>
              </w:rPr>
              <w:t>, which aims to ensure the future competitiveness and resilience of European ports and limit foreign dependency in this sector. The resolution foresees limits on foreign investment that could undermine security in the EU</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{"citationID":"mW3bPqXR","properties":{"formattedCitation":"[60]","plainCitation":"[60]","noteIndex":0},"citationItems":[{"id":1838,"uris":["http://zotero.org/groups/5272309/items/ZFUNNKEC"],"itemData":{"id":1838,"type":"report","number":"2023/2059(INI)","title":"Draft report on the building a comprehensive European port strategy","URL":"https://www.europarl.europa.eu/doceo/document/TRAN-PR-750225_EN.pdf","author":[{"family":"Committee on Transport and Tourism","given":""}],"issued":{"date-parts":[["2023",9,18]]}}}],"schema":"https://github.com/citation-style-language/schema/raw/master/csl-citation.json"} </w:instrText>
            </w:r>
            <w:r w:rsidR="006533C6">
              <w:rPr>
                <w:sz w:val="18"/>
                <w:szCs w:val="18"/>
              </w:rPr>
              <w:fldChar w:fldCharType="separate"/>
            </w:r>
            <w:r w:rsidR="00074BEF" w:rsidRPr="00074BEF">
              <w:rPr>
                <w:sz w:val="18"/>
              </w:rPr>
              <w:t>[60]</w:t>
            </w:r>
            <w:r w:rsidR="006533C6">
              <w:rPr>
                <w:sz w:val="18"/>
                <w:szCs w:val="18"/>
              </w:rPr>
              <w:fldChar w:fldCharType="end"/>
            </w:r>
            <w:r w:rsidRPr="00C61C6E">
              <w:rPr>
                <w:sz w:val="18"/>
                <w:szCs w:val="18"/>
              </w:rPr>
              <w:t xml:space="preserve">.  </w:t>
            </w:r>
          </w:p>
        </w:tc>
      </w:tr>
      <w:tr w:rsidR="609C799B" w:rsidRPr="00C61C6E" w14:paraId="349D95A8"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215A7799" w14:textId="53B13604" w:rsidR="609C799B" w:rsidRPr="00C61C6E" w:rsidRDefault="609C799B" w:rsidP="609C799B">
            <w:pPr>
              <w:spacing w:before="240" w:after="0"/>
              <w:jc w:val="center"/>
            </w:pPr>
            <w:r w:rsidRPr="00C61C6E">
              <w:rPr>
                <w:b/>
                <w:bCs/>
                <w:sz w:val="18"/>
                <w:szCs w:val="18"/>
              </w:rPr>
              <w:t>Shipbuilding and repair</w:t>
            </w:r>
          </w:p>
        </w:tc>
      </w:tr>
      <w:tr w:rsidR="609C799B" w:rsidRPr="00C61C6E" w14:paraId="09586F42"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694295BE" w14:textId="5C61877A" w:rsidR="609C799B" w:rsidRPr="00C61C6E" w:rsidRDefault="609C799B" w:rsidP="609C799B">
            <w:pPr>
              <w:spacing w:before="240" w:after="0"/>
              <w:rPr>
                <w:sz w:val="18"/>
                <w:szCs w:val="18"/>
              </w:rPr>
            </w:pPr>
            <w:r w:rsidRPr="00C61C6E">
              <w:rPr>
                <w:sz w:val="18"/>
                <w:szCs w:val="18"/>
              </w:rPr>
              <w:t xml:space="preserve">The EU houses approx. 300 shipyards and leads in niche markets like cruise ships and superyachts. However, challenges such as high production costs, competition from Asia, and cyclical demand patterns persist.  </w:t>
            </w:r>
          </w:p>
          <w:p w14:paraId="00A6E042" w14:textId="646DB70A" w:rsidR="609C799B" w:rsidRPr="00C61C6E" w:rsidRDefault="609C799B" w:rsidP="609C799B">
            <w:pPr>
              <w:spacing w:before="240" w:after="0"/>
            </w:pPr>
            <w:r w:rsidRPr="00C61C6E">
              <w:rPr>
                <w:sz w:val="18"/>
                <w:szCs w:val="18"/>
              </w:rPr>
              <w:t xml:space="preserve">The demand of this segment of the shipbuilding industry is often cyclical and seasonal and influenced by factors such as tourism trends, travel restrictions, bans, etc., as caused recently by COVID-19 and the Russian invasion. </w:t>
            </w:r>
          </w:p>
        </w:tc>
        <w:tc>
          <w:tcPr>
            <w:tcW w:w="5250" w:type="dxa"/>
            <w:tcBorders>
              <w:top w:val="nil"/>
              <w:left w:val="single" w:sz="8" w:space="0" w:color="auto"/>
              <w:bottom w:val="single" w:sz="8" w:space="0" w:color="auto"/>
              <w:right w:val="single" w:sz="8" w:space="0" w:color="auto"/>
            </w:tcBorders>
          </w:tcPr>
          <w:p w14:paraId="7AB9DD8E" w14:textId="21498CBB" w:rsidR="609C799B" w:rsidRPr="00C61C6E" w:rsidRDefault="609C799B" w:rsidP="609C799B">
            <w:pPr>
              <w:spacing w:before="240" w:after="0"/>
            </w:pPr>
            <w:r w:rsidRPr="00C61C6E">
              <w:rPr>
                <w:sz w:val="18"/>
                <w:szCs w:val="18"/>
              </w:rPr>
              <w:t xml:space="preserve">The EU Regulation on </w:t>
            </w:r>
            <w:r w:rsidRPr="00C61C6E">
              <w:rPr>
                <w:b/>
                <w:bCs/>
                <w:sz w:val="18"/>
                <w:szCs w:val="18"/>
              </w:rPr>
              <w:t>ship recycling</w:t>
            </w:r>
            <w:r w:rsidRPr="00C61C6E">
              <w:rPr>
                <w:sz w:val="18"/>
                <w:szCs w:val="18"/>
              </w:rPr>
              <w:t xml:space="preserve"> (or “scrapping”) aims to reduce the negative impacts linked to the recycling of EU-flagged ships and to ensure that, as of 31 December 2020, ships calling at EU ports or anchorages either possess an inventory certificate or a certificate of compliance. Ship recycling in the EU registered a pea</w:t>
            </w:r>
            <w:r w:rsidR="006533C6">
              <w:rPr>
                <w:sz w:val="18"/>
                <w:szCs w:val="18"/>
              </w:rPr>
              <w:t>k in 2017</w:t>
            </w:r>
            <w:r w:rsidRPr="00C61C6E">
              <w:rPr>
                <w:sz w:val="18"/>
                <w:szCs w:val="18"/>
              </w:rPr>
              <w:t>; however, that amount was reduced to less than a fourth in 2019. Observers expected a substantial growth of (regulatory-driven) ship recycling over the coming years, are numerous fleets are approaching their end of life</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{"citationID":"dLMk5h5X","properties":{"formattedCitation":"[58]","plainCitation":"[58]","noteIndex":0},"citationItems":[{"id":1836,"uris":["http://zotero.org/groups/5272309/items/B9R3NUT6"],"itemData":{"id":1836,"type":"webpage","container-title":"International Maritime Statistics Forum","language":"en-US","title":"IMSF Annual Meeting, 13-15 May 2024, Athens, Greece.","URL":"https://www.imsf.info/reviews-2","accessed":{"date-parts":[["2025",3,31]]}}}],"schema":"https://github.com/citation-style-language/schema/raw/master/csl-citation.json"} </w:instrText>
            </w:r>
            <w:r w:rsidR="006533C6">
              <w:rPr>
                <w:sz w:val="18"/>
                <w:szCs w:val="18"/>
              </w:rPr>
              <w:fldChar w:fldCharType="separate"/>
            </w:r>
            <w:r w:rsidR="00074BEF" w:rsidRPr="00074BEF">
              <w:rPr>
                <w:sz w:val="18"/>
              </w:rPr>
              <w:t>[58]</w:t>
            </w:r>
            <w:r w:rsidR="006533C6">
              <w:rPr>
                <w:sz w:val="18"/>
                <w:szCs w:val="18"/>
              </w:rPr>
              <w:fldChar w:fldCharType="end"/>
            </w:r>
            <w:r w:rsidRPr="00C61C6E">
              <w:rPr>
                <w:sz w:val="18"/>
                <w:szCs w:val="18"/>
              </w:rPr>
              <w:t xml:space="preserve">. </w:t>
            </w:r>
          </w:p>
          <w:p w14:paraId="11A90D3D" w14:textId="5BD96DD5" w:rsidR="609C799B" w:rsidRPr="00C61C6E" w:rsidRDefault="609C799B" w:rsidP="609C799B">
            <w:pPr>
              <w:spacing w:before="240" w:after="0"/>
            </w:pPr>
            <w:r w:rsidRPr="00C61C6E">
              <w:rPr>
                <w:sz w:val="18"/>
                <w:szCs w:val="18"/>
              </w:rPr>
              <w:t xml:space="preserve">Since 31 December 2018, the EU Ship Recycling Regulation has been requiring all large sea-going vessels sailing under an EU Member State flag to use an approved </w:t>
            </w:r>
            <w:r w:rsidRPr="00C61C6E">
              <w:rPr>
                <w:b/>
                <w:bCs/>
                <w:sz w:val="18"/>
                <w:szCs w:val="18"/>
              </w:rPr>
              <w:t>ship recycling facility</w:t>
            </w:r>
            <w:r w:rsidRPr="00C61C6E">
              <w:rPr>
                <w:sz w:val="18"/>
                <w:szCs w:val="18"/>
              </w:rPr>
              <w:t xml:space="preserve"> included in the European List of ship recycling facilities. Several yards on the European List are also capable of recycling large vessels</w:t>
            </w:r>
            <w:r w:rsidR="006533C6">
              <w:rPr>
                <w:sz w:val="18"/>
                <w:szCs w:val="18"/>
              </w:rPr>
              <w:t xml:space="preserve"> </w:t>
            </w:r>
            <w:r w:rsidR="006533C6">
              <w:rPr>
                <w:sz w:val="18"/>
                <w:szCs w:val="18"/>
              </w:rPr>
              <w:fldChar w:fldCharType="begin"/>
            </w:r>
            <w:r w:rsidR="00074BEF">
              <w:rPr>
                <w:sz w:val="18"/>
                <w:szCs w:val="18"/>
              </w:rPr>
              <w:instrText xml:space="preserve"> ADDIN ZOTERO_ITEM CSL_CITATION {"citationID":"i3raS3ze","properties":{"formattedCitation":"[61]","plainCitation":"[61]","noteIndex":0},"citationItems":[{"id":1839,"uris":["http://zotero.org/groups/5272309/items/XUW76UKC"],"itemData":{"id":1839,"type":"webpage","abstract":"The European Commission has adopted the 11th edition of the European List of ship recycling facilities.","language":"en","title":"Ship Recycling: Updated list of European facilities includes three new yards - European Commission","title-short":"Ship Recycling","URL":"https://environment.ec.europa.eu/news/ship-recycling-updated-list-european-facilities-includes-three-new-yards-2023-07-27_en","accessed":{"date-parts":[["2025",3,31]]}}}],"schema":"https://github.com/citation-style-language/schema/raw/master/csl-citation.json"} </w:instrText>
            </w:r>
            <w:r w:rsidR="006533C6">
              <w:rPr>
                <w:sz w:val="18"/>
                <w:szCs w:val="18"/>
              </w:rPr>
              <w:fldChar w:fldCharType="separate"/>
            </w:r>
            <w:r w:rsidR="00074BEF" w:rsidRPr="00074BEF">
              <w:rPr>
                <w:sz w:val="18"/>
              </w:rPr>
              <w:t>[61]</w:t>
            </w:r>
            <w:r w:rsidR="006533C6">
              <w:rPr>
                <w:sz w:val="18"/>
                <w:szCs w:val="18"/>
              </w:rPr>
              <w:fldChar w:fldCharType="end"/>
            </w:r>
            <w:r w:rsidRPr="00C61C6E">
              <w:rPr>
                <w:sz w:val="18"/>
                <w:szCs w:val="18"/>
              </w:rPr>
              <w:t xml:space="preserve">. </w:t>
            </w:r>
          </w:p>
          <w:p w14:paraId="4E30712D" w14:textId="033551F2" w:rsidR="609C799B" w:rsidRPr="00C61C6E" w:rsidRDefault="609C799B" w:rsidP="609C799B">
            <w:pPr>
              <w:spacing w:before="240" w:after="0"/>
            </w:pPr>
            <w:r w:rsidRPr="00C61C6E">
              <w:rPr>
                <w:sz w:val="18"/>
                <w:szCs w:val="18"/>
              </w:rPr>
              <w:t xml:space="preserve">New business opportunities for the shipbuilding industry arise from </w:t>
            </w:r>
            <w:r w:rsidRPr="00C61C6E">
              <w:rPr>
                <w:b/>
                <w:bCs/>
                <w:sz w:val="18"/>
                <w:szCs w:val="18"/>
              </w:rPr>
              <w:t>emerging trends</w:t>
            </w:r>
            <w:r w:rsidRPr="00C61C6E">
              <w:rPr>
                <w:sz w:val="18"/>
                <w:szCs w:val="18"/>
              </w:rPr>
              <w:t xml:space="preserve"> like expedition cruising and vessel refurbishment, </w:t>
            </w:r>
            <w:r w:rsidRPr="00C61C6E">
              <w:rPr>
                <w:sz w:val="18"/>
                <w:szCs w:val="18"/>
              </w:rPr>
              <w:lastRenderedPageBreak/>
              <w:t xml:space="preserve">urging European shipbuilders to adapt and innovate in a rapidly evolving landscape. </w:t>
            </w:r>
          </w:p>
          <w:p w14:paraId="5BD80032" w14:textId="609BF157" w:rsidR="609C799B" w:rsidRPr="00C61C6E" w:rsidRDefault="609C799B" w:rsidP="006533C6">
            <w:pPr>
              <w:spacing w:before="240" w:after="0"/>
            </w:pPr>
            <w:r w:rsidRPr="00C61C6E">
              <w:rPr>
                <w:b/>
                <w:bCs/>
                <w:sz w:val="18"/>
                <w:szCs w:val="18"/>
                <w:lang w:val="en-US"/>
              </w:rPr>
              <w:t>Order books</w:t>
            </w:r>
            <w:r w:rsidRPr="00C61C6E">
              <w:rPr>
                <w:sz w:val="18"/>
                <w:szCs w:val="18"/>
                <w:lang w:val="en-US"/>
              </w:rPr>
              <w:t xml:space="preserve"> for new buildings of large container vessels and tankers have registered a significant growth over the past 3 years, mainly benefiting Asian shipyards (China, South Korea, Japan), while the EU secured a relatively minor share of global demand (7%)</w:t>
            </w:r>
            <w:r w:rsidR="006533C6">
              <w:rPr>
                <w:sz w:val="18"/>
                <w:szCs w:val="18"/>
                <w:lang w:val="en-US"/>
              </w:rPr>
              <w:t xml:space="preserve"> </w:t>
            </w:r>
            <w:r w:rsidR="006533C6">
              <w:rPr>
                <w:sz w:val="18"/>
                <w:szCs w:val="18"/>
                <w:lang w:val="en-US"/>
              </w:rPr>
              <w:fldChar w:fldCharType="begin"/>
            </w:r>
            <w:r w:rsidR="00074BEF">
              <w:rPr>
                <w:sz w:val="18"/>
                <w:szCs w:val="18"/>
                <w:lang w:val="en-US"/>
              </w:rPr>
              <w:instrText xml:space="preserve"> ADDIN ZOTERO_ITEM CSL_CITATION {"citationID":"0NXPm1xR","properties":{"formattedCitation":"[50]","plainCitation":"[50]","noteIndex":0},"citationItems":[{"id":1800,"uris":["http://zotero.org/groups/5272309/items/NRZJV6LG"],"itemData":{"id":1800,"type":"webpage","abstract":"The Blue Economy is made up of both established and emerging industries that contribute to the long-term economic expansion of ocean resources. Explore the sectors which contribute to the EU Blue Economy.","language":"en","title":"EU Blue Economy Observatory","URL":"https://blue-economy-observatory.ec.europa.eu/index_en","author":[{"family":"European Commission","given":""}],"accessed":{"date-parts":[["2025",3,27]]},"issued":{"date-parts":[["2025",3,26]]}}}],"schema":"https://github.com/citation-style-language/schema/raw/master/csl-citation.json"} </w:instrText>
            </w:r>
            <w:r w:rsidR="006533C6">
              <w:rPr>
                <w:sz w:val="18"/>
                <w:szCs w:val="18"/>
                <w:lang w:val="en-US"/>
              </w:rPr>
              <w:fldChar w:fldCharType="separate"/>
            </w:r>
            <w:r w:rsidR="00074BEF" w:rsidRPr="00074BEF">
              <w:rPr>
                <w:sz w:val="18"/>
              </w:rPr>
              <w:t>[50]</w:t>
            </w:r>
            <w:r w:rsidR="006533C6">
              <w:rPr>
                <w:sz w:val="18"/>
                <w:szCs w:val="18"/>
                <w:lang w:val="en-US"/>
              </w:rPr>
              <w:fldChar w:fldCharType="end"/>
            </w:r>
            <w:r w:rsidRPr="00C61C6E">
              <w:rPr>
                <w:sz w:val="18"/>
                <w:szCs w:val="18"/>
                <w:lang w:val="en-US"/>
              </w:rPr>
              <w:t>.</w:t>
            </w:r>
            <w:r w:rsidRPr="00C61C6E">
              <w:rPr>
                <w:sz w:val="18"/>
                <w:szCs w:val="18"/>
              </w:rPr>
              <w:t xml:space="preserve"> </w:t>
            </w:r>
          </w:p>
        </w:tc>
      </w:tr>
      <w:tr w:rsidR="609C799B" w:rsidRPr="00C61C6E" w14:paraId="4BE0E2EC"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70A76EA5" w14:textId="102DBF4C" w:rsidR="609C799B" w:rsidRPr="00C61C6E" w:rsidRDefault="609C799B" w:rsidP="609C799B">
            <w:pPr>
              <w:spacing w:before="240" w:after="0"/>
              <w:jc w:val="center"/>
            </w:pPr>
            <w:r w:rsidRPr="00C61C6E">
              <w:rPr>
                <w:b/>
                <w:bCs/>
                <w:sz w:val="18"/>
                <w:szCs w:val="18"/>
              </w:rPr>
              <w:lastRenderedPageBreak/>
              <w:t>Coastal tourism</w:t>
            </w:r>
          </w:p>
        </w:tc>
      </w:tr>
      <w:tr w:rsidR="609C799B" w:rsidRPr="00C61C6E" w14:paraId="52146F21"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389EC30" w14:textId="62780A17" w:rsidR="609C799B" w:rsidRPr="00C61C6E" w:rsidRDefault="609C799B" w:rsidP="609C799B">
            <w:pPr>
              <w:spacing w:before="240" w:after="0"/>
            </w:pPr>
            <w:r w:rsidRPr="00C61C6E">
              <w:rPr>
                <w:sz w:val="18"/>
                <w:szCs w:val="18"/>
              </w:rPr>
              <w:t xml:space="preserve">Tourism demand are typically concentrated in a limited number of months, usually July and August. </w:t>
            </w:r>
          </w:p>
          <w:p w14:paraId="6F54D520" w14:textId="46F9EF7C" w:rsidR="609C799B" w:rsidRPr="00C61C6E" w:rsidRDefault="609C799B" w:rsidP="609C799B">
            <w:pPr>
              <w:spacing w:before="240" w:after="0"/>
            </w:pPr>
            <w:r w:rsidRPr="00C61C6E">
              <w:rPr>
                <w:sz w:val="18"/>
                <w:szCs w:val="18"/>
              </w:rPr>
              <w:t xml:space="preserve">The sector was hit hard by the COVID-19 pandemic in 2020 and did not fully recovered. </w:t>
            </w:r>
          </w:p>
          <w:p w14:paraId="2DF07FBE" w14:textId="4F58BFC2" w:rsidR="609C799B" w:rsidRPr="00C61C6E" w:rsidRDefault="609C799B" w:rsidP="609C799B">
            <w:pPr>
              <w:spacing w:before="240" w:after="0"/>
            </w:pPr>
            <w:r w:rsidRPr="00C61C6E">
              <w:rPr>
                <w:sz w:val="18"/>
                <w:szCs w:val="18"/>
              </w:rPr>
              <w:t>Tourism can consume large quantities of energy, water, and plastics, which degrade the environmental quality of destinations and ecosystems, affecting the lives of residents. Unsustainable tourism and over-tourism create strong pressures and impacts on fragile marine and coastal ecosystems. European biodiversity is declining at an alarming rate, with 57% of Atlantic marine habitats, and 75% and 40% of Baltic and Mediterranean marine species respectively, in bad condition</w:t>
            </w:r>
            <w:r w:rsidR="001F46F8">
              <w:rPr>
                <w:sz w:val="18"/>
                <w:szCs w:val="18"/>
              </w:rPr>
              <w:t xml:space="preserve"> </w:t>
            </w:r>
            <w:r w:rsidR="001F46F8">
              <w:rPr>
                <w:sz w:val="18"/>
                <w:szCs w:val="18"/>
              </w:rPr>
              <w:fldChar w:fldCharType="begin"/>
            </w:r>
            <w:r w:rsidR="00074BEF">
              <w:rPr>
                <w:sz w:val="18"/>
                <w:szCs w:val="18"/>
              </w:rPr>
              <w:instrText xml:space="preserve"> ADDIN ZOTERO_ITEM CSL_CITATION {"citationID":"IKN9MPF3","properties":{"formattedCitation":"[62]","plainCitation":"[62]","noteIndex":0},"citationItems":[{"id":1842,"uris":["http://zotero.org/groups/5272309/items/KXB8FHQM"],"itemData":{"id":1842,"type":"webpage","abstract":"The Nature Restoration Law can be a gamechanger for the ocean. It is an opportunity to tackle the triple crises of climate change, biodiversity loss, and environmental degradation.","container-title":"Oceana Europe","language":"en-US","title":"Nature Restoration Law","URL":"https://europe.oceana.org/our-campaigns/nature-restoration-law/","accessed":{"date-parts":[["2025",3,31]]}}}],"schema":"https://github.com/citation-style-language/schema/raw/master/csl-citation.json"} </w:instrText>
            </w:r>
            <w:r w:rsidR="001F46F8">
              <w:rPr>
                <w:sz w:val="18"/>
                <w:szCs w:val="18"/>
              </w:rPr>
              <w:fldChar w:fldCharType="separate"/>
            </w:r>
            <w:r w:rsidR="00074BEF" w:rsidRPr="00074BEF">
              <w:rPr>
                <w:sz w:val="18"/>
              </w:rPr>
              <w:t>[62]</w:t>
            </w:r>
            <w:r w:rsidR="001F46F8">
              <w:rPr>
                <w:sz w:val="18"/>
                <w:szCs w:val="18"/>
              </w:rPr>
              <w:fldChar w:fldCharType="end"/>
            </w:r>
            <w:r w:rsidRPr="00C61C6E">
              <w:rPr>
                <w:sz w:val="18"/>
                <w:szCs w:val="18"/>
              </w:rPr>
              <w:t xml:space="preserve">. </w:t>
            </w:r>
          </w:p>
        </w:tc>
        <w:tc>
          <w:tcPr>
            <w:tcW w:w="5250" w:type="dxa"/>
            <w:tcBorders>
              <w:top w:val="nil"/>
              <w:left w:val="single" w:sz="8" w:space="0" w:color="auto"/>
              <w:bottom w:val="single" w:sz="8" w:space="0" w:color="auto"/>
              <w:right w:val="single" w:sz="8" w:space="0" w:color="auto"/>
            </w:tcBorders>
          </w:tcPr>
          <w:p w14:paraId="35B312D6" w14:textId="66CE4B8C" w:rsidR="609C799B" w:rsidRPr="00C61C6E" w:rsidRDefault="609C799B" w:rsidP="609C799B">
            <w:pPr>
              <w:spacing w:before="240" w:after="0"/>
            </w:pPr>
            <w:r w:rsidRPr="00C61C6E">
              <w:rPr>
                <w:sz w:val="18"/>
                <w:szCs w:val="18"/>
              </w:rPr>
              <w:t xml:space="preserve">The high sensitivity of the sector to exogenous shocks, and its vulnerabilities to climate, nature and geopolitical events highlights the importance of both </w:t>
            </w:r>
            <w:r w:rsidRPr="00C61C6E">
              <w:rPr>
                <w:b/>
                <w:bCs/>
                <w:sz w:val="18"/>
                <w:szCs w:val="18"/>
              </w:rPr>
              <w:t>supply-side and demand-side</w:t>
            </w:r>
            <w:r w:rsidRPr="00C61C6E">
              <w:rPr>
                <w:sz w:val="18"/>
                <w:szCs w:val="18"/>
              </w:rPr>
              <w:t xml:space="preserve"> measures to promote sustainable practices in the sector and a responsible tourist behaviour.  </w:t>
            </w:r>
          </w:p>
          <w:p w14:paraId="1E8E8448" w14:textId="6FB31EEF" w:rsidR="609C799B" w:rsidRPr="00C61C6E" w:rsidRDefault="609C799B" w:rsidP="609C799B">
            <w:pPr>
              <w:spacing w:before="240" w:after="0"/>
            </w:pPr>
            <w:r w:rsidRPr="00C61C6E">
              <w:rPr>
                <w:sz w:val="18"/>
                <w:szCs w:val="18"/>
              </w:rPr>
              <w:t>The</w:t>
            </w:r>
            <w:r w:rsidRPr="00C61C6E">
              <w:rPr>
                <w:b/>
                <w:bCs/>
                <w:sz w:val="18"/>
                <w:szCs w:val="18"/>
              </w:rPr>
              <w:t xml:space="preserve"> Nature Restoration Law</w:t>
            </w:r>
            <w:r w:rsidRPr="00C61C6E">
              <w:rPr>
                <w:sz w:val="18"/>
                <w:szCs w:val="18"/>
              </w:rPr>
              <w:t xml:space="preserve"> has the potential to be a game-changer for the ocean, by supporting the restoration of damaged marine habitats to support biodiversity and resilience to climate change</w:t>
            </w:r>
            <w:r w:rsidR="001F46F8">
              <w:rPr>
                <w:sz w:val="18"/>
                <w:szCs w:val="18"/>
              </w:rPr>
              <w:t xml:space="preserve"> </w:t>
            </w:r>
            <w:r w:rsidR="001F46F8">
              <w:rPr>
                <w:sz w:val="18"/>
                <w:szCs w:val="18"/>
              </w:rPr>
              <w:fldChar w:fldCharType="begin"/>
            </w:r>
            <w:r w:rsidR="00074BEF">
              <w:rPr>
                <w:sz w:val="18"/>
                <w:szCs w:val="18"/>
              </w:rPr>
              <w:instrText xml:space="preserve"> ADDIN ZOTERO_ITEM CSL_CITATION {"citationID":"yF3Z6MaX","properties":{"formattedCitation":"[63]","plainCitation":"[63]","noteIndex":0},"citationItems":[{"id":237,"uris":["http://zotero.org/groups/5272309/items/52Y5YJ9M"],"itemData":{"id":237,"type":"bill","language":"en","title":"Proposal for a REGULATION OF THE EUROPEAN PARLIAMENT AND OF THE COUNCIL on nature restoration","title-short":"COM(2022) 304","URL":"https://eur-lex.europa.eu/legal-content/EN/TXT/?uri=CELEX%3A52022PC0304","accessed":{"date-parts":[["2023",11,22]]},"issued":{"date-parts":[["2022",6,22]]}}}],"schema":"https://github.com/citation-style-language/schema/raw/master/csl-citation.json"} </w:instrText>
            </w:r>
            <w:r w:rsidR="001F46F8">
              <w:rPr>
                <w:sz w:val="18"/>
                <w:szCs w:val="18"/>
              </w:rPr>
              <w:fldChar w:fldCharType="separate"/>
            </w:r>
            <w:r w:rsidR="00074BEF" w:rsidRPr="00074BEF">
              <w:rPr>
                <w:sz w:val="18"/>
              </w:rPr>
              <w:t>[63]</w:t>
            </w:r>
            <w:r w:rsidR="001F46F8">
              <w:rPr>
                <w:sz w:val="18"/>
                <w:szCs w:val="18"/>
              </w:rPr>
              <w:fldChar w:fldCharType="end"/>
            </w:r>
            <w:r w:rsidR="00054C85">
              <w:rPr>
                <w:sz w:val="18"/>
                <w:szCs w:val="18"/>
              </w:rPr>
              <w:t xml:space="preserve"> </w:t>
            </w:r>
            <w:r w:rsidR="00054C85">
              <w:rPr>
                <w:sz w:val="18"/>
                <w:szCs w:val="18"/>
              </w:rPr>
              <w:fldChar w:fldCharType="begin"/>
            </w:r>
            <w:r w:rsidR="00074BEF">
              <w:rPr>
                <w:sz w:val="18"/>
                <w:szCs w:val="18"/>
              </w:rPr>
              <w:instrText xml:space="preserve"> ADDIN ZOTERO_ITEM CSL_CITATION {"citationID":"A8VKsnMZ","properties":{"formattedCitation":"[64]","plainCitation":"[64]","noteIndex":0},"citationItems":[{"id":1840,"uris":["http://zotero.org/groups/5272309/items/798VFW2E"],"itemData":{"id":1840,"type":"webpage","abstract":"The European Commission’s proposal for a Nature Restoration Law is the first continent-wide, comprehensive law of its kind. #GenerationRestoration #EUBiodiversity","language":"en","title":"The EU #NatureRestoration Law","URL":"https://environment.ec.europa.eu/topics/nature-and-biodiversity/nature-restoration-regulation_en","accessed":{"date-parts":[["2025",3,31]]},"issued":{"date-parts":[["2025",3,28]]}}}],"schema":"https://github.com/citation-style-language/schema/raw/master/csl-citation.json"} </w:instrText>
            </w:r>
            <w:r w:rsidR="00054C85">
              <w:rPr>
                <w:sz w:val="18"/>
                <w:szCs w:val="18"/>
              </w:rPr>
              <w:fldChar w:fldCharType="separate"/>
            </w:r>
            <w:r w:rsidR="00074BEF" w:rsidRPr="00074BEF">
              <w:rPr>
                <w:sz w:val="18"/>
              </w:rPr>
              <w:t>[64]</w:t>
            </w:r>
            <w:r w:rsidR="00054C85">
              <w:rPr>
                <w:sz w:val="18"/>
                <w:szCs w:val="18"/>
              </w:rPr>
              <w:fldChar w:fldCharType="end"/>
            </w:r>
            <w:r w:rsidRPr="00C61C6E">
              <w:rPr>
                <w:sz w:val="18"/>
                <w:szCs w:val="18"/>
              </w:rPr>
              <w:t xml:space="preserve">. </w:t>
            </w:r>
          </w:p>
          <w:p w14:paraId="7614F5AC" w14:textId="6CC9A2D7" w:rsidR="609C799B" w:rsidRPr="00C61C6E" w:rsidRDefault="609C799B" w:rsidP="609C799B">
            <w:pPr>
              <w:spacing w:before="240" w:after="0"/>
            </w:pPr>
            <w:r w:rsidRPr="00C61C6E">
              <w:rPr>
                <w:sz w:val="18"/>
                <w:szCs w:val="18"/>
              </w:rPr>
              <w:t xml:space="preserve">According to a recent study, adopting clear environmental goals, </w:t>
            </w:r>
            <w:r w:rsidRPr="00C61C6E">
              <w:rPr>
                <w:b/>
                <w:bCs/>
                <w:sz w:val="18"/>
                <w:szCs w:val="18"/>
              </w:rPr>
              <w:t>circular economy principles</w:t>
            </w:r>
            <w:r w:rsidRPr="00C61C6E">
              <w:rPr>
                <w:sz w:val="18"/>
                <w:szCs w:val="18"/>
              </w:rPr>
              <w:t xml:space="preserve">, energy efficiency and fuel flexibility, and collaboration across the ecosystem are no-regrets measures that can be taken now to facilitate the sustainability transition of the sector. Good practices in this sense have been identified across a range of cruise tourism-related activities, ranging from Onshore Power Supply (OPS), LNG bunkering, sustainable cruise terminals, food waste reduction and waste treatment to a holistic approach to destination management </w:t>
            </w:r>
            <w:r w:rsidRPr="00054C85">
              <w:rPr>
                <w:sz w:val="18"/>
                <w:szCs w:val="18"/>
                <w:highlight w:val="yellow"/>
              </w:rPr>
              <w:t>(Deloitte 2023).</w:t>
            </w:r>
            <w:r w:rsidRPr="00C61C6E">
              <w:rPr>
                <w:sz w:val="18"/>
                <w:szCs w:val="18"/>
              </w:rPr>
              <w:t xml:space="preserve"> Travel and tourism actors can both act as enablers of circularity in a wider economic context, and at the same time benefit from circularity models in other industrial value chains. </w:t>
            </w:r>
          </w:p>
        </w:tc>
      </w:tr>
      <w:tr w:rsidR="609C799B" w:rsidRPr="00C61C6E" w14:paraId="14A8011B"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54863F72" w14:textId="45950A8D" w:rsidR="609C799B" w:rsidRPr="00C61C6E" w:rsidRDefault="609C799B" w:rsidP="609C799B">
            <w:pPr>
              <w:spacing w:before="240" w:after="0"/>
              <w:jc w:val="center"/>
            </w:pPr>
            <w:r w:rsidRPr="00C61C6E">
              <w:rPr>
                <w:b/>
                <w:bCs/>
                <w:sz w:val="18"/>
                <w:szCs w:val="18"/>
              </w:rPr>
              <w:t>Desalination</w:t>
            </w:r>
          </w:p>
        </w:tc>
      </w:tr>
      <w:tr w:rsidR="609C799B" w:rsidRPr="00C61C6E" w14:paraId="0724B684"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D3436ED" w14:textId="5E3D13BC" w:rsidR="609C799B" w:rsidRPr="00C61C6E" w:rsidRDefault="609C799B" w:rsidP="609C799B">
            <w:pPr>
              <w:spacing w:before="240" w:after="0"/>
            </w:pPr>
            <w:r w:rsidRPr="00C61C6E">
              <w:rPr>
                <w:sz w:val="18"/>
                <w:szCs w:val="18"/>
              </w:rPr>
              <w:t>It is predicted that many regions in the EU will face severe water scarcity by 2050, when water demand is expected to increase by up to 30%</w:t>
            </w:r>
            <w:r w:rsidR="001F46F8">
              <w:rPr>
                <w:sz w:val="18"/>
                <w:szCs w:val="18"/>
                <w:vertAlign w:val="superscript"/>
              </w:rPr>
              <w:t xml:space="preserve"> </w:t>
            </w:r>
            <w:r w:rsidR="001F46F8">
              <w:rPr>
                <w:sz w:val="18"/>
                <w:szCs w:val="18"/>
                <w:vertAlign w:val="superscript"/>
              </w:rPr>
              <w:fldChar w:fldCharType="begin"/>
            </w:r>
            <w:r w:rsidR="00074BEF">
              <w:rPr>
                <w:sz w:val="18"/>
                <w:szCs w:val="18"/>
                <w:vertAlign w:val="superscript"/>
              </w:rPr>
              <w:instrText xml:space="preserve"> ADDIN ZOTERO_ITEM CSL_CITATION {"citationID":"2ND1R0yR","properties":{"formattedCitation":"[65]","plainCitation":"[65]","noteIndex":0},"citationItems":[{"id":1841,"uris":["http://zotero.org/groups/5272309/items/RK696NFP"],"itemData":{"id":1841,"type":"webpage","abstract":"WRI works with governments, businesses and civil society to understand water risks and scarcity, helping the world invest in solutions for water security.","language":"en","title":"Understanding Risk and Investing in Solutions for Water Security | World Resources Institute","URL":"https://www.wri.org/freshwater","accessed":{"date-parts":[["2025",3,31]]}}}],"schema":"https://github.com/citation-style-language/schema/raw/master/csl-citation.json"} </w:instrText>
            </w:r>
            <w:r w:rsidR="001F46F8">
              <w:rPr>
                <w:sz w:val="18"/>
                <w:szCs w:val="18"/>
                <w:vertAlign w:val="superscript"/>
              </w:rPr>
              <w:fldChar w:fldCharType="separate"/>
            </w:r>
            <w:r w:rsidR="00074BEF" w:rsidRPr="00074BEF">
              <w:rPr>
                <w:sz w:val="18"/>
              </w:rPr>
              <w:t>[65]</w:t>
            </w:r>
            <w:r w:rsidR="001F46F8">
              <w:rPr>
                <w:sz w:val="18"/>
                <w:szCs w:val="18"/>
                <w:vertAlign w:val="superscript"/>
              </w:rPr>
              <w:fldChar w:fldCharType="end"/>
            </w:r>
            <w:r w:rsidRPr="00C61C6E">
              <w:rPr>
                <w:sz w:val="18"/>
                <w:szCs w:val="18"/>
              </w:rPr>
              <w:t xml:space="preserve">. </w:t>
            </w:r>
          </w:p>
          <w:p w14:paraId="2F55AF17" w14:textId="4042EC73" w:rsidR="609C799B" w:rsidRPr="00C61C6E" w:rsidRDefault="609C799B" w:rsidP="609C799B">
            <w:pPr>
              <w:spacing w:before="240" w:after="0"/>
            </w:pPr>
            <w:r w:rsidRPr="00C61C6E">
              <w:rPr>
                <w:sz w:val="18"/>
                <w:szCs w:val="18"/>
              </w:rPr>
              <w:t>Desalination can help tackle issues of water scarcity. However, this technology is energy-intensive, costly and can have significant environmental impacts both in terms of GHG emissions and in terms of brine discharge in marine ecosystems, which accumulates on the seafloor, threatening species that are sensitive to the level of salinity (</w:t>
            </w:r>
            <w:r w:rsidRPr="0071329D">
              <w:rPr>
                <w:sz w:val="18"/>
                <w:szCs w:val="18"/>
                <w:highlight w:val="yellow"/>
              </w:rPr>
              <w:t>EEA 2012</w:t>
            </w:r>
            <w:r w:rsidRPr="00C61C6E">
              <w:rPr>
                <w:sz w:val="18"/>
                <w:szCs w:val="18"/>
              </w:rPr>
              <w:t xml:space="preserve">). </w:t>
            </w:r>
          </w:p>
          <w:p w14:paraId="2EDEC9BB" w14:textId="20D2F341" w:rsidR="609C799B" w:rsidRPr="00C61C6E" w:rsidRDefault="609C799B" w:rsidP="609C799B">
            <w:pPr>
              <w:spacing w:before="240" w:after="0"/>
            </w:pPr>
            <w:r w:rsidRPr="00C61C6E">
              <w:rPr>
                <w:sz w:val="18"/>
                <w:szCs w:val="18"/>
              </w:rPr>
              <w:t xml:space="preserve">Approximately 1.5 litres of brine (salt-saturated water) are produced as waste for every litre of fresh water. </w:t>
            </w:r>
          </w:p>
        </w:tc>
        <w:tc>
          <w:tcPr>
            <w:tcW w:w="5250" w:type="dxa"/>
            <w:tcBorders>
              <w:top w:val="nil"/>
              <w:left w:val="single" w:sz="8" w:space="0" w:color="auto"/>
              <w:bottom w:val="single" w:sz="8" w:space="0" w:color="auto"/>
              <w:right w:val="single" w:sz="8" w:space="0" w:color="auto"/>
            </w:tcBorders>
          </w:tcPr>
          <w:p w14:paraId="338A9B94" w14:textId="329AA444" w:rsidR="609C799B" w:rsidRPr="00C61C6E" w:rsidRDefault="609C799B" w:rsidP="609C799B">
            <w:pPr>
              <w:spacing w:before="240" w:after="0"/>
            </w:pPr>
            <w:r w:rsidRPr="00C61C6E">
              <w:rPr>
                <w:sz w:val="18"/>
                <w:szCs w:val="18"/>
              </w:rPr>
              <w:t xml:space="preserve">Augmenting freshwater supply through </w:t>
            </w:r>
            <w:r w:rsidRPr="00C61C6E">
              <w:rPr>
                <w:b/>
                <w:bCs/>
                <w:sz w:val="18"/>
                <w:szCs w:val="18"/>
              </w:rPr>
              <w:t>seawater desalination</w:t>
            </w:r>
            <w:r w:rsidRPr="00C61C6E">
              <w:rPr>
                <w:sz w:val="18"/>
                <w:szCs w:val="18"/>
              </w:rPr>
              <w:t xml:space="preserve"> is already a cornerstone of drinking water security policies, as well as a source of complementary freshwater for agricultural, industrial and municipal uses in some EU countries (</w:t>
            </w:r>
            <w:r w:rsidRPr="0071329D">
              <w:rPr>
                <w:sz w:val="18"/>
                <w:szCs w:val="18"/>
                <w:highlight w:val="yellow"/>
              </w:rPr>
              <w:t>EU Blue Economy Report 2024</w:t>
            </w:r>
            <w:r w:rsidRPr="00C61C6E">
              <w:rPr>
                <w:sz w:val="18"/>
                <w:szCs w:val="18"/>
              </w:rPr>
              <w:t>).  A recent review of the largest vendors shows that EU companies represent a significant share of technology providers.</w:t>
            </w:r>
          </w:p>
          <w:p w14:paraId="5AA8F7C7" w14:textId="6E10DE66" w:rsidR="609C799B" w:rsidRPr="00C61C6E" w:rsidRDefault="609C799B" w:rsidP="609C799B">
            <w:pPr>
              <w:spacing w:before="240" w:after="0"/>
            </w:pPr>
            <w:r w:rsidRPr="00C61C6E">
              <w:rPr>
                <w:sz w:val="18"/>
                <w:szCs w:val="18"/>
              </w:rPr>
              <w:t xml:space="preserve">Efforts to mitigate its impacts combined with technological advancements are enabling a transition to </w:t>
            </w:r>
            <w:r w:rsidRPr="00C61C6E">
              <w:rPr>
                <w:b/>
                <w:bCs/>
                <w:sz w:val="18"/>
                <w:szCs w:val="18"/>
              </w:rPr>
              <w:t>sustainable desalination</w:t>
            </w:r>
            <w:r w:rsidRPr="00C61C6E">
              <w:rPr>
                <w:sz w:val="18"/>
                <w:szCs w:val="18"/>
              </w:rPr>
              <w:t>.</w:t>
            </w:r>
            <w:r w:rsidRPr="00C61C6E">
              <w:rPr>
                <w:b/>
                <w:bCs/>
                <w:sz w:val="18"/>
                <w:szCs w:val="18"/>
              </w:rPr>
              <w:t xml:space="preserve"> </w:t>
            </w:r>
            <w:r w:rsidRPr="00C61C6E">
              <w:rPr>
                <w:sz w:val="18"/>
                <w:szCs w:val="18"/>
              </w:rPr>
              <w:t xml:space="preserve">There is a huge innovation potential to i) significantly reduce the currently very high and costly energy consumption, ii) reduce the greenhouse gas emissions of installations (by using renewable energies), and iii) reduce the impacts on the environment through the reduction and appropriate disposal of brine discharges, ideally combined with the recovery of valuable minerals and energy from salt water.  </w:t>
            </w:r>
          </w:p>
          <w:p w14:paraId="631AAEF7" w14:textId="2A3ABB49" w:rsidR="609C799B" w:rsidRPr="00C61C6E" w:rsidRDefault="609C799B" w:rsidP="609C799B">
            <w:pPr>
              <w:spacing w:before="240" w:after="0"/>
            </w:pPr>
            <w:r w:rsidRPr="00C61C6E">
              <w:rPr>
                <w:sz w:val="18"/>
                <w:szCs w:val="18"/>
              </w:rPr>
              <w:t xml:space="preserve">Desalination must be framed in an </w:t>
            </w:r>
            <w:r w:rsidRPr="00C61C6E">
              <w:rPr>
                <w:b/>
                <w:bCs/>
                <w:sz w:val="18"/>
                <w:szCs w:val="18"/>
              </w:rPr>
              <w:t>integrated water management</w:t>
            </w:r>
            <w:r w:rsidRPr="00C61C6E">
              <w:rPr>
                <w:sz w:val="18"/>
                <w:szCs w:val="18"/>
              </w:rPr>
              <w:t xml:space="preserve"> approach, with rigorous application of the “efficiency first” principle and with a sustainable balance between water supply and demand.  </w:t>
            </w:r>
          </w:p>
        </w:tc>
      </w:tr>
      <w:tr w:rsidR="609C799B" w:rsidRPr="00C61C6E" w14:paraId="7A3704D3"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5D66E973" w14:textId="410EA301" w:rsidR="609C799B" w:rsidRPr="00C61C6E" w:rsidRDefault="609C799B" w:rsidP="609C799B">
            <w:pPr>
              <w:spacing w:before="240" w:after="0"/>
              <w:jc w:val="center"/>
            </w:pPr>
            <w:r w:rsidRPr="00C61C6E">
              <w:rPr>
                <w:b/>
                <w:bCs/>
                <w:sz w:val="18"/>
                <w:szCs w:val="18"/>
              </w:rPr>
              <w:t>Defence</w:t>
            </w:r>
          </w:p>
        </w:tc>
      </w:tr>
      <w:tr w:rsidR="609C799B" w:rsidRPr="00C61C6E" w14:paraId="055C5CF1"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4BB01E8B" w14:textId="76AA3AF6" w:rsidR="609C799B" w:rsidRPr="00C61C6E" w:rsidRDefault="609C799B" w:rsidP="609C799B">
            <w:pPr>
              <w:spacing w:before="240" w:after="0"/>
            </w:pPr>
            <w:r w:rsidRPr="00C61C6E">
              <w:rPr>
                <w:sz w:val="18"/>
                <w:szCs w:val="18"/>
              </w:rPr>
              <w:lastRenderedPageBreak/>
              <w:t xml:space="preserve">Maritime defence, security and surveillance sectors are gaining relevance and expanding with many technological innovations and applications for military and civilian uses (dual-use). Maritime security is affected by transnational crime, piracy, territorial disputes and threat of seabed warfare. </w:t>
            </w:r>
          </w:p>
          <w:p w14:paraId="340CAAE5" w14:textId="7ED5C5B0" w:rsidR="609C799B" w:rsidRPr="00C61C6E" w:rsidRDefault="609C799B" w:rsidP="609C799B">
            <w:pPr>
              <w:spacing w:before="240" w:after="0"/>
            </w:pPr>
            <w:r w:rsidRPr="00C61C6E">
              <w:rPr>
                <w:sz w:val="18"/>
                <w:szCs w:val="18"/>
              </w:rPr>
              <w:t xml:space="preserve">Building and maintaining a state-of-the-art military complex is complex and expensive. In the EU there is a wide diversification of military equipment. </w:t>
            </w:r>
          </w:p>
        </w:tc>
        <w:tc>
          <w:tcPr>
            <w:tcW w:w="5250" w:type="dxa"/>
            <w:tcBorders>
              <w:top w:val="nil"/>
              <w:left w:val="single" w:sz="8" w:space="0" w:color="auto"/>
              <w:bottom w:val="single" w:sz="8" w:space="0" w:color="auto"/>
              <w:right w:val="single" w:sz="8" w:space="0" w:color="auto"/>
            </w:tcBorders>
          </w:tcPr>
          <w:p w14:paraId="5D20C7B3" w14:textId="5484DA69" w:rsidR="609C799B" w:rsidRPr="00C61C6E" w:rsidRDefault="609C799B" w:rsidP="609C799B">
            <w:pPr>
              <w:spacing w:before="240" w:after="0"/>
              <w:rPr>
                <w:sz w:val="18"/>
                <w:szCs w:val="18"/>
              </w:rPr>
            </w:pPr>
            <w:r w:rsidRPr="00C61C6E">
              <w:rPr>
                <w:sz w:val="18"/>
                <w:szCs w:val="18"/>
              </w:rPr>
              <w:t xml:space="preserve">Maritime defence has important relations and </w:t>
            </w:r>
            <w:r w:rsidRPr="00C61C6E">
              <w:rPr>
                <w:b/>
                <w:bCs/>
                <w:sz w:val="18"/>
                <w:szCs w:val="18"/>
              </w:rPr>
              <w:t>synergies</w:t>
            </w:r>
            <w:r w:rsidRPr="00C61C6E">
              <w:rPr>
                <w:sz w:val="18"/>
                <w:szCs w:val="18"/>
              </w:rPr>
              <w:t xml:space="preserve"> with other blue economy sectors such as maritime transport, shipbuilding and port activities. From securing transport routes to creating book orders in shipyards for new vessels.  </w:t>
            </w:r>
          </w:p>
          <w:p w14:paraId="528376D5" w14:textId="2AFE6183" w:rsidR="609C799B" w:rsidRPr="00C61C6E" w:rsidRDefault="609C799B" w:rsidP="609C799B">
            <w:pPr>
              <w:spacing w:before="240" w:after="0"/>
            </w:pPr>
            <w:r w:rsidRPr="00C61C6E">
              <w:rPr>
                <w:b/>
                <w:bCs/>
                <w:sz w:val="18"/>
                <w:szCs w:val="18"/>
              </w:rPr>
              <w:t>Technological innovation</w:t>
            </w:r>
            <w:r w:rsidRPr="00C61C6E">
              <w:rPr>
                <w:sz w:val="18"/>
                <w:szCs w:val="18"/>
              </w:rPr>
              <w:t xml:space="preserve"> for the maritime defence industry steers innovation in other marine sectors; i.e., military innovations (e.g. radars and sonars) often ends in civil sectors after some time. </w:t>
            </w:r>
          </w:p>
          <w:p w14:paraId="4B82559E" w14:textId="3893BFA8" w:rsidR="609C799B" w:rsidRPr="00C61C6E" w:rsidRDefault="609C799B" w:rsidP="609C799B">
            <w:pPr>
              <w:spacing w:before="240" w:after="0"/>
            </w:pPr>
            <w:r w:rsidRPr="00C61C6E">
              <w:rPr>
                <w:sz w:val="18"/>
                <w:szCs w:val="18"/>
              </w:rPr>
              <w:t xml:space="preserve">To prepare against seabed warfare, the industry is developing </w:t>
            </w:r>
            <w:r w:rsidRPr="00C61C6E">
              <w:rPr>
                <w:b/>
                <w:bCs/>
                <w:sz w:val="18"/>
                <w:szCs w:val="18"/>
              </w:rPr>
              <w:t xml:space="preserve">Autonomous Underwater Vehicles </w:t>
            </w:r>
            <w:r w:rsidRPr="00C61C6E">
              <w:rPr>
                <w:sz w:val="18"/>
                <w:szCs w:val="18"/>
              </w:rPr>
              <w:t xml:space="preserve">and Unmanned Underwater Vehicles, with a focus on advanced navigation and communications, efficient energy and propulsion system. </w:t>
            </w:r>
          </w:p>
        </w:tc>
      </w:tr>
      <w:tr w:rsidR="609C799B" w:rsidRPr="00C61C6E" w14:paraId="47182371" w14:textId="77777777" w:rsidTr="595C0A91">
        <w:trPr>
          <w:trHeight w:val="300"/>
        </w:trPr>
        <w:tc>
          <w:tcPr>
            <w:tcW w:w="9015" w:type="dxa"/>
            <w:gridSpan w:val="2"/>
            <w:tcBorders>
              <w:top w:val="single" w:sz="8" w:space="0" w:color="auto"/>
              <w:left w:val="single" w:sz="8" w:space="0" w:color="auto"/>
              <w:bottom w:val="single" w:sz="8" w:space="0" w:color="auto"/>
              <w:right w:val="single" w:sz="8" w:space="0" w:color="auto"/>
            </w:tcBorders>
            <w:shd w:val="clear" w:color="auto" w:fill="E7E6E6" w:themeFill="background2"/>
          </w:tcPr>
          <w:p w14:paraId="5DAE223F" w14:textId="61DEDD85" w:rsidR="609C799B" w:rsidRPr="00C61C6E" w:rsidRDefault="609C799B" w:rsidP="609C799B">
            <w:pPr>
              <w:spacing w:before="240" w:after="0"/>
              <w:jc w:val="center"/>
            </w:pPr>
            <w:r w:rsidRPr="00C61C6E">
              <w:rPr>
                <w:b/>
                <w:bCs/>
                <w:sz w:val="18"/>
                <w:szCs w:val="18"/>
              </w:rPr>
              <w:t>Blue biotechnology</w:t>
            </w:r>
          </w:p>
        </w:tc>
      </w:tr>
      <w:tr w:rsidR="609C799B" w:rsidRPr="00C61C6E" w14:paraId="36B102EA" w14:textId="77777777" w:rsidTr="595C0A91">
        <w:trPr>
          <w:trHeight w:val="300"/>
        </w:trPr>
        <w:tc>
          <w:tcPr>
            <w:tcW w:w="3765" w:type="dxa"/>
            <w:tcBorders>
              <w:top w:val="single" w:sz="8" w:space="0" w:color="auto"/>
              <w:left w:val="single" w:sz="8" w:space="0" w:color="auto"/>
              <w:bottom w:val="single" w:sz="8" w:space="0" w:color="auto"/>
              <w:right w:val="single" w:sz="8" w:space="0" w:color="auto"/>
            </w:tcBorders>
          </w:tcPr>
          <w:p w14:paraId="7AFBFD12" w14:textId="57A3F7D9" w:rsidR="609C799B" w:rsidRPr="00C61C6E" w:rsidRDefault="609C799B" w:rsidP="609C799B">
            <w:pPr>
              <w:spacing w:before="240" w:after="0"/>
            </w:pPr>
            <w:r w:rsidRPr="00C61C6E">
              <w:rPr>
                <w:sz w:val="18"/>
                <w:szCs w:val="18"/>
              </w:rPr>
              <w:t xml:space="preserve">Algae aquaculture faces challenges like reduced domestic demand, fierce Asian competition and regulatory hurdles. Also, the industry depends on unpredictable conditions at sea, which may lead to increased yield variations. </w:t>
            </w:r>
          </w:p>
          <w:p w14:paraId="23350DB7" w14:textId="5FCCD635" w:rsidR="609C799B" w:rsidRPr="00C61C6E" w:rsidRDefault="609C799B" w:rsidP="609C799B">
            <w:pPr>
              <w:spacing w:before="240" w:after="0"/>
            </w:pPr>
            <w:r w:rsidRPr="00C61C6E">
              <w:rPr>
                <w:sz w:val="18"/>
                <w:szCs w:val="18"/>
              </w:rPr>
              <w:t xml:space="preserve">Despite around 30% of algae-related companies located in Europe, the EU (including EEA countries) still has less than 1% of global algae production. </w:t>
            </w:r>
          </w:p>
          <w:p w14:paraId="113F1283" w14:textId="7A14D4D8" w:rsidR="609C799B" w:rsidRPr="00C61C6E" w:rsidRDefault="609C799B" w:rsidP="609C799B">
            <w:pPr>
              <w:spacing w:before="240" w:after="0"/>
            </w:pPr>
            <w:r w:rsidRPr="00C61C6E">
              <w:rPr>
                <w:sz w:val="18"/>
                <w:szCs w:val="18"/>
              </w:rPr>
              <w:t xml:space="preserve">Europe is lagging behind on cellular aquaculture and has not regulated yet any cell-based product yet. </w:t>
            </w:r>
          </w:p>
        </w:tc>
        <w:tc>
          <w:tcPr>
            <w:tcW w:w="5250" w:type="dxa"/>
            <w:tcBorders>
              <w:top w:val="nil"/>
              <w:left w:val="single" w:sz="8" w:space="0" w:color="auto"/>
              <w:bottom w:val="single" w:sz="8" w:space="0" w:color="auto"/>
              <w:right w:val="single" w:sz="8" w:space="0" w:color="auto"/>
            </w:tcBorders>
          </w:tcPr>
          <w:p w14:paraId="31A2090E" w14:textId="13B81514" w:rsidR="609C799B" w:rsidRPr="00C61C6E" w:rsidRDefault="609C799B" w:rsidP="609C799B">
            <w:pPr>
              <w:spacing w:before="240" w:after="0"/>
            </w:pPr>
            <w:r w:rsidRPr="00C61C6E">
              <w:rPr>
                <w:sz w:val="18"/>
                <w:szCs w:val="18"/>
              </w:rPr>
              <w:t>Harnessing marine living organisms for the development of pharmaceuticals, nutraceuticals, cosmetics and personal care products, and biomaterials (e.g. biofuel and bioplastic) can help</w:t>
            </w:r>
            <w:r w:rsidRPr="00C61C6E">
              <w:rPr>
                <w:b/>
                <w:bCs/>
                <w:sz w:val="18"/>
                <w:szCs w:val="18"/>
              </w:rPr>
              <w:t xml:space="preserve"> tackle global challenges </w:t>
            </w:r>
            <w:r w:rsidRPr="00C61C6E">
              <w:rPr>
                <w:sz w:val="18"/>
                <w:szCs w:val="18"/>
              </w:rPr>
              <w:t xml:space="preserve">such as disease, food security, and climate change, but also, bioremediation and environmental monitoring of pollutants (e.g. bacteria and fungi able to degrade organic pollutants and detoxify heavy metals).  </w:t>
            </w:r>
          </w:p>
          <w:p w14:paraId="25767077" w14:textId="323C8907" w:rsidR="609C799B" w:rsidRPr="00C61C6E" w:rsidRDefault="609C799B" w:rsidP="609C799B">
            <w:pPr>
              <w:spacing w:before="240" w:after="0"/>
            </w:pPr>
            <w:r w:rsidRPr="00C61C6E">
              <w:rPr>
                <w:sz w:val="18"/>
                <w:szCs w:val="18"/>
              </w:rPr>
              <w:t xml:space="preserve">Innovation in </w:t>
            </w:r>
            <w:r w:rsidRPr="00C61C6E">
              <w:rPr>
                <w:b/>
                <w:bCs/>
                <w:sz w:val="18"/>
                <w:szCs w:val="18"/>
              </w:rPr>
              <w:t>seaweed and microalgae</w:t>
            </w:r>
            <w:r w:rsidRPr="00C61C6E">
              <w:rPr>
                <w:sz w:val="18"/>
                <w:szCs w:val="18"/>
              </w:rPr>
              <w:t xml:space="preserve"> production, supported by initiatives like the EU's Algae Initiative, is essential for unlocking its potential and overcoming scalability and market acceptance obstacles. </w:t>
            </w:r>
          </w:p>
          <w:p w14:paraId="21049906" w14:textId="71030047" w:rsidR="609C799B" w:rsidRPr="00C61C6E" w:rsidRDefault="609C799B" w:rsidP="609C799B">
            <w:pPr>
              <w:spacing w:before="240" w:after="0"/>
            </w:pPr>
            <w:r w:rsidRPr="00C61C6E">
              <w:rPr>
                <w:b/>
                <w:bCs/>
                <w:sz w:val="18"/>
                <w:szCs w:val="18"/>
              </w:rPr>
              <w:t>Cellular aquaculture</w:t>
            </w:r>
            <w:r w:rsidRPr="00C61C6E">
              <w:rPr>
                <w:sz w:val="18"/>
                <w:szCs w:val="18"/>
              </w:rPr>
              <w:t xml:space="preserve">, also known as cell-based or cultured seafood production, represents a revolutionary approach to aquaculture that involves the cultivation of seafood products from animal cells in a controlled laboratory setting. </w:t>
            </w:r>
          </w:p>
        </w:tc>
      </w:tr>
    </w:tbl>
    <w:p w14:paraId="609CBCCD" w14:textId="5152BFE7" w:rsidR="00596C2F" w:rsidRDefault="00596C2F" w:rsidP="609C799B">
      <w:pPr>
        <w:spacing w:before="240" w:after="240"/>
      </w:pPr>
    </w:p>
    <w:p w14:paraId="016A055C" w14:textId="5C928EC6" w:rsidR="00C61C6E" w:rsidRPr="00C61C6E" w:rsidRDefault="00C61C6E" w:rsidP="00C61C6E">
      <w:pPr>
        <w:spacing w:before="240" w:after="240"/>
        <w:rPr>
          <w:b/>
        </w:rPr>
      </w:pPr>
      <w:r w:rsidRPr="00C61C6E">
        <w:rPr>
          <w:b/>
        </w:rPr>
        <w:t xml:space="preserve">Box. </w:t>
      </w:r>
      <w:r>
        <w:rPr>
          <w:b/>
        </w:rPr>
        <w:t xml:space="preserve">Closing the data gap for </w:t>
      </w:r>
      <w:commentRangeStart w:id="29"/>
      <w:r w:rsidRPr="00C61C6E">
        <w:rPr>
          <w:b/>
        </w:rPr>
        <w:t>MACROALGAE</w:t>
      </w:r>
      <w:commentRangeEnd w:id="29"/>
      <w:r w:rsidR="003949A0">
        <w:rPr>
          <w:rStyle w:val="CommentReference"/>
          <w:lang w:eastAsia="en-US"/>
        </w:rPr>
        <w:commentReference w:id="29"/>
      </w:r>
      <w:r w:rsidRPr="00C61C6E">
        <w:rPr>
          <w:b/>
        </w:rPr>
        <w:t xml:space="preserve"> </w:t>
      </w:r>
    </w:p>
    <w:p w14:paraId="5B5C4042" w14:textId="77777777" w:rsidR="00C61C6E" w:rsidRPr="00C61C6E" w:rsidRDefault="00C61C6E" w:rsidP="00C61C6E">
      <w:r w:rsidRPr="00C61C6E">
        <w:t xml:space="preserve">Algae play a crucial role in marine ecosystems, supporting complex food webs and contributing to global primary production. In recent decades, global macroalgae, i.e. seaweed biomass production has grown rapidly due to increasing market demand for algae biomass in various sectors, including feed and food supplements, nutraceuticals, pharmaceuticals, third-generation biofuels, and bioremediation. </w:t>
      </w:r>
    </w:p>
    <w:p w14:paraId="7D1A19C3" w14:textId="66CAE55E" w:rsidR="00C61C6E" w:rsidRPr="00C61C6E" w:rsidRDefault="00C61C6E" w:rsidP="00C61C6E">
      <w:r w:rsidRPr="00C61C6E">
        <w:t xml:space="preserve">While global macroalgae production most comes from on aquaculture cultivation, wild-stock harvesting is the primary method (99.3%) in Europe </w:t>
      </w:r>
      <w:r w:rsidRPr="00C61C6E">
        <w:rPr>
          <w:rStyle w:val="normaltextrun"/>
        </w:rPr>
        <w:t>(</w:t>
      </w:r>
      <w:r w:rsidRPr="002F68A1">
        <w:rPr>
          <w:rStyle w:val="normaltextrun"/>
          <w:highlight w:val="yellow"/>
        </w:rPr>
        <w:t xml:space="preserve">Rebours and Sanchez., </w:t>
      </w:r>
      <w:commentRangeStart w:id="30"/>
      <w:r w:rsidRPr="002F68A1">
        <w:rPr>
          <w:rStyle w:val="normaltextrun"/>
          <w:highlight w:val="yellow"/>
        </w:rPr>
        <w:t>2025</w:t>
      </w:r>
      <w:commentRangeEnd w:id="30"/>
      <w:r w:rsidR="003949A0">
        <w:rPr>
          <w:rStyle w:val="CommentReference"/>
          <w:lang w:eastAsia="en-US"/>
        </w:rPr>
        <w:commentReference w:id="30"/>
      </w:r>
      <w:r w:rsidRPr="00C61C6E">
        <w:rPr>
          <w:rStyle w:val="normaltextrun"/>
        </w:rPr>
        <w:t>).</w:t>
      </w:r>
      <w:r w:rsidRPr="00C61C6E">
        <w:t xml:space="preserve"> The European Green Deal, the Farm to Fork Strategy, and the Sustainable Blue Economy Communication highlight the potential of farmed seafood as a low-carbon source of protein for both food and feed, and advocate its expansion</w:t>
      </w:r>
      <w:r w:rsidR="003949A0">
        <w:t xml:space="preserve"> </w:t>
      </w:r>
      <w:r w:rsidR="003949A0">
        <w:fldChar w:fldCharType="begin"/>
      </w:r>
      <w:r w:rsidR="00074BEF">
        <w:instrText xml:space="preserve"> ADDIN ZOTERO_ITEM CSL_CITATION {"citationID":"8HeHg1Ys","properties":{"formattedCitation":"[66]","plainCitation":"[66]","noteIndex":0},"citationItems":[{"id":1880,"uris":["http://zotero.org/groups/5272309/items/CEYK6934"],"itemData":{"id":1880,"type":"bill","language":"en","title":"COMMUNICATION FROM THE COMMISSION TO THE EUROPEAN PARLIAMENT, THE COUNCIL, THE EUROPEAN ECONOMIC AND SOCIAL COMMITTEE AND THE COMMITTEE OF THE REGIONS Towards a Strong and Sustainable EU Algae Sector","URL":"https://eur-lex.europa.eu/legal-content/EN/ALL/?uri=celex:52022DC0592","accessed":{"date-parts":[["2025",4,1]]},"issued":{"date-parts":[["2022"]]}}}],"schema":"https://github.com/citation-style-language/schema/raw/master/csl-citation.json"} </w:instrText>
      </w:r>
      <w:r w:rsidR="003949A0">
        <w:fldChar w:fldCharType="separate"/>
      </w:r>
      <w:r w:rsidR="00074BEF" w:rsidRPr="00074BEF">
        <w:t>[66]</w:t>
      </w:r>
      <w:r w:rsidR="003949A0">
        <w:fldChar w:fldCharType="end"/>
      </w:r>
      <w:r w:rsidRPr="00C61C6E">
        <w:t xml:space="preserve"> (</w:t>
      </w:r>
      <w:r w:rsidRPr="002F68A1">
        <w:rPr>
          <w:highlight w:val="yellow"/>
        </w:rPr>
        <w:t xml:space="preserve">European Commission </w:t>
      </w:r>
      <w:commentRangeStart w:id="31"/>
      <w:r w:rsidRPr="002F68A1">
        <w:rPr>
          <w:highlight w:val="yellow"/>
        </w:rPr>
        <w:t>2022</w:t>
      </w:r>
      <w:commentRangeEnd w:id="31"/>
      <w:r w:rsidR="003949A0">
        <w:rPr>
          <w:rStyle w:val="CommentReference"/>
          <w:lang w:eastAsia="en-US"/>
        </w:rPr>
        <w:commentReference w:id="31"/>
      </w:r>
      <w:r w:rsidRPr="00C61C6E">
        <w:t>).</w:t>
      </w:r>
    </w:p>
    <w:p w14:paraId="6D5B47D2" w14:textId="77777777" w:rsidR="00C61C6E" w:rsidRPr="00C61C6E" w:rsidRDefault="00C61C6E" w:rsidP="00C61C6E">
      <w:r w:rsidRPr="00C61C6E">
        <w:t xml:space="preserve">Despite the potential of macroalgae biomass production to contribute to a sustainable green transition, </w:t>
      </w:r>
      <w:r w:rsidRPr="00C61C6E">
        <w:rPr>
          <w:b/>
        </w:rPr>
        <w:t>data and knowledge gaps</w:t>
      </w:r>
      <w:r w:rsidRPr="00C61C6E">
        <w:t xml:space="preserve"> remain barriers to its deployment as a source of biomass for the blue economy. The low quality and availability of data on macroalgae production, flows, and uses prevent an overarching approach to assess the potential utilization of this biomass. National reporting systems vary yearly and across countries, leading to mistakes and errors in the data, and some countries do not regularly report data or stop reporting for some time, leading to large data gaps.</w:t>
      </w:r>
    </w:p>
    <w:p w14:paraId="61DF3866" w14:textId="77777777" w:rsidR="00C61C6E" w:rsidRPr="00C61C6E" w:rsidRDefault="00C61C6E" w:rsidP="00C61C6E">
      <w:r w:rsidRPr="00C61C6E">
        <w:lastRenderedPageBreak/>
        <w:t>To address these gaps, recommendations include implementing specific harvest recording approaches by species, training programs for harvesters, producers, and personnel recording and processing the data to ensure the right identification of the species, and aligning national reporting systems across Europe to ensure harmonization. Particular focus should be put on the time continuity of the national reporting systems (</w:t>
      </w:r>
      <w:r w:rsidRPr="002F68A1">
        <w:rPr>
          <w:highlight w:val="yellow"/>
        </w:rPr>
        <w:t xml:space="preserve">Rebours and Sanchez </w:t>
      </w:r>
      <w:commentRangeStart w:id="32"/>
      <w:r w:rsidRPr="002F68A1">
        <w:rPr>
          <w:highlight w:val="yellow"/>
        </w:rPr>
        <w:t>2025</w:t>
      </w:r>
      <w:commentRangeEnd w:id="32"/>
      <w:r w:rsidR="003949A0">
        <w:rPr>
          <w:rStyle w:val="CommentReference"/>
          <w:lang w:eastAsia="en-US"/>
        </w:rPr>
        <w:commentReference w:id="32"/>
      </w:r>
      <w:r w:rsidRPr="00C61C6E">
        <w:t>). Additionally, the implementation of the action plan “Strengthening a sustainable EU Algae Sector” (</w:t>
      </w:r>
      <w:r w:rsidRPr="002F68A1">
        <w:rPr>
          <w:highlight w:val="yellow"/>
        </w:rPr>
        <w:t>COM/2022/592</w:t>
      </w:r>
      <w:r w:rsidRPr="00C61C6E">
        <w:t xml:space="preserve">) to tackle the lack of robust and reliable data on the algae sector is crucial to improve data quality and coordination with the EU Data Collection Framework. The action plan also cautions to avoid replicating the environmental mistakes historically made on land in water in terms of over exploitation of biomass, which underlines the importance of the collection of sound and continuous data. In addition, </w:t>
      </w:r>
      <w:r w:rsidRPr="003949A0">
        <w:rPr>
          <w:highlight w:val="yellow"/>
        </w:rPr>
        <w:t>Macias</w:t>
      </w:r>
      <w:r w:rsidRPr="00C61C6E">
        <w:t xml:space="preserve"> </w:t>
      </w:r>
      <w:r w:rsidRPr="003949A0">
        <w:rPr>
          <w:highlight w:val="yellow"/>
        </w:rPr>
        <w:t>Moy et al. (</w:t>
      </w:r>
      <w:commentRangeStart w:id="33"/>
      <w:r w:rsidRPr="003949A0">
        <w:rPr>
          <w:highlight w:val="yellow"/>
        </w:rPr>
        <w:t>2025</w:t>
      </w:r>
      <w:commentRangeEnd w:id="33"/>
      <w:r w:rsidR="003949A0" w:rsidRPr="003949A0">
        <w:rPr>
          <w:rStyle w:val="CommentReference"/>
          <w:highlight w:val="yellow"/>
          <w:lang w:eastAsia="en-US"/>
        </w:rPr>
        <w:commentReference w:id="33"/>
      </w:r>
      <w:r w:rsidRPr="00C61C6E">
        <w:t xml:space="preserve">) point out that the environmental and socio-economic aspects of an expansion of algae use would need to be assessed and surveyed carefully. </w:t>
      </w:r>
    </w:p>
    <w:p w14:paraId="4B839DA9" w14:textId="4DF12C26" w:rsidR="00C61C6E" w:rsidRPr="00C61C6E" w:rsidRDefault="00C61C6E" w:rsidP="00C61C6E">
      <w:r w:rsidRPr="00C61C6E">
        <w:t>Enhancing the quality and quantity of available information is crucial to support both policy development and the algae sector in Europe</w:t>
      </w:r>
      <w:r>
        <w:rPr>
          <w:rStyle w:val="FootnoteReference"/>
        </w:rPr>
        <w:footnoteReference w:id="8"/>
      </w:r>
      <w:r w:rsidRPr="00C61C6E">
        <w:t xml:space="preserve">. </w:t>
      </w:r>
    </w:p>
    <w:p w14:paraId="05CF51C7" w14:textId="1AA543C6" w:rsidR="005817FD" w:rsidRPr="0052186E" w:rsidRDefault="004A1BBE" w:rsidP="005817FD">
      <w:pPr>
        <w:pStyle w:val="JRCLevel-2title"/>
        <w:ind w:hanging="1427"/>
      </w:pPr>
      <w:bookmarkStart w:id="34" w:name="_Toc194067290"/>
      <w:r>
        <w:t>5.6</w:t>
      </w:r>
      <w:r w:rsidR="005817FD">
        <w:t xml:space="preserve"> The digital transformation</w:t>
      </w:r>
      <w:bookmarkEnd w:id="34"/>
    </w:p>
    <w:p w14:paraId="7D8105A6" w14:textId="77777777" w:rsidR="005817FD" w:rsidRDefault="005817FD" w:rsidP="005817FD">
      <w:pPr>
        <w:rPr>
          <w:sz w:val="22"/>
          <w:szCs w:val="22"/>
        </w:rPr>
      </w:pPr>
      <w:r>
        <w:rPr>
          <w:sz w:val="22"/>
          <w:szCs w:val="22"/>
        </w:rPr>
        <w:t xml:space="preserve">The digital transition is the second of the two important challenges facing the EU. The two have been bundled together as ‘twin challenges’ not only because they interact with- and influence- each other, but also because they are deemed equally important for our future. </w:t>
      </w:r>
    </w:p>
    <w:p w14:paraId="59C2A0A6" w14:textId="77335E58" w:rsidR="005817FD" w:rsidRDefault="005817FD" w:rsidP="005817FD">
      <w:pPr>
        <w:rPr>
          <w:sz w:val="22"/>
          <w:szCs w:val="22"/>
        </w:rPr>
      </w:pPr>
      <w:r>
        <w:rPr>
          <w:sz w:val="22"/>
          <w:szCs w:val="22"/>
        </w:rPr>
        <w:t>While digital solutions can help us become less carbon intensive by e.g. reducing travelling or implementing smart energy efficiency measures, they also consume energy.</w:t>
      </w:r>
      <w:r w:rsidRPr="002D2FB1">
        <w:rPr>
          <w:sz w:val="22"/>
          <w:szCs w:val="22"/>
        </w:rPr>
        <w:t xml:space="preserve"> </w:t>
      </w:r>
      <w:r>
        <w:rPr>
          <w:sz w:val="22"/>
          <w:szCs w:val="22"/>
        </w:rPr>
        <w:t>Digital technologies account for 8-10</w:t>
      </w:r>
      <w:r>
        <w:rPr>
          <w:rFonts w:ascii="Calibri" w:hAnsi="Calibri" w:cs="Calibri"/>
          <w:sz w:val="22"/>
          <w:szCs w:val="22"/>
        </w:rPr>
        <w:t> </w:t>
      </w:r>
      <w:r>
        <w:rPr>
          <w:sz w:val="22"/>
          <w:szCs w:val="22"/>
        </w:rPr>
        <w:t>% of our energy consumption and 2-4</w:t>
      </w:r>
      <w:r>
        <w:rPr>
          <w:rFonts w:ascii="Calibri" w:hAnsi="Calibri" w:cs="Calibri"/>
          <w:sz w:val="22"/>
          <w:szCs w:val="22"/>
        </w:rPr>
        <w:t> </w:t>
      </w:r>
      <w:r>
        <w:rPr>
          <w:sz w:val="22"/>
          <w:szCs w:val="22"/>
        </w:rPr>
        <w:t>% of greenhouse gas emissions</w:t>
      </w:r>
      <w:r w:rsidR="002F68A1">
        <w:rPr>
          <w:sz w:val="22"/>
          <w:szCs w:val="22"/>
        </w:rPr>
        <w:t xml:space="preserve"> </w:t>
      </w:r>
      <w:r w:rsidR="002F68A1">
        <w:rPr>
          <w:sz w:val="22"/>
          <w:szCs w:val="22"/>
        </w:rPr>
        <w:fldChar w:fldCharType="begin"/>
      </w:r>
      <w:r w:rsidR="00074BEF">
        <w:rPr>
          <w:sz w:val="22"/>
          <w:szCs w:val="22"/>
        </w:rPr>
        <w:instrText xml:space="preserve"> ADDIN ZOTERO_ITEM CSL_CITATION {"citationID":"8RxLl5C3","properties":{"formattedCitation":"[67]","plainCitation":"[67]","noteIndex":0},"citationItems":[{"id":1843,"uris":["http://zotero.org/groups/5272309/items/AGFF8MBL","http://zotero.org/groups/5272309/items/JUSWHMI3"],"itemData":{"id":1843,"type":"webpage","language":"en","title":"Green digital sector | Shaping Europe’s digital future","URL":"https://digital-strategy.ec.europa.eu/en/policies/green-digital","accessed":{"date-parts":[["2025",3,31]]}}}],"schema":"https://github.com/citation-style-language/schema/raw/master/csl-citation.json"} </w:instrText>
      </w:r>
      <w:r w:rsidR="002F68A1">
        <w:rPr>
          <w:sz w:val="22"/>
          <w:szCs w:val="22"/>
        </w:rPr>
        <w:fldChar w:fldCharType="separate"/>
      </w:r>
      <w:r w:rsidR="00074BEF" w:rsidRPr="00074BEF">
        <w:rPr>
          <w:sz w:val="22"/>
        </w:rPr>
        <w:t>[67]</w:t>
      </w:r>
      <w:r w:rsidR="002F68A1">
        <w:rPr>
          <w:sz w:val="22"/>
          <w:szCs w:val="22"/>
        </w:rPr>
        <w:fldChar w:fldCharType="end"/>
      </w:r>
      <w:r>
        <w:rPr>
          <w:sz w:val="22"/>
          <w:szCs w:val="22"/>
        </w:rPr>
        <w:t>. Research by the World Economic Forum estimates that digital technologies have the potential to reduce GHG emissions by up to 20% in sectors otherwise difficult to decarbonise</w:t>
      </w:r>
      <w:r w:rsidR="002F68A1">
        <w:rPr>
          <w:sz w:val="22"/>
          <w:szCs w:val="22"/>
        </w:rPr>
        <w:t xml:space="preserve"> </w:t>
      </w:r>
      <w:r w:rsidR="002F68A1">
        <w:rPr>
          <w:sz w:val="22"/>
          <w:szCs w:val="22"/>
        </w:rPr>
        <w:fldChar w:fldCharType="begin"/>
      </w:r>
      <w:r w:rsidR="00074BEF">
        <w:rPr>
          <w:sz w:val="22"/>
          <w:szCs w:val="22"/>
        </w:rPr>
        <w:instrText xml:space="preserve"> ADDIN ZOTERO_ITEM CSL_CITATION {"citationID":"VBFcst8b","properties":{"formattedCitation":"[68]","plainCitation":"[68]","noteIndex":0},"citationItems":[{"id":1844,"uris":["http://zotero.org/groups/5272309/items/6EX5PQWI"],"itemData":{"id":1844,"type":"webpage","language":"en","title":"Climate Scenarios - Digital Transformation","URL":"https://initiatives.weforum.org/digital-transformation/climate-scenarios","accessed":{"date-parts":[["2025",3,31]]}}}],"schema":"https://github.com/citation-style-language/schema/raw/master/csl-citation.json"} </w:instrText>
      </w:r>
      <w:r w:rsidR="002F68A1">
        <w:rPr>
          <w:sz w:val="22"/>
          <w:szCs w:val="22"/>
        </w:rPr>
        <w:fldChar w:fldCharType="separate"/>
      </w:r>
      <w:r w:rsidR="00074BEF" w:rsidRPr="00074BEF">
        <w:rPr>
          <w:sz w:val="22"/>
        </w:rPr>
        <w:t>[68]</w:t>
      </w:r>
      <w:r w:rsidR="002F68A1">
        <w:rPr>
          <w:sz w:val="22"/>
          <w:szCs w:val="22"/>
        </w:rPr>
        <w:fldChar w:fldCharType="end"/>
      </w:r>
      <w:r>
        <w:rPr>
          <w:sz w:val="22"/>
          <w:szCs w:val="22"/>
        </w:rPr>
        <w:t>. Nonetheless, the digital transformation can inadvertently also encourage unsustainable practices such as resource intensity and electronic waste. As such, progress in digitalisation has to be in balance with potential environmental impacts and seek to minimise the latter.</w:t>
      </w:r>
    </w:p>
    <w:p w14:paraId="1A99D726" w14:textId="57FEF076" w:rsidR="005817FD" w:rsidRDefault="005817FD" w:rsidP="005817FD">
      <w:pPr>
        <w:rPr>
          <w:sz w:val="22"/>
          <w:szCs w:val="22"/>
        </w:rPr>
      </w:pPr>
      <w:r w:rsidRPr="002025E9">
        <w:rPr>
          <w:sz w:val="22"/>
          <w:szCs w:val="22"/>
        </w:rPr>
        <w:t>The JRC work “</w:t>
      </w:r>
      <w:r w:rsidRPr="002025E9">
        <w:rPr>
          <w:i/>
          <w:iCs/>
          <w:sz w:val="22"/>
          <w:szCs w:val="22"/>
        </w:rPr>
        <w:t>Towards a green and digital future - Key requirements for successful twin t</w:t>
      </w:r>
      <w:bookmarkStart w:id="35" w:name="_Ref194066297"/>
      <w:r w:rsidR="0086572C">
        <w:rPr>
          <w:i/>
          <w:iCs/>
          <w:sz w:val="22"/>
          <w:szCs w:val="22"/>
        </w:rPr>
        <w:t>ransitions in the European Unio</w:t>
      </w:r>
      <w:bookmarkEnd w:id="35"/>
      <w:r w:rsidR="0086572C">
        <w:rPr>
          <w:i/>
          <w:iCs/>
          <w:sz w:val="22"/>
          <w:szCs w:val="22"/>
        </w:rPr>
        <w:t>n</w:t>
      </w:r>
      <w:r w:rsidRPr="002025E9">
        <w:rPr>
          <w:sz w:val="22"/>
          <w:szCs w:val="22"/>
        </w:rPr>
        <w:t>”</w:t>
      </w:r>
      <w:r w:rsidR="0086572C">
        <w:rPr>
          <w:sz w:val="22"/>
          <w:szCs w:val="22"/>
        </w:rPr>
        <w:t xml:space="preserve"> </w:t>
      </w:r>
      <w:r w:rsidR="0086572C">
        <w:rPr>
          <w:sz w:val="22"/>
          <w:szCs w:val="22"/>
        </w:rPr>
        <w:fldChar w:fldCharType="begin"/>
      </w:r>
      <w:r w:rsidR="00074BEF">
        <w:rPr>
          <w:sz w:val="22"/>
          <w:szCs w:val="22"/>
        </w:rPr>
        <w:instrText xml:space="preserve"> ADDIN ZOTERO_ITEM CSL_CITATION {"citationID":"9BOeXMF7","properties":{"formattedCitation":"[69]","plainCitation":"[69]","noteIndex":0},"citationItems":[{"id":1845,"uris":["http://zotero.org/groups/5272309/items/YIXPVF43"],"itemData":{"id":1845,"type":"webpage","abstract":"This study examines how the green and digital transitions can be successful. Both the green and the digital transitions are political priorities of the European Commission that will shape our future in the long-term. While these two simultaneous, or ‘twin’, transitions, can reinforce each other in many areas, they are not automatically aligned. For example, digital technologies have substantial environmental footprints that go against the targets of the green transition. This is why a proactive and integrative approach to managing the twin transitions is important to ensure their successful implementation. The goal of this study is to analyse how the European Union can make sure that these two transitions mutually reinforce each other. In doing so, the study focusses on five of the most greenhouse gas emitting sectors: 1) agriculture, 2) buildings and construction, 3) energy, 4) energy-intensive industries, and 5) transport and mobility. Based on this analysis, the report derives key requirements for the success of the European Union’s green and digital transitions.","container-title":"JRC Publications Repository","language":"en","note":"ISBN: 9789276524519 9789276524526\nISSN: 1831-9424, 1018-5593\nDOI: 10.2760/977331","title":"Towards a green &amp; digital future","URL":"https://publications.jrc.ec.europa.eu/repository/handle/JRC129319","author":[{"family":"Muench","given":"Stefan"},{"family":"Stoermer","given":"Eckhard"},{"family":"Jensen","given":"Kathrine"},{"family":"Asikainen","given":"Tommi"},{"family":"Salvi","given":"Maurizio"},{"family":"Scapolo","given":"Fabiana"}],"accessed":{"date-parts":[["2025",3,31]]},"issued":{"date-parts":[["2022"]]}}}],"schema":"https://github.com/citation-style-language/schema/raw/master/csl-citation.json"} </w:instrText>
      </w:r>
      <w:r w:rsidR="0086572C">
        <w:rPr>
          <w:sz w:val="22"/>
          <w:szCs w:val="22"/>
        </w:rPr>
        <w:fldChar w:fldCharType="separate"/>
      </w:r>
      <w:r w:rsidR="00074BEF" w:rsidRPr="00074BEF">
        <w:rPr>
          <w:sz w:val="22"/>
        </w:rPr>
        <w:t>[69]</w:t>
      </w:r>
      <w:r w:rsidR="0086572C">
        <w:rPr>
          <w:sz w:val="22"/>
          <w:szCs w:val="22"/>
        </w:rPr>
        <w:fldChar w:fldCharType="end"/>
      </w:r>
      <w:r>
        <w:rPr>
          <w:sz w:val="22"/>
          <w:szCs w:val="22"/>
        </w:rPr>
        <w:t xml:space="preserve"> </w:t>
      </w:r>
      <w:r w:rsidRPr="002025E9">
        <w:rPr>
          <w:sz w:val="22"/>
          <w:szCs w:val="22"/>
        </w:rPr>
        <w:t xml:space="preserve">examined the opportunities and pitfalls in the green and digital transitions </w:t>
      </w:r>
      <w:r>
        <w:rPr>
          <w:sz w:val="22"/>
          <w:szCs w:val="22"/>
        </w:rPr>
        <w:t>in achieving the goals set by</w:t>
      </w:r>
      <w:r w:rsidRPr="002025E9">
        <w:rPr>
          <w:sz w:val="22"/>
          <w:szCs w:val="22"/>
        </w:rPr>
        <w:t xml:space="preserve"> the European Green Deal</w:t>
      </w:r>
      <w:r>
        <w:rPr>
          <w:sz w:val="22"/>
          <w:szCs w:val="22"/>
        </w:rPr>
        <w:t xml:space="preserve">. </w:t>
      </w:r>
      <w:r>
        <w:rPr>
          <w:sz w:val="22"/>
          <w:szCs w:val="22"/>
        </w:rPr>
        <w:fldChar w:fldCharType="begin"/>
      </w:r>
      <w:r>
        <w:rPr>
          <w:sz w:val="22"/>
          <w:szCs w:val="22"/>
        </w:rPr>
        <w:instrText xml:space="preserve"> REF _Ref194066378 \h </w:instrText>
      </w:r>
      <w:r>
        <w:rPr>
          <w:sz w:val="22"/>
          <w:szCs w:val="22"/>
        </w:rPr>
      </w:r>
      <w:r>
        <w:rPr>
          <w:sz w:val="22"/>
          <w:szCs w:val="22"/>
        </w:rPr>
        <w:fldChar w:fldCharType="separate"/>
      </w:r>
      <w:r>
        <w:t xml:space="preserve">Figure </w:t>
      </w:r>
      <w:r>
        <w:rPr>
          <w:noProof/>
        </w:rPr>
        <w:t>1</w:t>
      </w:r>
      <w:r>
        <w:rPr>
          <w:sz w:val="22"/>
          <w:szCs w:val="22"/>
        </w:rPr>
        <w:fldChar w:fldCharType="end"/>
      </w:r>
      <w:r>
        <w:rPr>
          <w:sz w:val="22"/>
          <w:szCs w:val="22"/>
        </w:rPr>
        <w:t xml:space="preserve"> summarises the report findings on the </w:t>
      </w:r>
      <w:r>
        <w:t>key requirements for the twin transition</w:t>
      </w:r>
      <w:r w:rsidRPr="002025E9">
        <w:rPr>
          <w:sz w:val="22"/>
          <w:szCs w:val="22"/>
        </w:rPr>
        <w:t xml:space="preserve">. </w:t>
      </w:r>
      <w:r>
        <w:rPr>
          <w:sz w:val="22"/>
          <w:szCs w:val="22"/>
        </w:rPr>
        <w:t xml:space="preserve">Building on these findings, the 2022 strategic foresight report </w:t>
      </w:r>
      <w:r w:rsidR="0086572C">
        <w:rPr>
          <w:sz w:val="22"/>
          <w:szCs w:val="22"/>
        </w:rPr>
        <w:fldChar w:fldCharType="begin"/>
      </w:r>
      <w:r w:rsidR="00074BEF">
        <w:rPr>
          <w:sz w:val="22"/>
          <w:szCs w:val="22"/>
        </w:rPr>
        <w:instrText xml:space="preserve"> ADDIN ZOTERO_ITEM CSL_CITATION {"citationID":"UGY8iNbW","properties":{"formattedCitation":"[70]","plainCitation":"[70]","noteIndex":0},"citationItems":[{"id":1846,"uris":["http://zotero.org/groups/5272309/items/JVEZPR5B"],"itemData":{"id":1846,"type":"bill","language":"en","title":"COMMUNICATION FROM THE COMMISSION TO THE EUROPEAN PARLIAMENT AND THE COUNCIL 2022 Strategic Foresight Report Twinning the green and digital transitions in the new geopolitical context","URL":"https://eur-lex.europa.eu/legal-content/EN/ALL/?uri=CELEX:52022DC0289","accessed":{"date-parts":[["2025",3,31]]},"issued":{"date-parts":[["2022"]]}}}],"schema":"https://github.com/citation-style-language/schema/raw/master/csl-citation.json"} </w:instrText>
      </w:r>
      <w:r w:rsidR="0086572C">
        <w:rPr>
          <w:sz w:val="22"/>
          <w:szCs w:val="22"/>
        </w:rPr>
        <w:fldChar w:fldCharType="separate"/>
      </w:r>
      <w:r w:rsidR="00074BEF" w:rsidRPr="00074BEF">
        <w:rPr>
          <w:sz w:val="22"/>
        </w:rPr>
        <w:t>[70]</w:t>
      </w:r>
      <w:r w:rsidR="0086572C">
        <w:rPr>
          <w:sz w:val="22"/>
          <w:szCs w:val="22"/>
        </w:rPr>
        <w:fldChar w:fldCharType="end"/>
      </w:r>
      <w:r>
        <w:rPr>
          <w:sz w:val="22"/>
          <w:szCs w:val="22"/>
        </w:rPr>
        <w:t xml:space="preserve"> identified 10 areas of action for a successful twin transition:</w:t>
      </w:r>
    </w:p>
    <w:p w14:paraId="1ADF944A"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Strengthening resilience and open strategic autonomy in sectors critical for the twin transitions via for instance, the work of the EU Observatory of Critical Technologies.</w:t>
      </w:r>
    </w:p>
    <w:p w14:paraId="0E48994D"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Stepping up green and digital diplomacy, by leveraging the EU’s regulatory and standardisation power, while promoting EU values and fostering partnerships.</w:t>
      </w:r>
    </w:p>
    <w:p w14:paraId="122DDE37"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Strategically managing supply of critical materials and commodities, by adopting a long-term systemic approach to avoid a new dependency trap.</w:t>
      </w:r>
    </w:p>
    <w:p w14:paraId="04B2A326" w14:textId="112AC33D"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Strengthening economic and social cohesion, by reinforcing social protection and the welfare state</w:t>
      </w:r>
      <w:r w:rsidR="0027705E">
        <w:rPr>
          <w:sz w:val="22"/>
          <w:szCs w:val="22"/>
        </w:rPr>
        <w:t>.</w:t>
      </w:r>
    </w:p>
    <w:p w14:paraId="5429A100"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Adapting education and training systems to match a rapidly transforming technological and socio-economic reality as well as supporting labour mobility across sectors.</w:t>
      </w:r>
    </w:p>
    <w:p w14:paraId="5C125FAE"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Mobilising additional future-proof investment into new technologies and infrastructures.</w:t>
      </w:r>
    </w:p>
    <w:p w14:paraId="47ED7884"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Developing monitoring frameworks for measuring wellbeing beyond GDP</w:t>
      </w:r>
    </w:p>
    <w:p w14:paraId="7C3545C7"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Ensuring a future-proof regulatory framework for the Single Market, conducive to sustainable business models and consumer patterns.</w:t>
      </w:r>
    </w:p>
    <w:p w14:paraId="22C2DDBA"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lastRenderedPageBreak/>
        <w:t>Stepping up a global approach to standard-setting and benefitting from the EU’s first mover advantage in competitive sustainability.</w:t>
      </w:r>
    </w:p>
    <w:p w14:paraId="28C0FAEB" w14:textId="77777777" w:rsidR="005817FD" w:rsidRPr="00082E96" w:rsidRDefault="005817FD" w:rsidP="005817FD">
      <w:pPr>
        <w:pStyle w:val="ListParagraph"/>
        <w:numPr>
          <w:ilvl w:val="0"/>
          <w:numId w:val="43"/>
        </w:numPr>
        <w:spacing w:before="0" w:after="0"/>
        <w:ind w:left="714" w:hanging="357"/>
        <w:contextualSpacing w:val="0"/>
        <w:rPr>
          <w:sz w:val="22"/>
          <w:szCs w:val="22"/>
        </w:rPr>
      </w:pPr>
      <w:r w:rsidRPr="00082E96">
        <w:rPr>
          <w:sz w:val="22"/>
          <w:szCs w:val="22"/>
        </w:rPr>
        <w:t>Promoting robust cybersecurity and secure data sharing framework to ensure, among other things, that critical entities can prevent, resists and recover from disruptions.</w:t>
      </w:r>
    </w:p>
    <w:p w14:paraId="0E66D4C1" w14:textId="361D99B4" w:rsidR="005817FD" w:rsidRDefault="005817FD" w:rsidP="005817FD">
      <w:pPr>
        <w:rPr>
          <w:sz w:val="22"/>
          <w:szCs w:val="22"/>
        </w:rPr>
      </w:pPr>
      <w:r>
        <w:rPr>
          <w:sz w:val="22"/>
          <w:szCs w:val="22"/>
        </w:rPr>
        <w:t xml:space="preserve">Through </w:t>
      </w:r>
      <w:r w:rsidRPr="006070CC">
        <w:rPr>
          <w:sz w:val="22"/>
          <w:szCs w:val="22"/>
        </w:rPr>
        <w:t>Europe's Digital Decade</w:t>
      </w:r>
      <w:r w:rsidR="0027705E">
        <w:rPr>
          <w:sz w:val="22"/>
          <w:szCs w:val="22"/>
        </w:rPr>
        <w:t xml:space="preserve"> </w:t>
      </w:r>
      <w:r w:rsidR="0027705E">
        <w:rPr>
          <w:sz w:val="22"/>
          <w:szCs w:val="22"/>
        </w:rPr>
        <w:fldChar w:fldCharType="begin"/>
      </w:r>
      <w:r w:rsidR="00074BEF">
        <w:rPr>
          <w:sz w:val="22"/>
          <w:szCs w:val="22"/>
        </w:rPr>
        <w:instrText xml:space="preserve"> ADDIN ZOTERO_ITEM CSL_CITATION {"citationID":"Ec9xDhKK","properties":{"formattedCitation":"[71]","plainCitation":"[71]","noteIndex":0},"citationItems":[{"id":1847,"uris":["http://zotero.org/groups/5272309/items/Z46TYAJN"],"itemData":{"id":1847,"type":"webpage","language":"en","title":"Europe's Digital Decade | Shaping Europe’s digital future","URL":"https://digital-strategy.ec.europa.eu/en/policies/europes-digital-decade","accessed":{"date-parts":[["2025",3,31]]},"issued":{"date-parts":[["2025",3,18]]}}}],"schema":"https://github.com/citation-style-language/schema/raw/master/csl-citation.json"} </w:instrText>
      </w:r>
      <w:r w:rsidR="0027705E">
        <w:rPr>
          <w:sz w:val="22"/>
          <w:szCs w:val="22"/>
        </w:rPr>
        <w:fldChar w:fldCharType="separate"/>
      </w:r>
      <w:r w:rsidR="00074BEF" w:rsidRPr="00074BEF">
        <w:rPr>
          <w:sz w:val="22"/>
        </w:rPr>
        <w:t>[71]</w:t>
      </w:r>
      <w:r w:rsidR="0027705E">
        <w:rPr>
          <w:sz w:val="22"/>
          <w:szCs w:val="22"/>
        </w:rPr>
        <w:fldChar w:fldCharType="end"/>
      </w:r>
      <w:r>
        <w:rPr>
          <w:sz w:val="22"/>
          <w:szCs w:val="22"/>
        </w:rPr>
        <w:t xml:space="preserve">, the EU is </w:t>
      </w:r>
      <w:r w:rsidRPr="006070CC">
        <w:rPr>
          <w:sz w:val="22"/>
          <w:szCs w:val="22"/>
        </w:rPr>
        <w:t xml:space="preserve">pursuing a human-centric, </w:t>
      </w:r>
      <w:r w:rsidRPr="006070CC">
        <w:rPr>
          <w:b/>
          <w:sz w:val="22"/>
          <w:szCs w:val="22"/>
        </w:rPr>
        <w:t>sustainable</w:t>
      </w:r>
      <w:r w:rsidRPr="006070CC">
        <w:rPr>
          <w:sz w:val="22"/>
          <w:szCs w:val="22"/>
        </w:rPr>
        <w:t xml:space="preserve"> vision for digital society </w:t>
      </w:r>
      <w:r>
        <w:rPr>
          <w:sz w:val="22"/>
          <w:szCs w:val="22"/>
        </w:rPr>
        <w:t>that will</w:t>
      </w:r>
      <w:r w:rsidRPr="006070CC">
        <w:rPr>
          <w:sz w:val="22"/>
          <w:szCs w:val="22"/>
        </w:rPr>
        <w:t xml:space="preserve"> empower citizens and businesses.</w:t>
      </w:r>
      <w:r>
        <w:rPr>
          <w:sz w:val="22"/>
          <w:szCs w:val="22"/>
        </w:rPr>
        <w:t xml:space="preserve"> The Digital Decade Policy Programme in its objectives and targets includes ensuring the sustainability and resource efficiency of energy infrastructures and technologies. The forthcoming 2025 report on the State of the Digital Decade will also highlight opportunities of harnessing digitalisation for the green transition acknowledging that both transitions are strongly coupled with EU competitiveness.</w:t>
      </w:r>
    </w:p>
    <w:p w14:paraId="19FC9940" w14:textId="77777777" w:rsidR="005817FD" w:rsidRDefault="005817FD" w:rsidP="005817FD">
      <w:pPr>
        <w:pStyle w:val="Caption"/>
        <w:jc w:val="both"/>
      </w:pPr>
      <w:bookmarkStart w:id="36" w:name="_Ref194066378"/>
      <w:r>
        <w:lastRenderedPageBreak/>
        <w:t xml:space="preserve">Figure </w:t>
      </w:r>
      <w:r>
        <w:fldChar w:fldCharType="begin"/>
      </w:r>
      <w:r>
        <w:instrText>SEQ Figure \* ARABIC</w:instrText>
      </w:r>
      <w:r>
        <w:fldChar w:fldCharType="separate"/>
      </w:r>
      <w:r>
        <w:rPr>
          <w:noProof/>
        </w:rPr>
        <w:t>1</w:t>
      </w:r>
      <w:r>
        <w:fldChar w:fldCharType="end"/>
      </w:r>
      <w:bookmarkEnd w:id="36"/>
      <w:r>
        <w:t>: Key requirements for the twin transition</w:t>
      </w:r>
    </w:p>
    <w:p w14:paraId="0A8FFB61" w14:textId="77777777" w:rsidR="005817FD" w:rsidRDefault="005817FD" w:rsidP="005817FD">
      <w:pPr>
        <w:rPr>
          <w:sz w:val="22"/>
          <w:szCs w:val="22"/>
        </w:rPr>
      </w:pPr>
      <w:r>
        <w:rPr>
          <w:noProof/>
        </w:rPr>
        <w:drawing>
          <wp:inline distT="0" distB="0" distL="0" distR="0" wp14:anchorId="0BB0F026" wp14:editId="1DF998CE">
            <wp:extent cx="5681965" cy="69862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864"/>
                    <a:stretch/>
                  </pic:blipFill>
                  <pic:spPr bwMode="auto">
                    <a:xfrm>
                      <a:off x="0" y="0"/>
                      <a:ext cx="5681965" cy="6986270"/>
                    </a:xfrm>
                    <a:prstGeom prst="rect">
                      <a:avLst/>
                    </a:prstGeom>
                    <a:ln>
                      <a:noFill/>
                    </a:ln>
                    <a:extLst>
                      <a:ext uri="{53640926-AAD7-44D8-BBD7-CCE9431645EC}">
                        <a14:shadowObscured xmlns:a14="http://schemas.microsoft.com/office/drawing/2010/main"/>
                      </a:ext>
                    </a:extLst>
                  </pic:spPr>
                </pic:pic>
              </a:graphicData>
            </a:graphic>
          </wp:inline>
        </w:drawing>
      </w:r>
    </w:p>
    <w:p w14:paraId="50AB6485" w14:textId="77777777" w:rsidR="005817FD" w:rsidRDefault="005817FD" w:rsidP="005817FD">
      <w:pPr>
        <w:pStyle w:val="JRCFiguresource"/>
      </w:pPr>
      <w:r>
        <w:t>Source: JRC</w:t>
      </w:r>
      <w:r w:rsidRPr="00082E96">
        <w:rPr>
          <w:vertAlign w:val="superscript"/>
        </w:rPr>
        <w:fldChar w:fldCharType="begin"/>
      </w:r>
      <w:r w:rsidRPr="00082E96">
        <w:rPr>
          <w:vertAlign w:val="superscript"/>
        </w:rPr>
        <w:instrText xml:space="preserve"> NOTEREF _Ref194066297 \h </w:instrText>
      </w:r>
      <w:r>
        <w:rPr>
          <w:vertAlign w:val="superscript"/>
        </w:rPr>
        <w:instrText xml:space="preserve"> \* MERGEFORMAT </w:instrText>
      </w:r>
      <w:r w:rsidRPr="00082E96">
        <w:rPr>
          <w:vertAlign w:val="superscript"/>
        </w:rPr>
      </w:r>
      <w:r w:rsidRPr="00082E96">
        <w:rPr>
          <w:vertAlign w:val="superscript"/>
        </w:rPr>
        <w:fldChar w:fldCharType="separate"/>
      </w:r>
      <w:r w:rsidRPr="00082E96">
        <w:rPr>
          <w:vertAlign w:val="superscript"/>
        </w:rPr>
        <w:t>4</w:t>
      </w:r>
      <w:r w:rsidRPr="00082E96">
        <w:rPr>
          <w:vertAlign w:val="superscript"/>
        </w:rPr>
        <w:fldChar w:fldCharType="end"/>
      </w:r>
    </w:p>
    <w:p w14:paraId="5A3C2991" w14:textId="06E0CC4C" w:rsidR="005817FD" w:rsidRDefault="005817FD" w:rsidP="005817FD">
      <w:pPr>
        <w:rPr>
          <w:sz w:val="22"/>
          <w:szCs w:val="22"/>
        </w:rPr>
      </w:pPr>
      <w:r>
        <w:rPr>
          <w:sz w:val="22"/>
          <w:szCs w:val="22"/>
        </w:rPr>
        <w:t xml:space="preserve">The ICT industry has already committed to supporting the twin transition through the </w:t>
      </w:r>
      <w:r w:rsidRPr="001D6F72">
        <w:rPr>
          <w:sz w:val="22"/>
          <w:szCs w:val="22"/>
        </w:rPr>
        <w:t>European Green Digital Coalition</w:t>
      </w:r>
      <w:r w:rsidR="0027705E">
        <w:rPr>
          <w:sz w:val="22"/>
          <w:szCs w:val="22"/>
        </w:rPr>
        <w:t xml:space="preserve"> </w:t>
      </w:r>
      <w:r w:rsidR="0027705E">
        <w:rPr>
          <w:sz w:val="22"/>
          <w:szCs w:val="22"/>
        </w:rPr>
        <w:fldChar w:fldCharType="begin"/>
      </w:r>
      <w:r w:rsidR="00074BEF">
        <w:rPr>
          <w:sz w:val="22"/>
          <w:szCs w:val="22"/>
        </w:rPr>
        <w:instrText xml:space="preserve"> ADDIN ZOTERO_ITEM CSL_CITATION {"citationID":"UVJdm4Zu","properties":{"formattedCitation":"[72]","plainCitation":"[72]","noteIndex":0},"citationItems":[{"id":1848,"uris":["http://zotero.org/groups/5272309/items/MNL5CKR3"],"itemData":{"id":1848,"type":"webpage","language":"en","title":"European Green Digital Coalition | Shaping Europe’s digital future","URL":"https://digital-strategy.ec.europa.eu/en/policies/european-green-digital-coalition","accessed":{"date-parts":[["2025",3,31]]}}}],"schema":"https://github.com/citation-style-language/schema/raw/master/csl-citation.json"} </w:instrText>
      </w:r>
      <w:r w:rsidR="0027705E">
        <w:rPr>
          <w:sz w:val="22"/>
          <w:szCs w:val="22"/>
        </w:rPr>
        <w:fldChar w:fldCharType="separate"/>
      </w:r>
      <w:r w:rsidR="00074BEF" w:rsidRPr="00074BEF">
        <w:rPr>
          <w:sz w:val="22"/>
        </w:rPr>
        <w:t>[72]</w:t>
      </w:r>
      <w:r w:rsidR="0027705E">
        <w:rPr>
          <w:sz w:val="22"/>
          <w:szCs w:val="22"/>
        </w:rPr>
        <w:fldChar w:fldCharType="end"/>
      </w:r>
      <w:r>
        <w:rPr>
          <w:sz w:val="22"/>
          <w:szCs w:val="22"/>
        </w:rPr>
        <w:t xml:space="preserve"> and – supported by EU funding – researching and publishing </w:t>
      </w:r>
      <w:r w:rsidRPr="00F53903">
        <w:rPr>
          <w:sz w:val="22"/>
          <w:szCs w:val="22"/>
        </w:rPr>
        <w:t>methodologies to measure the net impact of digital solutions on the climate</w:t>
      </w:r>
      <w:r w:rsidR="0027705E">
        <w:rPr>
          <w:sz w:val="22"/>
          <w:szCs w:val="22"/>
        </w:rPr>
        <w:t xml:space="preserve"> </w:t>
      </w:r>
      <w:r w:rsidR="0027705E">
        <w:rPr>
          <w:sz w:val="22"/>
          <w:szCs w:val="22"/>
        </w:rPr>
        <w:fldChar w:fldCharType="begin"/>
      </w:r>
      <w:r w:rsidR="00074BEF">
        <w:rPr>
          <w:sz w:val="22"/>
          <w:szCs w:val="22"/>
        </w:rPr>
        <w:instrText xml:space="preserve"> ADDIN ZOTERO_ITEM CSL_CITATION {"citationID":"l4eiUecc","properties":{"formattedCitation":"[73]","plainCitation":"[73]","noteIndex":0},"citationItems":[{"id":1849,"uris":["http://zotero.org/groups/5272309/items/D9WQZ8P7"],"itemData":{"id":1849,"type":"post-weblog","abstract":"ICT METHODOLOGY Net-Carbon Impact Assessment Methodology To support the Green and Digital Transformation of the European Union [1], the EGDC pilot project developed a science-based methodology to assess the net carbon impact of ICT solutions*. This methodology allows to identify ICT solutions that can deliver...","container-title":"European Green Digital Coalition","language":"en-US","title":"Net Carbon Impact Assessment Methodology for ICT Solutions","URL":"https://www.greendigitalcoalition.eu/net-carbon-impact-assessment-methodology-for-ict-solutions/","accessed":{"date-parts":[["2025",3,31]]}}}],"schema":"https://github.com/citation-style-language/schema/raw/master/csl-citation.json"} </w:instrText>
      </w:r>
      <w:r w:rsidR="0027705E">
        <w:rPr>
          <w:sz w:val="22"/>
          <w:szCs w:val="22"/>
        </w:rPr>
        <w:fldChar w:fldCharType="separate"/>
      </w:r>
      <w:r w:rsidR="00074BEF" w:rsidRPr="00074BEF">
        <w:rPr>
          <w:sz w:val="22"/>
        </w:rPr>
        <w:t>[73]</w:t>
      </w:r>
      <w:r w:rsidR="0027705E">
        <w:rPr>
          <w:sz w:val="22"/>
          <w:szCs w:val="22"/>
        </w:rPr>
        <w:fldChar w:fldCharType="end"/>
      </w:r>
      <w:r>
        <w:rPr>
          <w:sz w:val="22"/>
          <w:szCs w:val="22"/>
        </w:rPr>
        <w:t xml:space="preserve">. There is also continuing work on the part of the EC to </w:t>
      </w:r>
      <w:r w:rsidRPr="00640843">
        <w:rPr>
          <w:sz w:val="22"/>
          <w:szCs w:val="22"/>
        </w:rPr>
        <w:t>develop common indicators for measuring the environmental footprint of electronic communications networks for the provision of electronic communications services</w:t>
      </w:r>
      <w:r w:rsidR="00BB748D">
        <w:rPr>
          <w:sz w:val="22"/>
          <w:szCs w:val="22"/>
        </w:rPr>
        <w:t xml:space="preserve"> </w:t>
      </w:r>
      <w:r w:rsidR="00BB748D">
        <w:rPr>
          <w:sz w:val="22"/>
          <w:szCs w:val="22"/>
        </w:rPr>
        <w:fldChar w:fldCharType="begin"/>
      </w:r>
      <w:r w:rsidR="00074BEF">
        <w:rPr>
          <w:sz w:val="22"/>
          <w:szCs w:val="22"/>
        </w:rPr>
        <w:instrText xml:space="preserve"> ADDIN ZOTERO_ITEM CSL_CITATION {"citationID":"OpnCXW3Z","properties":{"formattedCitation":"[74]","plainCitation":"[74]","noteIndex":0},"citationItems":[{"id":1851,"uris":["http://zotero.org/groups/5272309/items/U3RILUZE"],"itemData":{"id":1851,"type":"webpage","abstract":"The goal of this report is to document and describe the findings of the study undertaken by the DG JRC together with DG CNECT to develop common indicators for measuring the environmental footprint of electronic communications networks (ECNs) for the provision of electronic communications services (ECSs). More specifically, the study has the objectives to 1) analyse the sustainability of fixed and wireless telecommunications networks in terms of environment, climate, energy consumption and energy efficiency, 2) to identify sustainability indicators which can be commonly collected and reported across Europe, 3) to prepare the ground for a Code of Conduct (Q4 2025) for the telecommunications sector and 4) to prepare the ground for a Code of Conduct (Q4 2025) for the telecommunications sector This report provides an extensive analysis on 19 sustainability indicators in the context of telecommunication networks. The scope of the report is related to the network infrastructure and equipment of mobile and fixed telecommunicatio n infrastructures and it does not include users’ equipment like mobile phones or customer premises equipment (CPE). It does not include non-terrestrial network (i.e., satellite communication networks). The indicators are related to the whole lifecycle of telecommunication networks and equipment and not only the operational phase.","container-title":"JRC Publications Repository","language":"en","note":"ISBN: 9789268132579\nISSN: 1831-9424\nDOI: 10.2760/093662","title":"Identifying common indicators for measuring the environmental footprint of electronic communications networks (ECNs) for the provision of electronic communications services (ECSs)","URL":"https://publications.jrc.ec.europa.eu/repository/handle/JRC136475","author":[{"family":"Baldini","given":"Gianmarco"},{"family":"Cerutti","given":"Isabella"},{"family":"Chountala","given":"Chrysanthi"}],"accessed":{"date-parts":[["2025",3,31]]},"issued":{"date-parts":[["2023"]]}}}],"schema":"https://github.com/citation-style-language/schema/raw/master/csl-citation.json"} </w:instrText>
      </w:r>
      <w:r w:rsidR="00BB748D">
        <w:rPr>
          <w:sz w:val="22"/>
          <w:szCs w:val="22"/>
        </w:rPr>
        <w:fldChar w:fldCharType="separate"/>
      </w:r>
      <w:r w:rsidR="00074BEF" w:rsidRPr="00074BEF">
        <w:rPr>
          <w:sz w:val="22"/>
        </w:rPr>
        <w:t>[74]</w:t>
      </w:r>
      <w:r w:rsidR="00BB748D">
        <w:rPr>
          <w:sz w:val="22"/>
          <w:szCs w:val="22"/>
        </w:rPr>
        <w:fldChar w:fldCharType="end"/>
      </w:r>
      <w:r>
        <w:rPr>
          <w:sz w:val="22"/>
          <w:szCs w:val="22"/>
        </w:rPr>
        <w:t>.</w:t>
      </w:r>
      <w:r w:rsidRPr="00640843">
        <w:t xml:space="preserve"> </w:t>
      </w:r>
      <w:r w:rsidRPr="00640843">
        <w:rPr>
          <w:sz w:val="22"/>
          <w:szCs w:val="22"/>
        </w:rPr>
        <w:t xml:space="preserve">Indicators </w:t>
      </w:r>
      <w:r w:rsidRPr="00640843">
        <w:rPr>
          <w:sz w:val="22"/>
          <w:szCs w:val="22"/>
        </w:rPr>
        <w:lastRenderedPageBreak/>
        <w:t>relating to</w:t>
      </w:r>
      <w:r>
        <w:t xml:space="preserve"> </w:t>
      </w:r>
      <w:r>
        <w:rPr>
          <w:sz w:val="22"/>
          <w:szCs w:val="22"/>
        </w:rPr>
        <w:t>e</w:t>
      </w:r>
      <w:r w:rsidRPr="00640843">
        <w:rPr>
          <w:sz w:val="22"/>
          <w:szCs w:val="22"/>
        </w:rPr>
        <w:t xml:space="preserve">nergy </w:t>
      </w:r>
      <w:r>
        <w:rPr>
          <w:sz w:val="22"/>
          <w:szCs w:val="22"/>
        </w:rPr>
        <w:t>c</w:t>
      </w:r>
      <w:r w:rsidRPr="00640843">
        <w:rPr>
          <w:sz w:val="22"/>
          <w:szCs w:val="22"/>
        </w:rPr>
        <w:t xml:space="preserve">onsumption, </w:t>
      </w:r>
      <w:r>
        <w:rPr>
          <w:sz w:val="22"/>
          <w:szCs w:val="22"/>
        </w:rPr>
        <w:t>e</w:t>
      </w:r>
      <w:r w:rsidRPr="00640843">
        <w:rPr>
          <w:sz w:val="22"/>
          <w:szCs w:val="22"/>
        </w:rPr>
        <w:t xml:space="preserve">nergy </w:t>
      </w:r>
      <w:r>
        <w:rPr>
          <w:sz w:val="22"/>
          <w:szCs w:val="22"/>
        </w:rPr>
        <w:t>e</w:t>
      </w:r>
      <w:r w:rsidRPr="00640843">
        <w:rPr>
          <w:sz w:val="22"/>
          <w:szCs w:val="22"/>
        </w:rPr>
        <w:t xml:space="preserve">fficiency, </w:t>
      </w:r>
      <w:r>
        <w:rPr>
          <w:sz w:val="22"/>
          <w:szCs w:val="22"/>
        </w:rPr>
        <w:t>GHG</w:t>
      </w:r>
      <w:r w:rsidRPr="00640843">
        <w:rPr>
          <w:sz w:val="22"/>
          <w:szCs w:val="22"/>
        </w:rPr>
        <w:t xml:space="preserve"> emissions, </w:t>
      </w:r>
      <w:r>
        <w:rPr>
          <w:sz w:val="22"/>
          <w:szCs w:val="22"/>
        </w:rPr>
        <w:t>e</w:t>
      </w:r>
      <w:r w:rsidRPr="00640843">
        <w:rPr>
          <w:sz w:val="22"/>
          <w:szCs w:val="22"/>
        </w:rPr>
        <w:t>-</w:t>
      </w:r>
      <w:r>
        <w:rPr>
          <w:sz w:val="22"/>
          <w:szCs w:val="22"/>
        </w:rPr>
        <w:t>w</w:t>
      </w:r>
      <w:r w:rsidRPr="00640843">
        <w:rPr>
          <w:sz w:val="22"/>
          <w:szCs w:val="22"/>
        </w:rPr>
        <w:t xml:space="preserve">aste, </w:t>
      </w:r>
      <w:r>
        <w:rPr>
          <w:sz w:val="22"/>
          <w:szCs w:val="22"/>
        </w:rPr>
        <w:t>r</w:t>
      </w:r>
      <w:r w:rsidRPr="00640843">
        <w:rPr>
          <w:sz w:val="22"/>
          <w:szCs w:val="22"/>
        </w:rPr>
        <w:t xml:space="preserve">enewable energy use and </w:t>
      </w:r>
      <w:r>
        <w:rPr>
          <w:sz w:val="22"/>
          <w:szCs w:val="22"/>
        </w:rPr>
        <w:t>c</w:t>
      </w:r>
      <w:r w:rsidRPr="00640843">
        <w:rPr>
          <w:sz w:val="22"/>
          <w:szCs w:val="22"/>
        </w:rPr>
        <w:t>ircular economy</w:t>
      </w:r>
      <w:r>
        <w:rPr>
          <w:sz w:val="22"/>
          <w:szCs w:val="22"/>
        </w:rPr>
        <w:t xml:space="preserve"> will be used to track the impact of ICT on climate.</w:t>
      </w:r>
    </w:p>
    <w:p w14:paraId="5113850E" w14:textId="77777777" w:rsidR="005817FD" w:rsidRDefault="005817FD" w:rsidP="005817FD">
      <w:pPr>
        <w:rPr>
          <w:sz w:val="22"/>
          <w:szCs w:val="22"/>
        </w:rPr>
      </w:pPr>
      <w:r>
        <w:rPr>
          <w:sz w:val="22"/>
          <w:szCs w:val="22"/>
        </w:rPr>
        <w:t xml:space="preserve">Nonetheless, JRC work indicates that our businesses may be falling behind in the global digital innovation race. </w:t>
      </w:r>
    </w:p>
    <w:p w14:paraId="74E43AB5" w14:textId="77777777" w:rsidR="005817FD" w:rsidRDefault="005817FD" w:rsidP="005817FD">
      <w:pPr>
        <w:rPr>
          <w:sz w:val="22"/>
          <w:szCs w:val="22"/>
        </w:rPr>
      </w:pPr>
      <w:r w:rsidRPr="00782223">
        <w:rPr>
          <w:sz w:val="22"/>
          <w:szCs w:val="22"/>
        </w:rPr>
        <w:t>Patents on the twin transition grew exponentially over the last decade</w:t>
      </w:r>
      <w:r>
        <w:rPr>
          <w:sz w:val="22"/>
          <w:szCs w:val="22"/>
        </w:rPr>
        <w:t>, with China emerging as the lead applicant. The EU international collaborations in twin innovation are strongest with the US and China. However, while the EU has a strong reciprocal collaboration with the US, the relationship is more one-sided when it comes to China, where EU filings have co-applicants from China, but rarely the other way around. In the EU, by definition, the digital industrial ecosystem has the lion’s share of innovative activity in the twin transitions. In addition, since 2009 e</w:t>
      </w:r>
      <w:r w:rsidRPr="00782223">
        <w:rPr>
          <w:sz w:val="22"/>
          <w:szCs w:val="22"/>
        </w:rPr>
        <w:t>nergy</w:t>
      </w:r>
      <w:r>
        <w:rPr>
          <w:sz w:val="22"/>
          <w:szCs w:val="22"/>
        </w:rPr>
        <w:t xml:space="preserve"> i</w:t>
      </w:r>
      <w:r w:rsidRPr="00782223">
        <w:rPr>
          <w:sz w:val="22"/>
          <w:szCs w:val="22"/>
        </w:rPr>
        <w:t xml:space="preserve">ntensive </w:t>
      </w:r>
      <w:r>
        <w:rPr>
          <w:sz w:val="22"/>
          <w:szCs w:val="22"/>
        </w:rPr>
        <w:t>i</w:t>
      </w:r>
      <w:r w:rsidRPr="00782223">
        <w:rPr>
          <w:sz w:val="22"/>
          <w:szCs w:val="22"/>
        </w:rPr>
        <w:t xml:space="preserve">ndustries and </w:t>
      </w:r>
      <w:r>
        <w:rPr>
          <w:sz w:val="22"/>
          <w:szCs w:val="22"/>
        </w:rPr>
        <w:t>e</w:t>
      </w:r>
      <w:r w:rsidRPr="00782223">
        <w:rPr>
          <w:sz w:val="22"/>
          <w:szCs w:val="22"/>
        </w:rPr>
        <w:t>lectronics</w:t>
      </w:r>
      <w:r>
        <w:rPr>
          <w:sz w:val="22"/>
          <w:szCs w:val="22"/>
        </w:rPr>
        <w:t xml:space="preserve"> sectors</w:t>
      </w:r>
      <w:r w:rsidRPr="00782223">
        <w:rPr>
          <w:sz w:val="22"/>
          <w:szCs w:val="22"/>
        </w:rPr>
        <w:t xml:space="preserve"> filed for more twin patents in the EU t</w:t>
      </w:r>
      <w:r>
        <w:rPr>
          <w:sz w:val="22"/>
          <w:szCs w:val="22"/>
        </w:rPr>
        <w:t>han other industrial ecosystems</w:t>
      </w:r>
      <w:r>
        <w:rPr>
          <w:rStyle w:val="FootnoteReference"/>
          <w:sz w:val="22"/>
          <w:szCs w:val="22"/>
        </w:rPr>
        <w:footnoteReference w:id="9"/>
      </w:r>
      <w:r>
        <w:rPr>
          <w:sz w:val="22"/>
          <w:szCs w:val="22"/>
        </w:rPr>
        <w:t>.</w:t>
      </w:r>
    </w:p>
    <w:p w14:paraId="72AD1CAC" w14:textId="6591FE7F" w:rsidR="005817FD" w:rsidRPr="00D01FA6" w:rsidRDefault="005817FD" w:rsidP="005817FD">
      <w:pPr>
        <w:rPr>
          <w:sz w:val="22"/>
          <w:szCs w:val="22"/>
        </w:rPr>
      </w:pPr>
      <w:r>
        <w:rPr>
          <w:sz w:val="22"/>
          <w:szCs w:val="22"/>
        </w:rPr>
        <w:t>On in five</w:t>
      </w:r>
      <w:r w:rsidRPr="00D01FA6">
        <w:rPr>
          <w:sz w:val="22"/>
          <w:szCs w:val="22"/>
        </w:rPr>
        <w:t xml:space="preserve"> of patent</w:t>
      </w:r>
      <w:r>
        <w:rPr>
          <w:sz w:val="22"/>
          <w:szCs w:val="22"/>
        </w:rPr>
        <w:t>s</w:t>
      </w:r>
      <w:r w:rsidRPr="00D01FA6">
        <w:rPr>
          <w:sz w:val="22"/>
          <w:szCs w:val="22"/>
        </w:rPr>
        <w:t xml:space="preserve"> </w:t>
      </w:r>
      <w:r>
        <w:rPr>
          <w:sz w:val="22"/>
          <w:szCs w:val="22"/>
        </w:rPr>
        <w:t>addressing</w:t>
      </w:r>
      <w:r w:rsidRPr="00D01FA6">
        <w:rPr>
          <w:sz w:val="22"/>
          <w:szCs w:val="22"/>
        </w:rPr>
        <w:t xml:space="preserve"> climate change mitigation have a digital aspect</w:t>
      </w:r>
      <w:r w:rsidR="00BB748D">
        <w:rPr>
          <w:sz w:val="22"/>
          <w:szCs w:val="22"/>
        </w:rPr>
        <w:t xml:space="preserve"> </w:t>
      </w:r>
      <w:r w:rsidR="00BB748D">
        <w:rPr>
          <w:sz w:val="22"/>
          <w:szCs w:val="22"/>
        </w:rPr>
        <w:fldChar w:fldCharType="begin"/>
      </w:r>
      <w:r w:rsidR="00074BEF">
        <w:rPr>
          <w:sz w:val="22"/>
          <w:szCs w:val="22"/>
        </w:rPr>
        <w:instrText xml:space="preserve"> ADDIN ZOTERO_ITEM CSL_CITATION {"citationID":"bIEFfRJs","properties":{"formattedCitation":"[75]","plainCitation":"[75]","noteIndex":0},"citationItems":[{"id":1852,"uris":["http://zotero.org/groups/5272309/items/S9WUFNTY"],"itemData":{"id":1852,"type":"book","abstract":"This biennial report continues the joint JRC-OECD analysis of the Intellectual Property (IP) portfolios of the world’s top 2 000 R&amp;D investors and explores the pivotal role played by these companies in the development and commercialisation of new technologies, as reflected in their patenting and trademark filing activity. It provides a thematic focus on the contribution of the world’s top 2 000 R&amp;D investors to innovation in climate change mitigation and adaptation technologies as a response to the new climate neutrality objectives. The report shows that global R&amp;D and patenting activities remain highly concentrated within the world’s top 2 000 R&amp;D investors. These are responsible for 87% of global business R&amp;D expenditure by the private sector and 63% of patent filings across all technologies. There is much less concentration at the commercialisation stage, with only 6% of all trademarks owned by the top R&amp;D investors. Among the top R&amp;D investors, R&amp;D investments, patents and trademarks are highly concentrated within the hands of a few hundred companies. United States (US)-based firms lead the ranking in almost every sector. Companies located in Japan and in the European Union (EU27) have recently been losing ground to companies based in People’s Republic of China. A few sectors dominate both R&amp;D investments and patent filings, including ‘Computers &amp; electronics’, ‘Pharmaceuticals’ and ‘Transport equipment’. Looking at the IP bundle, we observe key sectoral differences: companies in ‘Transport equipment’, ‘Electrical equipment’, ‘Machinery’ and ‘Computers &amp; electronics’ primarily rely on patents to protect their products, while companies in ‘Food products’, ‘Telecommunications’ and ‘Pharmaceuticals’ use more trademarks than patents.","call-number":"KJ-NA-30884-EN-N","ISBN":"978-92-76-43373-6","language":"eng","publisher":"Publications Office of the European Union","source":"Publications Office of the European Union","title":"World corporate top R&amp;D investors: paving the way to carbon neutrality","title-short":"World corporate top R&amp;D investors","URL":"https://data.europa.eu/doi/10.2760/49552","author":[{"literal":"Joint Research Centre (European Commission)"},{"literal":"Organisation for Economic Co-operation and Development"},{"family":"Amoroso","given":"S."},{"family":"Aristodemou","given":"L."},{"family":"Criscuolo","given":"C."},{"family":"Dechezleprêtre","given":"A."},{"family":"Dernis","given":"H."},{"family":"Grassano","given":"N."},{"family":"Moussiegt","given":"L."},{"family":"Napolitano","given":"L."},{"family":"Nawa","given":"D."},{"family":"Squicciarini","given":"M."},{"family":"Tübke","given":"A."}],"accessed":{"date-parts":[["2025",3,31]]},"issued":{"date-parts":[["2021"]]}}}],"schema":"https://github.com/citation-style-language/schema/raw/master/csl-citation.json"} </w:instrText>
      </w:r>
      <w:r w:rsidR="00BB748D">
        <w:rPr>
          <w:sz w:val="22"/>
          <w:szCs w:val="22"/>
        </w:rPr>
        <w:fldChar w:fldCharType="separate"/>
      </w:r>
      <w:r w:rsidR="00074BEF" w:rsidRPr="00074BEF">
        <w:rPr>
          <w:sz w:val="22"/>
        </w:rPr>
        <w:t>[75]</w:t>
      </w:r>
      <w:r w:rsidR="00BB748D">
        <w:rPr>
          <w:sz w:val="22"/>
          <w:szCs w:val="22"/>
        </w:rPr>
        <w:fldChar w:fldCharType="end"/>
      </w:r>
      <w:r w:rsidRPr="00D01FA6">
        <w:rPr>
          <w:sz w:val="22"/>
          <w:szCs w:val="22"/>
        </w:rPr>
        <w:t xml:space="preserve">. </w:t>
      </w:r>
      <w:r>
        <w:rPr>
          <w:sz w:val="22"/>
          <w:szCs w:val="22"/>
        </w:rPr>
        <w:t>T</w:t>
      </w:r>
      <w:r w:rsidRPr="00D01FA6">
        <w:rPr>
          <w:sz w:val="22"/>
          <w:szCs w:val="22"/>
        </w:rPr>
        <w:t xml:space="preserve">he EU maintains a leading </w:t>
      </w:r>
      <w:r>
        <w:rPr>
          <w:sz w:val="22"/>
          <w:szCs w:val="22"/>
        </w:rPr>
        <w:t>position in</w:t>
      </w:r>
      <w:r w:rsidRPr="00D01FA6">
        <w:rPr>
          <w:sz w:val="22"/>
          <w:szCs w:val="22"/>
        </w:rPr>
        <w:t xml:space="preserve"> patent filings in several areas crucial for the green transition, it has not recovered any ground in smart systems where it falls behind China, Japan and the US</w:t>
      </w:r>
      <w:r w:rsidR="00BB748D">
        <w:rPr>
          <w:sz w:val="22"/>
          <w:szCs w:val="22"/>
        </w:rPr>
        <w:t xml:space="preserve"> </w:t>
      </w:r>
      <w:r w:rsidR="00BB748D">
        <w:rPr>
          <w:sz w:val="22"/>
          <w:szCs w:val="22"/>
        </w:rPr>
        <w:fldChar w:fldCharType="begin"/>
      </w:r>
      <w:r w:rsidR="00074BEF">
        <w:rPr>
          <w:sz w:val="22"/>
          <w:szCs w:val="22"/>
        </w:rPr>
        <w:instrText xml:space="preserve"> ADDIN ZOTERO_ITEM CSL_CITATION {"citationID":"Bum9RjZc","properties":{"formattedCitation":"[76]","plainCitation":"[76]","noteIndex":0},"citationItems":[{"id":1853,"uris":["http://zotero.org/groups/5272309/items/XDYJTRSI"],"itemData":{"id":1853,"type":"webpage","abstract":"Clean Energy Technology Observatory (CETO) provides an evidence-based analysis feeding the policy making process and hence increasing the effectiveness of R&amp;I policies for clean energy technologies and solutions. It monitors EU research and innovation activities on clean energy technologies needed for the delivery of the European Green Deal; and assesses the competitiveness of the EU clean energy sector and its positioning in the global energy market. This overall strategic assessment highlights various aspects of the clean energy technology sector in the EU, including the increase in energy consumption and carbon intensity due to economic recovery, the decrease in greenhouse gas intensity, the growth of the renewable energy sector, the deployment of carbon pricing, the investment in research and innovation, the increase in employment in the renewable energy sector, the challenges in the manufacturing industry, the need for upskilling and digitalization, and the need for improved public data.","container-title":"JRC Publications Repository","language":"en","note":"ISBN: 9789268084311\nISSN: 1831-9424\nDOI: 10.2760/150096","title":"Clean Energy Technology Observatory: Overall Strategic Analysis of Clean Energy Technology in the European Union - 2023 Status Report","title-short":"Clean Energy Technology Observatory","URL":"https://publications.jrc.ec.europa.eu/repository/handle/JRC135404","author":[{"family":"Georgakaki","given":"Aliki"},{"family":"Kuokkanen","given":"Anna"},{"family":"Letout","given":"Simon"},{"family":"Koolen","given":"Derck"},{"family":"Koukoufikis","given":"Giorgos"},{"family":"Murauskaite-Bull","given":"Ingrida"},{"family":"Mountraki","given":"Aikaterini"},{"family":"Kuzov","given":"Teodor"},{"family":"Długosz","given":"Michał"},{"family":"Ince","given":"Ela"},{"family":"Shtjefni","given":"Drilona"},{"family":"Taylor","given":"Nigel"},{"family":"Christou","given":"Michalis"},{"family":"Pennington","given":"David"}],"accessed":{"date-parts":[["2025",3,31]]},"issued":{"date-parts":[["2023"]]}}}],"schema":"https://github.com/citation-style-language/schema/raw/master/csl-citation.json"} </w:instrText>
      </w:r>
      <w:r w:rsidR="00BB748D">
        <w:rPr>
          <w:sz w:val="22"/>
          <w:szCs w:val="22"/>
        </w:rPr>
        <w:fldChar w:fldCharType="separate"/>
      </w:r>
      <w:r w:rsidR="00074BEF" w:rsidRPr="00074BEF">
        <w:rPr>
          <w:sz w:val="22"/>
        </w:rPr>
        <w:t>[76]</w:t>
      </w:r>
      <w:r w:rsidR="00BB748D">
        <w:rPr>
          <w:sz w:val="22"/>
          <w:szCs w:val="22"/>
        </w:rPr>
        <w:fldChar w:fldCharType="end"/>
      </w:r>
      <w:r w:rsidRPr="00D01FA6">
        <w:rPr>
          <w:sz w:val="22"/>
          <w:szCs w:val="22"/>
        </w:rPr>
        <w:t xml:space="preserve">. </w:t>
      </w:r>
      <w:r>
        <w:rPr>
          <w:sz w:val="22"/>
          <w:szCs w:val="22"/>
        </w:rPr>
        <w:t>Indeed, t</w:t>
      </w:r>
      <w:r w:rsidRPr="00D01FA6">
        <w:rPr>
          <w:sz w:val="22"/>
          <w:szCs w:val="22"/>
        </w:rPr>
        <w:t xml:space="preserve">he EU falls behind the in digital domains – both overall and when the latter are related to clean technologies. </w:t>
      </w:r>
      <w:r>
        <w:rPr>
          <w:sz w:val="22"/>
          <w:szCs w:val="22"/>
        </w:rPr>
        <w:t>F</w:t>
      </w:r>
      <w:r w:rsidRPr="00D01FA6">
        <w:rPr>
          <w:sz w:val="22"/>
          <w:szCs w:val="22"/>
        </w:rPr>
        <w:t>or some of the non-digital technologies currently lagging behind, the potential to specialise would come at a lower cost than other (digital) technologies, as the capabilities needed overlap with those already present in the Member States</w:t>
      </w:r>
      <w:r w:rsidR="00BB748D">
        <w:rPr>
          <w:sz w:val="22"/>
          <w:szCs w:val="22"/>
        </w:rPr>
        <w:t xml:space="preserve"> </w:t>
      </w:r>
      <w:r w:rsidR="00BB748D">
        <w:rPr>
          <w:sz w:val="22"/>
          <w:szCs w:val="22"/>
        </w:rPr>
        <w:fldChar w:fldCharType="begin"/>
      </w:r>
      <w:r w:rsidR="004257F3">
        <w:rPr>
          <w:sz w:val="22"/>
          <w:szCs w:val="22"/>
        </w:rPr>
        <w:instrText xml:space="preserve"> ADDIN ZOTERO_ITEM CSL_CITATION {"citationID":"GYLsJkNj","properties":{"formattedCitation":"[4]","plainCitation":"[4]","noteIndex":0},"citationItems":[{"id":1980,"uris":["http://zotero.org/groups/5272309/items/MN3H2X34","http://zotero.org/groups/5272309/items/YU2D7XWX"],"itemData":{"id":1980,"type":"book","event-place":"LU","language":"eng","publisher":"Publications Office","publisher-place":"LU","source":"DOI.org (CSL JSON)","title":"Science, research and innovation performance of the EU, 2024: a competitive Europe for a sustainable future.","title-short":"Science, research and innovation performance of the EU, 2024","URL":"https://data.europa.eu/doi/10.2777/965670","author":[{"literal":"European Commission. Directorate General for Research and Innovation."}],"accessed":{"date-parts":[["2025",4,13]]},"issued":{"date-parts":[["2024"]]}}}],"schema":"https://github.com/citation-style-language/schema/raw/master/csl-citation.json"} </w:instrText>
      </w:r>
      <w:r w:rsidR="00BB748D">
        <w:rPr>
          <w:sz w:val="22"/>
          <w:szCs w:val="22"/>
        </w:rPr>
        <w:fldChar w:fldCharType="separate"/>
      </w:r>
      <w:r w:rsidR="004257F3" w:rsidRPr="004257F3">
        <w:rPr>
          <w:sz w:val="22"/>
        </w:rPr>
        <w:t>[4]</w:t>
      </w:r>
      <w:r w:rsidR="00BB748D">
        <w:rPr>
          <w:sz w:val="22"/>
          <w:szCs w:val="22"/>
        </w:rPr>
        <w:fldChar w:fldCharType="end"/>
      </w:r>
      <w:r w:rsidRPr="00D01FA6">
        <w:rPr>
          <w:sz w:val="22"/>
          <w:szCs w:val="22"/>
        </w:rPr>
        <w:t>.</w:t>
      </w:r>
    </w:p>
    <w:p w14:paraId="7631FA7A" w14:textId="58591F8E" w:rsidR="005817FD" w:rsidRDefault="005817FD" w:rsidP="005817FD">
      <w:pPr>
        <w:rPr>
          <w:sz w:val="22"/>
          <w:szCs w:val="22"/>
        </w:rPr>
      </w:pPr>
      <w:r>
        <w:rPr>
          <w:sz w:val="22"/>
          <w:szCs w:val="22"/>
        </w:rPr>
        <w:t xml:space="preserve">The question of capabilities is also highlighted by the fact that there is a geographical divide within the EU in terms of </w:t>
      </w:r>
      <w:r w:rsidRPr="00782223">
        <w:rPr>
          <w:sz w:val="22"/>
          <w:szCs w:val="22"/>
        </w:rPr>
        <w:t>SMEs' readiness for the digital and environmental transitions</w:t>
      </w:r>
      <w:r>
        <w:rPr>
          <w:sz w:val="22"/>
          <w:szCs w:val="22"/>
        </w:rPr>
        <w:t xml:space="preserve">, with </w:t>
      </w:r>
      <w:r w:rsidRPr="00782223">
        <w:rPr>
          <w:sz w:val="22"/>
          <w:szCs w:val="22"/>
        </w:rPr>
        <w:t>Nordic and Benelux countries lead</w:t>
      </w:r>
      <w:r>
        <w:rPr>
          <w:sz w:val="22"/>
          <w:szCs w:val="22"/>
        </w:rPr>
        <w:t>ing</w:t>
      </w:r>
      <w:r w:rsidRPr="00782223">
        <w:rPr>
          <w:sz w:val="22"/>
          <w:szCs w:val="22"/>
        </w:rPr>
        <w:t xml:space="preserve"> </w:t>
      </w:r>
      <w:r>
        <w:rPr>
          <w:sz w:val="22"/>
          <w:szCs w:val="22"/>
        </w:rPr>
        <w:t>the way</w:t>
      </w:r>
      <w:r w:rsidRPr="00782223">
        <w:rPr>
          <w:sz w:val="22"/>
          <w:szCs w:val="22"/>
        </w:rPr>
        <w:t>, while Southern and Eastern Europe face greater challenges</w:t>
      </w:r>
      <w:r w:rsidR="00564B46">
        <w:rPr>
          <w:sz w:val="22"/>
          <w:szCs w:val="22"/>
        </w:rPr>
        <w:t xml:space="preserve"> </w:t>
      </w:r>
      <w:r w:rsidR="00564B46">
        <w:rPr>
          <w:sz w:val="22"/>
          <w:szCs w:val="22"/>
        </w:rPr>
        <w:fldChar w:fldCharType="begin"/>
      </w:r>
      <w:r w:rsidR="00074BEF">
        <w:rPr>
          <w:sz w:val="22"/>
          <w:szCs w:val="22"/>
        </w:rPr>
        <w:instrText xml:space="preserve"> ADDIN ZOTERO_ITEM CSL_CITATION {"citationID":"PU0gRCAh","properties":{"formattedCitation":"[77]","plainCitation":"[77]","noteIndex":0},"citationItems":[{"id":1856,"uris":["http://zotero.org/groups/5272309/items/L27AJ5SE"],"itemData":{"id":1856,"type":"webpage","abstract":"Highlights: - The EU faces the unprecedented challenge of decarbonising the economy, while fostering growth and competitiveness. - The twin transition represents a viable pathway for achieving this goal. - The new EU SME twin transition monitor provides an assessment of SME readiness for the digital and environmental transitions, including their resilience capabilities, crucial for their success in this change process and to ensure their long-term competitiveness. - The monitor includes 33 indicators, and follows the JRC and OECD methodology for building composite indicators and scoreboards. - Results show that Nordic and Benelux countries lead in SME readiness for the twin transition, while Southern and Eastern Europe face greater challenges. - This prototype study also includes an assessment of SMEs exposure to different climate change hazards, which will be expanded in future iterations of this project.","container-title":"JRC Publications Repository","language":"en","title":"The SME twin transition monitor: towards a competitive Europe","title-short":"The SME twin transition monitor","URL":"https://publications.jrc.ec.europa.eu/repository/handle/JRC140504","author":[{"family":"Di","given":"BELLA Laura"},{"family":"Lagüera","given":"GONZÁLEZ Jaime"},{"family":"Katsinis","given":"Anastasis"},{"family":"Dominguez","given":"TORREIRO Marcos"}],"accessed":{"date-parts":[["2025",3,31]]},"issued":{"date-parts":[["2025"]]}}}],"schema":"https://github.com/citation-style-language/schema/raw/master/csl-citation.json"} </w:instrText>
      </w:r>
      <w:r w:rsidR="00564B46">
        <w:rPr>
          <w:sz w:val="22"/>
          <w:szCs w:val="22"/>
        </w:rPr>
        <w:fldChar w:fldCharType="separate"/>
      </w:r>
      <w:r w:rsidR="00074BEF" w:rsidRPr="00074BEF">
        <w:rPr>
          <w:sz w:val="22"/>
        </w:rPr>
        <w:t>[77]</w:t>
      </w:r>
      <w:r w:rsidR="00564B46">
        <w:rPr>
          <w:sz w:val="22"/>
          <w:szCs w:val="22"/>
        </w:rPr>
        <w:fldChar w:fldCharType="end"/>
      </w:r>
      <w:r w:rsidRPr="00782223">
        <w:rPr>
          <w:sz w:val="22"/>
          <w:szCs w:val="22"/>
        </w:rPr>
        <w:t>.</w:t>
      </w:r>
      <w:r>
        <w:rPr>
          <w:sz w:val="22"/>
          <w:szCs w:val="22"/>
        </w:rPr>
        <w:t xml:space="preserve"> </w:t>
      </w:r>
      <w:r w:rsidRPr="00081187">
        <w:rPr>
          <w:sz w:val="22"/>
          <w:szCs w:val="22"/>
        </w:rPr>
        <w:t>The European Digital Innovations Hubs network</w:t>
      </w:r>
      <w:r w:rsidR="00564B46">
        <w:rPr>
          <w:sz w:val="22"/>
          <w:szCs w:val="22"/>
        </w:rPr>
        <w:t xml:space="preserve"> </w:t>
      </w:r>
      <w:r w:rsidR="00564B46">
        <w:rPr>
          <w:sz w:val="22"/>
          <w:szCs w:val="22"/>
        </w:rPr>
        <w:fldChar w:fldCharType="begin"/>
      </w:r>
      <w:r w:rsidR="00074BEF">
        <w:rPr>
          <w:sz w:val="22"/>
          <w:szCs w:val="22"/>
        </w:rPr>
        <w:instrText xml:space="preserve"> ADDIN ZOTERO_ITEM CSL_CITATION {"citationID":"f6rywY65","properties":{"formattedCitation":"[78]","plainCitation":"[78]","noteIndex":0},"citationItems":[{"id":1857,"uris":["http://zotero.org/groups/5272309/items/CK8S3IBR"],"itemData":{"id":1857,"type":"webpage","title":"Home | European Digital Innovation Hubs Network","URL":"https://european-digital-innovation-hubs.ec.europa.eu/home","accessed":{"date-parts":[["2025",3,31]]}}}],"schema":"https://github.com/citation-style-language/schema/raw/master/csl-citation.json"} </w:instrText>
      </w:r>
      <w:r w:rsidR="00564B46">
        <w:rPr>
          <w:sz w:val="22"/>
          <w:szCs w:val="22"/>
        </w:rPr>
        <w:fldChar w:fldCharType="separate"/>
      </w:r>
      <w:r w:rsidR="00074BEF" w:rsidRPr="00074BEF">
        <w:rPr>
          <w:sz w:val="22"/>
        </w:rPr>
        <w:t>[78]</w:t>
      </w:r>
      <w:r w:rsidR="00564B46">
        <w:rPr>
          <w:sz w:val="22"/>
          <w:szCs w:val="22"/>
        </w:rPr>
        <w:fldChar w:fldCharType="end"/>
      </w:r>
      <w:r w:rsidRPr="00081187">
        <w:rPr>
          <w:sz w:val="22"/>
          <w:szCs w:val="22"/>
        </w:rPr>
        <w:t xml:space="preserve"> is a Commission initiative that </w:t>
      </w:r>
      <w:r w:rsidRPr="00081187">
        <w:rPr>
          <w:rFonts w:eastAsia="Calibri"/>
          <w:sz w:val="22"/>
          <w:szCs w:val="22"/>
        </w:rPr>
        <w:t>acts as innovation intermediary, providing services to firms in a multitude of areas, where digitalisation is a central part</w:t>
      </w:r>
      <w:r>
        <w:rPr>
          <w:rFonts w:eastAsia="Calibri"/>
          <w:sz w:val="22"/>
          <w:szCs w:val="22"/>
        </w:rPr>
        <w:t xml:space="preserve">, including Green Digitalisation. The associated </w:t>
      </w:r>
      <w:r w:rsidRPr="00081187">
        <w:rPr>
          <w:rFonts w:eastAsia="Calibri"/>
          <w:sz w:val="22"/>
          <w:szCs w:val="22"/>
        </w:rPr>
        <w:t>Digital Maturity Assessment Tool (DMAT)</w:t>
      </w:r>
      <w:r w:rsidR="00564B46">
        <w:rPr>
          <w:rFonts w:eastAsia="Calibri"/>
          <w:sz w:val="22"/>
          <w:szCs w:val="22"/>
        </w:rPr>
        <w:t xml:space="preserve"> </w:t>
      </w:r>
      <w:r w:rsidR="00564B46">
        <w:rPr>
          <w:rFonts w:eastAsia="Calibri"/>
          <w:sz w:val="22"/>
          <w:szCs w:val="22"/>
        </w:rPr>
        <w:fldChar w:fldCharType="begin"/>
      </w:r>
      <w:r w:rsidR="00074BEF">
        <w:rPr>
          <w:rFonts w:eastAsia="Calibri"/>
          <w:sz w:val="22"/>
          <w:szCs w:val="22"/>
        </w:rPr>
        <w:instrText xml:space="preserve"> ADDIN ZOTERO_ITEM CSL_CITATION {"citationID":"hnVRk5gr","properties":{"formattedCitation":"[79]","plainCitation":"[79]","noteIndex":0},"citationItems":[{"id":1858,"uris":["http://zotero.org/groups/5272309/items/C36L6J7T"],"itemData":{"id":1858,"type":"webpage","title":"Open DMAT - Digital Maturity Assessment tool | European Digital Innovation Hubs Network","URL":"https://european-digital-innovation-hubs.ec.europa.eu/open-dma","accessed":{"date-parts":[["2025",3,31]]}}}],"schema":"https://github.com/citation-style-language/schema/raw/master/csl-citation.json"} </w:instrText>
      </w:r>
      <w:r w:rsidR="00564B46">
        <w:rPr>
          <w:rFonts w:eastAsia="Calibri"/>
          <w:sz w:val="22"/>
          <w:szCs w:val="22"/>
        </w:rPr>
        <w:fldChar w:fldCharType="separate"/>
      </w:r>
      <w:r w:rsidR="00074BEF" w:rsidRPr="00074BEF">
        <w:rPr>
          <w:rFonts w:eastAsia="Calibri"/>
          <w:sz w:val="22"/>
        </w:rPr>
        <w:t>[79]</w:t>
      </w:r>
      <w:r w:rsidR="00564B46">
        <w:rPr>
          <w:rFonts w:eastAsia="Calibri"/>
          <w:sz w:val="22"/>
          <w:szCs w:val="22"/>
        </w:rPr>
        <w:fldChar w:fldCharType="end"/>
      </w:r>
      <w:r>
        <w:rPr>
          <w:rFonts w:eastAsia="Calibri"/>
          <w:sz w:val="22"/>
          <w:szCs w:val="22"/>
        </w:rPr>
        <w:t xml:space="preserve"> helps companies assess </w:t>
      </w:r>
      <w:r w:rsidRPr="00211AE9">
        <w:rPr>
          <w:rFonts w:eastAsia="Calibri"/>
          <w:sz w:val="22"/>
          <w:szCs w:val="22"/>
        </w:rPr>
        <w:t>how digitalisation contributes to decreasing the firms environmental impact (Digital for Green), and how firms mitigate the environmental impact of using more digital solutions and technologies</w:t>
      </w:r>
      <w:r>
        <w:rPr>
          <w:rFonts w:eastAsia="Calibri"/>
          <w:sz w:val="22"/>
          <w:szCs w:val="22"/>
        </w:rPr>
        <w:t>. The network also acts as a gateway for firms to receive support in digitalisation.</w:t>
      </w:r>
      <w:r>
        <w:rPr>
          <w:sz w:val="22"/>
          <w:szCs w:val="22"/>
        </w:rPr>
        <w:br w:type="page"/>
      </w:r>
    </w:p>
    <w:p w14:paraId="76630E3B" w14:textId="66DC9BB1" w:rsidR="005817FD" w:rsidRPr="005C6B68" w:rsidRDefault="005817FD" w:rsidP="005817FD">
      <w:pPr>
        <w:rPr>
          <w:b/>
          <w:i/>
        </w:rPr>
      </w:pPr>
      <w:r>
        <w:rPr>
          <w:b/>
          <w:i/>
          <w:noProof/>
          <w:szCs w:val="18"/>
        </w:rPr>
        <w:lastRenderedPageBreak/>
        <mc:AlternateContent>
          <mc:Choice Requires="wps">
            <w:drawing>
              <wp:anchor distT="0" distB="0" distL="114300" distR="114300" simplePos="0" relativeHeight="251658242" behindDoc="1" locked="0" layoutInCell="1" allowOverlap="1" wp14:anchorId="0B67D6C1" wp14:editId="29A65B45">
                <wp:simplePos x="0" y="0"/>
                <wp:positionH relativeFrom="margin">
                  <wp:align>center</wp:align>
                </wp:positionH>
                <wp:positionV relativeFrom="paragraph">
                  <wp:posOffset>-207433</wp:posOffset>
                </wp:positionV>
                <wp:extent cx="6467475" cy="4199165"/>
                <wp:effectExtent l="0" t="0" r="28575" b="11430"/>
                <wp:wrapNone/>
                <wp:docPr id="3" name="Rectangle 3"/>
                <wp:cNvGraphicFramePr/>
                <a:graphic xmlns:a="http://schemas.openxmlformats.org/drawingml/2006/main">
                  <a:graphicData uri="http://schemas.microsoft.com/office/word/2010/wordprocessingShape">
                    <wps:wsp>
                      <wps:cNvSpPr/>
                      <wps:spPr>
                        <a:xfrm>
                          <a:off x="0" y="0"/>
                          <a:ext cx="6467475" cy="419916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0695D50">
              <v:rect id="Rectangle 3" style="position:absolute;margin-left:0;margin-top:-16.35pt;width:509.25pt;height:330.65pt;z-index:-25165823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spid="_x0000_s1026" fillcolor="#deeaf6 [660]" strokecolor="#1f4d78 [1604]" strokeweight="1pt" w14:anchorId="1CB5CE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">
                <w10:wrap anchorx="margin"/>
              </v:rect>
            </w:pict>
          </mc:Fallback>
        </mc:AlternateContent>
      </w:r>
      <w:r w:rsidRPr="005C6B68">
        <w:rPr>
          <w:b/>
          <w:i/>
        </w:rPr>
        <w:t>The potential of automated vehicles (AVs) to support sustainable transport</w:t>
      </w:r>
      <w:r w:rsidR="00564B46">
        <w:rPr>
          <w:b/>
          <w:i/>
        </w:rPr>
        <w:t xml:space="preserve"> </w:t>
      </w:r>
      <w:r w:rsidR="00564B46">
        <w:rPr>
          <w:b/>
          <w:i/>
        </w:rPr>
        <w:fldChar w:fldCharType="begin"/>
      </w:r>
      <w:r w:rsidR="00074BEF">
        <w:rPr>
          <w:b/>
          <w:i/>
        </w:rPr>
        <w:instrText xml:space="preserve"> ADDIN ZOTERO_ITEM CSL_CITATION {"citationID":"FjuRStKX","properties":{"formattedCitation":"[80]","plainCitation":"[80]","noteIndex":0},"citationItems":[{"id":1859,"uris":["http://zotero.org/groups/5272309/items/5ZAG964R"],"itemData":{"id":1859,"type":"webpage","abstract":"Public governance concerns how the roles and relations of all actors are organised, structured, managed and administered, including power and competence relationships and the levers that each actor has, particularly when using digital technology. Its overall purpose is to deliver public value benefits that promote the prosperity, wellbeing and flourishing of all people and all parts of society, as enabled by nature’s life-support systems. The focus is on the EU but also with a broader international perspective. The setting is (liberal) democratic systems, with their country, regional and local variations and the EU as the overarching level of governance. The EU already has many policies to promote the public values of good governance as the means of tackling its challenges to achieve these public value benefits. However, at the end of 2022, there is a renewed need for two reappraisals. First, a thorough mapping and understanding of the public governance arrangements, defined as paradigms in this report that have and are being deployed across all the EU’s multi-governance levels, the role played by digital technology and the impacts these have had. Second, an analysis of the new strategic challenges the EU faces, especially since early 2020 with the start of the COVID-19 pandemic, the war in Ukraine and the dramatically escalating social, economic and environmental crises, taking account of the role that digital technology and data can play.","container-title":"JRC Publications Repository","language":"en","note":"ISBN: 9789268045510 9789268045527\nDOI: 10.2760/204686","title":"Impact of digital transformation on public governance","URL":"https://publications.jrc.ec.europa.eu/repository/handle/JRC133975","author":[{"family":"Millard","given":"Jeremy"}],"accessed":{"date-parts":[["2025",3,31]]},"issued":{"date-parts":[["2023"]]}}}],"schema":"https://github.com/citation-style-language/schema/raw/master/csl-citation.json"} </w:instrText>
      </w:r>
      <w:r w:rsidR="00564B46">
        <w:rPr>
          <w:b/>
          <w:i/>
        </w:rPr>
        <w:fldChar w:fldCharType="separate"/>
      </w:r>
      <w:r w:rsidR="00074BEF" w:rsidRPr="00074BEF">
        <w:t>[80]</w:t>
      </w:r>
      <w:r w:rsidR="00564B46">
        <w:rPr>
          <w:b/>
          <w:i/>
        </w:rPr>
        <w:fldChar w:fldCharType="end"/>
      </w:r>
      <w:r w:rsidR="00564B46">
        <w:rPr>
          <w:b/>
          <w:i/>
        </w:rPr>
        <w:t xml:space="preserve"> </w:t>
      </w:r>
    </w:p>
    <w:p w14:paraId="5125EDA3" w14:textId="77777777" w:rsidR="005817FD" w:rsidRPr="005C6B68" w:rsidRDefault="005817FD" w:rsidP="005817FD">
      <w:r w:rsidRPr="005C6B68">
        <w:t xml:space="preserve">In the context of the European Green Deal and the Sustainable and Smart Mobility Strategy automated vehicles (AVs) </w:t>
      </w:r>
      <w:r>
        <w:t xml:space="preserve">have the potential </w:t>
      </w:r>
      <w:r w:rsidRPr="005C6B68">
        <w:t xml:space="preserve">to support sustainable transport, </w:t>
      </w:r>
      <w:r>
        <w:t>while presenting</w:t>
      </w:r>
      <w:r w:rsidRPr="005C6B68">
        <w:t xml:space="preserve"> complex interplay between automation and energy consumption. The impacts can be classified into three key areas. First, automation introduces additional energy demands for sensors, onboard processing systems, and communication technologies. Second, it influences propulsion energy by altering traffic dynamics, particularly through smoother flows on highways. Third, automation can change travel behaviour and modal preferences, often leading to increased trips and shifts away from active transport modes like walking and cycling. </w:t>
      </w:r>
    </w:p>
    <w:p w14:paraId="371A57F6" w14:textId="77777777" w:rsidR="005817FD" w:rsidRPr="005C6B68" w:rsidRDefault="005817FD" w:rsidP="005817FD">
      <w:r w:rsidRPr="005C6B68">
        <w:t xml:space="preserve">Together, these factors create a complex energy profile requiring careful evaluation. While AVs may improve efficiency and safety, their energy impact is uncertain and could be significant as deployment moves from prototyping to adoption. This highlights the need to understand the relationship between automation development and energy use to ensure these technologies align with sustainability goals. </w:t>
      </w:r>
    </w:p>
    <w:p w14:paraId="08AD58BB" w14:textId="77777777" w:rsidR="005817FD" w:rsidRPr="005C6B68" w:rsidRDefault="005817FD" w:rsidP="005817FD">
      <w:r w:rsidRPr="005C6B68">
        <w:t>The deployment of AVs requires optimising on-board technologies to reduce energy demands while maintaining safety standards. Supporting relevant technological advancements is key to addressing energy challenges and enabling cost effective, reliable AV adoption. Simulations show that automation, even at moderate adoption levels, can effectively alleviate congestion and reduce traffic disruptions. By enabling smoother and more stable traffic flow, these systems lower overall energy demand across the network. Automation has the potential to lower the energy intensity of urban transport but achieving this requires carefully designed policies to guide its uptake. Automation can enhance urban transport energy efficiency when integrated with policies that promote shared mobility, encourage active travel, and manage private vehicle use. Shared automated shuttles, resembling public transport in their collective mobility design, can reduce energy demand by attracting former car users, provided supportive measures are in place.</w:t>
      </w:r>
    </w:p>
    <w:p w14:paraId="7D31A1AC" w14:textId="77777777" w:rsidR="005817FD" w:rsidRDefault="005817FD" w:rsidP="005817FD"/>
    <w:p w14:paraId="136DB863" w14:textId="05DD35CF" w:rsidR="00596C2F" w:rsidRPr="005817FD" w:rsidRDefault="005817FD" w:rsidP="005817FD">
      <w:pPr>
        <w:rPr>
          <w:sz w:val="22"/>
          <w:szCs w:val="22"/>
        </w:rPr>
      </w:pPr>
      <w:r>
        <w:rPr>
          <w:sz w:val="22"/>
          <w:szCs w:val="22"/>
        </w:rPr>
        <w:t>T</w:t>
      </w:r>
      <w:r w:rsidRPr="006F24F3">
        <w:rPr>
          <w:sz w:val="22"/>
          <w:szCs w:val="22"/>
        </w:rPr>
        <w:t>he impact of digital transformation on public governance provid</w:t>
      </w:r>
      <w:r>
        <w:rPr>
          <w:sz w:val="22"/>
          <w:szCs w:val="22"/>
        </w:rPr>
        <w:t>es</w:t>
      </w:r>
      <w:r w:rsidRPr="006F24F3">
        <w:rPr>
          <w:sz w:val="22"/>
          <w:szCs w:val="22"/>
        </w:rPr>
        <w:t xml:space="preserve"> examples of the role of digital</w:t>
      </w:r>
      <w:r>
        <w:rPr>
          <w:sz w:val="22"/>
          <w:szCs w:val="22"/>
        </w:rPr>
        <w:t>isation</w:t>
      </w:r>
      <w:r w:rsidRPr="006F24F3">
        <w:rPr>
          <w:sz w:val="22"/>
          <w:szCs w:val="22"/>
        </w:rPr>
        <w:t xml:space="preserve"> in addressing governance challenges in the food, energy</w:t>
      </w:r>
      <w:r>
        <w:rPr>
          <w:sz w:val="22"/>
          <w:szCs w:val="22"/>
        </w:rPr>
        <w:t>,</w:t>
      </w:r>
      <w:r w:rsidRPr="006F24F3">
        <w:rPr>
          <w:sz w:val="22"/>
          <w:szCs w:val="22"/>
        </w:rPr>
        <w:t xml:space="preserve"> and work and employment sectors</w:t>
      </w:r>
      <w:r>
        <w:rPr>
          <w:sz w:val="22"/>
          <w:szCs w:val="22"/>
        </w:rPr>
        <w:t>,</w:t>
      </w:r>
      <w:r w:rsidRPr="006F24F3">
        <w:t xml:space="preserve"> </w:t>
      </w:r>
      <w:r w:rsidRPr="006F24F3">
        <w:rPr>
          <w:sz w:val="22"/>
          <w:szCs w:val="22"/>
        </w:rPr>
        <w:t>all of which are of relevance to the green transition</w:t>
      </w:r>
      <w:r w:rsidR="00564B46">
        <w:rPr>
          <w:sz w:val="22"/>
          <w:szCs w:val="22"/>
        </w:rPr>
        <w:t xml:space="preserve"> </w:t>
      </w:r>
      <w:r w:rsidR="00564B46">
        <w:rPr>
          <w:sz w:val="22"/>
          <w:szCs w:val="22"/>
        </w:rPr>
        <w:fldChar w:fldCharType="begin"/>
      </w:r>
      <w:r w:rsidR="00074BEF">
        <w:rPr>
          <w:sz w:val="22"/>
          <w:szCs w:val="22"/>
        </w:rPr>
        <w:instrText xml:space="preserve"> ADDIN ZOTERO_ITEM CSL_CITATION {"citationID":"vOoM9PBJ","properties":{"formattedCitation":"[80]","plainCitation":"[80]","noteIndex":0},"citationItems":[{"id":1859,"uris":["http://zotero.org/groups/5272309/items/5ZAG964R"],"itemData":{"id":1859,"type":"webpage","abstract":"Public governance concerns how the roles and relations of all actors are organised, structured, managed and administered, including power and competence relationships and the levers that each actor has, particularly when using digital technology. Its overall purpose is to deliver public value benefits that promote the prosperity, wellbeing and flourishing of all people and all parts of society, as enabled by nature’s life-support systems. The focus is on the EU but also with a broader international perspective. The setting is (liberal) democratic systems, with their country, regional and local variations and the EU as the overarching level of governance. The EU already has many policies to promote the public values of good governance as the means of tackling its challenges to achieve these public value benefits. However, at the end of 2022, there is a renewed need for two reappraisals. First, a thorough mapping and understanding of the public governance arrangements, defined as paradigms in this report that have and are being deployed across all the EU’s multi-governance levels, the role played by digital technology and the impacts these have had. Second, an analysis of the new strategic challenges the EU faces, especially since early 2020 with the start of the COVID-19 pandemic, the war in Ukraine and the dramatically escalating social, economic and environmental crises, taking account of the role that digital technology and data can play.","container-title":"JRC Publications Repository","language":"en","note":"ISBN: 9789268045510 9789268045527\nDOI: 10.2760/204686","title":"Impact of digital transformation on public governance","URL":"https://publications.jrc.ec.europa.eu/repository/handle/JRC133975","author":[{"family":"Millard","given":"Jeremy"}],"accessed":{"date-parts":[["2025",3,31]]},"issued":{"date-parts":[["2023"]]}}}],"schema":"https://github.com/citation-style-language/schema/raw/master/csl-citation.json"} </w:instrText>
      </w:r>
      <w:r w:rsidR="00564B46">
        <w:rPr>
          <w:sz w:val="22"/>
          <w:szCs w:val="22"/>
        </w:rPr>
        <w:fldChar w:fldCharType="separate"/>
      </w:r>
      <w:r w:rsidR="00074BEF" w:rsidRPr="00074BEF">
        <w:rPr>
          <w:sz w:val="22"/>
        </w:rPr>
        <w:t>[80]</w:t>
      </w:r>
      <w:r w:rsidR="00564B46">
        <w:rPr>
          <w:sz w:val="22"/>
          <w:szCs w:val="22"/>
        </w:rPr>
        <w:fldChar w:fldCharType="end"/>
      </w:r>
      <w:r w:rsidRPr="006F24F3">
        <w:rPr>
          <w:sz w:val="22"/>
          <w:szCs w:val="22"/>
        </w:rPr>
        <w:t>. These include insights on platforms that support sustainable food policies and urban-rural linkages; energy communities and transition to decentralised energy systems and peer-to-peer energy sharing models; and hybrid- or digitally supported work models and the changes they bring to our (working) lives. The findings call for further research and action into the best roles that digital technology can play, focus</w:t>
      </w:r>
      <w:r>
        <w:rPr>
          <w:sz w:val="22"/>
          <w:szCs w:val="22"/>
        </w:rPr>
        <w:t>ing</w:t>
      </w:r>
      <w:r w:rsidRPr="006F24F3">
        <w:rPr>
          <w:sz w:val="22"/>
          <w:szCs w:val="22"/>
        </w:rPr>
        <w:t xml:space="preserve"> on where the human</w:t>
      </w:r>
      <w:r>
        <w:rPr>
          <w:sz w:val="22"/>
          <w:szCs w:val="22"/>
        </w:rPr>
        <w:t xml:space="preserve"> element is</w:t>
      </w:r>
      <w:r w:rsidRPr="006F24F3">
        <w:rPr>
          <w:sz w:val="22"/>
          <w:szCs w:val="22"/>
        </w:rPr>
        <w:t xml:space="preserve"> more important than the digital, but where public value can be enhanced by the </w:t>
      </w:r>
      <w:r>
        <w:rPr>
          <w:sz w:val="22"/>
          <w:szCs w:val="22"/>
        </w:rPr>
        <w:t>latter</w:t>
      </w:r>
      <w:r w:rsidRPr="006F24F3">
        <w:rPr>
          <w:sz w:val="22"/>
          <w:szCs w:val="22"/>
        </w:rPr>
        <w:t xml:space="preserve">. </w:t>
      </w:r>
      <w:r>
        <w:rPr>
          <w:sz w:val="22"/>
          <w:szCs w:val="22"/>
        </w:rPr>
        <w:t xml:space="preserve">Rationalisation should </w:t>
      </w:r>
      <w:r w:rsidRPr="006F24F3">
        <w:rPr>
          <w:sz w:val="22"/>
          <w:szCs w:val="22"/>
        </w:rPr>
        <w:t xml:space="preserve">reduce or remove the digital where </w:t>
      </w:r>
      <w:r>
        <w:rPr>
          <w:sz w:val="22"/>
          <w:szCs w:val="22"/>
        </w:rPr>
        <w:t>it</w:t>
      </w:r>
      <w:r w:rsidRPr="006F24F3">
        <w:rPr>
          <w:sz w:val="22"/>
          <w:szCs w:val="22"/>
        </w:rPr>
        <w:t xml:space="preserve"> does not add value </w:t>
      </w:r>
      <w:r>
        <w:rPr>
          <w:sz w:val="22"/>
          <w:szCs w:val="22"/>
        </w:rPr>
        <w:t>and</w:t>
      </w:r>
      <w:r w:rsidRPr="006F24F3">
        <w:rPr>
          <w:sz w:val="22"/>
          <w:szCs w:val="22"/>
        </w:rPr>
        <w:t xml:space="preserve"> </w:t>
      </w:r>
      <w:r>
        <w:rPr>
          <w:sz w:val="22"/>
          <w:szCs w:val="22"/>
        </w:rPr>
        <w:t>could exacerbate inequalities</w:t>
      </w:r>
      <w:r w:rsidRPr="006F24F3">
        <w:rPr>
          <w:sz w:val="22"/>
          <w:szCs w:val="22"/>
        </w:rPr>
        <w:t xml:space="preserve">. </w:t>
      </w:r>
      <w:r>
        <w:rPr>
          <w:sz w:val="22"/>
          <w:szCs w:val="22"/>
        </w:rPr>
        <w:t>Looking into how to c</w:t>
      </w:r>
      <w:r w:rsidRPr="006F24F3">
        <w:rPr>
          <w:sz w:val="22"/>
          <w:szCs w:val="22"/>
        </w:rPr>
        <w:t>ombin</w:t>
      </w:r>
      <w:r>
        <w:rPr>
          <w:sz w:val="22"/>
          <w:szCs w:val="22"/>
        </w:rPr>
        <w:t>e</w:t>
      </w:r>
      <w:r w:rsidRPr="006F24F3">
        <w:rPr>
          <w:sz w:val="22"/>
          <w:szCs w:val="22"/>
        </w:rPr>
        <w:t xml:space="preserve"> the unique cognitive abilities of workers and the accurate technical expertise of</w:t>
      </w:r>
      <w:r>
        <w:rPr>
          <w:sz w:val="22"/>
          <w:szCs w:val="22"/>
        </w:rPr>
        <w:t xml:space="preserve"> digitalisation</w:t>
      </w:r>
      <w:r w:rsidRPr="006F24F3">
        <w:rPr>
          <w:sz w:val="22"/>
          <w:szCs w:val="22"/>
        </w:rPr>
        <w:t xml:space="preserve"> can </w:t>
      </w:r>
      <w:r>
        <w:rPr>
          <w:sz w:val="22"/>
          <w:szCs w:val="22"/>
        </w:rPr>
        <w:t>lead to</w:t>
      </w:r>
      <w:r w:rsidRPr="006F24F3">
        <w:rPr>
          <w:sz w:val="22"/>
          <w:szCs w:val="22"/>
        </w:rPr>
        <w:t xml:space="preserve"> a</w:t>
      </w:r>
      <w:r>
        <w:rPr>
          <w:sz w:val="22"/>
          <w:szCs w:val="22"/>
        </w:rPr>
        <w:t xml:space="preserve"> more</w:t>
      </w:r>
      <w:r w:rsidRPr="006F24F3">
        <w:rPr>
          <w:sz w:val="22"/>
          <w:szCs w:val="22"/>
        </w:rPr>
        <w:t xml:space="preserve"> innovative</w:t>
      </w:r>
      <w:r>
        <w:rPr>
          <w:sz w:val="22"/>
          <w:szCs w:val="22"/>
        </w:rPr>
        <w:t>,</w:t>
      </w:r>
      <w:r w:rsidRPr="006F24F3">
        <w:rPr>
          <w:sz w:val="22"/>
          <w:szCs w:val="22"/>
        </w:rPr>
        <w:t xml:space="preserve"> productive</w:t>
      </w:r>
      <w:r>
        <w:rPr>
          <w:sz w:val="22"/>
          <w:szCs w:val="22"/>
        </w:rPr>
        <w:t xml:space="preserve"> and competitive</w:t>
      </w:r>
      <w:r w:rsidRPr="006F24F3">
        <w:rPr>
          <w:sz w:val="22"/>
          <w:szCs w:val="22"/>
        </w:rPr>
        <w:t xml:space="preserve"> workforce.</w:t>
      </w:r>
      <w:r>
        <w:rPr>
          <w:sz w:val="22"/>
          <w:szCs w:val="22"/>
        </w:rPr>
        <w:t xml:space="preserve"> The </w:t>
      </w:r>
      <w:r w:rsidRPr="00154F4A">
        <w:rPr>
          <w:sz w:val="22"/>
          <w:szCs w:val="22"/>
        </w:rPr>
        <w:t>Digital Transition Toolkit</w:t>
      </w:r>
      <w:r>
        <w:rPr>
          <w:rStyle w:val="FootnoteReference"/>
          <w:sz w:val="22"/>
          <w:szCs w:val="22"/>
        </w:rPr>
        <w:footnoteReference w:id="10"/>
      </w:r>
      <w:r>
        <w:rPr>
          <w:sz w:val="22"/>
          <w:szCs w:val="22"/>
        </w:rPr>
        <w:t xml:space="preserve"> developed by the JRC for policy makers, as an aid to navigate s</w:t>
      </w:r>
      <w:r w:rsidRPr="00154F4A">
        <w:rPr>
          <w:sz w:val="22"/>
          <w:szCs w:val="22"/>
        </w:rPr>
        <w:t xml:space="preserve">trategic conversations </w:t>
      </w:r>
      <w:r>
        <w:rPr>
          <w:sz w:val="22"/>
          <w:szCs w:val="22"/>
        </w:rPr>
        <w:t>with</w:t>
      </w:r>
      <w:r w:rsidRPr="00154F4A">
        <w:rPr>
          <w:sz w:val="22"/>
          <w:szCs w:val="22"/>
        </w:rPr>
        <w:t xml:space="preserve"> farmers and rural communities</w:t>
      </w:r>
      <w:r>
        <w:rPr>
          <w:sz w:val="22"/>
          <w:szCs w:val="22"/>
        </w:rPr>
        <w:t xml:space="preserve"> to address the challenges of the digital transformation in the farming and the agri-food sector</w:t>
      </w:r>
      <w:r w:rsidR="00B77DBA">
        <w:rPr>
          <w:sz w:val="22"/>
          <w:szCs w:val="22"/>
        </w:rPr>
        <w:t xml:space="preserve"> </w:t>
      </w:r>
      <w:r w:rsidR="00B77DBA">
        <w:rPr>
          <w:sz w:val="22"/>
          <w:szCs w:val="22"/>
        </w:rPr>
        <w:fldChar w:fldCharType="begin"/>
      </w:r>
      <w:r w:rsidR="00074BEF">
        <w:rPr>
          <w:sz w:val="22"/>
          <w:szCs w:val="22"/>
        </w:rPr>
        <w:instrText xml:space="preserve"> ADDIN ZOTERO_ITEM CSL_CITATION {"citationID":"UAzPUQsu","properties":{"formattedCitation":"[81]","plainCitation":"[81]","noteIndex":0},"citationItems":[{"id":1861,"uris":["http://zotero.org/groups/5272309/items/APL53VQZ"],"itemData":{"id":1861,"type":"webpage","abstract":"Successfully managing the green and digital transitions is a crucial factor that could increase the resilience and strategic autonomy of the EU and shape its future. Yet digitalisation of agriculture and rural areas raises vital questions about winners and losers, costs, benefits, and long term implications. This foresight exercise aims to explore the interplay between digital transition, policies and the resilience of the agricultural sector and rural areas, against the backdrop of potential disruptive and transformative changes. The report presents the outcomes of this exploration, proposing building blocks for an effective EU digital transition strategy for agriculture and rural areas supported by a hands-on policymaker’s toolkit.","container-title":"JRC Publications Repository","language":"en","note":"ISBN: 9789268086544 9789268086551\nISSN: 1831-9424, 1018-5593\nDOI: 10.2760/093463","title":"Digital Transition: Long-term Implications for EU Farmers and Rural Communities","title-short":"Digital Transition","URL":"https://publications.jrc.ec.europa.eu/repository/handle/JRC134571","author":[{"family":"Barabanova","given":"Yulia"},{"family":"Krzysztofowicz","given":"Maciej"}],"accessed":{"date-parts":[["2025",3,31]]},"issued":{"date-parts":[["2023"]]}}}],"schema":"https://github.com/citation-style-language/schema/raw/master/csl-citation.json"} </w:instrText>
      </w:r>
      <w:r w:rsidR="00B77DBA">
        <w:rPr>
          <w:sz w:val="22"/>
          <w:szCs w:val="22"/>
        </w:rPr>
        <w:fldChar w:fldCharType="separate"/>
      </w:r>
      <w:r w:rsidR="00074BEF" w:rsidRPr="00074BEF">
        <w:rPr>
          <w:sz w:val="22"/>
        </w:rPr>
        <w:t>[81]</w:t>
      </w:r>
      <w:r w:rsidR="00B77DBA">
        <w:rPr>
          <w:sz w:val="22"/>
          <w:szCs w:val="22"/>
        </w:rPr>
        <w:fldChar w:fldCharType="end"/>
      </w:r>
      <w:r>
        <w:rPr>
          <w:sz w:val="22"/>
          <w:szCs w:val="22"/>
        </w:rPr>
        <w:t xml:space="preserve">. </w:t>
      </w:r>
      <w:r w:rsidR="00596C2F">
        <w:br w:type="page"/>
      </w:r>
    </w:p>
    <w:p w14:paraId="6C995AA9" w14:textId="44165FA2" w:rsidR="00D54A92" w:rsidRDefault="00D54A92" w:rsidP="00065EAE">
      <w:pPr>
        <w:pStyle w:val="JRCLevel-2title"/>
        <w:ind w:hanging="1427"/>
      </w:pPr>
      <w:bookmarkStart w:id="38" w:name="_Toc194042028"/>
      <w:r>
        <w:lastRenderedPageBreak/>
        <w:t>5.</w:t>
      </w:r>
      <w:r w:rsidR="24F4FA6E">
        <w:t>7</w:t>
      </w:r>
      <w:r>
        <w:t xml:space="preserve"> </w:t>
      </w:r>
      <w:r w:rsidR="00D738C3">
        <w:t>Better data to fill knowledge gaps</w:t>
      </w:r>
      <w:bookmarkEnd w:id="38"/>
    </w:p>
    <w:p w14:paraId="0B5E539B" w14:textId="5ED2A6C4" w:rsidR="00410309" w:rsidRPr="00065EAE" w:rsidRDefault="00410309" w:rsidP="00065EAE">
      <w:pPr>
        <w:rPr>
          <w:sz w:val="22"/>
          <w:szCs w:val="22"/>
        </w:rPr>
      </w:pPr>
      <w:r w:rsidRPr="00065EAE">
        <w:rPr>
          <w:sz w:val="22"/>
          <w:szCs w:val="22"/>
        </w:rPr>
        <w:t xml:space="preserve">In order to guide policy interventions (usually at the micro-level) towards meeting the </w:t>
      </w:r>
      <w:r w:rsidR="00472286" w:rsidRPr="00065EAE">
        <w:rPr>
          <w:sz w:val="22"/>
          <w:szCs w:val="22"/>
        </w:rPr>
        <w:t xml:space="preserve">EGD policy </w:t>
      </w:r>
      <w:r w:rsidRPr="00065EAE">
        <w:rPr>
          <w:sz w:val="22"/>
          <w:szCs w:val="22"/>
        </w:rPr>
        <w:t>targets</w:t>
      </w:r>
      <w:r w:rsidR="00472286" w:rsidRPr="00065EAE">
        <w:rPr>
          <w:sz w:val="22"/>
          <w:szCs w:val="22"/>
        </w:rPr>
        <w:t xml:space="preserve"> </w:t>
      </w:r>
      <w:r w:rsidRPr="00065EAE">
        <w:rPr>
          <w:sz w:val="22"/>
          <w:szCs w:val="22"/>
        </w:rPr>
        <w:t>(that are at macroscale)</w:t>
      </w:r>
      <w:r w:rsidR="00472286" w:rsidRPr="00065EAE">
        <w:rPr>
          <w:sz w:val="22"/>
          <w:szCs w:val="22"/>
        </w:rPr>
        <w:t xml:space="preserve"> set to support the green transition</w:t>
      </w:r>
      <w:r w:rsidRPr="00065EAE">
        <w:rPr>
          <w:sz w:val="22"/>
          <w:szCs w:val="22"/>
        </w:rPr>
        <w:t>, the following conceptual steps</w:t>
      </w:r>
      <w:r w:rsidR="00472286" w:rsidRPr="00065EAE">
        <w:rPr>
          <w:sz w:val="22"/>
          <w:szCs w:val="22"/>
        </w:rPr>
        <w:t xml:space="preserve"> need to be properly planned</w:t>
      </w:r>
      <w:r w:rsidRPr="00065EAE">
        <w:rPr>
          <w:sz w:val="22"/>
          <w:szCs w:val="22"/>
        </w:rPr>
        <w:t xml:space="preserve">. </w:t>
      </w:r>
    </w:p>
    <w:p w14:paraId="3CBA22F3" w14:textId="2864D1BD" w:rsidR="00410309" w:rsidRPr="00065EAE" w:rsidRDefault="00410309" w:rsidP="00065EAE">
      <w:pPr>
        <w:pStyle w:val="JRCTextbulletedlist1"/>
        <w:rPr>
          <w:sz w:val="22"/>
          <w:szCs w:val="22"/>
        </w:rPr>
      </w:pPr>
      <w:r w:rsidRPr="00065EAE">
        <w:rPr>
          <w:b/>
          <w:bCs/>
          <w:sz w:val="22"/>
          <w:szCs w:val="22"/>
        </w:rPr>
        <w:t>Design</w:t>
      </w:r>
      <w:r w:rsidRPr="00065EAE">
        <w:rPr>
          <w:sz w:val="22"/>
          <w:szCs w:val="22"/>
        </w:rPr>
        <w:t xml:space="preserve"> how to measure </w:t>
      </w:r>
      <w:r w:rsidR="00472286" w:rsidRPr="00065EAE">
        <w:rPr>
          <w:sz w:val="22"/>
          <w:szCs w:val="22"/>
        </w:rPr>
        <w:t>“</w:t>
      </w:r>
      <w:r w:rsidRPr="00065EAE">
        <w:rPr>
          <w:b/>
          <w:bCs/>
          <w:sz w:val="22"/>
          <w:szCs w:val="22"/>
        </w:rPr>
        <w:t>distance to target</w:t>
      </w:r>
      <w:r w:rsidR="00472286" w:rsidRPr="00065EAE">
        <w:rPr>
          <w:b/>
          <w:bCs/>
          <w:sz w:val="22"/>
          <w:szCs w:val="22"/>
        </w:rPr>
        <w:t>”</w:t>
      </w:r>
      <w:r w:rsidRPr="00065EAE">
        <w:rPr>
          <w:sz w:val="22"/>
          <w:szCs w:val="22"/>
        </w:rPr>
        <w:t xml:space="preserve"> with indicators that can be aggregated from micro to the macro scale</w:t>
      </w:r>
      <w:r w:rsidR="00472286" w:rsidRPr="00065EAE">
        <w:rPr>
          <w:sz w:val="22"/>
          <w:szCs w:val="22"/>
        </w:rPr>
        <w:t xml:space="preserve"> and suitable monitoring systems</w:t>
      </w:r>
      <w:r w:rsidRPr="00065EAE">
        <w:rPr>
          <w:sz w:val="22"/>
          <w:szCs w:val="22"/>
        </w:rPr>
        <w:t>.</w:t>
      </w:r>
    </w:p>
    <w:p w14:paraId="4BDB8AA0" w14:textId="77777777" w:rsidR="00410309" w:rsidRPr="00065EAE" w:rsidRDefault="00410309" w:rsidP="00065EAE">
      <w:pPr>
        <w:pStyle w:val="JRCTextbulletedlist1"/>
        <w:rPr>
          <w:sz w:val="22"/>
          <w:szCs w:val="22"/>
        </w:rPr>
      </w:pPr>
      <w:r w:rsidRPr="00065EAE">
        <w:rPr>
          <w:sz w:val="22"/>
          <w:szCs w:val="22"/>
        </w:rPr>
        <w:t xml:space="preserve">Find out </w:t>
      </w:r>
      <w:r w:rsidRPr="00065EAE">
        <w:rPr>
          <w:b/>
          <w:bCs/>
          <w:sz w:val="22"/>
          <w:szCs w:val="22"/>
        </w:rPr>
        <w:t>what works, when and for whom</w:t>
      </w:r>
      <w:r w:rsidRPr="00065EAE">
        <w:rPr>
          <w:sz w:val="22"/>
          <w:szCs w:val="22"/>
        </w:rPr>
        <w:t xml:space="preserve"> using implemented policies that are already deployed or that can be experimented with, usually in pilot-scale projects.</w:t>
      </w:r>
    </w:p>
    <w:p w14:paraId="4061FC2F" w14:textId="77777777" w:rsidR="00410309" w:rsidRPr="00065EAE" w:rsidRDefault="00410309" w:rsidP="00065EAE">
      <w:pPr>
        <w:pStyle w:val="JRCTextbulletedlist1"/>
        <w:rPr>
          <w:sz w:val="22"/>
          <w:szCs w:val="22"/>
        </w:rPr>
      </w:pPr>
      <w:r w:rsidRPr="00065EAE">
        <w:rPr>
          <w:b/>
          <w:bCs/>
          <w:sz w:val="22"/>
          <w:szCs w:val="22"/>
        </w:rPr>
        <w:t>Scale-up, monitor and adapt</w:t>
      </w:r>
      <w:r w:rsidRPr="00065EAE">
        <w:rPr>
          <w:sz w:val="22"/>
          <w:szCs w:val="22"/>
        </w:rPr>
        <w:t xml:space="preserve"> interventions using the monitoring system set up in the previous phases, evaluating their interaction and combined efficacies.</w:t>
      </w:r>
    </w:p>
    <w:p w14:paraId="0A146BAC" w14:textId="47080AD5" w:rsidR="00410309" w:rsidRPr="00065EAE" w:rsidRDefault="00410309" w:rsidP="00065EAE">
      <w:pPr>
        <w:rPr>
          <w:rFonts w:ascii="Calibri" w:hAnsi="Calibri" w:cs="Calibri"/>
          <w:sz w:val="22"/>
          <w:szCs w:val="22"/>
        </w:rPr>
      </w:pPr>
      <w:r w:rsidRPr="00065EAE">
        <w:rPr>
          <w:sz w:val="22"/>
          <w:szCs w:val="22"/>
        </w:rPr>
        <w:t xml:space="preserve">A first action point is to define </w:t>
      </w:r>
      <w:r w:rsidRPr="00065EAE">
        <w:rPr>
          <w:b/>
          <w:bCs/>
          <w:sz w:val="22"/>
          <w:szCs w:val="22"/>
        </w:rPr>
        <w:t xml:space="preserve">measures of </w:t>
      </w:r>
      <w:r w:rsidR="009557B1" w:rsidRPr="00065EAE">
        <w:rPr>
          <w:b/>
          <w:bCs/>
          <w:sz w:val="22"/>
          <w:szCs w:val="22"/>
        </w:rPr>
        <w:t>“</w:t>
      </w:r>
      <w:r w:rsidRPr="00065EAE">
        <w:rPr>
          <w:b/>
          <w:bCs/>
          <w:sz w:val="22"/>
          <w:szCs w:val="22"/>
        </w:rPr>
        <w:t>distance to target</w:t>
      </w:r>
      <w:r w:rsidR="009557B1" w:rsidRPr="00065EAE">
        <w:rPr>
          <w:b/>
          <w:bCs/>
          <w:sz w:val="22"/>
          <w:szCs w:val="22"/>
        </w:rPr>
        <w:t>”</w:t>
      </w:r>
      <w:r w:rsidRPr="00065EAE">
        <w:rPr>
          <w:sz w:val="22"/>
          <w:szCs w:val="22"/>
        </w:rPr>
        <w:t xml:space="preserve">. This may require securing access to data that </w:t>
      </w:r>
      <w:r w:rsidR="00420848" w:rsidRPr="00065EAE">
        <w:rPr>
          <w:sz w:val="22"/>
          <w:szCs w:val="22"/>
        </w:rPr>
        <w:t xml:space="preserve">are </w:t>
      </w:r>
      <w:r w:rsidRPr="00065EAE">
        <w:rPr>
          <w:sz w:val="22"/>
          <w:szCs w:val="22"/>
        </w:rPr>
        <w:t xml:space="preserve">already collected for other processes, </w:t>
      </w:r>
      <w:r w:rsidR="00420848" w:rsidRPr="00065EAE">
        <w:rPr>
          <w:sz w:val="22"/>
          <w:szCs w:val="22"/>
        </w:rPr>
        <w:t xml:space="preserve">their </w:t>
      </w:r>
      <w:r w:rsidRPr="00065EAE">
        <w:rPr>
          <w:sz w:val="22"/>
          <w:szCs w:val="22"/>
        </w:rPr>
        <w:t xml:space="preserve">accessibility via interoperable systems. Sometimes this is easily done, because outcomes are already quantifiable and data </w:t>
      </w:r>
      <w:r w:rsidR="00420848" w:rsidRPr="00065EAE">
        <w:rPr>
          <w:sz w:val="22"/>
          <w:szCs w:val="22"/>
        </w:rPr>
        <w:t xml:space="preserve">are </w:t>
      </w:r>
      <w:r w:rsidRPr="00065EAE">
        <w:rPr>
          <w:sz w:val="22"/>
          <w:szCs w:val="22"/>
        </w:rPr>
        <w:t xml:space="preserve">accessible. Other times, it may not be as easy to quantify. In the latter case, it would make sense to attempt to define a (proxy) measure of success, to be able to measure improvements towards targets. If this is not done, in 2030 (or 2050) Europe will need to attempt this quantification ex-post, but this will not allow us to </w:t>
      </w:r>
      <w:r w:rsidRPr="00065EAE">
        <w:rPr>
          <w:b/>
          <w:bCs/>
          <w:sz w:val="22"/>
          <w:szCs w:val="22"/>
        </w:rPr>
        <w:t>act</w:t>
      </w:r>
      <w:r w:rsidRPr="00065EAE">
        <w:rPr>
          <w:sz w:val="22"/>
          <w:szCs w:val="22"/>
        </w:rPr>
        <w:t xml:space="preserve"> on the basis of monitoring data. Even when this is difficult, the EU should make </w:t>
      </w:r>
      <w:r w:rsidR="00420848" w:rsidRPr="00065EAE">
        <w:rPr>
          <w:sz w:val="22"/>
          <w:szCs w:val="22"/>
        </w:rPr>
        <w:t xml:space="preserve">all possible </w:t>
      </w:r>
      <w:r w:rsidRPr="00065EAE">
        <w:rPr>
          <w:sz w:val="22"/>
          <w:szCs w:val="22"/>
        </w:rPr>
        <w:t>effort</w:t>
      </w:r>
      <w:r w:rsidR="00420848" w:rsidRPr="00065EAE">
        <w:rPr>
          <w:sz w:val="22"/>
          <w:szCs w:val="22"/>
        </w:rPr>
        <w:t>s</w:t>
      </w:r>
      <w:r w:rsidRPr="00065EAE">
        <w:rPr>
          <w:sz w:val="22"/>
          <w:szCs w:val="22"/>
        </w:rPr>
        <w:t xml:space="preserve"> to define a metric of success for every target.</w:t>
      </w:r>
      <w:r w:rsidRPr="00065EAE">
        <w:rPr>
          <w:rFonts w:ascii="Calibri" w:hAnsi="Calibri" w:cs="Calibri"/>
          <w:sz w:val="22"/>
          <w:szCs w:val="22"/>
        </w:rPr>
        <w:t> </w:t>
      </w:r>
    </w:p>
    <w:p w14:paraId="4C735BBB" w14:textId="77777777" w:rsidR="00410309" w:rsidRPr="00065EAE" w:rsidRDefault="00410309" w:rsidP="00065EAE">
      <w:pPr>
        <w:rPr>
          <w:sz w:val="22"/>
          <w:szCs w:val="22"/>
        </w:rPr>
      </w:pPr>
      <w:r w:rsidRPr="00065EAE">
        <w:rPr>
          <w:sz w:val="22"/>
          <w:szCs w:val="22"/>
        </w:rPr>
        <w:t xml:space="preserve">A second action point is to measure the </w:t>
      </w:r>
      <w:r w:rsidRPr="006660B8">
        <w:rPr>
          <w:b/>
          <w:sz w:val="22"/>
          <w:szCs w:val="22"/>
        </w:rPr>
        <w:t>outcome indicator</w:t>
      </w:r>
      <w:r w:rsidRPr="00065EAE">
        <w:rPr>
          <w:sz w:val="22"/>
          <w:szCs w:val="22"/>
        </w:rPr>
        <w:t xml:space="preserve"> (distance to target) at </w:t>
      </w:r>
      <w:r w:rsidRPr="00065EAE">
        <w:rPr>
          <w:b/>
          <w:bCs/>
          <w:sz w:val="22"/>
          <w:szCs w:val="22"/>
        </w:rPr>
        <w:t>granular level</w:t>
      </w:r>
      <w:r w:rsidRPr="00065EAE">
        <w:rPr>
          <w:sz w:val="22"/>
          <w:szCs w:val="22"/>
        </w:rPr>
        <w:t xml:space="preserve">. The reason is that, while the targets are at aggregate level, the action required to achieve them (e.g. of farmers, industry, citizens) is </w:t>
      </w:r>
      <w:r w:rsidRPr="00065EAE">
        <w:rPr>
          <w:b/>
          <w:bCs/>
          <w:sz w:val="22"/>
          <w:szCs w:val="22"/>
        </w:rPr>
        <w:t>local</w:t>
      </w:r>
      <w:r w:rsidRPr="00065EAE">
        <w:rPr>
          <w:sz w:val="22"/>
          <w:szCs w:val="22"/>
        </w:rPr>
        <w:t xml:space="preserve"> (tree harvesting, farming greening practices etc. are decided at a local scale). This implies that </w:t>
      </w:r>
      <w:r w:rsidRPr="00065EAE">
        <w:rPr>
          <w:b/>
          <w:bCs/>
          <w:sz w:val="22"/>
          <w:szCs w:val="22"/>
        </w:rPr>
        <w:t>effectiveness</w:t>
      </w:r>
      <w:r w:rsidRPr="00065EAE">
        <w:rPr>
          <w:sz w:val="22"/>
          <w:szCs w:val="22"/>
        </w:rPr>
        <w:t xml:space="preserve"> of different policy mixes is bound to be local in space and time. </w:t>
      </w:r>
    </w:p>
    <w:p w14:paraId="00930242" w14:textId="77777777" w:rsidR="00410309" w:rsidRPr="00065EAE" w:rsidRDefault="00410309" w:rsidP="00065EAE">
      <w:pPr>
        <w:rPr>
          <w:sz w:val="22"/>
          <w:szCs w:val="22"/>
        </w:rPr>
      </w:pPr>
      <w:r w:rsidRPr="00065EAE">
        <w:rPr>
          <w:sz w:val="22"/>
          <w:szCs w:val="22"/>
        </w:rPr>
        <w:t>This suggests setting up systems that can monitor the distance to target of outcome indicators on a local scale in space-time. Sometimes there are existing data sources that the EU could tap into (satellite images, registries in Member States etc); a plan to link such data would be a step forward in monitoring trends on the ground.</w:t>
      </w:r>
      <w:r w:rsidRPr="00065EAE">
        <w:rPr>
          <w:rFonts w:ascii="Calibri" w:hAnsi="Calibri" w:cs="Calibri"/>
          <w:sz w:val="22"/>
          <w:szCs w:val="22"/>
        </w:rPr>
        <w:t> </w:t>
      </w:r>
    </w:p>
    <w:p w14:paraId="22CA51FB" w14:textId="77777777" w:rsidR="00410309" w:rsidRPr="00065EAE" w:rsidRDefault="00410309" w:rsidP="00065EAE">
      <w:pPr>
        <w:rPr>
          <w:sz w:val="22"/>
          <w:szCs w:val="22"/>
        </w:rPr>
      </w:pPr>
      <w:r w:rsidRPr="00065EAE">
        <w:rPr>
          <w:b/>
          <w:sz w:val="22"/>
          <w:szCs w:val="22"/>
        </w:rPr>
        <w:t>D</w:t>
      </w:r>
      <w:r w:rsidRPr="00065EAE">
        <w:rPr>
          <w:b/>
          <w:bCs/>
          <w:sz w:val="22"/>
          <w:szCs w:val="22"/>
        </w:rPr>
        <w:t xml:space="preserve">ata on the working of policies at the same local space-time resolution </w:t>
      </w:r>
      <w:r w:rsidRPr="00065EAE">
        <w:rPr>
          <w:bCs/>
          <w:sz w:val="22"/>
          <w:szCs w:val="22"/>
        </w:rPr>
        <w:t>is necessary</w:t>
      </w:r>
      <w:r w:rsidRPr="00065EAE">
        <w:rPr>
          <w:sz w:val="22"/>
          <w:szCs w:val="22"/>
        </w:rPr>
        <w:t xml:space="preserve"> to match policy inputs and outcomes. It allows </w:t>
      </w:r>
      <w:r w:rsidRPr="00065EAE">
        <w:rPr>
          <w:i/>
          <w:iCs/>
          <w:sz w:val="22"/>
          <w:szCs w:val="22"/>
        </w:rPr>
        <w:t>a real time analysis</w:t>
      </w:r>
      <w:r w:rsidRPr="00065EAE">
        <w:rPr>
          <w:sz w:val="22"/>
          <w:szCs w:val="22"/>
        </w:rPr>
        <w:t xml:space="preserve"> the effectiveness of various policies on the ground, including their interactions at local level, controlling for other local factors that may be influencing outcomes. Only knowing what works, when and for whom can guide policy towards success. This is important </w:t>
      </w:r>
      <w:r w:rsidRPr="00065EAE">
        <w:rPr>
          <w:b/>
          <w:bCs/>
          <w:sz w:val="22"/>
          <w:szCs w:val="22"/>
        </w:rPr>
        <w:t>if the EU wishes to steer its actions</w:t>
      </w:r>
      <w:r w:rsidRPr="00065EAE">
        <w:rPr>
          <w:sz w:val="22"/>
          <w:szCs w:val="22"/>
        </w:rPr>
        <w:t xml:space="preserve"> toward best effectiveness of policies.</w:t>
      </w:r>
    </w:p>
    <w:p w14:paraId="46B7BFE9" w14:textId="77777777" w:rsidR="00410309" w:rsidRPr="00065EAE" w:rsidRDefault="00410309" w:rsidP="00065EAE">
      <w:pPr>
        <w:rPr>
          <w:sz w:val="22"/>
          <w:szCs w:val="22"/>
        </w:rPr>
      </w:pPr>
      <w:r w:rsidRPr="00065EAE">
        <w:rPr>
          <w:sz w:val="22"/>
          <w:szCs w:val="22"/>
        </w:rPr>
        <w:t xml:space="preserve">The third phase requires to adopt the “what works approach” described above iteratively, so as to adapt policies to the actual situation on the ground and steer outcomes towards success. This needs to be done in a heterogeneous way across space, because what works probably depends on several local characteristics. </w:t>
      </w:r>
    </w:p>
    <w:p w14:paraId="124A15B1" w14:textId="77777777" w:rsidR="00410309" w:rsidRPr="00065EAE" w:rsidRDefault="00410309" w:rsidP="00065EAE">
      <w:pPr>
        <w:pStyle w:val="JRCText"/>
        <w:rPr>
          <w:sz w:val="22"/>
          <w:szCs w:val="22"/>
        </w:rPr>
      </w:pPr>
      <w:r w:rsidRPr="00065EAE">
        <w:rPr>
          <w:sz w:val="22"/>
          <w:szCs w:val="22"/>
        </w:rPr>
        <w:t xml:space="preserve">All of the above requires a </w:t>
      </w:r>
      <w:r w:rsidRPr="00065EAE">
        <w:rPr>
          <w:b/>
          <w:bCs/>
          <w:sz w:val="22"/>
          <w:szCs w:val="22"/>
        </w:rPr>
        <w:t>deep commitment to measure, analyse and steer policy action</w:t>
      </w:r>
      <w:r w:rsidRPr="00065EAE">
        <w:rPr>
          <w:sz w:val="22"/>
          <w:szCs w:val="22"/>
        </w:rPr>
        <w:t xml:space="preserve"> towards meeting objectives. Using the monitoring system described in the previous phases to evaluate the interaction and combined efficacies of policies may require several adaptations of the policy mix, or even continuous adaptation.</w:t>
      </w:r>
    </w:p>
    <w:p w14:paraId="3F2EE066" w14:textId="77777777" w:rsidR="00410309" w:rsidRPr="00065EAE" w:rsidRDefault="00410309" w:rsidP="00065EAE">
      <w:pPr>
        <w:rPr>
          <w:rStyle w:val="Strong"/>
          <w:sz w:val="22"/>
          <w:szCs w:val="22"/>
        </w:rPr>
      </w:pPr>
      <w:r w:rsidRPr="00065EAE">
        <w:rPr>
          <w:rStyle w:val="Strong"/>
          <w:sz w:val="22"/>
          <w:szCs w:val="22"/>
        </w:rPr>
        <w:t>Indicative opportunities to improve monitoring, data collection, and availability</w:t>
      </w:r>
    </w:p>
    <w:p w14:paraId="04636C45" w14:textId="77777777" w:rsidR="00410309" w:rsidRPr="00065EAE" w:rsidRDefault="00410309" w:rsidP="00065EAE">
      <w:pPr>
        <w:rPr>
          <w:rStyle w:val="normaltextrun"/>
          <w:rFonts w:eastAsia="Calibri" w:cs="Calibri"/>
          <w:color w:val="000000" w:themeColor="text1"/>
          <w:sz w:val="22"/>
          <w:szCs w:val="22"/>
          <w:lang w:val="en-US"/>
        </w:rPr>
      </w:pPr>
      <w:r w:rsidRPr="00065EAE">
        <w:rPr>
          <w:rStyle w:val="normaltextrun"/>
          <w:rFonts w:eastAsia="Calibri" w:cs="Calibri"/>
          <w:b/>
          <w:bCs/>
          <w:color w:val="000000" w:themeColor="text1"/>
          <w:sz w:val="22"/>
          <w:szCs w:val="22"/>
        </w:rPr>
        <w:lastRenderedPageBreak/>
        <w:t xml:space="preserve">Lack of data </w:t>
      </w:r>
      <w:r w:rsidRPr="00065EAE">
        <w:rPr>
          <w:rStyle w:val="normaltextrun"/>
          <w:rFonts w:eastAsia="Calibri" w:cs="Calibri"/>
          <w:color w:val="000000" w:themeColor="text1"/>
          <w:sz w:val="22"/>
          <w:szCs w:val="22"/>
        </w:rPr>
        <w:t xml:space="preserve">(or its interoperability) </w:t>
      </w:r>
      <w:r w:rsidRPr="00065EAE">
        <w:rPr>
          <w:rStyle w:val="normaltextrun"/>
          <w:rFonts w:eastAsia="Calibri" w:cs="Calibri"/>
          <w:b/>
          <w:bCs/>
          <w:color w:val="000000" w:themeColor="text1"/>
          <w:sz w:val="22"/>
          <w:szCs w:val="22"/>
        </w:rPr>
        <w:t>and monitoring deficiencies</w:t>
      </w:r>
      <w:r w:rsidRPr="00065EAE">
        <w:rPr>
          <w:rStyle w:val="normaltextrun"/>
          <w:rFonts w:eastAsia="Calibri" w:cs="Calibri"/>
          <w:color w:val="000000" w:themeColor="text1"/>
          <w:sz w:val="22"/>
          <w:szCs w:val="22"/>
        </w:rPr>
        <w:t xml:space="preserve"> can also hinder effective policy implementation across thematic areas. Examples where improvements are needed include:</w:t>
      </w:r>
    </w:p>
    <w:p w14:paraId="753D43EB" w14:textId="48E951D9" w:rsidR="00410309" w:rsidRPr="00065EAE" w:rsidRDefault="00410309" w:rsidP="00065EAE">
      <w:pPr>
        <w:pStyle w:val="JRCTextbulletedlist1"/>
        <w:rPr>
          <w:rFonts w:eastAsia="Calibri"/>
          <w:sz w:val="22"/>
          <w:szCs w:val="22"/>
        </w:rPr>
      </w:pPr>
      <w:r w:rsidRPr="00065EAE">
        <w:rPr>
          <w:rFonts w:eastAsia="Calibri"/>
          <w:b/>
          <w:bCs/>
          <w:sz w:val="22"/>
          <w:szCs w:val="22"/>
        </w:rPr>
        <w:t xml:space="preserve">Land and soil </w:t>
      </w:r>
      <w:r w:rsidRPr="00065EAE">
        <w:rPr>
          <w:rFonts w:eastAsia="Calibri"/>
          <w:sz w:val="22"/>
          <w:szCs w:val="22"/>
        </w:rPr>
        <w:t>data: geographically explicit datasets for carbon baselines required by the LULUCF proposal pose technical and administrative challenges, limiting carbon farming and emissions tracking</w:t>
      </w:r>
      <w:r w:rsidR="00733AEA">
        <w:rPr>
          <w:rFonts w:eastAsia="Calibri"/>
          <w:sz w:val="22"/>
          <w:szCs w:val="22"/>
        </w:rPr>
        <w:t xml:space="preserve"> </w:t>
      </w:r>
      <w:r w:rsidR="00733AEA">
        <w:rPr>
          <w:rFonts w:eastAsia="Calibri"/>
          <w:sz w:val="22"/>
          <w:szCs w:val="22"/>
        </w:rPr>
        <w:fldChar w:fldCharType="begin"/>
      </w:r>
      <w:r w:rsidR="00074BEF">
        <w:rPr>
          <w:rFonts w:eastAsia="Calibri"/>
          <w:sz w:val="22"/>
          <w:szCs w:val="22"/>
        </w:rPr>
        <w:instrText xml:space="preserve"> ADDIN ZOTERO_ITEM CSL_CITATION {"citationID":"cvNBnPwj","properties":{"formattedCitation":"[82]","plainCitation":"[82]","noteIndex":0},"citationItems":[{"id":1885,"uris":["http://zotero.org/groups/5272309/items/WFLHPRNZ"],"itemData":{"id":1885,"type":"bill","language":"en","title":"COMMUNICATION FROM THE COMMISSION TO THE EUROPEAN PARLIAMENT AND THE COUNCIL Sustainable Carbon Cycles","URL":"https://eur-lex.europa.eu/legal-content/EN/ALL/?uri=CELEX:52021DC0800","accessed":{"date-parts":[["2025",4,1]]},"issued":{"date-parts":[["2021"]]}}}],"schema":"https://github.com/citation-style-language/schema/raw/master/csl-citation.json"} </w:instrText>
      </w:r>
      <w:r w:rsidR="00733AEA">
        <w:rPr>
          <w:rFonts w:eastAsia="Calibri"/>
          <w:sz w:val="22"/>
          <w:szCs w:val="22"/>
        </w:rPr>
        <w:fldChar w:fldCharType="separate"/>
      </w:r>
      <w:r w:rsidR="00074BEF" w:rsidRPr="00074BEF">
        <w:rPr>
          <w:rFonts w:eastAsia="Calibri"/>
          <w:sz w:val="22"/>
        </w:rPr>
        <w:t>[82]</w:t>
      </w:r>
      <w:r w:rsidR="00733AEA">
        <w:rPr>
          <w:rFonts w:eastAsia="Calibri"/>
          <w:sz w:val="22"/>
          <w:szCs w:val="22"/>
        </w:rPr>
        <w:fldChar w:fldCharType="end"/>
      </w:r>
      <w:r w:rsidRPr="00065EAE">
        <w:rPr>
          <w:rFonts w:eastAsia="Calibri"/>
          <w:sz w:val="22"/>
          <w:szCs w:val="22"/>
        </w:rPr>
        <w:t>.</w:t>
      </w:r>
      <w:r w:rsidRPr="00065EAE">
        <w:rPr>
          <w:rStyle w:val="normaltextrun"/>
          <w:rFonts w:eastAsia="Calibri" w:cs="Calibri"/>
          <w:color w:val="000000" w:themeColor="text1"/>
          <w:sz w:val="22"/>
          <w:szCs w:val="22"/>
        </w:rPr>
        <w:t xml:space="preserve"> Moreover, the LULUCF sector suffers from </w:t>
      </w:r>
      <w:r w:rsidRPr="00065EAE">
        <w:rPr>
          <w:rStyle w:val="normaltextrun"/>
          <w:rFonts w:eastAsia="Calibri" w:cs="Calibri"/>
          <w:b/>
          <w:bCs/>
          <w:color w:val="000000" w:themeColor="text1"/>
          <w:sz w:val="22"/>
          <w:szCs w:val="22"/>
        </w:rPr>
        <w:t xml:space="preserve">uncertainties in available data, </w:t>
      </w:r>
      <w:r w:rsidRPr="00065EAE">
        <w:rPr>
          <w:rStyle w:val="normaltextrun"/>
          <w:rFonts w:eastAsia="Calibri" w:cs="Calibri"/>
          <w:color w:val="000000" w:themeColor="text1"/>
          <w:sz w:val="22"/>
          <w:szCs w:val="22"/>
        </w:rPr>
        <w:t>in particular,</w:t>
      </w:r>
      <w:r w:rsidRPr="00065EAE">
        <w:rPr>
          <w:rStyle w:val="normaltextrun"/>
          <w:rFonts w:eastAsia="Calibri" w:cs="Calibri"/>
          <w:b/>
          <w:bCs/>
          <w:color w:val="000000" w:themeColor="text1"/>
          <w:sz w:val="22"/>
          <w:szCs w:val="22"/>
        </w:rPr>
        <w:t xml:space="preserve"> </w:t>
      </w:r>
      <w:r w:rsidRPr="00065EAE">
        <w:rPr>
          <w:rStyle w:val="normaltextrun"/>
          <w:rFonts w:eastAsia="Calibri" w:cs="Calibri"/>
          <w:color w:val="000000" w:themeColor="text1"/>
          <w:sz w:val="22"/>
          <w:szCs w:val="22"/>
        </w:rPr>
        <w:t xml:space="preserve">there are difficulties in accurately identifying biomass changes, especially in short time scales and for the most recent years, allowing for potential </w:t>
      </w:r>
      <w:r w:rsidRPr="00065EAE">
        <w:rPr>
          <w:rStyle w:val="normaltextrun"/>
          <w:rFonts w:eastAsia="Calibri" w:cs="Calibri"/>
          <w:b/>
          <w:bCs/>
          <w:color w:val="000000" w:themeColor="text1"/>
          <w:sz w:val="22"/>
          <w:szCs w:val="22"/>
        </w:rPr>
        <w:t>multiple GHG estimates for the same land area</w:t>
      </w:r>
      <w:r w:rsidRPr="00065EAE">
        <w:rPr>
          <w:rStyle w:val="normaltextrun"/>
          <w:rFonts w:eastAsia="Calibri" w:cs="Calibri"/>
          <w:color w:val="000000" w:themeColor="text1"/>
          <w:sz w:val="22"/>
          <w:szCs w:val="22"/>
        </w:rPr>
        <w:t xml:space="preserve"> due to jurisdictional overlaps. Stakeholders on </w:t>
      </w:r>
      <w:r w:rsidRPr="00065EAE">
        <w:rPr>
          <w:rStyle w:val="normaltextrun"/>
          <w:rFonts w:eastAsia="Calibri" w:cs="Calibri"/>
          <w:b/>
          <w:bCs/>
          <w:color w:val="000000" w:themeColor="text1"/>
          <w:sz w:val="22"/>
          <w:szCs w:val="22"/>
        </w:rPr>
        <w:t>soil management</w:t>
      </w:r>
      <w:r w:rsidRPr="00065EAE">
        <w:rPr>
          <w:rStyle w:val="normaltextrun"/>
          <w:rFonts w:eastAsia="Calibri" w:cs="Calibri"/>
          <w:color w:val="000000" w:themeColor="text1"/>
          <w:sz w:val="22"/>
          <w:szCs w:val="22"/>
        </w:rPr>
        <w:t xml:space="preserve"> across 20 countries emphasised the need for (i) developing new soil knowledge, (ii) better knowledge sharing, and (iii) valorisation of research outcomes for practical soil management </w:t>
      </w:r>
      <w:r w:rsidR="001954EB">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{"citationID":"xagrjCMT","properties":{"formattedCitation":"[83]","plainCitation":"[83]","noteIndex":0},"citationItems":[{"id":71,"uris":["http://zotero.org/groups/5272309/items/3JA2VFPU"],"itemData":{"id":71,"type":"article-journal","abstract":"Climate-smart sustainable management of agricultural soil is critical to improve soil health, enhance food and water security, contribute to climate change mitigation and adaptation, biodiversity preservation, and improve human health and wellbeing. The European Joint Programme for Soil (EJP SOIL) started in 2020 with the aim to significantly improve soil management knowledge and create a sustainable and integrated European soil research system. EJP SOIL involves more than 350 scientists across 24 Countries and has been addressing multiple aspects associated with soil management across different European agroecosystems. This study summarizes the key findings of stakeholder consultations conducted at the national level across 20 countries with the aim to identify important barriers and challenges currently affecting soil knowledge but also assess opportunities to overcome these obstacles. Our findings demonstrate that there is significant room for improvement in terms of knowledge production, dissemination and adoption. Among the most important barriers identified by consulted stakeholders are technical, political, social and economic obstacles, which strongly limit the development and full exploitation of the outcomes of soil research. The main soil challenge across consulted member states remains to improve soil organic matter and peat soil conservation while soil water storage capacity is a key challenge in Southern Europe. Findings from this study clearly suggest that going forward climate-smart sustainable soil management will benefit from (1) increases in research funding, (2) the maintenance and valorisation of long-term (field) experiments, (3) the creation of knowledge sharing networks and interlinked national and European infrastructures, and (4) the development of regionally-tailored soil management strategies. All the above-mentioned interventions can contribute to the creation of healthy, resilient and sustainable soil ecosystems across Europe.","container-title":"Journal of Environmental Management","DOI":"10.1016/j.jenvman.2022.116581","ISSN":"0301-4797","journalAbbreviation":"Journal of Environmental Management","page":"116581","source":"ScienceDirect","title":"Barriers and opportunities of soil knowledge to address soil challenges: Stakeholders’ perspectives across Europe","title-short":"Barriers and opportunities of soil knowledge to address soil challenges","volume":"325","author":[{"family":"Vanino","given":"Silvia"},{"family":"Pirelli","given":"Tiziana"},{"family":"Di Bene","given":"Claudia"},{"family":"Bøe","given":"Frederik"},{"family":"Castanheira","given":"Nádia"},{"family":"Chenu","given":"Claire"},{"family":"Cornu","given":"Sophie"},{"family":"Feiza","given":"Virginijus"},{"family":"Fornara","given":"Dario"},{"family":"Heller","given":"Olivier"},{"family":"Kasparinskis","given":"Raimonds"},{"family":"Keesstra","given":"Saskia"},{"family":"Lasorella","given":"Maria Valentina"},{"family":"Madenoğlu","given":"Sevinç"},{"family":"Meurer","given":"Katharina H. E."},{"family":"O'Sullivan","given":"Lilian"},{"family":"Peter","given":"Noemi"},{"family":"Piccini","given":"Chiara"},{"family":"Siebielec","given":"Grzegorz"},{"family":"Smreczak","given":"Bozena"},{"family":"Thorsøe","given":"Martin Hvarregaard"},{"family":"Farina","given":"Roberta"}],"issued":{"date-parts":[["2023",1,1]]}}}],"schema":"https://github.com/citation-style-language/schema/raw/master/csl-citation.json"} </w:instrText>
      </w:r>
      <w:r w:rsidR="001954EB">
        <w:rPr>
          <w:rStyle w:val="normaltextrun"/>
          <w:rFonts w:eastAsia="Calibri" w:cs="Calibri"/>
          <w:color w:val="000000" w:themeColor="text1"/>
          <w:sz w:val="22"/>
          <w:szCs w:val="22"/>
        </w:rPr>
        <w:fldChar w:fldCharType="separate"/>
      </w:r>
      <w:r w:rsidR="00074BEF" w:rsidRPr="00074BEF">
        <w:rPr>
          <w:rFonts w:eastAsia="Calibri"/>
          <w:sz w:val="22"/>
        </w:rPr>
        <w:t>[83]</w:t>
      </w:r>
      <w:r w:rsidR="001954EB">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 xml:space="preserve">. There is a significant gap in knowledge dissemination of </w:t>
      </w:r>
      <w:r w:rsidRPr="00065EAE">
        <w:rPr>
          <w:rStyle w:val="normaltextrun"/>
          <w:rFonts w:eastAsia="Calibri" w:cs="Calibri"/>
          <w:b/>
          <w:bCs/>
          <w:color w:val="000000" w:themeColor="text1"/>
          <w:sz w:val="22"/>
          <w:szCs w:val="22"/>
        </w:rPr>
        <w:t>nitrate pollution management</w:t>
      </w:r>
      <w:r w:rsidRPr="00065EAE">
        <w:rPr>
          <w:rStyle w:val="normaltextrun"/>
          <w:rFonts w:eastAsia="Calibri" w:cs="Calibri"/>
          <w:color w:val="000000" w:themeColor="text1"/>
          <w:sz w:val="22"/>
          <w:szCs w:val="22"/>
        </w:rPr>
        <w:t>, with trade unions and authorities using different communication tools from those preferred by farmers. Moreover, agricultural high schools fail to promote long-term attitude changes among farmers</w:t>
      </w:r>
      <w:r w:rsidR="001954EB">
        <w:rPr>
          <w:rStyle w:val="normaltextrun"/>
          <w:rFonts w:eastAsia="Calibri" w:cs="Calibri"/>
          <w:color w:val="000000" w:themeColor="text1"/>
          <w:sz w:val="22"/>
          <w:szCs w:val="22"/>
        </w:rPr>
        <w:t xml:space="preserve"> </w:t>
      </w:r>
      <w:r w:rsidR="001954EB">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5ouxgUmH","properties":{"formattedCitation":"[84]","plainCitation":"[84]","noteIndex":0},"citationItems":[{"id":1883,"uris":["http://zotero.org/groups/5272309/items/QIKH72NB","http://zotero.org/groups/5272309/items/5F6WU79H"],"itemData":{"id":1883,"type":"article-journal","container-title":"Ambio","DOI":"10.1007/s13280-019-01197-8","ISSN":"0044-7447, 1654-7209","issue":"2","journalAbbreviation":"Ambio","language":"en","page":"504-516","source":"DOI.org (Crossref)","title":"EU Nitrates Directive, from theory to practice: Environmental effectiveness and influence of regional governance on its performance","title-short":"EU Nitrates Directive, from theory to practice","volume":"49","author":[{"family":"Musacchio","given":"Arianna"},{"family":"Re","given":"Viviana"},{"family":"Mas-Pla","given":"Josep"},{"family":"Sacchi","given":"Elisa"}],"issued":{"date-parts":[["2020",2]]}}}],"schema":"https://github.com/citation-style-language/schema/raw/master/csl-citation.json"} </w:instrText>
      </w:r>
      <w:r w:rsidR="001954EB">
        <w:rPr>
          <w:rStyle w:val="normaltextrun"/>
          <w:rFonts w:eastAsia="Calibri" w:cs="Calibri"/>
          <w:color w:val="000000" w:themeColor="text1"/>
          <w:sz w:val="22"/>
          <w:szCs w:val="22"/>
        </w:rPr>
        <w:fldChar w:fldCharType="separate"/>
      </w:r>
      <w:r w:rsidR="00074BEF" w:rsidRPr="00074BEF">
        <w:rPr>
          <w:rFonts w:eastAsia="Calibri"/>
          <w:sz w:val="22"/>
        </w:rPr>
        <w:t>[84]</w:t>
      </w:r>
      <w:r w:rsidR="001954EB">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w:t>
      </w:r>
    </w:p>
    <w:p w14:paraId="4A6378B2" w14:textId="20CCCE7C" w:rsidR="00410309" w:rsidRPr="009521DA" w:rsidRDefault="00410309" w:rsidP="00065EAE">
      <w:pPr>
        <w:pStyle w:val="JRCTextbulletedlist1"/>
        <w:rPr>
          <w:rStyle w:val="normaltextrun"/>
          <w:rFonts w:eastAsia="Calibri" w:cs="Calibri"/>
          <w:color w:val="000000" w:themeColor="text1"/>
          <w:sz w:val="22"/>
          <w:szCs w:val="22"/>
          <w:lang w:val="en-US"/>
        </w:rPr>
      </w:pPr>
      <w:r w:rsidRPr="009521DA">
        <w:rPr>
          <w:rStyle w:val="normaltextrun"/>
          <w:rFonts w:eastAsia="Calibri" w:cs="Calibri"/>
          <w:color w:val="000000" w:themeColor="text1"/>
          <w:sz w:val="22"/>
          <w:szCs w:val="22"/>
        </w:rPr>
        <w:t xml:space="preserve">The </w:t>
      </w:r>
      <w:r w:rsidRPr="009521DA">
        <w:rPr>
          <w:rStyle w:val="normaltextrun"/>
          <w:rFonts w:eastAsia="Calibri" w:cs="Calibri"/>
          <w:b/>
          <w:bCs/>
          <w:color w:val="000000" w:themeColor="text1"/>
          <w:sz w:val="22"/>
          <w:szCs w:val="22"/>
        </w:rPr>
        <w:t>monitoring climate action plans</w:t>
      </w:r>
      <w:r w:rsidRPr="009521DA">
        <w:rPr>
          <w:rStyle w:val="normaltextrun"/>
          <w:rFonts w:eastAsia="Calibri" w:cs="Calibri"/>
          <w:color w:val="000000" w:themeColor="text1"/>
          <w:sz w:val="22"/>
          <w:szCs w:val="22"/>
        </w:rPr>
        <w:t xml:space="preserve"> lacks reliable data, there are difficulties in data collection, and inconsistencies in data quality</w:t>
      </w:r>
      <w:r w:rsidR="00596E25" w:rsidRPr="009521DA">
        <w:rPr>
          <w:rStyle w:val="normaltextrun"/>
          <w:rFonts w:eastAsia="Calibri" w:cs="Calibri"/>
          <w:color w:val="000000" w:themeColor="text1"/>
          <w:sz w:val="22"/>
          <w:szCs w:val="22"/>
        </w:rPr>
        <w:t xml:space="preserve"> </w:t>
      </w:r>
      <w:r w:rsidR="00596E25" w:rsidRPr="009521DA">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{"citationID":"VDaWpzaR","properties":{"formattedCitation":"[85], [86]","plainCitation":"[85], [86]","noteIndex":0},"citationItems":[{"id":567,"uris":["http://zotero.org/groups/5272309/items/KLIIRZ3B"],"itemData":{"id":567,"type":"article-journal","container-title":"Journal of Cleaner Production","DOI":"10.1016/j.jclepro.2021.128878","ISSN":"09596526","journalAbbreviation":"Journal of Cleaner Production","language":"en","page":"128878","source":"DOI.org (Crossref)","title":"Towards the EU Green Deal: Local key factors to achieve ambitious 2030 climate targets","title-short":"Towards the EU Green Deal","volume":"320","author":[{"family":"Rivas","given":"Silvia"},{"family":"Urraca","given":"Ruben"},{"family":"Bertoldi","given":"Paolo"},{"family":"Thiel","given":"Christian"}],"issued":{"date-parts":[["2021",10]]}}},{"id":568,"uris":["http://zotero.org/groups/5272309/items/HP2KCKFL"],"itemData":{"id":568,"type":"article-journal","container-title":"Journal of Cleaner Production","DOI":"10.1016/j.jclepro.2021.130029","ISSN":"09596526","journalAbbreviation":"Journal of Cleaner Production","language":"en","page":"130029","source":"DOI.org (Crossref)","title":"Covenant of Mayors 2020: Drivers and barriers for monitoring climate action plans","title-short":"Covenant of Mayors 2020","volume":"332","author":[{"family":"Rivas","given":"Silvia"},{"family":"Urraca","given":"Ruben"},{"family":"Palermo","given":"Valentina"},{"family":"Bertoldi","given":"Paolo"}],"issued":{"date-parts":[["2022",1]]}}}],"schema":"https://github.com/citation-style-language/schema/raw/master/csl-citation.json"} </w:instrText>
      </w:r>
      <w:r w:rsidR="00596E25" w:rsidRPr="009521DA">
        <w:rPr>
          <w:rStyle w:val="normaltextrun"/>
          <w:rFonts w:eastAsia="Calibri" w:cs="Calibri"/>
          <w:color w:val="000000" w:themeColor="text1"/>
          <w:sz w:val="22"/>
          <w:szCs w:val="22"/>
        </w:rPr>
        <w:fldChar w:fldCharType="separate"/>
      </w:r>
      <w:r w:rsidR="00074BEF" w:rsidRPr="00074BEF">
        <w:rPr>
          <w:rFonts w:eastAsia="Calibri"/>
          <w:sz w:val="22"/>
        </w:rPr>
        <w:t>[85], [86]</w:t>
      </w:r>
      <w:r w:rsidR="00596E25" w:rsidRPr="009521DA">
        <w:rPr>
          <w:rStyle w:val="normaltextrun"/>
          <w:rFonts w:eastAsia="Calibri" w:cs="Calibri"/>
          <w:color w:val="000000" w:themeColor="text1"/>
          <w:sz w:val="22"/>
          <w:szCs w:val="22"/>
        </w:rPr>
        <w:fldChar w:fldCharType="end"/>
      </w:r>
      <w:r w:rsidRPr="009521DA">
        <w:rPr>
          <w:rStyle w:val="normaltextrun"/>
          <w:rFonts w:eastAsia="Calibri" w:cs="Calibri"/>
          <w:color w:val="000000" w:themeColor="text1"/>
          <w:sz w:val="22"/>
          <w:szCs w:val="22"/>
        </w:rPr>
        <w:t xml:space="preserve">. </w:t>
      </w:r>
      <w:r w:rsidRPr="009521DA">
        <w:rPr>
          <w:rStyle w:val="normaltextrun"/>
          <w:rFonts w:eastAsia="Calibri" w:cs="Calibri"/>
          <w:b/>
          <w:bCs/>
          <w:color w:val="000000" w:themeColor="text1"/>
          <w:sz w:val="22"/>
          <w:szCs w:val="22"/>
        </w:rPr>
        <w:t>Unaccounted emissions</w:t>
      </w:r>
      <w:r w:rsidRPr="009521DA">
        <w:rPr>
          <w:rStyle w:val="normaltextrun"/>
          <w:rFonts w:eastAsia="Calibri" w:cs="Calibri"/>
          <w:color w:val="000000" w:themeColor="text1"/>
          <w:sz w:val="22"/>
          <w:szCs w:val="22"/>
        </w:rPr>
        <w:t xml:space="preserve"> are emissions that can be measured but are excluded from institutional ledgers (e.g. GHG emissions from wildfires - enhanced by climate change - incomplete accounting of all the supply chain steps by private companies, or international bunker fuels)</w:t>
      </w:r>
      <w:r w:rsidR="00596E25" w:rsidRPr="009521DA">
        <w:rPr>
          <w:rStyle w:val="normaltextrun"/>
          <w:rFonts w:eastAsia="Calibri" w:cs="Calibri"/>
          <w:color w:val="000000" w:themeColor="text1"/>
          <w:sz w:val="22"/>
          <w:szCs w:val="22"/>
        </w:rPr>
        <w:t xml:space="preserve"> </w:t>
      </w:r>
      <w:r w:rsidR="00596E25" w:rsidRPr="009521DA">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{"citationID":"GfyIroXA","properties":{"formattedCitation":"[87]","plainCitation":"[87]","noteIndex":0},"citationItems":[{"id":279,"uris":["http://zotero.org/groups/5272309/items/F8CMT9I2"],"itemData":{"id":279,"type":"article-journal","abstract":"We review the literature on the rise of identity politics and populism in Europe. Populist parties have gained large vote shares since the Great Recession of 2008. We observe in many countries, and even in the European Parliament, a transformation of the main dimension of politics from the left–right cleavage to a new cleavage opposing the mainstream parties to populist parties. We examine how this transformation relates to changes in voter attitudes and the adjustment of political parties to these changes. Two main types of causes for the rise of populism have emerged: economic and cultural. In reviewing the evidence, we find a complex interaction between economic and cultural factors. Economic anxiety among large groups of voters related to the Great Recession and austerity policies triggers a heightened receptivity to the messages of cultural backlash from populist parties.","container-title":"Annual Review of Political Science","DOI":"10.1146/annurev-polisci-050718-033542","ISSN":"1094-2939, 1545-1577","issue":"Volume 23, 2020","language":"en","note":"publisher: Annual Reviews","page":"421-439","source":"www.annualreviews.org","title":"Identity Politics and Populism in Europe","volume":"23","author":[{"family":"Noury","given":"Abdul"},{"family":"Roland","given":"Gerard"}],"issued":{"date-parts":[["2020",5,11]]}}}],"schema":"https://github.com/citation-style-language/schema/raw/master/csl-citation.json"} </w:instrText>
      </w:r>
      <w:r w:rsidR="00596E25" w:rsidRPr="009521DA">
        <w:rPr>
          <w:rStyle w:val="normaltextrun"/>
          <w:rFonts w:eastAsia="Calibri" w:cs="Calibri"/>
          <w:color w:val="000000" w:themeColor="text1"/>
          <w:sz w:val="22"/>
          <w:szCs w:val="22"/>
        </w:rPr>
        <w:fldChar w:fldCharType="separate"/>
      </w:r>
      <w:r w:rsidR="00074BEF" w:rsidRPr="00074BEF">
        <w:rPr>
          <w:rFonts w:eastAsia="Calibri"/>
          <w:sz w:val="22"/>
        </w:rPr>
        <w:t>[87]</w:t>
      </w:r>
      <w:r w:rsidR="00596E25" w:rsidRPr="009521DA">
        <w:rPr>
          <w:rStyle w:val="normaltextrun"/>
          <w:rFonts w:eastAsia="Calibri" w:cs="Calibri"/>
          <w:color w:val="000000" w:themeColor="text1"/>
          <w:sz w:val="22"/>
          <w:szCs w:val="22"/>
        </w:rPr>
        <w:fldChar w:fldCharType="end"/>
      </w:r>
      <w:r w:rsidRPr="009521DA">
        <w:rPr>
          <w:rStyle w:val="normaltextrun"/>
          <w:rFonts w:eastAsia="Calibri" w:cs="Calibri"/>
          <w:color w:val="000000" w:themeColor="text1"/>
          <w:sz w:val="22"/>
          <w:szCs w:val="22"/>
        </w:rPr>
        <w:t xml:space="preserve">. Technical difficulties in comparing EGD targets with mitigation pathways lead to an underestimate of the emissions with Integrated Assessment Models </w:t>
      </w:r>
      <w:r w:rsidR="00596E25" w:rsidRPr="009521DA">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{"citationID":"v6mtTnre","properties":{"formattedCitation":"[88]","plainCitation":"[88]","noteIndex":0},"citationItems":[{"id":278,"uris":["http://zotero.org/groups/5272309/items/8SW4ZHFL"],"itemData":{"id":278,"type":"article-journal","abstract":"How has populism transformed party systems in Europe? I survey the varieties of populism, the sources of their support and the different ways that they appeal to voters. I use data from the Chapel Hill Expert Survey to explore whether populist parties are intensifying competition on the cultural dimension, accelerating the decline of mainstream parties, and increasing polarization. I argue that while left and center populist parties have upended existing structures of competition, it is longstanding conservative parties, remodeled using ethnopopulism, that have been the most consequential for the substance of political competition and the trajectory of domestic politics. I consider the behavior of incumbents and argue that varieties of populism should shape our expectations of what happens when populists rule: While left populist parties in power over the last decade have tended to become more ordinary, sometimes even shedding antiestablishment and anti-EU positions, ethnopopulist parties in power have used harsh “us-versus-them” appeals, misinformation, and democratic backsliding in their pursuit of more power.","container-title":"Annual Review of Political Science","DOI":"10.1146/annurev-polisci-041719-102711","ISSN":"1094-2939, 1545-1577","issue":"Volume 24, 2021","language":"en","note":"publisher: Annual Reviews","page":"471-498","source":"www.annualreviews.org","title":"Populism, Democracy, and Party System Change in Europe","volume":"24","author":[{"family":"Vachudova","given":"Milada Anna"}],"issued":{"date-parts":[["2021",5,11]]}}}],"schema":"https://github.com/citation-style-language/schema/raw/master/csl-citation.json"} </w:instrText>
      </w:r>
      <w:r w:rsidR="00596E25" w:rsidRPr="009521DA">
        <w:rPr>
          <w:rStyle w:val="normaltextrun"/>
          <w:rFonts w:eastAsia="Calibri" w:cs="Calibri"/>
          <w:color w:val="000000" w:themeColor="text1"/>
          <w:sz w:val="22"/>
          <w:szCs w:val="22"/>
        </w:rPr>
        <w:fldChar w:fldCharType="separate"/>
      </w:r>
      <w:r w:rsidR="00074BEF" w:rsidRPr="00074BEF">
        <w:rPr>
          <w:rFonts w:eastAsia="Calibri"/>
          <w:sz w:val="22"/>
        </w:rPr>
        <w:t>[88]</w:t>
      </w:r>
      <w:r w:rsidR="00596E25" w:rsidRPr="009521DA">
        <w:rPr>
          <w:rStyle w:val="normaltextrun"/>
          <w:rFonts w:eastAsia="Calibri" w:cs="Calibri"/>
          <w:color w:val="000000" w:themeColor="text1"/>
          <w:sz w:val="22"/>
          <w:szCs w:val="22"/>
        </w:rPr>
        <w:fldChar w:fldCharType="end"/>
      </w:r>
      <w:r w:rsidRPr="009521DA">
        <w:rPr>
          <w:rStyle w:val="normaltextrun"/>
          <w:rFonts w:eastAsia="Calibri" w:cs="Calibri"/>
          <w:color w:val="000000" w:themeColor="text1"/>
          <w:sz w:val="22"/>
          <w:szCs w:val="22"/>
        </w:rPr>
        <w:t>.</w:t>
      </w:r>
      <w:r w:rsidRPr="009521DA">
        <w:rPr>
          <w:rStyle w:val="normaltextrun"/>
          <w:rFonts w:ascii="Calibri" w:eastAsia="Calibri" w:hAnsi="Calibri" w:cs="Calibri"/>
          <w:color w:val="000000" w:themeColor="text1"/>
          <w:sz w:val="22"/>
          <w:szCs w:val="22"/>
        </w:rPr>
        <w:t> </w:t>
      </w:r>
    </w:p>
    <w:p w14:paraId="651A14E9" w14:textId="77777777" w:rsidR="00410309" w:rsidRPr="00065EAE" w:rsidRDefault="00410309" w:rsidP="00065EAE">
      <w:pPr>
        <w:pStyle w:val="JRCTextbulletedlist1"/>
        <w:rPr>
          <w:color w:val="000000" w:themeColor="text1"/>
          <w:sz w:val="22"/>
          <w:szCs w:val="22"/>
        </w:rPr>
      </w:pPr>
      <w:r w:rsidRPr="00065EAE">
        <w:rPr>
          <w:rFonts w:eastAsia="Calibri"/>
          <w:sz w:val="22"/>
          <w:szCs w:val="22"/>
        </w:rPr>
        <w:t xml:space="preserve">Notable data gaps exist in monitoring </w:t>
      </w:r>
      <w:r w:rsidRPr="00065EAE">
        <w:rPr>
          <w:rFonts w:eastAsia="Calibri"/>
          <w:b/>
          <w:sz w:val="22"/>
          <w:szCs w:val="22"/>
        </w:rPr>
        <w:t>sustainable food systems</w:t>
      </w:r>
      <w:r w:rsidRPr="00065EAE">
        <w:rPr>
          <w:rFonts w:eastAsia="Calibri"/>
          <w:sz w:val="22"/>
          <w:szCs w:val="22"/>
        </w:rPr>
        <w:t xml:space="preserve"> across the three sustainability dimensions. </w:t>
      </w:r>
      <w:r w:rsidRPr="00065EAE">
        <w:rPr>
          <w:rFonts w:eastAsia="Calibri"/>
          <w:b/>
          <w:sz w:val="22"/>
          <w:szCs w:val="22"/>
        </w:rPr>
        <w:t>Environmental gaps</w:t>
      </w:r>
      <w:r w:rsidRPr="00065EAE">
        <w:rPr>
          <w:rFonts w:eastAsia="Calibri"/>
          <w:sz w:val="22"/>
          <w:szCs w:val="22"/>
        </w:rPr>
        <w:t xml:space="preserve"> include </w:t>
      </w:r>
      <w:r w:rsidRPr="00065EAE">
        <w:rPr>
          <w:rStyle w:val="normaltextrun"/>
          <w:color w:val="000000" w:themeColor="text1"/>
          <w:sz w:val="22"/>
          <w:szCs w:val="22"/>
        </w:rPr>
        <w:t>insufficient</w:t>
      </w:r>
      <w:r w:rsidRPr="00065EAE">
        <w:rPr>
          <w:rFonts w:eastAsia="Calibri"/>
          <w:sz w:val="22"/>
          <w:szCs w:val="22"/>
        </w:rPr>
        <w:t xml:space="preserve"> data on the impacts of food production practices, such as GHG emissions per product type, pesticide loads, water use and reuse across the supply chain, land allocation for food, feed, and biofuels, crop diversification and rotation, and the sustainability of aquaculture practices. </w:t>
      </w:r>
      <w:r w:rsidRPr="00065EAE">
        <w:rPr>
          <w:rFonts w:eastAsia="Calibri"/>
          <w:b/>
          <w:sz w:val="22"/>
          <w:szCs w:val="22"/>
        </w:rPr>
        <w:t>Economic data</w:t>
      </w:r>
      <w:r w:rsidRPr="00065EAE">
        <w:rPr>
          <w:rFonts w:eastAsia="Calibri"/>
          <w:sz w:val="22"/>
          <w:szCs w:val="22"/>
        </w:rPr>
        <w:t xml:space="preserve"> is limited regarding value-added activities in food distribution and service sectors, market concentration beyond primary production, fair trade metrics (e.g., fair income, quality, valorisation, and added-value of agricultural goods and food products), and the adoption of emerging technologies like precision farming and novel foods (e.g., insects, precise fermentation, and alternative protein production). </w:t>
      </w:r>
      <w:r w:rsidRPr="00065EAE">
        <w:rPr>
          <w:rFonts w:eastAsia="Calibri"/>
          <w:b/>
          <w:sz w:val="22"/>
          <w:szCs w:val="22"/>
        </w:rPr>
        <w:t>Social gaps</w:t>
      </w:r>
      <w:r w:rsidRPr="00065EAE">
        <w:rPr>
          <w:rFonts w:eastAsia="Calibri"/>
          <w:sz w:val="22"/>
          <w:szCs w:val="22"/>
        </w:rPr>
        <w:t xml:space="preserve"> include inadequate indicators on employment conditions in the food system, particularly in small-scale farming and illegal labour, as well as insufficient data on animal welfare and food environments. Furthermore, data on food security and the affordability of sustainable diets remains underdeveloped.</w:t>
      </w:r>
    </w:p>
    <w:p w14:paraId="34A11D17" w14:textId="350D06AF" w:rsidR="00410309" w:rsidRPr="00065EAE" w:rsidRDefault="00410309" w:rsidP="00065EAE">
      <w:pPr>
        <w:pStyle w:val="JRCTextbulletedlist1"/>
        <w:rPr>
          <w:rStyle w:val="normaltextrun"/>
          <w:rFonts w:eastAsia="Calibri" w:cs="Calibri"/>
          <w:color w:val="000000" w:themeColor="text1"/>
          <w:sz w:val="22"/>
          <w:szCs w:val="22"/>
        </w:rPr>
      </w:pPr>
      <w:r w:rsidRPr="00065EAE">
        <w:rPr>
          <w:rStyle w:val="normaltextrun"/>
          <w:rFonts w:eastAsia="Calibri" w:cs="Calibri"/>
          <w:color w:val="000000" w:themeColor="text1"/>
          <w:sz w:val="22"/>
          <w:szCs w:val="22"/>
        </w:rPr>
        <w:t xml:space="preserve">The thematic area of </w:t>
      </w:r>
      <w:r w:rsidRPr="00065EAE">
        <w:rPr>
          <w:rStyle w:val="normaltextrun"/>
          <w:rFonts w:eastAsia="Calibri" w:cs="Calibri"/>
          <w:b/>
          <w:bCs/>
          <w:color w:val="000000" w:themeColor="text1"/>
          <w:sz w:val="22"/>
          <w:szCs w:val="22"/>
        </w:rPr>
        <w:t xml:space="preserve">Biodiversity </w:t>
      </w:r>
      <w:r w:rsidRPr="00065EAE">
        <w:rPr>
          <w:rStyle w:val="normaltextrun"/>
          <w:rFonts w:eastAsia="Calibri" w:cs="Calibri"/>
          <w:color w:val="000000" w:themeColor="text1"/>
          <w:sz w:val="22"/>
          <w:szCs w:val="22"/>
        </w:rPr>
        <w:t>contains the</w:t>
      </w:r>
      <w:r w:rsidRPr="00065EAE">
        <w:rPr>
          <w:rStyle w:val="normaltextrun"/>
          <w:rFonts w:eastAsia="Calibri" w:cs="Calibri"/>
          <w:b/>
          <w:bCs/>
          <w:color w:val="000000" w:themeColor="text1"/>
          <w:sz w:val="22"/>
          <w:szCs w:val="22"/>
        </w:rPr>
        <w:t xml:space="preserve"> highest number of policy targets for which progress cannot be assessed due to lack of data</w:t>
      </w:r>
      <w:r w:rsidR="006660B8">
        <w:rPr>
          <w:rStyle w:val="normaltextrun"/>
          <w:rFonts w:eastAsia="Calibri" w:cs="Calibri"/>
          <w:b/>
          <w:bCs/>
          <w:color w:val="000000" w:themeColor="text1"/>
          <w:sz w:val="22"/>
          <w:szCs w:val="22"/>
        </w:rPr>
        <w:t xml:space="preserve"> </w:t>
      </w:r>
      <w:r w:rsidR="006660B8">
        <w:rPr>
          <w:rStyle w:val="normaltextrun"/>
          <w:rFonts w:eastAsia="Calibri" w:cs="Calibri"/>
          <w:b/>
          <w:bCs/>
          <w:color w:val="000000" w:themeColor="text1"/>
          <w:sz w:val="22"/>
          <w:szCs w:val="22"/>
        </w:rPr>
        <w:fldChar w:fldCharType="begin"/>
      </w:r>
      <w:r w:rsidR="00074BEF">
        <w:rPr>
          <w:rStyle w:val="normaltextrun"/>
          <w:rFonts w:eastAsia="Calibri" w:cs="Calibri"/>
          <w:b/>
          <w:bCs/>
          <w:color w:val="000000" w:themeColor="text1"/>
          <w:sz w:val="22"/>
          <w:szCs w:val="22"/>
        </w:rPr>
        <w:instrText xml:space="preserve"> ADDIN ZOTERO_ITEM CSL_CITATION {"citationID":"QjWXOqHK","properties":{"formattedCitation":"[89]","plainCitation":"[89]","noteIndex":0},"citationItems":[{"id":1512,"uris":["http://zotero.org/groups/5272309/items/25QJRXKZ"],"itemData":{"id":1512,"type":"report","event-place":"Luxembourg,","note":"DOI: 10.2760/3105205","number":"JRC140372","publisher":"European Commission: Joint Research Centre","publisher-place":"Luxembourg,","title":"Delivering the EU Green Deal - Progress towards targets","URL":"https://publications.jrc.ec.europa.eu/repository/handle/JRC140372","author":[{"family":"Marelli","given":"Luisa"},{"family":"Trane","given":"Matteo"},{"family":"Barbero Vignola","given":"Giulia"},{"family":"Gastaldi","given":"Chiara"},{"family":"Guerreiro Miguel","given":"Mécia"},{"family":"Delgado Callico","given":"Laia"},{"family":"Borchardt","given":"Steve"},{"family":"Sanye Mengual","given":"Esther"},{"family":"Gourdon","given":"Thomas"},{"family":"Maroni","given":"Michele"},{"family":"Georgakaki","given":"Aliki"},{"family":"Seigneur","given":"Isabelle"},{"family":"M'Barek","given":"Robert"},{"family":"Acs","given":"Szvetlana"},{"family":"Listorti","given":"Giulia"}],"accessed":{"date-parts":[["2025",3,2]]},"issued":{"date-parts":[["2025",1]]}}}],"schema":"https://github.com/citation-style-language/schema/raw/master/csl-citation.json"} </w:instrText>
      </w:r>
      <w:r w:rsidR="006660B8">
        <w:rPr>
          <w:rStyle w:val="normaltextrun"/>
          <w:rFonts w:eastAsia="Calibri" w:cs="Calibri"/>
          <w:b/>
          <w:bCs/>
          <w:color w:val="000000" w:themeColor="text1"/>
          <w:sz w:val="22"/>
          <w:szCs w:val="22"/>
        </w:rPr>
        <w:fldChar w:fldCharType="separate"/>
      </w:r>
      <w:r w:rsidR="00074BEF" w:rsidRPr="00074BEF">
        <w:rPr>
          <w:rFonts w:eastAsia="Calibri"/>
          <w:sz w:val="22"/>
        </w:rPr>
        <w:t>[89]</w:t>
      </w:r>
      <w:r w:rsidR="006660B8">
        <w:rPr>
          <w:rStyle w:val="normaltextrun"/>
          <w:rFonts w:eastAsia="Calibri" w:cs="Calibri"/>
          <w:b/>
          <w:bCs/>
          <w:color w:val="000000" w:themeColor="text1"/>
          <w:sz w:val="22"/>
          <w:szCs w:val="22"/>
        </w:rPr>
        <w:fldChar w:fldCharType="end"/>
      </w:r>
      <w:r w:rsidRPr="00065EAE">
        <w:rPr>
          <w:rStyle w:val="normaltextrun"/>
          <w:rFonts w:eastAsia="Calibri" w:cs="Calibri"/>
          <w:b/>
          <w:bCs/>
          <w:color w:val="000000" w:themeColor="text1"/>
          <w:sz w:val="22"/>
          <w:szCs w:val="22"/>
        </w:rPr>
        <w:t>.</w:t>
      </w:r>
      <w:r w:rsidRPr="00065EAE">
        <w:rPr>
          <w:rStyle w:val="normaltextrun"/>
          <w:rFonts w:eastAsia="Calibri" w:cs="Calibri"/>
          <w:color w:val="000000" w:themeColor="text1"/>
          <w:sz w:val="22"/>
          <w:szCs w:val="22"/>
        </w:rPr>
        <w:t xml:space="preserve"> Monitoring and assessing the state of biodiversity is still at an early stage and in need of better indicators, techniques and knowledge. The recent approval of the Nature Restoration Law (NRL) is expected to boost the development of appropriate indicators and the data collection.</w:t>
      </w:r>
      <w:r w:rsidRPr="00065EAE">
        <w:rPr>
          <w:rStyle w:val="normaltextrun"/>
          <w:rFonts w:ascii="Calibri" w:eastAsia="Calibri" w:hAnsi="Calibri" w:cs="Calibri"/>
          <w:color w:val="000000" w:themeColor="text1"/>
          <w:sz w:val="22"/>
          <w:szCs w:val="22"/>
        </w:rPr>
        <w:t> </w:t>
      </w:r>
      <w:r w:rsidRPr="00065EAE">
        <w:rPr>
          <w:rStyle w:val="normaltextrun"/>
          <w:rFonts w:eastAsia="Calibri" w:cs="Calibri"/>
          <w:color w:val="000000" w:themeColor="text1"/>
          <w:sz w:val="22"/>
          <w:szCs w:val="22"/>
        </w:rPr>
        <w:t xml:space="preserve"> There are i</w:t>
      </w:r>
      <w:r w:rsidRPr="00065EAE">
        <w:rPr>
          <w:rStyle w:val="normaltextrun"/>
          <w:rFonts w:eastAsia="Calibri" w:cs="Calibri"/>
          <w:b/>
          <w:bCs/>
          <w:color w:val="000000" w:themeColor="text1"/>
          <w:sz w:val="22"/>
          <w:szCs w:val="22"/>
        </w:rPr>
        <w:t>nsufficient data</w:t>
      </w:r>
      <w:r w:rsidRPr="00065EAE">
        <w:rPr>
          <w:rStyle w:val="normaltextrun"/>
          <w:rFonts w:eastAsia="Calibri" w:cs="Calibri"/>
          <w:color w:val="000000" w:themeColor="text1"/>
          <w:sz w:val="22"/>
          <w:szCs w:val="22"/>
        </w:rPr>
        <w:t xml:space="preserve"> to monitor urban green spaces, in particular, inadequate temporal frequency, thematic granularity, and spatial coverage [100]. Moreover, widespread data gaps leave room for misinformation and resistance to change. Models and data present limitations in assessing biodiversity baselines and impacts. </w:t>
      </w:r>
      <w:r w:rsidRPr="00065EAE">
        <w:rPr>
          <w:rStyle w:val="normaltextrun"/>
          <w:rFonts w:ascii="Calibri" w:eastAsia="Calibri" w:hAnsi="Calibri" w:cs="Calibri"/>
          <w:color w:val="000000" w:themeColor="text1"/>
          <w:sz w:val="22"/>
          <w:szCs w:val="22"/>
        </w:rPr>
        <w:t> </w:t>
      </w:r>
    </w:p>
    <w:p w14:paraId="23E5CB28" w14:textId="7DC232C8" w:rsidR="00410309" w:rsidRPr="00065EAE" w:rsidRDefault="1B837A7B" w:rsidP="00065EAE">
      <w:pPr>
        <w:pStyle w:val="JRCTextbulletedlist1"/>
        <w:rPr>
          <w:rFonts w:eastAsia="Calibri"/>
          <w:sz w:val="22"/>
          <w:szCs w:val="22"/>
          <w:lang w:val="en-US"/>
        </w:rPr>
      </w:pPr>
      <w:r w:rsidRPr="00065EAE">
        <w:rPr>
          <w:rStyle w:val="normaltextrun"/>
          <w:rFonts w:eastAsia="Calibri" w:cs="Calibri"/>
          <w:color w:val="000000" w:themeColor="text1"/>
          <w:sz w:val="22"/>
          <w:szCs w:val="22"/>
        </w:rPr>
        <w:t>For most material and waste flows, such as construction and demolition waste, there are limited or incomplete data on</w:t>
      </w:r>
      <w:r w:rsidRPr="00065EAE">
        <w:rPr>
          <w:rStyle w:val="normaltextrun"/>
          <w:rFonts w:eastAsia="Calibri" w:cs="Calibri"/>
          <w:b/>
          <w:bCs/>
          <w:color w:val="000000" w:themeColor="text1"/>
          <w:sz w:val="22"/>
          <w:szCs w:val="22"/>
        </w:rPr>
        <w:t xml:space="preserve"> waste generation</w:t>
      </w:r>
      <w:r w:rsidR="006660B8">
        <w:rPr>
          <w:rStyle w:val="normaltextrun"/>
          <w:rFonts w:eastAsia="Calibri" w:cs="Calibri"/>
          <w:b/>
          <w:bCs/>
          <w:color w:val="000000" w:themeColor="text1"/>
          <w:sz w:val="22"/>
          <w:szCs w:val="22"/>
        </w:rPr>
        <w:t xml:space="preserve"> </w:t>
      </w:r>
      <w:r w:rsidR="006660B8">
        <w:rPr>
          <w:rStyle w:val="normaltextrun"/>
          <w:rFonts w:eastAsia="Calibri" w:cs="Calibri"/>
          <w:b/>
          <w:bCs/>
          <w:color w:val="000000" w:themeColor="text1"/>
          <w:sz w:val="22"/>
          <w:szCs w:val="22"/>
        </w:rPr>
        <w:fldChar w:fldCharType="begin"/>
      </w:r>
      <w:r w:rsidR="00074BEF">
        <w:rPr>
          <w:rStyle w:val="normaltextrun"/>
          <w:rFonts w:eastAsia="Calibri" w:cs="Calibri"/>
          <w:b/>
          <w:bCs/>
          <w:color w:val="000000" w:themeColor="text1"/>
          <w:sz w:val="22"/>
          <w:szCs w:val="22"/>
        </w:rPr>
        <w:instrText xml:space="preserve"> ADDIN ZOTERO_ITEM CSL_CITATION {"citationID":"MVPL49Sg","properties":{"formattedCitation":"[90]","plainCitation":"[90]","noteIndex":0},"citationItems":[{"id":1862,"uris":["http://zotero.org/groups/5272309/items/YV2LYUYY"],"itemData":{"id":1862,"type":"webpage","abstract":"The aim of this study is to develop a proposal for an operational framework for a harmonised quality management system at EU level, with respect to the collection, reporting and publication of waste data as well as monitoring. To this end, a screening of the current situation in the EU-27 has been carried out, focusing particularly on data collection and reporting practices. This proposal builds upon the reporting obligations laid down in the Waste Framework Directive, the Packaging and Packaging Waste Directive and the Waste Statistics Regulation. Member States have the obligation to demonstrate compliance with EU recycling targets and are encouraged to establish a system for quality control and traceability of waste. The implementation of a harmonised quality management system can help Member States to track the progress of municipalities towards the attainment of the targets and to assess the impact of specific measures. It can facilitate comparability of data across Member States and better monitoring of the performance of waste management in the EU-27 and beyond. The availability of reliable and consistent waste data can ultimately support the development of new policy options under EU waste legislation.","container-title":"JRC Publications Repository","language":"en","note":"ISBN: 9789268201152\nISSN: 1831-9424\nDOI: 10.2760/831342","title":"Quality management systems for municipal waste data","URL":"https://publications.jrc.ec.europa.eu/repository/handle/JRC136898","author":[{"family":"Pierri","given":"Erika"},{"family":"Egle","given":"Lukas"},{"family":"Foster","given":"Gillian"},{"family":"Antonopoulos","given":"Ioannis"},{"family":"Albizzati","given":"Paola Federica"},{"family":"Tonini","given":"Davide"},{"family":"Cristobal","given":"GARCIA Jorge"},{"family":"Marschinski","given":"Robert"},{"family":"Gaudillat","given":"Pierre"}],"accessed":{"date-parts":[["2025",3,31]]},"issued":{"date-parts":[["2024"]]}}}],"schema":"https://github.com/citation-style-language/schema/raw/master/csl-citation.json"} </w:instrText>
      </w:r>
      <w:r w:rsidR="006660B8">
        <w:rPr>
          <w:rStyle w:val="normaltextrun"/>
          <w:rFonts w:eastAsia="Calibri" w:cs="Calibri"/>
          <w:b/>
          <w:bCs/>
          <w:color w:val="000000" w:themeColor="text1"/>
          <w:sz w:val="22"/>
          <w:szCs w:val="22"/>
        </w:rPr>
        <w:fldChar w:fldCharType="separate"/>
      </w:r>
      <w:r w:rsidR="00074BEF" w:rsidRPr="00074BEF">
        <w:rPr>
          <w:rFonts w:eastAsia="Calibri"/>
          <w:sz w:val="22"/>
        </w:rPr>
        <w:t>[90]</w:t>
      </w:r>
      <w:r w:rsidR="006660B8">
        <w:rPr>
          <w:rStyle w:val="normaltextrun"/>
          <w:rFonts w:eastAsia="Calibri" w:cs="Calibri"/>
          <w:b/>
          <w:bCs/>
          <w:color w:val="000000" w:themeColor="text1"/>
          <w:sz w:val="22"/>
          <w:szCs w:val="22"/>
        </w:rPr>
        <w:fldChar w:fldCharType="end"/>
      </w:r>
      <w:r w:rsidRPr="4E905552">
        <w:rPr>
          <w:rStyle w:val="normaltextrun"/>
          <w:rFonts w:eastAsia="Calibri" w:cs="Calibri"/>
          <w:b/>
          <w:bCs/>
          <w:color w:val="000000" w:themeColor="text1"/>
          <w:sz w:val="22"/>
          <w:szCs w:val="22"/>
        </w:rPr>
        <w:t>, collection and treatment</w:t>
      </w:r>
      <w:r w:rsidRPr="00065EAE">
        <w:rPr>
          <w:rStyle w:val="normaltextrun"/>
          <w:rFonts w:eastAsia="Calibri" w:cs="Calibri"/>
          <w:color w:val="000000" w:themeColor="text1"/>
          <w:sz w:val="22"/>
          <w:szCs w:val="22"/>
        </w:rPr>
        <w:t xml:space="preserve"> with a specific focus on output quality</w:t>
      </w:r>
      <w:commentRangeStart w:id="39"/>
      <w:r w:rsidRPr="00065EAE">
        <w:rPr>
          <w:rStyle w:val="superscript"/>
          <w:rFonts w:eastAsia="Calibri" w:cs="Calibri"/>
          <w:color w:val="000000" w:themeColor="text1"/>
          <w:sz w:val="22"/>
          <w:szCs w:val="22"/>
          <w:vertAlign w:val="superscript"/>
        </w:rPr>
        <w:t>26</w:t>
      </w:r>
      <w:commentRangeEnd w:id="39"/>
      <w:r w:rsidR="001E2D6D">
        <w:rPr>
          <w:rStyle w:val="CommentReference"/>
          <w:lang w:eastAsia="en-US"/>
        </w:rPr>
        <w:commentReference w:id="39"/>
      </w:r>
      <w:r w:rsidRPr="00065EAE">
        <w:rPr>
          <w:rStyle w:val="normaltextrun"/>
          <w:rFonts w:eastAsia="Calibri" w:cs="Calibri"/>
          <w:color w:val="000000" w:themeColor="text1"/>
          <w:sz w:val="22"/>
          <w:szCs w:val="22"/>
        </w:rPr>
        <w:t xml:space="preserve">. Historically, many Member States reported recycled amounts at the point of collection or sorting, thus overestimating </w:t>
      </w:r>
      <w:commentRangeStart w:id="40"/>
      <w:r w:rsidRPr="00065EAE">
        <w:rPr>
          <w:rStyle w:val="normaltextrun"/>
          <w:rFonts w:eastAsia="Calibri" w:cs="Calibri"/>
          <w:color w:val="000000" w:themeColor="text1"/>
          <w:sz w:val="22"/>
          <w:szCs w:val="22"/>
        </w:rPr>
        <w:t>actual recycling amounts</w:t>
      </w:r>
      <w:commentRangeEnd w:id="40"/>
      <w:r w:rsidR="00733AEA">
        <w:rPr>
          <w:rStyle w:val="CommentReference"/>
          <w:lang w:eastAsia="en-US"/>
        </w:rPr>
        <w:commentReference w:id="40"/>
      </w:r>
      <w:r w:rsidRPr="00065EAE">
        <w:rPr>
          <w:rStyle w:val="normaltextrun"/>
          <w:rFonts w:eastAsia="Calibri" w:cs="Calibri"/>
          <w:color w:val="000000" w:themeColor="text1"/>
          <w:sz w:val="22"/>
          <w:szCs w:val="22"/>
          <w:vertAlign w:val="superscript"/>
        </w:rPr>
        <w:t>44</w:t>
      </w:r>
      <w:r w:rsidRPr="00065EAE">
        <w:rPr>
          <w:rStyle w:val="normaltextrun"/>
          <w:rFonts w:eastAsia="Calibri" w:cs="Calibri"/>
          <w:color w:val="000000" w:themeColor="text1"/>
          <w:sz w:val="22"/>
          <w:szCs w:val="22"/>
        </w:rPr>
        <w:t xml:space="preserve">. The </w:t>
      </w:r>
      <w:r w:rsidRPr="4E905552">
        <w:rPr>
          <w:rStyle w:val="normaltextrun"/>
          <w:rFonts w:eastAsia="Calibri" w:cs="Calibri"/>
          <w:b/>
          <w:bCs/>
          <w:color w:val="000000" w:themeColor="text1"/>
          <w:sz w:val="22"/>
          <w:szCs w:val="22"/>
        </w:rPr>
        <w:t>Circular Economy</w:t>
      </w:r>
      <w:r w:rsidRPr="00065EAE">
        <w:rPr>
          <w:rStyle w:val="normaltextrun"/>
          <w:rFonts w:eastAsia="Calibri" w:cs="Calibri"/>
          <w:color w:val="000000" w:themeColor="text1"/>
          <w:sz w:val="22"/>
          <w:szCs w:val="22"/>
        </w:rPr>
        <w:t xml:space="preserve"> </w:t>
      </w:r>
      <w:r w:rsidRPr="00065EAE">
        <w:rPr>
          <w:rStyle w:val="normaltextrun"/>
          <w:rFonts w:eastAsia="Calibri" w:cs="Calibri"/>
          <w:color w:val="000000" w:themeColor="text1"/>
          <w:sz w:val="22"/>
          <w:szCs w:val="22"/>
        </w:rPr>
        <w:lastRenderedPageBreak/>
        <w:t>Monitoring Framework has been updated to better capture the production side of the economy and overcome monitoring gaps related to products, including indicators related to consumption and material footprints, and the contribution of circularity to the EU’s goals of open strategic autonomy. Despite this, challenges still persist in comprehensively measuring circular economy progress, especially related to lack off- or partial- data related to certain aspects (e.g. product design), lack of harmonised indicators and targets for monitoring and assessing circular practices</w:t>
      </w:r>
      <w:commentRangeStart w:id="41"/>
      <w:r w:rsidRPr="00065EAE">
        <w:rPr>
          <w:rStyle w:val="superscript"/>
          <w:rFonts w:eastAsia="Calibri" w:cs="Calibri"/>
          <w:color w:val="000000" w:themeColor="text1"/>
          <w:sz w:val="22"/>
          <w:szCs w:val="22"/>
          <w:vertAlign w:val="superscript"/>
        </w:rPr>
        <w:t>27</w:t>
      </w:r>
      <w:commentRangeEnd w:id="41"/>
      <w:r w:rsidR="00410309">
        <w:rPr>
          <w:rStyle w:val="CommentReference"/>
        </w:rPr>
        <w:commentReference w:id="41"/>
      </w:r>
    </w:p>
    <w:p w14:paraId="41AF822A" w14:textId="77777777" w:rsidR="00410309" w:rsidRPr="00065EAE" w:rsidRDefault="00410309" w:rsidP="00065EAE">
      <w:pPr>
        <w:pStyle w:val="JRCTextbulletedlist1"/>
        <w:rPr>
          <w:rStyle w:val="normaltextrun"/>
          <w:rFonts w:eastAsia="Calibri" w:cs="Calibri"/>
          <w:color w:val="000000" w:themeColor="text1"/>
          <w:sz w:val="22"/>
          <w:szCs w:val="22"/>
          <w:lang w:val="en-US"/>
        </w:rPr>
      </w:pPr>
      <w:r w:rsidRPr="00065EAE">
        <w:rPr>
          <w:rStyle w:val="normaltextrun"/>
          <w:rFonts w:eastAsia="Calibri" w:cs="Calibri"/>
          <w:color w:val="000000" w:themeColor="text1"/>
          <w:sz w:val="22"/>
          <w:szCs w:val="22"/>
        </w:rPr>
        <w:t xml:space="preserve">The implementation of the </w:t>
      </w:r>
      <w:r w:rsidRPr="00065EAE">
        <w:rPr>
          <w:rStyle w:val="normaltextrun"/>
          <w:rFonts w:eastAsia="Calibri" w:cs="Calibri"/>
          <w:b/>
          <w:bCs/>
          <w:color w:val="000000" w:themeColor="text1"/>
          <w:sz w:val="22"/>
          <w:szCs w:val="22"/>
        </w:rPr>
        <w:t>Critical Raw Materials Act</w:t>
      </w:r>
      <w:r w:rsidRPr="00065EAE">
        <w:rPr>
          <w:rStyle w:val="normaltextrun"/>
          <w:rFonts w:eastAsia="Calibri" w:cs="Calibri"/>
          <w:color w:val="000000" w:themeColor="text1"/>
          <w:sz w:val="22"/>
          <w:szCs w:val="22"/>
        </w:rPr>
        <w:t xml:space="preserve"> will require knowledge and modelling on security of supply risks and impacts beyond current “screening-level” assessments, especially in relation to reducing impacts. The current limited knowledge and modelling on sustainability and impacts associated with increased extraction and processing driven by the CRMA could be a barrier for the achievement of the related EGD targets. </w:t>
      </w:r>
    </w:p>
    <w:p w14:paraId="05216DC9" w14:textId="7B1F75F3" w:rsidR="00410309" w:rsidRPr="00065EAE" w:rsidRDefault="00410309" w:rsidP="00065EAE">
      <w:pPr>
        <w:pStyle w:val="JRCTextbulletedlist1"/>
        <w:rPr>
          <w:rStyle w:val="normaltextrun"/>
          <w:rFonts w:eastAsia="Calibri" w:cs="Calibri"/>
          <w:color w:val="000000" w:themeColor="text1"/>
          <w:sz w:val="22"/>
          <w:szCs w:val="22"/>
        </w:rPr>
      </w:pPr>
      <w:r w:rsidRPr="00065EAE">
        <w:rPr>
          <w:rStyle w:val="normaltextrun"/>
          <w:rFonts w:eastAsia="Calibri" w:cs="Calibri"/>
          <w:color w:val="000000" w:themeColor="text1"/>
          <w:sz w:val="22"/>
          <w:szCs w:val="22"/>
        </w:rPr>
        <w:t xml:space="preserve">In the thematic area of Zero Pollution, there are limited data, data sharing, and monitoring, especially for what concerns </w:t>
      </w:r>
      <w:r w:rsidRPr="00065EAE">
        <w:rPr>
          <w:rStyle w:val="normaltextrun"/>
          <w:rFonts w:eastAsia="Calibri" w:cs="Calibri"/>
          <w:b/>
          <w:bCs/>
          <w:color w:val="000000" w:themeColor="text1"/>
          <w:sz w:val="22"/>
          <w:szCs w:val="22"/>
        </w:rPr>
        <w:t>air and water bodies quality</w:t>
      </w:r>
      <w:r w:rsidRPr="00065EAE">
        <w:rPr>
          <w:rStyle w:val="normaltextrun"/>
          <w:rFonts w:eastAsia="Calibri" w:cs="Calibri"/>
          <w:color w:val="000000" w:themeColor="text1"/>
          <w:sz w:val="22"/>
          <w:szCs w:val="22"/>
        </w:rPr>
        <w:t xml:space="preserve">, as reported by the Environmental Implementation Review </w:t>
      </w:r>
      <w:r w:rsidR="0009799F">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{"citationID":"fpvYuY7r","properties":{"formattedCitation":"[91]","plainCitation":"[91]","noteIndex":0},"citationItems":[{"id":246,"uris":["http://zotero.org/groups/5272309/items/QKYR87AT"],"itemData":{"id":246,"type":"webpage","abstract":"The Environmental Implementation Review (EIR) is a regular reporting tool designed to improve the implementation of EU environmental laws and policies.","language":"en","title":"Environmental Implementation Review","URL":"https://environment.ec.europa.eu/law-and-governance/environmental-implementation-review_en","accessed":{"date-parts":[["2023",11,24]]},"issued":{"date-parts":[["2023",11,17]]}}}],"schema":"https://github.com/citation-style-language/schema/raw/master/csl-citation.json"} </w:instrText>
      </w:r>
      <w:r w:rsidR="0009799F">
        <w:rPr>
          <w:rStyle w:val="normaltextrun"/>
          <w:rFonts w:eastAsia="Calibri" w:cs="Calibri"/>
          <w:color w:val="000000" w:themeColor="text1"/>
          <w:sz w:val="22"/>
          <w:szCs w:val="22"/>
        </w:rPr>
        <w:fldChar w:fldCharType="separate"/>
      </w:r>
      <w:r w:rsidR="00074BEF" w:rsidRPr="00074BEF">
        <w:rPr>
          <w:rFonts w:eastAsia="Calibri"/>
          <w:sz w:val="22"/>
        </w:rPr>
        <w:t>[91]</w:t>
      </w:r>
      <w:r w:rsidR="0009799F">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w:t>
      </w:r>
      <w:r w:rsidRPr="00065EAE">
        <w:rPr>
          <w:rStyle w:val="normaltextrun"/>
          <w:rFonts w:ascii="Calibri" w:eastAsia="Calibri" w:hAnsi="Calibri" w:cs="Calibri"/>
          <w:color w:val="000000" w:themeColor="text1"/>
          <w:sz w:val="22"/>
          <w:szCs w:val="22"/>
        </w:rPr>
        <w:t> </w:t>
      </w:r>
      <w:r w:rsidRPr="00065EAE">
        <w:rPr>
          <w:rStyle w:val="normaltextrun"/>
          <w:rFonts w:eastAsia="Calibri" w:cs="Calibri"/>
          <w:color w:val="000000" w:themeColor="text1"/>
          <w:sz w:val="22"/>
          <w:szCs w:val="22"/>
        </w:rPr>
        <w:t>According to Pouikli et al. (2023)</w:t>
      </w:r>
      <w:r w:rsidR="0009799F">
        <w:rPr>
          <w:rStyle w:val="normaltextrun"/>
          <w:rFonts w:eastAsia="Calibri" w:cs="Calibri"/>
          <w:color w:val="000000" w:themeColor="text1"/>
          <w:sz w:val="22"/>
          <w:szCs w:val="22"/>
        </w:rPr>
        <w:t xml:space="preserve"> </w:t>
      </w:r>
      <w:r w:rsidR="0009799F">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maJOYvY2","properties":{"formattedCitation":"[92]","plainCitation":"[92]","noteIndex":0},"citationItems":[{"id":1886,"uris":["http://zotero.org/groups/5272309/items/YGHZWASA","http://zotero.org/groups/5272309/items/M7NPSPYJ"],"itemData":{"id":1886,"type":"article-journal","abstract":"Abstract\n            Air pollution stands among the most serious environmental problems across Europe leading to grave negative health impacts and numerous premature deaths. Poor air quality has been subject to a comprehensive regulatory framework at EU level since mid-eighties. However, its implementation is still fraught with significant systematic and consistent difficulties. Against this backdrop, after a brief presentation of the main enforcement challenges of the current EU air quality legislative regime, emphasis will be placed on the latest policy and legislative developments in the field, which aspire to tackle the existing ineffectiveness and enforcement gaps. Next, the spotlight will be focused on the air pollution crisis through the lens of human rights, in the wake of the recent judgment by the ECtHR Pavlov and Others v. Russia. Lastly, an attempt will be made to approach the concept of citizen science mechanisms as a possibly useful toolbox to address air pollution crisis.","container-title":"Journal for European Environmental and Planning Law","DOI":"10.1163/18760104-20030005","ISSN":"1613-7272, 1876-0104","issue":"3-4","journalAbbreviation":"J. Eur. Environ. Plan. Law","license":"https://creativecommons.org/licenses/by/4.0/","page":"260-286","source":"DOI.org (Crossref)","title":"Air Pollution Crisis Across Europe: The European Courts, the Governments, the Citizens and the Persistent Ineffectiveness of EU Law","title-short":"Air Pollution Crisis Across Europe","volume":"20","author":[{"family":"Pouikli","given":"Kleoniki"},{"family":"Tsoukala","given":"Ariti"}],"issued":{"date-parts":[["2023",11,16]]}}}],"schema":"https://github.com/citation-style-language/schema/raw/master/csl-citation.json"} </w:instrText>
      </w:r>
      <w:r w:rsidR="0009799F">
        <w:rPr>
          <w:rStyle w:val="normaltextrun"/>
          <w:rFonts w:eastAsia="Calibri" w:cs="Calibri"/>
          <w:color w:val="000000" w:themeColor="text1"/>
          <w:sz w:val="22"/>
          <w:szCs w:val="22"/>
        </w:rPr>
        <w:fldChar w:fldCharType="separate"/>
      </w:r>
      <w:r w:rsidR="00074BEF" w:rsidRPr="00074BEF">
        <w:rPr>
          <w:rFonts w:eastAsia="Calibri"/>
          <w:sz w:val="22"/>
        </w:rPr>
        <w:t>[92]</w:t>
      </w:r>
      <w:r w:rsidR="0009799F">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 xml:space="preserve">, in the case of air quality monitoring, the lack of detailed and mandatory rules for locating monitoring stations allows too much discretion to the national competent authorities, at the risk of undermining Member States’ obligation to provide information for both areas where the highest concentrations of air pollutants occur, and other areas that are representative of the exposure of the general population. Among the </w:t>
      </w:r>
      <w:r w:rsidRPr="00065EAE">
        <w:rPr>
          <w:rStyle w:val="normaltextrun"/>
          <w:rFonts w:eastAsia="Calibri" w:cs="Calibri"/>
          <w:b/>
          <w:bCs/>
          <w:color w:val="000000" w:themeColor="text1"/>
          <w:sz w:val="22"/>
          <w:szCs w:val="22"/>
        </w:rPr>
        <w:t>knowledge-related barriers</w:t>
      </w:r>
      <w:r w:rsidRPr="00065EAE">
        <w:rPr>
          <w:rStyle w:val="normaltextrun"/>
          <w:rFonts w:eastAsia="Calibri" w:cs="Calibri"/>
          <w:color w:val="000000" w:themeColor="text1"/>
          <w:sz w:val="22"/>
          <w:szCs w:val="22"/>
        </w:rPr>
        <w:t>, the Environmental Implementation Review</w:t>
      </w:r>
      <w:r w:rsidR="0009799F">
        <w:rPr>
          <w:rStyle w:val="normaltextrun"/>
          <w:rFonts w:eastAsia="Calibri" w:cs="Calibri"/>
          <w:color w:val="000000" w:themeColor="text1"/>
          <w:sz w:val="22"/>
          <w:szCs w:val="22"/>
        </w:rPr>
        <w:t xml:space="preserve"> </w:t>
      </w:r>
      <w:r w:rsidR="0009799F">
        <w:rPr>
          <w:rStyle w:val="normaltextrun"/>
          <w:rFonts w:eastAsia="Calibri" w:cs="Calibri"/>
          <w:color w:val="000000" w:themeColor="text1"/>
          <w:sz w:val="22"/>
          <w:szCs w:val="22"/>
        </w:rPr>
        <w:fldChar w:fldCharType="begin"/>
      </w:r>
      <w:r w:rsidR="00074BEF">
        <w:rPr>
          <w:rStyle w:val="normaltextrun"/>
          <w:rFonts w:eastAsia="Calibri" w:cs="Calibri"/>
          <w:color w:val="000000" w:themeColor="text1"/>
          <w:sz w:val="22"/>
          <w:szCs w:val="22"/>
        </w:rPr>
        <w:instrText xml:space="preserve"> ADDIN ZOTERO_ITEM CSL_CITATION {"citationID":"jmDN5oVJ","properties":{"formattedCitation":"[91]","plainCitation":"[91]","noteIndex":0},"citationItems":[{"id":246,"uris":["http://zotero.org/groups/5272309/items/QKYR87AT"],"itemData":{"id":246,"type":"webpage","abstract":"The Environmental Implementation Review (EIR) is a regular reporting tool designed to improve the implementation of EU environmental laws and policies.","language":"en","title":"Environmental Implementation Review","URL":"https://environment.ec.europa.eu/law-and-governance/environmental-implementation-review_en","accessed":{"date-parts":[["2023",11,24]]},"issued":{"date-parts":[["2023",11,17]]}}}],"schema":"https://github.com/citation-style-language/schema/raw/master/csl-citation.json"} </w:instrText>
      </w:r>
      <w:r w:rsidR="0009799F">
        <w:rPr>
          <w:rStyle w:val="normaltextrun"/>
          <w:rFonts w:eastAsia="Calibri" w:cs="Calibri"/>
          <w:color w:val="000000" w:themeColor="text1"/>
          <w:sz w:val="22"/>
          <w:szCs w:val="22"/>
        </w:rPr>
        <w:fldChar w:fldCharType="separate"/>
      </w:r>
      <w:r w:rsidR="00074BEF" w:rsidRPr="00074BEF">
        <w:rPr>
          <w:rFonts w:eastAsia="Calibri"/>
          <w:sz w:val="22"/>
        </w:rPr>
        <w:t>[91]</w:t>
      </w:r>
      <w:r w:rsidR="0009799F">
        <w:rPr>
          <w:rStyle w:val="normaltextrun"/>
          <w:rFonts w:eastAsia="Calibri" w:cs="Calibri"/>
          <w:color w:val="000000" w:themeColor="text1"/>
          <w:sz w:val="22"/>
          <w:szCs w:val="22"/>
        </w:rPr>
        <w:fldChar w:fldCharType="end"/>
      </w:r>
      <w:r w:rsidRPr="00065EAE">
        <w:rPr>
          <w:rStyle w:val="normaltextrun"/>
          <w:rFonts w:eastAsia="Calibri" w:cs="Calibri"/>
          <w:color w:val="000000" w:themeColor="text1"/>
          <w:sz w:val="22"/>
          <w:szCs w:val="22"/>
        </w:rPr>
        <w:t xml:space="preserve"> highlights a lack of knowledge sharing and training on </w:t>
      </w:r>
      <w:r w:rsidRPr="00065EAE">
        <w:rPr>
          <w:rStyle w:val="normaltextrun"/>
          <w:rFonts w:eastAsia="Calibri" w:cs="Calibri"/>
          <w:b/>
          <w:bCs/>
          <w:color w:val="000000" w:themeColor="text1"/>
          <w:sz w:val="22"/>
          <w:szCs w:val="22"/>
        </w:rPr>
        <w:t>environmental crime</w:t>
      </w:r>
      <w:r w:rsidRPr="00065EAE">
        <w:rPr>
          <w:rStyle w:val="normaltextrun"/>
          <w:rFonts w:eastAsia="Calibri" w:cs="Calibri"/>
          <w:color w:val="000000" w:themeColor="text1"/>
          <w:sz w:val="22"/>
          <w:szCs w:val="22"/>
        </w:rPr>
        <w:t xml:space="preserve">, and poor coordination especially in decentralised administrations. </w:t>
      </w:r>
    </w:p>
    <w:p w14:paraId="7C79D32D" w14:textId="6E7D7A67" w:rsidR="003645C7" w:rsidRPr="00D54A92" w:rsidRDefault="00410309" w:rsidP="00065EAE">
      <w:pPr>
        <w:pStyle w:val="JRCBoxtext"/>
      </w:pPr>
      <w:r w:rsidRPr="4E3C8106">
        <w:rPr>
          <w:rStyle w:val="normaltextrun"/>
          <w:rFonts w:cs="Calibri"/>
          <w:sz w:val="22"/>
          <w:szCs w:val="22"/>
        </w:rPr>
        <w:t xml:space="preserve">Improving temporal frequency, spatial coverage and interoperability of datasets is fundamental in all sectors, particularly in LULUCF, air, soil, water and land pollution. </w:t>
      </w:r>
      <w:r w:rsidRPr="4E3C8106">
        <w:rPr>
          <w:rStyle w:val="eop"/>
          <w:rFonts w:cs="Calibri"/>
          <w:sz w:val="22"/>
          <w:szCs w:val="22"/>
        </w:rPr>
        <w:t xml:space="preserve">Often there is an issue of coordination within, and among MSs, so it is fundamental to </w:t>
      </w:r>
      <w:r w:rsidRPr="4E3C8106">
        <w:rPr>
          <w:rStyle w:val="normaltextrun"/>
          <w:rFonts w:cs="Calibri"/>
          <w:sz w:val="22"/>
          <w:szCs w:val="22"/>
        </w:rPr>
        <w:t>identify and address the factors leading to monitoring and reporting issues at Member State level. The i</w:t>
      </w:r>
      <w:r w:rsidRPr="4E3C8106">
        <w:rPr>
          <w:rStyle w:val="normaltextrun"/>
          <w:rFonts w:cs="Calibri"/>
          <w:b/>
          <w:bCs/>
          <w:sz w:val="22"/>
          <w:szCs w:val="22"/>
        </w:rPr>
        <w:t>mprovements in data collection and analysis</w:t>
      </w:r>
      <w:r w:rsidRPr="4E3C8106">
        <w:rPr>
          <w:rStyle w:val="normaltextrun"/>
          <w:rFonts w:cs="Calibri"/>
          <w:sz w:val="22"/>
          <w:szCs w:val="22"/>
        </w:rPr>
        <w:t xml:space="preserve"> technologies (such as Earth observations, automatisation of data collection on the ground, use of AI for optimisation) can facilitate better and more cost-effective monitoring </w:t>
      </w:r>
      <w:r w:rsidRPr="00786393">
        <w:rPr>
          <w:rStyle w:val="normaltextrun"/>
          <w:rFonts w:cs="Calibri"/>
          <w:sz w:val="22"/>
          <w:szCs w:val="22"/>
          <w:highlight w:val="yellow"/>
        </w:rPr>
        <w:t>[23]</w:t>
      </w:r>
      <w:r w:rsidRPr="4E3C8106">
        <w:rPr>
          <w:rStyle w:val="normaltextrun"/>
          <w:rFonts w:cs="Calibri"/>
          <w:sz w:val="22"/>
          <w:szCs w:val="22"/>
        </w:rPr>
        <w:t>.</w:t>
      </w:r>
      <w:r>
        <w:br w:type="page"/>
      </w:r>
    </w:p>
    <w:p w14:paraId="28394103" w14:textId="77777777" w:rsidR="003645C7" w:rsidRDefault="003645C7">
      <w:pPr>
        <w:spacing w:before="0" w:after="160"/>
        <w:jc w:val="left"/>
        <w:rPr>
          <w:rFonts w:eastAsia="Calibri" w:cs="Calibri"/>
          <w:color w:val="000000" w:themeColor="text1"/>
          <w:sz w:val="22"/>
          <w:szCs w:val="22"/>
          <w:lang w:eastAsia="en-US"/>
        </w:rPr>
      </w:pPr>
    </w:p>
    <w:p w14:paraId="39F64444" w14:textId="1E79A58A" w:rsidR="005D30FE" w:rsidRPr="00FC79C8" w:rsidRDefault="00FC79C8" w:rsidP="00FC79C8">
      <w:pPr>
        <w:pStyle w:val="Heading1"/>
        <w:rPr>
          <w:rFonts w:eastAsiaTheme="minorEastAsia"/>
          <w:bCs w:val="0"/>
          <w:sz w:val="22"/>
          <w:szCs w:val="22"/>
        </w:rPr>
      </w:pPr>
      <w:r>
        <w:rPr>
          <w:rFonts w:eastAsiaTheme="minorEastAsia"/>
          <w:bCs w:val="0"/>
          <w:sz w:val="22"/>
          <w:szCs w:val="22"/>
        </w:rPr>
        <w:t>REFERENCES</w:t>
      </w:r>
    </w:p>
    <w:p w14:paraId="70D6C132" w14:textId="30F26006" w:rsidR="005D30FE" w:rsidRPr="005D30FE" w:rsidDel="000402E2" w:rsidRDefault="005D30FE" w:rsidP="005D30FE">
      <w:pPr>
        <w:rPr>
          <w:del w:id="42" w:author="BARBERO VIGNOLA Giulia (JRC-ISPRA)" w:date="2025-03-20T10:59:00Z"/>
          <w:rFonts w:eastAsiaTheme="minorEastAsia"/>
          <w:sz w:val="22"/>
          <w:szCs w:val="22"/>
        </w:rPr>
      </w:pPr>
      <w:del w:id="43" w:author="BARBERO VIGNOLA Giulia (JRC-ISPRA)" w:date="2025-03-20T10:59:00Z">
        <w:r w:rsidRPr="005D30FE" w:rsidDel="000402E2">
          <w:rPr>
            <w:rFonts w:eastAsiaTheme="minorEastAsia"/>
            <w:sz w:val="22"/>
            <w:szCs w:val="22"/>
          </w:rPr>
          <w:delText>Maes, J., Teller, A., Erhard, M., Conde, S., Vallecillo, R.S., Barredo, C.J.I., Paracchini, M.-L., Malak, D.A., Trombetti, M., Vigiak, O., Zulian, G., Addamo, A., Grizzetti, B., Somma, F., Hagyo, A., Vogt, P., Polce, C., Jones, A., Carré, A., Hauser, R., 2021. EU Ecosystem Assessment [WWW Document]. JRC Publications Repository. https://doi.org/10.2760/190829</w:delText>
        </w:r>
      </w:del>
    </w:p>
    <w:p w14:paraId="79BE98E4" w14:textId="52B23E53" w:rsidR="005D30FE" w:rsidRPr="005D30FE" w:rsidDel="000402E2" w:rsidRDefault="005D30FE" w:rsidP="005D30FE">
      <w:pPr>
        <w:rPr>
          <w:del w:id="44" w:author="BARBERO VIGNOLA Giulia (JRC-ISPRA)" w:date="2025-03-20T10:59:00Z"/>
          <w:rFonts w:eastAsiaTheme="minorEastAsia"/>
          <w:sz w:val="22"/>
          <w:szCs w:val="22"/>
        </w:rPr>
      </w:pPr>
      <w:del w:id="45" w:author="BARBERO VIGNOLA Giulia (JRC-ISPRA)" w:date="2025-03-20T10:59:00Z">
        <w:r w:rsidRPr="00B37BD9" w:rsidDel="000402E2">
          <w:rPr>
            <w:rFonts w:eastAsiaTheme="minorEastAsia"/>
            <w:sz w:val="22"/>
            <w:szCs w:val="22"/>
          </w:rPr>
          <w:delText xml:space="preserve">Mubareka, S., Migliavacca, M., Sanchez Lopez, J., Avitabile, V., Baldoni, E., Bausano, G., Boysen-Urban, K., Caldeira, C., Camia, A., Cazzaniga, N., Ceccherini, G., De Laurentiis, V., Doerner, H., Giuntoli, J., Gras, M., Guillen, J., Gurria, P., Hassegawa, M., Jasinevicius, G., Zulian, G., 2023. </w:delText>
        </w:r>
        <w:r w:rsidRPr="005D30FE" w:rsidDel="000402E2">
          <w:rPr>
            <w:rFonts w:eastAsiaTheme="minorEastAsia"/>
            <w:sz w:val="22"/>
            <w:szCs w:val="22"/>
          </w:rPr>
          <w:delText>Biomass production, supply, uses and flows in the European Union. https://doi.org/10.2760/484748</w:delText>
        </w:r>
      </w:del>
    </w:p>
    <w:p w14:paraId="3414954A" w14:textId="2326EA0B" w:rsidR="00FC79C8" w:rsidRPr="005D30FE" w:rsidDel="000402E2" w:rsidRDefault="00FC79C8" w:rsidP="00FC79C8">
      <w:pPr>
        <w:pStyle w:val="JRCText"/>
        <w:spacing w:line="240" w:lineRule="auto"/>
        <w:rPr>
          <w:del w:id="46" w:author="BARBERO VIGNOLA Giulia (JRC-ISPRA)" w:date="2025-03-20T11:00:00Z"/>
          <w:b/>
          <w:sz w:val="22"/>
          <w:szCs w:val="22"/>
        </w:rPr>
      </w:pPr>
      <w:del w:id="47" w:author="BARBERO VIGNOLA Giulia (JRC-ISPRA)" w:date="2025-03-20T11:00:00Z">
        <w:r w:rsidRPr="005D30FE" w:rsidDel="000402E2">
          <w:rPr>
            <w:b/>
            <w:sz w:val="22"/>
            <w:szCs w:val="22"/>
          </w:rPr>
          <w:delText>References</w:delText>
        </w:r>
        <w:r w:rsidRPr="005D30FE" w:rsidDel="000402E2">
          <w:rPr>
            <w:b/>
            <w:bCs/>
            <w:sz w:val="22"/>
            <w:szCs w:val="22"/>
          </w:rPr>
          <w:delText xml:space="preserve"> agroecosystems</w:delText>
        </w:r>
      </w:del>
    </w:p>
    <w:p w14:paraId="14AFFCAC" w14:textId="5BE56828" w:rsidR="00FC79C8" w:rsidRPr="005D30FE" w:rsidDel="000402E2" w:rsidRDefault="00FC79C8" w:rsidP="00FC79C8">
      <w:pPr>
        <w:pStyle w:val="JRCText"/>
        <w:rPr>
          <w:del w:id="48" w:author="BARBERO VIGNOLA Giulia (JRC-ISPRA)" w:date="2025-03-20T11:00:00Z"/>
          <w:rStyle w:val="normaltextrun"/>
          <w:color w:val="000000" w:themeColor="text1"/>
          <w:sz w:val="22"/>
          <w:szCs w:val="22"/>
        </w:rPr>
      </w:pPr>
      <w:del w:id="49" w:author="BARBERO VIGNOLA Giulia (JRC-ISPRA)" w:date="2025-03-20T11:00:00Z">
        <w:r w:rsidRPr="005D30FE" w:rsidDel="000402E2">
          <w:rPr>
            <w:rStyle w:val="normaltextrun"/>
            <w:color w:val="000000" w:themeColor="text1"/>
            <w:sz w:val="22"/>
            <w:szCs w:val="22"/>
          </w:rPr>
          <w:delText>R. Bezner Kerr, J.C. Postigo, P. Smith, A. Cowie, P.K. Singh, M. Rivera-Ferre, M.C. Tirado-von der Pahlen, D. Campbell, H. Neufeldt Agroecology as a transformative approach to tackle climatic, food, and ecosystemic crises Curr. Opin. Environ. Sustain., 62 (2023)</w:delText>
        </w:r>
      </w:del>
    </w:p>
    <w:p w14:paraId="3E7CFC38" w14:textId="09E17E88" w:rsidR="00FC79C8" w:rsidRPr="005D30FE" w:rsidDel="000402E2" w:rsidRDefault="00FC79C8" w:rsidP="00FC79C8">
      <w:pPr>
        <w:pStyle w:val="JRCText"/>
        <w:rPr>
          <w:del w:id="50" w:author="BARBERO VIGNOLA Giulia (JRC-ISPRA)" w:date="2025-03-20T11:00:00Z"/>
          <w:rStyle w:val="normaltextrun"/>
          <w:color w:val="000000" w:themeColor="text1"/>
          <w:sz w:val="22"/>
          <w:szCs w:val="22"/>
        </w:rPr>
      </w:pPr>
      <w:del w:id="51" w:author="BARBERO VIGNOLA Giulia (JRC-ISPRA)" w:date="2025-03-20T11:00:00Z">
        <w:r w:rsidRPr="005D30FE" w:rsidDel="000402E2">
          <w:rPr>
            <w:rStyle w:val="normaltextrun"/>
            <w:color w:val="000000" w:themeColor="text1"/>
            <w:sz w:val="22"/>
            <w:szCs w:val="22"/>
          </w:rPr>
          <w:delText>Ceddia G., Boillat S., Jacobi J., 2024, Transforming food systems through agroecology: enhancing farmers' autonomy for a safe and just transition, The Lancet Planetary Health, 8(11): e958-e965</w:delText>
        </w:r>
      </w:del>
    </w:p>
    <w:p w14:paraId="5BE4D0DA" w14:textId="088E9997" w:rsidR="00FC79C8" w:rsidRPr="005D30FE" w:rsidDel="000402E2" w:rsidRDefault="00FC79C8" w:rsidP="00FC79C8">
      <w:pPr>
        <w:pStyle w:val="JRCText"/>
        <w:rPr>
          <w:del w:id="52" w:author="BARBERO VIGNOLA Giulia (JRC-ISPRA)" w:date="2025-03-20T11:00:00Z"/>
          <w:rStyle w:val="normaltextrun"/>
          <w:color w:val="000000" w:themeColor="text1"/>
          <w:sz w:val="22"/>
          <w:szCs w:val="22"/>
        </w:rPr>
      </w:pPr>
      <w:del w:id="53" w:author="BARBERO VIGNOLA Giulia (JRC-ISPRA)" w:date="2025-03-20T11:00:00Z">
        <w:r w:rsidRPr="005D30FE" w:rsidDel="000402E2">
          <w:rPr>
            <w:rStyle w:val="normaltextrun"/>
            <w:color w:val="000000" w:themeColor="text1"/>
            <w:sz w:val="22"/>
            <w:szCs w:val="22"/>
          </w:rPr>
          <w:delText>HLPE. 2019. Agroecological and other innovative approaches for sustainable agriculture and food systems that enhance food security and nutrition. A report by the High Level Panel of Experts on Food Security and Nutrition of the Committee on World Food Security, Rome.</w:delText>
        </w:r>
      </w:del>
    </w:p>
    <w:p w14:paraId="742D133C" w14:textId="0F5018E5" w:rsidR="00FC79C8" w:rsidRPr="005D30FE" w:rsidDel="000402E2" w:rsidRDefault="00FC79C8" w:rsidP="00FC79C8">
      <w:pPr>
        <w:pStyle w:val="JRCText"/>
        <w:rPr>
          <w:del w:id="54" w:author="BARBERO VIGNOLA Giulia (JRC-ISPRA)" w:date="2025-03-20T11:00:00Z"/>
          <w:rStyle w:val="normaltextrun"/>
          <w:color w:val="000000" w:themeColor="text1"/>
          <w:sz w:val="22"/>
          <w:szCs w:val="22"/>
        </w:rPr>
      </w:pPr>
      <w:del w:id="55" w:author="BARBERO VIGNOLA Giulia (JRC-ISPRA)" w:date="2025-03-20T11:00:00Z">
        <w:r w:rsidRPr="005D30FE" w:rsidDel="000402E2">
          <w:rPr>
            <w:rStyle w:val="normaltextrun"/>
            <w:color w:val="000000" w:themeColor="text1"/>
            <w:sz w:val="22"/>
            <w:szCs w:val="22"/>
          </w:rPr>
          <w:delText>La Notte, A., Vallecillo Rodriguez, S., Garcia Bendito, E., Grammatikopoulou, I., Czucz, B., Ferrini, S., Grizzetti, B., Rega, C., Herrando, S., Villero, D., Zurbaran Nucci, M. and Maes, J., Ecosystem Services Accounting – Part III - Pilot accounts for habitat and species maintenance, on-site soil retention and water purification, EUR 30856 EN, Publications Office of the European Union, Luxembourg, 2021, ISBN 978-92-76-42052-1, doi:10.2760/707, JRC126566</w:delText>
        </w:r>
      </w:del>
    </w:p>
    <w:p w14:paraId="0047CF0D" w14:textId="6FF57EE6" w:rsidR="00FC79C8" w:rsidRPr="005D30FE" w:rsidDel="000402E2" w:rsidRDefault="00FC79C8" w:rsidP="00FC79C8">
      <w:pPr>
        <w:pStyle w:val="JRCText"/>
        <w:rPr>
          <w:del w:id="56" w:author="BARBERO VIGNOLA Giulia (JRC-ISPRA)" w:date="2025-03-20T11:00:00Z"/>
          <w:rStyle w:val="normaltextrun"/>
          <w:color w:val="000000" w:themeColor="text1"/>
          <w:sz w:val="22"/>
          <w:szCs w:val="22"/>
          <w:lang w:val="fr-FR"/>
        </w:rPr>
      </w:pPr>
      <w:del w:id="57" w:author="BARBERO VIGNOLA Giulia (JRC-ISPRA)" w:date="2025-03-20T11:00:00Z">
        <w:r w:rsidRPr="00B37BD9" w:rsidDel="000402E2">
          <w:rPr>
            <w:rStyle w:val="normaltextrun"/>
            <w:color w:val="000000" w:themeColor="text1"/>
            <w:sz w:val="22"/>
            <w:szCs w:val="22"/>
            <w:lang w:val="de-DE"/>
          </w:rPr>
          <w:delText xml:space="preserve">Muller, A., Schader, C., El-Hage Scialabba, N., Brüggemann, J., Isensee, A., Erb, K. H., … </w:delText>
        </w:r>
        <w:r w:rsidRPr="005D30FE" w:rsidDel="000402E2">
          <w:rPr>
            <w:rStyle w:val="normaltextrun"/>
            <w:color w:val="000000" w:themeColor="text1"/>
            <w:sz w:val="22"/>
            <w:szCs w:val="22"/>
          </w:rPr>
          <w:delText xml:space="preserve">Niggli, U. (2017). Strategies for feeding the world more sustainably with organic agriculture. </w:delText>
        </w:r>
        <w:r w:rsidRPr="005D30FE" w:rsidDel="000402E2">
          <w:rPr>
            <w:rStyle w:val="normaltextrun"/>
            <w:color w:val="000000" w:themeColor="text1"/>
            <w:sz w:val="22"/>
            <w:szCs w:val="22"/>
            <w:lang w:val="fr-FR"/>
          </w:rPr>
          <w:delText xml:space="preserve">Nature Communications, 8(1), 1–13. </w:delText>
        </w:r>
      </w:del>
    </w:p>
    <w:p w14:paraId="5DDEC8B6" w14:textId="1B522EAF" w:rsidR="00FC79C8" w:rsidRPr="005D30FE" w:rsidDel="000402E2" w:rsidRDefault="00FC79C8" w:rsidP="00FC79C8">
      <w:pPr>
        <w:pStyle w:val="JRCText"/>
        <w:rPr>
          <w:del w:id="58" w:author="BARBERO VIGNOLA Giulia (JRC-ISPRA)" w:date="2025-03-20T11:00:00Z"/>
          <w:rStyle w:val="normaltextrun"/>
          <w:color w:val="000000" w:themeColor="text1"/>
          <w:sz w:val="22"/>
          <w:szCs w:val="22"/>
        </w:rPr>
      </w:pPr>
      <w:del w:id="59" w:author="BARBERO VIGNOLA Giulia (JRC-ISPRA)" w:date="2025-03-20T11:00:00Z">
        <w:r w:rsidRPr="005D30FE" w:rsidDel="000402E2">
          <w:rPr>
            <w:rStyle w:val="normaltextrun"/>
            <w:color w:val="000000" w:themeColor="text1"/>
            <w:sz w:val="22"/>
            <w:szCs w:val="22"/>
            <w:lang w:val="fr-FR"/>
          </w:rPr>
          <w:delText xml:space="preserve">Poux, X., Aubert, P.-M. (2018). </w:delText>
        </w:r>
        <w:r w:rsidRPr="005D30FE" w:rsidDel="000402E2">
          <w:rPr>
            <w:rStyle w:val="normaltextrun"/>
            <w:color w:val="000000" w:themeColor="text1"/>
            <w:sz w:val="22"/>
            <w:szCs w:val="22"/>
          </w:rPr>
          <w:delText>An agroecological Europe in 2050: multifunctional agriculture for healthy eating. Findings from the Ten Years For Agroecology (TYFAM) modelling exercise, Iddri-AScA, Study N°09/18, Paris, France, 74 p.</w:delText>
        </w:r>
      </w:del>
    </w:p>
    <w:p w14:paraId="46C6E7A7" w14:textId="6F8B8384" w:rsidR="00FC79C8" w:rsidRPr="005D30FE" w:rsidDel="000402E2" w:rsidRDefault="00FC79C8" w:rsidP="00FC79C8">
      <w:pPr>
        <w:pStyle w:val="JRCText"/>
        <w:rPr>
          <w:del w:id="60" w:author="BARBERO VIGNOLA Giulia (JRC-ISPRA)" w:date="2025-03-20T11:00:00Z"/>
          <w:rStyle w:val="normaltextrun"/>
          <w:color w:val="000000" w:themeColor="text1"/>
          <w:sz w:val="22"/>
          <w:szCs w:val="22"/>
        </w:rPr>
      </w:pPr>
      <w:del w:id="61" w:author="BARBERO VIGNOLA Giulia (JRC-ISPRA)" w:date="2025-03-20T11:00:00Z">
        <w:r w:rsidRPr="005D30FE" w:rsidDel="000402E2">
          <w:rPr>
            <w:rStyle w:val="normaltextrun"/>
            <w:color w:val="000000" w:themeColor="text1"/>
            <w:sz w:val="22"/>
            <w:szCs w:val="22"/>
          </w:rPr>
          <w:delText>Rokicki, B., M`barek, R., Grammatikopoulou, I., La Notte, A., Van Alphen, M., Van Zeist, W., Bartelings, H. and Polman, N., Gross Ecosystem Product in macroeconomic modelling, Publications Office of the European Union, Luxembourg, 2024, doi:10.2760/57602, JRC138106</w:delText>
        </w:r>
      </w:del>
    </w:p>
    <w:p w14:paraId="57B1CB5B" w14:textId="371E686A" w:rsidR="00FC79C8" w:rsidRPr="005D30FE" w:rsidDel="000402E2" w:rsidRDefault="00FC79C8" w:rsidP="00FC79C8">
      <w:pPr>
        <w:pStyle w:val="JRCText"/>
        <w:rPr>
          <w:del w:id="62" w:author="BARBERO VIGNOLA Giulia (JRC-ISPRA)" w:date="2025-03-20T11:00:00Z"/>
          <w:rStyle w:val="normaltextrun"/>
          <w:color w:val="000000" w:themeColor="text1"/>
          <w:sz w:val="22"/>
          <w:szCs w:val="22"/>
        </w:rPr>
      </w:pPr>
      <w:del w:id="63" w:author="BARBERO VIGNOLA Giulia (JRC-ISPRA)" w:date="2025-03-20T11:00:00Z">
        <w:r w:rsidRPr="005D30FE" w:rsidDel="000402E2">
          <w:rPr>
            <w:rStyle w:val="normaltextrun"/>
            <w:color w:val="000000" w:themeColor="text1"/>
            <w:sz w:val="22"/>
            <w:szCs w:val="22"/>
          </w:rPr>
          <w:delText>E. Röös, A. Mayer, A. Muller, G. Kalt, S. Ferguson, K.H. Erb, R. Hart, S. Matej, L. Kaufmann, C. Pfeifer, A. Frehner, P. Smith, G. Schwarz, Agroecological practices in combination with healthy diets can help meet EU food system policy targets, Sci. Total Environ., 847 (2022)</w:delText>
        </w:r>
      </w:del>
    </w:p>
    <w:p w14:paraId="1CB6E589" w14:textId="77777777" w:rsidR="00FC79C8" w:rsidRPr="005D30FE" w:rsidRDefault="00FC79C8" w:rsidP="00FC79C8">
      <w:pPr>
        <w:keepNext/>
        <w:keepLines/>
        <w:rPr>
          <w:b/>
          <w:sz w:val="22"/>
          <w:szCs w:val="22"/>
        </w:rPr>
      </w:pPr>
      <w:r w:rsidRPr="005D30FE">
        <w:rPr>
          <w:b/>
          <w:sz w:val="22"/>
          <w:szCs w:val="22"/>
        </w:rPr>
        <w:t>References</w:t>
      </w:r>
      <w:r w:rsidRPr="005D30FE">
        <w:rPr>
          <w:b/>
          <w:bCs/>
          <w:sz w:val="22"/>
          <w:szCs w:val="22"/>
        </w:rPr>
        <w:t xml:space="preserve"> biotech</w:t>
      </w:r>
    </w:p>
    <w:p w14:paraId="2F906CD9" w14:textId="77777777" w:rsidR="00FC79C8" w:rsidRPr="005D30FE" w:rsidRDefault="00FC79C8" w:rsidP="00FC79C8">
      <w:pPr>
        <w:rPr>
          <w:sz w:val="22"/>
          <w:szCs w:val="22"/>
        </w:rPr>
      </w:pPr>
      <w:r w:rsidRPr="005D30FE">
        <w:rPr>
          <w:sz w:val="22"/>
          <w:szCs w:val="22"/>
        </w:rPr>
        <w:t>Chekol, C., &amp; Gebreyohannes, M. (2018). Application and current trends of biotechnology: a brief review. Austin Journal of Biotechnology &amp; Bioengineering, 5(1), 1-8.</w:t>
      </w:r>
    </w:p>
    <w:p w14:paraId="52AC7D86" w14:textId="77777777" w:rsidR="00FC79C8" w:rsidRPr="005D30FE" w:rsidRDefault="00FC79C8" w:rsidP="00FC79C8">
      <w:pPr>
        <w:rPr>
          <w:sz w:val="22"/>
          <w:szCs w:val="22"/>
        </w:rPr>
      </w:pPr>
      <w:r w:rsidRPr="005D30FE">
        <w:rPr>
          <w:sz w:val="22"/>
          <w:szCs w:val="22"/>
        </w:rPr>
        <w:t>Giraffa, G., Chanishvili, N., &amp; Widyastuti, Y. (2010). Importance of lactobacilli in food and feed biotechnology. Research in microbiology, 161(6), 480-487.</w:t>
      </w:r>
    </w:p>
    <w:p w14:paraId="3E585C77" w14:textId="77777777" w:rsidR="00FC79C8" w:rsidRPr="005D30FE" w:rsidRDefault="00FC79C8" w:rsidP="00FC79C8">
      <w:pPr>
        <w:rPr>
          <w:sz w:val="22"/>
          <w:szCs w:val="22"/>
        </w:rPr>
      </w:pPr>
      <w:r w:rsidRPr="005D30FE">
        <w:rPr>
          <w:sz w:val="22"/>
          <w:szCs w:val="22"/>
        </w:rPr>
        <w:t>Cruz-Cruz, C. A., González-Arnao, M. T., &amp; Engelmann, F. (2013). Biotechnology and conservation of plant biodiversity. Resources, 2(2), 73-95.</w:t>
      </w:r>
    </w:p>
    <w:p w14:paraId="5EE01274" w14:textId="77777777" w:rsidR="00FC79C8" w:rsidRPr="005D30FE" w:rsidRDefault="00FC79C8" w:rsidP="00FC79C8">
      <w:pPr>
        <w:rPr>
          <w:sz w:val="22"/>
          <w:szCs w:val="22"/>
        </w:rPr>
      </w:pPr>
      <w:r w:rsidRPr="005D30FE">
        <w:rPr>
          <w:sz w:val="22"/>
          <w:szCs w:val="22"/>
        </w:rPr>
        <w:t>Rasmussen, R. S., &amp; Morrissey, M. T. (2007). Marine biotechnology for production of food ingredients. Advances in food and nutrition research, 52, 237-292.</w:t>
      </w:r>
    </w:p>
    <w:p w14:paraId="6FFB7344" w14:textId="78BB66D8" w:rsidR="00FC79C8" w:rsidDel="000402E2" w:rsidRDefault="00FC79C8" w:rsidP="00FC79C8">
      <w:pPr>
        <w:rPr>
          <w:del w:id="64" w:author="BARBERO VIGNOLA Giulia (JRC-ISPRA)" w:date="2025-03-20T11:00:00Z"/>
          <w:sz w:val="22"/>
          <w:szCs w:val="22"/>
        </w:rPr>
      </w:pPr>
    </w:p>
    <w:p w14:paraId="4058FF3F" w14:textId="6AA8E09F" w:rsidR="00C61C6E" w:rsidRPr="00B22A70" w:rsidRDefault="00C61C6E" w:rsidP="00C61C6E">
      <w:pPr>
        <w:rPr>
          <w:sz w:val="22"/>
          <w:szCs w:val="22"/>
        </w:rPr>
      </w:pPr>
      <w:r>
        <w:rPr>
          <w:sz w:val="22"/>
          <w:szCs w:val="22"/>
        </w:rPr>
        <w:t>References macroalgae:</w:t>
      </w:r>
    </w:p>
    <w:p w14:paraId="3144EBEE" w14:textId="77777777" w:rsidR="00C61C6E" w:rsidRPr="00B22A70" w:rsidRDefault="00C61C6E" w:rsidP="00C61C6E">
      <w:pPr>
        <w:rPr>
          <w:sz w:val="22"/>
          <w:szCs w:val="22"/>
          <w:lang w:val="en-US"/>
        </w:rPr>
      </w:pPr>
      <w:r w:rsidRPr="00B22A70">
        <w:rPr>
          <w:sz w:val="22"/>
          <w:szCs w:val="22"/>
          <w:lang w:val="en-US"/>
        </w:rPr>
        <w:t xml:space="preserve">European Commission (2022) Towards a strong and sustainable EU Algae sector </w:t>
      </w:r>
      <w:hyperlink r:id="rId18" w:history="1">
        <w:r w:rsidRPr="00B22A70">
          <w:rPr>
            <w:rStyle w:val="Hyperlink"/>
            <w:sz w:val="22"/>
            <w:szCs w:val="22"/>
            <w:lang w:val="en-US"/>
          </w:rPr>
          <w:t>https://oceans-and-fisheries.ec.europa.eu/document/download/4d5a28c9-8720-45e7-84f0-b1d076d60a60_en?filename=COM-2022-592_en.pdf</w:t>
        </w:r>
      </w:hyperlink>
      <w:r w:rsidRPr="00B22A70">
        <w:rPr>
          <w:sz w:val="22"/>
          <w:szCs w:val="22"/>
          <w:lang w:val="en-US"/>
        </w:rPr>
        <w:t xml:space="preserve"> </w:t>
      </w:r>
    </w:p>
    <w:p w14:paraId="3C1BCD59" w14:textId="77777777" w:rsidR="00C61C6E" w:rsidRPr="00B22A70" w:rsidRDefault="00C61C6E" w:rsidP="00C61C6E">
      <w:pPr>
        <w:pStyle w:val="paragraph"/>
        <w:spacing w:before="160" w:beforeAutospacing="0" w:after="160" w:afterAutospacing="0"/>
        <w:textAlignment w:val="baseline"/>
        <w:rPr>
          <w:rFonts w:ascii="EC Square Sans Pro" w:hAnsi="EC Square Sans Pro"/>
          <w:sz w:val="22"/>
          <w:szCs w:val="22"/>
        </w:rPr>
      </w:pPr>
      <w:r w:rsidRPr="00B22A70">
        <w:rPr>
          <w:rStyle w:val="normaltextrun"/>
          <w:rFonts w:ascii="EC Square Sans Pro" w:hAnsi="EC Square Sans Pro"/>
          <w:sz w:val="22"/>
          <w:szCs w:val="22"/>
          <w:lang w:val="es-ES"/>
        </w:rPr>
        <w:t>Macias Moy, D., Piroddi C., Serpetti, N.  Thomas, J.B.</w:t>
      </w:r>
      <w:r w:rsidRPr="00B22A70">
        <w:rPr>
          <w:rStyle w:val="eop"/>
          <w:rFonts w:ascii="Calibri" w:hAnsi="Calibri" w:cs="Calibri"/>
          <w:sz w:val="22"/>
          <w:szCs w:val="22"/>
        </w:rPr>
        <w:t> </w:t>
      </w:r>
      <w:r w:rsidRPr="00B22A70">
        <w:rPr>
          <w:rFonts w:ascii="EC Square Sans Pro" w:hAnsi="EC Square Sans Pro" w:cs="Calibri"/>
          <w:i/>
          <w:iCs/>
          <w:color w:val="000000"/>
          <w:sz w:val="22"/>
          <w:szCs w:val="22"/>
        </w:rPr>
        <w:t>in European Commission Joint Research Centre et al. (2025), EU Biomass supply, uses, governance and regenerative actions, Mubareka, S.B. &amp; Renner, A. (editors), Publications Office of the European Union, Luxembourg, 2025, JRC140117.</w:t>
      </w:r>
    </w:p>
    <w:p w14:paraId="11A1988A" w14:textId="77777777" w:rsidR="00C61C6E" w:rsidRPr="00B22A70" w:rsidRDefault="00C61C6E" w:rsidP="00C61C6E">
      <w:pPr>
        <w:spacing w:before="160" w:line="240" w:lineRule="auto"/>
        <w:textAlignment w:val="baseline"/>
        <w:rPr>
          <w:sz w:val="22"/>
          <w:szCs w:val="22"/>
          <w:lang w:val="en-US"/>
        </w:rPr>
      </w:pPr>
      <w:r w:rsidRPr="00B22A70">
        <w:rPr>
          <w:rFonts w:cs="Calibri"/>
          <w:color w:val="000000"/>
          <w:sz w:val="22"/>
          <w:szCs w:val="22"/>
        </w:rPr>
        <w:t>Rebours., C. &amp; Sanchez, J.,</w:t>
      </w:r>
      <w:r w:rsidRPr="00B22A70">
        <w:rPr>
          <w:rFonts w:ascii="Calibri" w:hAnsi="Calibri" w:cs="Calibri"/>
          <w:color w:val="000000"/>
          <w:sz w:val="22"/>
          <w:szCs w:val="22"/>
        </w:rPr>
        <w:t> </w:t>
      </w:r>
      <w:r w:rsidRPr="00B22A70">
        <w:rPr>
          <w:rFonts w:cs="Calibri"/>
          <w:i/>
          <w:iCs/>
          <w:color w:val="000000"/>
          <w:sz w:val="22"/>
          <w:szCs w:val="22"/>
        </w:rPr>
        <w:t>in European Commission Joint Research Centre et al. (2025), EU Biomass supply, uses, governance and regenerative actions, Mubareka, S.B. &amp; Renner, A. (editors), Publications Office of the European Union, Luxembourg, 2025, JRC140117.</w:t>
      </w:r>
    </w:p>
    <w:p w14:paraId="0ADA9920" w14:textId="344E2105" w:rsidR="00FC79C8" w:rsidRPr="006731E9" w:rsidDel="000402E2" w:rsidRDefault="00C61C6E" w:rsidP="006731E9">
      <w:pPr>
        <w:spacing w:before="240" w:after="240" w:line="257" w:lineRule="auto"/>
        <w:rPr>
          <w:del w:id="65" w:author="BARBERO VIGNOLA Giulia (JRC-ISPRA)" w:date="2025-03-20T11:00:00Z"/>
          <w:lang w:val="fr-FR"/>
        </w:rPr>
      </w:pPr>
      <w:r w:rsidRPr="00B22A70">
        <w:rPr>
          <w:rStyle w:val="normaltextrun"/>
          <w:sz w:val="22"/>
          <w:szCs w:val="22"/>
          <w:lang w:val="fr-FR"/>
        </w:rPr>
        <w:t xml:space="preserve">Vazquez-Calderon et al., 2022 </w:t>
      </w:r>
      <w:hyperlink r:id="rId19" w:history="1">
        <w:r w:rsidRPr="00B22A70">
          <w:rPr>
            <w:rStyle w:val="Hyperlink"/>
            <w:sz w:val="22"/>
            <w:szCs w:val="22"/>
            <w:lang w:val="fr-FR"/>
          </w:rPr>
          <w:t>https://publications.jrc.ec.europa.eu/repository/handle/JRC130107</w:t>
        </w:r>
      </w:hyperlink>
    </w:p>
    <w:p w14:paraId="7F31155F" w14:textId="0E5108CB" w:rsidR="00FC79C8" w:rsidRPr="00881806" w:rsidRDefault="00FC79C8" w:rsidP="00FC79C8">
      <w:pPr>
        <w:rPr>
          <w:sz w:val="22"/>
          <w:szCs w:val="22"/>
          <w:lang w:val="fr-FR"/>
        </w:rPr>
      </w:pPr>
    </w:p>
    <w:p w14:paraId="2B713B42" w14:textId="77777777" w:rsidR="00011B9E" w:rsidRPr="00881806" w:rsidRDefault="00011B9E" w:rsidP="00FC79C8">
      <w:pPr>
        <w:rPr>
          <w:sz w:val="22"/>
          <w:szCs w:val="22"/>
          <w:lang w:val="it-IT"/>
        </w:rPr>
      </w:pPr>
    </w:p>
    <w:p w14:paraId="7857EE9B" w14:textId="77777777" w:rsidR="004257F3" w:rsidRDefault="00881806" w:rsidP="004257F3">
      <w:pPr>
        <w:pStyle w:val="Bibliography"/>
      </w:pPr>
      <w:r w:rsidRPr="00881806">
        <w:rPr>
          <w:b/>
          <w:bCs/>
          <w:color w:val="6CA644"/>
          <w:sz w:val="22"/>
          <w:szCs w:val="22"/>
          <w:lang w:eastAsia="en-US"/>
        </w:rPr>
        <w:fldChar w:fldCharType="begin"/>
      </w:r>
      <w:r w:rsidR="004257F3">
        <w:rPr>
          <w:b/>
          <w:bCs/>
          <w:color w:val="6CA644"/>
          <w:sz w:val="22"/>
          <w:szCs w:val="22"/>
          <w:lang w:eastAsia="en-US"/>
        </w:rPr>
        <w:instrText xml:space="preserve"> ADDIN ZOTERO_BIBL {"uncited":[],"omitted":[],"custom":[]} CSL_BIBLIOGRAPHY </w:instrText>
      </w:r>
      <w:r w:rsidRPr="00881806">
        <w:rPr>
          <w:b/>
          <w:bCs/>
          <w:color w:val="6CA644"/>
          <w:sz w:val="22"/>
          <w:szCs w:val="22"/>
          <w:lang w:eastAsia="en-US"/>
        </w:rPr>
        <w:fldChar w:fldCharType="separate"/>
      </w:r>
      <w:r w:rsidR="004257F3">
        <w:t>[1]</w:t>
      </w:r>
      <w:r w:rsidR="004257F3">
        <w:tab/>
        <w:t>‘EU Compass to regain competitiveness’, European Commission - European Commission. Accessed: Feb. 17, 2025. [Online]. Available: https://ec.europa.eu/commission/presscorner/detail/en/ip_25_339</w:t>
      </w:r>
    </w:p>
    <w:p w14:paraId="60699E3A" w14:textId="77777777" w:rsidR="004257F3" w:rsidRDefault="004257F3" w:rsidP="004257F3">
      <w:pPr>
        <w:pStyle w:val="Bibliography"/>
      </w:pPr>
      <w:r>
        <w:t>[2]</w:t>
      </w:r>
      <w:r>
        <w:tab/>
        <w:t>European Council, ‘PRESIDENCY CONCLUSIONS LISBON EUROPEAN COUNCIL 23 AND 24 MARCH 2000’. Accessed: Apr. 01, 2025. [Online]. Available: https://www.consilium.europa.eu/uedocs/cms_data/docs/pressdata/en/ec/00100-r1.en0.htm</w:t>
      </w:r>
    </w:p>
    <w:p w14:paraId="4EE802E4" w14:textId="77777777" w:rsidR="004257F3" w:rsidRDefault="004257F3" w:rsidP="004257F3">
      <w:pPr>
        <w:pStyle w:val="Bibliography"/>
      </w:pPr>
      <w:r>
        <w:t>[3]</w:t>
      </w:r>
      <w:r>
        <w:tab/>
        <w:t xml:space="preserve">European Council, </w:t>
      </w:r>
      <w:r>
        <w:rPr>
          <w:i/>
          <w:iCs/>
        </w:rPr>
        <w:t>EUCO 12/24</w:t>
      </w:r>
      <w:r>
        <w:t>, vol. CO EUR 10 CONCL 3. 2024. [Online]. Available: https://www.consilium.europa.eu/media/m5jlwe0p/euco-conclusions-20240417-18-en.pdf</w:t>
      </w:r>
    </w:p>
    <w:p w14:paraId="35C3CD47" w14:textId="77777777" w:rsidR="004257F3" w:rsidRDefault="004257F3" w:rsidP="004257F3">
      <w:pPr>
        <w:pStyle w:val="Bibliography"/>
      </w:pPr>
      <w:r>
        <w:t>[4]</w:t>
      </w:r>
      <w:r>
        <w:tab/>
        <w:t xml:space="preserve">European Commission. Directorate General for Research and Innovation., </w:t>
      </w:r>
      <w:r>
        <w:rPr>
          <w:i/>
          <w:iCs/>
        </w:rPr>
        <w:t>Science, research and innovation performance of the EU, 2024: a competitive Europe for a sustainable future.</w:t>
      </w:r>
      <w:r>
        <w:t xml:space="preserve"> LU: Publications Office, 2024. Accessed: Apr. 13, 2025. [Online]. Available: https://data.europa.eu/doi/10.2777/965670</w:t>
      </w:r>
    </w:p>
    <w:p w14:paraId="33A6FE93" w14:textId="77777777" w:rsidR="004257F3" w:rsidRDefault="004257F3" w:rsidP="004257F3">
      <w:pPr>
        <w:pStyle w:val="Bibliography"/>
      </w:pPr>
      <w:r>
        <w:t>[5]</w:t>
      </w:r>
      <w:r>
        <w:tab/>
        <w:t>‘Towards an EU Startup and Scaleup Strategy - European Commission’. Accessed: Apr. 01, 2025. [Online]. Available: https://research-and-innovation.ec.europa.eu/strategy/strategy-research-and-innovation/jobs-and-economy/towards-eu-startup-and-scaleup-strategy_en</w:t>
      </w:r>
    </w:p>
    <w:p w14:paraId="288128D1" w14:textId="77777777" w:rsidR="004257F3" w:rsidRDefault="004257F3" w:rsidP="004257F3">
      <w:pPr>
        <w:pStyle w:val="Bibliography"/>
      </w:pPr>
      <w:r>
        <w:t>[6]</w:t>
      </w:r>
      <w:r>
        <w:tab/>
        <w:t xml:space="preserve">EUROPEAN COMMISSION, </w:t>
      </w:r>
      <w:r>
        <w:rPr>
          <w:i/>
          <w:iCs/>
        </w:rPr>
        <w:t>COMMUNICATION FROM THE COMMISSION TO THE EUROPEAN PARLIAMENT, THE EUROPEAN COUNCIL, THE COUNCIL, THE EUROPEAN ECONOMIC AND SOCIAL COMMITTEE AND THE COMMITTEE OF THE REGIONS A Competitiveness Compass for the EU</w:t>
      </w:r>
      <w:r>
        <w:t>. 2025. Accessed: Mar. 04, 2025. [Online]. Available: https://eur-lex.europa.eu/legal-content/EN/TXT/?uri=CELEX%3A52025DC0030</w:t>
      </w:r>
    </w:p>
    <w:p w14:paraId="7E07A47A" w14:textId="77777777" w:rsidR="004257F3" w:rsidRDefault="004257F3" w:rsidP="004257F3">
      <w:pPr>
        <w:pStyle w:val="Bibliography"/>
      </w:pPr>
      <w:r>
        <w:t>[7]</w:t>
      </w:r>
      <w:r>
        <w:tab/>
        <w:t>Enrico Letta, ‘Much more than a market – Speed, Security, Solidarity’, Jacques Delors Institute, Apr. 2024. Accessed: Mar. 20, 2025. [Online]. Available: https://circulareconomy.europa.eu/platform/en/knowledge/much-more-market-speed-security-solidarity</w:t>
      </w:r>
    </w:p>
    <w:p w14:paraId="063DD243" w14:textId="77777777" w:rsidR="004257F3" w:rsidRDefault="004257F3" w:rsidP="004257F3">
      <w:pPr>
        <w:pStyle w:val="Bibliography"/>
      </w:pPr>
      <w:r>
        <w:t>[8]</w:t>
      </w:r>
      <w:r>
        <w:tab/>
        <w:t>A. Papunen, ‘Competitiveness on the European Council agenda’. EPRS | European Parliamentary Research Service, Nov. 2024. [Online]. Available: https://www.europarl.europa.eu/RegData/etudes/BRIE/2024/762875/EPRS_BRI(2024)762875_EN.pdf</w:t>
      </w:r>
    </w:p>
    <w:p w14:paraId="0CB80439" w14:textId="77777777" w:rsidR="004257F3" w:rsidRDefault="004257F3" w:rsidP="004257F3">
      <w:pPr>
        <w:pStyle w:val="Bibliography"/>
      </w:pPr>
      <w:r>
        <w:t>[9]</w:t>
      </w:r>
      <w:r>
        <w:tab/>
        <w:t>‘Free movement of research and innovation will be central to renewing Europe’s Single Market | Horizon Magazine’. Accessed: Apr. 01, 2025. [Online]. Available: https://projects.research-and-innovation.ec.europa.eu/en/horizon-magazine/free-movement-research-and-innovation-will-be-central-renewing-europes-single-market</w:t>
      </w:r>
    </w:p>
    <w:p w14:paraId="0A86B4CF" w14:textId="77777777" w:rsidR="004257F3" w:rsidRDefault="004257F3" w:rsidP="004257F3">
      <w:pPr>
        <w:pStyle w:val="Bibliography"/>
      </w:pPr>
      <w:r>
        <w:t>[10]</w:t>
      </w:r>
      <w:r>
        <w:tab/>
        <w:t>M. Draghi, ‘The future of European competitiveness’, EU, Sep. 2024. [Online]. Available: https://commission.europa.eu/document/download/ec1409c1-d4b4-4882-8bdd-3519f86bbb92_en?filename=The%20future%20of%20European%20competitiveness_%20In-depth%20analysis%20and%20recommendations_0.pdf</w:t>
      </w:r>
    </w:p>
    <w:p w14:paraId="6CD32238" w14:textId="77777777" w:rsidR="004257F3" w:rsidRDefault="004257F3" w:rsidP="004257F3">
      <w:pPr>
        <w:pStyle w:val="Bibliography"/>
      </w:pPr>
      <w:r>
        <w:t>[11]</w:t>
      </w:r>
      <w:r>
        <w:tab/>
        <w:t xml:space="preserve">European Commission. Directorate General for Research and Innovation., </w:t>
      </w:r>
      <w:r>
        <w:rPr>
          <w:i/>
          <w:iCs/>
        </w:rPr>
        <w:t>Align, act, accelerate</w:t>
      </w:r>
      <w:r>
        <w:rPr>
          <w:rFonts w:ascii="Arial" w:hAnsi="Arial" w:cs="Arial"/>
          <w:i/>
          <w:iCs/>
        </w:rPr>
        <w:t> </w:t>
      </w:r>
      <w:r>
        <w:rPr>
          <w:i/>
          <w:iCs/>
        </w:rPr>
        <w:t>:research, technology and innovation to boost European competitiveness.</w:t>
      </w:r>
      <w:r>
        <w:t xml:space="preserve"> LU: Publications Office, 2024. Accessed: Apr. 01, 2025. [Online]. Available: https://data.europa.eu/doi/10.2777/0665965</w:t>
      </w:r>
    </w:p>
    <w:p w14:paraId="7AD4A0F2" w14:textId="77777777" w:rsidR="004257F3" w:rsidRDefault="004257F3" w:rsidP="004257F3">
      <w:pPr>
        <w:pStyle w:val="Bibliography"/>
      </w:pPr>
      <w:r>
        <w:t>[12]</w:t>
      </w:r>
      <w:r>
        <w:tab/>
        <w:t xml:space="preserve">European Commission. Joint Research Centre., </w:t>
      </w:r>
      <w:r>
        <w:rPr>
          <w:i/>
          <w:iCs/>
        </w:rPr>
        <w:t>2024 EU industrial R&amp;D investment scoreboard.</w:t>
      </w:r>
      <w:r>
        <w:t xml:space="preserve"> LU: Publications Office, 2024. Accessed: Apr. 01, 2025. [Online]. Available: https://data.europa.eu/doi/10.2760/9892018</w:t>
      </w:r>
    </w:p>
    <w:p w14:paraId="4A2F659D" w14:textId="77777777" w:rsidR="004257F3" w:rsidRDefault="004257F3" w:rsidP="004257F3">
      <w:pPr>
        <w:pStyle w:val="Bibliography"/>
      </w:pPr>
      <w:r>
        <w:t>[13]</w:t>
      </w:r>
      <w:r>
        <w:tab/>
        <w:t>A. A. Katsinis, G. J. Lagüera, and B. L. Di, ‘Monitoring SMEs’ performance in Europe’, JRC Publications Repository. Accessed: Apr. 17, 2025. [Online]. Available: https://publications.jrc.ec.europa.eu/repository/handle/JRC137454</w:t>
      </w:r>
    </w:p>
    <w:p w14:paraId="175A2210" w14:textId="77777777" w:rsidR="004257F3" w:rsidRDefault="004257F3" w:rsidP="004257F3">
      <w:pPr>
        <w:pStyle w:val="Bibliography"/>
      </w:pPr>
      <w:r>
        <w:t>[14]</w:t>
      </w:r>
      <w:r>
        <w:tab/>
        <w:t xml:space="preserve">E. Calza </w:t>
      </w:r>
      <w:r>
        <w:rPr>
          <w:i/>
          <w:iCs/>
        </w:rPr>
        <w:t>et al.</w:t>
      </w:r>
      <w:r>
        <w:t>, ‘Analytical insights into the global digital ecosystem (DGTES)’, JRC Publications Repository. Accessed: Apr. 17, 2025. [Online]. Available: https://publications.jrc.ec.europa.eu/repository/handle/JRC132991</w:t>
      </w:r>
    </w:p>
    <w:p w14:paraId="77D9741C" w14:textId="77777777" w:rsidR="004257F3" w:rsidRDefault="004257F3" w:rsidP="004257F3">
      <w:pPr>
        <w:pStyle w:val="Bibliography"/>
      </w:pPr>
      <w:r>
        <w:t>[15]</w:t>
      </w:r>
      <w:r>
        <w:tab/>
        <w:t>J. Gavigan, P. Fako, and R. Compano, ‘Corporate Venture Capital in the Automotive Sector’, JRC Publications Repository. Accessed: Apr. 17, 2025. [Online]. Available: https://publications.jrc.ec.europa.eu/repository/handle/JRC139326</w:t>
      </w:r>
    </w:p>
    <w:p w14:paraId="6C484E21" w14:textId="77777777" w:rsidR="004257F3" w:rsidRDefault="004257F3" w:rsidP="004257F3">
      <w:pPr>
        <w:pStyle w:val="Bibliography"/>
      </w:pPr>
      <w:r>
        <w:t>[16]</w:t>
      </w:r>
      <w:r>
        <w:tab/>
        <w:t xml:space="preserve">European Commission. Joint Research Centre., </w:t>
      </w:r>
      <w:r>
        <w:rPr>
          <w:i/>
          <w:iCs/>
        </w:rPr>
        <w:t>Strategic insights into the EU’s advanced manufacturing industry: trends and comparative Analysis.</w:t>
      </w:r>
      <w:r>
        <w:t xml:space="preserve"> LU: Publications Office, 2024. Accessed: Apr. 17, 2025. [Online]. Available: https://data.europa.eu/doi/10.2760/7959469</w:t>
      </w:r>
    </w:p>
    <w:p w14:paraId="2CEA40D9" w14:textId="77777777" w:rsidR="004257F3" w:rsidRDefault="004257F3" w:rsidP="004257F3">
      <w:pPr>
        <w:pStyle w:val="Bibliography"/>
      </w:pPr>
      <w:r>
        <w:t>[17]</w:t>
      </w:r>
      <w:r>
        <w:tab/>
        <w:t xml:space="preserve">A. Georgakaki </w:t>
      </w:r>
      <w:r>
        <w:rPr>
          <w:i/>
          <w:iCs/>
        </w:rPr>
        <w:t>et al.</w:t>
      </w:r>
      <w:r>
        <w:t>, ‘Clean Energy Technology Observatory: Overall Strategic Analysis of Clean Energy Technology in the European Union: 2024 Status Report’, JRC Publications Repository. Accessed: Apr. 17, 2025. [Online]. Available: https://publications.jrc.ec.europa.eu/repository/handle/JRC139529</w:t>
      </w:r>
    </w:p>
    <w:p w14:paraId="31C69E39" w14:textId="77777777" w:rsidR="004257F3" w:rsidRDefault="004257F3" w:rsidP="004257F3">
      <w:pPr>
        <w:pStyle w:val="Bibliography"/>
      </w:pPr>
      <w:r>
        <w:t>[18]</w:t>
      </w:r>
      <w:r>
        <w:tab/>
        <w:t>S. Letout and A. Georgakaki, ‘Role of corporate investors in the funding and growth of clean energy tech ventures’, JRC Publications Repository. Accessed: Apr. 17, 2025. [Online]. Available: https://publications.jrc.ec.europa.eu/repository/handle/JRC135443</w:t>
      </w:r>
    </w:p>
    <w:p w14:paraId="2BB0BEEF" w14:textId="77777777" w:rsidR="004257F3" w:rsidRDefault="004257F3" w:rsidP="004257F3">
      <w:pPr>
        <w:pStyle w:val="Bibliography"/>
      </w:pPr>
      <w:r>
        <w:t>[19]</w:t>
      </w:r>
      <w:r>
        <w:tab/>
        <w:t>N. Grassano, L. Napolitano, R. M’barek, C. E. Rodriguez, and L. J. Lasarte, ‘Exploring the global landscape of biotech Innovation: preliminary insights from patent analysis’, JRC Publications Repository. Accessed: Apr. 17, 2025. [Online]. Available: https://publications.jrc.ec.europa.eu/repository/handle/JRC137266</w:t>
      </w:r>
    </w:p>
    <w:p w14:paraId="3699A294" w14:textId="77777777" w:rsidR="004257F3" w:rsidRDefault="004257F3" w:rsidP="004257F3">
      <w:pPr>
        <w:pStyle w:val="Bibliography"/>
      </w:pPr>
      <w:r>
        <w:t>[20]</w:t>
      </w:r>
      <w:r>
        <w:tab/>
        <w:t xml:space="preserve">European Commission. Directorate General for Maritime Affairs and Fisheries. and European Commission. Joint Research Centre., </w:t>
      </w:r>
      <w:r>
        <w:rPr>
          <w:i/>
          <w:iCs/>
        </w:rPr>
        <w:t>The EU blue economy report 2024.</w:t>
      </w:r>
      <w:r>
        <w:t xml:space="preserve"> LU: Publications Office, 2024. Accessed: Mar. 27, 2025. [Online]. Available: https://data.europa.eu/doi/10.2771/186064</w:t>
      </w:r>
    </w:p>
    <w:p w14:paraId="3EFED3BE" w14:textId="77777777" w:rsidR="004257F3" w:rsidRDefault="004257F3" w:rsidP="004257F3">
      <w:pPr>
        <w:pStyle w:val="Bibliography"/>
      </w:pPr>
      <w:r>
        <w:t>[21]</w:t>
      </w:r>
      <w:r>
        <w:tab/>
        <w:t>R. Veugelers and S. Amaral-Garcia, ‘Financing EU Health Innovation: the role of Venture Capital’, JRC Publications Repository. Accessed: Apr. 17, 2025. [Online]. Available: https://publications.jrc.ec.europa.eu/repository/handle/JRC138754</w:t>
      </w:r>
    </w:p>
    <w:p w14:paraId="510E00E8" w14:textId="77777777" w:rsidR="004257F3" w:rsidRDefault="004257F3" w:rsidP="004257F3">
      <w:pPr>
        <w:pStyle w:val="Bibliography"/>
      </w:pPr>
      <w:r>
        <w:t>[22]</w:t>
      </w:r>
      <w:r>
        <w:tab/>
        <w:t>J. Farinha, A. L. Vesnic, A. Alvarenga, and A. Polvora, ‘Everybody is looking into the Future! A literature review of reports on emerging technologies and disruptive innovation’, JRC Publications Repository. Accessed: Apr. 17, 2025. [Online]. Available: https://publications.jrc.ec.europa.eu/repository/handle/JRC134319</w:t>
      </w:r>
    </w:p>
    <w:p w14:paraId="214598CD" w14:textId="77777777" w:rsidR="004257F3" w:rsidRDefault="004257F3" w:rsidP="004257F3">
      <w:pPr>
        <w:pStyle w:val="Bibliography"/>
      </w:pPr>
      <w:r>
        <w:t>[23]</w:t>
      </w:r>
      <w:r>
        <w:tab/>
        <w:t>J. Farinha, A. L. Vesnic, and A. Polvora, ‘Scanning deep tech horizons: participatory collection and assessment of signals and trends’, JRC Publications Repository. Accessed: Apr. 17, 2025. [Online]. Available: https://publications.jrc.ec.europa.eu/repository/handle/JRC134369</w:t>
      </w:r>
    </w:p>
    <w:p w14:paraId="0603C61F" w14:textId="77777777" w:rsidR="004257F3" w:rsidRDefault="004257F3" w:rsidP="004257F3">
      <w:pPr>
        <w:pStyle w:val="Bibliography"/>
      </w:pPr>
      <w:r>
        <w:t>[24]</w:t>
      </w:r>
      <w:r>
        <w:tab/>
        <w:t>A. Mochan, J. Farinha, G. Bailey, L. Rodriguez, F. Zanca, and A. Polvora, ‘Imaging the Future - Horizon scanning for emerging technologies and breakthrough innovations in the field of medical imaging and AI’, JRC Publications Repository. Accessed: Apr. 17, 2025. [Online]. Available: https://publications.jrc.ec.europa.eu/repository/handle/JRC140099</w:t>
      </w:r>
    </w:p>
    <w:p w14:paraId="59D437FA" w14:textId="77777777" w:rsidR="004257F3" w:rsidRDefault="004257F3" w:rsidP="004257F3">
      <w:pPr>
        <w:pStyle w:val="Bibliography"/>
      </w:pPr>
      <w:r>
        <w:t>[25]</w:t>
      </w:r>
      <w:r>
        <w:tab/>
        <w:t xml:space="preserve">G. Testa, A. Quas, and R. Compañó, ‘Governmental venture capital policies are not all alike: design features in 11 European Countries’, </w:t>
      </w:r>
      <w:r>
        <w:rPr>
          <w:i/>
          <w:iCs/>
        </w:rPr>
        <w:t>Venture Capital</w:t>
      </w:r>
      <w:r>
        <w:t>, pp. 1–40, Sep. 2024, doi: 10.1080/13691066.2024.2391373.</w:t>
      </w:r>
    </w:p>
    <w:p w14:paraId="3D744BCF" w14:textId="77777777" w:rsidR="004257F3" w:rsidRDefault="004257F3" w:rsidP="004257F3">
      <w:pPr>
        <w:pStyle w:val="Bibliography"/>
      </w:pPr>
      <w:r>
        <w:t>[26]</w:t>
      </w:r>
      <w:r>
        <w:tab/>
        <w:t xml:space="preserve">European Commission. Directorate General for Research and Innovation., </w:t>
      </w:r>
      <w:r>
        <w:rPr>
          <w:i/>
          <w:iCs/>
        </w:rPr>
        <w:t>Science, research and innovation performance of the EU, 2024: a competitive Europe for a sustainable future</w:t>
      </w:r>
      <w:r>
        <w:rPr>
          <w:rFonts w:ascii="Arial" w:hAnsi="Arial" w:cs="Arial"/>
          <w:i/>
          <w:iCs/>
        </w:rPr>
        <w:t> </w:t>
      </w:r>
      <w:r>
        <w:rPr>
          <w:i/>
          <w:iCs/>
        </w:rPr>
        <w:t>: executive summary.</w:t>
      </w:r>
      <w:r>
        <w:t xml:space="preserve"> LU: Publications Office, 2024. Accessed: Apr. 17, 2025. [Online]. Available: https://data.europa.eu/doi/10.2777/346850</w:t>
      </w:r>
    </w:p>
    <w:p w14:paraId="318D23CF" w14:textId="77777777" w:rsidR="004257F3" w:rsidRDefault="004257F3" w:rsidP="004257F3">
      <w:pPr>
        <w:pStyle w:val="Bibliography"/>
      </w:pPr>
      <w:r>
        <w:t>[27]</w:t>
      </w:r>
      <w:r>
        <w:tab/>
        <w:t>G. Testa, R. Compano, A. Correia, and E. Rückert, ‘In search of EU unicorns - What do we know about them?’, JRC Publications Repository. Accessed: Apr. 17, 2025. [Online]. Available: https://publications.jrc.ec.europa.eu/repository/handle/JRC127712</w:t>
      </w:r>
    </w:p>
    <w:p w14:paraId="0EA38D5A" w14:textId="77777777" w:rsidR="004257F3" w:rsidRDefault="004257F3" w:rsidP="004257F3">
      <w:pPr>
        <w:pStyle w:val="Bibliography"/>
      </w:pPr>
      <w:r>
        <w:t>[28]</w:t>
      </w:r>
      <w:r>
        <w:tab/>
        <w:t xml:space="preserve">A. Quas, C. Mason, R. Compañó, G. Testa, and J. P. Gavigan, ‘The scale-up finance gap in the EU: Causes, consequences, and policy solutions’, </w:t>
      </w:r>
      <w:r>
        <w:rPr>
          <w:i/>
          <w:iCs/>
        </w:rPr>
        <w:t>European Management Journal</w:t>
      </w:r>
      <w:r>
        <w:t>, vol. 40, no. 5, pp. 645–652, Oct. 2022, doi: 10.1016/j.emj.2022.08.003.</w:t>
      </w:r>
    </w:p>
    <w:p w14:paraId="33725E4F" w14:textId="77777777" w:rsidR="004257F3" w:rsidRDefault="004257F3" w:rsidP="004257F3">
      <w:pPr>
        <w:pStyle w:val="Bibliography"/>
      </w:pPr>
      <w:r>
        <w:t>[29]</w:t>
      </w:r>
      <w:r>
        <w:tab/>
        <w:t xml:space="preserve">N. Grassano </w:t>
      </w:r>
      <w:r>
        <w:rPr>
          <w:i/>
          <w:iCs/>
        </w:rPr>
        <w:t>et al.</w:t>
      </w:r>
      <w:r>
        <w:t>, ‘The 2021 EU Industrial R&amp;D Investment Scoreboard’, JRC Publications Repository. Accessed: Apr. 17, 2025. [Online]. Available: https://publications.jrc.ec.europa.eu/repository/handle/JRC127360</w:t>
      </w:r>
    </w:p>
    <w:p w14:paraId="4598C169" w14:textId="77777777" w:rsidR="004257F3" w:rsidRDefault="004257F3" w:rsidP="004257F3">
      <w:pPr>
        <w:pStyle w:val="Bibliography"/>
      </w:pPr>
      <w:r w:rsidRPr="004257F3">
        <w:rPr>
          <w:lang w:val="it-IT"/>
        </w:rPr>
        <w:t>[30]</w:t>
      </w:r>
      <w:r w:rsidRPr="004257F3">
        <w:rPr>
          <w:lang w:val="it-IT"/>
        </w:rPr>
        <w:tab/>
        <w:t xml:space="preserve">A. Bellucci, G. Gucciardi, and D. Nepelski, ‘Venture Capital in Europe. </w:t>
      </w:r>
      <w:r>
        <w:t>Evidence-based insights about Venture Capitalists and venture capital-backed firms’, JRC Publications Repository. Accessed: Apr. 17, 2025. [Online]. Available: https://publications.jrc.ec.europa.eu/repository/handle/JRC122885</w:t>
      </w:r>
    </w:p>
    <w:p w14:paraId="1040A247" w14:textId="77777777" w:rsidR="004257F3" w:rsidRDefault="004257F3" w:rsidP="004257F3">
      <w:pPr>
        <w:pStyle w:val="Bibliography"/>
      </w:pPr>
      <w:r>
        <w:t>[31]</w:t>
      </w:r>
      <w:r>
        <w:tab/>
        <w:t>H. G. Solano, F. Antonioli, P. Ciaian, G. J. Pinedo, and C. L. Fernandez, ‘Adoption of sustainability innovations by operators in the EU food supply chain’, JRC Publications Repository. Accessed: Apr. 17, 2025. [Online]. Available: https://publications.jrc.ec.europa.eu/repository/handle/JRC133931</w:t>
      </w:r>
    </w:p>
    <w:p w14:paraId="1A9E3C10" w14:textId="77777777" w:rsidR="004257F3" w:rsidRDefault="004257F3" w:rsidP="004257F3">
      <w:pPr>
        <w:pStyle w:val="Bibliography"/>
      </w:pPr>
      <w:r>
        <w:t>[32]</w:t>
      </w:r>
      <w:r>
        <w:tab/>
        <w:t xml:space="preserve">European Commission. Directorate General for Research and Innovation., </w:t>
      </w:r>
      <w:r>
        <w:rPr>
          <w:i/>
          <w:iCs/>
        </w:rPr>
        <w:t>Emerging digital technologies in the public sector: the case of virtual worlds.</w:t>
      </w:r>
      <w:r>
        <w:t xml:space="preserve"> LU: Publications Office, 2024. Accessed: Apr. 17, 2025. [Online]. Available: https://data.europa.eu/doi/10.2777/398037</w:t>
      </w:r>
    </w:p>
    <w:p w14:paraId="4372E31E" w14:textId="77777777" w:rsidR="004257F3" w:rsidRDefault="004257F3" w:rsidP="004257F3">
      <w:pPr>
        <w:pStyle w:val="Bibliography"/>
      </w:pPr>
      <w:r>
        <w:t>[33]</w:t>
      </w:r>
      <w:r>
        <w:tab/>
        <w:t>K. Kert, M. Vebrova, and S. Schade, ‘Regulatory learning in experimentation spaces’, JRC Publications Repository. Accessed: Apr. 17, 2025. [Online]. Available: https://publications.jrc.ec.europa.eu/repository/handle/JRC130458</w:t>
      </w:r>
    </w:p>
    <w:p w14:paraId="297FBD4F" w14:textId="77777777" w:rsidR="004257F3" w:rsidRDefault="004257F3" w:rsidP="004257F3">
      <w:pPr>
        <w:pStyle w:val="Bibliography"/>
      </w:pPr>
      <w:r>
        <w:t>[34]</w:t>
      </w:r>
      <w:r>
        <w:tab/>
        <w:t>S. Barrios, F. Delis, and A. M. Landabaso, ‘The tax system penalizes the growth of new and small businesses in the EU’, JRC Publications Repository. Accessed: Apr. 17, 2025. [Online]. Available: https://publications.jrc.ec.europa.eu/repository/handle/JRC138855</w:t>
      </w:r>
    </w:p>
    <w:p w14:paraId="248E3726" w14:textId="77777777" w:rsidR="004257F3" w:rsidRDefault="004257F3" w:rsidP="004257F3">
      <w:pPr>
        <w:pStyle w:val="Bibliography"/>
      </w:pPr>
      <w:r>
        <w:t>[35]</w:t>
      </w:r>
      <w:r>
        <w:tab/>
        <w:t>D. Nepelski, G. Piroli, and P. G. De, ‘European start-up hotspots: An analysis based on VC-backed companies’, JRC Publications Repository. Accessed: Apr. 17, 2025. [Online]. Available: https://publications.jrc.ec.europa.eu/repository/handle/JRC101215</w:t>
      </w:r>
    </w:p>
    <w:p w14:paraId="7EE67029" w14:textId="77777777" w:rsidR="004257F3" w:rsidRDefault="004257F3" w:rsidP="004257F3">
      <w:pPr>
        <w:pStyle w:val="Bibliography"/>
      </w:pPr>
      <w:r>
        <w:t>[36]</w:t>
      </w:r>
      <w:r>
        <w:tab/>
        <w:t xml:space="preserve">H. L. Garcia </w:t>
      </w:r>
      <w:r>
        <w:rPr>
          <w:i/>
          <w:iCs/>
        </w:rPr>
        <w:t>et al.</w:t>
      </w:r>
      <w:r>
        <w:t>, ‘Overview and analysis of sustainable product procurement criteria in the EU food sector’, JRC Publications Repository. Accessed: Apr. 17, 2025. [Online]. Available: https://publications.jrc.ec.europa.eu/repository/handle/JRC139598</w:t>
      </w:r>
    </w:p>
    <w:p w14:paraId="6969E069" w14:textId="77777777" w:rsidR="004257F3" w:rsidRDefault="004257F3" w:rsidP="004257F3">
      <w:pPr>
        <w:pStyle w:val="Bibliography"/>
      </w:pPr>
      <w:r>
        <w:t>[37]</w:t>
      </w:r>
      <w:r>
        <w:tab/>
      </w:r>
      <w:r>
        <w:rPr>
          <w:i/>
          <w:iCs/>
        </w:rPr>
        <w:t>COMMUNICATION FROM THE COMMISSION TO THE EUROPEAN PARLIAMENT, THE COUNCIL, THE EUROPEAN ECONOMIC AND SOCIAL COMMITTEE AND THE COMMITTEE OF THE REGIONS Building the future with nature: Boosting Biotechnology and Biomanufacturing in the EU</w:t>
      </w:r>
      <w:r>
        <w:t>. 2024. Accessed: Apr. 17, 2025. [Online]. Available: https://eur-lex.europa.eu/legal-content/EN/ALL/?uri=celex:52024DC0137</w:t>
      </w:r>
    </w:p>
    <w:p w14:paraId="1DD2FE61" w14:textId="77777777" w:rsidR="004257F3" w:rsidRDefault="004257F3" w:rsidP="004257F3">
      <w:pPr>
        <w:pStyle w:val="Bibliography"/>
      </w:pPr>
      <w:r>
        <w:t>[38]</w:t>
      </w:r>
      <w:r>
        <w:tab/>
        <w:t xml:space="preserve">European Commission. Directorate General for the Information Society and Media., t33., Spark., and Deloitte., </w:t>
      </w:r>
      <w:r>
        <w:rPr>
          <w:i/>
          <w:iCs/>
        </w:rPr>
        <w:t>Quantifying public procurement of R&amp;D of ICT solutions in Europe: final report.</w:t>
      </w:r>
      <w:r>
        <w:t xml:space="preserve"> LU: Publications Office, 2014. Accessed: Apr. 17, 2025. [Online]. Available: https://data.europa.eu/doi/10.2759/76021</w:t>
      </w:r>
    </w:p>
    <w:p w14:paraId="427587BC" w14:textId="77777777" w:rsidR="004257F3" w:rsidRDefault="004257F3" w:rsidP="004257F3">
      <w:pPr>
        <w:pStyle w:val="Bibliography"/>
      </w:pPr>
      <w:r>
        <w:t>[39]</w:t>
      </w:r>
      <w:r>
        <w:tab/>
        <w:t>B. Niehaves and G. Klassen, ‘GovTech: influencing factors, common requirements and recommendations - Supporting the development of cross-border, interoperable GovTech practices in the European landscape’, JRC Publications Repository. Accessed: Apr. 17, 2025. [Online]. Available: https://publications.jrc.ec.europa.eu/repository/handle/JRC139723</w:t>
      </w:r>
    </w:p>
    <w:p w14:paraId="31E50F7D" w14:textId="77777777" w:rsidR="004257F3" w:rsidRDefault="004257F3" w:rsidP="004257F3">
      <w:pPr>
        <w:pStyle w:val="Bibliography"/>
      </w:pPr>
      <w:r>
        <w:t>[40]</w:t>
      </w:r>
      <w:r>
        <w:tab/>
        <w:t>B. Goodwin-Hawkins, F. Guzzo, M. F. Merida, and S. Sasso, ‘Startup Village Conceptualisation’, JRC Publications Repository. Accessed: Apr. 17, 2025. [Online]. Available: https://publications.jrc.ec.europa.eu/repository/handle/JRC132646</w:t>
      </w:r>
    </w:p>
    <w:p w14:paraId="3B90003C" w14:textId="77777777" w:rsidR="004257F3" w:rsidRDefault="004257F3" w:rsidP="004257F3">
      <w:pPr>
        <w:pStyle w:val="Bibliography"/>
      </w:pPr>
      <w:r>
        <w:t>[41]</w:t>
      </w:r>
      <w:r>
        <w:tab/>
        <w:t>European Commission and European Research Council, ‘Mapping ERC Frontier Research: Transformative Change for a Sustainable Future’, Publications Office of the European Union., 2024. doi: 10.2828/5997136.</w:t>
      </w:r>
    </w:p>
    <w:p w14:paraId="1E65BEC3" w14:textId="77777777" w:rsidR="004257F3" w:rsidRDefault="004257F3" w:rsidP="004257F3">
      <w:pPr>
        <w:pStyle w:val="Bibliography"/>
      </w:pPr>
      <w:r>
        <w:t>[42]</w:t>
      </w:r>
      <w:r>
        <w:tab/>
      </w:r>
      <w:r>
        <w:rPr>
          <w:i/>
          <w:iCs/>
        </w:rPr>
        <w:t>COMMUNICATION FROM THE COMMISSION TO THE EUROPEAN PARLIAMENT, THE COUNCIL, THE EUROPEAN ECONOMIC AND SOCIAL COMMITTEE, THE COMMITTEE OF THE REGIONS AND THE EUROPEAN INVESTMENT BANK A Framework Strategy for a Resilient Energy Union with a Forward-Looking Climate Change Policy</w:t>
      </w:r>
      <w:r>
        <w:t>. 2015. Accessed: Apr. 01, 2025. [Online]. Available: https://eur-lex.europa.eu/legal-content/EN/ALL/?uri=celex:52015DC0080</w:t>
      </w:r>
    </w:p>
    <w:p w14:paraId="405404D3" w14:textId="77777777" w:rsidR="004257F3" w:rsidRDefault="004257F3" w:rsidP="004257F3">
      <w:pPr>
        <w:pStyle w:val="Bibliography"/>
      </w:pPr>
      <w:r>
        <w:t>[43]</w:t>
      </w:r>
      <w:r>
        <w:tab/>
      </w:r>
      <w:r>
        <w:rPr>
          <w:i/>
          <w:iCs/>
        </w:rPr>
        <w:t>COMMUNICATION FROM THE COMMISSION TO THE EUROPEAN PARLIAMENT, THE COUNCIL, THE EUROPEAN ECONOMIC AND SOCIAL COMMITTEE AND THE COMMITTEE OF THE REGIONS EU wide assessment of the draft updated National Energy and Climate Plans An important step towards the more ambitious 2030 energy and climate objectives under the European Green Deal and RePowerEU</w:t>
      </w:r>
      <w:r>
        <w:t>. 2023. Accessed: Jan. 23, 2024. [Online]. Available: https://eur-lex.europa.eu/legal-content/EN/TXT/?uri=COM:2023:796:FIN</w:t>
      </w:r>
    </w:p>
    <w:p w14:paraId="7249DF27" w14:textId="77777777" w:rsidR="004257F3" w:rsidRDefault="004257F3" w:rsidP="004257F3">
      <w:pPr>
        <w:pStyle w:val="Bibliography"/>
      </w:pPr>
      <w:r>
        <w:t>[44]</w:t>
      </w:r>
      <w:r>
        <w:tab/>
      </w:r>
      <w:r>
        <w:rPr>
          <w:i/>
          <w:iCs/>
        </w:rPr>
        <w:t>Communication from the Commission to the European Parliament, the Council, the European Economic and Social Committee and the Committee of the Regions Public procurement for a better environment {SEC(2008) 2124} {SEC(2008) 2125} {SEC(2008) 2126}</w:t>
      </w:r>
      <w:r>
        <w:t>. 2008. Accessed: Apr. 01, 2025. [Online]. Available: https://eur-lex.europa.eu/legal-content/EN/ALL/?uri=CELEX:52008DC0400</w:t>
      </w:r>
    </w:p>
    <w:p w14:paraId="1702C678" w14:textId="77777777" w:rsidR="004257F3" w:rsidRDefault="004257F3" w:rsidP="004257F3">
      <w:pPr>
        <w:pStyle w:val="Bibliography"/>
      </w:pPr>
      <w:r>
        <w:t>[45]</w:t>
      </w:r>
      <w:r>
        <w:tab/>
      </w:r>
      <w:r>
        <w:rPr>
          <w:i/>
          <w:iCs/>
        </w:rPr>
        <w:t>COMMUNICATION FROM THE COMMISSION TO THE EUROPEAN PARLIAMENT, THE EUROPEAN COUNCIL AND THE COUNCIL Report on EU policy initiatives for the promotion of investments in clean technologies (Preliminary assessment of measures taken by the EU to stimulate investment into clean technologies and the impact of the US Inflation Reduction Act on investment)</w:t>
      </w:r>
      <w:r>
        <w:t>. 2023. Accessed: Apr. 01, 2025. [Online]. Available: https://eur-lex.europa.eu/legal-content/EN/ALL/?uri=CELEX:52023DC0684</w:t>
      </w:r>
    </w:p>
    <w:p w14:paraId="6084A144" w14:textId="77777777" w:rsidR="004257F3" w:rsidRDefault="004257F3" w:rsidP="004257F3">
      <w:pPr>
        <w:pStyle w:val="Bibliography"/>
      </w:pPr>
      <w:r>
        <w:t>[46]</w:t>
      </w:r>
      <w:r>
        <w:tab/>
        <w:t>‘EU anti-subsidy probe into electric vehicle imports from China’, Epthinktank. Accessed: Apr. 01, 2025. [Online]. Available: https://epthinktank.eu/2024/07/04/eu-anti-subsidy-probe-into-electric-vehicle-imports-from-china/</w:t>
      </w:r>
    </w:p>
    <w:p w14:paraId="5B2B85F8" w14:textId="77777777" w:rsidR="004257F3" w:rsidRDefault="004257F3" w:rsidP="004257F3">
      <w:pPr>
        <w:pStyle w:val="Bibliography"/>
      </w:pPr>
      <w:r>
        <w:t>[47]</w:t>
      </w:r>
      <w:r>
        <w:tab/>
        <w:t xml:space="preserve">T. Sinkko, E. Sanyé-Mengual, S. Corrado, J. Giuntoli, and S. Sala, ‘The EU Bioeconomy Footprint: Using life cycle assessment to monitor environmental impacts of the EU Bioeconomy’, </w:t>
      </w:r>
      <w:r>
        <w:rPr>
          <w:i/>
          <w:iCs/>
        </w:rPr>
        <w:t>Sustainable Production and Consumption</w:t>
      </w:r>
      <w:r>
        <w:t>, vol. 37, pp. 169–179, May 2023, doi: 10.1016/j.spc.2023.02.015.</w:t>
      </w:r>
    </w:p>
    <w:p w14:paraId="2FBF53E3" w14:textId="77777777" w:rsidR="004257F3" w:rsidRDefault="004257F3" w:rsidP="004257F3">
      <w:pPr>
        <w:pStyle w:val="Bibliography"/>
      </w:pPr>
      <w:r>
        <w:t>[48]</w:t>
      </w:r>
      <w:r>
        <w:tab/>
        <w:t xml:space="preserve">European Commission. Joint Research Centre., </w:t>
      </w:r>
      <w:r>
        <w:rPr>
          <w:i/>
          <w:iCs/>
        </w:rPr>
        <w:t>Trends in the EU bioeconomy: update 2024.</w:t>
      </w:r>
      <w:r>
        <w:t xml:space="preserve"> 2024. Accessed: Apr. 01, 2025. [Online]. Available: https://data.europa.eu/doi/10.2760/0141556</w:t>
      </w:r>
    </w:p>
    <w:p w14:paraId="5A01E84E" w14:textId="77777777" w:rsidR="004257F3" w:rsidRDefault="004257F3" w:rsidP="004257F3">
      <w:pPr>
        <w:pStyle w:val="Bibliography"/>
      </w:pPr>
      <w:r>
        <w:t>[49]</w:t>
      </w:r>
      <w:r>
        <w:tab/>
        <w:t>European Economic and Social Committee, ‘Declaration for an EU Blue Deal’. Oct. 26, 2023. [Online]. Available: https://www.eesc.europa.eu/sites/default/files/files/declaration_for_an_eu_blue_deal_en.pdf</w:t>
      </w:r>
    </w:p>
    <w:p w14:paraId="1639E50F" w14:textId="77777777" w:rsidR="004257F3" w:rsidRDefault="004257F3" w:rsidP="004257F3">
      <w:pPr>
        <w:pStyle w:val="Bibliography"/>
      </w:pPr>
      <w:r>
        <w:t>[50]</w:t>
      </w:r>
      <w:r>
        <w:tab/>
        <w:t>European Commission, ‘EU Blue Economy Observatory’. Accessed: Mar. 27, 2025. [Online]. Available: https://blue-economy-observatory.ec.europa.eu/index_en</w:t>
      </w:r>
    </w:p>
    <w:p w14:paraId="4615396E" w14:textId="77777777" w:rsidR="004257F3" w:rsidRDefault="004257F3" w:rsidP="004257F3">
      <w:pPr>
        <w:pStyle w:val="Bibliography"/>
      </w:pPr>
      <w:r>
        <w:t>[51]</w:t>
      </w:r>
      <w:r>
        <w:tab/>
      </w:r>
      <w:r>
        <w:rPr>
          <w:i/>
          <w:iCs/>
        </w:rPr>
        <w:t>COMMUNICATION FROM THE COMMISSION TO THE EUROPEAN PARLIAMENT, THE COUNCIL, THE EUROPEAN ECONOMIC AND SOCIAL COMMITTEE AND THE COMMITTEE OF THE REGIONS On the Energy Transition of the EU Fisheries and Aquaculture sector</w:t>
      </w:r>
      <w:r>
        <w:t>. 2023. Accessed: Mar. 27, 2025. [Online]. Available: https://eur-lex.europa.eu/legal-content/EN/ALL/?uri=CELEX:52023DC0100</w:t>
      </w:r>
    </w:p>
    <w:p w14:paraId="374907A7" w14:textId="77777777" w:rsidR="004257F3" w:rsidRDefault="004257F3" w:rsidP="004257F3">
      <w:pPr>
        <w:pStyle w:val="Bibliography"/>
      </w:pPr>
      <w:r>
        <w:t>[52]</w:t>
      </w:r>
      <w:r>
        <w:tab/>
        <w:t xml:space="preserve">P. Brewer </w:t>
      </w:r>
      <w:r>
        <w:rPr>
          <w:i/>
          <w:iCs/>
        </w:rPr>
        <w:t>et al.</w:t>
      </w:r>
      <w:r>
        <w:t xml:space="preserve">, ‘Ocean storage’, in </w:t>
      </w:r>
      <w:r>
        <w:rPr>
          <w:i/>
          <w:iCs/>
        </w:rPr>
        <w:t>IPCC Special Report on Carbon dioxide Capture and Storage</w:t>
      </w:r>
      <w:r>
        <w:t>. [Online]. Available: https://www.ipcc.ch/site/assets/uploads/2018/03/srccs_chapter6-1.pdf</w:t>
      </w:r>
    </w:p>
    <w:p w14:paraId="07B77194" w14:textId="77777777" w:rsidR="004257F3" w:rsidRDefault="004257F3" w:rsidP="004257F3">
      <w:pPr>
        <w:pStyle w:val="Bibliography"/>
      </w:pPr>
      <w:r>
        <w:t>[53]</w:t>
      </w:r>
      <w:r>
        <w:tab/>
        <w:t>European Environment Agency, ‘Carbon stocks and sequestration in terrestrial and marine ecosystems: a lever for nature restoration?’, Publications Office of the European Union, 2022. doi: 10.2800/742383.</w:t>
      </w:r>
    </w:p>
    <w:p w14:paraId="238D016D" w14:textId="77777777" w:rsidR="004257F3" w:rsidRDefault="004257F3" w:rsidP="004257F3">
      <w:pPr>
        <w:pStyle w:val="Bibliography"/>
      </w:pPr>
      <w:r>
        <w:t>[54]</w:t>
      </w:r>
      <w:r>
        <w:tab/>
        <w:t>‘The oceans are absorbing more carbon than previously thought’, World Economic Forum. Accessed: Mar. 27, 2025. [Online]. Available: https://www.weforum.org/stories/2020/10/oceans-absorb-carbon-seas-climate-change-environment-water-co2/</w:t>
      </w:r>
    </w:p>
    <w:p w14:paraId="737C7116" w14:textId="77777777" w:rsidR="004257F3" w:rsidRDefault="004257F3" w:rsidP="004257F3">
      <w:pPr>
        <w:pStyle w:val="Bibliography"/>
      </w:pPr>
      <w:r>
        <w:t>[55]</w:t>
      </w:r>
      <w:r>
        <w:tab/>
        <w:t>‘Momentum for a Moratorium’, Deep Sea Conservation Coalition. Accessed: Mar. 27, 2025. [Online]. Available: https://deep-sea-conservation.org/solutions/no-deep-sea-mining/momentum-for-a-moratorium/</w:t>
      </w:r>
    </w:p>
    <w:p w14:paraId="080B4591" w14:textId="77777777" w:rsidR="004257F3" w:rsidRDefault="004257F3" w:rsidP="004257F3">
      <w:pPr>
        <w:pStyle w:val="Bibliography"/>
      </w:pPr>
      <w:r>
        <w:t>[56]</w:t>
      </w:r>
      <w:r>
        <w:tab/>
        <w:t>C. Brand, G. Coenen, J. Hutchinson, and A. Saint Guilhem, ‘How will higher carbon prices affect growth and inflation?’, May 2023, Accessed: Mar. 27, 2025. [Online]. Available: https://www.ecb.europa.eu/press/blog/date/2023/html/ecb.blog.230525~4a51965f26.en.html</w:t>
      </w:r>
    </w:p>
    <w:p w14:paraId="337886CC" w14:textId="77777777" w:rsidR="004257F3" w:rsidRDefault="004257F3" w:rsidP="004257F3">
      <w:pPr>
        <w:pStyle w:val="Bibliography"/>
      </w:pPr>
      <w:r>
        <w:t>[57]</w:t>
      </w:r>
      <w:r>
        <w:tab/>
        <w:t>‘Renewable and Low-Carbon Fuels Value Chain Industrial Alliance - European Commission’. Accessed: Mar. 27, 2025. [Online]. Available: https://transport.ec.europa.eu/transport-themes/clean-transport/alternative-fuels-sustainable-mobility-europe/renewable-and-low-carbon-fuels-value-chain-industrial-alliance_en</w:t>
      </w:r>
    </w:p>
    <w:p w14:paraId="31D7FFA6" w14:textId="77777777" w:rsidR="004257F3" w:rsidRDefault="004257F3" w:rsidP="004257F3">
      <w:pPr>
        <w:pStyle w:val="Bibliography"/>
      </w:pPr>
      <w:r>
        <w:t>[58]</w:t>
      </w:r>
      <w:r>
        <w:tab/>
        <w:t>‘IMSF Annual Meeting, 13-15 May 2024, Athens, Greece.’, International Maritime Statistics Forum. Accessed: Mar. 31, 2025. [Online]. Available: https://www.imsf.info/reviews-2</w:t>
      </w:r>
    </w:p>
    <w:p w14:paraId="46775E58" w14:textId="77777777" w:rsidR="004257F3" w:rsidRDefault="004257F3" w:rsidP="004257F3">
      <w:pPr>
        <w:pStyle w:val="Bibliography"/>
      </w:pPr>
      <w:r>
        <w:t>[59]</w:t>
      </w:r>
      <w:r>
        <w:tab/>
        <w:t>‘Restore our Ocean and Waters - European Commission’. Accessed: Mar. 19, 2025. [Online]. Available: https://research-and-innovation.ec.europa.eu/funding/funding-opportunities/funding-programmes-and-open-calls/horizon-europe/eu-missions-horizon-europe/restore-our-ocean-and-waters_en</w:t>
      </w:r>
    </w:p>
    <w:p w14:paraId="6C6B240B" w14:textId="77777777" w:rsidR="004257F3" w:rsidRDefault="004257F3" w:rsidP="004257F3">
      <w:pPr>
        <w:pStyle w:val="Bibliography"/>
      </w:pPr>
      <w:r>
        <w:t>[60]</w:t>
      </w:r>
      <w:r>
        <w:tab/>
        <w:t>Committee on Transport and Tourism, ‘Draft report on the building a comprehensive European port strategy’, 2023/2059(INI), Sep. 2023. [Online]. Available: https://www.europarl.europa.eu/doceo/document/TRAN-PR-750225_EN.pdf</w:t>
      </w:r>
    </w:p>
    <w:p w14:paraId="65529E2C" w14:textId="77777777" w:rsidR="004257F3" w:rsidRDefault="004257F3" w:rsidP="004257F3">
      <w:pPr>
        <w:pStyle w:val="Bibliography"/>
      </w:pPr>
      <w:r>
        <w:t>[61]</w:t>
      </w:r>
      <w:r>
        <w:tab/>
        <w:t>‘Ship Recycling: Updated list of European facilities includes three new yards - European Commission’. Accessed: Mar. 31, 2025. [Online]. Available: https://environment.ec.europa.eu/news/ship-recycling-updated-list-european-facilities-includes-three-new-yards-2023-07-27_en</w:t>
      </w:r>
    </w:p>
    <w:p w14:paraId="2D8AF8A5" w14:textId="77777777" w:rsidR="004257F3" w:rsidRDefault="004257F3" w:rsidP="004257F3">
      <w:pPr>
        <w:pStyle w:val="Bibliography"/>
      </w:pPr>
      <w:r>
        <w:t>[62]</w:t>
      </w:r>
      <w:r>
        <w:tab/>
        <w:t>‘Nature Restoration Law’, Oceana Europe. Accessed: Mar. 31, 2025. [Online]. Available: https://europe.oceana.org/our-campaigns/nature-restoration-law/</w:t>
      </w:r>
    </w:p>
    <w:p w14:paraId="477192AE" w14:textId="77777777" w:rsidR="004257F3" w:rsidRDefault="004257F3" w:rsidP="004257F3">
      <w:pPr>
        <w:pStyle w:val="Bibliography"/>
      </w:pPr>
      <w:r>
        <w:t>[63]</w:t>
      </w:r>
      <w:r>
        <w:tab/>
      </w:r>
      <w:r>
        <w:rPr>
          <w:i/>
          <w:iCs/>
        </w:rPr>
        <w:t>Proposal for a REGULATION OF THE EUROPEAN PARLIAMENT AND OF THE COUNCIL on nature restoration</w:t>
      </w:r>
      <w:r>
        <w:t>. 2022. Accessed: Nov. 22, 2023. [Online]. Available: https://eur-lex.europa.eu/legal-content/EN/TXT/?uri=CELEX%3A52022PC0304</w:t>
      </w:r>
    </w:p>
    <w:p w14:paraId="6B14F4A6" w14:textId="77777777" w:rsidR="004257F3" w:rsidRDefault="004257F3" w:rsidP="004257F3">
      <w:pPr>
        <w:pStyle w:val="Bibliography"/>
      </w:pPr>
      <w:r>
        <w:t>[64]</w:t>
      </w:r>
      <w:r>
        <w:tab/>
        <w:t>‘The EU #NatureRestoration Law’. Accessed: Mar. 31, 2025. [Online]. Available: https://environment.ec.europa.eu/topics/nature-and-biodiversity/nature-restoration-regulation_en</w:t>
      </w:r>
    </w:p>
    <w:p w14:paraId="1DFA8389" w14:textId="77777777" w:rsidR="004257F3" w:rsidRDefault="004257F3" w:rsidP="004257F3">
      <w:pPr>
        <w:pStyle w:val="Bibliography"/>
      </w:pPr>
      <w:r>
        <w:t>[65]</w:t>
      </w:r>
      <w:r>
        <w:tab/>
        <w:t>‘Understanding Risk and Investing in Solutions for Water Security | World Resources Institute’. Accessed: Mar. 31, 2025. [Online]. Available: https://www.wri.org/freshwater</w:t>
      </w:r>
    </w:p>
    <w:p w14:paraId="2E94E2BB" w14:textId="77777777" w:rsidR="004257F3" w:rsidRDefault="004257F3" w:rsidP="004257F3">
      <w:pPr>
        <w:pStyle w:val="Bibliography"/>
      </w:pPr>
      <w:r>
        <w:t>[66]</w:t>
      </w:r>
      <w:r>
        <w:tab/>
      </w:r>
      <w:r>
        <w:rPr>
          <w:i/>
          <w:iCs/>
        </w:rPr>
        <w:t>COMMUNICATION FROM THE COMMISSION TO THE EUROPEAN PARLIAMENT, THE COUNCIL, THE EUROPEAN ECONOMIC AND SOCIAL COMMITTEE AND THE COMMITTEE OF THE REGIONS Towards a Strong and Sustainable EU Algae Sector</w:t>
      </w:r>
      <w:r>
        <w:t>. 2022. Accessed: Apr. 01, 2025. [Online]. Available: https://eur-lex.europa.eu/legal-content/EN/ALL/?uri=celex:52022DC0592</w:t>
      </w:r>
    </w:p>
    <w:p w14:paraId="20CAF01C" w14:textId="77777777" w:rsidR="004257F3" w:rsidRDefault="004257F3" w:rsidP="004257F3">
      <w:pPr>
        <w:pStyle w:val="Bibliography"/>
      </w:pPr>
      <w:r>
        <w:t>[67]</w:t>
      </w:r>
      <w:r>
        <w:tab/>
        <w:t>‘Green digital sector | Shaping Europe’s digital future’. Accessed: Mar. 31, 2025. [Online]. Available: https://digital-strategy.ec.europa.eu/en/policies/green-digital</w:t>
      </w:r>
    </w:p>
    <w:p w14:paraId="246A2349" w14:textId="77777777" w:rsidR="004257F3" w:rsidRDefault="004257F3" w:rsidP="004257F3">
      <w:pPr>
        <w:pStyle w:val="Bibliography"/>
      </w:pPr>
      <w:r>
        <w:t>[68]</w:t>
      </w:r>
      <w:r>
        <w:tab/>
        <w:t>‘Climate Scenarios - Digital Transformation’. Accessed: Mar. 31, 2025. [Online]. Available: https://initiatives.weforum.org/digital-transformation/climate-scenarios</w:t>
      </w:r>
    </w:p>
    <w:p w14:paraId="16D87B71" w14:textId="77777777" w:rsidR="004257F3" w:rsidRDefault="004257F3" w:rsidP="004257F3">
      <w:pPr>
        <w:pStyle w:val="Bibliography"/>
      </w:pPr>
      <w:r>
        <w:t>[69]</w:t>
      </w:r>
      <w:r>
        <w:tab/>
        <w:t>S. Muench, E. Stoermer, K. Jensen, T. Asikainen, M. Salvi, and F. Scapolo, ‘Towards a green &amp; digital future’, JRC Publications Repository. Accessed: Mar. 31, 2025. [Online]. Available: https://publications.jrc.ec.europa.eu/repository/handle/JRC129319</w:t>
      </w:r>
    </w:p>
    <w:p w14:paraId="0A046250" w14:textId="77777777" w:rsidR="004257F3" w:rsidRDefault="004257F3" w:rsidP="004257F3">
      <w:pPr>
        <w:pStyle w:val="Bibliography"/>
      </w:pPr>
      <w:r>
        <w:t>[70]</w:t>
      </w:r>
      <w:r>
        <w:tab/>
      </w:r>
      <w:r>
        <w:rPr>
          <w:i/>
          <w:iCs/>
        </w:rPr>
        <w:t>COMMUNICATION FROM THE COMMISSION TO THE EUROPEAN PARLIAMENT AND THE COUNCIL 2022 Strategic Foresight Report Twinning the green and digital transitions in the new geopolitical context</w:t>
      </w:r>
      <w:r>
        <w:t>. 2022. Accessed: Mar. 31, 2025. [Online]. Available: https://eur-lex.europa.eu/legal-content/EN/ALL/?uri=CELEX:52022DC0289</w:t>
      </w:r>
    </w:p>
    <w:p w14:paraId="653C5CBE" w14:textId="77777777" w:rsidR="004257F3" w:rsidRDefault="004257F3" w:rsidP="004257F3">
      <w:pPr>
        <w:pStyle w:val="Bibliography"/>
      </w:pPr>
      <w:r>
        <w:t>[71]</w:t>
      </w:r>
      <w:r>
        <w:tab/>
        <w:t>‘Europe’s Digital Decade | Shaping Europe’s digital future’. Accessed: Mar. 31, 2025. [Online]. Available: https://digital-strategy.ec.europa.eu/en/policies/europes-digital-decade</w:t>
      </w:r>
    </w:p>
    <w:p w14:paraId="57BEE261" w14:textId="77777777" w:rsidR="004257F3" w:rsidRDefault="004257F3" w:rsidP="004257F3">
      <w:pPr>
        <w:pStyle w:val="Bibliography"/>
      </w:pPr>
      <w:r>
        <w:t>[72]</w:t>
      </w:r>
      <w:r>
        <w:tab/>
        <w:t>‘European Green Digital Coalition | Shaping Europe’s digital future’. Accessed: Mar. 31, 2025. [Online]. Available: https://digital-strategy.ec.europa.eu/en/policies/european-green-digital-coalition</w:t>
      </w:r>
    </w:p>
    <w:p w14:paraId="50FF78A8" w14:textId="77777777" w:rsidR="004257F3" w:rsidRDefault="004257F3" w:rsidP="004257F3">
      <w:pPr>
        <w:pStyle w:val="Bibliography"/>
      </w:pPr>
      <w:r>
        <w:t>[73]</w:t>
      </w:r>
      <w:r>
        <w:tab/>
        <w:t>‘Net Carbon Impact Assessment Methodology for ICT Solutions’, European Green Digital Coalition. Accessed: Mar. 31, 2025. [Online]. Available: https://www.greendigitalcoalition.eu/net-carbon-impact-assessment-methodology-for-ict-solutions/</w:t>
      </w:r>
    </w:p>
    <w:p w14:paraId="73C4A191" w14:textId="77777777" w:rsidR="004257F3" w:rsidRDefault="004257F3" w:rsidP="004257F3">
      <w:pPr>
        <w:pStyle w:val="Bibliography"/>
      </w:pPr>
      <w:r>
        <w:t>[74]</w:t>
      </w:r>
      <w:r>
        <w:tab/>
        <w:t>G. Baldini, I. Cerutti, and C. Chountala, ‘Identifying common indicators for measuring the environmental footprint of electronic communications networks (ECNs) for the provision of electronic communications services (ECSs)’, JRC Publications Repository. Accessed: Mar. 31, 2025. [Online]. Available: https://publications.jrc.ec.europa.eu/repository/handle/JRC136475</w:t>
      </w:r>
    </w:p>
    <w:p w14:paraId="59771E07" w14:textId="77777777" w:rsidR="004257F3" w:rsidRDefault="004257F3" w:rsidP="004257F3">
      <w:pPr>
        <w:pStyle w:val="Bibliography"/>
      </w:pPr>
      <w:r>
        <w:t>[75]</w:t>
      </w:r>
      <w:r>
        <w:tab/>
        <w:t xml:space="preserve">Joint Research Centre (European Commission) </w:t>
      </w:r>
      <w:r>
        <w:rPr>
          <w:i/>
          <w:iCs/>
        </w:rPr>
        <w:t>et al.</w:t>
      </w:r>
      <w:r>
        <w:t xml:space="preserve">, </w:t>
      </w:r>
      <w:r>
        <w:rPr>
          <w:i/>
          <w:iCs/>
        </w:rPr>
        <w:t>World corporate top R&amp;D investors: paving the way to carbon neutrality</w:t>
      </w:r>
      <w:r>
        <w:t>. Publications Office of the European Union, 2021. Accessed: Mar. 31, 2025. [Online]. Available: https://data.europa.eu/doi/10.2760/49552</w:t>
      </w:r>
    </w:p>
    <w:p w14:paraId="49C7D12D" w14:textId="77777777" w:rsidR="004257F3" w:rsidRDefault="004257F3" w:rsidP="004257F3">
      <w:pPr>
        <w:pStyle w:val="Bibliography"/>
      </w:pPr>
      <w:r>
        <w:t>[76]</w:t>
      </w:r>
      <w:r>
        <w:tab/>
        <w:t xml:space="preserve">A. Georgakaki </w:t>
      </w:r>
      <w:r>
        <w:rPr>
          <w:i/>
          <w:iCs/>
        </w:rPr>
        <w:t>et al.</w:t>
      </w:r>
      <w:r>
        <w:t>, ‘Clean Energy Technology Observatory: Overall Strategic Analysis of Clean Energy Technology in the European Union - 2023 Status Report’, JRC Publications Repository. Accessed: Mar. 31, 2025. [Online]. Available: https://publications.jrc.ec.europa.eu/repository/handle/JRC135404</w:t>
      </w:r>
    </w:p>
    <w:p w14:paraId="11B09500" w14:textId="77777777" w:rsidR="004257F3" w:rsidRDefault="004257F3" w:rsidP="004257F3">
      <w:pPr>
        <w:pStyle w:val="Bibliography"/>
      </w:pPr>
      <w:r>
        <w:t>[77]</w:t>
      </w:r>
      <w:r>
        <w:tab/>
        <w:t>B. L. Di, G. J. Lagüera, A. Katsinis, and T. M. Dominguez, ‘The SME twin transition monitor: towards a competitive Europe’, JRC Publications Repository. Accessed: Mar. 31, 2025. [Online]. Available: https://publications.jrc.ec.europa.eu/repository/handle/JRC140504</w:t>
      </w:r>
    </w:p>
    <w:p w14:paraId="3E50D8D2" w14:textId="77777777" w:rsidR="004257F3" w:rsidRDefault="004257F3" w:rsidP="004257F3">
      <w:pPr>
        <w:pStyle w:val="Bibliography"/>
      </w:pPr>
      <w:r>
        <w:t>[78]</w:t>
      </w:r>
      <w:r>
        <w:tab/>
        <w:t>‘Home | European Digital Innovation Hubs Network’. Accessed: Mar. 31, 2025. [Online]. Available: https://european-digital-innovation-hubs.ec.europa.eu/home</w:t>
      </w:r>
    </w:p>
    <w:p w14:paraId="3E9AD67E" w14:textId="77777777" w:rsidR="004257F3" w:rsidRDefault="004257F3" w:rsidP="004257F3">
      <w:pPr>
        <w:pStyle w:val="Bibliography"/>
      </w:pPr>
      <w:r>
        <w:t>[79]</w:t>
      </w:r>
      <w:r>
        <w:tab/>
        <w:t>‘Open DMAT - Digital Maturity Assessment tool | European Digital Innovation Hubs Network’. Accessed: Mar. 31, 2025. [Online]. Available: https://european-digital-innovation-hubs.ec.europa.eu/open-dma</w:t>
      </w:r>
    </w:p>
    <w:p w14:paraId="55237052" w14:textId="77777777" w:rsidR="004257F3" w:rsidRDefault="004257F3" w:rsidP="004257F3">
      <w:pPr>
        <w:pStyle w:val="Bibliography"/>
      </w:pPr>
      <w:r>
        <w:t>[80]</w:t>
      </w:r>
      <w:r>
        <w:tab/>
        <w:t>J. Millard, ‘Impact of digital transformation on public governance’, JRC Publications Repository. Accessed: Mar. 31, 2025. [Online]. Available: https://publications.jrc.ec.europa.eu/repository/handle/JRC133975</w:t>
      </w:r>
    </w:p>
    <w:p w14:paraId="4B98DDBE" w14:textId="77777777" w:rsidR="004257F3" w:rsidRDefault="004257F3" w:rsidP="004257F3">
      <w:pPr>
        <w:pStyle w:val="Bibliography"/>
      </w:pPr>
      <w:r>
        <w:t>[81]</w:t>
      </w:r>
      <w:r>
        <w:tab/>
        <w:t>Y. Barabanova and M. Krzysztofowicz, ‘Digital Transition: Long-term Implications for EU Farmers and Rural Communities’, JRC Publications Repository. Accessed: Mar. 31, 2025. [Online]. Available: https://publications.jrc.ec.europa.eu/repository/handle/JRC134571</w:t>
      </w:r>
    </w:p>
    <w:p w14:paraId="427FA7B4" w14:textId="77777777" w:rsidR="004257F3" w:rsidRDefault="004257F3" w:rsidP="004257F3">
      <w:pPr>
        <w:pStyle w:val="Bibliography"/>
      </w:pPr>
      <w:r>
        <w:t>[82]</w:t>
      </w:r>
      <w:r>
        <w:tab/>
      </w:r>
      <w:r>
        <w:rPr>
          <w:i/>
          <w:iCs/>
        </w:rPr>
        <w:t>COMMUNICATION FROM THE COMMISSION TO THE EUROPEAN PARLIAMENT AND THE COUNCIL Sustainable Carbon Cycles</w:t>
      </w:r>
      <w:r>
        <w:t>. 2021. Accessed: Apr. 01, 2025. [Online]. Available: https://eur-lex.europa.eu/legal-content/EN/ALL/?uri=CELEX:52021DC0800</w:t>
      </w:r>
    </w:p>
    <w:p w14:paraId="36516A86" w14:textId="77777777" w:rsidR="004257F3" w:rsidRDefault="004257F3" w:rsidP="004257F3">
      <w:pPr>
        <w:pStyle w:val="Bibliography"/>
      </w:pPr>
      <w:r>
        <w:t>[83]</w:t>
      </w:r>
      <w:r>
        <w:tab/>
        <w:t xml:space="preserve">S. Vanino </w:t>
      </w:r>
      <w:r>
        <w:rPr>
          <w:i/>
          <w:iCs/>
        </w:rPr>
        <w:t>et al.</w:t>
      </w:r>
      <w:r>
        <w:t xml:space="preserve">, ‘Barriers and opportunities of soil knowledge to address soil challenges: Stakeholders’ perspectives across Europe’, </w:t>
      </w:r>
      <w:r>
        <w:rPr>
          <w:i/>
          <w:iCs/>
        </w:rPr>
        <w:t>Journal of Environmental Management</w:t>
      </w:r>
      <w:r>
        <w:t>, vol. 325, p. 116581, Jan. 2023, doi: 10.1016/j.jenvman.2022.116581.</w:t>
      </w:r>
    </w:p>
    <w:p w14:paraId="6C70711E" w14:textId="77777777" w:rsidR="004257F3" w:rsidRDefault="004257F3" w:rsidP="004257F3">
      <w:pPr>
        <w:pStyle w:val="Bibliography"/>
      </w:pPr>
      <w:r>
        <w:t>[84]</w:t>
      </w:r>
      <w:r>
        <w:tab/>
        <w:t xml:space="preserve">A. Musacchio, V. Re, J. Mas-Pla, and E. Sacchi, ‘EU Nitrates Directive, from theory to practice: Environmental effectiveness and influence of regional governance on its performance’, </w:t>
      </w:r>
      <w:r>
        <w:rPr>
          <w:i/>
          <w:iCs/>
        </w:rPr>
        <w:t>Ambio</w:t>
      </w:r>
      <w:r>
        <w:t>, vol. 49, no. 2, pp. 504–516, Feb. 2020, doi: 10.1007/s13280-019-01197-8.</w:t>
      </w:r>
    </w:p>
    <w:p w14:paraId="30B06EF4" w14:textId="77777777" w:rsidR="004257F3" w:rsidRDefault="004257F3" w:rsidP="004257F3">
      <w:pPr>
        <w:pStyle w:val="Bibliography"/>
      </w:pPr>
      <w:r>
        <w:t>[85]</w:t>
      </w:r>
      <w:r>
        <w:tab/>
        <w:t xml:space="preserve">S. Rivas, R. Urraca, P. Bertoldi, and C. Thiel, ‘Towards the EU Green Deal: Local key factors to achieve ambitious 2030 climate targets’, </w:t>
      </w:r>
      <w:r>
        <w:rPr>
          <w:i/>
          <w:iCs/>
        </w:rPr>
        <w:t>Journal of Cleaner Production</w:t>
      </w:r>
      <w:r>
        <w:t>, vol. 320, p. 128878, Oct. 2021, doi: 10.1016/j.jclepro.2021.128878.</w:t>
      </w:r>
    </w:p>
    <w:p w14:paraId="7B9D6592" w14:textId="77777777" w:rsidR="004257F3" w:rsidRDefault="004257F3" w:rsidP="004257F3">
      <w:pPr>
        <w:pStyle w:val="Bibliography"/>
      </w:pPr>
      <w:r>
        <w:t>[86]</w:t>
      </w:r>
      <w:r>
        <w:tab/>
        <w:t xml:space="preserve">S. Rivas, R. Urraca, V. Palermo, and P. Bertoldi, ‘Covenant of Mayors 2020: Drivers and barriers for monitoring climate action plans’, </w:t>
      </w:r>
      <w:r>
        <w:rPr>
          <w:i/>
          <w:iCs/>
        </w:rPr>
        <w:t>Journal of Cleaner Production</w:t>
      </w:r>
      <w:r>
        <w:t>, vol. 332, p. 130029, Jan. 2022, doi: 10.1016/j.jclepro.2021.130029.</w:t>
      </w:r>
    </w:p>
    <w:p w14:paraId="604E978F" w14:textId="77777777" w:rsidR="004257F3" w:rsidRDefault="004257F3" w:rsidP="004257F3">
      <w:pPr>
        <w:pStyle w:val="Bibliography"/>
      </w:pPr>
      <w:r>
        <w:t>[87]</w:t>
      </w:r>
      <w:r>
        <w:tab/>
        <w:t xml:space="preserve">A. Noury and G. Roland, ‘Identity Politics and Populism in Europe’, </w:t>
      </w:r>
      <w:r>
        <w:rPr>
          <w:i/>
          <w:iCs/>
        </w:rPr>
        <w:t>Annual Review of Political Science</w:t>
      </w:r>
      <w:r>
        <w:t>, vol. 23, no. Volume 23, 2020, pp. 421–439, May 2020, doi: 10.1146/annurev-polisci-050718-033542.</w:t>
      </w:r>
    </w:p>
    <w:p w14:paraId="42193D2A" w14:textId="77777777" w:rsidR="004257F3" w:rsidRDefault="004257F3" w:rsidP="004257F3">
      <w:pPr>
        <w:pStyle w:val="Bibliography"/>
      </w:pPr>
      <w:r>
        <w:t>[88]</w:t>
      </w:r>
      <w:r>
        <w:tab/>
        <w:t xml:space="preserve">M. A. Vachudova, ‘Populism, Democracy, and Party System Change in Europe’, </w:t>
      </w:r>
      <w:r>
        <w:rPr>
          <w:i/>
          <w:iCs/>
        </w:rPr>
        <w:t>Annual Review of Political Science</w:t>
      </w:r>
      <w:r>
        <w:t>, vol. 24, no. Volume 24, 2021, pp. 471–498, May 2021, doi: 10.1146/annurev-polisci-041719-102711.</w:t>
      </w:r>
    </w:p>
    <w:p w14:paraId="5D4C4388" w14:textId="77777777" w:rsidR="004257F3" w:rsidRDefault="004257F3" w:rsidP="004257F3">
      <w:pPr>
        <w:pStyle w:val="Bibliography"/>
      </w:pPr>
      <w:r>
        <w:t>[89]</w:t>
      </w:r>
      <w:r>
        <w:tab/>
        <w:t xml:space="preserve">L. Marelli </w:t>
      </w:r>
      <w:r>
        <w:rPr>
          <w:i/>
          <w:iCs/>
        </w:rPr>
        <w:t>et al.</w:t>
      </w:r>
      <w:r>
        <w:t>, ‘Delivering the EU Green Deal - Progress towards targets’, European Commission: Joint Research Centre, Luxembourg, JRC140372, Jan. 2025. doi: 10.2760/3105205.</w:t>
      </w:r>
    </w:p>
    <w:p w14:paraId="51C798FD" w14:textId="77777777" w:rsidR="004257F3" w:rsidRDefault="004257F3" w:rsidP="004257F3">
      <w:pPr>
        <w:pStyle w:val="Bibliography"/>
      </w:pPr>
      <w:r>
        <w:t>[90]</w:t>
      </w:r>
      <w:r>
        <w:tab/>
        <w:t xml:space="preserve">E. Pierri </w:t>
      </w:r>
      <w:r>
        <w:rPr>
          <w:i/>
          <w:iCs/>
        </w:rPr>
        <w:t>et al.</w:t>
      </w:r>
      <w:r>
        <w:t>, ‘Quality management systems for municipal waste data’, JRC Publications Repository. Accessed: Mar. 31, 2025. [Online]. Available: https://publications.jrc.ec.europa.eu/repository/handle/JRC136898</w:t>
      </w:r>
    </w:p>
    <w:p w14:paraId="714500EB" w14:textId="77777777" w:rsidR="004257F3" w:rsidRDefault="004257F3" w:rsidP="004257F3">
      <w:pPr>
        <w:pStyle w:val="Bibliography"/>
      </w:pPr>
      <w:r>
        <w:t>[91]</w:t>
      </w:r>
      <w:r>
        <w:tab/>
        <w:t>‘Environmental Implementation Review’. Accessed: Nov. 24, 2023. [Online]. Available: https://environment.ec.europa.eu/law-and-governance/environmental-implementation-review_en</w:t>
      </w:r>
    </w:p>
    <w:p w14:paraId="7F411D7F" w14:textId="77777777" w:rsidR="004257F3" w:rsidRDefault="004257F3" w:rsidP="004257F3">
      <w:pPr>
        <w:pStyle w:val="Bibliography"/>
      </w:pPr>
      <w:r>
        <w:t>[92]</w:t>
      </w:r>
      <w:r>
        <w:tab/>
        <w:t xml:space="preserve">K. Pouikli and A. Tsoukala, ‘Air Pollution Crisis Across Europe: The European Courts, the Governments, the Citizens and the Persistent Ineffectiveness of EU Law’, </w:t>
      </w:r>
      <w:r>
        <w:rPr>
          <w:i/>
          <w:iCs/>
        </w:rPr>
        <w:t>J. Eur. Environ. Plan. Law</w:t>
      </w:r>
      <w:r>
        <w:t>, vol. 20, no. 3–4, pp. 260–286, Nov. 2023, doi: 10.1163/18760104-20030005.</w:t>
      </w:r>
    </w:p>
    <w:p w14:paraId="418E43E9" w14:textId="00158129" w:rsidR="005D30FE" w:rsidRPr="00881806" w:rsidRDefault="00881806">
      <w:pPr>
        <w:spacing w:before="0" w:after="160"/>
        <w:jc w:val="left"/>
        <w:rPr>
          <w:b/>
          <w:bCs/>
          <w:color w:val="6CA644"/>
          <w:sz w:val="22"/>
          <w:szCs w:val="22"/>
          <w:lang w:eastAsia="en-US"/>
        </w:rPr>
      </w:pPr>
      <w:r w:rsidRPr="00881806">
        <w:rPr>
          <w:b/>
          <w:bCs/>
          <w:color w:val="6CA644"/>
          <w:sz w:val="22"/>
          <w:szCs w:val="22"/>
          <w:lang w:eastAsia="en-US"/>
        </w:rPr>
        <w:fldChar w:fldCharType="end"/>
      </w:r>
    </w:p>
    <w:sectPr w:rsidR="005D30FE" w:rsidRPr="00881806" w:rsidSect="00A9084E">
      <w:footerReference w:type="default" r:id="rId20"/>
      <w:type w:val="continuous"/>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9" w:author="GASTALDI Chiara (JRC-ISPRA)" w:date="2025-04-01T12:54:00Z" w:initials="GC(">
    <w:p w14:paraId="2B9121C2" w14:textId="012291F1" w:rsidR="00512E23" w:rsidRDefault="00512E23">
      <w:pPr>
        <w:pStyle w:val="CommentText"/>
      </w:pPr>
      <w:r>
        <w:rPr>
          <w:rStyle w:val="CommentReference"/>
        </w:rPr>
        <w:annotationRef/>
      </w:r>
      <w:r>
        <w:t>I am not sure how to cite this correctly</w:t>
      </w:r>
    </w:p>
  </w:comment>
  <w:comment w:id="10" w:author="GASTALDI Chiara (JRC-ISPRA)" w:date="2025-04-01T13:10:00Z" w:initials="GC(">
    <w:p w14:paraId="06B08D74" w14:textId="66C6CC8F" w:rsidR="00512E23" w:rsidRDefault="00512E23">
      <w:pPr>
        <w:pStyle w:val="CommentText"/>
      </w:pPr>
      <w:r>
        <w:rPr>
          <w:rStyle w:val="CommentReference"/>
        </w:rPr>
        <w:annotationRef/>
      </w:r>
      <w:r>
        <w:rPr>
          <w:rFonts w:ascii="Segoe UI" w:hAnsi="Segoe UI" w:cs="Segoe UI"/>
          <w:color w:val="000000"/>
          <w:sz w:val="18"/>
          <w:szCs w:val="18"/>
          <w:shd w:val="clear" w:color="auto" w:fill="FFFFFF"/>
        </w:rPr>
        <w:t>https://www.consilium.europa.eu/media/m5jlwe0p/euco-conclusions-20240417-18-en.pdf</w:t>
      </w:r>
    </w:p>
  </w:comment>
  <w:comment w:id="29" w:author="GASTALDI Chiara (JRC-ISPRA)" w:date="2025-04-01T13:30:00Z" w:initials="GC(">
    <w:p w14:paraId="3DF476F5" w14:textId="2051F0A7" w:rsidR="00512E23" w:rsidRDefault="00512E23">
      <w:pPr>
        <w:pStyle w:val="CommentText"/>
      </w:pPr>
      <w:r>
        <w:rPr>
          <w:rStyle w:val="CommentReference"/>
        </w:rPr>
        <w:annotationRef/>
      </w:r>
      <w:r>
        <w:t xml:space="preserve">This citation appears in the biblio but not in the text: </w:t>
      </w:r>
      <w:r>
        <w:rPr>
          <w:rStyle w:val="normaltextrun"/>
          <w:color w:val="000000"/>
          <w:sz w:val="22"/>
          <w:szCs w:val="22"/>
          <w:shd w:val="clear" w:color="auto" w:fill="FFFFFF"/>
          <w:lang w:val="fr-FR"/>
        </w:rPr>
        <w:t xml:space="preserve">Vazquez-Calderon et al., 2022 </w:t>
      </w:r>
      <w:hyperlink r:id="rId1" w:tgtFrame="_blank" w:history="1">
        <w:r>
          <w:rPr>
            <w:rStyle w:val="normaltextrun"/>
            <w:rFonts w:cs="Segoe UI"/>
            <w:color w:val="0563C1"/>
            <w:sz w:val="22"/>
            <w:szCs w:val="22"/>
            <w:u w:val="single"/>
            <w:shd w:val="clear" w:color="auto" w:fill="FFFFFF"/>
            <w:lang w:val="fr-FR"/>
          </w:rPr>
          <w:t>https://publications.jrc.ec.europa.eu/repository/handle/JRC130107</w:t>
        </w:r>
      </w:hyperlink>
      <w:r>
        <w:rPr>
          <w:rStyle w:val="eop"/>
          <w:rFonts w:ascii="Calibri" w:hAnsi="Calibri" w:cs="Calibri"/>
          <w:color w:val="000000"/>
          <w:shd w:val="clear" w:color="auto" w:fill="FFFFFF"/>
        </w:rPr>
        <w:t> </w:t>
      </w:r>
    </w:p>
  </w:comment>
  <w:comment w:id="30" w:author="GASTALDI Chiara (JRC-ISPRA)" w:date="2025-04-01T13:24:00Z" w:initials="GC(">
    <w:p w14:paraId="4F35CA38" w14:textId="7E454EF9" w:rsidR="00512E23" w:rsidRDefault="00512E23">
      <w:pPr>
        <w:pStyle w:val="CommentText"/>
      </w:pPr>
      <w:r>
        <w:rPr>
          <w:rStyle w:val="CommentReference"/>
        </w:rPr>
        <w:annotationRef/>
      </w:r>
      <w:r>
        <w:rPr>
          <w:rStyle w:val="normaltextrun"/>
          <w:color w:val="000000"/>
          <w:sz w:val="22"/>
          <w:szCs w:val="22"/>
          <w:shd w:val="clear" w:color="auto" w:fill="FFFFFF"/>
        </w:rPr>
        <w:t>Rebours., C. &amp; Sanchez, J.,</w:t>
      </w:r>
      <w:r>
        <w:rPr>
          <w:rStyle w:val="normaltextrun"/>
          <w:rFonts w:ascii="Calibri" w:hAnsi="Calibri" w:cs="Calibri"/>
          <w:color w:val="000000"/>
          <w:sz w:val="22"/>
          <w:szCs w:val="22"/>
          <w:shd w:val="clear" w:color="auto" w:fill="FFFFFF"/>
        </w:rPr>
        <w:t> </w:t>
      </w:r>
      <w:r>
        <w:rPr>
          <w:rStyle w:val="normaltextrun"/>
          <w:i/>
          <w:iCs/>
          <w:color w:val="000000"/>
          <w:sz w:val="22"/>
          <w:szCs w:val="22"/>
          <w:shd w:val="clear" w:color="auto" w:fill="FFFFFF"/>
        </w:rPr>
        <w:t>in European Commission Joint Research Centre et al. (2025), EU Biomass supply, uses, governance and regenerative actions, Mubareka, S.B. &amp; Renner, A. (editors), Publications Office of the European Union, Luxembourg, 2025, JRC140117.</w:t>
      </w:r>
      <w:r>
        <w:rPr>
          <w:rStyle w:val="eop"/>
          <w:rFonts w:ascii="Calibri" w:hAnsi="Calibri" w:cs="Calibri"/>
          <w:color w:val="000000"/>
          <w:sz w:val="22"/>
          <w:szCs w:val="22"/>
          <w:shd w:val="clear" w:color="auto" w:fill="FFFFFF"/>
        </w:rPr>
        <w:t> </w:t>
      </w:r>
    </w:p>
  </w:comment>
  <w:comment w:id="31" w:author="GASTALDI Chiara (JRC-ISPRA)" w:date="2025-04-01T13:27:00Z" w:initials="GC(">
    <w:p w14:paraId="79D2C8F2" w14:textId="33F68457" w:rsidR="00512E23" w:rsidRDefault="00512E23">
      <w:pPr>
        <w:pStyle w:val="CommentText"/>
      </w:pPr>
      <w:r>
        <w:rPr>
          <w:rStyle w:val="CommentReference"/>
        </w:rPr>
        <w:annotationRef/>
      </w:r>
      <w:r>
        <w:t xml:space="preserve">Already included: </w:t>
      </w:r>
      <w:r>
        <w:rPr>
          <w:rStyle w:val="normaltextrun"/>
          <w:color w:val="000000"/>
          <w:sz w:val="22"/>
          <w:szCs w:val="22"/>
          <w:shd w:val="clear" w:color="auto" w:fill="FFFFFF"/>
          <w:lang w:val="en-US"/>
        </w:rPr>
        <w:t xml:space="preserve">European Commission (2022) Towards a strong and sustainable EU Algae sector </w:t>
      </w:r>
      <w:hyperlink r:id="rId2" w:tgtFrame="_blank" w:history="1">
        <w:r>
          <w:rPr>
            <w:rStyle w:val="normaltextrun"/>
            <w:rFonts w:cs="Segoe UI"/>
            <w:color w:val="0563C1"/>
            <w:sz w:val="22"/>
            <w:szCs w:val="22"/>
            <w:u w:val="single"/>
            <w:shd w:val="clear" w:color="auto" w:fill="FFFFFF"/>
            <w:lang w:val="en-US"/>
          </w:rPr>
          <w:t>https://oceans-and-fisheries.ec.europa.eu/document/download/4d5a28c9-8720-45e7-84f0-b1d076d60a60_en?filename=COM-2022-592_en.pdf</w:t>
        </w:r>
      </w:hyperlink>
      <w:r>
        <w:rPr>
          <w:rStyle w:val="normaltextrun"/>
          <w:rFonts w:ascii="Calibri" w:hAnsi="Calibri" w:cs="Calibri"/>
          <w:color w:val="000000"/>
          <w:sz w:val="22"/>
          <w:szCs w:val="22"/>
          <w:shd w:val="clear" w:color="auto" w:fill="FFFFFF"/>
          <w:lang w:val="en-US"/>
        </w:rPr>
        <w:t> </w:t>
      </w:r>
      <w:r>
        <w:rPr>
          <w:rStyle w:val="eop"/>
          <w:rFonts w:ascii="Calibri" w:hAnsi="Calibri" w:cs="Calibri"/>
          <w:color w:val="000000"/>
          <w:sz w:val="22"/>
          <w:szCs w:val="22"/>
          <w:shd w:val="clear" w:color="auto" w:fill="FFFFFF"/>
        </w:rPr>
        <w:t> </w:t>
      </w:r>
    </w:p>
  </w:comment>
  <w:comment w:id="32" w:author="GASTALDI Chiara (JRC-ISPRA)" w:date="2025-04-01T13:28:00Z" w:initials="GC(">
    <w:p w14:paraId="6A4B4EF2" w14:textId="3FC8D90F" w:rsidR="00512E23" w:rsidRDefault="00512E23">
      <w:pPr>
        <w:pStyle w:val="CommentText"/>
      </w:pPr>
      <w:r>
        <w:rPr>
          <w:rStyle w:val="CommentReference"/>
        </w:rPr>
        <w:annotationRef/>
      </w:r>
      <w:r>
        <w:t>Same as above</w:t>
      </w:r>
    </w:p>
  </w:comment>
  <w:comment w:id="33" w:author="GASTALDI Chiara (JRC-ISPRA)" w:date="2025-04-01T13:28:00Z" w:initials="GC(">
    <w:p w14:paraId="3B483A73" w14:textId="5BF9E3F3" w:rsidR="00512E23" w:rsidRDefault="00512E23">
      <w:pPr>
        <w:pStyle w:val="CommentText"/>
      </w:pPr>
      <w:r>
        <w:rPr>
          <w:rStyle w:val="CommentReference"/>
        </w:rPr>
        <w:annotationRef/>
      </w:r>
      <w:r>
        <w:rPr>
          <w:rStyle w:val="normaltextrun"/>
          <w:color w:val="000000"/>
          <w:sz w:val="22"/>
          <w:szCs w:val="22"/>
          <w:shd w:val="clear" w:color="auto" w:fill="FFFFFF"/>
          <w:lang w:val="es-ES"/>
        </w:rPr>
        <w:t>Macias Moy, D., Piroddi C., Serpetti, N.</w:t>
      </w:r>
      <w:r>
        <w:rPr>
          <w:rStyle w:val="normaltextrun"/>
          <w:rFonts w:ascii="Calibri" w:hAnsi="Calibri" w:cs="Calibri"/>
          <w:color w:val="000000"/>
          <w:sz w:val="22"/>
          <w:szCs w:val="22"/>
          <w:shd w:val="clear" w:color="auto" w:fill="FFFFFF"/>
          <w:lang w:val="es-ES"/>
        </w:rPr>
        <w:t> </w:t>
      </w:r>
      <w:r>
        <w:rPr>
          <w:rStyle w:val="normaltextrun"/>
          <w:color w:val="000000"/>
          <w:sz w:val="22"/>
          <w:szCs w:val="22"/>
          <w:shd w:val="clear" w:color="auto" w:fill="FFFFFF"/>
          <w:lang w:val="es-ES"/>
        </w:rPr>
        <w:t xml:space="preserve"> Thomas, J.B.</w:t>
      </w:r>
      <w:r>
        <w:rPr>
          <w:rStyle w:val="normaltextrun"/>
          <w:rFonts w:ascii="Calibri" w:hAnsi="Calibri" w:cs="Calibri"/>
          <w:color w:val="000000"/>
          <w:sz w:val="22"/>
          <w:szCs w:val="22"/>
          <w:shd w:val="clear" w:color="auto" w:fill="FFFFFF"/>
        </w:rPr>
        <w:t> </w:t>
      </w:r>
      <w:r>
        <w:rPr>
          <w:rStyle w:val="normaltextrun"/>
          <w:i/>
          <w:iCs/>
          <w:color w:val="000000"/>
          <w:sz w:val="22"/>
          <w:szCs w:val="22"/>
          <w:shd w:val="clear" w:color="auto" w:fill="FFFFFF"/>
        </w:rPr>
        <w:t>in European Commission Joint Research Centre et al. (2025), EU Biomass supply, uses, governance and regenerative actions, Mubareka, S.B. &amp; Renner, A. (editors), Publications Office of the European Union, Luxembourg, 2025, JRC140117.</w:t>
      </w:r>
      <w:r>
        <w:rPr>
          <w:rStyle w:val="eop"/>
          <w:rFonts w:ascii="Calibri" w:hAnsi="Calibri" w:cs="Calibri"/>
          <w:color w:val="000000"/>
          <w:sz w:val="22"/>
          <w:szCs w:val="22"/>
          <w:shd w:val="clear" w:color="auto" w:fill="FFFFFF"/>
        </w:rPr>
        <w:t> </w:t>
      </w:r>
    </w:p>
  </w:comment>
  <w:comment w:id="39" w:author="GASTALDI Chiara (JRC-ISPRA)" w:date="2025-04-01T16:12:00Z" w:initials="GC(">
    <w:p w14:paraId="7DCF3210" w14:textId="6AAD7B1E" w:rsidR="00512E23" w:rsidRDefault="00512E23">
      <w:pPr>
        <w:pStyle w:val="CommentText"/>
      </w:pPr>
      <w:r>
        <w:rPr>
          <w:rStyle w:val="CommentReference"/>
        </w:rPr>
        <w:annotationRef/>
      </w:r>
      <w:r>
        <w:t>Lost link</w:t>
      </w:r>
    </w:p>
  </w:comment>
  <w:comment w:id="40" w:author="GASTALDI Chiara (JRC-ISPRA)" w:date="2025-04-01T16:04:00Z" w:initials="GC(">
    <w:p w14:paraId="130F7EED" w14:textId="248073D7" w:rsidR="00512E23" w:rsidRDefault="00512E23">
      <w:pPr>
        <w:pStyle w:val="CommentText"/>
      </w:pPr>
      <w:r>
        <w:rPr>
          <w:rStyle w:val="CommentReference"/>
        </w:rPr>
        <w:annotationRef/>
      </w:r>
      <w:r>
        <w:t>Can’t find the reference</w:t>
      </w:r>
    </w:p>
  </w:comment>
  <w:comment w:id="41" w:author="GASTALDI Chiara (JRC-ISPRA) [2]" w:date="2025-03-31T16:01:00Z" w:initials="G(">
    <w:p w14:paraId="4BF989AE" w14:textId="065D4EB2" w:rsidR="00512E23" w:rsidRDefault="00512E23">
      <w:pPr>
        <w:pStyle w:val="CommentText"/>
      </w:pPr>
      <w:r>
        <w:rPr>
          <w:rStyle w:val="CommentReference"/>
        </w:rPr>
        <w:annotationRef/>
      </w:r>
      <w:r w:rsidRPr="24FF459D">
        <w:t>lost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9121C2" w15:done="0"/>
  <w15:commentEx w15:paraId="06B08D74" w15:paraIdParent="2B9121C2" w15:done="0"/>
  <w15:commentEx w15:paraId="3DF476F5" w15:done="0"/>
  <w15:commentEx w15:paraId="4F35CA38" w15:done="0"/>
  <w15:commentEx w15:paraId="79D2C8F2" w15:done="0"/>
  <w15:commentEx w15:paraId="6A4B4EF2" w15:done="0"/>
  <w15:commentEx w15:paraId="3B483A73" w15:done="0"/>
  <w15:commentEx w15:paraId="7DCF3210" w15:done="0"/>
  <w15:commentEx w15:paraId="130F7EED" w15:done="0"/>
  <w15:commentEx w15:paraId="4BF989AE"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1B5E553" w16cex:dateUtc="2025-03-26T17:17:00Z"/>
  <w16cex:commentExtensible w16cex:durableId="4A627B5C" w16cex:dateUtc="2025-03-20T10:04:00Z"/>
  <w16cex:commentExtensible w16cex:durableId="26856F2B" w16cex:dateUtc="2025-03-20T10:05:00Z"/>
  <w16cex:commentExtensible w16cex:durableId="6EA06C42" w16cex:dateUtc="2025-03-20T10:04:00Z"/>
  <w16cex:commentExtensible w16cex:durableId="7CE491BC" w16cex:dateUtc="2025-03-31T13:53:31.284Z"/>
  <w16cex:commentExtensible w16cex:durableId="218D047B" w16cex:dateUtc="2025-03-31T14:01:31.978Z"/>
</w16cex:commentsExtensible>
</file>

<file path=word/commentsIds.xml><?xml version="1.0" encoding="utf-8"?>
<w16cid:commentsIds xmlns:mc="http://schemas.openxmlformats.org/markup-compatibility/2006" xmlns:w16cid="http://schemas.microsoft.com/office/word/2016/wordml/cid" mc:Ignorable="w16cid">
  <w16cid:commentId w16cid:paraId="61910FCD" w16cid:durableId="51B5E553"/>
  <w16cid:commentId w16cid:paraId="777EEA5F" w16cid:durableId="7B3317E5"/>
  <w16cid:commentId w16cid:paraId="1030CFCD" w16cid:durableId="4A627B5C"/>
  <w16cid:commentId w16cid:paraId="6310D591" w16cid:durableId="5A06B402"/>
  <w16cid:commentId w16cid:paraId="77BBCBFF" w16cid:durableId="25115E1E"/>
  <w16cid:commentId w16cid:paraId="4F9BB76F" w16cid:durableId="2BA03BE2"/>
  <w16cid:commentId w16cid:paraId="62918BC4" w16cid:durableId="62918BC4"/>
  <w16cid:commentId w16cid:paraId="06E525A8" w16cid:durableId="06E525A8"/>
  <w16cid:commentId w16cid:paraId="48639868" w16cid:durableId="7F714992"/>
  <w16cid:commentId w16cid:paraId="41429D78" w16cid:durableId="26856F2B"/>
  <w16cid:commentId w16cid:paraId="3EAC7106" w16cid:durableId="6EA06C42"/>
  <w16cid:commentId w16cid:paraId="0B5E43C4" w16cid:durableId="1492B083"/>
  <w16cid:commentId w16cid:paraId="132A7E22" w16cid:durableId="4AC7E551"/>
  <w16cid:commentId w16cid:paraId="5BA32B71" w16cid:durableId="7CE491BC"/>
  <w16cid:commentId w16cid:paraId="4BF989AE" w16cid:durableId="218D047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5E7DBF" w14:textId="77777777" w:rsidR="00512E23" w:rsidRDefault="00512E23" w:rsidP="00F7732B">
      <w:pPr>
        <w:spacing w:before="0" w:after="0"/>
      </w:pPr>
      <w:r>
        <w:separator/>
      </w:r>
    </w:p>
  </w:endnote>
  <w:endnote w:type="continuationSeparator" w:id="0">
    <w:p w14:paraId="57682157" w14:textId="77777777" w:rsidR="00512E23" w:rsidRDefault="00512E23" w:rsidP="00F7732B">
      <w:pPr>
        <w:spacing w:before="0" w:after="0"/>
      </w:pPr>
      <w:r>
        <w:continuationSeparator/>
      </w:r>
    </w:p>
  </w:endnote>
  <w:endnote w:type="continuationNotice" w:id="1">
    <w:p w14:paraId="6D924D59" w14:textId="77777777" w:rsidR="00512E23" w:rsidRDefault="00512E2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EC Square Sans Pro">
    <w:altName w:val="Calibri"/>
    <w:panose1 w:val="020B0506040000020004"/>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EC Square Sans Cond Pro">
    <w:panose1 w:val="020B0506040000020004"/>
    <w:charset w:val="00"/>
    <w:family w:val="swiss"/>
    <w:pitch w:val="variable"/>
    <w:sig w:usb0="20000287" w:usb1="00000001" w:usb2="00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EC Square Sans Pro Light">
    <w:panose1 w:val="020B0506000000020004"/>
    <w:charset w:val="00"/>
    <w:family w:val="swiss"/>
    <w:pitch w:val="variable"/>
    <w:sig w:usb0="20000287" w:usb1="00000001"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8100377"/>
      <w:docPartObj>
        <w:docPartGallery w:val="Page Numbers (Bottom of Page)"/>
        <w:docPartUnique/>
      </w:docPartObj>
    </w:sdtPr>
    <w:sdtEndPr>
      <w:rPr>
        <w:noProof/>
      </w:rPr>
    </w:sdtEndPr>
    <w:sdtContent>
      <w:p w14:paraId="5099E559" w14:textId="77EBFC77" w:rsidR="00512E23" w:rsidRDefault="00512E23">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4257F3">
          <w:rPr>
            <w:noProof/>
          </w:rPr>
          <w:t>i</w:t>
        </w:r>
        <w:r>
          <w:rPr>
            <w:color w:val="2B579A"/>
            <w:shd w:val="clear" w:color="auto" w:fill="E6E6E6"/>
          </w:rPr>
          <w:fldChar w:fldCharType="end"/>
        </w:r>
      </w:p>
    </w:sdtContent>
  </w:sdt>
  <w:p w14:paraId="3B005F86" w14:textId="77777777" w:rsidR="00512E23" w:rsidRPr="00546D06" w:rsidRDefault="00512E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2594514"/>
      <w:docPartObj>
        <w:docPartGallery w:val="Page Numbers (Bottom of Page)"/>
        <w:docPartUnique/>
      </w:docPartObj>
    </w:sdtPr>
    <w:sdtEndPr>
      <w:rPr>
        <w:noProof/>
      </w:rPr>
    </w:sdtEndPr>
    <w:sdtContent>
      <w:p w14:paraId="52A53AD3" w14:textId="77777777" w:rsidR="00512E23" w:rsidRDefault="00512E23">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t>1</w:t>
        </w:r>
        <w:r>
          <w:rPr>
            <w:color w:val="2B579A"/>
            <w:shd w:val="clear" w:color="auto" w:fill="E6E6E6"/>
          </w:rPr>
          <w:fldChar w:fldCharType="end"/>
        </w:r>
      </w:p>
    </w:sdtContent>
  </w:sdt>
  <w:p w14:paraId="27CE9D00" w14:textId="77777777" w:rsidR="00512E23" w:rsidRDefault="00512E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2546825"/>
      <w:docPartObj>
        <w:docPartGallery w:val="Page Numbers (Bottom of Page)"/>
        <w:docPartUnique/>
      </w:docPartObj>
    </w:sdtPr>
    <w:sdtEndPr>
      <w:rPr>
        <w:noProof/>
      </w:rPr>
    </w:sdtEndPr>
    <w:sdtContent>
      <w:p w14:paraId="7D9BDDB4" w14:textId="66D35BD8" w:rsidR="00512E23" w:rsidRDefault="00512E23" w:rsidP="00FC79C8">
        <w:pPr>
          <w:pStyle w:val="Footer"/>
          <w:jc w:val="center"/>
        </w:pPr>
        <w:r>
          <w:fldChar w:fldCharType="begin"/>
        </w:r>
        <w:r>
          <w:instrText xml:space="preserve"> PAGE   \* MERGEFORMAT </w:instrText>
        </w:r>
        <w:r>
          <w:fldChar w:fldCharType="separate"/>
        </w:r>
        <w:r w:rsidR="004257F3">
          <w:rPr>
            <w:noProof/>
          </w:rPr>
          <w:t>30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82F78" w14:textId="77777777" w:rsidR="00512E23" w:rsidRDefault="00512E23" w:rsidP="00F7732B">
      <w:pPr>
        <w:spacing w:before="0" w:after="0"/>
      </w:pPr>
      <w:r>
        <w:separator/>
      </w:r>
    </w:p>
  </w:footnote>
  <w:footnote w:type="continuationSeparator" w:id="0">
    <w:p w14:paraId="24C82AC2" w14:textId="77777777" w:rsidR="00512E23" w:rsidRDefault="00512E23" w:rsidP="00F7732B">
      <w:pPr>
        <w:spacing w:before="0" w:after="0"/>
      </w:pPr>
      <w:r>
        <w:continuationSeparator/>
      </w:r>
    </w:p>
  </w:footnote>
  <w:footnote w:type="continuationNotice" w:id="1">
    <w:p w14:paraId="2D1FB249" w14:textId="77777777" w:rsidR="00512E23" w:rsidRDefault="00512E23">
      <w:pPr>
        <w:spacing w:before="0" w:after="0"/>
      </w:pPr>
    </w:p>
  </w:footnote>
  <w:footnote w:id="2">
    <w:p w14:paraId="1130EB56" w14:textId="0E113D29" w:rsidR="00512E23" w:rsidRPr="00881806" w:rsidRDefault="00512E23">
      <w:pPr>
        <w:pStyle w:val="FootnoteText"/>
      </w:pPr>
      <w:r>
        <w:rPr>
          <w:rStyle w:val="FootnoteReference"/>
        </w:rPr>
        <w:footnoteRef/>
      </w:r>
      <w:r>
        <w:t xml:space="preserve"> </w:t>
      </w:r>
      <w:r>
        <w:rPr>
          <w:rStyle w:val="normaltextrun"/>
          <w:rFonts w:ascii="Calibri" w:hAnsi="Calibri" w:cs="Calibri"/>
          <w:color w:val="000000"/>
          <w:shd w:val="clear" w:color="auto" w:fill="FFFFFF"/>
        </w:rPr>
        <w:t>A significant share of the increase in 2021 and 2022 was due to a change in reporting by Spain, and revisions by France. These two MS accounted for an additional EUR 1 billion of R&amp;D investment in 2022. IEA, 2024. Energy Technology RD&amp;D Budgets, May 2023 Edition, Database documentation. International Energy Agency (IEA), Energy Technology RD&amp;D Budgets - Database documentation, 2024.</w:t>
      </w:r>
      <w:r>
        <w:rPr>
          <w:rStyle w:val="eop"/>
          <w:rFonts w:ascii="Calibri" w:hAnsi="Calibri" w:cs="Calibri"/>
          <w:color w:val="000000"/>
          <w:shd w:val="clear" w:color="auto" w:fill="FFFFFF"/>
        </w:rPr>
        <w:t> </w:t>
      </w:r>
    </w:p>
  </w:footnote>
  <w:footnote w:id="3">
    <w:p w14:paraId="7FBB0C46" w14:textId="71E9EAF3" w:rsidR="00512E23" w:rsidRPr="00881806" w:rsidRDefault="00512E23">
      <w:pPr>
        <w:pStyle w:val="FootnoteText"/>
      </w:pPr>
      <w:r>
        <w:rPr>
          <w:rStyle w:val="FootnoteReference"/>
        </w:rPr>
        <w:footnoteRef/>
      </w:r>
      <w:r>
        <w:t xml:space="preserve"> </w:t>
      </w:r>
      <w:r>
        <w:rPr>
          <w:rStyle w:val="normaltextrun"/>
          <w:rFonts w:ascii="Calibri" w:hAnsi="Calibri" w:cs="Calibri"/>
          <w:color w:val="000000"/>
          <w:shd w:val="clear" w:color="auto" w:fill="FFFFFF"/>
        </w:rPr>
        <w:t>Europe’s Choice, Political Guidelines For The Next European Commission 2024−2029, Ursula von der Leyen Candidate for the European Commission President, Strasbourg 18 July 2024 </w:t>
      </w:r>
      <w:r>
        <w:rPr>
          <w:rStyle w:val="eop"/>
          <w:rFonts w:ascii="Calibri" w:hAnsi="Calibri" w:cs="Calibri"/>
          <w:color w:val="000000"/>
          <w:shd w:val="clear" w:color="auto" w:fill="FFFFFF"/>
        </w:rPr>
        <w:t> </w:t>
      </w:r>
    </w:p>
  </w:footnote>
  <w:footnote w:id="4">
    <w:p w14:paraId="6F32B639" w14:textId="77777777" w:rsidR="00512E23" w:rsidRPr="00881806" w:rsidRDefault="00512E23" w:rsidP="00C61678">
      <w:pPr>
        <w:pStyle w:val="FootnoteText"/>
      </w:pPr>
      <w:r>
        <w:rPr>
          <w:rStyle w:val="FootnoteReference"/>
        </w:rPr>
        <w:footnoteRef/>
      </w:r>
      <w:r>
        <w:t xml:space="preserve"> </w:t>
      </w:r>
      <w:hyperlink r:id="rId1" w:history="1">
        <w:r w:rsidRPr="00E15685">
          <w:rPr>
            <w:rStyle w:val="Hyperlink"/>
          </w:rPr>
          <w:t>https://knowledge4policy.ec.europa.eu/bioeconomy_en</w:t>
        </w:r>
      </w:hyperlink>
      <w:r>
        <w:t xml:space="preserve"> </w:t>
      </w:r>
    </w:p>
  </w:footnote>
  <w:footnote w:id="5">
    <w:p w14:paraId="3301A581" w14:textId="0E2914DE" w:rsidR="00512E23" w:rsidRPr="001954EB" w:rsidRDefault="00512E23">
      <w:pPr>
        <w:pStyle w:val="FootnoteText"/>
      </w:pPr>
      <w:r>
        <w:rPr>
          <w:rStyle w:val="FootnoteReference"/>
        </w:rPr>
        <w:footnoteRef/>
      </w:r>
      <w:r w:rsidRPr="001954EB">
        <w:t xml:space="preserve"> </w:t>
      </w:r>
      <w:hyperlink r:id="rId2" w:history="1">
        <w:r w:rsidRPr="001954EB">
          <w:rPr>
            <w:rStyle w:val="Hyperlink"/>
          </w:rPr>
          <w:t>https://knowledge4policy.ec.europa.eu/bioeconomy/monitoring_en</w:t>
        </w:r>
      </w:hyperlink>
      <w:r w:rsidRPr="001954EB">
        <w:t xml:space="preserve"> </w:t>
      </w:r>
    </w:p>
  </w:footnote>
  <w:footnote w:id="6">
    <w:p w14:paraId="127E5369" w14:textId="77777777" w:rsidR="00512E23" w:rsidRPr="001954EB" w:rsidRDefault="00512E23" w:rsidP="00C61678">
      <w:pPr>
        <w:pStyle w:val="FootnoteText"/>
      </w:pPr>
      <w:r w:rsidRPr="005D67A8">
        <w:rPr>
          <w:rStyle w:val="FootnoteReference"/>
        </w:rPr>
        <w:footnoteRef/>
      </w:r>
      <w:r w:rsidRPr="001954EB">
        <w:t xml:space="preserve"> https://www.epo.org/en/news-events/in-focus/biotechnology-patents/red-white-green</w:t>
      </w:r>
    </w:p>
  </w:footnote>
  <w:footnote w:id="7">
    <w:p w14:paraId="1352ADDA" w14:textId="46DDDDDA" w:rsidR="00512E23" w:rsidRPr="005D67A8" w:rsidRDefault="00512E23" w:rsidP="00C61678">
      <w:pPr>
        <w:pStyle w:val="FootnoteText"/>
      </w:pPr>
      <w:r w:rsidRPr="005D67A8">
        <w:rPr>
          <w:rStyle w:val="FootnoteReference"/>
        </w:rPr>
        <w:footnoteRef/>
      </w:r>
      <w:r w:rsidRPr="005D67A8">
        <w:t xml:space="preserve"> Full text available at </w:t>
      </w:r>
      <w:hyperlink r:id="rId3" w:history="1">
        <w:r w:rsidRPr="00E15685">
          <w:rPr>
            <w:rStyle w:val="Hyperlink"/>
          </w:rPr>
          <w:t>https://research-and-innovation.ec.europa.eu/document/download/47554adc-dffc-411b-8cd6-b52417514cb3_en</w:t>
        </w:r>
      </w:hyperlink>
      <w:r>
        <w:t xml:space="preserve"> </w:t>
      </w:r>
    </w:p>
  </w:footnote>
  <w:footnote w:id="8">
    <w:p w14:paraId="38377E94" w14:textId="4B28E903" w:rsidR="00512E23" w:rsidRDefault="00512E23">
      <w:pPr>
        <w:pStyle w:val="FootnoteText"/>
      </w:pPr>
      <w:r>
        <w:rPr>
          <w:rStyle w:val="FootnoteReference"/>
        </w:rPr>
        <w:footnoteRef/>
      </w:r>
      <w:r>
        <w:t xml:space="preserve"> </w:t>
      </w:r>
      <w:r w:rsidRPr="00C61C6E">
        <w:t>For more comprehensive and detailed insights concerning macroalgae production and supply, the reader is referred to (Rebours and Sanchez 2025).</w:t>
      </w:r>
    </w:p>
  </w:footnote>
  <w:footnote w:id="9">
    <w:p w14:paraId="4D78FB96" w14:textId="77777777" w:rsidR="00512E23" w:rsidRDefault="00512E23" w:rsidP="005817FD">
      <w:pPr>
        <w:pStyle w:val="FootnoteText"/>
      </w:pPr>
      <w:r>
        <w:rPr>
          <w:rStyle w:val="FootnoteReference"/>
        </w:rPr>
        <w:footnoteRef/>
      </w:r>
      <w:r>
        <w:t xml:space="preserve"> </w:t>
      </w:r>
      <w:r w:rsidRPr="001D5772">
        <w:t>DGTES forthcoming publication: Fabiani, J. et al., Green Patenting in the Digital Techno-Economic ecoSystem, Publications Office of the European Uni</w:t>
      </w:r>
      <w:r>
        <w:t>on, Luxembourg, 2025 (forthcoming)</w:t>
      </w:r>
    </w:p>
  </w:footnote>
  <w:footnote w:id="10">
    <w:p w14:paraId="425473D0" w14:textId="77777777" w:rsidR="00512E23" w:rsidRDefault="00512E23" w:rsidP="005817FD">
      <w:pPr>
        <w:pStyle w:val="FootnoteText"/>
      </w:pPr>
      <w:r>
        <w:rPr>
          <w:rStyle w:val="FootnoteReference"/>
        </w:rPr>
        <w:footnoteRef/>
      </w:r>
      <w:r>
        <w:t xml:space="preserve"> </w:t>
      </w:r>
      <w:bookmarkStart w:id="37" w:name="_GoBack"/>
      <w:r w:rsidRPr="00154F4A">
        <w:t>https://knowledge4policy.ec.europa.eu/foresight/topic/digital-transition-toolkit_en</w:t>
      </w:r>
      <w:bookmarkEnd w:id="37"/>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25A5"/>
    <w:multiLevelType w:val="hybridMultilevel"/>
    <w:tmpl w:val="ED580D1E"/>
    <w:lvl w:ilvl="0" w:tplc="DB805A3A">
      <w:start w:val="2"/>
      <w:numFmt w:val="bullet"/>
      <w:lvlText w:val="-"/>
      <w:lvlJc w:val="left"/>
      <w:pPr>
        <w:ind w:left="720" w:hanging="360"/>
      </w:pPr>
      <w:rPr>
        <w:rFonts w:ascii="Calibri" w:eastAsiaTheme="minorHAnsi" w:hAnsi="Calibri" w:cs="Calibri"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826735"/>
    <w:multiLevelType w:val="multilevel"/>
    <w:tmpl w:val="2CD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F3A4D"/>
    <w:multiLevelType w:val="hybridMultilevel"/>
    <w:tmpl w:val="FF54D748"/>
    <w:lvl w:ilvl="0" w:tplc="A0EE43A2">
      <w:start w:val="1"/>
      <w:numFmt w:val="bullet"/>
      <w:pStyle w:val="JRCTextbulletedlist1"/>
      <w:lvlText w:val="—"/>
      <w:lvlJc w:val="left"/>
      <w:pPr>
        <w:ind w:left="360" w:hanging="360"/>
      </w:pPr>
      <w:rPr>
        <w:rFonts w:ascii="Times New Roman"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08F63BB"/>
    <w:multiLevelType w:val="multilevel"/>
    <w:tmpl w:val="B0B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21BA5"/>
    <w:multiLevelType w:val="hybridMultilevel"/>
    <w:tmpl w:val="BB9E406E"/>
    <w:lvl w:ilvl="0" w:tplc="A0EE43A2">
      <w:start w:val="1"/>
      <w:numFmt w:val="bullet"/>
      <w:lvlText w:val="—"/>
      <w:lvlJc w:val="left"/>
      <w:pPr>
        <w:ind w:left="360" w:hanging="360"/>
      </w:pPr>
      <w:rPr>
        <w:rFonts w:ascii="Times New Roman" w:hAnsi="Times New Roman" w:cs="Times New Roman" w:hint="default"/>
      </w:rPr>
    </w:lvl>
    <w:lvl w:ilvl="1" w:tplc="4480544E">
      <w:start w:val="1"/>
      <w:numFmt w:val="bullet"/>
      <w:pStyle w:val="JRCTextbulletedlist2"/>
      <w:lvlText w:val="●"/>
      <w:lvlJc w:val="left"/>
      <w:pPr>
        <w:ind w:left="1080" w:hanging="360"/>
      </w:pPr>
      <w:rPr>
        <w:rFonts w:ascii="Verdana" w:hAnsi="Verdana"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EA7D2A"/>
    <w:multiLevelType w:val="hybridMultilevel"/>
    <w:tmpl w:val="15247274"/>
    <w:lvl w:ilvl="0" w:tplc="54E0AC7A">
      <w:start w:val="1"/>
      <w:numFmt w:val="bullet"/>
      <w:pStyle w:val="JRCBoxbulletlist"/>
      <w:lvlText w:val="—"/>
      <w:lvlJc w:val="left"/>
      <w:pPr>
        <w:ind w:left="720" w:hanging="360"/>
      </w:pPr>
      <w:rPr>
        <w:rFonts w:ascii="Verdana" w:hAnsi="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140437"/>
    <w:multiLevelType w:val="multilevel"/>
    <w:tmpl w:val="42A04C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566F4C"/>
    <w:multiLevelType w:val="hybridMultilevel"/>
    <w:tmpl w:val="518A912E"/>
    <w:lvl w:ilvl="0" w:tplc="1C4A9136">
      <w:start w:val="1"/>
      <w:numFmt w:val="bullet"/>
      <w:lvlText w:val="·"/>
      <w:lvlJc w:val="left"/>
      <w:pPr>
        <w:ind w:left="720" w:hanging="360"/>
      </w:pPr>
      <w:rPr>
        <w:rFonts w:ascii="Symbol" w:hAnsi="Symbol" w:hint="default"/>
      </w:rPr>
    </w:lvl>
    <w:lvl w:ilvl="1" w:tplc="3E440C04">
      <w:start w:val="1"/>
      <w:numFmt w:val="bullet"/>
      <w:lvlText w:val="o"/>
      <w:lvlJc w:val="left"/>
      <w:pPr>
        <w:ind w:left="1440" w:hanging="360"/>
      </w:pPr>
      <w:rPr>
        <w:rFonts w:ascii="Courier New" w:hAnsi="Courier New" w:hint="default"/>
      </w:rPr>
    </w:lvl>
    <w:lvl w:ilvl="2" w:tplc="61A8C050">
      <w:start w:val="1"/>
      <w:numFmt w:val="bullet"/>
      <w:lvlText w:val=""/>
      <w:lvlJc w:val="left"/>
      <w:pPr>
        <w:ind w:left="2160" w:hanging="360"/>
      </w:pPr>
      <w:rPr>
        <w:rFonts w:ascii="Wingdings" w:hAnsi="Wingdings" w:hint="default"/>
      </w:rPr>
    </w:lvl>
    <w:lvl w:ilvl="3" w:tplc="360262C2">
      <w:start w:val="1"/>
      <w:numFmt w:val="bullet"/>
      <w:lvlText w:val=""/>
      <w:lvlJc w:val="left"/>
      <w:pPr>
        <w:ind w:left="2880" w:hanging="360"/>
      </w:pPr>
      <w:rPr>
        <w:rFonts w:ascii="Symbol" w:hAnsi="Symbol" w:hint="default"/>
      </w:rPr>
    </w:lvl>
    <w:lvl w:ilvl="4" w:tplc="1D2C7D14">
      <w:start w:val="1"/>
      <w:numFmt w:val="bullet"/>
      <w:lvlText w:val="o"/>
      <w:lvlJc w:val="left"/>
      <w:pPr>
        <w:ind w:left="3600" w:hanging="360"/>
      </w:pPr>
      <w:rPr>
        <w:rFonts w:ascii="Courier New" w:hAnsi="Courier New" w:hint="default"/>
      </w:rPr>
    </w:lvl>
    <w:lvl w:ilvl="5" w:tplc="DB38914A">
      <w:start w:val="1"/>
      <w:numFmt w:val="bullet"/>
      <w:lvlText w:val=""/>
      <w:lvlJc w:val="left"/>
      <w:pPr>
        <w:ind w:left="4320" w:hanging="360"/>
      </w:pPr>
      <w:rPr>
        <w:rFonts w:ascii="Wingdings" w:hAnsi="Wingdings" w:hint="default"/>
      </w:rPr>
    </w:lvl>
    <w:lvl w:ilvl="6" w:tplc="59D2489A">
      <w:start w:val="1"/>
      <w:numFmt w:val="bullet"/>
      <w:lvlText w:val=""/>
      <w:lvlJc w:val="left"/>
      <w:pPr>
        <w:ind w:left="5040" w:hanging="360"/>
      </w:pPr>
      <w:rPr>
        <w:rFonts w:ascii="Symbol" w:hAnsi="Symbol" w:hint="default"/>
      </w:rPr>
    </w:lvl>
    <w:lvl w:ilvl="7" w:tplc="AD38B1E8">
      <w:start w:val="1"/>
      <w:numFmt w:val="bullet"/>
      <w:lvlText w:val="o"/>
      <w:lvlJc w:val="left"/>
      <w:pPr>
        <w:ind w:left="5760" w:hanging="360"/>
      </w:pPr>
      <w:rPr>
        <w:rFonts w:ascii="Courier New" w:hAnsi="Courier New" w:hint="default"/>
      </w:rPr>
    </w:lvl>
    <w:lvl w:ilvl="8" w:tplc="8264ABF0">
      <w:start w:val="1"/>
      <w:numFmt w:val="bullet"/>
      <w:lvlText w:val=""/>
      <w:lvlJc w:val="left"/>
      <w:pPr>
        <w:ind w:left="6480" w:hanging="360"/>
      </w:pPr>
      <w:rPr>
        <w:rFonts w:ascii="Wingdings" w:hAnsi="Wingdings" w:hint="default"/>
      </w:rPr>
    </w:lvl>
  </w:abstractNum>
  <w:abstractNum w:abstractNumId="8" w15:restartNumberingAfterBreak="0">
    <w:nsid w:val="1FAF4233"/>
    <w:multiLevelType w:val="multilevel"/>
    <w:tmpl w:val="BAB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697730"/>
    <w:multiLevelType w:val="multilevel"/>
    <w:tmpl w:val="7B1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B1B8"/>
    <w:multiLevelType w:val="hybridMultilevel"/>
    <w:tmpl w:val="852C860E"/>
    <w:lvl w:ilvl="0" w:tplc="4FA00ABE">
      <w:start w:val="1"/>
      <w:numFmt w:val="bullet"/>
      <w:lvlText w:val="·"/>
      <w:lvlJc w:val="left"/>
      <w:pPr>
        <w:ind w:left="720" w:hanging="360"/>
      </w:pPr>
      <w:rPr>
        <w:rFonts w:ascii="Symbol" w:hAnsi="Symbol" w:hint="default"/>
      </w:rPr>
    </w:lvl>
    <w:lvl w:ilvl="1" w:tplc="791EE3D4">
      <w:start w:val="1"/>
      <w:numFmt w:val="bullet"/>
      <w:lvlText w:val="o"/>
      <w:lvlJc w:val="left"/>
      <w:pPr>
        <w:ind w:left="1440" w:hanging="360"/>
      </w:pPr>
      <w:rPr>
        <w:rFonts w:ascii="Courier New" w:hAnsi="Courier New" w:hint="default"/>
      </w:rPr>
    </w:lvl>
    <w:lvl w:ilvl="2" w:tplc="CD8C25C2">
      <w:start w:val="1"/>
      <w:numFmt w:val="bullet"/>
      <w:lvlText w:val=""/>
      <w:lvlJc w:val="left"/>
      <w:pPr>
        <w:ind w:left="2160" w:hanging="360"/>
      </w:pPr>
      <w:rPr>
        <w:rFonts w:ascii="Wingdings" w:hAnsi="Wingdings" w:hint="default"/>
      </w:rPr>
    </w:lvl>
    <w:lvl w:ilvl="3" w:tplc="E05235C6">
      <w:start w:val="1"/>
      <w:numFmt w:val="bullet"/>
      <w:lvlText w:val=""/>
      <w:lvlJc w:val="left"/>
      <w:pPr>
        <w:ind w:left="2880" w:hanging="360"/>
      </w:pPr>
      <w:rPr>
        <w:rFonts w:ascii="Symbol" w:hAnsi="Symbol" w:hint="default"/>
      </w:rPr>
    </w:lvl>
    <w:lvl w:ilvl="4" w:tplc="50AEA3B4">
      <w:start w:val="1"/>
      <w:numFmt w:val="bullet"/>
      <w:lvlText w:val="o"/>
      <w:lvlJc w:val="left"/>
      <w:pPr>
        <w:ind w:left="3600" w:hanging="360"/>
      </w:pPr>
      <w:rPr>
        <w:rFonts w:ascii="Courier New" w:hAnsi="Courier New" w:hint="default"/>
      </w:rPr>
    </w:lvl>
    <w:lvl w:ilvl="5" w:tplc="9C18BC60">
      <w:start w:val="1"/>
      <w:numFmt w:val="bullet"/>
      <w:lvlText w:val=""/>
      <w:lvlJc w:val="left"/>
      <w:pPr>
        <w:ind w:left="4320" w:hanging="360"/>
      </w:pPr>
      <w:rPr>
        <w:rFonts w:ascii="Wingdings" w:hAnsi="Wingdings" w:hint="default"/>
      </w:rPr>
    </w:lvl>
    <w:lvl w:ilvl="6" w:tplc="5E8231A4">
      <w:start w:val="1"/>
      <w:numFmt w:val="bullet"/>
      <w:lvlText w:val=""/>
      <w:lvlJc w:val="left"/>
      <w:pPr>
        <w:ind w:left="5040" w:hanging="360"/>
      </w:pPr>
      <w:rPr>
        <w:rFonts w:ascii="Symbol" w:hAnsi="Symbol" w:hint="default"/>
      </w:rPr>
    </w:lvl>
    <w:lvl w:ilvl="7" w:tplc="A9B40BB6">
      <w:start w:val="1"/>
      <w:numFmt w:val="bullet"/>
      <w:lvlText w:val="o"/>
      <w:lvlJc w:val="left"/>
      <w:pPr>
        <w:ind w:left="5760" w:hanging="360"/>
      </w:pPr>
      <w:rPr>
        <w:rFonts w:ascii="Courier New" w:hAnsi="Courier New" w:hint="default"/>
      </w:rPr>
    </w:lvl>
    <w:lvl w:ilvl="8" w:tplc="855E0298">
      <w:start w:val="1"/>
      <w:numFmt w:val="bullet"/>
      <w:lvlText w:val=""/>
      <w:lvlJc w:val="left"/>
      <w:pPr>
        <w:ind w:left="6480" w:hanging="360"/>
      </w:pPr>
      <w:rPr>
        <w:rFonts w:ascii="Wingdings" w:hAnsi="Wingdings" w:hint="default"/>
      </w:rPr>
    </w:lvl>
  </w:abstractNum>
  <w:abstractNum w:abstractNumId="11" w15:restartNumberingAfterBreak="0">
    <w:nsid w:val="23634042"/>
    <w:multiLevelType w:val="hybridMultilevel"/>
    <w:tmpl w:val="B1163D66"/>
    <w:lvl w:ilvl="0" w:tplc="AC3AC178">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A05BAB"/>
    <w:multiLevelType w:val="multilevel"/>
    <w:tmpl w:val="00A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AE4F66"/>
    <w:multiLevelType w:val="multilevel"/>
    <w:tmpl w:val="9EF8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CF124E"/>
    <w:multiLevelType w:val="hybridMultilevel"/>
    <w:tmpl w:val="58A8BFDE"/>
    <w:lvl w:ilvl="0" w:tplc="44B8DD18">
      <w:start w:val="1"/>
      <w:numFmt w:val="decimal"/>
      <w:pStyle w:val="JRCTextnumberedlist1"/>
      <w:lvlText w:val="%1."/>
      <w:lvlJc w:val="left"/>
      <w:pPr>
        <w:ind w:left="720" w:hanging="360"/>
      </w:pPr>
    </w:lvl>
    <w:lvl w:ilvl="1" w:tplc="4F049BF6">
      <w:start w:val="1"/>
      <w:numFmt w:val="lowerLetter"/>
      <w:pStyle w:val="JRCTextnumberedlist2"/>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CF7DB0"/>
    <w:multiLevelType w:val="multilevel"/>
    <w:tmpl w:val="98D0ECE4"/>
    <w:lvl w:ilvl="0">
      <w:start w:val="1"/>
      <w:numFmt w:val="decimal"/>
      <w:lvlText w:val="%1."/>
      <w:lvlJc w:val="left"/>
      <w:pPr>
        <w:ind w:left="432" w:hanging="432"/>
      </w:pPr>
      <w:rPr>
        <w:rFonts w:hint="default"/>
        <w:b/>
        <w:color w:val="6CA644"/>
      </w:rPr>
    </w:lvl>
    <w:lvl w:ilvl="1">
      <w:start w:val="1"/>
      <w:numFmt w:val="decimal"/>
      <w:lvlText w:val="%1.%2"/>
      <w:lvlJc w:val="left"/>
      <w:pPr>
        <w:ind w:left="1853" w:hanging="576"/>
      </w:pPr>
      <w:rPr>
        <w:rFonts w:hint="default"/>
        <w:b/>
        <w:color w:val="6CA644"/>
      </w:rPr>
    </w:lvl>
    <w:lvl w:ilvl="2">
      <w:start w:val="1"/>
      <w:numFmt w:val="decimal"/>
      <w:lvlText w:val="%1.%2.%3"/>
      <w:lvlJc w:val="left"/>
      <w:pPr>
        <w:ind w:left="1430" w:hanging="720"/>
      </w:pPr>
      <w:rPr>
        <w:rFonts w:hint="default"/>
        <w:color w:val="6CA64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2B6C09FF"/>
    <w:multiLevelType w:val="hybridMultilevel"/>
    <w:tmpl w:val="316C7C4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0F29BF8"/>
    <w:multiLevelType w:val="hybridMultilevel"/>
    <w:tmpl w:val="FFFFFFFF"/>
    <w:lvl w:ilvl="0" w:tplc="0E10E640">
      <w:start w:val="1"/>
      <w:numFmt w:val="decimal"/>
      <w:lvlText w:val="%1."/>
      <w:lvlJc w:val="left"/>
      <w:pPr>
        <w:ind w:left="720" w:hanging="360"/>
      </w:pPr>
    </w:lvl>
    <w:lvl w:ilvl="1" w:tplc="CD6C3CA0">
      <w:start w:val="1"/>
      <w:numFmt w:val="lowerLetter"/>
      <w:lvlText w:val="%2."/>
      <w:lvlJc w:val="left"/>
      <w:pPr>
        <w:ind w:left="1440" w:hanging="360"/>
      </w:pPr>
    </w:lvl>
    <w:lvl w:ilvl="2" w:tplc="47BED08C">
      <w:start w:val="1"/>
      <w:numFmt w:val="lowerRoman"/>
      <w:lvlText w:val="%3."/>
      <w:lvlJc w:val="right"/>
      <w:pPr>
        <w:ind w:left="2160" w:hanging="180"/>
      </w:pPr>
    </w:lvl>
    <w:lvl w:ilvl="3" w:tplc="1346D7F8">
      <w:start w:val="1"/>
      <w:numFmt w:val="decimal"/>
      <w:lvlText w:val="%4."/>
      <w:lvlJc w:val="left"/>
      <w:pPr>
        <w:ind w:left="2880" w:hanging="360"/>
      </w:pPr>
    </w:lvl>
    <w:lvl w:ilvl="4" w:tplc="02EA0772">
      <w:start w:val="1"/>
      <w:numFmt w:val="lowerLetter"/>
      <w:lvlText w:val="%5."/>
      <w:lvlJc w:val="left"/>
      <w:pPr>
        <w:ind w:left="3600" w:hanging="360"/>
      </w:pPr>
    </w:lvl>
    <w:lvl w:ilvl="5" w:tplc="18142F04">
      <w:start w:val="1"/>
      <w:numFmt w:val="lowerRoman"/>
      <w:lvlText w:val="%6."/>
      <w:lvlJc w:val="right"/>
      <w:pPr>
        <w:ind w:left="4320" w:hanging="180"/>
      </w:pPr>
    </w:lvl>
    <w:lvl w:ilvl="6" w:tplc="1C589E1C">
      <w:start w:val="1"/>
      <w:numFmt w:val="decimal"/>
      <w:lvlText w:val="%7."/>
      <w:lvlJc w:val="left"/>
      <w:pPr>
        <w:ind w:left="5040" w:hanging="360"/>
      </w:pPr>
    </w:lvl>
    <w:lvl w:ilvl="7" w:tplc="46046906">
      <w:start w:val="1"/>
      <w:numFmt w:val="lowerLetter"/>
      <w:lvlText w:val="%8."/>
      <w:lvlJc w:val="left"/>
      <w:pPr>
        <w:ind w:left="5760" w:hanging="360"/>
      </w:pPr>
    </w:lvl>
    <w:lvl w:ilvl="8" w:tplc="77D4886A">
      <w:start w:val="1"/>
      <w:numFmt w:val="lowerRoman"/>
      <w:lvlText w:val="%9."/>
      <w:lvlJc w:val="right"/>
      <w:pPr>
        <w:ind w:left="6480" w:hanging="180"/>
      </w:pPr>
    </w:lvl>
  </w:abstractNum>
  <w:abstractNum w:abstractNumId="18" w15:restartNumberingAfterBreak="0">
    <w:nsid w:val="32E04FBB"/>
    <w:multiLevelType w:val="hybridMultilevel"/>
    <w:tmpl w:val="FFFFFFFF"/>
    <w:lvl w:ilvl="0" w:tplc="CBE21DB6">
      <w:start w:val="1"/>
      <w:numFmt w:val="decimal"/>
      <w:lvlText w:val="%1."/>
      <w:lvlJc w:val="left"/>
      <w:pPr>
        <w:ind w:left="720" w:hanging="360"/>
      </w:pPr>
    </w:lvl>
    <w:lvl w:ilvl="1" w:tplc="2E3E8CBE">
      <w:start w:val="1"/>
      <w:numFmt w:val="lowerLetter"/>
      <w:lvlText w:val="%2."/>
      <w:lvlJc w:val="left"/>
      <w:pPr>
        <w:ind w:left="1440" w:hanging="360"/>
      </w:pPr>
    </w:lvl>
    <w:lvl w:ilvl="2" w:tplc="F29E4B2E">
      <w:start w:val="1"/>
      <w:numFmt w:val="lowerRoman"/>
      <w:lvlText w:val="%3."/>
      <w:lvlJc w:val="right"/>
      <w:pPr>
        <w:ind w:left="2160" w:hanging="180"/>
      </w:pPr>
    </w:lvl>
    <w:lvl w:ilvl="3" w:tplc="B2144266">
      <w:start w:val="1"/>
      <w:numFmt w:val="decimal"/>
      <w:lvlText w:val="%4."/>
      <w:lvlJc w:val="left"/>
      <w:pPr>
        <w:ind w:left="2880" w:hanging="360"/>
      </w:pPr>
    </w:lvl>
    <w:lvl w:ilvl="4" w:tplc="933CF5C4">
      <w:start w:val="1"/>
      <w:numFmt w:val="lowerLetter"/>
      <w:lvlText w:val="%5."/>
      <w:lvlJc w:val="left"/>
      <w:pPr>
        <w:ind w:left="3600" w:hanging="360"/>
      </w:pPr>
    </w:lvl>
    <w:lvl w:ilvl="5" w:tplc="F214756C">
      <w:start w:val="1"/>
      <w:numFmt w:val="lowerRoman"/>
      <w:lvlText w:val="%6."/>
      <w:lvlJc w:val="right"/>
      <w:pPr>
        <w:ind w:left="4320" w:hanging="180"/>
      </w:pPr>
    </w:lvl>
    <w:lvl w:ilvl="6" w:tplc="3F589780">
      <w:start w:val="1"/>
      <w:numFmt w:val="decimal"/>
      <w:lvlText w:val="%7."/>
      <w:lvlJc w:val="left"/>
      <w:pPr>
        <w:ind w:left="5040" w:hanging="360"/>
      </w:pPr>
    </w:lvl>
    <w:lvl w:ilvl="7" w:tplc="A5ECF1B2">
      <w:start w:val="1"/>
      <w:numFmt w:val="lowerLetter"/>
      <w:lvlText w:val="%8."/>
      <w:lvlJc w:val="left"/>
      <w:pPr>
        <w:ind w:left="5760" w:hanging="360"/>
      </w:pPr>
    </w:lvl>
    <w:lvl w:ilvl="8" w:tplc="D3BEC6E4">
      <w:start w:val="1"/>
      <w:numFmt w:val="lowerRoman"/>
      <w:lvlText w:val="%9."/>
      <w:lvlJc w:val="right"/>
      <w:pPr>
        <w:ind w:left="6480" w:hanging="180"/>
      </w:pPr>
    </w:lvl>
  </w:abstractNum>
  <w:abstractNum w:abstractNumId="19" w15:restartNumberingAfterBreak="0">
    <w:nsid w:val="33CD2E4A"/>
    <w:multiLevelType w:val="hybridMultilevel"/>
    <w:tmpl w:val="FFFFFFFF"/>
    <w:lvl w:ilvl="0" w:tplc="6DA8433E">
      <w:start w:val="1"/>
      <w:numFmt w:val="bullet"/>
      <w:lvlText w:val="-"/>
      <w:lvlJc w:val="left"/>
      <w:pPr>
        <w:ind w:left="720" w:hanging="360"/>
      </w:pPr>
      <w:rPr>
        <w:rFonts w:ascii="Aptos" w:hAnsi="Aptos" w:hint="default"/>
      </w:rPr>
    </w:lvl>
    <w:lvl w:ilvl="1" w:tplc="22EC3D34">
      <w:start w:val="1"/>
      <w:numFmt w:val="bullet"/>
      <w:lvlText w:val="o"/>
      <w:lvlJc w:val="left"/>
      <w:pPr>
        <w:ind w:left="1440" w:hanging="360"/>
      </w:pPr>
      <w:rPr>
        <w:rFonts w:ascii="Courier New" w:hAnsi="Courier New" w:hint="default"/>
      </w:rPr>
    </w:lvl>
    <w:lvl w:ilvl="2" w:tplc="71B0C884">
      <w:start w:val="1"/>
      <w:numFmt w:val="bullet"/>
      <w:lvlText w:val=""/>
      <w:lvlJc w:val="left"/>
      <w:pPr>
        <w:ind w:left="2160" w:hanging="360"/>
      </w:pPr>
      <w:rPr>
        <w:rFonts w:ascii="Wingdings" w:hAnsi="Wingdings" w:hint="default"/>
      </w:rPr>
    </w:lvl>
    <w:lvl w:ilvl="3" w:tplc="0A9C55A4">
      <w:start w:val="1"/>
      <w:numFmt w:val="bullet"/>
      <w:lvlText w:val=""/>
      <w:lvlJc w:val="left"/>
      <w:pPr>
        <w:ind w:left="2880" w:hanging="360"/>
      </w:pPr>
      <w:rPr>
        <w:rFonts w:ascii="Symbol" w:hAnsi="Symbol" w:hint="default"/>
      </w:rPr>
    </w:lvl>
    <w:lvl w:ilvl="4" w:tplc="CB7C0C58">
      <w:start w:val="1"/>
      <w:numFmt w:val="bullet"/>
      <w:lvlText w:val="o"/>
      <w:lvlJc w:val="left"/>
      <w:pPr>
        <w:ind w:left="3600" w:hanging="360"/>
      </w:pPr>
      <w:rPr>
        <w:rFonts w:ascii="Courier New" w:hAnsi="Courier New" w:hint="default"/>
      </w:rPr>
    </w:lvl>
    <w:lvl w:ilvl="5" w:tplc="FA0A0F46">
      <w:start w:val="1"/>
      <w:numFmt w:val="bullet"/>
      <w:lvlText w:val=""/>
      <w:lvlJc w:val="left"/>
      <w:pPr>
        <w:ind w:left="4320" w:hanging="360"/>
      </w:pPr>
      <w:rPr>
        <w:rFonts w:ascii="Wingdings" w:hAnsi="Wingdings" w:hint="default"/>
      </w:rPr>
    </w:lvl>
    <w:lvl w:ilvl="6" w:tplc="62A00AEA">
      <w:start w:val="1"/>
      <w:numFmt w:val="bullet"/>
      <w:lvlText w:val=""/>
      <w:lvlJc w:val="left"/>
      <w:pPr>
        <w:ind w:left="5040" w:hanging="360"/>
      </w:pPr>
      <w:rPr>
        <w:rFonts w:ascii="Symbol" w:hAnsi="Symbol" w:hint="default"/>
      </w:rPr>
    </w:lvl>
    <w:lvl w:ilvl="7" w:tplc="269C93CE">
      <w:start w:val="1"/>
      <w:numFmt w:val="bullet"/>
      <w:lvlText w:val="o"/>
      <w:lvlJc w:val="left"/>
      <w:pPr>
        <w:ind w:left="5760" w:hanging="360"/>
      </w:pPr>
      <w:rPr>
        <w:rFonts w:ascii="Courier New" w:hAnsi="Courier New" w:hint="default"/>
      </w:rPr>
    </w:lvl>
    <w:lvl w:ilvl="8" w:tplc="DD56C674">
      <w:start w:val="1"/>
      <w:numFmt w:val="bullet"/>
      <w:lvlText w:val=""/>
      <w:lvlJc w:val="left"/>
      <w:pPr>
        <w:ind w:left="6480" w:hanging="360"/>
      </w:pPr>
      <w:rPr>
        <w:rFonts w:ascii="Wingdings" w:hAnsi="Wingdings" w:hint="default"/>
      </w:rPr>
    </w:lvl>
  </w:abstractNum>
  <w:abstractNum w:abstractNumId="20" w15:restartNumberingAfterBreak="0">
    <w:nsid w:val="35360FF5"/>
    <w:multiLevelType w:val="hybridMultilevel"/>
    <w:tmpl w:val="B46E762A"/>
    <w:lvl w:ilvl="0" w:tplc="8E1A0564">
      <w:start w:val="1"/>
      <w:numFmt w:val="bullet"/>
      <w:lvlText w:val="•"/>
      <w:lvlJc w:val="left"/>
      <w:pPr>
        <w:tabs>
          <w:tab w:val="num" w:pos="720"/>
        </w:tabs>
        <w:ind w:left="720" w:hanging="360"/>
      </w:pPr>
      <w:rPr>
        <w:rFonts w:ascii="Arial" w:hAnsi="Arial" w:hint="default"/>
      </w:rPr>
    </w:lvl>
    <w:lvl w:ilvl="1" w:tplc="3ACC12A4" w:tentative="1">
      <w:start w:val="1"/>
      <w:numFmt w:val="bullet"/>
      <w:lvlText w:val="•"/>
      <w:lvlJc w:val="left"/>
      <w:pPr>
        <w:tabs>
          <w:tab w:val="num" w:pos="1440"/>
        </w:tabs>
        <w:ind w:left="1440" w:hanging="360"/>
      </w:pPr>
      <w:rPr>
        <w:rFonts w:ascii="Arial" w:hAnsi="Arial" w:hint="default"/>
      </w:rPr>
    </w:lvl>
    <w:lvl w:ilvl="2" w:tplc="80E8DFBA" w:tentative="1">
      <w:start w:val="1"/>
      <w:numFmt w:val="bullet"/>
      <w:lvlText w:val="•"/>
      <w:lvlJc w:val="left"/>
      <w:pPr>
        <w:tabs>
          <w:tab w:val="num" w:pos="2160"/>
        </w:tabs>
        <w:ind w:left="2160" w:hanging="360"/>
      </w:pPr>
      <w:rPr>
        <w:rFonts w:ascii="Arial" w:hAnsi="Arial" w:hint="default"/>
      </w:rPr>
    </w:lvl>
    <w:lvl w:ilvl="3" w:tplc="7C1A7EFC" w:tentative="1">
      <w:start w:val="1"/>
      <w:numFmt w:val="bullet"/>
      <w:lvlText w:val="•"/>
      <w:lvlJc w:val="left"/>
      <w:pPr>
        <w:tabs>
          <w:tab w:val="num" w:pos="2880"/>
        </w:tabs>
        <w:ind w:left="2880" w:hanging="360"/>
      </w:pPr>
      <w:rPr>
        <w:rFonts w:ascii="Arial" w:hAnsi="Arial" w:hint="default"/>
      </w:rPr>
    </w:lvl>
    <w:lvl w:ilvl="4" w:tplc="2B56F99A" w:tentative="1">
      <w:start w:val="1"/>
      <w:numFmt w:val="bullet"/>
      <w:lvlText w:val="•"/>
      <w:lvlJc w:val="left"/>
      <w:pPr>
        <w:tabs>
          <w:tab w:val="num" w:pos="3600"/>
        </w:tabs>
        <w:ind w:left="3600" w:hanging="360"/>
      </w:pPr>
      <w:rPr>
        <w:rFonts w:ascii="Arial" w:hAnsi="Arial" w:hint="default"/>
      </w:rPr>
    </w:lvl>
    <w:lvl w:ilvl="5" w:tplc="3DA8A14A" w:tentative="1">
      <w:start w:val="1"/>
      <w:numFmt w:val="bullet"/>
      <w:lvlText w:val="•"/>
      <w:lvlJc w:val="left"/>
      <w:pPr>
        <w:tabs>
          <w:tab w:val="num" w:pos="4320"/>
        </w:tabs>
        <w:ind w:left="4320" w:hanging="360"/>
      </w:pPr>
      <w:rPr>
        <w:rFonts w:ascii="Arial" w:hAnsi="Arial" w:hint="default"/>
      </w:rPr>
    </w:lvl>
    <w:lvl w:ilvl="6" w:tplc="1924CA04" w:tentative="1">
      <w:start w:val="1"/>
      <w:numFmt w:val="bullet"/>
      <w:lvlText w:val="•"/>
      <w:lvlJc w:val="left"/>
      <w:pPr>
        <w:tabs>
          <w:tab w:val="num" w:pos="5040"/>
        </w:tabs>
        <w:ind w:left="5040" w:hanging="360"/>
      </w:pPr>
      <w:rPr>
        <w:rFonts w:ascii="Arial" w:hAnsi="Arial" w:hint="default"/>
      </w:rPr>
    </w:lvl>
    <w:lvl w:ilvl="7" w:tplc="9AD083E0" w:tentative="1">
      <w:start w:val="1"/>
      <w:numFmt w:val="bullet"/>
      <w:lvlText w:val="•"/>
      <w:lvlJc w:val="left"/>
      <w:pPr>
        <w:tabs>
          <w:tab w:val="num" w:pos="5760"/>
        </w:tabs>
        <w:ind w:left="5760" w:hanging="360"/>
      </w:pPr>
      <w:rPr>
        <w:rFonts w:ascii="Arial" w:hAnsi="Arial" w:hint="default"/>
      </w:rPr>
    </w:lvl>
    <w:lvl w:ilvl="8" w:tplc="B06E20C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6FC1194"/>
    <w:multiLevelType w:val="multilevel"/>
    <w:tmpl w:val="FD9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FC1354"/>
    <w:multiLevelType w:val="hybridMultilevel"/>
    <w:tmpl w:val="44500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439443"/>
    <w:multiLevelType w:val="hybridMultilevel"/>
    <w:tmpl w:val="0A28DE70"/>
    <w:lvl w:ilvl="0" w:tplc="EDA69EFC">
      <w:start w:val="1"/>
      <w:numFmt w:val="bullet"/>
      <w:lvlText w:val="·"/>
      <w:lvlJc w:val="left"/>
      <w:pPr>
        <w:ind w:left="720" w:hanging="360"/>
      </w:pPr>
      <w:rPr>
        <w:rFonts w:ascii="Symbol" w:hAnsi="Symbol" w:hint="default"/>
      </w:rPr>
    </w:lvl>
    <w:lvl w:ilvl="1" w:tplc="A0821D32">
      <w:start w:val="1"/>
      <w:numFmt w:val="bullet"/>
      <w:lvlText w:val="o"/>
      <w:lvlJc w:val="left"/>
      <w:pPr>
        <w:ind w:left="1440" w:hanging="360"/>
      </w:pPr>
      <w:rPr>
        <w:rFonts w:ascii="Courier New" w:hAnsi="Courier New" w:hint="default"/>
      </w:rPr>
    </w:lvl>
    <w:lvl w:ilvl="2" w:tplc="726E6136">
      <w:start w:val="1"/>
      <w:numFmt w:val="bullet"/>
      <w:lvlText w:val=""/>
      <w:lvlJc w:val="left"/>
      <w:pPr>
        <w:ind w:left="2160" w:hanging="360"/>
      </w:pPr>
      <w:rPr>
        <w:rFonts w:ascii="Wingdings" w:hAnsi="Wingdings" w:hint="default"/>
      </w:rPr>
    </w:lvl>
    <w:lvl w:ilvl="3" w:tplc="AA1A5068">
      <w:start w:val="1"/>
      <w:numFmt w:val="bullet"/>
      <w:lvlText w:val=""/>
      <w:lvlJc w:val="left"/>
      <w:pPr>
        <w:ind w:left="2880" w:hanging="360"/>
      </w:pPr>
      <w:rPr>
        <w:rFonts w:ascii="Symbol" w:hAnsi="Symbol" w:hint="default"/>
      </w:rPr>
    </w:lvl>
    <w:lvl w:ilvl="4" w:tplc="38629014">
      <w:start w:val="1"/>
      <w:numFmt w:val="bullet"/>
      <w:lvlText w:val="o"/>
      <w:lvlJc w:val="left"/>
      <w:pPr>
        <w:ind w:left="3600" w:hanging="360"/>
      </w:pPr>
      <w:rPr>
        <w:rFonts w:ascii="Courier New" w:hAnsi="Courier New" w:hint="default"/>
      </w:rPr>
    </w:lvl>
    <w:lvl w:ilvl="5" w:tplc="E35A9B40">
      <w:start w:val="1"/>
      <w:numFmt w:val="bullet"/>
      <w:lvlText w:val=""/>
      <w:lvlJc w:val="left"/>
      <w:pPr>
        <w:ind w:left="4320" w:hanging="360"/>
      </w:pPr>
      <w:rPr>
        <w:rFonts w:ascii="Wingdings" w:hAnsi="Wingdings" w:hint="default"/>
      </w:rPr>
    </w:lvl>
    <w:lvl w:ilvl="6" w:tplc="82EACFE8">
      <w:start w:val="1"/>
      <w:numFmt w:val="bullet"/>
      <w:lvlText w:val=""/>
      <w:lvlJc w:val="left"/>
      <w:pPr>
        <w:ind w:left="5040" w:hanging="360"/>
      </w:pPr>
      <w:rPr>
        <w:rFonts w:ascii="Symbol" w:hAnsi="Symbol" w:hint="default"/>
      </w:rPr>
    </w:lvl>
    <w:lvl w:ilvl="7" w:tplc="9E70A29A">
      <w:start w:val="1"/>
      <w:numFmt w:val="bullet"/>
      <w:lvlText w:val="o"/>
      <w:lvlJc w:val="left"/>
      <w:pPr>
        <w:ind w:left="5760" w:hanging="360"/>
      </w:pPr>
      <w:rPr>
        <w:rFonts w:ascii="Courier New" w:hAnsi="Courier New" w:hint="default"/>
      </w:rPr>
    </w:lvl>
    <w:lvl w:ilvl="8" w:tplc="9E56B21E">
      <w:start w:val="1"/>
      <w:numFmt w:val="bullet"/>
      <w:lvlText w:val=""/>
      <w:lvlJc w:val="left"/>
      <w:pPr>
        <w:ind w:left="6480" w:hanging="360"/>
      </w:pPr>
      <w:rPr>
        <w:rFonts w:ascii="Wingdings" w:hAnsi="Wingdings" w:hint="default"/>
      </w:rPr>
    </w:lvl>
  </w:abstractNum>
  <w:abstractNum w:abstractNumId="24" w15:restartNumberingAfterBreak="0">
    <w:nsid w:val="3F4B6C1E"/>
    <w:multiLevelType w:val="hybridMultilevel"/>
    <w:tmpl w:val="F10604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FC199F"/>
    <w:multiLevelType w:val="hybridMultilevel"/>
    <w:tmpl w:val="45009C08"/>
    <w:lvl w:ilvl="0" w:tplc="18090017">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45B3F28B"/>
    <w:multiLevelType w:val="hybridMultilevel"/>
    <w:tmpl w:val="9B68700A"/>
    <w:lvl w:ilvl="0" w:tplc="8BEC6B6C">
      <w:start w:val="1"/>
      <w:numFmt w:val="bullet"/>
      <w:lvlText w:val=""/>
      <w:lvlJc w:val="left"/>
      <w:pPr>
        <w:ind w:left="720" w:hanging="360"/>
      </w:pPr>
      <w:rPr>
        <w:rFonts w:ascii="Symbol" w:hAnsi="Symbol" w:hint="default"/>
      </w:rPr>
    </w:lvl>
    <w:lvl w:ilvl="1" w:tplc="AA5CFB94">
      <w:start w:val="1"/>
      <w:numFmt w:val="bullet"/>
      <w:lvlText w:val="o"/>
      <w:lvlJc w:val="left"/>
      <w:pPr>
        <w:ind w:left="1440" w:hanging="360"/>
      </w:pPr>
      <w:rPr>
        <w:rFonts w:ascii="Courier New" w:hAnsi="Courier New" w:hint="default"/>
      </w:rPr>
    </w:lvl>
    <w:lvl w:ilvl="2" w:tplc="12242F0A">
      <w:start w:val="1"/>
      <w:numFmt w:val="bullet"/>
      <w:lvlText w:val=""/>
      <w:lvlJc w:val="left"/>
      <w:pPr>
        <w:ind w:left="2160" w:hanging="360"/>
      </w:pPr>
      <w:rPr>
        <w:rFonts w:ascii="Wingdings" w:hAnsi="Wingdings" w:hint="default"/>
      </w:rPr>
    </w:lvl>
    <w:lvl w:ilvl="3" w:tplc="1B4EDF92">
      <w:start w:val="1"/>
      <w:numFmt w:val="bullet"/>
      <w:lvlText w:val=""/>
      <w:lvlJc w:val="left"/>
      <w:pPr>
        <w:ind w:left="2880" w:hanging="360"/>
      </w:pPr>
      <w:rPr>
        <w:rFonts w:ascii="Symbol" w:hAnsi="Symbol" w:hint="default"/>
      </w:rPr>
    </w:lvl>
    <w:lvl w:ilvl="4" w:tplc="79B0D1AA">
      <w:start w:val="1"/>
      <w:numFmt w:val="bullet"/>
      <w:lvlText w:val="o"/>
      <w:lvlJc w:val="left"/>
      <w:pPr>
        <w:ind w:left="3600" w:hanging="360"/>
      </w:pPr>
      <w:rPr>
        <w:rFonts w:ascii="Courier New" w:hAnsi="Courier New" w:hint="default"/>
      </w:rPr>
    </w:lvl>
    <w:lvl w:ilvl="5" w:tplc="0E1EF686">
      <w:start w:val="1"/>
      <w:numFmt w:val="bullet"/>
      <w:lvlText w:val=""/>
      <w:lvlJc w:val="left"/>
      <w:pPr>
        <w:ind w:left="4320" w:hanging="360"/>
      </w:pPr>
      <w:rPr>
        <w:rFonts w:ascii="Wingdings" w:hAnsi="Wingdings" w:hint="default"/>
      </w:rPr>
    </w:lvl>
    <w:lvl w:ilvl="6" w:tplc="F5D81108">
      <w:start w:val="1"/>
      <w:numFmt w:val="bullet"/>
      <w:lvlText w:val=""/>
      <w:lvlJc w:val="left"/>
      <w:pPr>
        <w:ind w:left="5040" w:hanging="360"/>
      </w:pPr>
      <w:rPr>
        <w:rFonts w:ascii="Symbol" w:hAnsi="Symbol" w:hint="default"/>
      </w:rPr>
    </w:lvl>
    <w:lvl w:ilvl="7" w:tplc="BBCE45D2">
      <w:start w:val="1"/>
      <w:numFmt w:val="bullet"/>
      <w:lvlText w:val="o"/>
      <w:lvlJc w:val="left"/>
      <w:pPr>
        <w:ind w:left="5760" w:hanging="360"/>
      </w:pPr>
      <w:rPr>
        <w:rFonts w:ascii="Courier New" w:hAnsi="Courier New" w:hint="default"/>
      </w:rPr>
    </w:lvl>
    <w:lvl w:ilvl="8" w:tplc="2078E3C2">
      <w:start w:val="1"/>
      <w:numFmt w:val="bullet"/>
      <w:lvlText w:val=""/>
      <w:lvlJc w:val="left"/>
      <w:pPr>
        <w:ind w:left="6480" w:hanging="360"/>
      </w:pPr>
      <w:rPr>
        <w:rFonts w:ascii="Wingdings" w:hAnsi="Wingdings" w:hint="default"/>
      </w:rPr>
    </w:lvl>
  </w:abstractNum>
  <w:abstractNum w:abstractNumId="27" w15:restartNumberingAfterBreak="0">
    <w:nsid w:val="47095BD4"/>
    <w:multiLevelType w:val="multilevel"/>
    <w:tmpl w:val="2496D504"/>
    <w:lvl w:ilvl="0">
      <w:start w:val="4"/>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F3449DD"/>
    <w:multiLevelType w:val="multilevel"/>
    <w:tmpl w:val="BAAA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18FB709"/>
    <w:multiLevelType w:val="hybridMultilevel"/>
    <w:tmpl w:val="FFFFFFFF"/>
    <w:lvl w:ilvl="0" w:tplc="2CECAED0">
      <w:start w:val="1"/>
      <w:numFmt w:val="bullet"/>
      <w:lvlText w:val=""/>
      <w:lvlJc w:val="left"/>
      <w:pPr>
        <w:ind w:left="720" w:hanging="360"/>
      </w:pPr>
      <w:rPr>
        <w:rFonts w:ascii="Symbol" w:hAnsi="Symbol" w:hint="default"/>
      </w:rPr>
    </w:lvl>
    <w:lvl w:ilvl="1" w:tplc="EF226A3C">
      <w:start w:val="1"/>
      <w:numFmt w:val="bullet"/>
      <w:lvlText w:val="o"/>
      <w:lvlJc w:val="left"/>
      <w:pPr>
        <w:ind w:left="1440" w:hanging="360"/>
      </w:pPr>
      <w:rPr>
        <w:rFonts w:ascii="Courier New" w:hAnsi="Courier New" w:hint="default"/>
      </w:rPr>
    </w:lvl>
    <w:lvl w:ilvl="2" w:tplc="EE0CF36C">
      <w:start w:val="1"/>
      <w:numFmt w:val="bullet"/>
      <w:lvlText w:val=""/>
      <w:lvlJc w:val="left"/>
      <w:pPr>
        <w:ind w:left="2160" w:hanging="360"/>
      </w:pPr>
      <w:rPr>
        <w:rFonts w:ascii="Wingdings" w:hAnsi="Wingdings" w:hint="default"/>
      </w:rPr>
    </w:lvl>
    <w:lvl w:ilvl="3" w:tplc="287EC6A0">
      <w:start w:val="1"/>
      <w:numFmt w:val="bullet"/>
      <w:lvlText w:val=""/>
      <w:lvlJc w:val="left"/>
      <w:pPr>
        <w:ind w:left="2880" w:hanging="360"/>
      </w:pPr>
      <w:rPr>
        <w:rFonts w:ascii="Symbol" w:hAnsi="Symbol" w:hint="default"/>
      </w:rPr>
    </w:lvl>
    <w:lvl w:ilvl="4" w:tplc="7C1CC5E6">
      <w:start w:val="1"/>
      <w:numFmt w:val="bullet"/>
      <w:lvlText w:val="o"/>
      <w:lvlJc w:val="left"/>
      <w:pPr>
        <w:ind w:left="3600" w:hanging="360"/>
      </w:pPr>
      <w:rPr>
        <w:rFonts w:ascii="Courier New" w:hAnsi="Courier New" w:hint="default"/>
      </w:rPr>
    </w:lvl>
    <w:lvl w:ilvl="5" w:tplc="BA9EB8A2">
      <w:start w:val="1"/>
      <w:numFmt w:val="bullet"/>
      <w:lvlText w:val=""/>
      <w:lvlJc w:val="left"/>
      <w:pPr>
        <w:ind w:left="4320" w:hanging="360"/>
      </w:pPr>
      <w:rPr>
        <w:rFonts w:ascii="Wingdings" w:hAnsi="Wingdings" w:hint="default"/>
      </w:rPr>
    </w:lvl>
    <w:lvl w:ilvl="6" w:tplc="D0749054">
      <w:start w:val="1"/>
      <w:numFmt w:val="bullet"/>
      <w:lvlText w:val=""/>
      <w:lvlJc w:val="left"/>
      <w:pPr>
        <w:ind w:left="5040" w:hanging="360"/>
      </w:pPr>
      <w:rPr>
        <w:rFonts w:ascii="Symbol" w:hAnsi="Symbol" w:hint="default"/>
      </w:rPr>
    </w:lvl>
    <w:lvl w:ilvl="7" w:tplc="8522CBA4">
      <w:start w:val="1"/>
      <w:numFmt w:val="bullet"/>
      <w:lvlText w:val="o"/>
      <w:lvlJc w:val="left"/>
      <w:pPr>
        <w:ind w:left="5760" w:hanging="360"/>
      </w:pPr>
      <w:rPr>
        <w:rFonts w:ascii="Courier New" w:hAnsi="Courier New" w:hint="default"/>
      </w:rPr>
    </w:lvl>
    <w:lvl w:ilvl="8" w:tplc="059C6D5E">
      <w:start w:val="1"/>
      <w:numFmt w:val="bullet"/>
      <w:lvlText w:val=""/>
      <w:lvlJc w:val="left"/>
      <w:pPr>
        <w:ind w:left="6480" w:hanging="360"/>
      </w:pPr>
      <w:rPr>
        <w:rFonts w:ascii="Wingdings" w:hAnsi="Wingdings" w:hint="default"/>
      </w:rPr>
    </w:lvl>
  </w:abstractNum>
  <w:abstractNum w:abstractNumId="30" w15:restartNumberingAfterBreak="0">
    <w:nsid w:val="59F50CD7"/>
    <w:multiLevelType w:val="hybridMultilevel"/>
    <w:tmpl w:val="A6A47DB2"/>
    <w:lvl w:ilvl="0" w:tplc="A5C03CC4">
      <w:start w:val="1"/>
      <w:numFmt w:val="bullet"/>
      <w:lvlText w:val=""/>
      <w:lvlJc w:val="left"/>
      <w:pPr>
        <w:ind w:left="720" w:hanging="360"/>
      </w:pPr>
      <w:rPr>
        <w:rFonts w:ascii="Symbol" w:hAnsi="Symbol" w:hint="default"/>
      </w:rPr>
    </w:lvl>
    <w:lvl w:ilvl="1" w:tplc="A858BF48">
      <w:start w:val="1"/>
      <w:numFmt w:val="bullet"/>
      <w:lvlText w:val="o"/>
      <w:lvlJc w:val="left"/>
      <w:pPr>
        <w:ind w:left="1440" w:hanging="360"/>
      </w:pPr>
      <w:rPr>
        <w:rFonts w:ascii="Courier New" w:hAnsi="Courier New" w:hint="default"/>
      </w:rPr>
    </w:lvl>
    <w:lvl w:ilvl="2" w:tplc="BE3447DE">
      <w:start w:val="1"/>
      <w:numFmt w:val="bullet"/>
      <w:lvlText w:val=""/>
      <w:lvlJc w:val="left"/>
      <w:pPr>
        <w:ind w:left="2160" w:hanging="360"/>
      </w:pPr>
      <w:rPr>
        <w:rFonts w:ascii="Wingdings" w:hAnsi="Wingdings" w:hint="default"/>
      </w:rPr>
    </w:lvl>
    <w:lvl w:ilvl="3" w:tplc="69928090">
      <w:start w:val="1"/>
      <w:numFmt w:val="bullet"/>
      <w:lvlText w:val=""/>
      <w:lvlJc w:val="left"/>
      <w:pPr>
        <w:ind w:left="2880" w:hanging="360"/>
      </w:pPr>
      <w:rPr>
        <w:rFonts w:ascii="Symbol" w:hAnsi="Symbol" w:hint="default"/>
      </w:rPr>
    </w:lvl>
    <w:lvl w:ilvl="4" w:tplc="84BA32A4">
      <w:start w:val="1"/>
      <w:numFmt w:val="bullet"/>
      <w:lvlText w:val="o"/>
      <w:lvlJc w:val="left"/>
      <w:pPr>
        <w:ind w:left="3600" w:hanging="360"/>
      </w:pPr>
      <w:rPr>
        <w:rFonts w:ascii="Courier New" w:hAnsi="Courier New" w:hint="default"/>
      </w:rPr>
    </w:lvl>
    <w:lvl w:ilvl="5" w:tplc="3F68FEA6">
      <w:start w:val="1"/>
      <w:numFmt w:val="bullet"/>
      <w:lvlText w:val=""/>
      <w:lvlJc w:val="left"/>
      <w:pPr>
        <w:ind w:left="4320" w:hanging="360"/>
      </w:pPr>
      <w:rPr>
        <w:rFonts w:ascii="Wingdings" w:hAnsi="Wingdings" w:hint="default"/>
      </w:rPr>
    </w:lvl>
    <w:lvl w:ilvl="6" w:tplc="D8BE92CE">
      <w:start w:val="1"/>
      <w:numFmt w:val="bullet"/>
      <w:lvlText w:val=""/>
      <w:lvlJc w:val="left"/>
      <w:pPr>
        <w:ind w:left="5040" w:hanging="360"/>
      </w:pPr>
      <w:rPr>
        <w:rFonts w:ascii="Symbol" w:hAnsi="Symbol" w:hint="default"/>
      </w:rPr>
    </w:lvl>
    <w:lvl w:ilvl="7" w:tplc="4D04FCF4">
      <w:start w:val="1"/>
      <w:numFmt w:val="bullet"/>
      <w:lvlText w:val="o"/>
      <w:lvlJc w:val="left"/>
      <w:pPr>
        <w:ind w:left="5760" w:hanging="360"/>
      </w:pPr>
      <w:rPr>
        <w:rFonts w:ascii="Courier New" w:hAnsi="Courier New" w:hint="default"/>
      </w:rPr>
    </w:lvl>
    <w:lvl w:ilvl="8" w:tplc="C6DC8584">
      <w:start w:val="1"/>
      <w:numFmt w:val="bullet"/>
      <w:lvlText w:val=""/>
      <w:lvlJc w:val="left"/>
      <w:pPr>
        <w:ind w:left="6480" w:hanging="360"/>
      </w:pPr>
      <w:rPr>
        <w:rFonts w:ascii="Wingdings" w:hAnsi="Wingdings" w:hint="default"/>
      </w:rPr>
    </w:lvl>
  </w:abstractNum>
  <w:abstractNum w:abstractNumId="31" w15:restartNumberingAfterBreak="0">
    <w:nsid w:val="62D83515"/>
    <w:multiLevelType w:val="multilevel"/>
    <w:tmpl w:val="56C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995AE8"/>
    <w:multiLevelType w:val="hybridMultilevel"/>
    <w:tmpl w:val="9ECEB2F4"/>
    <w:lvl w:ilvl="0" w:tplc="CD6A05F6">
      <w:start w:val="1"/>
      <w:numFmt w:val="bullet"/>
      <w:lvlText w:val="·"/>
      <w:lvlJc w:val="left"/>
      <w:pPr>
        <w:ind w:left="720" w:hanging="360"/>
      </w:pPr>
      <w:rPr>
        <w:rFonts w:ascii="Symbol" w:hAnsi="Symbol" w:hint="default"/>
      </w:rPr>
    </w:lvl>
    <w:lvl w:ilvl="1" w:tplc="1D2A1ACA">
      <w:start w:val="1"/>
      <w:numFmt w:val="bullet"/>
      <w:lvlText w:val="o"/>
      <w:lvlJc w:val="left"/>
      <w:pPr>
        <w:ind w:left="1440" w:hanging="360"/>
      </w:pPr>
      <w:rPr>
        <w:rFonts w:ascii="Courier New" w:hAnsi="Courier New" w:hint="default"/>
      </w:rPr>
    </w:lvl>
    <w:lvl w:ilvl="2" w:tplc="35FEE1C6">
      <w:start w:val="1"/>
      <w:numFmt w:val="bullet"/>
      <w:lvlText w:val=""/>
      <w:lvlJc w:val="left"/>
      <w:pPr>
        <w:ind w:left="2160" w:hanging="360"/>
      </w:pPr>
      <w:rPr>
        <w:rFonts w:ascii="Wingdings" w:hAnsi="Wingdings" w:hint="default"/>
      </w:rPr>
    </w:lvl>
    <w:lvl w:ilvl="3" w:tplc="FE48CAD6">
      <w:start w:val="1"/>
      <w:numFmt w:val="bullet"/>
      <w:lvlText w:val=""/>
      <w:lvlJc w:val="left"/>
      <w:pPr>
        <w:ind w:left="2880" w:hanging="360"/>
      </w:pPr>
      <w:rPr>
        <w:rFonts w:ascii="Symbol" w:hAnsi="Symbol" w:hint="default"/>
      </w:rPr>
    </w:lvl>
    <w:lvl w:ilvl="4" w:tplc="29FE7EFA">
      <w:start w:val="1"/>
      <w:numFmt w:val="bullet"/>
      <w:lvlText w:val="o"/>
      <w:lvlJc w:val="left"/>
      <w:pPr>
        <w:ind w:left="3600" w:hanging="360"/>
      </w:pPr>
      <w:rPr>
        <w:rFonts w:ascii="Courier New" w:hAnsi="Courier New" w:hint="default"/>
      </w:rPr>
    </w:lvl>
    <w:lvl w:ilvl="5" w:tplc="D15AFEBE">
      <w:start w:val="1"/>
      <w:numFmt w:val="bullet"/>
      <w:lvlText w:val=""/>
      <w:lvlJc w:val="left"/>
      <w:pPr>
        <w:ind w:left="4320" w:hanging="360"/>
      </w:pPr>
      <w:rPr>
        <w:rFonts w:ascii="Wingdings" w:hAnsi="Wingdings" w:hint="default"/>
      </w:rPr>
    </w:lvl>
    <w:lvl w:ilvl="6" w:tplc="4B2A0F78">
      <w:start w:val="1"/>
      <w:numFmt w:val="bullet"/>
      <w:lvlText w:val=""/>
      <w:lvlJc w:val="left"/>
      <w:pPr>
        <w:ind w:left="5040" w:hanging="360"/>
      </w:pPr>
      <w:rPr>
        <w:rFonts w:ascii="Symbol" w:hAnsi="Symbol" w:hint="default"/>
      </w:rPr>
    </w:lvl>
    <w:lvl w:ilvl="7" w:tplc="ED58F5F8">
      <w:start w:val="1"/>
      <w:numFmt w:val="bullet"/>
      <w:lvlText w:val="o"/>
      <w:lvlJc w:val="left"/>
      <w:pPr>
        <w:ind w:left="5760" w:hanging="360"/>
      </w:pPr>
      <w:rPr>
        <w:rFonts w:ascii="Courier New" w:hAnsi="Courier New" w:hint="default"/>
      </w:rPr>
    </w:lvl>
    <w:lvl w:ilvl="8" w:tplc="D6C4DD0C">
      <w:start w:val="1"/>
      <w:numFmt w:val="bullet"/>
      <w:lvlText w:val=""/>
      <w:lvlJc w:val="left"/>
      <w:pPr>
        <w:ind w:left="6480" w:hanging="360"/>
      </w:pPr>
      <w:rPr>
        <w:rFonts w:ascii="Wingdings" w:hAnsi="Wingdings" w:hint="default"/>
      </w:rPr>
    </w:lvl>
  </w:abstractNum>
  <w:abstractNum w:abstractNumId="33" w15:restartNumberingAfterBreak="0">
    <w:nsid w:val="6520B561"/>
    <w:multiLevelType w:val="hybridMultilevel"/>
    <w:tmpl w:val="B87ABE06"/>
    <w:lvl w:ilvl="0" w:tplc="88B04EFA">
      <w:start w:val="1"/>
      <w:numFmt w:val="bullet"/>
      <w:lvlText w:val=""/>
      <w:lvlJc w:val="left"/>
      <w:pPr>
        <w:ind w:left="720" w:hanging="360"/>
      </w:pPr>
      <w:rPr>
        <w:rFonts w:ascii="Symbol" w:hAnsi="Symbol" w:hint="default"/>
      </w:rPr>
    </w:lvl>
    <w:lvl w:ilvl="1" w:tplc="2EB07786">
      <w:start w:val="1"/>
      <w:numFmt w:val="bullet"/>
      <w:lvlText w:val="o"/>
      <w:lvlJc w:val="left"/>
      <w:pPr>
        <w:ind w:left="1440" w:hanging="360"/>
      </w:pPr>
      <w:rPr>
        <w:rFonts w:ascii="Courier New" w:hAnsi="Courier New" w:hint="default"/>
      </w:rPr>
    </w:lvl>
    <w:lvl w:ilvl="2" w:tplc="AAE6B3C4">
      <w:start w:val="1"/>
      <w:numFmt w:val="bullet"/>
      <w:lvlText w:val=""/>
      <w:lvlJc w:val="left"/>
      <w:pPr>
        <w:ind w:left="2160" w:hanging="360"/>
      </w:pPr>
      <w:rPr>
        <w:rFonts w:ascii="Wingdings" w:hAnsi="Wingdings" w:hint="default"/>
      </w:rPr>
    </w:lvl>
    <w:lvl w:ilvl="3" w:tplc="0F86E77E">
      <w:start w:val="1"/>
      <w:numFmt w:val="bullet"/>
      <w:lvlText w:val=""/>
      <w:lvlJc w:val="left"/>
      <w:pPr>
        <w:ind w:left="2880" w:hanging="360"/>
      </w:pPr>
      <w:rPr>
        <w:rFonts w:ascii="Symbol" w:hAnsi="Symbol" w:hint="default"/>
      </w:rPr>
    </w:lvl>
    <w:lvl w:ilvl="4" w:tplc="55007158">
      <w:start w:val="1"/>
      <w:numFmt w:val="bullet"/>
      <w:lvlText w:val="o"/>
      <w:lvlJc w:val="left"/>
      <w:pPr>
        <w:ind w:left="3600" w:hanging="360"/>
      </w:pPr>
      <w:rPr>
        <w:rFonts w:ascii="Courier New" w:hAnsi="Courier New" w:hint="default"/>
      </w:rPr>
    </w:lvl>
    <w:lvl w:ilvl="5" w:tplc="C348176E">
      <w:start w:val="1"/>
      <w:numFmt w:val="bullet"/>
      <w:lvlText w:val=""/>
      <w:lvlJc w:val="left"/>
      <w:pPr>
        <w:ind w:left="4320" w:hanging="360"/>
      </w:pPr>
      <w:rPr>
        <w:rFonts w:ascii="Wingdings" w:hAnsi="Wingdings" w:hint="default"/>
      </w:rPr>
    </w:lvl>
    <w:lvl w:ilvl="6" w:tplc="59CC81CA">
      <w:start w:val="1"/>
      <w:numFmt w:val="bullet"/>
      <w:lvlText w:val=""/>
      <w:lvlJc w:val="left"/>
      <w:pPr>
        <w:ind w:left="5040" w:hanging="360"/>
      </w:pPr>
      <w:rPr>
        <w:rFonts w:ascii="Symbol" w:hAnsi="Symbol" w:hint="default"/>
      </w:rPr>
    </w:lvl>
    <w:lvl w:ilvl="7" w:tplc="A524D31C">
      <w:start w:val="1"/>
      <w:numFmt w:val="bullet"/>
      <w:lvlText w:val="o"/>
      <w:lvlJc w:val="left"/>
      <w:pPr>
        <w:ind w:left="5760" w:hanging="360"/>
      </w:pPr>
      <w:rPr>
        <w:rFonts w:ascii="Courier New" w:hAnsi="Courier New" w:hint="default"/>
      </w:rPr>
    </w:lvl>
    <w:lvl w:ilvl="8" w:tplc="8FDC538E">
      <w:start w:val="1"/>
      <w:numFmt w:val="bullet"/>
      <w:lvlText w:val=""/>
      <w:lvlJc w:val="left"/>
      <w:pPr>
        <w:ind w:left="6480" w:hanging="360"/>
      </w:pPr>
      <w:rPr>
        <w:rFonts w:ascii="Wingdings" w:hAnsi="Wingdings" w:hint="default"/>
      </w:rPr>
    </w:lvl>
  </w:abstractNum>
  <w:abstractNum w:abstractNumId="34" w15:restartNumberingAfterBreak="0">
    <w:nsid w:val="666D414F"/>
    <w:multiLevelType w:val="hybridMultilevel"/>
    <w:tmpl w:val="6560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6C79D1"/>
    <w:multiLevelType w:val="hybridMultilevel"/>
    <w:tmpl w:val="10D2C330"/>
    <w:lvl w:ilvl="0" w:tplc="8B107CD8">
      <w:start w:val="1"/>
      <w:numFmt w:val="bullet"/>
      <w:lvlText w:val="•"/>
      <w:lvlJc w:val="left"/>
      <w:pPr>
        <w:tabs>
          <w:tab w:val="num" w:pos="720"/>
        </w:tabs>
        <w:ind w:left="720" w:hanging="360"/>
      </w:pPr>
      <w:rPr>
        <w:rFonts w:ascii="Arial" w:hAnsi="Arial" w:hint="default"/>
      </w:rPr>
    </w:lvl>
    <w:lvl w:ilvl="1" w:tplc="0CCC2A1C" w:tentative="1">
      <w:start w:val="1"/>
      <w:numFmt w:val="bullet"/>
      <w:lvlText w:val="•"/>
      <w:lvlJc w:val="left"/>
      <w:pPr>
        <w:tabs>
          <w:tab w:val="num" w:pos="1440"/>
        </w:tabs>
        <w:ind w:left="1440" w:hanging="360"/>
      </w:pPr>
      <w:rPr>
        <w:rFonts w:ascii="Arial" w:hAnsi="Arial" w:hint="default"/>
      </w:rPr>
    </w:lvl>
    <w:lvl w:ilvl="2" w:tplc="01E298C0" w:tentative="1">
      <w:start w:val="1"/>
      <w:numFmt w:val="bullet"/>
      <w:lvlText w:val="•"/>
      <w:lvlJc w:val="left"/>
      <w:pPr>
        <w:tabs>
          <w:tab w:val="num" w:pos="2160"/>
        </w:tabs>
        <w:ind w:left="2160" w:hanging="360"/>
      </w:pPr>
      <w:rPr>
        <w:rFonts w:ascii="Arial" w:hAnsi="Arial" w:hint="default"/>
      </w:rPr>
    </w:lvl>
    <w:lvl w:ilvl="3" w:tplc="8362A99C" w:tentative="1">
      <w:start w:val="1"/>
      <w:numFmt w:val="bullet"/>
      <w:lvlText w:val="•"/>
      <w:lvlJc w:val="left"/>
      <w:pPr>
        <w:tabs>
          <w:tab w:val="num" w:pos="2880"/>
        </w:tabs>
        <w:ind w:left="2880" w:hanging="360"/>
      </w:pPr>
      <w:rPr>
        <w:rFonts w:ascii="Arial" w:hAnsi="Arial" w:hint="default"/>
      </w:rPr>
    </w:lvl>
    <w:lvl w:ilvl="4" w:tplc="666A522A" w:tentative="1">
      <w:start w:val="1"/>
      <w:numFmt w:val="bullet"/>
      <w:lvlText w:val="•"/>
      <w:lvlJc w:val="left"/>
      <w:pPr>
        <w:tabs>
          <w:tab w:val="num" w:pos="3600"/>
        </w:tabs>
        <w:ind w:left="3600" w:hanging="360"/>
      </w:pPr>
      <w:rPr>
        <w:rFonts w:ascii="Arial" w:hAnsi="Arial" w:hint="default"/>
      </w:rPr>
    </w:lvl>
    <w:lvl w:ilvl="5" w:tplc="AEDA69D4" w:tentative="1">
      <w:start w:val="1"/>
      <w:numFmt w:val="bullet"/>
      <w:lvlText w:val="•"/>
      <w:lvlJc w:val="left"/>
      <w:pPr>
        <w:tabs>
          <w:tab w:val="num" w:pos="4320"/>
        </w:tabs>
        <w:ind w:left="4320" w:hanging="360"/>
      </w:pPr>
      <w:rPr>
        <w:rFonts w:ascii="Arial" w:hAnsi="Arial" w:hint="default"/>
      </w:rPr>
    </w:lvl>
    <w:lvl w:ilvl="6" w:tplc="43183BCC" w:tentative="1">
      <w:start w:val="1"/>
      <w:numFmt w:val="bullet"/>
      <w:lvlText w:val="•"/>
      <w:lvlJc w:val="left"/>
      <w:pPr>
        <w:tabs>
          <w:tab w:val="num" w:pos="5040"/>
        </w:tabs>
        <w:ind w:left="5040" w:hanging="360"/>
      </w:pPr>
      <w:rPr>
        <w:rFonts w:ascii="Arial" w:hAnsi="Arial" w:hint="default"/>
      </w:rPr>
    </w:lvl>
    <w:lvl w:ilvl="7" w:tplc="7774FECC" w:tentative="1">
      <w:start w:val="1"/>
      <w:numFmt w:val="bullet"/>
      <w:lvlText w:val="•"/>
      <w:lvlJc w:val="left"/>
      <w:pPr>
        <w:tabs>
          <w:tab w:val="num" w:pos="5760"/>
        </w:tabs>
        <w:ind w:left="5760" w:hanging="360"/>
      </w:pPr>
      <w:rPr>
        <w:rFonts w:ascii="Arial" w:hAnsi="Arial" w:hint="default"/>
      </w:rPr>
    </w:lvl>
    <w:lvl w:ilvl="8" w:tplc="831660C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DB516D9"/>
    <w:multiLevelType w:val="hybridMultilevel"/>
    <w:tmpl w:val="5CC2F1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5FCCD3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8" w15:restartNumberingAfterBreak="0">
    <w:nsid w:val="77986158"/>
    <w:multiLevelType w:val="multilevel"/>
    <w:tmpl w:val="765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1E6258"/>
    <w:multiLevelType w:val="multilevel"/>
    <w:tmpl w:val="371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8813C9C"/>
    <w:multiLevelType w:val="hybridMultilevel"/>
    <w:tmpl w:val="D90C4CE0"/>
    <w:lvl w:ilvl="0" w:tplc="B95ED37C">
      <w:start w:val="1"/>
      <w:numFmt w:val="bullet"/>
      <w:lvlText w:val="•"/>
      <w:lvlJc w:val="left"/>
      <w:pPr>
        <w:tabs>
          <w:tab w:val="num" w:pos="720"/>
        </w:tabs>
        <w:ind w:left="720" w:hanging="360"/>
      </w:pPr>
      <w:rPr>
        <w:rFonts w:ascii="Arial" w:hAnsi="Arial" w:hint="default"/>
      </w:rPr>
    </w:lvl>
    <w:lvl w:ilvl="1" w:tplc="F24A85E2" w:tentative="1">
      <w:start w:val="1"/>
      <w:numFmt w:val="bullet"/>
      <w:lvlText w:val="•"/>
      <w:lvlJc w:val="left"/>
      <w:pPr>
        <w:tabs>
          <w:tab w:val="num" w:pos="1440"/>
        </w:tabs>
        <w:ind w:left="1440" w:hanging="360"/>
      </w:pPr>
      <w:rPr>
        <w:rFonts w:ascii="Arial" w:hAnsi="Arial" w:hint="default"/>
      </w:rPr>
    </w:lvl>
    <w:lvl w:ilvl="2" w:tplc="C9E86A74" w:tentative="1">
      <w:start w:val="1"/>
      <w:numFmt w:val="bullet"/>
      <w:lvlText w:val="•"/>
      <w:lvlJc w:val="left"/>
      <w:pPr>
        <w:tabs>
          <w:tab w:val="num" w:pos="2160"/>
        </w:tabs>
        <w:ind w:left="2160" w:hanging="360"/>
      </w:pPr>
      <w:rPr>
        <w:rFonts w:ascii="Arial" w:hAnsi="Arial" w:hint="default"/>
      </w:rPr>
    </w:lvl>
    <w:lvl w:ilvl="3" w:tplc="7084D6CE" w:tentative="1">
      <w:start w:val="1"/>
      <w:numFmt w:val="bullet"/>
      <w:lvlText w:val="•"/>
      <w:lvlJc w:val="left"/>
      <w:pPr>
        <w:tabs>
          <w:tab w:val="num" w:pos="2880"/>
        </w:tabs>
        <w:ind w:left="2880" w:hanging="360"/>
      </w:pPr>
      <w:rPr>
        <w:rFonts w:ascii="Arial" w:hAnsi="Arial" w:hint="default"/>
      </w:rPr>
    </w:lvl>
    <w:lvl w:ilvl="4" w:tplc="351E41C4" w:tentative="1">
      <w:start w:val="1"/>
      <w:numFmt w:val="bullet"/>
      <w:lvlText w:val="•"/>
      <w:lvlJc w:val="left"/>
      <w:pPr>
        <w:tabs>
          <w:tab w:val="num" w:pos="3600"/>
        </w:tabs>
        <w:ind w:left="3600" w:hanging="360"/>
      </w:pPr>
      <w:rPr>
        <w:rFonts w:ascii="Arial" w:hAnsi="Arial" w:hint="default"/>
      </w:rPr>
    </w:lvl>
    <w:lvl w:ilvl="5" w:tplc="71A4FBEA" w:tentative="1">
      <w:start w:val="1"/>
      <w:numFmt w:val="bullet"/>
      <w:lvlText w:val="•"/>
      <w:lvlJc w:val="left"/>
      <w:pPr>
        <w:tabs>
          <w:tab w:val="num" w:pos="4320"/>
        </w:tabs>
        <w:ind w:left="4320" w:hanging="360"/>
      </w:pPr>
      <w:rPr>
        <w:rFonts w:ascii="Arial" w:hAnsi="Arial" w:hint="default"/>
      </w:rPr>
    </w:lvl>
    <w:lvl w:ilvl="6" w:tplc="FCD4E620" w:tentative="1">
      <w:start w:val="1"/>
      <w:numFmt w:val="bullet"/>
      <w:lvlText w:val="•"/>
      <w:lvlJc w:val="left"/>
      <w:pPr>
        <w:tabs>
          <w:tab w:val="num" w:pos="5040"/>
        </w:tabs>
        <w:ind w:left="5040" w:hanging="360"/>
      </w:pPr>
      <w:rPr>
        <w:rFonts w:ascii="Arial" w:hAnsi="Arial" w:hint="default"/>
      </w:rPr>
    </w:lvl>
    <w:lvl w:ilvl="7" w:tplc="18D85BE0" w:tentative="1">
      <w:start w:val="1"/>
      <w:numFmt w:val="bullet"/>
      <w:lvlText w:val="•"/>
      <w:lvlJc w:val="left"/>
      <w:pPr>
        <w:tabs>
          <w:tab w:val="num" w:pos="5760"/>
        </w:tabs>
        <w:ind w:left="5760" w:hanging="360"/>
      </w:pPr>
      <w:rPr>
        <w:rFonts w:ascii="Arial" w:hAnsi="Arial" w:hint="default"/>
      </w:rPr>
    </w:lvl>
    <w:lvl w:ilvl="8" w:tplc="3C20FBD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ADB8053"/>
    <w:multiLevelType w:val="hybridMultilevel"/>
    <w:tmpl w:val="CF743B98"/>
    <w:lvl w:ilvl="0" w:tplc="AE34812E">
      <w:start w:val="1"/>
      <w:numFmt w:val="bullet"/>
      <w:lvlText w:val="·"/>
      <w:lvlJc w:val="left"/>
      <w:pPr>
        <w:ind w:left="720" w:hanging="360"/>
      </w:pPr>
      <w:rPr>
        <w:rFonts w:ascii="Symbol" w:hAnsi="Symbol" w:hint="default"/>
      </w:rPr>
    </w:lvl>
    <w:lvl w:ilvl="1" w:tplc="4E2676FE">
      <w:start w:val="1"/>
      <w:numFmt w:val="bullet"/>
      <w:lvlText w:val="o"/>
      <w:lvlJc w:val="left"/>
      <w:pPr>
        <w:ind w:left="1440" w:hanging="360"/>
      </w:pPr>
      <w:rPr>
        <w:rFonts w:ascii="Courier New" w:hAnsi="Courier New" w:hint="default"/>
      </w:rPr>
    </w:lvl>
    <w:lvl w:ilvl="2" w:tplc="52BEA6EC">
      <w:start w:val="1"/>
      <w:numFmt w:val="bullet"/>
      <w:lvlText w:val=""/>
      <w:lvlJc w:val="left"/>
      <w:pPr>
        <w:ind w:left="2160" w:hanging="360"/>
      </w:pPr>
      <w:rPr>
        <w:rFonts w:ascii="Wingdings" w:hAnsi="Wingdings" w:hint="default"/>
      </w:rPr>
    </w:lvl>
    <w:lvl w:ilvl="3" w:tplc="1F3CC924">
      <w:start w:val="1"/>
      <w:numFmt w:val="bullet"/>
      <w:lvlText w:val=""/>
      <w:lvlJc w:val="left"/>
      <w:pPr>
        <w:ind w:left="2880" w:hanging="360"/>
      </w:pPr>
      <w:rPr>
        <w:rFonts w:ascii="Symbol" w:hAnsi="Symbol" w:hint="default"/>
      </w:rPr>
    </w:lvl>
    <w:lvl w:ilvl="4" w:tplc="E668E836">
      <w:start w:val="1"/>
      <w:numFmt w:val="bullet"/>
      <w:lvlText w:val="o"/>
      <w:lvlJc w:val="left"/>
      <w:pPr>
        <w:ind w:left="3600" w:hanging="360"/>
      </w:pPr>
      <w:rPr>
        <w:rFonts w:ascii="Courier New" w:hAnsi="Courier New" w:hint="default"/>
      </w:rPr>
    </w:lvl>
    <w:lvl w:ilvl="5" w:tplc="DDC42608">
      <w:start w:val="1"/>
      <w:numFmt w:val="bullet"/>
      <w:lvlText w:val=""/>
      <w:lvlJc w:val="left"/>
      <w:pPr>
        <w:ind w:left="4320" w:hanging="360"/>
      </w:pPr>
      <w:rPr>
        <w:rFonts w:ascii="Wingdings" w:hAnsi="Wingdings" w:hint="default"/>
      </w:rPr>
    </w:lvl>
    <w:lvl w:ilvl="6" w:tplc="79CE69A2">
      <w:start w:val="1"/>
      <w:numFmt w:val="bullet"/>
      <w:lvlText w:val=""/>
      <w:lvlJc w:val="left"/>
      <w:pPr>
        <w:ind w:left="5040" w:hanging="360"/>
      </w:pPr>
      <w:rPr>
        <w:rFonts w:ascii="Symbol" w:hAnsi="Symbol" w:hint="default"/>
      </w:rPr>
    </w:lvl>
    <w:lvl w:ilvl="7" w:tplc="FE0484CE">
      <w:start w:val="1"/>
      <w:numFmt w:val="bullet"/>
      <w:lvlText w:val="o"/>
      <w:lvlJc w:val="left"/>
      <w:pPr>
        <w:ind w:left="5760" w:hanging="360"/>
      </w:pPr>
      <w:rPr>
        <w:rFonts w:ascii="Courier New" w:hAnsi="Courier New" w:hint="default"/>
      </w:rPr>
    </w:lvl>
    <w:lvl w:ilvl="8" w:tplc="410CC9D4">
      <w:start w:val="1"/>
      <w:numFmt w:val="bullet"/>
      <w:lvlText w:val=""/>
      <w:lvlJc w:val="left"/>
      <w:pPr>
        <w:ind w:left="6480" w:hanging="360"/>
      </w:pPr>
      <w:rPr>
        <w:rFonts w:ascii="Wingdings" w:hAnsi="Wingdings" w:hint="default"/>
      </w:rPr>
    </w:lvl>
  </w:abstractNum>
  <w:abstractNum w:abstractNumId="42" w15:restartNumberingAfterBreak="0">
    <w:nsid w:val="7CC9090A"/>
    <w:multiLevelType w:val="hybridMultilevel"/>
    <w:tmpl w:val="104EE9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7"/>
  </w:num>
  <w:num w:numId="2">
    <w:abstractNumId w:val="18"/>
  </w:num>
  <w:num w:numId="3">
    <w:abstractNumId w:val="17"/>
  </w:num>
  <w:num w:numId="4">
    <w:abstractNumId w:val="23"/>
  </w:num>
  <w:num w:numId="5">
    <w:abstractNumId w:val="41"/>
  </w:num>
  <w:num w:numId="6">
    <w:abstractNumId w:val="7"/>
  </w:num>
  <w:num w:numId="7">
    <w:abstractNumId w:val="10"/>
  </w:num>
  <w:num w:numId="8">
    <w:abstractNumId w:val="33"/>
  </w:num>
  <w:num w:numId="9">
    <w:abstractNumId w:val="32"/>
  </w:num>
  <w:num w:numId="10">
    <w:abstractNumId w:val="5"/>
  </w:num>
  <w:num w:numId="11">
    <w:abstractNumId w:val="2"/>
  </w:num>
  <w:num w:numId="12">
    <w:abstractNumId w:val="4"/>
  </w:num>
  <w:num w:numId="13">
    <w:abstractNumId w:val="14"/>
  </w:num>
  <w:num w:numId="14">
    <w:abstractNumId w:val="29"/>
  </w:num>
  <w:num w:numId="15">
    <w:abstractNumId w:val="19"/>
  </w:num>
  <w:num w:numId="16">
    <w:abstractNumId w:val="20"/>
  </w:num>
  <w:num w:numId="17">
    <w:abstractNumId w:val="40"/>
  </w:num>
  <w:num w:numId="18">
    <w:abstractNumId w:val="35"/>
  </w:num>
  <w:num w:numId="19">
    <w:abstractNumId w:val="22"/>
  </w:num>
  <w:num w:numId="20">
    <w:abstractNumId w:val="34"/>
  </w:num>
  <w:num w:numId="21">
    <w:abstractNumId w:val="11"/>
  </w:num>
  <w:num w:numId="22">
    <w:abstractNumId w:val="0"/>
  </w:num>
  <w:num w:numId="23">
    <w:abstractNumId w:val="6"/>
  </w:num>
  <w:num w:numId="24">
    <w:abstractNumId w:val="30"/>
  </w:num>
  <w:num w:numId="25">
    <w:abstractNumId w:val="9"/>
  </w:num>
  <w:num w:numId="26">
    <w:abstractNumId w:val="16"/>
  </w:num>
  <w:num w:numId="27">
    <w:abstractNumId w:val="25"/>
  </w:num>
  <w:num w:numId="28">
    <w:abstractNumId w:val="15"/>
  </w:num>
  <w:num w:numId="29">
    <w:abstractNumId w:val="27"/>
  </w:num>
  <w:num w:numId="30">
    <w:abstractNumId w:val="26"/>
  </w:num>
  <w:num w:numId="31">
    <w:abstractNumId w:val="24"/>
  </w:num>
  <w:num w:numId="32">
    <w:abstractNumId w:val="36"/>
  </w:num>
  <w:num w:numId="33">
    <w:abstractNumId w:val="13"/>
  </w:num>
  <w:num w:numId="34">
    <w:abstractNumId w:val="8"/>
  </w:num>
  <w:num w:numId="35">
    <w:abstractNumId w:val="12"/>
  </w:num>
  <w:num w:numId="36">
    <w:abstractNumId w:val="31"/>
  </w:num>
  <w:num w:numId="37">
    <w:abstractNumId w:val="38"/>
  </w:num>
  <w:num w:numId="38">
    <w:abstractNumId w:val="1"/>
  </w:num>
  <w:num w:numId="39">
    <w:abstractNumId w:val="21"/>
  </w:num>
  <w:num w:numId="40">
    <w:abstractNumId w:val="28"/>
  </w:num>
  <w:num w:numId="41">
    <w:abstractNumId w:val="3"/>
  </w:num>
  <w:num w:numId="42">
    <w:abstractNumId w:val="39"/>
  </w:num>
  <w:num w:numId="43">
    <w:abstractNumId w:val="42"/>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ARBERO VIGNOLA Giulia (JRC-ISPRA)">
    <w15:presenceInfo w15:providerId="AD" w15:userId="S-1-5-21-1606980848-2025429265-839522115-1150007"/>
  </w15:person>
  <w15:person w15:author="GASTALDI Chiara (JRC-ISPRA)">
    <w15:presenceInfo w15:providerId="AD" w15:userId="S-1-5-21-1606980848-2025429265-839522115-1489361"/>
  </w15:person>
  <w15:person w15:author="GASTALDI Chiara (JRC-ISPRA) [2]">
    <w15:presenceInfo w15:providerId="AD" w15:userId="S::chiara.gastaldi@ec.europa.eu::c8b7d82c-d0c9-47f2-bd65-0a59874a04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FR" w:vendorID="64" w:dllVersion="131078" w:nlCheck="1" w:checkStyle="0"/>
  <w:activeWritingStyle w:appName="MSWord" w:lang="en-GB" w:vendorID="64" w:dllVersion="131078" w:nlCheck="1" w:checkStyle="1"/>
  <w:activeWritingStyle w:appName="MSWord" w:lang="en-IE" w:vendorID="64" w:dllVersion="131078" w:nlCheck="1" w:checkStyle="1"/>
  <w:activeWritingStyle w:appName="MSWord" w:lang="it-IT" w:vendorID="64" w:dllVersion="131078" w:nlCheck="1" w:checkStyle="0"/>
  <w:activeWritingStyle w:appName="MSWord" w:lang="en-US" w:vendorID="64" w:dllVersion="131078" w:nlCheck="1" w:checkStyle="1"/>
  <w:activeWritingStyle w:appName="MSWord" w:lang="es-ES" w:vendorID="64" w:dllVersion="131078" w:nlCheck="1" w:checkStyle="0"/>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MxsDA1tjQ3MzA1NjZU0lEKTi0uzszPAykwsqgFAA9Fyp8tAAAA"/>
  </w:docVars>
  <w:rsids>
    <w:rsidRoot w:val="00F7732B"/>
    <w:rsid w:val="0000151F"/>
    <w:rsid w:val="00001EF9"/>
    <w:rsid w:val="00003989"/>
    <w:rsid w:val="00003A52"/>
    <w:rsid w:val="00004C97"/>
    <w:rsid w:val="00004E4D"/>
    <w:rsid w:val="00004F3D"/>
    <w:rsid w:val="00005780"/>
    <w:rsid w:val="00005B80"/>
    <w:rsid w:val="0000606E"/>
    <w:rsid w:val="00006E06"/>
    <w:rsid w:val="000070E4"/>
    <w:rsid w:val="000073A3"/>
    <w:rsid w:val="0000790F"/>
    <w:rsid w:val="0000BEB3"/>
    <w:rsid w:val="00010A9B"/>
    <w:rsid w:val="00010DB5"/>
    <w:rsid w:val="00011756"/>
    <w:rsid w:val="00011B9E"/>
    <w:rsid w:val="00012150"/>
    <w:rsid w:val="000121BE"/>
    <w:rsid w:val="000123B8"/>
    <w:rsid w:val="00012D10"/>
    <w:rsid w:val="00013812"/>
    <w:rsid w:val="00014E32"/>
    <w:rsid w:val="00015396"/>
    <w:rsid w:val="0001645F"/>
    <w:rsid w:val="000164F1"/>
    <w:rsid w:val="0001673A"/>
    <w:rsid w:val="0001673F"/>
    <w:rsid w:val="0001720A"/>
    <w:rsid w:val="000173CB"/>
    <w:rsid w:val="00017616"/>
    <w:rsid w:val="00017A73"/>
    <w:rsid w:val="00020457"/>
    <w:rsid w:val="00020D1D"/>
    <w:rsid w:val="00022B71"/>
    <w:rsid w:val="00022C89"/>
    <w:rsid w:val="00023D90"/>
    <w:rsid w:val="00024B71"/>
    <w:rsid w:val="00025643"/>
    <w:rsid w:val="00025E6B"/>
    <w:rsid w:val="0002762E"/>
    <w:rsid w:val="00030188"/>
    <w:rsid w:val="00031A08"/>
    <w:rsid w:val="00031C85"/>
    <w:rsid w:val="000327D3"/>
    <w:rsid w:val="0003351E"/>
    <w:rsid w:val="000343E4"/>
    <w:rsid w:val="00034E51"/>
    <w:rsid w:val="000350A8"/>
    <w:rsid w:val="000364B0"/>
    <w:rsid w:val="00037303"/>
    <w:rsid w:val="000402E2"/>
    <w:rsid w:val="0004065C"/>
    <w:rsid w:val="00040947"/>
    <w:rsid w:val="00040B0C"/>
    <w:rsid w:val="00040B31"/>
    <w:rsid w:val="000410F0"/>
    <w:rsid w:val="000431C3"/>
    <w:rsid w:val="00043B5C"/>
    <w:rsid w:val="0004563E"/>
    <w:rsid w:val="000470EB"/>
    <w:rsid w:val="00047322"/>
    <w:rsid w:val="00050B70"/>
    <w:rsid w:val="00050FE2"/>
    <w:rsid w:val="000512B3"/>
    <w:rsid w:val="00053E83"/>
    <w:rsid w:val="00054C85"/>
    <w:rsid w:val="00055ED4"/>
    <w:rsid w:val="000566AB"/>
    <w:rsid w:val="00056919"/>
    <w:rsid w:val="0005714C"/>
    <w:rsid w:val="000577BF"/>
    <w:rsid w:val="00057D59"/>
    <w:rsid w:val="00060CC5"/>
    <w:rsid w:val="00061235"/>
    <w:rsid w:val="00062389"/>
    <w:rsid w:val="000623C7"/>
    <w:rsid w:val="00062945"/>
    <w:rsid w:val="000639D4"/>
    <w:rsid w:val="00064779"/>
    <w:rsid w:val="00065E7F"/>
    <w:rsid w:val="00065EAE"/>
    <w:rsid w:val="00065F6B"/>
    <w:rsid w:val="0006767B"/>
    <w:rsid w:val="00067930"/>
    <w:rsid w:val="000707A7"/>
    <w:rsid w:val="000707D5"/>
    <w:rsid w:val="00070A12"/>
    <w:rsid w:val="00070FEF"/>
    <w:rsid w:val="00071489"/>
    <w:rsid w:val="00071CA2"/>
    <w:rsid w:val="000721CB"/>
    <w:rsid w:val="00072330"/>
    <w:rsid w:val="0007433F"/>
    <w:rsid w:val="00074450"/>
    <w:rsid w:val="00074B59"/>
    <w:rsid w:val="00074BEF"/>
    <w:rsid w:val="000759F6"/>
    <w:rsid w:val="00076F15"/>
    <w:rsid w:val="00077153"/>
    <w:rsid w:val="00080541"/>
    <w:rsid w:val="0008061D"/>
    <w:rsid w:val="00082E3E"/>
    <w:rsid w:val="0008315E"/>
    <w:rsid w:val="00085E6E"/>
    <w:rsid w:val="00086140"/>
    <w:rsid w:val="0008647E"/>
    <w:rsid w:val="000875A7"/>
    <w:rsid w:val="0009261F"/>
    <w:rsid w:val="000928A3"/>
    <w:rsid w:val="00094B6F"/>
    <w:rsid w:val="00095469"/>
    <w:rsid w:val="000966CA"/>
    <w:rsid w:val="00096802"/>
    <w:rsid w:val="00096BEF"/>
    <w:rsid w:val="00096F61"/>
    <w:rsid w:val="0009799F"/>
    <w:rsid w:val="00097A83"/>
    <w:rsid w:val="00097E57"/>
    <w:rsid w:val="000A0121"/>
    <w:rsid w:val="000A0361"/>
    <w:rsid w:val="000A037A"/>
    <w:rsid w:val="000A071D"/>
    <w:rsid w:val="000A25A1"/>
    <w:rsid w:val="000A2FFF"/>
    <w:rsid w:val="000A3B62"/>
    <w:rsid w:val="000A40CA"/>
    <w:rsid w:val="000A5385"/>
    <w:rsid w:val="000A75F2"/>
    <w:rsid w:val="000A7EE4"/>
    <w:rsid w:val="000B3239"/>
    <w:rsid w:val="000B3571"/>
    <w:rsid w:val="000B47BD"/>
    <w:rsid w:val="000B50F7"/>
    <w:rsid w:val="000B572D"/>
    <w:rsid w:val="000B6581"/>
    <w:rsid w:val="000B6EA8"/>
    <w:rsid w:val="000C1C6A"/>
    <w:rsid w:val="000C2453"/>
    <w:rsid w:val="000C25CE"/>
    <w:rsid w:val="000C2961"/>
    <w:rsid w:val="000C305F"/>
    <w:rsid w:val="000C3398"/>
    <w:rsid w:val="000C364C"/>
    <w:rsid w:val="000C3D3D"/>
    <w:rsid w:val="000C4D4A"/>
    <w:rsid w:val="000C5A65"/>
    <w:rsid w:val="000C6141"/>
    <w:rsid w:val="000C6512"/>
    <w:rsid w:val="000C7004"/>
    <w:rsid w:val="000D052F"/>
    <w:rsid w:val="000D11FD"/>
    <w:rsid w:val="000D1AF3"/>
    <w:rsid w:val="000D1D0F"/>
    <w:rsid w:val="000D2AE5"/>
    <w:rsid w:val="000D363F"/>
    <w:rsid w:val="000D4185"/>
    <w:rsid w:val="000D486F"/>
    <w:rsid w:val="000D4F34"/>
    <w:rsid w:val="000D6498"/>
    <w:rsid w:val="000D67F8"/>
    <w:rsid w:val="000D68CD"/>
    <w:rsid w:val="000D716D"/>
    <w:rsid w:val="000D7E23"/>
    <w:rsid w:val="000E01EF"/>
    <w:rsid w:val="000E0881"/>
    <w:rsid w:val="000E0D7C"/>
    <w:rsid w:val="000E1A8B"/>
    <w:rsid w:val="000E1C60"/>
    <w:rsid w:val="000E232C"/>
    <w:rsid w:val="000E406A"/>
    <w:rsid w:val="000E7805"/>
    <w:rsid w:val="000E79D0"/>
    <w:rsid w:val="000E7A04"/>
    <w:rsid w:val="000E7F33"/>
    <w:rsid w:val="000E7FE1"/>
    <w:rsid w:val="000EAAA6"/>
    <w:rsid w:val="000ED187"/>
    <w:rsid w:val="000F07AC"/>
    <w:rsid w:val="000F101E"/>
    <w:rsid w:val="000F10CE"/>
    <w:rsid w:val="000F1471"/>
    <w:rsid w:val="000F1887"/>
    <w:rsid w:val="000F1964"/>
    <w:rsid w:val="000F4007"/>
    <w:rsid w:val="000F4134"/>
    <w:rsid w:val="000F5939"/>
    <w:rsid w:val="000F72C4"/>
    <w:rsid w:val="000F760C"/>
    <w:rsid w:val="0010013A"/>
    <w:rsid w:val="001010BB"/>
    <w:rsid w:val="001014DE"/>
    <w:rsid w:val="00101E32"/>
    <w:rsid w:val="00102870"/>
    <w:rsid w:val="00102F79"/>
    <w:rsid w:val="00104AE6"/>
    <w:rsid w:val="00105A52"/>
    <w:rsid w:val="00105A9D"/>
    <w:rsid w:val="00105C51"/>
    <w:rsid w:val="0010697B"/>
    <w:rsid w:val="00106D7F"/>
    <w:rsid w:val="00106E60"/>
    <w:rsid w:val="00107655"/>
    <w:rsid w:val="0010D34A"/>
    <w:rsid w:val="00110E29"/>
    <w:rsid w:val="00111D3E"/>
    <w:rsid w:val="0011271D"/>
    <w:rsid w:val="00112BEC"/>
    <w:rsid w:val="00112EEA"/>
    <w:rsid w:val="001131FB"/>
    <w:rsid w:val="0011367C"/>
    <w:rsid w:val="00113C87"/>
    <w:rsid w:val="0011457A"/>
    <w:rsid w:val="00114777"/>
    <w:rsid w:val="001157AF"/>
    <w:rsid w:val="001158E5"/>
    <w:rsid w:val="00115C33"/>
    <w:rsid w:val="00116F7B"/>
    <w:rsid w:val="001178CB"/>
    <w:rsid w:val="0012034B"/>
    <w:rsid w:val="00120B78"/>
    <w:rsid w:val="001214A8"/>
    <w:rsid w:val="00122421"/>
    <w:rsid w:val="0012280F"/>
    <w:rsid w:val="001244E6"/>
    <w:rsid w:val="0012466D"/>
    <w:rsid w:val="0012485E"/>
    <w:rsid w:val="00125198"/>
    <w:rsid w:val="00125A4B"/>
    <w:rsid w:val="0012674D"/>
    <w:rsid w:val="001302FA"/>
    <w:rsid w:val="001308E5"/>
    <w:rsid w:val="001314E1"/>
    <w:rsid w:val="00131DFB"/>
    <w:rsid w:val="00132A25"/>
    <w:rsid w:val="00132CA7"/>
    <w:rsid w:val="00133959"/>
    <w:rsid w:val="00135CD5"/>
    <w:rsid w:val="00137054"/>
    <w:rsid w:val="00137309"/>
    <w:rsid w:val="00137ED9"/>
    <w:rsid w:val="00140B60"/>
    <w:rsid w:val="00140C43"/>
    <w:rsid w:val="00140F1E"/>
    <w:rsid w:val="00140F74"/>
    <w:rsid w:val="0014148A"/>
    <w:rsid w:val="0014282F"/>
    <w:rsid w:val="00144800"/>
    <w:rsid w:val="001449DD"/>
    <w:rsid w:val="00144D97"/>
    <w:rsid w:val="00145151"/>
    <w:rsid w:val="00146402"/>
    <w:rsid w:val="00146E09"/>
    <w:rsid w:val="001473D7"/>
    <w:rsid w:val="00147791"/>
    <w:rsid w:val="00150793"/>
    <w:rsid w:val="00150F57"/>
    <w:rsid w:val="001514FE"/>
    <w:rsid w:val="001520AD"/>
    <w:rsid w:val="00152595"/>
    <w:rsid w:val="00152650"/>
    <w:rsid w:val="00152672"/>
    <w:rsid w:val="00152BE7"/>
    <w:rsid w:val="00154D05"/>
    <w:rsid w:val="0015540C"/>
    <w:rsid w:val="0015600B"/>
    <w:rsid w:val="00156176"/>
    <w:rsid w:val="00156181"/>
    <w:rsid w:val="00157141"/>
    <w:rsid w:val="00157EFA"/>
    <w:rsid w:val="00161890"/>
    <w:rsid w:val="00161AD8"/>
    <w:rsid w:val="00161FF6"/>
    <w:rsid w:val="001620C8"/>
    <w:rsid w:val="001628EC"/>
    <w:rsid w:val="0016303E"/>
    <w:rsid w:val="00163F75"/>
    <w:rsid w:val="00165679"/>
    <w:rsid w:val="00165DCC"/>
    <w:rsid w:val="001668AE"/>
    <w:rsid w:val="001701F3"/>
    <w:rsid w:val="00170B73"/>
    <w:rsid w:val="00170DA1"/>
    <w:rsid w:val="00171DE8"/>
    <w:rsid w:val="0017229E"/>
    <w:rsid w:val="00173F4A"/>
    <w:rsid w:val="00174840"/>
    <w:rsid w:val="00174FAD"/>
    <w:rsid w:val="0017546A"/>
    <w:rsid w:val="00175AB7"/>
    <w:rsid w:val="00175CDC"/>
    <w:rsid w:val="00176002"/>
    <w:rsid w:val="00183850"/>
    <w:rsid w:val="00183FE5"/>
    <w:rsid w:val="001853E6"/>
    <w:rsid w:val="0018544A"/>
    <w:rsid w:val="001857FC"/>
    <w:rsid w:val="00186B4B"/>
    <w:rsid w:val="00191AC2"/>
    <w:rsid w:val="0019350A"/>
    <w:rsid w:val="00193D25"/>
    <w:rsid w:val="00194C0F"/>
    <w:rsid w:val="001954EB"/>
    <w:rsid w:val="0019593A"/>
    <w:rsid w:val="00197118"/>
    <w:rsid w:val="001A02C0"/>
    <w:rsid w:val="001A1056"/>
    <w:rsid w:val="001A107C"/>
    <w:rsid w:val="001A1920"/>
    <w:rsid w:val="001A246D"/>
    <w:rsid w:val="001A379D"/>
    <w:rsid w:val="001A4402"/>
    <w:rsid w:val="001A510A"/>
    <w:rsid w:val="001A53CF"/>
    <w:rsid w:val="001A5BBB"/>
    <w:rsid w:val="001A6237"/>
    <w:rsid w:val="001A62D8"/>
    <w:rsid w:val="001A635F"/>
    <w:rsid w:val="001A7450"/>
    <w:rsid w:val="001A7D2F"/>
    <w:rsid w:val="001B0294"/>
    <w:rsid w:val="001B0900"/>
    <w:rsid w:val="001B12C7"/>
    <w:rsid w:val="001B3997"/>
    <w:rsid w:val="001B4B9A"/>
    <w:rsid w:val="001B4EDA"/>
    <w:rsid w:val="001B59E5"/>
    <w:rsid w:val="001B6B40"/>
    <w:rsid w:val="001B6C6A"/>
    <w:rsid w:val="001C1940"/>
    <w:rsid w:val="001C1EF9"/>
    <w:rsid w:val="001C2B01"/>
    <w:rsid w:val="001C4069"/>
    <w:rsid w:val="001C4575"/>
    <w:rsid w:val="001C4749"/>
    <w:rsid w:val="001C4F9A"/>
    <w:rsid w:val="001C598E"/>
    <w:rsid w:val="001C6336"/>
    <w:rsid w:val="001C638E"/>
    <w:rsid w:val="001C67FF"/>
    <w:rsid w:val="001C6961"/>
    <w:rsid w:val="001C7B7C"/>
    <w:rsid w:val="001D0259"/>
    <w:rsid w:val="001D025E"/>
    <w:rsid w:val="001D23DF"/>
    <w:rsid w:val="001D27B4"/>
    <w:rsid w:val="001D2BBF"/>
    <w:rsid w:val="001D3114"/>
    <w:rsid w:val="001D35EC"/>
    <w:rsid w:val="001D43AB"/>
    <w:rsid w:val="001D459C"/>
    <w:rsid w:val="001D4D43"/>
    <w:rsid w:val="001D51E0"/>
    <w:rsid w:val="001D59BC"/>
    <w:rsid w:val="001D6B68"/>
    <w:rsid w:val="001D712B"/>
    <w:rsid w:val="001D791B"/>
    <w:rsid w:val="001E0DDB"/>
    <w:rsid w:val="001E1D9E"/>
    <w:rsid w:val="001E2121"/>
    <w:rsid w:val="001E294E"/>
    <w:rsid w:val="001E2D6D"/>
    <w:rsid w:val="001E30E0"/>
    <w:rsid w:val="001E4104"/>
    <w:rsid w:val="001E4D6A"/>
    <w:rsid w:val="001E5973"/>
    <w:rsid w:val="001E5C0B"/>
    <w:rsid w:val="001E6380"/>
    <w:rsid w:val="001E68F7"/>
    <w:rsid w:val="001E7708"/>
    <w:rsid w:val="001F10CE"/>
    <w:rsid w:val="001F1AEF"/>
    <w:rsid w:val="001F2750"/>
    <w:rsid w:val="001F2CFB"/>
    <w:rsid w:val="001F309C"/>
    <w:rsid w:val="001F347E"/>
    <w:rsid w:val="001F3D4A"/>
    <w:rsid w:val="001F46F8"/>
    <w:rsid w:val="001F55EF"/>
    <w:rsid w:val="001F5D20"/>
    <w:rsid w:val="001FED37"/>
    <w:rsid w:val="00200BAF"/>
    <w:rsid w:val="00200D05"/>
    <w:rsid w:val="00201FAC"/>
    <w:rsid w:val="0020216E"/>
    <w:rsid w:val="00203F24"/>
    <w:rsid w:val="00204547"/>
    <w:rsid w:val="00205545"/>
    <w:rsid w:val="002058EF"/>
    <w:rsid w:val="00206489"/>
    <w:rsid w:val="002070EE"/>
    <w:rsid w:val="00207AF5"/>
    <w:rsid w:val="0021002E"/>
    <w:rsid w:val="00210E56"/>
    <w:rsid w:val="0021216C"/>
    <w:rsid w:val="0021371B"/>
    <w:rsid w:val="00214839"/>
    <w:rsid w:val="00214CCF"/>
    <w:rsid w:val="00214FA6"/>
    <w:rsid w:val="002150C7"/>
    <w:rsid w:val="002158A5"/>
    <w:rsid w:val="00215EEF"/>
    <w:rsid w:val="00216733"/>
    <w:rsid w:val="00217A46"/>
    <w:rsid w:val="002200E2"/>
    <w:rsid w:val="00221226"/>
    <w:rsid w:val="00221940"/>
    <w:rsid w:val="00222AC3"/>
    <w:rsid w:val="002237C3"/>
    <w:rsid w:val="00224BB9"/>
    <w:rsid w:val="00225D21"/>
    <w:rsid w:val="00227038"/>
    <w:rsid w:val="002271AA"/>
    <w:rsid w:val="00227A65"/>
    <w:rsid w:val="00227A70"/>
    <w:rsid w:val="00227E8D"/>
    <w:rsid w:val="00230B02"/>
    <w:rsid w:val="0023107C"/>
    <w:rsid w:val="0023235A"/>
    <w:rsid w:val="002328EB"/>
    <w:rsid w:val="00232D33"/>
    <w:rsid w:val="00233384"/>
    <w:rsid w:val="00233585"/>
    <w:rsid w:val="00233DC2"/>
    <w:rsid w:val="00235124"/>
    <w:rsid w:val="00237880"/>
    <w:rsid w:val="002403D4"/>
    <w:rsid w:val="00240DB9"/>
    <w:rsid w:val="0024121C"/>
    <w:rsid w:val="00241457"/>
    <w:rsid w:val="00241B0E"/>
    <w:rsid w:val="00241B8A"/>
    <w:rsid w:val="0024296F"/>
    <w:rsid w:val="0024351F"/>
    <w:rsid w:val="002439B9"/>
    <w:rsid w:val="002454E3"/>
    <w:rsid w:val="00245862"/>
    <w:rsid w:val="00246C29"/>
    <w:rsid w:val="00247B1D"/>
    <w:rsid w:val="00250504"/>
    <w:rsid w:val="002506F7"/>
    <w:rsid w:val="00250B8E"/>
    <w:rsid w:val="00251AAA"/>
    <w:rsid w:val="0025274E"/>
    <w:rsid w:val="00252819"/>
    <w:rsid w:val="00253638"/>
    <w:rsid w:val="002539EC"/>
    <w:rsid w:val="00253C3A"/>
    <w:rsid w:val="00254B42"/>
    <w:rsid w:val="00254E22"/>
    <w:rsid w:val="0025520C"/>
    <w:rsid w:val="002553AE"/>
    <w:rsid w:val="0025572A"/>
    <w:rsid w:val="00256AB7"/>
    <w:rsid w:val="0025791A"/>
    <w:rsid w:val="00260C5C"/>
    <w:rsid w:val="00262214"/>
    <w:rsid w:val="00262C76"/>
    <w:rsid w:val="00263086"/>
    <w:rsid w:val="002634C7"/>
    <w:rsid w:val="002635D4"/>
    <w:rsid w:val="00264088"/>
    <w:rsid w:val="00265270"/>
    <w:rsid w:val="002658E7"/>
    <w:rsid w:val="00265E2F"/>
    <w:rsid w:val="00266415"/>
    <w:rsid w:val="00266C28"/>
    <w:rsid w:val="002715F5"/>
    <w:rsid w:val="002717B3"/>
    <w:rsid w:val="00271A3A"/>
    <w:rsid w:val="0027230F"/>
    <w:rsid w:val="00273B98"/>
    <w:rsid w:val="00274677"/>
    <w:rsid w:val="00274D25"/>
    <w:rsid w:val="00276E5D"/>
    <w:rsid w:val="0027705E"/>
    <w:rsid w:val="0027720F"/>
    <w:rsid w:val="00277820"/>
    <w:rsid w:val="0028003E"/>
    <w:rsid w:val="00280969"/>
    <w:rsid w:val="002809F6"/>
    <w:rsid w:val="002814BC"/>
    <w:rsid w:val="002823DD"/>
    <w:rsid w:val="00282B8A"/>
    <w:rsid w:val="002838C4"/>
    <w:rsid w:val="00283AFD"/>
    <w:rsid w:val="00283E74"/>
    <w:rsid w:val="00284F58"/>
    <w:rsid w:val="00285342"/>
    <w:rsid w:val="002854FF"/>
    <w:rsid w:val="002865DA"/>
    <w:rsid w:val="002866A0"/>
    <w:rsid w:val="0028679B"/>
    <w:rsid w:val="00287982"/>
    <w:rsid w:val="00290A2F"/>
    <w:rsid w:val="0029131E"/>
    <w:rsid w:val="00292280"/>
    <w:rsid w:val="00292BAC"/>
    <w:rsid w:val="00292F98"/>
    <w:rsid w:val="0029332A"/>
    <w:rsid w:val="002934FB"/>
    <w:rsid w:val="00295181"/>
    <w:rsid w:val="00296179"/>
    <w:rsid w:val="0029649F"/>
    <w:rsid w:val="0029654A"/>
    <w:rsid w:val="002969CA"/>
    <w:rsid w:val="00296E3C"/>
    <w:rsid w:val="00297165"/>
    <w:rsid w:val="002974A9"/>
    <w:rsid w:val="00297548"/>
    <w:rsid w:val="002977C3"/>
    <w:rsid w:val="0029781C"/>
    <w:rsid w:val="002978E1"/>
    <w:rsid w:val="002A008F"/>
    <w:rsid w:val="002A050C"/>
    <w:rsid w:val="002A079B"/>
    <w:rsid w:val="002A1747"/>
    <w:rsid w:val="002A24E2"/>
    <w:rsid w:val="002A46CF"/>
    <w:rsid w:val="002A4D21"/>
    <w:rsid w:val="002A54FF"/>
    <w:rsid w:val="002A7090"/>
    <w:rsid w:val="002A79B0"/>
    <w:rsid w:val="002A7D0D"/>
    <w:rsid w:val="002B17F3"/>
    <w:rsid w:val="002B1BDD"/>
    <w:rsid w:val="002B1D9C"/>
    <w:rsid w:val="002B2992"/>
    <w:rsid w:val="002B376A"/>
    <w:rsid w:val="002B3919"/>
    <w:rsid w:val="002B39BC"/>
    <w:rsid w:val="002B477A"/>
    <w:rsid w:val="002B4E1B"/>
    <w:rsid w:val="002B687F"/>
    <w:rsid w:val="002B6D0E"/>
    <w:rsid w:val="002B71B0"/>
    <w:rsid w:val="002B74A1"/>
    <w:rsid w:val="002B772F"/>
    <w:rsid w:val="002B7C11"/>
    <w:rsid w:val="002B7FD5"/>
    <w:rsid w:val="002C16B7"/>
    <w:rsid w:val="002C4141"/>
    <w:rsid w:val="002C4AD7"/>
    <w:rsid w:val="002C4DE2"/>
    <w:rsid w:val="002C5107"/>
    <w:rsid w:val="002C5B4D"/>
    <w:rsid w:val="002C5BD8"/>
    <w:rsid w:val="002C69E1"/>
    <w:rsid w:val="002C6E7A"/>
    <w:rsid w:val="002C7224"/>
    <w:rsid w:val="002C72BB"/>
    <w:rsid w:val="002C7EDA"/>
    <w:rsid w:val="002C7F7D"/>
    <w:rsid w:val="002D03D2"/>
    <w:rsid w:val="002D0BD3"/>
    <w:rsid w:val="002D0CE2"/>
    <w:rsid w:val="002D0EC4"/>
    <w:rsid w:val="002D1BE7"/>
    <w:rsid w:val="002D1FCF"/>
    <w:rsid w:val="002D2670"/>
    <w:rsid w:val="002D3983"/>
    <w:rsid w:val="002D3C85"/>
    <w:rsid w:val="002D4187"/>
    <w:rsid w:val="002D57AA"/>
    <w:rsid w:val="002D5C08"/>
    <w:rsid w:val="002D6950"/>
    <w:rsid w:val="002D75EB"/>
    <w:rsid w:val="002D7EF1"/>
    <w:rsid w:val="002E00F4"/>
    <w:rsid w:val="002E062D"/>
    <w:rsid w:val="002E0DFF"/>
    <w:rsid w:val="002E0E9D"/>
    <w:rsid w:val="002E19E3"/>
    <w:rsid w:val="002E2CB7"/>
    <w:rsid w:val="002E38AF"/>
    <w:rsid w:val="002E3B4C"/>
    <w:rsid w:val="002E3DD9"/>
    <w:rsid w:val="002E3F8D"/>
    <w:rsid w:val="002E4156"/>
    <w:rsid w:val="002E45A3"/>
    <w:rsid w:val="002E563C"/>
    <w:rsid w:val="002E5968"/>
    <w:rsid w:val="002E60A8"/>
    <w:rsid w:val="002E6EEA"/>
    <w:rsid w:val="002F1537"/>
    <w:rsid w:val="002F1597"/>
    <w:rsid w:val="002F2163"/>
    <w:rsid w:val="002F2831"/>
    <w:rsid w:val="002F30AF"/>
    <w:rsid w:val="002F3BDE"/>
    <w:rsid w:val="002F40C6"/>
    <w:rsid w:val="002F47EE"/>
    <w:rsid w:val="002F4C7D"/>
    <w:rsid w:val="002F5887"/>
    <w:rsid w:val="002F68A1"/>
    <w:rsid w:val="002F6A1D"/>
    <w:rsid w:val="002F6BCF"/>
    <w:rsid w:val="00300EF8"/>
    <w:rsid w:val="00300F19"/>
    <w:rsid w:val="00301BB7"/>
    <w:rsid w:val="00301CFE"/>
    <w:rsid w:val="003039EE"/>
    <w:rsid w:val="0030444D"/>
    <w:rsid w:val="00305BEA"/>
    <w:rsid w:val="003074DB"/>
    <w:rsid w:val="00310229"/>
    <w:rsid w:val="00310263"/>
    <w:rsid w:val="00310416"/>
    <w:rsid w:val="0031115E"/>
    <w:rsid w:val="003114E5"/>
    <w:rsid w:val="00311859"/>
    <w:rsid w:val="00311BD2"/>
    <w:rsid w:val="003120A2"/>
    <w:rsid w:val="0031295D"/>
    <w:rsid w:val="00313106"/>
    <w:rsid w:val="003151C3"/>
    <w:rsid w:val="00315DC3"/>
    <w:rsid w:val="00316A34"/>
    <w:rsid w:val="00322C80"/>
    <w:rsid w:val="003233DF"/>
    <w:rsid w:val="00323B35"/>
    <w:rsid w:val="00323FE8"/>
    <w:rsid w:val="00324E48"/>
    <w:rsid w:val="00325E53"/>
    <w:rsid w:val="0032662C"/>
    <w:rsid w:val="00327FE3"/>
    <w:rsid w:val="00330599"/>
    <w:rsid w:val="003306D4"/>
    <w:rsid w:val="00331993"/>
    <w:rsid w:val="003328FA"/>
    <w:rsid w:val="0033391F"/>
    <w:rsid w:val="00333FDC"/>
    <w:rsid w:val="003345BE"/>
    <w:rsid w:val="00334EB8"/>
    <w:rsid w:val="0033623B"/>
    <w:rsid w:val="003369E4"/>
    <w:rsid w:val="00337678"/>
    <w:rsid w:val="00341685"/>
    <w:rsid w:val="0034182F"/>
    <w:rsid w:val="00341CA1"/>
    <w:rsid w:val="00343891"/>
    <w:rsid w:val="00344DB1"/>
    <w:rsid w:val="003451C8"/>
    <w:rsid w:val="003461D6"/>
    <w:rsid w:val="003464A1"/>
    <w:rsid w:val="003464E1"/>
    <w:rsid w:val="00346C9C"/>
    <w:rsid w:val="00346DDE"/>
    <w:rsid w:val="00346ED4"/>
    <w:rsid w:val="00347D5F"/>
    <w:rsid w:val="00353287"/>
    <w:rsid w:val="003532B9"/>
    <w:rsid w:val="00354F14"/>
    <w:rsid w:val="00355618"/>
    <w:rsid w:val="00356356"/>
    <w:rsid w:val="00356D8B"/>
    <w:rsid w:val="003607AA"/>
    <w:rsid w:val="003617CB"/>
    <w:rsid w:val="00361B07"/>
    <w:rsid w:val="00362210"/>
    <w:rsid w:val="0036231F"/>
    <w:rsid w:val="00362C51"/>
    <w:rsid w:val="003645C7"/>
    <w:rsid w:val="0036605F"/>
    <w:rsid w:val="00366626"/>
    <w:rsid w:val="0036672A"/>
    <w:rsid w:val="0037109D"/>
    <w:rsid w:val="003726CE"/>
    <w:rsid w:val="00374BA1"/>
    <w:rsid w:val="00375878"/>
    <w:rsid w:val="00376767"/>
    <w:rsid w:val="0037742E"/>
    <w:rsid w:val="0037791E"/>
    <w:rsid w:val="00380187"/>
    <w:rsid w:val="003817B4"/>
    <w:rsid w:val="003828ED"/>
    <w:rsid w:val="00383313"/>
    <w:rsid w:val="00383FE0"/>
    <w:rsid w:val="003840A3"/>
    <w:rsid w:val="00384AA5"/>
    <w:rsid w:val="0039151C"/>
    <w:rsid w:val="003917AD"/>
    <w:rsid w:val="00391B17"/>
    <w:rsid w:val="0039253A"/>
    <w:rsid w:val="00393E24"/>
    <w:rsid w:val="003943E6"/>
    <w:rsid w:val="003949A0"/>
    <w:rsid w:val="00394C3D"/>
    <w:rsid w:val="0039503E"/>
    <w:rsid w:val="003956B4"/>
    <w:rsid w:val="00395AEE"/>
    <w:rsid w:val="00396229"/>
    <w:rsid w:val="00396D3F"/>
    <w:rsid w:val="00396E21"/>
    <w:rsid w:val="00397C52"/>
    <w:rsid w:val="003A13D8"/>
    <w:rsid w:val="003A141F"/>
    <w:rsid w:val="003A2A82"/>
    <w:rsid w:val="003A3376"/>
    <w:rsid w:val="003A3EFE"/>
    <w:rsid w:val="003A40EB"/>
    <w:rsid w:val="003A4DDE"/>
    <w:rsid w:val="003A509B"/>
    <w:rsid w:val="003A5660"/>
    <w:rsid w:val="003A591A"/>
    <w:rsid w:val="003A5AE1"/>
    <w:rsid w:val="003A6061"/>
    <w:rsid w:val="003A6224"/>
    <w:rsid w:val="003A62C7"/>
    <w:rsid w:val="003A77F0"/>
    <w:rsid w:val="003A7C01"/>
    <w:rsid w:val="003A7E35"/>
    <w:rsid w:val="003A7FFB"/>
    <w:rsid w:val="003B04B4"/>
    <w:rsid w:val="003B0EEE"/>
    <w:rsid w:val="003B23D5"/>
    <w:rsid w:val="003B2832"/>
    <w:rsid w:val="003B3A50"/>
    <w:rsid w:val="003B3D88"/>
    <w:rsid w:val="003B4478"/>
    <w:rsid w:val="003B7027"/>
    <w:rsid w:val="003B73EA"/>
    <w:rsid w:val="003B74A2"/>
    <w:rsid w:val="003C0F9D"/>
    <w:rsid w:val="003C18CC"/>
    <w:rsid w:val="003C1F82"/>
    <w:rsid w:val="003C3E01"/>
    <w:rsid w:val="003C40AD"/>
    <w:rsid w:val="003C5C2D"/>
    <w:rsid w:val="003C6172"/>
    <w:rsid w:val="003C6477"/>
    <w:rsid w:val="003D060B"/>
    <w:rsid w:val="003D09C2"/>
    <w:rsid w:val="003D1473"/>
    <w:rsid w:val="003D1D2C"/>
    <w:rsid w:val="003D208E"/>
    <w:rsid w:val="003D3044"/>
    <w:rsid w:val="003D3626"/>
    <w:rsid w:val="003D36E1"/>
    <w:rsid w:val="003D448D"/>
    <w:rsid w:val="003D4925"/>
    <w:rsid w:val="003D6463"/>
    <w:rsid w:val="003D7719"/>
    <w:rsid w:val="003D79E4"/>
    <w:rsid w:val="003E0195"/>
    <w:rsid w:val="003E0237"/>
    <w:rsid w:val="003E0A06"/>
    <w:rsid w:val="003E212A"/>
    <w:rsid w:val="003E2DCD"/>
    <w:rsid w:val="003E2F8C"/>
    <w:rsid w:val="003E34D3"/>
    <w:rsid w:val="003E3848"/>
    <w:rsid w:val="003E3BC7"/>
    <w:rsid w:val="003E3D8A"/>
    <w:rsid w:val="003E5983"/>
    <w:rsid w:val="003E5C4C"/>
    <w:rsid w:val="003E6763"/>
    <w:rsid w:val="003E6909"/>
    <w:rsid w:val="003E6D24"/>
    <w:rsid w:val="003E6F02"/>
    <w:rsid w:val="003E754E"/>
    <w:rsid w:val="003E7C37"/>
    <w:rsid w:val="003F04AD"/>
    <w:rsid w:val="003F13D5"/>
    <w:rsid w:val="003F3AE7"/>
    <w:rsid w:val="003F42D7"/>
    <w:rsid w:val="003F613F"/>
    <w:rsid w:val="003F706F"/>
    <w:rsid w:val="00400805"/>
    <w:rsid w:val="004015DA"/>
    <w:rsid w:val="00401870"/>
    <w:rsid w:val="00401DA9"/>
    <w:rsid w:val="00401DB6"/>
    <w:rsid w:val="0040222A"/>
    <w:rsid w:val="00402502"/>
    <w:rsid w:val="00402585"/>
    <w:rsid w:val="00402EF0"/>
    <w:rsid w:val="004035E8"/>
    <w:rsid w:val="00403DC3"/>
    <w:rsid w:val="00406202"/>
    <w:rsid w:val="0040650F"/>
    <w:rsid w:val="0040704B"/>
    <w:rsid w:val="00407B18"/>
    <w:rsid w:val="00407E03"/>
    <w:rsid w:val="00410309"/>
    <w:rsid w:val="00412189"/>
    <w:rsid w:val="004137B6"/>
    <w:rsid w:val="0041427A"/>
    <w:rsid w:val="004152AB"/>
    <w:rsid w:val="00415735"/>
    <w:rsid w:val="00415B0C"/>
    <w:rsid w:val="0041610E"/>
    <w:rsid w:val="0041644C"/>
    <w:rsid w:val="00416B98"/>
    <w:rsid w:val="00420116"/>
    <w:rsid w:val="00420738"/>
    <w:rsid w:val="00420848"/>
    <w:rsid w:val="004212C9"/>
    <w:rsid w:val="00421921"/>
    <w:rsid w:val="00422158"/>
    <w:rsid w:val="00422AD4"/>
    <w:rsid w:val="00422CEC"/>
    <w:rsid w:val="00424792"/>
    <w:rsid w:val="004249A2"/>
    <w:rsid w:val="004256CF"/>
    <w:rsid w:val="004257F3"/>
    <w:rsid w:val="00425DD3"/>
    <w:rsid w:val="00427AFC"/>
    <w:rsid w:val="00427BDD"/>
    <w:rsid w:val="0043036A"/>
    <w:rsid w:val="00431248"/>
    <w:rsid w:val="00431BE9"/>
    <w:rsid w:val="00431D41"/>
    <w:rsid w:val="004320DF"/>
    <w:rsid w:val="00432F58"/>
    <w:rsid w:val="0043406B"/>
    <w:rsid w:val="004347AC"/>
    <w:rsid w:val="004361DE"/>
    <w:rsid w:val="0043620C"/>
    <w:rsid w:val="00436368"/>
    <w:rsid w:val="004368E3"/>
    <w:rsid w:val="00436B2D"/>
    <w:rsid w:val="00436E8E"/>
    <w:rsid w:val="004413BF"/>
    <w:rsid w:val="00441FD0"/>
    <w:rsid w:val="00443C16"/>
    <w:rsid w:val="00444377"/>
    <w:rsid w:val="00445C92"/>
    <w:rsid w:val="004460FA"/>
    <w:rsid w:val="00446DEC"/>
    <w:rsid w:val="00450F58"/>
    <w:rsid w:val="00451928"/>
    <w:rsid w:val="00451A8B"/>
    <w:rsid w:val="00451B2B"/>
    <w:rsid w:val="0045220A"/>
    <w:rsid w:val="0045269F"/>
    <w:rsid w:val="0045280B"/>
    <w:rsid w:val="00452BE7"/>
    <w:rsid w:val="00453633"/>
    <w:rsid w:val="00454C5A"/>
    <w:rsid w:val="0045534B"/>
    <w:rsid w:val="004555A5"/>
    <w:rsid w:val="00457417"/>
    <w:rsid w:val="00460CDC"/>
    <w:rsid w:val="00460CF4"/>
    <w:rsid w:val="00461102"/>
    <w:rsid w:val="00461FBB"/>
    <w:rsid w:val="0046227D"/>
    <w:rsid w:val="0046310C"/>
    <w:rsid w:val="0046390D"/>
    <w:rsid w:val="00464FFF"/>
    <w:rsid w:val="0046591E"/>
    <w:rsid w:val="00465AB7"/>
    <w:rsid w:val="00466535"/>
    <w:rsid w:val="0046653C"/>
    <w:rsid w:val="004675B2"/>
    <w:rsid w:val="0046794E"/>
    <w:rsid w:val="00467F0D"/>
    <w:rsid w:val="0047013D"/>
    <w:rsid w:val="00471991"/>
    <w:rsid w:val="00472286"/>
    <w:rsid w:val="0047242F"/>
    <w:rsid w:val="004724BA"/>
    <w:rsid w:val="004727B6"/>
    <w:rsid w:val="00474303"/>
    <w:rsid w:val="00474E0A"/>
    <w:rsid w:val="00476319"/>
    <w:rsid w:val="00476C96"/>
    <w:rsid w:val="0047775D"/>
    <w:rsid w:val="00477765"/>
    <w:rsid w:val="00477A4F"/>
    <w:rsid w:val="00477EEE"/>
    <w:rsid w:val="0047CB53"/>
    <w:rsid w:val="004835C2"/>
    <w:rsid w:val="004836B7"/>
    <w:rsid w:val="0048374D"/>
    <w:rsid w:val="00483D51"/>
    <w:rsid w:val="00484197"/>
    <w:rsid w:val="004850F8"/>
    <w:rsid w:val="0048578A"/>
    <w:rsid w:val="00485B33"/>
    <w:rsid w:val="0048707D"/>
    <w:rsid w:val="00490B93"/>
    <w:rsid w:val="00491556"/>
    <w:rsid w:val="004924F1"/>
    <w:rsid w:val="00492614"/>
    <w:rsid w:val="004926D8"/>
    <w:rsid w:val="00493944"/>
    <w:rsid w:val="0049468A"/>
    <w:rsid w:val="00495423"/>
    <w:rsid w:val="004976BC"/>
    <w:rsid w:val="004A092D"/>
    <w:rsid w:val="004A1A6A"/>
    <w:rsid w:val="004A1AA1"/>
    <w:rsid w:val="004A1B47"/>
    <w:rsid w:val="004A1BBE"/>
    <w:rsid w:val="004A1E05"/>
    <w:rsid w:val="004A257E"/>
    <w:rsid w:val="004A323E"/>
    <w:rsid w:val="004A353F"/>
    <w:rsid w:val="004A4A59"/>
    <w:rsid w:val="004A52AA"/>
    <w:rsid w:val="004A53AC"/>
    <w:rsid w:val="004A5588"/>
    <w:rsid w:val="004A5A23"/>
    <w:rsid w:val="004A7407"/>
    <w:rsid w:val="004A7509"/>
    <w:rsid w:val="004A7F82"/>
    <w:rsid w:val="004AA214"/>
    <w:rsid w:val="004B12A4"/>
    <w:rsid w:val="004B1A20"/>
    <w:rsid w:val="004B1AA6"/>
    <w:rsid w:val="004B21F5"/>
    <w:rsid w:val="004B2469"/>
    <w:rsid w:val="004B3A65"/>
    <w:rsid w:val="004B5C9A"/>
    <w:rsid w:val="004BCC80"/>
    <w:rsid w:val="004C06FC"/>
    <w:rsid w:val="004C1363"/>
    <w:rsid w:val="004C2412"/>
    <w:rsid w:val="004C285F"/>
    <w:rsid w:val="004C2B37"/>
    <w:rsid w:val="004C2EEA"/>
    <w:rsid w:val="004C2FE7"/>
    <w:rsid w:val="004C5BC9"/>
    <w:rsid w:val="004C5ED6"/>
    <w:rsid w:val="004C68B8"/>
    <w:rsid w:val="004C7073"/>
    <w:rsid w:val="004C77F6"/>
    <w:rsid w:val="004C796E"/>
    <w:rsid w:val="004D0700"/>
    <w:rsid w:val="004D0BA6"/>
    <w:rsid w:val="004D180D"/>
    <w:rsid w:val="004D1C3F"/>
    <w:rsid w:val="004D235B"/>
    <w:rsid w:val="004D35D8"/>
    <w:rsid w:val="004D3D9A"/>
    <w:rsid w:val="004D46DC"/>
    <w:rsid w:val="004D5755"/>
    <w:rsid w:val="004D5C1C"/>
    <w:rsid w:val="004D6757"/>
    <w:rsid w:val="004E1626"/>
    <w:rsid w:val="004E1F37"/>
    <w:rsid w:val="004E2B2F"/>
    <w:rsid w:val="004E3554"/>
    <w:rsid w:val="004E370C"/>
    <w:rsid w:val="004E3B84"/>
    <w:rsid w:val="004E45D0"/>
    <w:rsid w:val="004E5DAD"/>
    <w:rsid w:val="004E6B8D"/>
    <w:rsid w:val="004E78B8"/>
    <w:rsid w:val="004E79DA"/>
    <w:rsid w:val="004E959D"/>
    <w:rsid w:val="004F0309"/>
    <w:rsid w:val="004F241C"/>
    <w:rsid w:val="004F2A9C"/>
    <w:rsid w:val="004F4222"/>
    <w:rsid w:val="004F429D"/>
    <w:rsid w:val="004F436E"/>
    <w:rsid w:val="004F5157"/>
    <w:rsid w:val="004F55E3"/>
    <w:rsid w:val="004F59BA"/>
    <w:rsid w:val="004F5B91"/>
    <w:rsid w:val="004F63E0"/>
    <w:rsid w:val="004F6B71"/>
    <w:rsid w:val="00500C05"/>
    <w:rsid w:val="00500C7E"/>
    <w:rsid w:val="00500CE0"/>
    <w:rsid w:val="00500DF7"/>
    <w:rsid w:val="00500FB8"/>
    <w:rsid w:val="00501F7B"/>
    <w:rsid w:val="00502240"/>
    <w:rsid w:val="0050273D"/>
    <w:rsid w:val="00502CDB"/>
    <w:rsid w:val="00502D6E"/>
    <w:rsid w:val="00502EFE"/>
    <w:rsid w:val="00502F53"/>
    <w:rsid w:val="00503F5E"/>
    <w:rsid w:val="005044E6"/>
    <w:rsid w:val="005045E3"/>
    <w:rsid w:val="00504EB5"/>
    <w:rsid w:val="00505F31"/>
    <w:rsid w:val="00506309"/>
    <w:rsid w:val="00506B33"/>
    <w:rsid w:val="00506CB5"/>
    <w:rsid w:val="005074C1"/>
    <w:rsid w:val="005075E2"/>
    <w:rsid w:val="00507814"/>
    <w:rsid w:val="00507D4A"/>
    <w:rsid w:val="005112FF"/>
    <w:rsid w:val="00512C95"/>
    <w:rsid w:val="00512E23"/>
    <w:rsid w:val="0051358B"/>
    <w:rsid w:val="0051455F"/>
    <w:rsid w:val="005146E0"/>
    <w:rsid w:val="00515F6C"/>
    <w:rsid w:val="00516C43"/>
    <w:rsid w:val="00517998"/>
    <w:rsid w:val="00517ACA"/>
    <w:rsid w:val="00517BF6"/>
    <w:rsid w:val="00520FB2"/>
    <w:rsid w:val="0052139A"/>
    <w:rsid w:val="005214DD"/>
    <w:rsid w:val="0052186E"/>
    <w:rsid w:val="005221A8"/>
    <w:rsid w:val="005255C6"/>
    <w:rsid w:val="00526190"/>
    <w:rsid w:val="0052668A"/>
    <w:rsid w:val="00526A33"/>
    <w:rsid w:val="005271B7"/>
    <w:rsid w:val="00531375"/>
    <w:rsid w:val="00531907"/>
    <w:rsid w:val="00531914"/>
    <w:rsid w:val="00531DEB"/>
    <w:rsid w:val="00531F58"/>
    <w:rsid w:val="005324DA"/>
    <w:rsid w:val="00532C97"/>
    <w:rsid w:val="005340F2"/>
    <w:rsid w:val="00534195"/>
    <w:rsid w:val="00535AE2"/>
    <w:rsid w:val="00535AF6"/>
    <w:rsid w:val="00535F6A"/>
    <w:rsid w:val="00536001"/>
    <w:rsid w:val="00536362"/>
    <w:rsid w:val="0054039B"/>
    <w:rsid w:val="00542185"/>
    <w:rsid w:val="00542958"/>
    <w:rsid w:val="00542FDB"/>
    <w:rsid w:val="00543470"/>
    <w:rsid w:val="00543A73"/>
    <w:rsid w:val="00543AB0"/>
    <w:rsid w:val="0054489C"/>
    <w:rsid w:val="00544CB0"/>
    <w:rsid w:val="0054671A"/>
    <w:rsid w:val="00546A79"/>
    <w:rsid w:val="00550004"/>
    <w:rsid w:val="00550A8A"/>
    <w:rsid w:val="00551806"/>
    <w:rsid w:val="005537C5"/>
    <w:rsid w:val="00555249"/>
    <w:rsid w:val="0055626E"/>
    <w:rsid w:val="00556EBD"/>
    <w:rsid w:val="00556F96"/>
    <w:rsid w:val="00557703"/>
    <w:rsid w:val="0055D58C"/>
    <w:rsid w:val="00560C98"/>
    <w:rsid w:val="005612F6"/>
    <w:rsid w:val="00561F26"/>
    <w:rsid w:val="00562EFC"/>
    <w:rsid w:val="00563EA6"/>
    <w:rsid w:val="00564B46"/>
    <w:rsid w:val="0056590E"/>
    <w:rsid w:val="00566CF3"/>
    <w:rsid w:val="00567977"/>
    <w:rsid w:val="00570D18"/>
    <w:rsid w:val="00570E89"/>
    <w:rsid w:val="0057113A"/>
    <w:rsid w:val="005714D0"/>
    <w:rsid w:val="00571E1D"/>
    <w:rsid w:val="0057304B"/>
    <w:rsid w:val="005730A2"/>
    <w:rsid w:val="00573280"/>
    <w:rsid w:val="00574C6A"/>
    <w:rsid w:val="00575413"/>
    <w:rsid w:val="00575817"/>
    <w:rsid w:val="0057598D"/>
    <w:rsid w:val="00575CD9"/>
    <w:rsid w:val="00575F77"/>
    <w:rsid w:val="0057705B"/>
    <w:rsid w:val="00577625"/>
    <w:rsid w:val="00580509"/>
    <w:rsid w:val="005817FD"/>
    <w:rsid w:val="005825CB"/>
    <w:rsid w:val="00582942"/>
    <w:rsid w:val="00582C13"/>
    <w:rsid w:val="00583159"/>
    <w:rsid w:val="00583F9A"/>
    <w:rsid w:val="005843D4"/>
    <w:rsid w:val="00584462"/>
    <w:rsid w:val="00584E26"/>
    <w:rsid w:val="005861E2"/>
    <w:rsid w:val="00586360"/>
    <w:rsid w:val="00587CEA"/>
    <w:rsid w:val="00587DFC"/>
    <w:rsid w:val="00590BBC"/>
    <w:rsid w:val="00590E08"/>
    <w:rsid w:val="005915E2"/>
    <w:rsid w:val="00591B42"/>
    <w:rsid w:val="00594BB2"/>
    <w:rsid w:val="00596C2F"/>
    <w:rsid w:val="00596E25"/>
    <w:rsid w:val="00597B5C"/>
    <w:rsid w:val="005A0DBC"/>
    <w:rsid w:val="005A1771"/>
    <w:rsid w:val="005A3224"/>
    <w:rsid w:val="005A347F"/>
    <w:rsid w:val="005A3AC1"/>
    <w:rsid w:val="005A41B0"/>
    <w:rsid w:val="005A4DE5"/>
    <w:rsid w:val="005A5739"/>
    <w:rsid w:val="005A659C"/>
    <w:rsid w:val="005A6DD7"/>
    <w:rsid w:val="005A78ED"/>
    <w:rsid w:val="005AD975"/>
    <w:rsid w:val="005B091A"/>
    <w:rsid w:val="005B112E"/>
    <w:rsid w:val="005B1347"/>
    <w:rsid w:val="005B1BDF"/>
    <w:rsid w:val="005B1E07"/>
    <w:rsid w:val="005B259D"/>
    <w:rsid w:val="005B3D91"/>
    <w:rsid w:val="005B4050"/>
    <w:rsid w:val="005B5FD1"/>
    <w:rsid w:val="005B6194"/>
    <w:rsid w:val="005B69BF"/>
    <w:rsid w:val="005C2434"/>
    <w:rsid w:val="005C2690"/>
    <w:rsid w:val="005C2F73"/>
    <w:rsid w:val="005C3530"/>
    <w:rsid w:val="005C4213"/>
    <w:rsid w:val="005C4324"/>
    <w:rsid w:val="005C521F"/>
    <w:rsid w:val="005C529A"/>
    <w:rsid w:val="005C5606"/>
    <w:rsid w:val="005C59BF"/>
    <w:rsid w:val="005C6C1F"/>
    <w:rsid w:val="005D001D"/>
    <w:rsid w:val="005D04A2"/>
    <w:rsid w:val="005D06F4"/>
    <w:rsid w:val="005D0953"/>
    <w:rsid w:val="005D2427"/>
    <w:rsid w:val="005D2E6A"/>
    <w:rsid w:val="005D30FE"/>
    <w:rsid w:val="005D3355"/>
    <w:rsid w:val="005D3521"/>
    <w:rsid w:val="005D36D5"/>
    <w:rsid w:val="005D36E5"/>
    <w:rsid w:val="005D41D8"/>
    <w:rsid w:val="005D469B"/>
    <w:rsid w:val="005D4A25"/>
    <w:rsid w:val="005D5477"/>
    <w:rsid w:val="005D5AD3"/>
    <w:rsid w:val="005D67A8"/>
    <w:rsid w:val="005D6870"/>
    <w:rsid w:val="005D6C58"/>
    <w:rsid w:val="005D7D76"/>
    <w:rsid w:val="005E11BF"/>
    <w:rsid w:val="005E1B11"/>
    <w:rsid w:val="005E2C6E"/>
    <w:rsid w:val="005E363C"/>
    <w:rsid w:val="005E3E9C"/>
    <w:rsid w:val="005E40A0"/>
    <w:rsid w:val="005E56DE"/>
    <w:rsid w:val="005E609F"/>
    <w:rsid w:val="005E6323"/>
    <w:rsid w:val="005E665B"/>
    <w:rsid w:val="005E6A4A"/>
    <w:rsid w:val="005E75E7"/>
    <w:rsid w:val="005F0F94"/>
    <w:rsid w:val="005F1ACE"/>
    <w:rsid w:val="005F226C"/>
    <w:rsid w:val="005F279C"/>
    <w:rsid w:val="005F28C9"/>
    <w:rsid w:val="005F2A1C"/>
    <w:rsid w:val="005F54CC"/>
    <w:rsid w:val="005F5EFF"/>
    <w:rsid w:val="005F7D5B"/>
    <w:rsid w:val="00601A13"/>
    <w:rsid w:val="006026D0"/>
    <w:rsid w:val="00602775"/>
    <w:rsid w:val="00602E4F"/>
    <w:rsid w:val="00604653"/>
    <w:rsid w:val="00604BBE"/>
    <w:rsid w:val="006077DE"/>
    <w:rsid w:val="00607814"/>
    <w:rsid w:val="00607CDF"/>
    <w:rsid w:val="0061068C"/>
    <w:rsid w:val="00611517"/>
    <w:rsid w:val="0061258E"/>
    <w:rsid w:val="006125CB"/>
    <w:rsid w:val="006126D9"/>
    <w:rsid w:val="006133B2"/>
    <w:rsid w:val="006145AF"/>
    <w:rsid w:val="0061591F"/>
    <w:rsid w:val="00615C51"/>
    <w:rsid w:val="00615F0D"/>
    <w:rsid w:val="006171B2"/>
    <w:rsid w:val="00620478"/>
    <w:rsid w:val="0062048C"/>
    <w:rsid w:val="00620962"/>
    <w:rsid w:val="00621AC2"/>
    <w:rsid w:val="00621B56"/>
    <w:rsid w:val="00622CE0"/>
    <w:rsid w:val="00622EED"/>
    <w:rsid w:val="00623136"/>
    <w:rsid w:val="00623FF3"/>
    <w:rsid w:val="00624B80"/>
    <w:rsid w:val="0062509E"/>
    <w:rsid w:val="00625127"/>
    <w:rsid w:val="0062562B"/>
    <w:rsid w:val="00625BC2"/>
    <w:rsid w:val="00625F0D"/>
    <w:rsid w:val="00626A2F"/>
    <w:rsid w:val="00626F3F"/>
    <w:rsid w:val="00627081"/>
    <w:rsid w:val="00627A69"/>
    <w:rsid w:val="00630523"/>
    <w:rsid w:val="00631637"/>
    <w:rsid w:val="00633588"/>
    <w:rsid w:val="006360AF"/>
    <w:rsid w:val="00636FF1"/>
    <w:rsid w:val="0063722B"/>
    <w:rsid w:val="00637EC4"/>
    <w:rsid w:val="006401F0"/>
    <w:rsid w:val="00641D73"/>
    <w:rsid w:val="006422DE"/>
    <w:rsid w:val="00642BF4"/>
    <w:rsid w:val="0064309E"/>
    <w:rsid w:val="00643ACD"/>
    <w:rsid w:val="006453D6"/>
    <w:rsid w:val="006458AD"/>
    <w:rsid w:val="00645C25"/>
    <w:rsid w:val="00645D87"/>
    <w:rsid w:val="006461C2"/>
    <w:rsid w:val="006472A4"/>
    <w:rsid w:val="006474DB"/>
    <w:rsid w:val="00647C91"/>
    <w:rsid w:val="006504A3"/>
    <w:rsid w:val="00650571"/>
    <w:rsid w:val="00650E52"/>
    <w:rsid w:val="006512C0"/>
    <w:rsid w:val="00651C19"/>
    <w:rsid w:val="00652C8F"/>
    <w:rsid w:val="006533C6"/>
    <w:rsid w:val="006538D8"/>
    <w:rsid w:val="006541C1"/>
    <w:rsid w:val="006547A9"/>
    <w:rsid w:val="00654D0C"/>
    <w:rsid w:val="00655114"/>
    <w:rsid w:val="00655F61"/>
    <w:rsid w:val="00656909"/>
    <w:rsid w:val="00656EBF"/>
    <w:rsid w:val="00657C56"/>
    <w:rsid w:val="00660497"/>
    <w:rsid w:val="00661545"/>
    <w:rsid w:val="00663A9E"/>
    <w:rsid w:val="00663C92"/>
    <w:rsid w:val="0066502D"/>
    <w:rsid w:val="006660B8"/>
    <w:rsid w:val="006662BB"/>
    <w:rsid w:val="00666D26"/>
    <w:rsid w:val="0066740F"/>
    <w:rsid w:val="006700D6"/>
    <w:rsid w:val="0067110F"/>
    <w:rsid w:val="00671EF2"/>
    <w:rsid w:val="00672A9F"/>
    <w:rsid w:val="00672CF4"/>
    <w:rsid w:val="006731E9"/>
    <w:rsid w:val="00673622"/>
    <w:rsid w:val="00673955"/>
    <w:rsid w:val="00673E1B"/>
    <w:rsid w:val="006754FB"/>
    <w:rsid w:val="00677EC6"/>
    <w:rsid w:val="006801D7"/>
    <w:rsid w:val="006803FD"/>
    <w:rsid w:val="00680590"/>
    <w:rsid w:val="0068092A"/>
    <w:rsid w:val="006809DE"/>
    <w:rsid w:val="00680B31"/>
    <w:rsid w:val="00680C22"/>
    <w:rsid w:val="00680EB5"/>
    <w:rsid w:val="00680F3D"/>
    <w:rsid w:val="006819B8"/>
    <w:rsid w:val="00681D96"/>
    <w:rsid w:val="00681E0B"/>
    <w:rsid w:val="0068231A"/>
    <w:rsid w:val="00682550"/>
    <w:rsid w:val="0068348D"/>
    <w:rsid w:val="006836DB"/>
    <w:rsid w:val="00683E42"/>
    <w:rsid w:val="00684220"/>
    <w:rsid w:val="006851DF"/>
    <w:rsid w:val="00685707"/>
    <w:rsid w:val="00685AC1"/>
    <w:rsid w:val="00685B1A"/>
    <w:rsid w:val="00686E42"/>
    <w:rsid w:val="00686E59"/>
    <w:rsid w:val="00687B36"/>
    <w:rsid w:val="00690349"/>
    <w:rsid w:val="0069048B"/>
    <w:rsid w:val="00690689"/>
    <w:rsid w:val="00692280"/>
    <w:rsid w:val="0069246D"/>
    <w:rsid w:val="00693C72"/>
    <w:rsid w:val="00693FDA"/>
    <w:rsid w:val="0069408B"/>
    <w:rsid w:val="006942C0"/>
    <w:rsid w:val="006948DF"/>
    <w:rsid w:val="00694BD3"/>
    <w:rsid w:val="00695668"/>
    <w:rsid w:val="00695E0F"/>
    <w:rsid w:val="006965CC"/>
    <w:rsid w:val="0069755F"/>
    <w:rsid w:val="0069778B"/>
    <w:rsid w:val="00697891"/>
    <w:rsid w:val="006A07E6"/>
    <w:rsid w:val="006A0A8F"/>
    <w:rsid w:val="006A16E3"/>
    <w:rsid w:val="006A1D37"/>
    <w:rsid w:val="006A290E"/>
    <w:rsid w:val="006A29E4"/>
    <w:rsid w:val="006A361D"/>
    <w:rsid w:val="006A3F39"/>
    <w:rsid w:val="006A576A"/>
    <w:rsid w:val="006A6000"/>
    <w:rsid w:val="006A664A"/>
    <w:rsid w:val="006B11E7"/>
    <w:rsid w:val="006B1AFE"/>
    <w:rsid w:val="006B1F05"/>
    <w:rsid w:val="006B27C3"/>
    <w:rsid w:val="006B441C"/>
    <w:rsid w:val="006B4507"/>
    <w:rsid w:val="006B4C92"/>
    <w:rsid w:val="006B6981"/>
    <w:rsid w:val="006B69E8"/>
    <w:rsid w:val="006B6D3F"/>
    <w:rsid w:val="006B7E52"/>
    <w:rsid w:val="006BC8B3"/>
    <w:rsid w:val="006C0387"/>
    <w:rsid w:val="006C0886"/>
    <w:rsid w:val="006C0C32"/>
    <w:rsid w:val="006C18F3"/>
    <w:rsid w:val="006C2221"/>
    <w:rsid w:val="006C360D"/>
    <w:rsid w:val="006C3E94"/>
    <w:rsid w:val="006C4322"/>
    <w:rsid w:val="006C44FE"/>
    <w:rsid w:val="006C4C91"/>
    <w:rsid w:val="006C554D"/>
    <w:rsid w:val="006C57B6"/>
    <w:rsid w:val="006C5FE2"/>
    <w:rsid w:val="006C60E5"/>
    <w:rsid w:val="006C61F8"/>
    <w:rsid w:val="006C6376"/>
    <w:rsid w:val="006C642F"/>
    <w:rsid w:val="006C64F8"/>
    <w:rsid w:val="006C6C29"/>
    <w:rsid w:val="006C7B96"/>
    <w:rsid w:val="006D0738"/>
    <w:rsid w:val="006D1010"/>
    <w:rsid w:val="006D1B60"/>
    <w:rsid w:val="006D27E8"/>
    <w:rsid w:val="006D284B"/>
    <w:rsid w:val="006D38BE"/>
    <w:rsid w:val="006D39F4"/>
    <w:rsid w:val="006D465C"/>
    <w:rsid w:val="006D4C12"/>
    <w:rsid w:val="006D6763"/>
    <w:rsid w:val="006D6A09"/>
    <w:rsid w:val="006D733D"/>
    <w:rsid w:val="006D7551"/>
    <w:rsid w:val="006D7904"/>
    <w:rsid w:val="006E05B4"/>
    <w:rsid w:val="006E1442"/>
    <w:rsid w:val="006E22E1"/>
    <w:rsid w:val="006E2499"/>
    <w:rsid w:val="006E4295"/>
    <w:rsid w:val="006E67CC"/>
    <w:rsid w:val="006E791A"/>
    <w:rsid w:val="006E7F02"/>
    <w:rsid w:val="006F0529"/>
    <w:rsid w:val="006F204D"/>
    <w:rsid w:val="006F33F6"/>
    <w:rsid w:val="006F3422"/>
    <w:rsid w:val="006F38BD"/>
    <w:rsid w:val="006F3BE3"/>
    <w:rsid w:val="006F431A"/>
    <w:rsid w:val="006F44C9"/>
    <w:rsid w:val="006F4CE4"/>
    <w:rsid w:val="006F6780"/>
    <w:rsid w:val="006F6E72"/>
    <w:rsid w:val="006F6EC3"/>
    <w:rsid w:val="00700115"/>
    <w:rsid w:val="00700147"/>
    <w:rsid w:val="0070079E"/>
    <w:rsid w:val="007007CA"/>
    <w:rsid w:val="00701D42"/>
    <w:rsid w:val="00701D7F"/>
    <w:rsid w:val="007024B1"/>
    <w:rsid w:val="00703159"/>
    <w:rsid w:val="00704A3D"/>
    <w:rsid w:val="00704FA6"/>
    <w:rsid w:val="00705BD1"/>
    <w:rsid w:val="00705C0B"/>
    <w:rsid w:val="007060E2"/>
    <w:rsid w:val="00706726"/>
    <w:rsid w:val="00706E40"/>
    <w:rsid w:val="00707DB7"/>
    <w:rsid w:val="0070F172"/>
    <w:rsid w:val="007107DB"/>
    <w:rsid w:val="00710D83"/>
    <w:rsid w:val="00711304"/>
    <w:rsid w:val="0071132F"/>
    <w:rsid w:val="0071329D"/>
    <w:rsid w:val="007136E6"/>
    <w:rsid w:val="00713FA5"/>
    <w:rsid w:val="00714CDC"/>
    <w:rsid w:val="00715228"/>
    <w:rsid w:val="0071561B"/>
    <w:rsid w:val="00715767"/>
    <w:rsid w:val="0071C97E"/>
    <w:rsid w:val="00720513"/>
    <w:rsid w:val="00720E96"/>
    <w:rsid w:val="0072268E"/>
    <w:rsid w:val="00724EEC"/>
    <w:rsid w:val="007259FE"/>
    <w:rsid w:val="007265A0"/>
    <w:rsid w:val="00726BFC"/>
    <w:rsid w:val="00727007"/>
    <w:rsid w:val="007275D1"/>
    <w:rsid w:val="007300B2"/>
    <w:rsid w:val="007309AA"/>
    <w:rsid w:val="00731710"/>
    <w:rsid w:val="00732F5B"/>
    <w:rsid w:val="00733949"/>
    <w:rsid w:val="00733A5B"/>
    <w:rsid w:val="00733AEA"/>
    <w:rsid w:val="0073455D"/>
    <w:rsid w:val="00736849"/>
    <w:rsid w:val="00737B5C"/>
    <w:rsid w:val="00737ED3"/>
    <w:rsid w:val="00737EE6"/>
    <w:rsid w:val="00740877"/>
    <w:rsid w:val="00742367"/>
    <w:rsid w:val="00742E3C"/>
    <w:rsid w:val="00742FF0"/>
    <w:rsid w:val="00743A08"/>
    <w:rsid w:val="00743CB3"/>
    <w:rsid w:val="007446EA"/>
    <w:rsid w:val="007447CB"/>
    <w:rsid w:val="00745E76"/>
    <w:rsid w:val="00745EAC"/>
    <w:rsid w:val="00745FCA"/>
    <w:rsid w:val="00746072"/>
    <w:rsid w:val="00746769"/>
    <w:rsid w:val="0074695D"/>
    <w:rsid w:val="00746EBB"/>
    <w:rsid w:val="00747702"/>
    <w:rsid w:val="0074785E"/>
    <w:rsid w:val="00750A31"/>
    <w:rsid w:val="007513E6"/>
    <w:rsid w:val="00751D8A"/>
    <w:rsid w:val="00752C5E"/>
    <w:rsid w:val="00752D32"/>
    <w:rsid w:val="0075367E"/>
    <w:rsid w:val="00754666"/>
    <w:rsid w:val="00754BC3"/>
    <w:rsid w:val="007553F3"/>
    <w:rsid w:val="00756641"/>
    <w:rsid w:val="00756BB9"/>
    <w:rsid w:val="00756D68"/>
    <w:rsid w:val="0076062C"/>
    <w:rsid w:val="00763C2A"/>
    <w:rsid w:val="00763F9F"/>
    <w:rsid w:val="007655C1"/>
    <w:rsid w:val="00766F69"/>
    <w:rsid w:val="00767290"/>
    <w:rsid w:val="007673C6"/>
    <w:rsid w:val="0077197A"/>
    <w:rsid w:val="00771D8A"/>
    <w:rsid w:val="00772DA1"/>
    <w:rsid w:val="00772DB4"/>
    <w:rsid w:val="007742A3"/>
    <w:rsid w:val="00774753"/>
    <w:rsid w:val="007756EF"/>
    <w:rsid w:val="00777A81"/>
    <w:rsid w:val="00777BF7"/>
    <w:rsid w:val="00780A40"/>
    <w:rsid w:val="00780CC6"/>
    <w:rsid w:val="00781563"/>
    <w:rsid w:val="007825E6"/>
    <w:rsid w:val="00782D69"/>
    <w:rsid w:val="0078399B"/>
    <w:rsid w:val="00783F3D"/>
    <w:rsid w:val="0078403F"/>
    <w:rsid w:val="0078455E"/>
    <w:rsid w:val="00784E59"/>
    <w:rsid w:val="00784FBE"/>
    <w:rsid w:val="00784FF1"/>
    <w:rsid w:val="00785A4D"/>
    <w:rsid w:val="00785D5D"/>
    <w:rsid w:val="00785D9E"/>
    <w:rsid w:val="00786393"/>
    <w:rsid w:val="00786B9B"/>
    <w:rsid w:val="00787788"/>
    <w:rsid w:val="007878BC"/>
    <w:rsid w:val="007879B5"/>
    <w:rsid w:val="00787A92"/>
    <w:rsid w:val="00787F1B"/>
    <w:rsid w:val="0079044F"/>
    <w:rsid w:val="00791114"/>
    <w:rsid w:val="0079239C"/>
    <w:rsid w:val="00792629"/>
    <w:rsid w:val="00792707"/>
    <w:rsid w:val="00792A92"/>
    <w:rsid w:val="0079329D"/>
    <w:rsid w:val="0079399F"/>
    <w:rsid w:val="00794260"/>
    <w:rsid w:val="007942EB"/>
    <w:rsid w:val="00794367"/>
    <w:rsid w:val="00795473"/>
    <w:rsid w:val="00796C61"/>
    <w:rsid w:val="00797203"/>
    <w:rsid w:val="0079730F"/>
    <w:rsid w:val="007A02BB"/>
    <w:rsid w:val="007A057C"/>
    <w:rsid w:val="007A05A7"/>
    <w:rsid w:val="007A3C5F"/>
    <w:rsid w:val="007A4646"/>
    <w:rsid w:val="007A54B4"/>
    <w:rsid w:val="007A6238"/>
    <w:rsid w:val="007B23E0"/>
    <w:rsid w:val="007B2E10"/>
    <w:rsid w:val="007B2F31"/>
    <w:rsid w:val="007B3083"/>
    <w:rsid w:val="007B313B"/>
    <w:rsid w:val="007B3E0D"/>
    <w:rsid w:val="007B3E47"/>
    <w:rsid w:val="007B5AD4"/>
    <w:rsid w:val="007B661D"/>
    <w:rsid w:val="007B6B95"/>
    <w:rsid w:val="007BE2F0"/>
    <w:rsid w:val="007C084E"/>
    <w:rsid w:val="007C0F0E"/>
    <w:rsid w:val="007C1CF8"/>
    <w:rsid w:val="007C1D81"/>
    <w:rsid w:val="007C3FA5"/>
    <w:rsid w:val="007C4903"/>
    <w:rsid w:val="007C5087"/>
    <w:rsid w:val="007C5428"/>
    <w:rsid w:val="007C6448"/>
    <w:rsid w:val="007C6CF6"/>
    <w:rsid w:val="007C7F6F"/>
    <w:rsid w:val="007D0FB8"/>
    <w:rsid w:val="007D183C"/>
    <w:rsid w:val="007D189F"/>
    <w:rsid w:val="007D4941"/>
    <w:rsid w:val="007D5C27"/>
    <w:rsid w:val="007D612E"/>
    <w:rsid w:val="007D69A7"/>
    <w:rsid w:val="007D6ACB"/>
    <w:rsid w:val="007D7C40"/>
    <w:rsid w:val="007D7F63"/>
    <w:rsid w:val="007E1AAD"/>
    <w:rsid w:val="007E2C76"/>
    <w:rsid w:val="007E3DED"/>
    <w:rsid w:val="007E4D52"/>
    <w:rsid w:val="007E5244"/>
    <w:rsid w:val="007E5330"/>
    <w:rsid w:val="007E5A57"/>
    <w:rsid w:val="007E65E4"/>
    <w:rsid w:val="007E67A3"/>
    <w:rsid w:val="007E76AC"/>
    <w:rsid w:val="007F0081"/>
    <w:rsid w:val="007F0201"/>
    <w:rsid w:val="007F057F"/>
    <w:rsid w:val="007F19BE"/>
    <w:rsid w:val="007F2FC0"/>
    <w:rsid w:val="007F4BD3"/>
    <w:rsid w:val="007F5192"/>
    <w:rsid w:val="007F5386"/>
    <w:rsid w:val="007F588A"/>
    <w:rsid w:val="007F5A61"/>
    <w:rsid w:val="007F5D86"/>
    <w:rsid w:val="007F6C3B"/>
    <w:rsid w:val="007F72AE"/>
    <w:rsid w:val="007F7F24"/>
    <w:rsid w:val="00800B1B"/>
    <w:rsid w:val="008026BC"/>
    <w:rsid w:val="00802D9E"/>
    <w:rsid w:val="008033F9"/>
    <w:rsid w:val="00803FBA"/>
    <w:rsid w:val="0080410D"/>
    <w:rsid w:val="00807034"/>
    <w:rsid w:val="00807ED0"/>
    <w:rsid w:val="00808B70"/>
    <w:rsid w:val="00810BB5"/>
    <w:rsid w:val="00810DE5"/>
    <w:rsid w:val="00811483"/>
    <w:rsid w:val="0081225B"/>
    <w:rsid w:val="0081318F"/>
    <w:rsid w:val="00814B86"/>
    <w:rsid w:val="008155A5"/>
    <w:rsid w:val="008171EB"/>
    <w:rsid w:val="008218EA"/>
    <w:rsid w:val="00822262"/>
    <w:rsid w:val="00822638"/>
    <w:rsid w:val="008242ED"/>
    <w:rsid w:val="00824824"/>
    <w:rsid w:val="00824997"/>
    <w:rsid w:val="00825827"/>
    <w:rsid w:val="008268EB"/>
    <w:rsid w:val="00826ED5"/>
    <w:rsid w:val="008271F0"/>
    <w:rsid w:val="008278CE"/>
    <w:rsid w:val="008279E9"/>
    <w:rsid w:val="0082E9B4"/>
    <w:rsid w:val="0082F3BC"/>
    <w:rsid w:val="0082FFF9"/>
    <w:rsid w:val="0083002D"/>
    <w:rsid w:val="008304BD"/>
    <w:rsid w:val="00830651"/>
    <w:rsid w:val="00830978"/>
    <w:rsid w:val="0083164A"/>
    <w:rsid w:val="00834ED1"/>
    <w:rsid w:val="008352F8"/>
    <w:rsid w:val="00835B5C"/>
    <w:rsid w:val="00836FD7"/>
    <w:rsid w:val="008377D4"/>
    <w:rsid w:val="00840342"/>
    <w:rsid w:val="008406A6"/>
    <w:rsid w:val="008411B8"/>
    <w:rsid w:val="0084304B"/>
    <w:rsid w:val="00843A79"/>
    <w:rsid w:val="008455CE"/>
    <w:rsid w:val="00845C3F"/>
    <w:rsid w:val="00847569"/>
    <w:rsid w:val="008476BA"/>
    <w:rsid w:val="008477DB"/>
    <w:rsid w:val="00847DC6"/>
    <w:rsid w:val="008502E9"/>
    <w:rsid w:val="0085070D"/>
    <w:rsid w:val="00851A7A"/>
    <w:rsid w:val="008543E8"/>
    <w:rsid w:val="00854BB9"/>
    <w:rsid w:val="00855D06"/>
    <w:rsid w:val="00856B86"/>
    <w:rsid w:val="008575C6"/>
    <w:rsid w:val="00857867"/>
    <w:rsid w:val="00857AAC"/>
    <w:rsid w:val="00857DDC"/>
    <w:rsid w:val="00857E09"/>
    <w:rsid w:val="00860EE9"/>
    <w:rsid w:val="00861D2D"/>
    <w:rsid w:val="008639ED"/>
    <w:rsid w:val="00863FFD"/>
    <w:rsid w:val="008649AA"/>
    <w:rsid w:val="0086572C"/>
    <w:rsid w:val="00865A5D"/>
    <w:rsid w:val="00865CD0"/>
    <w:rsid w:val="0086778D"/>
    <w:rsid w:val="00867C1A"/>
    <w:rsid w:val="00871171"/>
    <w:rsid w:val="008736C3"/>
    <w:rsid w:val="00873BAE"/>
    <w:rsid w:val="00875922"/>
    <w:rsid w:val="00875D40"/>
    <w:rsid w:val="00875D5F"/>
    <w:rsid w:val="00876D95"/>
    <w:rsid w:val="0087707F"/>
    <w:rsid w:val="00877251"/>
    <w:rsid w:val="00877390"/>
    <w:rsid w:val="00877B9C"/>
    <w:rsid w:val="008800C7"/>
    <w:rsid w:val="0088028F"/>
    <w:rsid w:val="00880617"/>
    <w:rsid w:val="00880B0B"/>
    <w:rsid w:val="00881806"/>
    <w:rsid w:val="00881A29"/>
    <w:rsid w:val="00882B7A"/>
    <w:rsid w:val="0088304E"/>
    <w:rsid w:val="00885E19"/>
    <w:rsid w:val="00885F60"/>
    <w:rsid w:val="008861B5"/>
    <w:rsid w:val="008865AC"/>
    <w:rsid w:val="00886B0F"/>
    <w:rsid w:val="00886BFC"/>
    <w:rsid w:val="00886FA4"/>
    <w:rsid w:val="00887B8D"/>
    <w:rsid w:val="00887CFF"/>
    <w:rsid w:val="008900A8"/>
    <w:rsid w:val="00891019"/>
    <w:rsid w:val="008924E3"/>
    <w:rsid w:val="00892FEC"/>
    <w:rsid w:val="00893248"/>
    <w:rsid w:val="00893254"/>
    <w:rsid w:val="008948E3"/>
    <w:rsid w:val="00895248"/>
    <w:rsid w:val="00895AF4"/>
    <w:rsid w:val="00896889"/>
    <w:rsid w:val="008968D4"/>
    <w:rsid w:val="00897865"/>
    <w:rsid w:val="00897B5E"/>
    <w:rsid w:val="008A099B"/>
    <w:rsid w:val="008A1E68"/>
    <w:rsid w:val="008A2B4E"/>
    <w:rsid w:val="008A2F0F"/>
    <w:rsid w:val="008A347D"/>
    <w:rsid w:val="008A3E98"/>
    <w:rsid w:val="008A5B65"/>
    <w:rsid w:val="008A6315"/>
    <w:rsid w:val="008A7BB9"/>
    <w:rsid w:val="008B06C2"/>
    <w:rsid w:val="008B0981"/>
    <w:rsid w:val="008B0CDB"/>
    <w:rsid w:val="008B1439"/>
    <w:rsid w:val="008B1444"/>
    <w:rsid w:val="008B23CC"/>
    <w:rsid w:val="008B3DC3"/>
    <w:rsid w:val="008B4078"/>
    <w:rsid w:val="008B42C2"/>
    <w:rsid w:val="008B4830"/>
    <w:rsid w:val="008B5261"/>
    <w:rsid w:val="008B5BD4"/>
    <w:rsid w:val="008B5EEF"/>
    <w:rsid w:val="008B6478"/>
    <w:rsid w:val="008B72DB"/>
    <w:rsid w:val="008C03A7"/>
    <w:rsid w:val="008C1890"/>
    <w:rsid w:val="008C241C"/>
    <w:rsid w:val="008C2FB7"/>
    <w:rsid w:val="008C33A6"/>
    <w:rsid w:val="008C3D4A"/>
    <w:rsid w:val="008C420F"/>
    <w:rsid w:val="008C5268"/>
    <w:rsid w:val="008C5A49"/>
    <w:rsid w:val="008C61E1"/>
    <w:rsid w:val="008C6527"/>
    <w:rsid w:val="008C6FAE"/>
    <w:rsid w:val="008D0483"/>
    <w:rsid w:val="008D06B6"/>
    <w:rsid w:val="008D19C2"/>
    <w:rsid w:val="008D33DE"/>
    <w:rsid w:val="008D48C5"/>
    <w:rsid w:val="008D4F86"/>
    <w:rsid w:val="008D52EB"/>
    <w:rsid w:val="008D53BA"/>
    <w:rsid w:val="008D6A34"/>
    <w:rsid w:val="008D6F13"/>
    <w:rsid w:val="008D7FA3"/>
    <w:rsid w:val="008E0EF8"/>
    <w:rsid w:val="008E18F7"/>
    <w:rsid w:val="008E20CF"/>
    <w:rsid w:val="008E24B0"/>
    <w:rsid w:val="008E2D5F"/>
    <w:rsid w:val="008E3D3B"/>
    <w:rsid w:val="008E3EB3"/>
    <w:rsid w:val="008E4E2B"/>
    <w:rsid w:val="008E56FA"/>
    <w:rsid w:val="008E5B40"/>
    <w:rsid w:val="008E6D77"/>
    <w:rsid w:val="008E7345"/>
    <w:rsid w:val="008F0003"/>
    <w:rsid w:val="008F01CD"/>
    <w:rsid w:val="008F0F8C"/>
    <w:rsid w:val="008F1671"/>
    <w:rsid w:val="008F196C"/>
    <w:rsid w:val="008F3178"/>
    <w:rsid w:val="008F4177"/>
    <w:rsid w:val="008F4A08"/>
    <w:rsid w:val="008F4B6E"/>
    <w:rsid w:val="008F4DEF"/>
    <w:rsid w:val="008F5998"/>
    <w:rsid w:val="008F5BFC"/>
    <w:rsid w:val="008F6630"/>
    <w:rsid w:val="008F71AF"/>
    <w:rsid w:val="00900D5D"/>
    <w:rsid w:val="00902402"/>
    <w:rsid w:val="00903DFC"/>
    <w:rsid w:val="00904014"/>
    <w:rsid w:val="009045BA"/>
    <w:rsid w:val="00904C56"/>
    <w:rsid w:val="0090519A"/>
    <w:rsid w:val="00910613"/>
    <w:rsid w:val="0091127C"/>
    <w:rsid w:val="0091136F"/>
    <w:rsid w:val="00913C80"/>
    <w:rsid w:val="00913E6F"/>
    <w:rsid w:val="0091449E"/>
    <w:rsid w:val="00914F9F"/>
    <w:rsid w:val="00916B8A"/>
    <w:rsid w:val="00920FE5"/>
    <w:rsid w:val="00921EE3"/>
    <w:rsid w:val="009222EB"/>
    <w:rsid w:val="00922A00"/>
    <w:rsid w:val="009246A7"/>
    <w:rsid w:val="0092525B"/>
    <w:rsid w:val="009252A7"/>
    <w:rsid w:val="00926271"/>
    <w:rsid w:val="00926655"/>
    <w:rsid w:val="00926865"/>
    <w:rsid w:val="00926B80"/>
    <w:rsid w:val="00926E89"/>
    <w:rsid w:val="00930033"/>
    <w:rsid w:val="009314D3"/>
    <w:rsid w:val="0093162C"/>
    <w:rsid w:val="009326F6"/>
    <w:rsid w:val="0093470B"/>
    <w:rsid w:val="00934809"/>
    <w:rsid w:val="00934BD0"/>
    <w:rsid w:val="00936BC3"/>
    <w:rsid w:val="0093762B"/>
    <w:rsid w:val="0093785E"/>
    <w:rsid w:val="00937B6B"/>
    <w:rsid w:val="009403CD"/>
    <w:rsid w:val="0094160E"/>
    <w:rsid w:val="0094185B"/>
    <w:rsid w:val="0094187B"/>
    <w:rsid w:val="00941A51"/>
    <w:rsid w:val="00942980"/>
    <w:rsid w:val="009439E9"/>
    <w:rsid w:val="00943A41"/>
    <w:rsid w:val="00943A44"/>
    <w:rsid w:val="00943AE4"/>
    <w:rsid w:val="00944CA4"/>
    <w:rsid w:val="00945347"/>
    <w:rsid w:val="00946B70"/>
    <w:rsid w:val="009476E2"/>
    <w:rsid w:val="00947D45"/>
    <w:rsid w:val="00947D55"/>
    <w:rsid w:val="0094EFF6"/>
    <w:rsid w:val="00950523"/>
    <w:rsid w:val="009508A4"/>
    <w:rsid w:val="009513C6"/>
    <w:rsid w:val="00951CC0"/>
    <w:rsid w:val="009520E2"/>
    <w:rsid w:val="009521DA"/>
    <w:rsid w:val="0095367C"/>
    <w:rsid w:val="00955558"/>
    <w:rsid w:val="009557B1"/>
    <w:rsid w:val="00955E35"/>
    <w:rsid w:val="00955F7B"/>
    <w:rsid w:val="009568BF"/>
    <w:rsid w:val="0095DBB8"/>
    <w:rsid w:val="00960566"/>
    <w:rsid w:val="00960EF0"/>
    <w:rsid w:val="009624A5"/>
    <w:rsid w:val="00963391"/>
    <w:rsid w:val="009638D8"/>
    <w:rsid w:val="00963CEA"/>
    <w:rsid w:val="00964A40"/>
    <w:rsid w:val="00964DF5"/>
    <w:rsid w:val="00965639"/>
    <w:rsid w:val="00965CC1"/>
    <w:rsid w:val="00966157"/>
    <w:rsid w:val="009661CD"/>
    <w:rsid w:val="0096669C"/>
    <w:rsid w:val="00966BCF"/>
    <w:rsid w:val="009676D9"/>
    <w:rsid w:val="00971142"/>
    <w:rsid w:val="00971328"/>
    <w:rsid w:val="00971B23"/>
    <w:rsid w:val="00972A5C"/>
    <w:rsid w:val="009739B2"/>
    <w:rsid w:val="00973FF8"/>
    <w:rsid w:val="00974699"/>
    <w:rsid w:val="00974F0A"/>
    <w:rsid w:val="009763DA"/>
    <w:rsid w:val="0097665E"/>
    <w:rsid w:val="00977191"/>
    <w:rsid w:val="00977AF4"/>
    <w:rsid w:val="009810F0"/>
    <w:rsid w:val="0098217B"/>
    <w:rsid w:val="009822F0"/>
    <w:rsid w:val="00982C25"/>
    <w:rsid w:val="00982F5B"/>
    <w:rsid w:val="009831CD"/>
    <w:rsid w:val="00983562"/>
    <w:rsid w:val="009841C6"/>
    <w:rsid w:val="009846F6"/>
    <w:rsid w:val="00985655"/>
    <w:rsid w:val="00985FB6"/>
    <w:rsid w:val="00986782"/>
    <w:rsid w:val="00987702"/>
    <w:rsid w:val="0098771F"/>
    <w:rsid w:val="00990860"/>
    <w:rsid w:val="00990D39"/>
    <w:rsid w:val="00991B10"/>
    <w:rsid w:val="009931ED"/>
    <w:rsid w:val="00993658"/>
    <w:rsid w:val="009943FF"/>
    <w:rsid w:val="00994F01"/>
    <w:rsid w:val="00996F1E"/>
    <w:rsid w:val="00997291"/>
    <w:rsid w:val="009A02A4"/>
    <w:rsid w:val="009A1581"/>
    <w:rsid w:val="009A296D"/>
    <w:rsid w:val="009A2A19"/>
    <w:rsid w:val="009A3138"/>
    <w:rsid w:val="009A4AF2"/>
    <w:rsid w:val="009A5208"/>
    <w:rsid w:val="009A5FB1"/>
    <w:rsid w:val="009A662E"/>
    <w:rsid w:val="009A7A8A"/>
    <w:rsid w:val="009A7BFA"/>
    <w:rsid w:val="009B00AB"/>
    <w:rsid w:val="009B0B6A"/>
    <w:rsid w:val="009B0BC5"/>
    <w:rsid w:val="009B1DB7"/>
    <w:rsid w:val="009B1F4B"/>
    <w:rsid w:val="009B2325"/>
    <w:rsid w:val="009B5939"/>
    <w:rsid w:val="009B5AD3"/>
    <w:rsid w:val="009B5E0F"/>
    <w:rsid w:val="009B6348"/>
    <w:rsid w:val="009B6382"/>
    <w:rsid w:val="009B6599"/>
    <w:rsid w:val="009B77EF"/>
    <w:rsid w:val="009C025C"/>
    <w:rsid w:val="009C0707"/>
    <w:rsid w:val="009C122A"/>
    <w:rsid w:val="009C1425"/>
    <w:rsid w:val="009C1D9A"/>
    <w:rsid w:val="009C1F29"/>
    <w:rsid w:val="009C334C"/>
    <w:rsid w:val="009C5EA5"/>
    <w:rsid w:val="009C62C9"/>
    <w:rsid w:val="009C6D7C"/>
    <w:rsid w:val="009C79A8"/>
    <w:rsid w:val="009C7E32"/>
    <w:rsid w:val="009D077F"/>
    <w:rsid w:val="009D0A50"/>
    <w:rsid w:val="009D1469"/>
    <w:rsid w:val="009D1B56"/>
    <w:rsid w:val="009D1DAB"/>
    <w:rsid w:val="009D239C"/>
    <w:rsid w:val="009D23A8"/>
    <w:rsid w:val="009D2DCA"/>
    <w:rsid w:val="009D744C"/>
    <w:rsid w:val="009D7890"/>
    <w:rsid w:val="009E0E9A"/>
    <w:rsid w:val="009E1BB3"/>
    <w:rsid w:val="009E233B"/>
    <w:rsid w:val="009E304A"/>
    <w:rsid w:val="009E3DE5"/>
    <w:rsid w:val="009E4611"/>
    <w:rsid w:val="009E4E57"/>
    <w:rsid w:val="009E5F70"/>
    <w:rsid w:val="009E622C"/>
    <w:rsid w:val="009E6FF8"/>
    <w:rsid w:val="009E73E0"/>
    <w:rsid w:val="009E7411"/>
    <w:rsid w:val="009F05AC"/>
    <w:rsid w:val="009F0D74"/>
    <w:rsid w:val="009F1EAA"/>
    <w:rsid w:val="009F218C"/>
    <w:rsid w:val="009F23F5"/>
    <w:rsid w:val="009F25D7"/>
    <w:rsid w:val="009F2A09"/>
    <w:rsid w:val="009F30A5"/>
    <w:rsid w:val="009F344F"/>
    <w:rsid w:val="009F4622"/>
    <w:rsid w:val="009F47E6"/>
    <w:rsid w:val="009F487D"/>
    <w:rsid w:val="009F4CD7"/>
    <w:rsid w:val="009F5641"/>
    <w:rsid w:val="009F5C56"/>
    <w:rsid w:val="009F6C66"/>
    <w:rsid w:val="00A00E6F"/>
    <w:rsid w:val="00A013A1"/>
    <w:rsid w:val="00A019A1"/>
    <w:rsid w:val="00A01A79"/>
    <w:rsid w:val="00A024B4"/>
    <w:rsid w:val="00A02BDA"/>
    <w:rsid w:val="00A0360F"/>
    <w:rsid w:val="00A03A3C"/>
    <w:rsid w:val="00A041A9"/>
    <w:rsid w:val="00A0430A"/>
    <w:rsid w:val="00A04C8D"/>
    <w:rsid w:val="00A0554C"/>
    <w:rsid w:val="00A055F5"/>
    <w:rsid w:val="00A05A14"/>
    <w:rsid w:val="00A063C1"/>
    <w:rsid w:val="00A069D2"/>
    <w:rsid w:val="00A10BFD"/>
    <w:rsid w:val="00A10D53"/>
    <w:rsid w:val="00A113BC"/>
    <w:rsid w:val="00A11546"/>
    <w:rsid w:val="00A116A2"/>
    <w:rsid w:val="00A119E8"/>
    <w:rsid w:val="00A12D3B"/>
    <w:rsid w:val="00A13D0D"/>
    <w:rsid w:val="00A14ED5"/>
    <w:rsid w:val="00A1568F"/>
    <w:rsid w:val="00A15EF2"/>
    <w:rsid w:val="00A16049"/>
    <w:rsid w:val="00A20A06"/>
    <w:rsid w:val="00A21205"/>
    <w:rsid w:val="00A21955"/>
    <w:rsid w:val="00A21BEB"/>
    <w:rsid w:val="00A2275E"/>
    <w:rsid w:val="00A23A97"/>
    <w:rsid w:val="00A248C8"/>
    <w:rsid w:val="00A249F1"/>
    <w:rsid w:val="00A25266"/>
    <w:rsid w:val="00A25F91"/>
    <w:rsid w:val="00A26BA9"/>
    <w:rsid w:val="00A27A1E"/>
    <w:rsid w:val="00A3351C"/>
    <w:rsid w:val="00A33C98"/>
    <w:rsid w:val="00A35A97"/>
    <w:rsid w:val="00A36AFA"/>
    <w:rsid w:val="00A4203D"/>
    <w:rsid w:val="00A4246F"/>
    <w:rsid w:val="00A42B99"/>
    <w:rsid w:val="00A42DBA"/>
    <w:rsid w:val="00A43593"/>
    <w:rsid w:val="00A44AFB"/>
    <w:rsid w:val="00A44CA7"/>
    <w:rsid w:val="00A45113"/>
    <w:rsid w:val="00A458FB"/>
    <w:rsid w:val="00A45E72"/>
    <w:rsid w:val="00A45F49"/>
    <w:rsid w:val="00A4604D"/>
    <w:rsid w:val="00A460A6"/>
    <w:rsid w:val="00A466B5"/>
    <w:rsid w:val="00A54C5D"/>
    <w:rsid w:val="00A54E23"/>
    <w:rsid w:val="00A56D15"/>
    <w:rsid w:val="00A56F6D"/>
    <w:rsid w:val="00A5770B"/>
    <w:rsid w:val="00A57B72"/>
    <w:rsid w:val="00A61406"/>
    <w:rsid w:val="00A619B0"/>
    <w:rsid w:val="00A61F24"/>
    <w:rsid w:val="00A62982"/>
    <w:rsid w:val="00A63A91"/>
    <w:rsid w:val="00A63EFD"/>
    <w:rsid w:val="00A65279"/>
    <w:rsid w:val="00A655AB"/>
    <w:rsid w:val="00A66D4E"/>
    <w:rsid w:val="00A66D96"/>
    <w:rsid w:val="00A67900"/>
    <w:rsid w:val="00A67C3A"/>
    <w:rsid w:val="00A6BABB"/>
    <w:rsid w:val="00A7004B"/>
    <w:rsid w:val="00A7015E"/>
    <w:rsid w:val="00A701C0"/>
    <w:rsid w:val="00A70615"/>
    <w:rsid w:val="00A71C7B"/>
    <w:rsid w:val="00A722DB"/>
    <w:rsid w:val="00A72457"/>
    <w:rsid w:val="00A737FE"/>
    <w:rsid w:val="00A73996"/>
    <w:rsid w:val="00A73A9F"/>
    <w:rsid w:val="00A73C1A"/>
    <w:rsid w:val="00A744F6"/>
    <w:rsid w:val="00A75692"/>
    <w:rsid w:val="00A75B40"/>
    <w:rsid w:val="00A76339"/>
    <w:rsid w:val="00A80901"/>
    <w:rsid w:val="00A812AD"/>
    <w:rsid w:val="00A812E1"/>
    <w:rsid w:val="00A8177E"/>
    <w:rsid w:val="00A82E26"/>
    <w:rsid w:val="00A83106"/>
    <w:rsid w:val="00A83344"/>
    <w:rsid w:val="00A83EFD"/>
    <w:rsid w:val="00A8405B"/>
    <w:rsid w:val="00A8436C"/>
    <w:rsid w:val="00A84A43"/>
    <w:rsid w:val="00A864C1"/>
    <w:rsid w:val="00A870E4"/>
    <w:rsid w:val="00A87B43"/>
    <w:rsid w:val="00A8D53E"/>
    <w:rsid w:val="00A903FF"/>
    <w:rsid w:val="00A9066F"/>
    <w:rsid w:val="00A9084E"/>
    <w:rsid w:val="00A909B1"/>
    <w:rsid w:val="00A9167A"/>
    <w:rsid w:val="00A91B96"/>
    <w:rsid w:val="00A9241F"/>
    <w:rsid w:val="00A928F4"/>
    <w:rsid w:val="00A92BED"/>
    <w:rsid w:val="00A936C4"/>
    <w:rsid w:val="00A94095"/>
    <w:rsid w:val="00A942B7"/>
    <w:rsid w:val="00A9446E"/>
    <w:rsid w:val="00A94685"/>
    <w:rsid w:val="00A956A2"/>
    <w:rsid w:val="00A956DD"/>
    <w:rsid w:val="00A95E30"/>
    <w:rsid w:val="00A969C8"/>
    <w:rsid w:val="00A970AD"/>
    <w:rsid w:val="00A97400"/>
    <w:rsid w:val="00A97767"/>
    <w:rsid w:val="00A978EB"/>
    <w:rsid w:val="00A97A03"/>
    <w:rsid w:val="00AA0BF6"/>
    <w:rsid w:val="00AA0DED"/>
    <w:rsid w:val="00AA1AB6"/>
    <w:rsid w:val="00AA356A"/>
    <w:rsid w:val="00AA54F8"/>
    <w:rsid w:val="00AA7333"/>
    <w:rsid w:val="00AA758D"/>
    <w:rsid w:val="00AA7606"/>
    <w:rsid w:val="00AA790A"/>
    <w:rsid w:val="00AA7AB3"/>
    <w:rsid w:val="00AA7AD0"/>
    <w:rsid w:val="00AA7B54"/>
    <w:rsid w:val="00AB0C7D"/>
    <w:rsid w:val="00AB0F57"/>
    <w:rsid w:val="00AB3424"/>
    <w:rsid w:val="00AB3EDB"/>
    <w:rsid w:val="00AB42EB"/>
    <w:rsid w:val="00AB46FF"/>
    <w:rsid w:val="00AB4CF2"/>
    <w:rsid w:val="00AB611F"/>
    <w:rsid w:val="00AB625B"/>
    <w:rsid w:val="00AB637D"/>
    <w:rsid w:val="00AB6488"/>
    <w:rsid w:val="00AB6AE4"/>
    <w:rsid w:val="00AB6E45"/>
    <w:rsid w:val="00AB7133"/>
    <w:rsid w:val="00AB7768"/>
    <w:rsid w:val="00AC01C9"/>
    <w:rsid w:val="00AC1D15"/>
    <w:rsid w:val="00AC286C"/>
    <w:rsid w:val="00AC2B40"/>
    <w:rsid w:val="00AC355C"/>
    <w:rsid w:val="00AC3B96"/>
    <w:rsid w:val="00AC3BEE"/>
    <w:rsid w:val="00AC3F67"/>
    <w:rsid w:val="00AC5A8B"/>
    <w:rsid w:val="00AC66ED"/>
    <w:rsid w:val="00AC7F69"/>
    <w:rsid w:val="00AC7F7A"/>
    <w:rsid w:val="00AD2681"/>
    <w:rsid w:val="00AD29A4"/>
    <w:rsid w:val="00AD2B86"/>
    <w:rsid w:val="00AD2EC9"/>
    <w:rsid w:val="00AD34E3"/>
    <w:rsid w:val="00AD37BD"/>
    <w:rsid w:val="00AD383F"/>
    <w:rsid w:val="00AD409B"/>
    <w:rsid w:val="00AD4F75"/>
    <w:rsid w:val="00AD5AAE"/>
    <w:rsid w:val="00AD5D16"/>
    <w:rsid w:val="00AD629F"/>
    <w:rsid w:val="00AD6513"/>
    <w:rsid w:val="00AD7035"/>
    <w:rsid w:val="00AE09CE"/>
    <w:rsid w:val="00AE0E08"/>
    <w:rsid w:val="00AE1C3A"/>
    <w:rsid w:val="00AE2520"/>
    <w:rsid w:val="00AE267E"/>
    <w:rsid w:val="00AE304D"/>
    <w:rsid w:val="00AE3456"/>
    <w:rsid w:val="00AE349A"/>
    <w:rsid w:val="00AE3961"/>
    <w:rsid w:val="00AE3FEE"/>
    <w:rsid w:val="00AE46CC"/>
    <w:rsid w:val="00AE4C93"/>
    <w:rsid w:val="00AE532C"/>
    <w:rsid w:val="00AE576B"/>
    <w:rsid w:val="00AE5C03"/>
    <w:rsid w:val="00AE5E25"/>
    <w:rsid w:val="00AE5F06"/>
    <w:rsid w:val="00AE648A"/>
    <w:rsid w:val="00AE6F3F"/>
    <w:rsid w:val="00AE7F65"/>
    <w:rsid w:val="00AF03C1"/>
    <w:rsid w:val="00AF080F"/>
    <w:rsid w:val="00AF082C"/>
    <w:rsid w:val="00AF1147"/>
    <w:rsid w:val="00AF1C7D"/>
    <w:rsid w:val="00AF1DA8"/>
    <w:rsid w:val="00AF1EB8"/>
    <w:rsid w:val="00AF211B"/>
    <w:rsid w:val="00AF2DD5"/>
    <w:rsid w:val="00AF3AB0"/>
    <w:rsid w:val="00AF3CE6"/>
    <w:rsid w:val="00AF4878"/>
    <w:rsid w:val="00AF546C"/>
    <w:rsid w:val="00AF5BED"/>
    <w:rsid w:val="00AF67A4"/>
    <w:rsid w:val="00AF705A"/>
    <w:rsid w:val="00AF748E"/>
    <w:rsid w:val="00AF7B87"/>
    <w:rsid w:val="00AF7C30"/>
    <w:rsid w:val="00B0068F"/>
    <w:rsid w:val="00B02FC9"/>
    <w:rsid w:val="00B03EDB"/>
    <w:rsid w:val="00B0581E"/>
    <w:rsid w:val="00B06134"/>
    <w:rsid w:val="00B06365"/>
    <w:rsid w:val="00B06E30"/>
    <w:rsid w:val="00B071F4"/>
    <w:rsid w:val="00B07D0C"/>
    <w:rsid w:val="00B103AF"/>
    <w:rsid w:val="00B104E6"/>
    <w:rsid w:val="00B11036"/>
    <w:rsid w:val="00B1128E"/>
    <w:rsid w:val="00B11654"/>
    <w:rsid w:val="00B126B1"/>
    <w:rsid w:val="00B12718"/>
    <w:rsid w:val="00B13F79"/>
    <w:rsid w:val="00B1409A"/>
    <w:rsid w:val="00B150D5"/>
    <w:rsid w:val="00B152B2"/>
    <w:rsid w:val="00B1551A"/>
    <w:rsid w:val="00B16A6A"/>
    <w:rsid w:val="00B20AC1"/>
    <w:rsid w:val="00B213CB"/>
    <w:rsid w:val="00B2195C"/>
    <w:rsid w:val="00B22476"/>
    <w:rsid w:val="00B22694"/>
    <w:rsid w:val="00B24E69"/>
    <w:rsid w:val="00B2534A"/>
    <w:rsid w:val="00B2572B"/>
    <w:rsid w:val="00B25FC5"/>
    <w:rsid w:val="00B260C1"/>
    <w:rsid w:val="00B26683"/>
    <w:rsid w:val="00B3075A"/>
    <w:rsid w:val="00B310C0"/>
    <w:rsid w:val="00B310C2"/>
    <w:rsid w:val="00B3136B"/>
    <w:rsid w:val="00B317F4"/>
    <w:rsid w:val="00B32AD0"/>
    <w:rsid w:val="00B33E7B"/>
    <w:rsid w:val="00B344DA"/>
    <w:rsid w:val="00B347E5"/>
    <w:rsid w:val="00B3489F"/>
    <w:rsid w:val="00B355B2"/>
    <w:rsid w:val="00B3631E"/>
    <w:rsid w:val="00B36673"/>
    <w:rsid w:val="00B36726"/>
    <w:rsid w:val="00B36B93"/>
    <w:rsid w:val="00B370A9"/>
    <w:rsid w:val="00B37A09"/>
    <w:rsid w:val="00B37BD9"/>
    <w:rsid w:val="00B41159"/>
    <w:rsid w:val="00B41485"/>
    <w:rsid w:val="00B42F37"/>
    <w:rsid w:val="00B45756"/>
    <w:rsid w:val="00B4628C"/>
    <w:rsid w:val="00B46324"/>
    <w:rsid w:val="00B46803"/>
    <w:rsid w:val="00B47558"/>
    <w:rsid w:val="00B478A3"/>
    <w:rsid w:val="00B479FA"/>
    <w:rsid w:val="00B500D0"/>
    <w:rsid w:val="00B501D9"/>
    <w:rsid w:val="00B511BE"/>
    <w:rsid w:val="00B516E2"/>
    <w:rsid w:val="00B51708"/>
    <w:rsid w:val="00B52D75"/>
    <w:rsid w:val="00B53D5A"/>
    <w:rsid w:val="00B54C67"/>
    <w:rsid w:val="00B55399"/>
    <w:rsid w:val="00B55449"/>
    <w:rsid w:val="00B55B1D"/>
    <w:rsid w:val="00B55B7D"/>
    <w:rsid w:val="00B567C9"/>
    <w:rsid w:val="00B56EDD"/>
    <w:rsid w:val="00B60893"/>
    <w:rsid w:val="00B60A13"/>
    <w:rsid w:val="00B60D2D"/>
    <w:rsid w:val="00B60F56"/>
    <w:rsid w:val="00B6279B"/>
    <w:rsid w:val="00B63493"/>
    <w:rsid w:val="00B63F48"/>
    <w:rsid w:val="00B64255"/>
    <w:rsid w:val="00B644AD"/>
    <w:rsid w:val="00B645D1"/>
    <w:rsid w:val="00B64793"/>
    <w:rsid w:val="00B65A60"/>
    <w:rsid w:val="00B660BD"/>
    <w:rsid w:val="00B662A4"/>
    <w:rsid w:val="00B67731"/>
    <w:rsid w:val="00B67988"/>
    <w:rsid w:val="00B7015F"/>
    <w:rsid w:val="00B70A04"/>
    <w:rsid w:val="00B71349"/>
    <w:rsid w:val="00B7136A"/>
    <w:rsid w:val="00B7178D"/>
    <w:rsid w:val="00B717F5"/>
    <w:rsid w:val="00B71EB5"/>
    <w:rsid w:val="00B72300"/>
    <w:rsid w:val="00B73BA7"/>
    <w:rsid w:val="00B7492B"/>
    <w:rsid w:val="00B75178"/>
    <w:rsid w:val="00B7661D"/>
    <w:rsid w:val="00B767DB"/>
    <w:rsid w:val="00B768DF"/>
    <w:rsid w:val="00B7717F"/>
    <w:rsid w:val="00B77768"/>
    <w:rsid w:val="00B77DBA"/>
    <w:rsid w:val="00B78E19"/>
    <w:rsid w:val="00B81079"/>
    <w:rsid w:val="00B8113F"/>
    <w:rsid w:val="00B813A9"/>
    <w:rsid w:val="00B8162C"/>
    <w:rsid w:val="00B8197F"/>
    <w:rsid w:val="00B82594"/>
    <w:rsid w:val="00B82756"/>
    <w:rsid w:val="00B82B73"/>
    <w:rsid w:val="00B82E82"/>
    <w:rsid w:val="00B8319F"/>
    <w:rsid w:val="00B835C4"/>
    <w:rsid w:val="00B84A33"/>
    <w:rsid w:val="00B8569B"/>
    <w:rsid w:val="00B85C56"/>
    <w:rsid w:val="00B90242"/>
    <w:rsid w:val="00B91C0C"/>
    <w:rsid w:val="00B925D0"/>
    <w:rsid w:val="00B9262C"/>
    <w:rsid w:val="00B93B13"/>
    <w:rsid w:val="00B93F63"/>
    <w:rsid w:val="00B940C0"/>
    <w:rsid w:val="00B9492F"/>
    <w:rsid w:val="00B95857"/>
    <w:rsid w:val="00B9588A"/>
    <w:rsid w:val="00B96868"/>
    <w:rsid w:val="00B96906"/>
    <w:rsid w:val="00BA309D"/>
    <w:rsid w:val="00BA41A2"/>
    <w:rsid w:val="00BA4880"/>
    <w:rsid w:val="00BA4A72"/>
    <w:rsid w:val="00BA4DFF"/>
    <w:rsid w:val="00BA6399"/>
    <w:rsid w:val="00BA65F8"/>
    <w:rsid w:val="00BA684F"/>
    <w:rsid w:val="00BA76C6"/>
    <w:rsid w:val="00BA7D0B"/>
    <w:rsid w:val="00BAB1B8"/>
    <w:rsid w:val="00BB03D6"/>
    <w:rsid w:val="00BB04A9"/>
    <w:rsid w:val="00BB07D7"/>
    <w:rsid w:val="00BB1B67"/>
    <w:rsid w:val="00BB23C9"/>
    <w:rsid w:val="00BB3560"/>
    <w:rsid w:val="00BB35C2"/>
    <w:rsid w:val="00BB4016"/>
    <w:rsid w:val="00BB5E95"/>
    <w:rsid w:val="00BB6B49"/>
    <w:rsid w:val="00BB7014"/>
    <w:rsid w:val="00BB748D"/>
    <w:rsid w:val="00BC0302"/>
    <w:rsid w:val="00BC0975"/>
    <w:rsid w:val="00BC0A21"/>
    <w:rsid w:val="00BC1218"/>
    <w:rsid w:val="00BC342F"/>
    <w:rsid w:val="00BC38E8"/>
    <w:rsid w:val="00BC39CE"/>
    <w:rsid w:val="00BC612D"/>
    <w:rsid w:val="00BC6262"/>
    <w:rsid w:val="00BC6545"/>
    <w:rsid w:val="00BC6C20"/>
    <w:rsid w:val="00BC75E5"/>
    <w:rsid w:val="00BC7CA0"/>
    <w:rsid w:val="00BC7CD0"/>
    <w:rsid w:val="00BC7E99"/>
    <w:rsid w:val="00BC9098"/>
    <w:rsid w:val="00BD0279"/>
    <w:rsid w:val="00BD2BE9"/>
    <w:rsid w:val="00BD3073"/>
    <w:rsid w:val="00BD34B3"/>
    <w:rsid w:val="00BD4921"/>
    <w:rsid w:val="00BD577F"/>
    <w:rsid w:val="00BD59B8"/>
    <w:rsid w:val="00BD5BD6"/>
    <w:rsid w:val="00BD5EB2"/>
    <w:rsid w:val="00BD5F1D"/>
    <w:rsid w:val="00BD67A1"/>
    <w:rsid w:val="00BD732E"/>
    <w:rsid w:val="00BD7B37"/>
    <w:rsid w:val="00BE026D"/>
    <w:rsid w:val="00BE045E"/>
    <w:rsid w:val="00BE0B68"/>
    <w:rsid w:val="00BE0F80"/>
    <w:rsid w:val="00BE1308"/>
    <w:rsid w:val="00BE139D"/>
    <w:rsid w:val="00BE328A"/>
    <w:rsid w:val="00BE4039"/>
    <w:rsid w:val="00BE4CBB"/>
    <w:rsid w:val="00BE5B73"/>
    <w:rsid w:val="00BE5E2B"/>
    <w:rsid w:val="00BE6A40"/>
    <w:rsid w:val="00BE7A10"/>
    <w:rsid w:val="00BE7CFB"/>
    <w:rsid w:val="00BE7E93"/>
    <w:rsid w:val="00BF039F"/>
    <w:rsid w:val="00BF0D8E"/>
    <w:rsid w:val="00BF1084"/>
    <w:rsid w:val="00BF3A9F"/>
    <w:rsid w:val="00BF4866"/>
    <w:rsid w:val="00BF5278"/>
    <w:rsid w:val="00BF53CC"/>
    <w:rsid w:val="00BF57C9"/>
    <w:rsid w:val="00BF5EE3"/>
    <w:rsid w:val="00BF605D"/>
    <w:rsid w:val="00BF6A58"/>
    <w:rsid w:val="00BF78ED"/>
    <w:rsid w:val="00BF7D70"/>
    <w:rsid w:val="00C01FBD"/>
    <w:rsid w:val="00C02DBE"/>
    <w:rsid w:val="00C03189"/>
    <w:rsid w:val="00C03942"/>
    <w:rsid w:val="00C03FD1"/>
    <w:rsid w:val="00C05940"/>
    <w:rsid w:val="00C05C8E"/>
    <w:rsid w:val="00C06CB8"/>
    <w:rsid w:val="00C113DE"/>
    <w:rsid w:val="00C1169A"/>
    <w:rsid w:val="00C11E35"/>
    <w:rsid w:val="00C126E5"/>
    <w:rsid w:val="00C13017"/>
    <w:rsid w:val="00C1301C"/>
    <w:rsid w:val="00C1413F"/>
    <w:rsid w:val="00C1457D"/>
    <w:rsid w:val="00C1467F"/>
    <w:rsid w:val="00C1513C"/>
    <w:rsid w:val="00C15928"/>
    <w:rsid w:val="00C16021"/>
    <w:rsid w:val="00C16E27"/>
    <w:rsid w:val="00C17319"/>
    <w:rsid w:val="00C17A4E"/>
    <w:rsid w:val="00C21ED3"/>
    <w:rsid w:val="00C21F8C"/>
    <w:rsid w:val="00C23A61"/>
    <w:rsid w:val="00C23BCF"/>
    <w:rsid w:val="00C23F6B"/>
    <w:rsid w:val="00C25531"/>
    <w:rsid w:val="00C2578D"/>
    <w:rsid w:val="00C269E7"/>
    <w:rsid w:val="00C26F93"/>
    <w:rsid w:val="00C27D52"/>
    <w:rsid w:val="00C301B1"/>
    <w:rsid w:val="00C3091F"/>
    <w:rsid w:val="00C30A1B"/>
    <w:rsid w:val="00C31088"/>
    <w:rsid w:val="00C319E8"/>
    <w:rsid w:val="00C320BB"/>
    <w:rsid w:val="00C32DD1"/>
    <w:rsid w:val="00C33229"/>
    <w:rsid w:val="00C33AAC"/>
    <w:rsid w:val="00C346D4"/>
    <w:rsid w:val="00C354C9"/>
    <w:rsid w:val="00C354E0"/>
    <w:rsid w:val="00C3568E"/>
    <w:rsid w:val="00C36AD8"/>
    <w:rsid w:val="00C376F7"/>
    <w:rsid w:val="00C37D91"/>
    <w:rsid w:val="00C37FB3"/>
    <w:rsid w:val="00C40D79"/>
    <w:rsid w:val="00C41B78"/>
    <w:rsid w:val="00C4215A"/>
    <w:rsid w:val="00C42FBE"/>
    <w:rsid w:val="00C43227"/>
    <w:rsid w:val="00C44BE9"/>
    <w:rsid w:val="00C44D7B"/>
    <w:rsid w:val="00C45AB2"/>
    <w:rsid w:val="00C46190"/>
    <w:rsid w:val="00C46451"/>
    <w:rsid w:val="00C468EE"/>
    <w:rsid w:val="00C47BB1"/>
    <w:rsid w:val="00C47CF2"/>
    <w:rsid w:val="00C51143"/>
    <w:rsid w:val="00C560D3"/>
    <w:rsid w:val="00C5727F"/>
    <w:rsid w:val="00C573CF"/>
    <w:rsid w:val="00C57748"/>
    <w:rsid w:val="00C6088C"/>
    <w:rsid w:val="00C61678"/>
    <w:rsid w:val="00C61A10"/>
    <w:rsid w:val="00C61C6E"/>
    <w:rsid w:val="00C61CFA"/>
    <w:rsid w:val="00C61EA0"/>
    <w:rsid w:val="00C62665"/>
    <w:rsid w:val="00C63FF3"/>
    <w:rsid w:val="00C64651"/>
    <w:rsid w:val="00C64C4D"/>
    <w:rsid w:val="00C6507A"/>
    <w:rsid w:val="00C6697B"/>
    <w:rsid w:val="00C67B65"/>
    <w:rsid w:val="00C69AD2"/>
    <w:rsid w:val="00C738AE"/>
    <w:rsid w:val="00C752C8"/>
    <w:rsid w:val="00C75303"/>
    <w:rsid w:val="00C76BED"/>
    <w:rsid w:val="00C807E0"/>
    <w:rsid w:val="00C80D1A"/>
    <w:rsid w:val="00C8258D"/>
    <w:rsid w:val="00C82AA5"/>
    <w:rsid w:val="00C82D99"/>
    <w:rsid w:val="00C8383D"/>
    <w:rsid w:val="00C85B2D"/>
    <w:rsid w:val="00C86696"/>
    <w:rsid w:val="00C869D1"/>
    <w:rsid w:val="00C87608"/>
    <w:rsid w:val="00C87B7F"/>
    <w:rsid w:val="00C87E4A"/>
    <w:rsid w:val="00C900EC"/>
    <w:rsid w:val="00C90B39"/>
    <w:rsid w:val="00C90D6C"/>
    <w:rsid w:val="00C91173"/>
    <w:rsid w:val="00C91C5C"/>
    <w:rsid w:val="00C92983"/>
    <w:rsid w:val="00C92C00"/>
    <w:rsid w:val="00C9485E"/>
    <w:rsid w:val="00C9744F"/>
    <w:rsid w:val="00CA01EF"/>
    <w:rsid w:val="00CA0541"/>
    <w:rsid w:val="00CA06C1"/>
    <w:rsid w:val="00CA1CEA"/>
    <w:rsid w:val="00CA3A4B"/>
    <w:rsid w:val="00CA3F00"/>
    <w:rsid w:val="00CA4271"/>
    <w:rsid w:val="00CA531E"/>
    <w:rsid w:val="00CA65CE"/>
    <w:rsid w:val="00CA7189"/>
    <w:rsid w:val="00CB14A0"/>
    <w:rsid w:val="00CB1644"/>
    <w:rsid w:val="00CB1E13"/>
    <w:rsid w:val="00CB1F6C"/>
    <w:rsid w:val="00CB2DED"/>
    <w:rsid w:val="00CB2FC8"/>
    <w:rsid w:val="00CB31B0"/>
    <w:rsid w:val="00CB3A92"/>
    <w:rsid w:val="00CB4010"/>
    <w:rsid w:val="00CB489A"/>
    <w:rsid w:val="00CB52A9"/>
    <w:rsid w:val="00CB667F"/>
    <w:rsid w:val="00CC0365"/>
    <w:rsid w:val="00CC14D8"/>
    <w:rsid w:val="00CC21F5"/>
    <w:rsid w:val="00CC2591"/>
    <w:rsid w:val="00CC2A5A"/>
    <w:rsid w:val="00CC2F85"/>
    <w:rsid w:val="00CC34DE"/>
    <w:rsid w:val="00CC3683"/>
    <w:rsid w:val="00CC371A"/>
    <w:rsid w:val="00CC37DD"/>
    <w:rsid w:val="00CC45B1"/>
    <w:rsid w:val="00CC5992"/>
    <w:rsid w:val="00CC5C5E"/>
    <w:rsid w:val="00CCC82B"/>
    <w:rsid w:val="00CD02B1"/>
    <w:rsid w:val="00CD05EE"/>
    <w:rsid w:val="00CD10E5"/>
    <w:rsid w:val="00CD202D"/>
    <w:rsid w:val="00CD30B7"/>
    <w:rsid w:val="00CD344E"/>
    <w:rsid w:val="00CD4B92"/>
    <w:rsid w:val="00CD4FEF"/>
    <w:rsid w:val="00CD7EA6"/>
    <w:rsid w:val="00CE0C89"/>
    <w:rsid w:val="00CE2BE2"/>
    <w:rsid w:val="00CE2E48"/>
    <w:rsid w:val="00CE3D77"/>
    <w:rsid w:val="00CE3D99"/>
    <w:rsid w:val="00CE4F68"/>
    <w:rsid w:val="00CE557D"/>
    <w:rsid w:val="00CE6603"/>
    <w:rsid w:val="00CE71BC"/>
    <w:rsid w:val="00CE7312"/>
    <w:rsid w:val="00CE7C1C"/>
    <w:rsid w:val="00CE7F79"/>
    <w:rsid w:val="00CE7F94"/>
    <w:rsid w:val="00CE8D67"/>
    <w:rsid w:val="00CF14B4"/>
    <w:rsid w:val="00CF1C73"/>
    <w:rsid w:val="00CF3E23"/>
    <w:rsid w:val="00CF4003"/>
    <w:rsid w:val="00CF44A7"/>
    <w:rsid w:val="00CF5860"/>
    <w:rsid w:val="00CF7A77"/>
    <w:rsid w:val="00D00DAC"/>
    <w:rsid w:val="00D00E56"/>
    <w:rsid w:val="00D016FA"/>
    <w:rsid w:val="00D033E3"/>
    <w:rsid w:val="00D048BF"/>
    <w:rsid w:val="00D05039"/>
    <w:rsid w:val="00D0527D"/>
    <w:rsid w:val="00D0612E"/>
    <w:rsid w:val="00D076AF"/>
    <w:rsid w:val="00D07B78"/>
    <w:rsid w:val="00D104C3"/>
    <w:rsid w:val="00D12698"/>
    <w:rsid w:val="00D12CFA"/>
    <w:rsid w:val="00D13492"/>
    <w:rsid w:val="00D1364F"/>
    <w:rsid w:val="00D141B9"/>
    <w:rsid w:val="00D14CB5"/>
    <w:rsid w:val="00D14D29"/>
    <w:rsid w:val="00D1521C"/>
    <w:rsid w:val="00D16473"/>
    <w:rsid w:val="00D16C5B"/>
    <w:rsid w:val="00D16E05"/>
    <w:rsid w:val="00D17071"/>
    <w:rsid w:val="00D1777A"/>
    <w:rsid w:val="00D2042E"/>
    <w:rsid w:val="00D205F8"/>
    <w:rsid w:val="00D20ACA"/>
    <w:rsid w:val="00D226E6"/>
    <w:rsid w:val="00D2388B"/>
    <w:rsid w:val="00D239A9"/>
    <w:rsid w:val="00D23CA7"/>
    <w:rsid w:val="00D2445B"/>
    <w:rsid w:val="00D24CFD"/>
    <w:rsid w:val="00D256B9"/>
    <w:rsid w:val="00D25E71"/>
    <w:rsid w:val="00D30F42"/>
    <w:rsid w:val="00D31840"/>
    <w:rsid w:val="00D32A37"/>
    <w:rsid w:val="00D32C13"/>
    <w:rsid w:val="00D33128"/>
    <w:rsid w:val="00D331EC"/>
    <w:rsid w:val="00D345C9"/>
    <w:rsid w:val="00D34D78"/>
    <w:rsid w:val="00D34F10"/>
    <w:rsid w:val="00D3500B"/>
    <w:rsid w:val="00D351B4"/>
    <w:rsid w:val="00D359F2"/>
    <w:rsid w:val="00D374CB"/>
    <w:rsid w:val="00D375A0"/>
    <w:rsid w:val="00D400F5"/>
    <w:rsid w:val="00D4061B"/>
    <w:rsid w:val="00D40D5F"/>
    <w:rsid w:val="00D40DF3"/>
    <w:rsid w:val="00D42144"/>
    <w:rsid w:val="00D42A0C"/>
    <w:rsid w:val="00D42EF0"/>
    <w:rsid w:val="00D447DF"/>
    <w:rsid w:val="00D44FCA"/>
    <w:rsid w:val="00D45FF0"/>
    <w:rsid w:val="00D46A13"/>
    <w:rsid w:val="00D46AD0"/>
    <w:rsid w:val="00D47470"/>
    <w:rsid w:val="00D47C79"/>
    <w:rsid w:val="00D47ECA"/>
    <w:rsid w:val="00D5006A"/>
    <w:rsid w:val="00D5021D"/>
    <w:rsid w:val="00D50607"/>
    <w:rsid w:val="00D5072E"/>
    <w:rsid w:val="00D50A25"/>
    <w:rsid w:val="00D51268"/>
    <w:rsid w:val="00D51555"/>
    <w:rsid w:val="00D522C8"/>
    <w:rsid w:val="00D53D37"/>
    <w:rsid w:val="00D53DDE"/>
    <w:rsid w:val="00D53FDA"/>
    <w:rsid w:val="00D541F7"/>
    <w:rsid w:val="00D54A92"/>
    <w:rsid w:val="00D5654B"/>
    <w:rsid w:val="00D56656"/>
    <w:rsid w:val="00D5699F"/>
    <w:rsid w:val="00D57485"/>
    <w:rsid w:val="00D57D6A"/>
    <w:rsid w:val="00D60772"/>
    <w:rsid w:val="00D614F5"/>
    <w:rsid w:val="00D61F8E"/>
    <w:rsid w:val="00D631D2"/>
    <w:rsid w:val="00D63505"/>
    <w:rsid w:val="00D64054"/>
    <w:rsid w:val="00D641B4"/>
    <w:rsid w:val="00D64508"/>
    <w:rsid w:val="00D64593"/>
    <w:rsid w:val="00D655EA"/>
    <w:rsid w:val="00D666A8"/>
    <w:rsid w:val="00D67AB8"/>
    <w:rsid w:val="00D70088"/>
    <w:rsid w:val="00D71CC1"/>
    <w:rsid w:val="00D72517"/>
    <w:rsid w:val="00D72CE8"/>
    <w:rsid w:val="00D72D4B"/>
    <w:rsid w:val="00D738C3"/>
    <w:rsid w:val="00D73921"/>
    <w:rsid w:val="00D73C05"/>
    <w:rsid w:val="00D74CAB"/>
    <w:rsid w:val="00D74D88"/>
    <w:rsid w:val="00D75450"/>
    <w:rsid w:val="00D7656C"/>
    <w:rsid w:val="00D77EED"/>
    <w:rsid w:val="00D7E72B"/>
    <w:rsid w:val="00D81042"/>
    <w:rsid w:val="00D8114D"/>
    <w:rsid w:val="00D8266B"/>
    <w:rsid w:val="00D834A0"/>
    <w:rsid w:val="00D8399B"/>
    <w:rsid w:val="00D83B5F"/>
    <w:rsid w:val="00D84021"/>
    <w:rsid w:val="00D84339"/>
    <w:rsid w:val="00D84DD3"/>
    <w:rsid w:val="00D850A4"/>
    <w:rsid w:val="00D85858"/>
    <w:rsid w:val="00D85ADC"/>
    <w:rsid w:val="00D86313"/>
    <w:rsid w:val="00D875A3"/>
    <w:rsid w:val="00D875DB"/>
    <w:rsid w:val="00D87648"/>
    <w:rsid w:val="00D90033"/>
    <w:rsid w:val="00D901FF"/>
    <w:rsid w:val="00D91C8D"/>
    <w:rsid w:val="00D92115"/>
    <w:rsid w:val="00D925AF"/>
    <w:rsid w:val="00D94B61"/>
    <w:rsid w:val="00D967A0"/>
    <w:rsid w:val="00D96E43"/>
    <w:rsid w:val="00D9703C"/>
    <w:rsid w:val="00DA0468"/>
    <w:rsid w:val="00DA073D"/>
    <w:rsid w:val="00DA08A3"/>
    <w:rsid w:val="00DA0AD9"/>
    <w:rsid w:val="00DA169B"/>
    <w:rsid w:val="00DA211A"/>
    <w:rsid w:val="00DA221D"/>
    <w:rsid w:val="00DA3DD2"/>
    <w:rsid w:val="00DA3FAB"/>
    <w:rsid w:val="00DA433B"/>
    <w:rsid w:val="00DA5276"/>
    <w:rsid w:val="00DA62D9"/>
    <w:rsid w:val="00DA6563"/>
    <w:rsid w:val="00DA7331"/>
    <w:rsid w:val="00DB0333"/>
    <w:rsid w:val="00DB0741"/>
    <w:rsid w:val="00DB08B4"/>
    <w:rsid w:val="00DB1095"/>
    <w:rsid w:val="00DB1D07"/>
    <w:rsid w:val="00DB53F6"/>
    <w:rsid w:val="00DB5DBF"/>
    <w:rsid w:val="00DB60B6"/>
    <w:rsid w:val="00DB64A3"/>
    <w:rsid w:val="00DB6C91"/>
    <w:rsid w:val="00DB6E2C"/>
    <w:rsid w:val="00DB7C29"/>
    <w:rsid w:val="00DC0BA6"/>
    <w:rsid w:val="00DC0C8B"/>
    <w:rsid w:val="00DC11E9"/>
    <w:rsid w:val="00DC1B1D"/>
    <w:rsid w:val="00DC1C63"/>
    <w:rsid w:val="00DC34FF"/>
    <w:rsid w:val="00DC3BF9"/>
    <w:rsid w:val="00DC3F92"/>
    <w:rsid w:val="00DC52AB"/>
    <w:rsid w:val="00DC5334"/>
    <w:rsid w:val="00DC5A60"/>
    <w:rsid w:val="00DC7406"/>
    <w:rsid w:val="00DD12C8"/>
    <w:rsid w:val="00DD17CD"/>
    <w:rsid w:val="00DD2038"/>
    <w:rsid w:val="00DD2E4A"/>
    <w:rsid w:val="00DD31A5"/>
    <w:rsid w:val="00DD3995"/>
    <w:rsid w:val="00DD42B5"/>
    <w:rsid w:val="00DD4356"/>
    <w:rsid w:val="00DD4784"/>
    <w:rsid w:val="00DD5036"/>
    <w:rsid w:val="00DD525B"/>
    <w:rsid w:val="00DD5A36"/>
    <w:rsid w:val="00DD5E54"/>
    <w:rsid w:val="00DD6117"/>
    <w:rsid w:val="00DD6657"/>
    <w:rsid w:val="00DD69AC"/>
    <w:rsid w:val="00DD6CA5"/>
    <w:rsid w:val="00DD6D79"/>
    <w:rsid w:val="00DD7C30"/>
    <w:rsid w:val="00DE1134"/>
    <w:rsid w:val="00DE23A2"/>
    <w:rsid w:val="00DE2E18"/>
    <w:rsid w:val="00DE3CA4"/>
    <w:rsid w:val="00DE4907"/>
    <w:rsid w:val="00DE4CAE"/>
    <w:rsid w:val="00DE6F1F"/>
    <w:rsid w:val="00DE774E"/>
    <w:rsid w:val="00DE78A6"/>
    <w:rsid w:val="00DF051C"/>
    <w:rsid w:val="00DF1D04"/>
    <w:rsid w:val="00DF380A"/>
    <w:rsid w:val="00DF3CDB"/>
    <w:rsid w:val="00DF5AB8"/>
    <w:rsid w:val="00DF66B3"/>
    <w:rsid w:val="00DF6B30"/>
    <w:rsid w:val="00DF704F"/>
    <w:rsid w:val="00DF71B1"/>
    <w:rsid w:val="00E002E9"/>
    <w:rsid w:val="00E01129"/>
    <w:rsid w:val="00E019F6"/>
    <w:rsid w:val="00E01D33"/>
    <w:rsid w:val="00E02988"/>
    <w:rsid w:val="00E038B6"/>
    <w:rsid w:val="00E04CB0"/>
    <w:rsid w:val="00E06B20"/>
    <w:rsid w:val="00E11051"/>
    <w:rsid w:val="00E113C7"/>
    <w:rsid w:val="00E1356E"/>
    <w:rsid w:val="00E1392D"/>
    <w:rsid w:val="00E149CE"/>
    <w:rsid w:val="00E15C09"/>
    <w:rsid w:val="00E16C46"/>
    <w:rsid w:val="00E201DC"/>
    <w:rsid w:val="00E21150"/>
    <w:rsid w:val="00E22149"/>
    <w:rsid w:val="00E2221B"/>
    <w:rsid w:val="00E22EC5"/>
    <w:rsid w:val="00E23330"/>
    <w:rsid w:val="00E23965"/>
    <w:rsid w:val="00E249DA"/>
    <w:rsid w:val="00E26881"/>
    <w:rsid w:val="00E268FC"/>
    <w:rsid w:val="00E26C9D"/>
    <w:rsid w:val="00E26E5E"/>
    <w:rsid w:val="00E26EFB"/>
    <w:rsid w:val="00E30070"/>
    <w:rsid w:val="00E310D8"/>
    <w:rsid w:val="00E31165"/>
    <w:rsid w:val="00E3144E"/>
    <w:rsid w:val="00E33AD4"/>
    <w:rsid w:val="00E33C9B"/>
    <w:rsid w:val="00E33D2A"/>
    <w:rsid w:val="00E33F4D"/>
    <w:rsid w:val="00E3515F"/>
    <w:rsid w:val="00E351F3"/>
    <w:rsid w:val="00E35970"/>
    <w:rsid w:val="00E35DA9"/>
    <w:rsid w:val="00E363A1"/>
    <w:rsid w:val="00E36419"/>
    <w:rsid w:val="00E36528"/>
    <w:rsid w:val="00E367DF"/>
    <w:rsid w:val="00E367FA"/>
    <w:rsid w:val="00E36BE6"/>
    <w:rsid w:val="00E36CF1"/>
    <w:rsid w:val="00E37DBF"/>
    <w:rsid w:val="00E4026B"/>
    <w:rsid w:val="00E41214"/>
    <w:rsid w:val="00E41290"/>
    <w:rsid w:val="00E41B0D"/>
    <w:rsid w:val="00E41F53"/>
    <w:rsid w:val="00E41F8A"/>
    <w:rsid w:val="00E42288"/>
    <w:rsid w:val="00E42953"/>
    <w:rsid w:val="00E4335D"/>
    <w:rsid w:val="00E4335E"/>
    <w:rsid w:val="00E4381A"/>
    <w:rsid w:val="00E43C64"/>
    <w:rsid w:val="00E43EED"/>
    <w:rsid w:val="00E444EB"/>
    <w:rsid w:val="00E4486E"/>
    <w:rsid w:val="00E44D09"/>
    <w:rsid w:val="00E45232"/>
    <w:rsid w:val="00E45298"/>
    <w:rsid w:val="00E460F2"/>
    <w:rsid w:val="00E4739A"/>
    <w:rsid w:val="00E47DA7"/>
    <w:rsid w:val="00E47EF9"/>
    <w:rsid w:val="00E47FD0"/>
    <w:rsid w:val="00E5137B"/>
    <w:rsid w:val="00E517C7"/>
    <w:rsid w:val="00E55425"/>
    <w:rsid w:val="00E559E3"/>
    <w:rsid w:val="00E5736D"/>
    <w:rsid w:val="00E5798B"/>
    <w:rsid w:val="00E57B95"/>
    <w:rsid w:val="00E5E8D2"/>
    <w:rsid w:val="00E609CB"/>
    <w:rsid w:val="00E609F1"/>
    <w:rsid w:val="00E60A47"/>
    <w:rsid w:val="00E628A5"/>
    <w:rsid w:val="00E62BAC"/>
    <w:rsid w:val="00E62C7F"/>
    <w:rsid w:val="00E62EFC"/>
    <w:rsid w:val="00E65988"/>
    <w:rsid w:val="00E66349"/>
    <w:rsid w:val="00E677A6"/>
    <w:rsid w:val="00E67BEC"/>
    <w:rsid w:val="00E706A5"/>
    <w:rsid w:val="00E70D49"/>
    <w:rsid w:val="00E7136E"/>
    <w:rsid w:val="00E7151D"/>
    <w:rsid w:val="00E716BD"/>
    <w:rsid w:val="00E72739"/>
    <w:rsid w:val="00E729AA"/>
    <w:rsid w:val="00E72B79"/>
    <w:rsid w:val="00E72D46"/>
    <w:rsid w:val="00E74217"/>
    <w:rsid w:val="00E75541"/>
    <w:rsid w:val="00E7593B"/>
    <w:rsid w:val="00E760EE"/>
    <w:rsid w:val="00E76BE5"/>
    <w:rsid w:val="00E800E1"/>
    <w:rsid w:val="00E80949"/>
    <w:rsid w:val="00E80B44"/>
    <w:rsid w:val="00E80CA7"/>
    <w:rsid w:val="00E810EE"/>
    <w:rsid w:val="00E81629"/>
    <w:rsid w:val="00E83501"/>
    <w:rsid w:val="00E8399A"/>
    <w:rsid w:val="00E84213"/>
    <w:rsid w:val="00E8421B"/>
    <w:rsid w:val="00E842C8"/>
    <w:rsid w:val="00E85213"/>
    <w:rsid w:val="00E85643"/>
    <w:rsid w:val="00E856F5"/>
    <w:rsid w:val="00E85E0F"/>
    <w:rsid w:val="00E86B74"/>
    <w:rsid w:val="00E87472"/>
    <w:rsid w:val="00E9007F"/>
    <w:rsid w:val="00E91C05"/>
    <w:rsid w:val="00E9232C"/>
    <w:rsid w:val="00E92444"/>
    <w:rsid w:val="00E926C5"/>
    <w:rsid w:val="00E92B78"/>
    <w:rsid w:val="00E93696"/>
    <w:rsid w:val="00E9375D"/>
    <w:rsid w:val="00E93A86"/>
    <w:rsid w:val="00E943DF"/>
    <w:rsid w:val="00E94E4A"/>
    <w:rsid w:val="00E953DD"/>
    <w:rsid w:val="00E9541F"/>
    <w:rsid w:val="00E96008"/>
    <w:rsid w:val="00E972B3"/>
    <w:rsid w:val="00E97973"/>
    <w:rsid w:val="00E97E98"/>
    <w:rsid w:val="00EA1B50"/>
    <w:rsid w:val="00EA1CE9"/>
    <w:rsid w:val="00EA241A"/>
    <w:rsid w:val="00EA2AEB"/>
    <w:rsid w:val="00EA3637"/>
    <w:rsid w:val="00EA47A5"/>
    <w:rsid w:val="00EA5468"/>
    <w:rsid w:val="00EA5DC2"/>
    <w:rsid w:val="00EA78CC"/>
    <w:rsid w:val="00EA7A13"/>
    <w:rsid w:val="00EA7D77"/>
    <w:rsid w:val="00EB00F1"/>
    <w:rsid w:val="00EB02C4"/>
    <w:rsid w:val="00EB15FE"/>
    <w:rsid w:val="00EB2717"/>
    <w:rsid w:val="00EB45D0"/>
    <w:rsid w:val="00EB55A3"/>
    <w:rsid w:val="00EB5C8A"/>
    <w:rsid w:val="00EB7226"/>
    <w:rsid w:val="00EB7322"/>
    <w:rsid w:val="00EC064B"/>
    <w:rsid w:val="00EC0680"/>
    <w:rsid w:val="00EC11E0"/>
    <w:rsid w:val="00EC16A9"/>
    <w:rsid w:val="00EC2873"/>
    <w:rsid w:val="00EC2EBC"/>
    <w:rsid w:val="00EC3AFB"/>
    <w:rsid w:val="00EC3B77"/>
    <w:rsid w:val="00EC56D5"/>
    <w:rsid w:val="00EC63DD"/>
    <w:rsid w:val="00EC70F6"/>
    <w:rsid w:val="00EC7935"/>
    <w:rsid w:val="00EC7AAD"/>
    <w:rsid w:val="00ED1249"/>
    <w:rsid w:val="00ED17B7"/>
    <w:rsid w:val="00ED39F3"/>
    <w:rsid w:val="00ED4516"/>
    <w:rsid w:val="00ED5C38"/>
    <w:rsid w:val="00ED688E"/>
    <w:rsid w:val="00ED6B72"/>
    <w:rsid w:val="00ED6DD2"/>
    <w:rsid w:val="00EE0963"/>
    <w:rsid w:val="00EE13D1"/>
    <w:rsid w:val="00EE18E1"/>
    <w:rsid w:val="00EE2C16"/>
    <w:rsid w:val="00EE3E91"/>
    <w:rsid w:val="00EE4034"/>
    <w:rsid w:val="00EE413E"/>
    <w:rsid w:val="00EE6115"/>
    <w:rsid w:val="00EE6865"/>
    <w:rsid w:val="00EE6AE9"/>
    <w:rsid w:val="00EF2897"/>
    <w:rsid w:val="00EF311F"/>
    <w:rsid w:val="00EF3DC5"/>
    <w:rsid w:val="00EF66B6"/>
    <w:rsid w:val="00EF6DB2"/>
    <w:rsid w:val="00EF6E09"/>
    <w:rsid w:val="00EF7457"/>
    <w:rsid w:val="00EF7BFC"/>
    <w:rsid w:val="00F0012E"/>
    <w:rsid w:val="00F010CE"/>
    <w:rsid w:val="00F012F0"/>
    <w:rsid w:val="00F021E6"/>
    <w:rsid w:val="00F02BC0"/>
    <w:rsid w:val="00F049EE"/>
    <w:rsid w:val="00F04FC9"/>
    <w:rsid w:val="00F05F9A"/>
    <w:rsid w:val="00F0622B"/>
    <w:rsid w:val="00F06B2A"/>
    <w:rsid w:val="00F07234"/>
    <w:rsid w:val="00F07460"/>
    <w:rsid w:val="00F075BC"/>
    <w:rsid w:val="00F07F8C"/>
    <w:rsid w:val="00F11385"/>
    <w:rsid w:val="00F1270C"/>
    <w:rsid w:val="00F12E05"/>
    <w:rsid w:val="00F13354"/>
    <w:rsid w:val="00F1335C"/>
    <w:rsid w:val="00F134C2"/>
    <w:rsid w:val="00F1356E"/>
    <w:rsid w:val="00F141EA"/>
    <w:rsid w:val="00F142E9"/>
    <w:rsid w:val="00F15696"/>
    <w:rsid w:val="00F162FB"/>
    <w:rsid w:val="00F16E58"/>
    <w:rsid w:val="00F178DA"/>
    <w:rsid w:val="00F179D2"/>
    <w:rsid w:val="00F2053D"/>
    <w:rsid w:val="00F208EF"/>
    <w:rsid w:val="00F23761"/>
    <w:rsid w:val="00F25887"/>
    <w:rsid w:val="00F26140"/>
    <w:rsid w:val="00F26EF6"/>
    <w:rsid w:val="00F27955"/>
    <w:rsid w:val="00F27ACE"/>
    <w:rsid w:val="00F308FC"/>
    <w:rsid w:val="00F34384"/>
    <w:rsid w:val="00F3528A"/>
    <w:rsid w:val="00F37DB1"/>
    <w:rsid w:val="00F3E403"/>
    <w:rsid w:val="00F40544"/>
    <w:rsid w:val="00F41171"/>
    <w:rsid w:val="00F41E48"/>
    <w:rsid w:val="00F41FC3"/>
    <w:rsid w:val="00F43DC9"/>
    <w:rsid w:val="00F44075"/>
    <w:rsid w:val="00F441C7"/>
    <w:rsid w:val="00F44FA8"/>
    <w:rsid w:val="00F456C3"/>
    <w:rsid w:val="00F45BF6"/>
    <w:rsid w:val="00F46590"/>
    <w:rsid w:val="00F46CD5"/>
    <w:rsid w:val="00F4721E"/>
    <w:rsid w:val="00F479AF"/>
    <w:rsid w:val="00F5071C"/>
    <w:rsid w:val="00F50F66"/>
    <w:rsid w:val="00F512C3"/>
    <w:rsid w:val="00F5357A"/>
    <w:rsid w:val="00F53693"/>
    <w:rsid w:val="00F53D50"/>
    <w:rsid w:val="00F54024"/>
    <w:rsid w:val="00F54FEE"/>
    <w:rsid w:val="00F56026"/>
    <w:rsid w:val="00F56B6A"/>
    <w:rsid w:val="00F5783E"/>
    <w:rsid w:val="00F57A5D"/>
    <w:rsid w:val="00F57F6C"/>
    <w:rsid w:val="00F60F7B"/>
    <w:rsid w:val="00F616F2"/>
    <w:rsid w:val="00F62078"/>
    <w:rsid w:val="00F62C82"/>
    <w:rsid w:val="00F6325F"/>
    <w:rsid w:val="00F63739"/>
    <w:rsid w:val="00F63F15"/>
    <w:rsid w:val="00F657C8"/>
    <w:rsid w:val="00F6610D"/>
    <w:rsid w:val="00F67303"/>
    <w:rsid w:val="00F67602"/>
    <w:rsid w:val="00F705E2"/>
    <w:rsid w:val="00F7112F"/>
    <w:rsid w:val="00F71E26"/>
    <w:rsid w:val="00F7365E"/>
    <w:rsid w:val="00F7432C"/>
    <w:rsid w:val="00F746E1"/>
    <w:rsid w:val="00F7493B"/>
    <w:rsid w:val="00F750D9"/>
    <w:rsid w:val="00F75632"/>
    <w:rsid w:val="00F762CE"/>
    <w:rsid w:val="00F767E9"/>
    <w:rsid w:val="00F768E9"/>
    <w:rsid w:val="00F7732B"/>
    <w:rsid w:val="00F77D9F"/>
    <w:rsid w:val="00F808DD"/>
    <w:rsid w:val="00F80929"/>
    <w:rsid w:val="00F80E54"/>
    <w:rsid w:val="00F80F7A"/>
    <w:rsid w:val="00F81B63"/>
    <w:rsid w:val="00F828BD"/>
    <w:rsid w:val="00F83551"/>
    <w:rsid w:val="00F85AAB"/>
    <w:rsid w:val="00F85E90"/>
    <w:rsid w:val="00F879EF"/>
    <w:rsid w:val="00F87A28"/>
    <w:rsid w:val="00F87E40"/>
    <w:rsid w:val="00F9018D"/>
    <w:rsid w:val="00F90D1B"/>
    <w:rsid w:val="00F91A75"/>
    <w:rsid w:val="00F9337D"/>
    <w:rsid w:val="00F93B54"/>
    <w:rsid w:val="00F93C28"/>
    <w:rsid w:val="00F93D58"/>
    <w:rsid w:val="00F94FB3"/>
    <w:rsid w:val="00F95033"/>
    <w:rsid w:val="00F95C13"/>
    <w:rsid w:val="00F95C31"/>
    <w:rsid w:val="00F96080"/>
    <w:rsid w:val="00F961BC"/>
    <w:rsid w:val="00F970CE"/>
    <w:rsid w:val="00FA075F"/>
    <w:rsid w:val="00FA13C9"/>
    <w:rsid w:val="00FA1BF8"/>
    <w:rsid w:val="00FA2759"/>
    <w:rsid w:val="00FA39A7"/>
    <w:rsid w:val="00FA42C1"/>
    <w:rsid w:val="00FA517F"/>
    <w:rsid w:val="00FA60E8"/>
    <w:rsid w:val="00FA6947"/>
    <w:rsid w:val="00FA7480"/>
    <w:rsid w:val="00FA7A72"/>
    <w:rsid w:val="00FA7BAF"/>
    <w:rsid w:val="00FB02F8"/>
    <w:rsid w:val="00FB0B3E"/>
    <w:rsid w:val="00FB1959"/>
    <w:rsid w:val="00FB302E"/>
    <w:rsid w:val="00FB37CB"/>
    <w:rsid w:val="00FB420F"/>
    <w:rsid w:val="00FB46B1"/>
    <w:rsid w:val="00FB4B9D"/>
    <w:rsid w:val="00FB4CCE"/>
    <w:rsid w:val="00FB4CD8"/>
    <w:rsid w:val="00FB5199"/>
    <w:rsid w:val="00FB7170"/>
    <w:rsid w:val="00FB71F2"/>
    <w:rsid w:val="00FC0A69"/>
    <w:rsid w:val="00FC0CAF"/>
    <w:rsid w:val="00FC1336"/>
    <w:rsid w:val="00FC1A40"/>
    <w:rsid w:val="00FC1AE8"/>
    <w:rsid w:val="00FC1B94"/>
    <w:rsid w:val="00FC2DEF"/>
    <w:rsid w:val="00FC35C0"/>
    <w:rsid w:val="00FC424E"/>
    <w:rsid w:val="00FC4913"/>
    <w:rsid w:val="00FC584B"/>
    <w:rsid w:val="00FC79C8"/>
    <w:rsid w:val="00FC7A3C"/>
    <w:rsid w:val="00FC7E9B"/>
    <w:rsid w:val="00FD0217"/>
    <w:rsid w:val="00FD031A"/>
    <w:rsid w:val="00FD0AEF"/>
    <w:rsid w:val="00FD0FFB"/>
    <w:rsid w:val="00FD18DF"/>
    <w:rsid w:val="00FD22CF"/>
    <w:rsid w:val="00FD3892"/>
    <w:rsid w:val="00FD4A6E"/>
    <w:rsid w:val="00FD4DAD"/>
    <w:rsid w:val="00FD5DF7"/>
    <w:rsid w:val="00FD6C48"/>
    <w:rsid w:val="00FD7A99"/>
    <w:rsid w:val="00FE093F"/>
    <w:rsid w:val="00FE0B25"/>
    <w:rsid w:val="00FE0DEC"/>
    <w:rsid w:val="00FE4D08"/>
    <w:rsid w:val="00FE6DE5"/>
    <w:rsid w:val="00FE799A"/>
    <w:rsid w:val="00FE7FDF"/>
    <w:rsid w:val="00FF0C15"/>
    <w:rsid w:val="00FF1E41"/>
    <w:rsid w:val="00FF26D3"/>
    <w:rsid w:val="00FF2D64"/>
    <w:rsid w:val="00FF3CDF"/>
    <w:rsid w:val="00FF41F7"/>
    <w:rsid w:val="00FF442B"/>
    <w:rsid w:val="00FF47E7"/>
    <w:rsid w:val="00FF5248"/>
    <w:rsid w:val="00FF576D"/>
    <w:rsid w:val="00FF6FC7"/>
    <w:rsid w:val="010FC5DA"/>
    <w:rsid w:val="01118C65"/>
    <w:rsid w:val="0111EF5E"/>
    <w:rsid w:val="01136856"/>
    <w:rsid w:val="01188C4A"/>
    <w:rsid w:val="012AECDD"/>
    <w:rsid w:val="012FAE04"/>
    <w:rsid w:val="01312B92"/>
    <w:rsid w:val="0141F790"/>
    <w:rsid w:val="0143695C"/>
    <w:rsid w:val="01450630"/>
    <w:rsid w:val="014F42CF"/>
    <w:rsid w:val="01515777"/>
    <w:rsid w:val="0151C584"/>
    <w:rsid w:val="015585DA"/>
    <w:rsid w:val="0158A174"/>
    <w:rsid w:val="015F9A82"/>
    <w:rsid w:val="01758491"/>
    <w:rsid w:val="017FCD35"/>
    <w:rsid w:val="018DF1E0"/>
    <w:rsid w:val="018E2B9B"/>
    <w:rsid w:val="018F53E4"/>
    <w:rsid w:val="0193ED09"/>
    <w:rsid w:val="01992FD6"/>
    <w:rsid w:val="01995E15"/>
    <w:rsid w:val="019E72D7"/>
    <w:rsid w:val="019FC01C"/>
    <w:rsid w:val="01A26453"/>
    <w:rsid w:val="01A2F377"/>
    <w:rsid w:val="01A68BA9"/>
    <w:rsid w:val="01A81643"/>
    <w:rsid w:val="01A9B92F"/>
    <w:rsid w:val="01AF28C8"/>
    <w:rsid w:val="01B6F8BE"/>
    <w:rsid w:val="01C0DF92"/>
    <w:rsid w:val="01C24E0D"/>
    <w:rsid w:val="01C697C5"/>
    <w:rsid w:val="01C95C9B"/>
    <w:rsid w:val="01CB76BA"/>
    <w:rsid w:val="01CE854B"/>
    <w:rsid w:val="01CFBC0D"/>
    <w:rsid w:val="01D66C0E"/>
    <w:rsid w:val="01D940FC"/>
    <w:rsid w:val="01E545D7"/>
    <w:rsid w:val="01ECC6D4"/>
    <w:rsid w:val="01EE6362"/>
    <w:rsid w:val="01EFD23D"/>
    <w:rsid w:val="01F146C3"/>
    <w:rsid w:val="01F52650"/>
    <w:rsid w:val="01F6775D"/>
    <w:rsid w:val="01FAC7B0"/>
    <w:rsid w:val="01FADAFF"/>
    <w:rsid w:val="01FC31AF"/>
    <w:rsid w:val="01FCD958"/>
    <w:rsid w:val="01FE1EC1"/>
    <w:rsid w:val="01FF83FF"/>
    <w:rsid w:val="02069E12"/>
    <w:rsid w:val="02074F7E"/>
    <w:rsid w:val="020C8DEF"/>
    <w:rsid w:val="020FB298"/>
    <w:rsid w:val="02176922"/>
    <w:rsid w:val="02186620"/>
    <w:rsid w:val="021A9AE6"/>
    <w:rsid w:val="022A648E"/>
    <w:rsid w:val="022CA091"/>
    <w:rsid w:val="0231397B"/>
    <w:rsid w:val="0235FDEA"/>
    <w:rsid w:val="02383300"/>
    <w:rsid w:val="0244A573"/>
    <w:rsid w:val="024D2EB7"/>
    <w:rsid w:val="024D4211"/>
    <w:rsid w:val="0251F05A"/>
    <w:rsid w:val="0256742A"/>
    <w:rsid w:val="02589DD1"/>
    <w:rsid w:val="02651FE8"/>
    <w:rsid w:val="026E2A50"/>
    <w:rsid w:val="027D476C"/>
    <w:rsid w:val="027F44B2"/>
    <w:rsid w:val="028178FC"/>
    <w:rsid w:val="0294EF5E"/>
    <w:rsid w:val="0298EDF3"/>
    <w:rsid w:val="02A49023"/>
    <w:rsid w:val="02A4BC15"/>
    <w:rsid w:val="02AD24F6"/>
    <w:rsid w:val="02ADBFBF"/>
    <w:rsid w:val="02B1CE15"/>
    <w:rsid w:val="02BD8FC3"/>
    <w:rsid w:val="02C2945E"/>
    <w:rsid w:val="02C35314"/>
    <w:rsid w:val="02C3CBF1"/>
    <w:rsid w:val="02D25BCF"/>
    <w:rsid w:val="02DA4FC9"/>
    <w:rsid w:val="02DF503E"/>
    <w:rsid w:val="02DF8C88"/>
    <w:rsid w:val="02E16AAA"/>
    <w:rsid w:val="02E1D623"/>
    <w:rsid w:val="02E2E15E"/>
    <w:rsid w:val="02E47DD4"/>
    <w:rsid w:val="02E5A136"/>
    <w:rsid w:val="02E8211C"/>
    <w:rsid w:val="02ED4BD4"/>
    <w:rsid w:val="02EDD71F"/>
    <w:rsid w:val="02F47837"/>
    <w:rsid w:val="02F5532D"/>
    <w:rsid w:val="02F89C46"/>
    <w:rsid w:val="03013688"/>
    <w:rsid w:val="0305538A"/>
    <w:rsid w:val="03093C73"/>
    <w:rsid w:val="030C70C4"/>
    <w:rsid w:val="030C99BF"/>
    <w:rsid w:val="03111D2C"/>
    <w:rsid w:val="031637BE"/>
    <w:rsid w:val="03175358"/>
    <w:rsid w:val="0318545C"/>
    <w:rsid w:val="031C6325"/>
    <w:rsid w:val="031FC096"/>
    <w:rsid w:val="0321696B"/>
    <w:rsid w:val="032685CC"/>
    <w:rsid w:val="03268DAD"/>
    <w:rsid w:val="03331708"/>
    <w:rsid w:val="0333FF51"/>
    <w:rsid w:val="033524C5"/>
    <w:rsid w:val="0335465B"/>
    <w:rsid w:val="03378DA8"/>
    <w:rsid w:val="03382CE2"/>
    <w:rsid w:val="033A4FC6"/>
    <w:rsid w:val="033B80F2"/>
    <w:rsid w:val="033D0D85"/>
    <w:rsid w:val="033D8D95"/>
    <w:rsid w:val="0341FDA3"/>
    <w:rsid w:val="03479C2D"/>
    <w:rsid w:val="0349397D"/>
    <w:rsid w:val="034A1290"/>
    <w:rsid w:val="034A6421"/>
    <w:rsid w:val="034C5117"/>
    <w:rsid w:val="034E6023"/>
    <w:rsid w:val="0352CF39"/>
    <w:rsid w:val="035D32CF"/>
    <w:rsid w:val="036508DE"/>
    <w:rsid w:val="036908DD"/>
    <w:rsid w:val="0371B2A2"/>
    <w:rsid w:val="0377F66E"/>
    <w:rsid w:val="037E4B69"/>
    <w:rsid w:val="037E95E2"/>
    <w:rsid w:val="03814FD0"/>
    <w:rsid w:val="0381D1B4"/>
    <w:rsid w:val="03830656"/>
    <w:rsid w:val="03877C36"/>
    <w:rsid w:val="038A627D"/>
    <w:rsid w:val="038A72D5"/>
    <w:rsid w:val="038DA34C"/>
    <w:rsid w:val="038F5C62"/>
    <w:rsid w:val="0391239D"/>
    <w:rsid w:val="039135FD"/>
    <w:rsid w:val="0394157C"/>
    <w:rsid w:val="039B6CD9"/>
    <w:rsid w:val="039EE33B"/>
    <w:rsid w:val="039F4E9D"/>
    <w:rsid w:val="03A4D59E"/>
    <w:rsid w:val="03AF9EBD"/>
    <w:rsid w:val="03B4F4DE"/>
    <w:rsid w:val="03B8EB89"/>
    <w:rsid w:val="03BAD9D7"/>
    <w:rsid w:val="03BD78FC"/>
    <w:rsid w:val="03BFA7DD"/>
    <w:rsid w:val="03C16C8B"/>
    <w:rsid w:val="03C4E932"/>
    <w:rsid w:val="03CC315D"/>
    <w:rsid w:val="03D373D3"/>
    <w:rsid w:val="03D4E43E"/>
    <w:rsid w:val="03D7B74D"/>
    <w:rsid w:val="03D92237"/>
    <w:rsid w:val="03DC33FC"/>
    <w:rsid w:val="03DD71AD"/>
    <w:rsid w:val="03E164F1"/>
    <w:rsid w:val="03E97D4D"/>
    <w:rsid w:val="03EE0DB0"/>
    <w:rsid w:val="03EE20CC"/>
    <w:rsid w:val="03F061DF"/>
    <w:rsid w:val="03F46E32"/>
    <w:rsid w:val="03F5219C"/>
    <w:rsid w:val="03F7249C"/>
    <w:rsid w:val="03F85E28"/>
    <w:rsid w:val="0411CD14"/>
    <w:rsid w:val="04125BB1"/>
    <w:rsid w:val="041503D2"/>
    <w:rsid w:val="04170DAB"/>
    <w:rsid w:val="041F17E2"/>
    <w:rsid w:val="042545D2"/>
    <w:rsid w:val="042729CB"/>
    <w:rsid w:val="042DDAE2"/>
    <w:rsid w:val="0432DEE1"/>
    <w:rsid w:val="0433EC7F"/>
    <w:rsid w:val="043715BD"/>
    <w:rsid w:val="043E55A7"/>
    <w:rsid w:val="043E6632"/>
    <w:rsid w:val="043FCD3A"/>
    <w:rsid w:val="044935B7"/>
    <w:rsid w:val="0449A059"/>
    <w:rsid w:val="044A8279"/>
    <w:rsid w:val="044AD188"/>
    <w:rsid w:val="044AFB6F"/>
    <w:rsid w:val="044C23E4"/>
    <w:rsid w:val="04526967"/>
    <w:rsid w:val="0454D698"/>
    <w:rsid w:val="0456D189"/>
    <w:rsid w:val="04579774"/>
    <w:rsid w:val="04581716"/>
    <w:rsid w:val="045DBC93"/>
    <w:rsid w:val="04619F0F"/>
    <w:rsid w:val="0462BC2D"/>
    <w:rsid w:val="0462F764"/>
    <w:rsid w:val="04676EBD"/>
    <w:rsid w:val="046DDF30"/>
    <w:rsid w:val="046ED6F9"/>
    <w:rsid w:val="0480926C"/>
    <w:rsid w:val="048502C5"/>
    <w:rsid w:val="048657F2"/>
    <w:rsid w:val="0489B1D5"/>
    <w:rsid w:val="048EC7A1"/>
    <w:rsid w:val="04916A4D"/>
    <w:rsid w:val="049958C1"/>
    <w:rsid w:val="0499E62C"/>
    <w:rsid w:val="049E22FB"/>
    <w:rsid w:val="049E3F39"/>
    <w:rsid w:val="049F4D4C"/>
    <w:rsid w:val="04A10694"/>
    <w:rsid w:val="04A2042C"/>
    <w:rsid w:val="04A4D592"/>
    <w:rsid w:val="04A9BBBA"/>
    <w:rsid w:val="04ADBF57"/>
    <w:rsid w:val="04B4EE85"/>
    <w:rsid w:val="04B59DD0"/>
    <w:rsid w:val="04B914A9"/>
    <w:rsid w:val="04BE86C5"/>
    <w:rsid w:val="04BF6FC6"/>
    <w:rsid w:val="04C28E6C"/>
    <w:rsid w:val="04D21D90"/>
    <w:rsid w:val="04D30DAB"/>
    <w:rsid w:val="04D89049"/>
    <w:rsid w:val="04DF474A"/>
    <w:rsid w:val="04DFA14C"/>
    <w:rsid w:val="04E123D5"/>
    <w:rsid w:val="04E3D1DE"/>
    <w:rsid w:val="04E97E26"/>
    <w:rsid w:val="04EE60AB"/>
    <w:rsid w:val="04EEB81B"/>
    <w:rsid w:val="04F3DBA3"/>
    <w:rsid w:val="04F4487E"/>
    <w:rsid w:val="04FDA91D"/>
    <w:rsid w:val="0500D93F"/>
    <w:rsid w:val="050B40D3"/>
    <w:rsid w:val="050D0400"/>
    <w:rsid w:val="050D46FD"/>
    <w:rsid w:val="05122C43"/>
    <w:rsid w:val="05147D88"/>
    <w:rsid w:val="0514D762"/>
    <w:rsid w:val="051650E2"/>
    <w:rsid w:val="0517E149"/>
    <w:rsid w:val="051A2BE0"/>
    <w:rsid w:val="051E7C40"/>
    <w:rsid w:val="05227184"/>
    <w:rsid w:val="05253EF1"/>
    <w:rsid w:val="05254D1B"/>
    <w:rsid w:val="05255B54"/>
    <w:rsid w:val="0528046B"/>
    <w:rsid w:val="052D999B"/>
    <w:rsid w:val="05310D45"/>
    <w:rsid w:val="05333BEA"/>
    <w:rsid w:val="0533E33B"/>
    <w:rsid w:val="053DF96D"/>
    <w:rsid w:val="05405A2F"/>
    <w:rsid w:val="05450A5E"/>
    <w:rsid w:val="0546CDFE"/>
    <w:rsid w:val="0547D77A"/>
    <w:rsid w:val="054A6E83"/>
    <w:rsid w:val="054C2F2A"/>
    <w:rsid w:val="054F846D"/>
    <w:rsid w:val="05507E77"/>
    <w:rsid w:val="05521657"/>
    <w:rsid w:val="0559D377"/>
    <w:rsid w:val="055B10AB"/>
    <w:rsid w:val="055CF288"/>
    <w:rsid w:val="05613E23"/>
    <w:rsid w:val="0563564F"/>
    <w:rsid w:val="056444B3"/>
    <w:rsid w:val="05649A60"/>
    <w:rsid w:val="0567797A"/>
    <w:rsid w:val="056A6267"/>
    <w:rsid w:val="057C6D42"/>
    <w:rsid w:val="0581D660"/>
    <w:rsid w:val="05821808"/>
    <w:rsid w:val="058226FB"/>
    <w:rsid w:val="05856DF1"/>
    <w:rsid w:val="058CF147"/>
    <w:rsid w:val="0592ECE4"/>
    <w:rsid w:val="05942E89"/>
    <w:rsid w:val="05961EC2"/>
    <w:rsid w:val="059A4437"/>
    <w:rsid w:val="059AAC50"/>
    <w:rsid w:val="059B6976"/>
    <w:rsid w:val="059D1457"/>
    <w:rsid w:val="059F6FBD"/>
    <w:rsid w:val="059FAD72"/>
    <w:rsid w:val="05A13F09"/>
    <w:rsid w:val="05A246D8"/>
    <w:rsid w:val="05A58717"/>
    <w:rsid w:val="05A59812"/>
    <w:rsid w:val="05AAF45A"/>
    <w:rsid w:val="05B13835"/>
    <w:rsid w:val="05B33303"/>
    <w:rsid w:val="05B6DFA7"/>
    <w:rsid w:val="05B6F17D"/>
    <w:rsid w:val="05BBC29E"/>
    <w:rsid w:val="05BC1169"/>
    <w:rsid w:val="05BC2867"/>
    <w:rsid w:val="05BD746B"/>
    <w:rsid w:val="05BF574B"/>
    <w:rsid w:val="05C5E554"/>
    <w:rsid w:val="05C9360A"/>
    <w:rsid w:val="05CFED41"/>
    <w:rsid w:val="05DC8F0E"/>
    <w:rsid w:val="05E5F119"/>
    <w:rsid w:val="05E999E7"/>
    <w:rsid w:val="05EE7BFC"/>
    <w:rsid w:val="05F0C166"/>
    <w:rsid w:val="05F1FB7A"/>
    <w:rsid w:val="05FD94DC"/>
    <w:rsid w:val="05FE544E"/>
    <w:rsid w:val="0605A25F"/>
    <w:rsid w:val="06088286"/>
    <w:rsid w:val="0609B8C6"/>
    <w:rsid w:val="060D35A7"/>
    <w:rsid w:val="060D3CB2"/>
    <w:rsid w:val="060E6C0B"/>
    <w:rsid w:val="06218239"/>
    <w:rsid w:val="062C160E"/>
    <w:rsid w:val="0638AC2D"/>
    <w:rsid w:val="063D614A"/>
    <w:rsid w:val="0640ED2E"/>
    <w:rsid w:val="0643691E"/>
    <w:rsid w:val="0648BD8F"/>
    <w:rsid w:val="064F215A"/>
    <w:rsid w:val="064FBDBA"/>
    <w:rsid w:val="0658673C"/>
    <w:rsid w:val="065967A1"/>
    <w:rsid w:val="065C21AC"/>
    <w:rsid w:val="0660E6F5"/>
    <w:rsid w:val="06613EF6"/>
    <w:rsid w:val="06652743"/>
    <w:rsid w:val="066C662C"/>
    <w:rsid w:val="066D0EF7"/>
    <w:rsid w:val="066DB533"/>
    <w:rsid w:val="06728EC6"/>
    <w:rsid w:val="0672972F"/>
    <w:rsid w:val="0674F9C2"/>
    <w:rsid w:val="0679886A"/>
    <w:rsid w:val="067A1636"/>
    <w:rsid w:val="06803339"/>
    <w:rsid w:val="068168F1"/>
    <w:rsid w:val="0681AEE0"/>
    <w:rsid w:val="06948B8F"/>
    <w:rsid w:val="06990BD0"/>
    <w:rsid w:val="0699BD7D"/>
    <w:rsid w:val="069C85FE"/>
    <w:rsid w:val="069D022C"/>
    <w:rsid w:val="06A2FF34"/>
    <w:rsid w:val="06B25C91"/>
    <w:rsid w:val="06B52114"/>
    <w:rsid w:val="06B933F3"/>
    <w:rsid w:val="06B94AEC"/>
    <w:rsid w:val="06B99A53"/>
    <w:rsid w:val="06BA42AB"/>
    <w:rsid w:val="06C12BB5"/>
    <w:rsid w:val="06C20C3A"/>
    <w:rsid w:val="06C40D2A"/>
    <w:rsid w:val="06CA56B1"/>
    <w:rsid w:val="06CEB5C1"/>
    <w:rsid w:val="06D6AA4D"/>
    <w:rsid w:val="06DADB5E"/>
    <w:rsid w:val="06DF780A"/>
    <w:rsid w:val="06E3B4AE"/>
    <w:rsid w:val="06E99EB0"/>
    <w:rsid w:val="06EE1E72"/>
    <w:rsid w:val="06F18981"/>
    <w:rsid w:val="06F223D9"/>
    <w:rsid w:val="06F27752"/>
    <w:rsid w:val="06F5358A"/>
    <w:rsid w:val="06F717FA"/>
    <w:rsid w:val="06FE9F8D"/>
    <w:rsid w:val="06FF3625"/>
    <w:rsid w:val="07003B81"/>
    <w:rsid w:val="0703A33B"/>
    <w:rsid w:val="070B77B6"/>
    <w:rsid w:val="070B84EC"/>
    <w:rsid w:val="0710DA19"/>
    <w:rsid w:val="071A06F0"/>
    <w:rsid w:val="0720D5CB"/>
    <w:rsid w:val="0725C18E"/>
    <w:rsid w:val="072EF0A3"/>
    <w:rsid w:val="07427A09"/>
    <w:rsid w:val="074742FB"/>
    <w:rsid w:val="074FA601"/>
    <w:rsid w:val="07500211"/>
    <w:rsid w:val="0753832E"/>
    <w:rsid w:val="0758399A"/>
    <w:rsid w:val="075E7D8D"/>
    <w:rsid w:val="07657615"/>
    <w:rsid w:val="07704932"/>
    <w:rsid w:val="0772CA2B"/>
    <w:rsid w:val="0772FCCD"/>
    <w:rsid w:val="0779359F"/>
    <w:rsid w:val="0779B67A"/>
    <w:rsid w:val="077EC073"/>
    <w:rsid w:val="078EF8D7"/>
    <w:rsid w:val="07904D5F"/>
    <w:rsid w:val="07A13898"/>
    <w:rsid w:val="07A75DB8"/>
    <w:rsid w:val="07A8E08C"/>
    <w:rsid w:val="07AEA2D5"/>
    <w:rsid w:val="07B906BE"/>
    <w:rsid w:val="07BB9E8B"/>
    <w:rsid w:val="07C40265"/>
    <w:rsid w:val="07C958C1"/>
    <w:rsid w:val="07D60125"/>
    <w:rsid w:val="07D88D06"/>
    <w:rsid w:val="07DCC20A"/>
    <w:rsid w:val="07E120AF"/>
    <w:rsid w:val="07EDFBD2"/>
    <w:rsid w:val="07F088C7"/>
    <w:rsid w:val="07F203D6"/>
    <w:rsid w:val="07F2903B"/>
    <w:rsid w:val="07F95AC9"/>
    <w:rsid w:val="0804CBA4"/>
    <w:rsid w:val="0808B77E"/>
    <w:rsid w:val="0809E452"/>
    <w:rsid w:val="080BFBA5"/>
    <w:rsid w:val="080D6558"/>
    <w:rsid w:val="08101BF2"/>
    <w:rsid w:val="0815B088"/>
    <w:rsid w:val="0815E752"/>
    <w:rsid w:val="0815E950"/>
    <w:rsid w:val="0819AFA6"/>
    <w:rsid w:val="081D0C8D"/>
    <w:rsid w:val="081D18FE"/>
    <w:rsid w:val="081F17FE"/>
    <w:rsid w:val="0820B2C6"/>
    <w:rsid w:val="08228477"/>
    <w:rsid w:val="0823C468"/>
    <w:rsid w:val="0824A457"/>
    <w:rsid w:val="082A7C3D"/>
    <w:rsid w:val="082B01AA"/>
    <w:rsid w:val="082EAC57"/>
    <w:rsid w:val="08336ECF"/>
    <w:rsid w:val="08371768"/>
    <w:rsid w:val="0838FB25"/>
    <w:rsid w:val="083982D3"/>
    <w:rsid w:val="083B14AD"/>
    <w:rsid w:val="083E3263"/>
    <w:rsid w:val="084054DA"/>
    <w:rsid w:val="084169D0"/>
    <w:rsid w:val="08442CBA"/>
    <w:rsid w:val="0846413E"/>
    <w:rsid w:val="084B9E08"/>
    <w:rsid w:val="084BAD62"/>
    <w:rsid w:val="0857C5EA"/>
    <w:rsid w:val="085987A5"/>
    <w:rsid w:val="0859F467"/>
    <w:rsid w:val="085B4BDB"/>
    <w:rsid w:val="085D594F"/>
    <w:rsid w:val="085F6BF6"/>
    <w:rsid w:val="0863455C"/>
    <w:rsid w:val="08640CEB"/>
    <w:rsid w:val="0867E351"/>
    <w:rsid w:val="0869B60B"/>
    <w:rsid w:val="08786077"/>
    <w:rsid w:val="087A33F3"/>
    <w:rsid w:val="087AE734"/>
    <w:rsid w:val="087BC5F2"/>
    <w:rsid w:val="087ECE06"/>
    <w:rsid w:val="087F9BFF"/>
    <w:rsid w:val="0887E795"/>
    <w:rsid w:val="088A656F"/>
    <w:rsid w:val="088AD3D6"/>
    <w:rsid w:val="088F44B7"/>
    <w:rsid w:val="0890B0C2"/>
    <w:rsid w:val="08910701"/>
    <w:rsid w:val="0894D1EE"/>
    <w:rsid w:val="0895087E"/>
    <w:rsid w:val="08964761"/>
    <w:rsid w:val="08A26323"/>
    <w:rsid w:val="08A5CC1F"/>
    <w:rsid w:val="08A91AC1"/>
    <w:rsid w:val="08A996B2"/>
    <w:rsid w:val="08B0CCAA"/>
    <w:rsid w:val="08B52908"/>
    <w:rsid w:val="08B951D0"/>
    <w:rsid w:val="08C188EE"/>
    <w:rsid w:val="08C1F8F1"/>
    <w:rsid w:val="08C2526C"/>
    <w:rsid w:val="08C3B6A5"/>
    <w:rsid w:val="08C59436"/>
    <w:rsid w:val="08CD0AE5"/>
    <w:rsid w:val="08CD5D34"/>
    <w:rsid w:val="08CDD038"/>
    <w:rsid w:val="08D51CCB"/>
    <w:rsid w:val="08D57377"/>
    <w:rsid w:val="08DC503E"/>
    <w:rsid w:val="08DCD016"/>
    <w:rsid w:val="08E1F4FC"/>
    <w:rsid w:val="08E5652C"/>
    <w:rsid w:val="08E668F9"/>
    <w:rsid w:val="08E776A4"/>
    <w:rsid w:val="08E847C1"/>
    <w:rsid w:val="08E9798D"/>
    <w:rsid w:val="08E9C840"/>
    <w:rsid w:val="08ED820E"/>
    <w:rsid w:val="08EFB245"/>
    <w:rsid w:val="08F3D47A"/>
    <w:rsid w:val="08F3DB88"/>
    <w:rsid w:val="08F51475"/>
    <w:rsid w:val="08F5B940"/>
    <w:rsid w:val="08FE34B4"/>
    <w:rsid w:val="09008FE9"/>
    <w:rsid w:val="0901103D"/>
    <w:rsid w:val="0901E84D"/>
    <w:rsid w:val="0905D99F"/>
    <w:rsid w:val="090CBE9D"/>
    <w:rsid w:val="090DE25E"/>
    <w:rsid w:val="0915C151"/>
    <w:rsid w:val="09172728"/>
    <w:rsid w:val="091A06E8"/>
    <w:rsid w:val="091D6E41"/>
    <w:rsid w:val="091E5A12"/>
    <w:rsid w:val="091E95E7"/>
    <w:rsid w:val="091F43C4"/>
    <w:rsid w:val="0922CD8F"/>
    <w:rsid w:val="0926843D"/>
    <w:rsid w:val="09293A31"/>
    <w:rsid w:val="092DFF4D"/>
    <w:rsid w:val="092ECFE0"/>
    <w:rsid w:val="0931D182"/>
    <w:rsid w:val="093202D7"/>
    <w:rsid w:val="0940DC3F"/>
    <w:rsid w:val="0942D1EB"/>
    <w:rsid w:val="094490C9"/>
    <w:rsid w:val="0944D7CA"/>
    <w:rsid w:val="094E9F48"/>
    <w:rsid w:val="0953DFAA"/>
    <w:rsid w:val="095682C1"/>
    <w:rsid w:val="09572EE0"/>
    <w:rsid w:val="0959493E"/>
    <w:rsid w:val="095B77DB"/>
    <w:rsid w:val="0963327F"/>
    <w:rsid w:val="09655213"/>
    <w:rsid w:val="096C1E3B"/>
    <w:rsid w:val="096CC29E"/>
    <w:rsid w:val="096FA69A"/>
    <w:rsid w:val="0972FB68"/>
    <w:rsid w:val="097B54E8"/>
    <w:rsid w:val="097DC7DD"/>
    <w:rsid w:val="09805732"/>
    <w:rsid w:val="098346A3"/>
    <w:rsid w:val="098AAF73"/>
    <w:rsid w:val="098F4F18"/>
    <w:rsid w:val="098F885F"/>
    <w:rsid w:val="0990CDAC"/>
    <w:rsid w:val="09911DCD"/>
    <w:rsid w:val="0992FA31"/>
    <w:rsid w:val="099723CA"/>
    <w:rsid w:val="09997EBE"/>
    <w:rsid w:val="099B1994"/>
    <w:rsid w:val="099ECCCD"/>
    <w:rsid w:val="09A089EF"/>
    <w:rsid w:val="09A644DB"/>
    <w:rsid w:val="09A6B146"/>
    <w:rsid w:val="09A6D07E"/>
    <w:rsid w:val="09AF396B"/>
    <w:rsid w:val="09B4EE79"/>
    <w:rsid w:val="09B9BBAF"/>
    <w:rsid w:val="09C06ED3"/>
    <w:rsid w:val="09C3DE59"/>
    <w:rsid w:val="09CA0917"/>
    <w:rsid w:val="09CB9D03"/>
    <w:rsid w:val="09CCE81D"/>
    <w:rsid w:val="09CE4F47"/>
    <w:rsid w:val="09D488D9"/>
    <w:rsid w:val="09DB5366"/>
    <w:rsid w:val="09DD478E"/>
    <w:rsid w:val="09DD7FC8"/>
    <w:rsid w:val="09E046D2"/>
    <w:rsid w:val="09E421B9"/>
    <w:rsid w:val="09E4907B"/>
    <w:rsid w:val="09E81126"/>
    <w:rsid w:val="09EBD1E6"/>
    <w:rsid w:val="09EBEA6C"/>
    <w:rsid w:val="09EDC1DD"/>
    <w:rsid w:val="09EF25A0"/>
    <w:rsid w:val="09EF2EC7"/>
    <w:rsid w:val="09F13AE0"/>
    <w:rsid w:val="09F71C3C"/>
    <w:rsid w:val="09F8879A"/>
    <w:rsid w:val="09F99B3D"/>
    <w:rsid w:val="0A04487C"/>
    <w:rsid w:val="0A0B8665"/>
    <w:rsid w:val="0A0F8A55"/>
    <w:rsid w:val="0A12C8C3"/>
    <w:rsid w:val="0A153DE0"/>
    <w:rsid w:val="0A18312D"/>
    <w:rsid w:val="0A3280C9"/>
    <w:rsid w:val="0A353BDA"/>
    <w:rsid w:val="0A3B1BBE"/>
    <w:rsid w:val="0A3B9B20"/>
    <w:rsid w:val="0A3C9893"/>
    <w:rsid w:val="0A3D8A05"/>
    <w:rsid w:val="0A3E76E5"/>
    <w:rsid w:val="0A40BB2D"/>
    <w:rsid w:val="0A4299F3"/>
    <w:rsid w:val="0A430C1E"/>
    <w:rsid w:val="0A465195"/>
    <w:rsid w:val="0A465284"/>
    <w:rsid w:val="0A46DCD6"/>
    <w:rsid w:val="0A46FAFE"/>
    <w:rsid w:val="0A4889FE"/>
    <w:rsid w:val="0A4A6302"/>
    <w:rsid w:val="0A4B048C"/>
    <w:rsid w:val="0A4BB44D"/>
    <w:rsid w:val="0A4DF01D"/>
    <w:rsid w:val="0A4E154A"/>
    <w:rsid w:val="0A4E8622"/>
    <w:rsid w:val="0A4F124D"/>
    <w:rsid w:val="0A5133DE"/>
    <w:rsid w:val="0A527BFE"/>
    <w:rsid w:val="0A539A00"/>
    <w:rsid w:val="0A5A45A3"/>
    <w:rsid w:val="0A5E37FA"/>
    <w:rsid w:val="0A5FAD13"/>
    <w:rsid w:val="0A65F3EF"/>
    <w:rsid w:val="0A6E5EDB"/>
    <w:rsid w:val="0A7069C7"/>
    <w:rsid w:val="0A73C904"/>
    <w:rsid w:val="0A78BACC"/>
    <w:rsid w:val="0A7C5C21"/>
    <w:rsid w:val="0A8252F6"/>
    <w:rsid w:val="0A835DC8"/>
    <w:rsid w:val="0A8BD815"/>
    <w:rsid w:val="0A90E58E"/>
    <w:rsid w:val="0A92C06C"/>
    <w:rsid w:val="0A935055"/>
    <w:rsid w:val="0A93B79D"/>
    <w:rsid w:val="0AA0E308"/>
    <w:rsid w:val="0AA52606"/>
    <w:rsid w:val="0AA77C73"/>
    <w:rsid w:val="0AA96B37"/>
    <w:rsid w:val="0AAC2CE3"/>
    <w:rsid w:val="0AAFA208"/>
    <w:rsid w:val="0AB00031"/>
    <w:rsid w:val="0ABB138E"/>
    <w:rsid w:val="0AC1B366"/>
    <w:rsid w:val="0AC51C57"/>
    <w:rsid w:val="0AC85460"/>
    <w:rsid w:val="0AC8FA04"/>
    <w:rsid w:val="0AC9AEB7"/>
    <w:rsid w:val="0AD1B2CC"/>
    <w:rsid w:val="0AD3C4BF"/>
    <w:rsid w:val="0AD811DF"/>
    <w:rsid w:val="0AD87672"/>
    <w:rsid w:val="0ADFAECE"/>
    <w:rsid w:val="0AE0A012"/>
    <w:rsid w:val="0AE407E7"/>
    <w:rsid w:val="0AE6ACFB"/>
    <w:rsid w:val="0AF26277"/>
    <w:rsid w:val="0AF3B3D8"/>
    <w:rsid w:val="0AF46ACB"/>
    <w:rsid w:val="0AF84185"/>
    <w:rsid w:val="0AFEC5C1"/>
    <w:rsid w:val="0B03E74B"/>
    <w:rsid w:val="0B049353"/>
    <w:rsid w:val="0B050947"/>
    <w:rsid w:val="0B0FD253"/>
    <w:rsid w:val="0B105D5E"/>
    <w:rsid w:val="0B1075BC"/>
    <w:rsid w:val="0B1457BA"/>
    <w:rsid w:val="0B17CF3A"/>
    <w:rsid w:val="0B1A54FC"/>
    <w:rsid w:val="0B1C21DD"/>
    <w:rsid w:val="0B1F741E"/>
    <w:rsid w:val="0B2238CC"/>
    <w:rsid w:val="0B233807"/>
    <w:rsid w:val="0B26C69E"/>
    <w:rsid w:val="0B27B91B"/>
    <w:rsid w:val="0B308D88"/>
    <w:rsid w:val="0B31F676"/>
    <w:rsid w:val="0B3AE648"/>
    <w:rsid w:val="0B3E3645"/>
    <w:rsid w:val="0B4B5397"/>
    <w:rsid w:val="0B4BE61D"/>
    <w:rsid w:val="0B50C9E5"/>
    <w:rsid w:val="0B53AB51"/>
    <w:rsid w:val="0B5895C3"/>
    <w:rsid w:val="0B5952E3"/>
    <w:rsid w:val="0B6109A0"/>
    <w:rsid w:val="0B61FEE5"/>
    <w:rsid w:val="0B63934B"/>
    <w:rsid w:val="0B64FADE"/>
    <w:rsid w:val="0B653E5F"/>
    <w:rsid w:val="0B6B0F91"/>
    <w:rsid w:val="0B6C08A6"/>
    <w:rsid w:val="0B6C4871"/>
    <w:rsid w:val="0B6D92F0"/>
    <w:rsid w:val="0B75FE56"/>
    <w:rsid w:val="0B8768E1"/>
    <w:rsid w:val="0B8C4759"/>
    <w:rsid w:val="0B8EDF03"/>
    <w:rsid w:val="0B92D305"/>
    <w:rsid w:val="0B954E0C"/>
    <w:rsid w:val="0B96B72E"/>
    <w:rsid w:val="0BAFE5A4"/>
    <w:rsid w:val="0BB691D7"/>
    <w:rsid w:val="0BB91BFF"/>
    <w:rsid w:val="0BB9A7D8"/>
    <w:rsid w:val="0BBD7E83"/>
    <w:rsid w:val="0BBDEB90"/>
    <w:rsid w:val="0BBF4866"/>
    <w:rsid w:val="0BBFA5B6"/>
    <w:rsid w:val="0BC7A085"/>
    <w:rsid w:val="0BCAB9C2"/>
    <w:rsid w:val="0BD6A9B4"/>
    <w:rsid w:val="0BD6C192"/>
    <w:rsid w:val="0BD8DF5D"/>
    <w:rsid w:val="0BD987BD"/>
    <w:rsid w:val="0BDA6C39"/>
    <w:rsid w:val="0BDC8B8E"/>
    <w:rsid w:val="0BE3D012"/>
    <w:rsid w:val="0BE5E2D2"/>
    <w:rsid w:val="0BE62EB8"/>
    <w:rsid w:val="0BE76F6F"/>
    <w:rsid w:val="0BE87A60"/>
    <w:rsid w:val="0BE9526F"/>
    <w:rsid w:val="0BECCC25"/>
    <w:rsid w:val="0BEF7A03"/>
    <w:rsid w:val="0BF2D704"/>
    <w:rsid w:val="0BF58D27"/>
    <w:rsid w:val="0BF7E21E"/>
    <w:rsid w:val="0BFDA7DB"/>
    <w:rsid w:val="0C0151CD"/>
    <w:rsid w:val="0C01CC1A"/>
    <w:rsid w:val="0C0A109F"/>
    <w:rsid w:val="0C129631"/>
    <w:rsid w:val="0C138285"/>
    <w:rsid w:val="0C1AF3AA"/>
    <w:rsid w:val="0C1C3F43"/>
    <w:rsid w:val="0C1F412F"/>
    <w:rsid w:val="0C214055"/>
    <w:rsid w:val="0C237334"/>
    <w:rsid w:val="0C281030"/>
    <w:rsid w:val="0C2946C0"/>
    <w:rsid w:val="0C2B4988"/>
    <w:rsid w:val="0C2D12E2"/>
    <w:rsid w:val="0C308AC6"/>
    <w:rsid w:val="0C3FEAAA"/>
    <w:rsid w:val="0C46463D"/>
    <w:rsid w:val="0C47005A"/>
    <w:rsid w:val="0C472213"/>
    <w:rsid w:val="0C4A49F4"/>
    <w:rsid w:val="0C50C6AF"/>
    <w:rsid w:val="0C53C76B"/>
    <w:rsid w:val="0C5C0960"/>
    <w:rsid w:val="0C5ED2DD"/>
    <w:rsid w:val="0C613FCC"/>
    <w:rsid w:val="0C64393E"/>
    <w:rsid w:val="0C652AE3"/>
    <w:rsid w:val="0C66145E"/>
    <w:rsid w:val="0C6CDD72"/>
    <w:rsid w:val="0C733952"/>
    <w:rsid w:val="0C780A15"/>
    <w:rsid w:val="0C7C318B"/>
    <w:rsid w:val="0C7C8127"/>
    <w:rsid w:val="0C8E1671"/>
    <w:rsid w:val="0C8E531F"/>
    <w:rsid w:val="0C9555D2"/>
    <w:rsid w:val="0C98400E"/>
    <w:rsid w:val="0C9A2AD0"/>
    <w:rsid w:val="0CA3569E"/>
    <w:rsid w:val="0CA6A8BD"/>
    <w:rsid w:val="0CA7301C"/>
    <w:rsid w:val="0CACD44F"/>
    <w:rsid w:val="0CB0D75B"/>
    <w:rsid w:val="0CB5AE1A"/>
    <w:rsid w:val="0CB9D63B"/>
    <w:rsid w:val="0CB9DDF7"/>
    <w:rsid w:val="0CBA9E2C"/>
    <w:rsid w:val="0CBE7B0D"/>
    <w:rsid w:val="0CC20EB9"/>
    <w:rsid w:val="0CCA39FF"/>
    <w:rsid w:val="0CCA84A5"/>
    <w:rsid w:val="0CCB0117"/>
    <w:rsid w:val="0CCDE0C8"/>
    <w:rsid w:val="0CD5954B"/>
    <w:rsid w:val="0CD5D80C"/>
    <w:rsid w:val="0CDD4C1C"/>
    <w:rsid w:val="0CDDF2C6"/>
    <w:rsid w:val="0CDE1911"/>
    <w:rsid w:val="0CDEEF1B"/>
    <w:rsid w:val="0CDFDB91"/>
    <w:rsid w:val="0CE27358"/>
    <w:rsid w:val="0CE2A329"/>
    <w:rsid w:val="0CE5A957"/>
    <w:rsid w:val="0CEDEBBA"/>
    <w:rsid w:val="0CEE0860"/>
    <w:rsid w:val="0CF5EB76"/>
    <w:rsid w:val="0CF62159"/>
    <w:rsid w:val="0CFF746E"/>
    <w:rsid w:val="0CFF97B3"/>
    <w:rsid w:val="0D0947EB"/>
    <w:rsid w:val="0D0E9923"/>
    <w:rsid w:val="0D0F3A0F"/>
    <w:rsid w:val="0D158498"/>
    <w:rsid w:val="0D197839"/>
    <w:rsid w:val="0D1BC45E"/>
    <w:rsid w:val="0D1E5D51"/>
    <w:rsid w:val="0D23D209"/>
    <w:rsid w:val="0D3170E5"/>
    <w:rsid w:val="0D3345E0"/>
    <w:rsid w:val="0D349C6A"/>
    <w:rsid w:val="0D35EB70"/>
    <w:rsid w:val="0D3885DE"/>
    <w:rsid w:val="0D402684"/>
    <w:rsid w:val="0D436702"/>
    <w:rsid w:val="0D4AA3C0"/>
    <w:rsid w:val="0D4EA49C"/>
    <w:rsid w:val="0D518FAB"/>
    <w:rsid w:val="0D51B0C7"/>
    <w:rsid w:val="0D55A619"/>
    <w:rsid w:val="0D57F979"/>
    <w:rsid w:val="0D5AC114"/>
    <w:rsid w:val="0D5D923C"/>
    <w:rsid w:val="0D5F0A0C"/>
    <w:rsid w:val="0D63B1CD"/>
    <w:rsid w:val="0D6669EB"/>
    <w:rsid w:val="0D6E40CB"/>
    <w:rsid w:val="0D704693"/>
    <w:rsid w:val="0D72AFED"/>
    <w:rsid w:val="0D73F881"/>
    <w:rsid w:val="0D74E34A"/>
    <w:rsid w:val="0D7BABAD"/>
    <w:rsid w:val="0D811AD4"/>
    <w:rsid w:val="0D835FBE"/>
    <w:rsid w:val="0D87DC80"/>
    <w:rsid w:val="0D89E093"/>
    <w:rsid w:val="0D99352D"/>
    <w:rsid w:val="0D9B28A0"/>
    <w:rsid w:val="0D9CD38D"/>
    <w:rsid w:val="0DA2F47C"/>
    <w:rsid w:val="0DA9E0EE"/>
    <w:rsid w:val="0DAC3651"/>
    <w:rsid w:val="0DAE959B"/>
    <w:rsid w:val="0DB3D571"/>
    <w:rsid w:val="0DB63C4A"/>
    <w:rsid w:val="0DB6A872"/>
    <w:rsid w:val="0DC07D87"/>
    <w:rsid w:val="0DC07FD3"/>
    <w:rsid w:val="0DC08196"/>
    <w:rsid w:val="0DC3B72E"/>
    <w:rsid w:val="0DC58A24"/>
    <w:rsid w:val="0DC7945A"/>
    <w:rsid w:val="0DC977BB"/>
    <w:rsid w:val="0DD2B458"/>
    <w:rsid w:val="0DD48989"/>
    <w:rsid w:val="0DD77E58"/>
    <w:rsid w:val="0DD9CF61"/>
    <w:rsid w:val="0DDB0D77"/>
    <w:rsid w:val="0DE5DD29"/>
    <w:rsid w:val="0DE659B2"/>
    <w:rsid w:val="0DEF73DB"/>
    <w:rsid w:val="0DF63092"/>
    <w:rsid w:val="0DFAADFC"/>
    <w:rsid w:val="0E01E25A"/>
    <w:rsid w:val="0E0FB5A3"/>
    <w:rsid w:val="0E17D706"/>
    <w:rsid w:val="0E1C4276"/>
    <w:rsid w:val="0E23B253"/>
    <w:rsid w:val="0E2EAECB"/>
    <w:rsid w:val="0E2EEC10"/>
    <w:rsid w:val="0E300EE0"/>
    <w:rsid w:val="0E300EEA"/>
    <w:rsid w:val="0E35842C"/>
    <w:rsid w:val="0E3C4DAB"/>
    <w:rsid w:val="0E3E5469"/>
    <w:rsid w:val="0E41400B"/>
    <w:rsid w:val="0E49FB05"/>
    <w:rsid w:val="0E4A91C3"/>
    <w:rsid w:val="0E50223B"/>
    <w:rsid w:val="0E5A82A0"/>
    <w:rsid w:val="0E5D85BF"/>
    <w:rsid w:val="0E62480A"/>
    <w:rsid w:val="0E66C78D"/>
    <w:rsid w:val="0E66DE01"/>
    <w:rsid w:val="0E69E575"/>
    <w:rsid w:val="0E6ABC6A"/>
    <w:rsid w:val="0E6B0AB2"/>
    <w:rsid w:val="0E73D442"/>
    <w:rsid w:val="0E776F45"/>
    <w:rsid w:val="0E80E07A"/>
    <w:rsid w:val="0E8295A9"/>
    <w:rsid w:val="0E850B2F"/>
    <w:rsid w:val="0E893124"/>
    <w:rsid w:val="0E89A709"/>
    <w:rsid w:val="0E8B3E9D"/>
    <w:rsid w:val="0E8ED543"/>
    <w:rsid w:val="0E9188E1"/>
    <w:rsid w:val="0E91A2F4"/>
    <w:rsid w:val="0E9503F4"/>
    <w:rsid w:val="0E971E2D"/>
    <w:rsid w:val="0E9781F6"/>
    <w:rsid w:val="0E979DE9"/>
    <w:rsid w:val="0E9A93A3"/>
    <w:rsid w:val="0E9E8754"/>
    <w:rsid w:val="0EA293A0"/>
    <w:rsid w:val="0EA8FC61"/>
    <w:rsid w:val="0EB1EEB6"/>
    <w:rsid w:val="0EB7320F"/>
    <w:rsid w:val="0EBF3BD8"/>
    <w:rsid w:val="0EC1A78C"/>
    <w:rsid w:val="0EC20A07"/>
    <w:rsid w:val="0ED037F9"/>
    <w:rsid w:val="0ED84B00"/>
    <w:rsid w:val="0ED89193"/>
    <w:rsid w:val="0EDB6F22"/>
    <w:rsid w:val="0EDC73FF"/>
    <w:rsid w:val="0EE21318"/>
    <w:rsid w:val="0EE91640"/>
    <w:rsid w:val="0EE9731F"/>
    <w:rsid w:val="0EEB172D"/>
    <w:rsid w:val="0EF480B0"/>
    <w:rsid w:val="0EF7E9D4"/>
    <w:rsid w:val="0EF9135C"/>
    <w:rsid w:val="0EFBFC49"/>
    <w:rsid w:val="0EFD2926"/>
    <w:rsid w:val="0F0092DC"/>
    <w:rsid w:val="0F0290D5"/>
    <w:rsid w:val="0F0323EF"/>
    <w:rsid w:val="0F038C02"/>
    <w:rsid w:val="0F04174E"/>
    <w:rsid w:val="0F06A4C9"/>
    <w:rsid w:val="0F0A4662"/>
    <w:rsid w:val="0F0C3909"/>
    <w:rsid w:val="0F0E8CE1"/>
    <w:rsid w:val="0F0F12CE"/>
    <w:rsid w:val="0F0FD595"/>
    <w:rsid w:val="0F16CEC7"/>
    <w:rsid w:val="0F186B48"/>
    <w:rsid w:val="0F1D5CDA"/>
    <w:rsid w:val="0F20238B"/>
    <w:rsid w:val="0F24A67D"/>
    <w:rsid w:val="0F27AA95"/>
    <w:rsid w:val="0F297ED5"/>
    <w:rsid w:val="0F323274"/>
    <w:rsid w:val="0F324DDF"/>
    <w:rsid w:val="0F357B82"/>
    <w:rsid w:val="0F38BCC7"/>
    <w:rsid w:val="0F3D06DC"/>
    <w:rsid w:val="0F424867"/>
    <w:rsid w:val="0F457717"/>
    <w:rsid w:val="0F480C65"/>
    <w:rsid w:val="0F4D8882"/>
    <w:rsid w:val="0F4E91A3"/>
    <w:rsid w:val="0F4FA39F"/>
    <w:rsid w:val="0F544FAA"/>
    <w:rsid w:val="0F5A19A0"/>
    <w:rsid w:val="0F632DA6"/>
    <w:rsid w:val="0F675D4B"/>
    <w:rsid w:val="0F67BE05"/>
    <w:rsid w:val="0F69EAEA"/>
    <w:rsid w:val="0F6EC586"/>
    <w:rsid w:val="0F722954"/>
    <w:rsid w:val="0F74374D"/>
    <w:rsid w:val="0F7C35E5"/>
    <w:rsid w:val="0F7DF7C8"/>
    <w:rsid w:val="0F7F682B"/>
    <w:rsid w:val="0F811459"/>
    <w:rsid w:val="0F85768F"/>
    <w:rsid w:val="0F943708"/>
    <w:rsid w:val="0F9BD9B2"/>
    <w:rsid w:val="0FA6857B"/>
    <w:rsid w:val="0FA856F1"/>
    <w:rsid w:val="0FA92A0B"/>
    <w:rsid w:val="0FAA125F"/>
    <w:rsid w:val="0FACA1F2"/>
    <w:rsid w:val="0FADD393"/>
    <w:rsid w:val="0FB1924A"/>
    <w:rsid w:val="0FB3C1E3"/>
    <w:rsid w:val="0FC2041A"/>
    <w:rsid w:val="0FC943A2"/>
    <w:rsid w:val="0FCC41B1"/>
    <w:rsid w:val="0FD1D97E"/>
    <w:rsid w:val="0FF94022"/>
    <w:rsid w:val="0FF9C0BD"/>
    <w:rsid w:val="10015F53"/>
    <w:rsid w:val="1001B1C5"/>
    <w:rsid w:val="100CEC70"/>
    <w:rsid w:val="100EFB14"/>
    <w:rsid w:val="101740C8"/>
    <w:rsid w:val="101D8F07"/>
    <w:rsid w:val="10231464"/>
    <w:rsid w:val="1028470F"/>
    <w:rsid w:val="102AAD0F"/>
    <w:rsid w:val="1033336E"/>
    <w:rsid w:val="1037378F"/>
    <w:rsid w:val="103D4004"/>
    <w:rsid w:val="104231C8"/>
    <w:rsid w:val="10484089"/>
    <w:rsid w:val="104B0841"/>
    <w:rsid w:val="10512205"/>
    <w:rsid w:val="10599950"/>
    <w:rsid w:val="105A90A8"/>
    <w:rsid w:val="105D29D5"/>
    <w:rsid w:val="1060E9EA"/>
    <w:rsid w:val="1063AA03"/>
    <w:rsid w:val="10687743"/>
    <w:rsid w:val="1069B2E3"/>
    <w:rsid w:val="106A24CE"/>
    <w:rsid w:val="10715153"/>
    <w:rsid w:val="107EF389"/>
    <w:rsid w:val="108268FF"/>
    <w:rsid w:val="108B0E93"/>
    <w:rsid w:val="1093350E"/>
    <w:rsid w:val="1099D69E"/>
    <w:rsid w:val="10A3B23F"/>
    <w:rsid w:val="10A3DE54"/>
    <w:rsid w:val="10AA8A66"/>
    <w:rsid w:val="10AE797C"/>
    <w:rsid w:val="10B80C4A"/>
    <w:rsid w:val="10B83D81"/>
    <w:rsid w:val="10B92F0A"/>
    <w:rsid w:val="10BCD752"/>
    <w:rsid w:val="10BD445D"/>
    <w:rsid w:val="10BE53D1"/>
    <w:rsid w:val="10BE9FDE"/>
    <w:rsid w:val="10C83F1E"/>
    <w:rsid w:val="10CDEFEB"/>
    <w:rsid w:val="10D12768"/>
    <w:rsid w:val="10D5E955"/>
    <w:rsid w:val="10D810F4"/>
    <w:rsid w:val="10DB4B2C"/>
    <w:rsid w:val="10DD431B"/>
    <w:rsid w:val="10DECEB6"/>
    <w:rsid w:val="10E64B5A"/>
    <w:rsid w:val="10EAF5F4"/>
    <w:rsid w:val="10F0256A"/>
    <w:rsid w:val="10F2886A"/>
    <w:rsid w:val="11058242"/>
    <w:rsid w:val="11111FF1"/>
    <w:rsid w:val="11144839"/>
    <w:rsid w:val="1118DDF7"/>
    <w:rsid w:val="111AC32B"/>
    <w:rsid w:val="11212155"/>
    <w:rsid w:val="1122D226"/>
    <w:rsid w:val="11296C28"/>
    <w:rsid w:val="11327C40"/>
    <w:rsid w:val="113B6074"/>
    <w:rsid w:val="11406EF1"/>
    <w:rsid w:val="1144F561"/>
    <w:rsid w:val="1145BCED"/>
    <w:rsid w:val="114B991E"/>
    <w:rsid w:val="115173F4"/>
    <w:rsid w:val="1151FA15"/>
    <w:rsid w:val="1156A28E"/>
    <w:rsid w:val="11583F78"/>
    <w:rsid w:val="115D88CC"/>
    <w:rsid w:val="115F2158"/>
    <w:rsid w:val="115F2972"/>
    <w:rsid w:val="11698DD6"/>
    <w:rsid w:val="1175D82A"/>
    <w:rsid w:val="1179E077"/>
    <w:rsid w:val="117BC28C"/>
    <w:rsid w:val="1181225C"/>
    <w:rsid w:val="11830303"/>
    <w:rsid w:val="118D7210"/>
    <w:rsid w:val="11913876"/>
    <w:rsid w:val="11A5BD11"/>
    <w:rsid w:val="11A6CA5A"/>
    <w:rsid w:val="11A72384"/>
    <w:rsid w:val="11AE3DF1"/>
    <w:rsid w:val="11AF16BB"/>
    <w:rsid w:val="11AF7930"/>
    <w:rsid w:val="11B0120D"/>
    <w:rsid w:val="11C52DA0"/>
    <w:rsid w:val="11C96444"/>
    <w:rsid w:val="11CFCF00"/>
    <w:rsid w:val="11D28B58"/>
    <w:rsid w:val="11D2B45A"/>
    <w:rsid w:val="11D3868D"/>
    <w:rsid w:val="11D5E91B"/>
    <w:rsid w:val="11D675A0"/>
    <w:rsid w:val="11D874D2"/>
    <w:rsid w:val="11DC5FD0"/>
    <w:rsid w:val="11DD7608"/>
    <w:rsid w:val="11DE06C2"/>
    <w:rsid w:val="11DF1868"/>
    <w:rsid w:val="11E646DE"/>
    <w:rsid w:val="11E8324B"/>
    <w:rsid w:val="11E9A5A3"/>
    <w:rsid w:val="11F250D0"/>
    <w:rsid w:val="11F2D332"/>
    <w:rsid w:val="11F73694"/>
    <w:rsid w:val="11F75F5F"/>
    <w:rsid w:val="11FA5899"/>
    <w:rsid w:val="11FC61ED"/>
    <w:rsid w:val="11FD0FBF"/>
    <w:rsid w:val="120822AB"/>
    <w:rsid w:val="120B7805"/>
    <w:rsid w:val="120E519D"/>
    <w:rsid w:val="12117E0A"/>
    <w:rsid w:val="12138246"/>
    <w:rsid w:val="1219A77A"/>
    <w:rsid w:val="121CEE5C"/>
    <w:rsid w:val="121DE2AC"/>
    <w:rsid w:val="12241CAA"/>
    <w:rsid w:val="122857A9"/>
    <w:rsid w:val="122D06CA"/>
    <w:rsid w:val="122DE52F"/>
    <w:rsid w:val="1236EAE9"/>
    <w:rsid w:val="123B6B1E"/>
    <w:rsid w:val="123CEE14"/>
    <w:rsid w:val="123D6119"/>
    <w:rsid w:val="123F6FED"/>
    <w:rsid w:val="124421E0"/>
    <w:rsid w:val="1254F630"/>
    <w:rsid w:val="12562442"/>
    <w:rsid w:val="125ADF09"/>
    <w:rsid w:val="1260E3DA"/>
    <w:rsid w:val="12619CA6"/>
    <w:rsid w:val="12657C8D"/>
    <w:rsid w:val="1266035A"/>
    <w:rsid w:val="1268CADA"/>
    <w:rsid w:val="126986F1"/>
    <w:rsid w:val="12729C4B"/>
    <w:rsid w:val="12764BFD"/>
    <w:rsid w:val="127A9F17"/>
    <w:rsid w:val="127C1FD5"/>
    <w:rsid w:val="127E2ABF"/>
    <w:rsid w:val="127F3756"/>
    <w:rsid w:val="128C4FA3"/>
    <w:rsid w:val="1292DB29"/>
    <w:rsid w:val="12931288"/>
    <w:rsid w:val="12A31E6F"/>
    <w:rsid w:val="12AB2570"/>
    <w:rsid w:val="12AD4EF0"/>
    <w:rsid w:val="12B927E7"/>
    <w:rsid w:val="12BB1216"/>
    <w:rsid w:val="12BB4137"/>
    <w:rsid w:val="12BB83B6"/>
    <w:rsid w:val="12BD3273"/>
    <w:rsid w:val="12C3E739"/>
    <w:rsid w:val="12C58FC3"/>
    <w:rsid w:val="12C5C655"/>
    <w:rsid w:val="12C66D80"/>
    <w:rsid w:val="12C689CB"/>
    <w:rsid w:val="12C9BA07"/>
    <w:rsid w:val="12CAAFEB"/>
    <w:rsid w:val="12CB5A98"/>
    <w:rsid w:val="12CDDC48"/>
    <w:rsid w:val="12D21AAF"/>
    <w:rsid w:val="12D3F164"/>
    <w:rsid w:val="12D7A94E"/>
    <w:rsid w:val="12F01E81"/>
    <w:rsid w:val="12F09387"/>
    <w:rsid w:val="12F177A7"/>
    <w:rsid w:val="12F540E1"/>
    <w:rsid w:val="12F6D399"/>
    <w:rsid w:val="12F860A3"/>
    <w:rsid w:val="12FBBE21"/>
    <w:rsid w:val="12FFADCE"/>
    <w:rsid w:val="130C85B1"/>
    <w:rsid w:val="13150E68"/>
    <w:rsid w:val="13202483"/>
    <w:rsid w:val="1322D4FE"/>
    <w:rsid w:val="13269699"/>
    <w:rsid w:val="132C3D56"/>
    <w:rsid w:val="132CCC07"/>
    <w:rsid w:val="132DF572"/>
    <w:rsid w:val="132E0FAF"/>
    <w:rsid w:val="13323558"/>
    <w:rsid w:val="133359A2"/>
    <w:rsid w:val="133A7417"/>
    <w:rsid w:val="133E600F"/>
    <w:rsid w:val="133F3E56"/>
    <w:rsid w:val="134A7E3F"/>
    <w:rsid w:val="134E2A5E"/>
    <w:rsid w:val="13539D57"/>
    <w:rsid w:val="1353B7B2"/>
    <w:rsid w:val="13572F5B"/>
    <w:rsid w:val="135B1EEB"/>
    <w:rsid w:val="135C783E"/>
    <w:rsid w:val="135C8455"/>
    <w:rsid w:val="136641A7"/>
    <w:rsid w:val="1368A09F"/>
    <w:rsid w:val="136A35C2"/>
    <w:rsid w:val="13769B95"/>
    <w:rsid w:val="1376CDBB"/>
    <w:rsid w:val="1378E559"/>
    <w:rsid w:val="1379909C"/>
    <w:rsid w:val="1379F95D"/>
    <w:rsid w:val="137E30E1"/>
    <w:rsid w:val="137F02F2"/>
    <w:rsid w:val="138075D0"/>
    <w:rsid w:val="13826C13"/>
    <w:rsid w:val="138B6B27"/>
    <w:rsid w:val="138E8D77"/>
    <w:rsid w:val="13917BDB"/>
    <w:rsid w:val="13931104"/>
    <w:rsid w:val="13A0C131"/>
    <w:rsid w:val="13A8C6E0"/>
    <w:rsid w:val="13ADB9D0"/>
    <w:rsid w:val="13AEE2FE"/>
    <w:rsid w:val="13B7BFA4"/>
    <w:rsid w:val="13BC9577"/>
    <w:rsid w:val="13BDCB66"/>
    <w:rsid w:val="13C0F623"/>
    <w:rsid w:val="13C5C9B4"/>
    <w:rsid w:val="13C81B0B"/>
    <w:rsid w:val="13D503A8"/>
    <w:rsid w:val="13E172EA"/>
    <w:rsid w:val="13E9EB8A"/>
    <w:rsid w:val="13EBEEF8"/>
    <w:rsid w:val="13EDFB1D"/>
    <w:rsid w:val="13F28BB9"/>
    <w:rsid w:val="13F32366"/>
    <w:rsid w:val="13F394AE"/>
    <w:rsid w:val="13FF96B8"/>
    <w:rsid w:val="14089076"/>
    <w:rsid w:val="140B0AE5"/>
    <w:rsid w:val="14129F5E"/>
    <w:rsid w:val="1414C616"/>
    <w:rsid w:val="141BC184"/>
    <w:rsid w:val="141E8F17"/>
    <w:rsid w:val="14242A61"/>
    <w:rsid w:val="142D977F"/>
    <w:rsid w:val="1435A3DD"/>
    <w:rsid w:val="14380BDB"/>
    <w:rsid w:val="143FD587"/>
    <w:rsid w:val="14491F51"/>
    <w:rsid w:val="144E14E3"/>
    <w:rsid w:val="1454889D"/>
    <w:rsid w:val="1457A1C4"/>
    <w:rsid w:val="145B140C"/>
    <w:rsid w:val="145CF72E"/>
    <w:rsid w:val="145FF57F"/>
    <w:rsid w:val="146192CA"/>
    <w:rsid w:val="1461E7AB"/>
    <w:rsid w:val="14690CA1"/>
    <w:rsid w:val="146983C3"/>
    <w:rsid w:val="14698D97"/>
    <w:rsid w:val="146C42D9"/>
    <w:rsid w:val="14761EE4"/>
    <w:rsid w:val="14765252"/>
    <w:rsid w:val="147F0BFB"/>
    <w:rsid w:val="1480FAC0"/>
    <w:rsid w:val="14849E2D"/>
    <w:rsid w:val="148ACCB5"/>
    <w:rsid w:val="148D65B4"/>
    <w:rsid w:val="148E0D62"/>
    <w:rsid w:val="1499A7AF"/>
    <w:rsid w:val="149C1A90"/>
    <w:rsid w:val="149C5D68"/>
    <w:rsid w:val="14A1C0D3"/>
    <w:rsid w:val="14A3D90D"/>
    <w:rsid w:val="14A8F1BF"/>
    <w:rsid w:val="14A9EB79"/>
    <w:rsid w:val="14B281B5"/>
    <w:rsid w:val="14B86976"/>
    <w:rsid w:val="14BD8C41"/>
    <w:rsid w:val="14C1A5FF"/>
    <w:rsid w:val="14C68D8F"/>
    <w:rsid w:val="14CC1905"/>
    <w:rsid w:val="14D29AF7"/>
    <w:rsid w:val="14D9AD4F"/>
    <w:rsid w:val="14DEE76C"/>
    <w:rsid w:val="14E6E724"/>
    <w:rsid w:val="14E92571"/>
    <w:rsid w:val="14E94501"/>
    <w:rsid w:val="14E9E616"/>
    <w:rsid w:val="14EA59F8"/>
    <w:rsid w:val="14F008AC"/>
    <w:rsid w:val="14F2DCE2"/>
    <w:rsid w:val="14F727AC"/>
    <w:rsid w:val="1501E5B2"/>
    <w:rsid w:val="1501EAF1"/>
    <w:rsid w:val="15071DE2"/>
    <w:rsid w:val="1508CB3E"/>
    <w:rsid w:val="150B56C0"/>
    <w:rsid w:val="150CEB82"/>
    <w:rsid w:val="1510DE0B"/>
    <w:rsid w:val="1514E78E"/>
    <w:rsid w:val="15155CA9"/>
    <w:rsid w:val="1517C8CB"/>
    <w:rsid w:val="1519B873"/>
    <w:rsid w:val="15272DD0"/>
    <w:rsid w:val="152837DC"/>
    <w:rsid w:val="1529F192"/>
    <w:rsid w:val="152D5297"/>
    <w:rsid w:val="153F1B84"/>
    <w:rsid w:val="1540A4EE"/>
    <w:rsid w:val="1540EAAA"/>
    <w:rsid w:val="1541209D"/>
    <w:rsid w:val="1546A9A2"/>
    <w:rsid w:val="15496440"/>
    <w:rsid w:val="154B09B8"/>
    <w:rsid w:val="154BC8B6"/>
    <w:rsid w:val="154E2C83"/>
    <w:rsid w:val="1550C620"/>
    <w:rsid w:val="155552A2"/>
    <w:rsid w:val="1560EE5C"/>
    <w:rsid w:val="15656EAB"/>
    <w:rsid w:val="1569F95A"/>
    <w:rsid w:val="156A8D67"/>
    <w:rsid w:val="156BF2EE"/>
    <w:rsid w:val="156EF15D"/>
    <w:rsid w:val="1571BDAB"/>
    <w:rsid w:val="1574E032"/>
    <w:rsid w:val="157A65E0"/>
    <w:rsid w:val="15820D1A"/>
    <w:rsid w:val="15826CED"/>
    <w:rsid w:val="1585E6F5"/>
    <w:rsid w:val="15887F9A"/>
    <w:rsid w:val="158CB16C"/>
    <w:rsid w:val="1597357A"/>
    <w:rsid w:val="159A89FC"/>
    <w:rsid w:val="159EACD4"/>
    <w:rsid w:val="15A1CCA2"/>
    <w:rsid w:val="15A71A19"/>
    <w:rsid w:val="15A7B981"/>
    <w:rsid w:val="15AE842B"/>
    <w:rsid w:val="15B1B620"/>
    <w:rsid w:val="15B639B7"/>
    <w:rsid w:val="15BD253F"/>
    <w:rsid w:val="15BF6995"/>
    <w:rsid w:val="15C1E7B1"/>
    <w:rsid w:val="15C400E6"/>
    <w:rsid w:val="15C7310B"/>
    <w:rsid w:val="15D2378B"/>
    <w:rsid w:val="15D2F854"/>
    <w:rsid w:val="15D60807"/>
    <w:rsid w:val="15D803DD"/>
    <w:rsid w:val="15D9F065"/>
    <w:rsid w:val="15DD64D4"/>
    <w:rsid w:val="15EAC84C"/>
    <w:rsid w:val="15F32478"/>
    <w:rsid w:val="15F448C6"/>
    <w:rsid w:val="15FFC18F"/>
    <w:rsid w:val="1606343A"/>
    <w:rsid w:val="160C438E"/>
    <w:rsid w:val="160D387D"/>
    <w:rsid w:val="160DB1B8"/>
    <w:rsid w:val="160F02AB"/>
    <w:rsid w:val="16129FF2"/>
    <w:rsid w:val="16192ED6"/>
    <w:rsid w:val="161C44A3"/>
    <w:rsid w:val="161C668E"/>
    <w:rsid w:val="161DFD2E"/>
    <w:rsid w:val="1626C47A"/>
    <w:rsid w:val="16272E4B"/>
    <w:rsid w:val="162BB09B"/>
    <w:rsid w:val="16317E78"/>
    <w:rsid w:val="1633A4C4"/>
    <w:rsid w:val="16340D65"/>
    <w:rsid w:val="163F967C"/>
    <w:rsid w:val="1642E379"/>
    <w:rsid w:val="16477537"/>
    <w:rsid w:val="1655FAE4"/>
    <w:rsid w:val="165868FB"/>
    <w:rsid w:val="166409DF"/>
    <w:rsid w:val="16658AD4"/>
    <w:rsid w:val="166D1E56"/>
    <w:rsid w:val="166E0E77"/>
    <w:rsid w:val="16705FB6"/>
    <w:rsid w:val="16719158"/>
    <w:rsid w:val="1671FCEF"/>
    <w:rsid w:val="1673BE02"/>
    <w:rsid w:val="1676ED6A"/>
    <w:rsid w:val="167792B4"/>
    <w:rsid w:val="167B8BF7"/>
    <w:rsid w:val="1681D902"/>
    <w:rsid w:val="169124F8"/>
    <w:rsid w:val="169E1E8C"/>
    <w:rsid w:val="16A32C98"/>
    <w:rsid w:val="16A4F295"/>
    <w:rsid w:val="16A68F9D"/>
    <w:rsid w:val="16A8DC87"/>
    <w:rsid w:val="16ADC238"/>
    <w:rsid w:val="16AF2F23"/>
    <w:rsid w:val="16B46AD7"/>
    <w:rsid w:val="16B9FBB4"/>
    <w:rsid w:val="16BA1B0C"/>
    <w:rsid w:val="16BABBC8"/>
    <w:rsid w:val="16BC00FB"/>
    <w:rsid w:val="16BD52E0"/>
    <w:rsid w:val="16C1D339"/>
    <w:rsid w:val="16C3CE5F"/>
    <w:rsid w:val="16C8275A"/>
    <w:rsid w:val="16C980FD"/>
    <w:rsid w:val="16CD5012"/>
    <w:rsid w:val="16D0DCBC"/>
    <w:rsid w:val="16D33977"/>
    <w:rsid w:val="16DC5B1E"/>
    <w:rsid w:val="16DF06D4"/>
    <w:rsid w:val="16E25FA3"/>
    <w:rsid w:val="16E43A0E"/>
    <w:rsid w:val="16E57304"/>
    <w:rsid w:val="16E7F4C8"/>
    <w:rsid w:val="16EFD0B4"/>
    <w:rsid w:val="16F05A9C"/>
    <w:rsid w:val="16F102AF"/>
    <w:rsid w:val="16F4716D"/>
    <w:rsid w:val="170B9644"/>
    <w:rsid w:val="170E124A"/>
    <w:rsid w:val="170E187B"/>
    <w:rsid w:val="170F1EB8"/>
    <w:rsid w:val="170F6AE7"/>
    <w:rsid w:val="17202835"/>
    <w:rsid w:val="172469C4"/>
    <w:rsid w:val="17271091"/>
    <w:rsid w:val="172BF591"/>
    <w:rsid w:val="1732E547"/>
    <w:rsid w:val="1735DCAE"/>
    <w:rsid w:val="1738C77C"/>
    <w:rsid w:val="173BBE04"/>
    <w:rsid w:val="173DC724"/>
    <w:rsid w:val="17453AB4"/>
    <w:rsid w:val="174C6744"/>
    <w:rsid w:val="174D45DB"/>
    <w:rsid w:val="17513B28"/>
    <w:rsid w:val="17569E0E"/>
    <w:rsid w:val="1759808B"/>
    <w:rsid w:val="175A7C08"/>
    <w:rsid w:val="17600BFB"/>
    <w:rsid w:val="1763DFB9"/>
    <w:rsid w:val="176A07C9"/>
    <w:rsid w:val="176A9009"/>
    <w:rsid w:val="176E4EF1"/>
    <w:rsid w:val="17772954"/>
    <w:rsid w:val="1777F978"/>
    <w:rsid w:val="177D043E"/>
    <w:rsid w:val="177D64AF"/>
    <w:rsid w:val="177EB6A1"/>
    <w:rsid w:val="1785E537"/>
    <w:rsid w:val="1789A550"/>
    <w:rsid w:val="1793798B"/>
    <w:rsid w:val="1795530C"/>
    <w:rsid w:val="1797FF18"/>
    <w:rsid w:val="17A55A42"/>
    <w:rsid w:val="17A70637"/>
    <w:rsid w:val="17A89B03"/>
    <w:rsid w:val="17ACB1A0"/>
    <w:rsid w:val="17B71DEB"/>
    <w:rsid w:val="17BAA7A9"/>
    <w:rsid w:val="17BFABB0"/>
    <w:rsid w:val="17C2EE7E"/>
    <w:rsid w:val="17C4F1ED"/>
    <w:rsid w:val="17C6728C"/>
    <w:rsid w:val="17C7B35A"/>
    <w:rsid w:val="17CD2E9B"/>
    <w:rsid w:val="17CEA19D"/>
    <w:rsid w:val="17CF243C"/>
    <w:rsid w:val="17D5CC0E"/>
    <w:rsid w:val="17DBD134"/>
    <w:rsid w:val="17DF1E7D"/>
    <w:rsid w:val="17F035E1"/>
    <w:rsid w:val="17F47C0F"/>
    <w:rsid w:val="17FA110D"/>
    <w:rsid w:val="1809EAE1"/>
    <w:rsid w:val="180DDFB0"/>
    <w:rsid w:val="18143273"/>
    <w:rsid w:val="18144222"/>
    <w:rsid w:val="1815520D"/>
    <w:rsid w:val="181DDE32"/>
    <w:rsid w:val="181F9536"/>
    <w:rsid w:val="1820FC39"/>
    <w:rsid w:val="18221ED8"/>
    <w:rsid w:val="1823BA9D"/>
    <w:rsid w:val="18289E7A"/>
    <w:rsid w:val="1828F777"/>
    <w:rsid w:val="182B120A"/>
    <w:rsid w:val="1830E45B"/>
    <w:rsid w:val="1832EE91"/>
    <w:rsid w:val="1835AC2F"/>
    <w:rsid w:val="183D9AD6"/>
    <w:rsid w:val="183ECB4B"/>
    <w:rsid w:val="1842B596"/>
    <w:rsid w:val="1844D423"/>
    <w:rsid w:val="1846061E"/>
    <w:rsid w:val="18487D5B"/>
    <w:rsid w:val="184A032C"/>
    <w:rsid w:val="184F4BEE"/>
    <w:rsid w:val="18508602"/>
    <w:rsid w:val="18529A1B"/>
    <w:rsid w:val="18562080"/>
    <w:rsid w:val="1864DEBE"/>
    <w:rsid w:val="18668636"/>
    <w:rsid w:val="186EA145"/>
    <w:rsid w:val="186F5C67"/>
    <w:rsid w:val="187563E5"/>
    <w:rsid w:val="1877070A"/>
    <w:rsid w:val="187B1A3B"/>
    <w:rsid w:val="1885036C"/>
    <w:rsid w:val="18850E36"/>
    <w:rsid w:val="18856F79"/>
    <w:rsid w:val="1889D620"/>
    <w:rsid w:val="188A8136"/>
    <w:rsid w:val="188BB302"/>
    <w:rsid w:val="188CBE3C"/>
    <w:rsid w:val="188E3E44"/>
    <w:rsid w:val="188E8ACE"/>
    <w:rsid w:val="189662E1"/>
    <w:rsid w:val="1897508D"/>
    <w:rsid w:val="1899D704"/>
    <w:rsid w:val="189A8ECF"/>
    <w:rsid w:val="189AFACC"/>
    <w:rsid w:val="189E8985"/>
    <w:rsid w:val="18A1C96D"/>
    <w:rsid w:val="18A95BFE"/>
    <w:rsid w:val="18B2DA12"/>
    <w:rsid w:val="18B4ABE5"/>
    <w:rsid w:val="18B5CCFD"/>
    <w:rsid w:val="18BED034"/>
    <w:rsid w:val="18C92605"/>
    <w:rsid w:val="18CEF969"/>
    <w:rsid w:val="18DA6886"/>
    <w:rsid w:val="18DC03DB"/>
    <w:rsid w:val="18DCBCE9"/>
    <w:rsid w:val="18DE81E1"/>
    <w:rsid w:val="18E06684"/>
    <w:rsid w:val="18E142D6"/>
    <w:rsid w:val="18F5C196"/>
    <w:rsid w:val="18F65E8A"/>
    <w:rsid w:val="18F68EF1"/>
    <w:rsid w:val="18F7795C"/>
    <w:rsid w:val="18F986B4"/>
    <w:rsid w:val="18FC41B4"/>
    <w:rsid w:val="19085EC7"/>
    <w:rsid w:val="1909A1A3"/>
    <w:rsid w:val="1912949E"/>
    <w:rsid w:val="19163C34"/>
    <w:rsid w:val="19168DD1"/>
    <w:rsid w:val="19189831"/>
    <w:rsid w:val="191CD1C8"/>
    <w:rsid w:val="1922D701"/>
    <w:rsid w:val="19250CF1"/>
    <w:rsid w:val="1928A5F5"/>
    <w:rsid w:val="192F235B"/>
    <w:rsid w:val="193F51BD"/>
    <w:rsid w:val="1941B19B"/>
    <w:rsid w:val="19466E58"/>
    <w:rsid w:val="19504A82"/>
    <w:rsid w:val="19528F3B"/>
    <w:rsid w:val="195BEAC2"/>
    <w:rsid w:val="19635984"/>
    <w:rsid w:val="196B507C"/>
    <w:rsid w:val="196D29B8"/>
    <w:rsid w:val="19732CFA"/>
    <w:rsid w:val="19733D0A"/>
    <w:rsid w:val="197646DC"/>
    <w:rsid w:val="1977373E"/>
    <w:rsid w:val="197945C3"/>
    <w:rsid w:val="197DAFFB"/>
    <w:rsid w:val="197EDDF1"/>
    <w:rsid w:val="197F1B6D"/>
    <w:rsid w:val="19857402"/>
    <w:rsid w:val="198679D7"/>
    <w:rsid w:val="198BB3E9"/>
    <w:rsid w:val="198D33B1"/>
    <w:rsid w:val="198EEAAF"/>
    <w:rsid w:val="198FB1E6"/>
    <w:rsid w:val="19904C70"/>
    <w:rsid w:val="199A70AC"/>
    <w:rsid w:val="199AE933"/>
    <w:rsid w:val="19A34376"/>
    <w:rsid w:val="19A46490"/>
    <w:rsid w:val="19A60A7C"/>
    <w:rsid w:val="19A9321A"/>
    <w:rsid w:val="19B0F71A"/>
    <w:rsid w:val="19B271DB"/>
    <w:rsid w:val="19B3E09A"/>
    <w:rsid w:val="19B99F9C"/>
    <w:rsid w:val="19BFBE0E"/>
    <w:rsid w:val="19C25450"/>
    <w:rsid w:val="19C3F534"/>
    <w:rsid w:val="19CA6397"/>
    <w:rsid w:val="19CC2CCA"/>
    <w:rsid w:val="19CE2A34"/>
    <w:rsid w:val="19D170F8"/>
    <w:rsid w:val="19D63D10"/>
    <w:rsid w:val="19D9F532"/>
    <w:rsid w:val="19DB323A"/>
    <w:rsid w:val="19DE8EF8"/>
    <w:rsid w:val="19E48650"/>
    <w:rsid w:val="19E72F59"/>
    <w:rsid w:val="19E75E21"/>
    <w:rsid w:val="19E9377F"/>
    <w:rsid w:val="19F015FF"/>
    <w:rsid w:val="19F66D4D"/>
    <w:rsid w:val="1A025697"/>
    <w:rsid w:val="1A072BD9"/>
    <w:rsid w:val="1A0865E1"/>
    <w:rsid w:val="1A0A19D8"/>
    <w:rsid w:val="1A0EE54D"/>
    <w:rsid w:val="1A1A78BB"/>
    <w:rsid w:val="1A1BC6F7"/>
    <w:rsid w:val="1A235C5F"/>
    <w:rsid w:val="1A24EBD7"/>
    <w:rsid w:val="1A2619D1"/>
    <w:rsid w:val="1A292AF9"/>
    <w:rsid w:val="1A29F31B"/>
    <w:rsid w:val="1A2B25D5"/>
    <w:rsid w:val="1A2F65A2"/>
    <w:rsid w:val="1A2F7C36"/>
    <w:rsid w:val="1A31778A"/>
    <w:rsid w:val="1A335ECC"/>
    <w:rsid w:val="1A33FE48"/>
    <w:rsid w:val="1A356EF6"/>
    <w:rsid w:val="1A3D09D1"/>
    <w:rsid w:val="1A4814A3"/>
    <w:rsid w:val="1A4A5070"/>
    <w:rsid w:val="1A526BE6"/>
    <w:rsid w:val="1A54A3E1"/>
    <w:rsid w:val="1A583C07"/>
    <w:rsid w:val="1A64298D"/>
    <w:rsid w:val="1A64C3DB"/>
    <w:rsid w:val="1A78DB24"/>
    <w:rsid w:val="1A7936F5"/>
    <w:rsid w:val="1A7A2FBD"/>
    <w:rsid w:val="1A7A7AB9"/>
    <w:rsid w:val="1A858132"/>
    <w:rsid w:val="1A86F053"/>
    <w:rsid w:val="1A8885CF"/>
    <w:rsid w:val="1A8F60E1"/>
    <w:rsid w:val="1A92D7FA"/>
    <w:rsid w:val="1A97B7F0"/>
    <w:rsid w:val="1A9B4912"/>
    <w:rsid w:val="1AA2FE22"/>
    <w:rsid w:val="1AA69C89"/>
    <w:rsid w:val="1AA7B3BC"/>
    <w:rsid w:val="1AA7B5BD"/>
    <w:rsid w:val="1AB0B169"/>
    <w:rsid w:val="1AB2A674"/>
    <w:rsid w:val="1AB70794"/>
    <w:rsid w:val="1AB97EAD"/>
    <w:rsid w:val="1ABA0898"/>
    <w:rsid w:val="1AC1762F"/>
    <w:rsid w:val="1AC2BA53"/>
    <w:rsid w:val="1ACA5AEA"/>
    <w:rsid w:val="1AD10F37"/>
    <w:rsid w:val="1ADA288F"/>
    <w:rsid w:val="1AE3404F"/>
    <w:rsid w:val="1AE7C515"/>
    <w:rsid w:val="1AE7E7EC"/>
    <w:rsid w:val="1AEEE852"/>
    <w:rsid w:val="1AEFEC23"/>
    <w:rsid w:val="1AF05700"/>
    <w:rsid w:val="1AF91281"/>
    <w:rsid w:val="1B0548C6"/>
    <w:rsid w:val="1B06A358"/>
    <w:rsid w:val="1B08713E"/>
    <w:rsid w:val="1B0C5473"/>
    <w:rsid w:val="1B115D2A"/>
    <w:rsid w:val="1B19B8D7"/>
    <w:rsid w:val="1B1AD288"/>
    <w:rsid w:val="1B1F3439"/>
    <w:rsid w:val="1B210BF4"/>
    <w:rsid w:val="1B23D106"/>
    <w:rsid w:val="1B2414E2"/>
    <w:rsid w:val="1B27A34C"/>
    <w:rsid w:val="1B286D91"/>
    <w:rsid w:val="1B32E0C4"/>
    <w:rsid w:val="1B357FAD"/>
    <w:rsid w:val="1B38440A"/>
    <w:rsid w:val="1B3DFDC0"/>
    <w:rsid w:val="1B431680"/>
    <w:rsid w:val="1B4DF474"/>
    <w:rsid w:val="1B4EB1F1"/>
    <w:rsid w:val="1B58A443"/>
    <w:rsid w:val="1B5BDB59"/>
    <w:rsid w:val="1B5C8B43"/>
    <w:rsid w:val="1B5F57FD"/>
    <w:rsid w:val="1B641885"/>
    <w:rsid w:val="1B661237"/>
    <w:rsid w:val="1B6723F5"/>
    <w:rsid w:val="1B673354"/>
    <w:rsid w:val="1B750502"/>
    <w:rsid w:val="1B7AEC5C"/>
    <w:rsid w:val="1B7F5415"/>
    <w:rsid w:val="1B837A7B"/>
    <w:rsid w:val="1B854132"/>
    <w:rsid w:val="1B898C0B"/>
    <w:rsid w:val="1B8BAF2B"/>
    <w:rsid w:val="1B8E54BA"/>
    <w:rsid w:val="1B958017"/>
    <w:rsid w:val="1B9A50E8"/>
    <w:rsid w:val="1BA659BD"/>
    <w:rsid w:val="1BADB7B9"/>
    <w:rsid w:val="1BADD820"/>
    <w:rsid w:val="1BB8989A"/>
    <w:rsid w:val="1BBCAEF8"/>
    <w:rsid w:val="1BBE6312"/>
    <w:rsid w:val="1BBEE062"/>
    <w:rsid w:val="1BC08C7C"/>
    <w:rsid w:val="1BC33C58"/>
    <w:rsid w:val="1BC358F5"/>
    <w:rsid w:val="1BC4FB5A"/>
    <w:rsid w:val="1BCC6930"/>
    <w:rsid w:val="1BD61A9E"/>
    <w:rsid w:val="1BD8EE99"/>
    <w:rsid w:val="1BD95C29"/>
    <w:rsid w:val="1BDB1550"/>
    <w:rsid w:val="1BE5166F"/>
    <w:rsid w:val="1BE620D1"/>
    <w:rsid w:val="1BE63AE6"/>
    <w:rsid w:val="1BE9B1B9"/>
    <w:rsid w:val="1BEBA2AD"/>
    <w:rsid w:val="1BF84196"/>
    <w:rsid w:val="1BFE5CEA"/>
    <w:rsid w:val="1BFEF853"/>
    <w:rsid w:val="1C003F48"/>
    <w:rsid w:val="1C005004"/>
    <w:rsid w:val="1C0A8B55"/>
    <w:rsid w:val="1C0B41FC"/>
    <w:rsid w:val="1C0CC7C7"/>
    <w:rsid w:val="1C150756"/>
    <w:rsid w:val="1C15D572"/>
    <w:rsid w:val="1C1AFF8A"/>
    <w:rsid w:val="1C1F61F7"/>
    <w:rsid w:val="1C25E4B7"/>
    <w:rsid w:val="1C2D3FC7"/>
    <w:rsid w:val="1C2E18A0"/>
    <w:rsid w:val="1C31ADF1"/>
    <w:rsid w:val="1C320E0D"/>
    <w:rsid w:val="1C32B633"/>
    <w:rsid w:val="1C33BA41"/>
    <w:rsid w:val="1C350636"/>
    <w:rsid w:val="1C404004"/>
    <w:rsid w:val="1C471170"/>
    <w:rsid w:val="1C4BFD12"/>
    <w:rsid w:val="1C4C39BF"/>
    <w:rsid w:val="1C4FACD9"/>
    <w:rsid w:val="1C50312C"/>
    <w:rsid w:val="1C53B611"/>
    <w:rsid w:val="1C56FA47"/>
    <w:rsid w:val="1C5BCDF1"/>
    <w:rsid w:val="1C5C4787"/>
    <w:rsid w:val="1C5CF7FD"/>
    <w:rsid w:val="1C5D3627"/>
    <w:rsid w:val="1C5F86EA"/>
    <w:rsid w:val="1C613E83"/>
    <w:rsid w:val="1C677D1A"/>
    <w:rsid w:val="1C69BB36"/>
    <w:rsid w:val="1C6D03E4"/>
    <w:rsid w:val="1C74DD37"/>
    <w:rsid w:val="1C7CAF7F"/>
    <w:rsid w:val="1C83FB04"/>
    <w:rsid w:val="1C84E4AF"/>
    <w:rsid w:val="1C852F9D"/>
    <w:rsid w:val="1C929906"/>
    <w:rsid w:val="1C9805D2"/>
    <w:rsid w:val="1C9E1241"/>
    <w:rsid w:val="1CA1517D"/>
    <w:rsid w:val="1CA7C855"/>
    <w:rsid w:val="1CAA87E2"/>
    <w:rsid w:val="1CAFA89D"/>
    <w:rsid w:val="1CB062A0"/>
    <w:rsid w:val="1CB836C5"/>
    <w:rsid w:val="1CBB28DD"/>
    <w:rsid w:val="1CBC604D"/>
    <w:rsid w:val="1CCC2138"/>
    <w:rsid w:val="1CCF535D"/>
    <w:rsid w:val="1CCFFDD4"/>
    <w:rsid w:val="1CD1BA13"/>
    <w:rsid w:val="1CD1CC9E"/>
    <w:rsid w:val="1CD25105"/>
    <w:rsid w:val="1CD2AA89"/>
    <w:rsid w:val="1CD89A2A"/>
    <w:rsid w:val="1CDD15EC"/>
    <w:rsid w:val="1CE7B90F"/>
    <w:rsid w:val="1CE97701"/>
    <w:rsid w:val="1CEAF558"/>
    <w:rsid w:val="1CEDDAFE"/>
    <w:rsid w:val="1CEF3CB5"/>
    <w:rsid w:val="1CEF50B7"/>
    <w:rsid w:val="1CF2D7F3"/>
    <w:rsid w:val="1CF4F799"/>
    <w:rsid w:val="1CF72743"/>
    <w:rsid w:val="1CF9188D"/>
    <w:rsid w:val="1CFDA00C"/>
    <w:rsid w:val="1D0355C8"/>
    <w:rsid w:val="1D089077"/>
    <w:rsid w:val="1D08D7A4"/>
    <w:rsid w:val="1D0B5E5F"/>
    <w:rsid w:val="1D0C3272"/>
    <w:rsid w:val="1D0F9C34"/>
    <w:rsid w:val="1D0FC730"/>
    <w:rsid w:val="1D13C5B7"/>
    <w:rsid w:val="1D157B21"/>
    <w:rsid w:val="1D15E935"/>
    <w:rsid w:val="1D1BB746"/>
    <w:rsid w:val="1D23D792"/>
    <w:rsid w:val="1D293D8D"/>
    <w:rsid w:val="1D2B9A80"/>
    <w:rsid w:val="1D2F1CF8"/>
    <w:rsid w:val="1D300377"/>
    <w:rsid w:val="1D3483A9"/>
    <w:rsid w:val="1D39BB7B"/>
    <w:rsid w:val="1D4006A3"/>
    <w:rsid w:val="1D4947A9"/>
    <w:rsid w:val="1D49B3A1"/>
    <w:rsid w:val="1D4D77DC"/>
    <w:rsid w:val="1D4F1466"/>
    <w:rsid w:val="1D548AEC"/>
    <w:rsid w:val="1D575592"/>
    <w:rsid w:val="1D5D0670"/>
    <w:rsid w:val="1D60E179"/>
    <w:rsid w:val="1D6DF3A2"/>
    <w:rsid w:val="1D6F9942"/>
    <w:rsid w:val="1D7390D2"/>
    <w:rsid w:val="1D74E552"/>
    <w:rsid w:val="1D755047"/>
    <w:rsid w:val="1D7701BD"/>
    <w:rsid w:val="1D798FC8"/>
    <w:rsid w:val="1D7C9DDE"/>
    <w:rsid w:val="1D7FAC5D"/>
    <w:rsid w:val="1D82EB10"/>
    <w:rsid w:val="1D839AC8"/>
    <w:rsid w:val="1D8577C5"/>
    <w:rsid w:val="1D8C03E5"/>
    <w:rsid w:val="1D8C701E"/>
    <w:rsid w:val="1D8D9838"/>
    <w:rsid w:val="1D9ABFD9"/>
    <w:rsid w:val="1D9AC1E0"/>
    <w:rsid w:val="1D9DE812"/>
    <w:rsid w:val="1D9F19D2"/>
    <w:rsid w:val="1D9F38D9"/>
    <w:rsid w:val="1D9F630C"/>
    <w:rsid w:val="1DA221BF"/>
    <w:rsid w:val="1DA61246"/>
    <w:rsid w:val="1DA6BF55"/>
    <w:rsid w:val="1DA6DBA9"/>
    <w:rsid w:val="1DAD0C70"/>
    <w:rsid w:val="1DAE5D0F"/>
    <w:rsid w:val="1DAF3B15"/>
    <w:rsid w:val="1DB46153"/>
    <w:rsid w:val="1DB6095C"/>
    <w:rsid w:val="1DBA67E8"/>
    <w:rsid w:val="1DC116A9"/>
    <w:rsid w:val="1DC700C1"/>
    <w:rsid w:val="1DC74F53"/>
    <w:rsid w:val="1DC9F412"/>
    <w:rsid w:val="1DCC10BD"/>
    <w:rsid w:val="1DCFA32F"/>
    <w:rsid w:val="1DD1E6C1"/>
    <w:rsid w:val="1DD32D60"/>
    <w:rsid w:val="1DD54D17"/>
    <w:rsid w:val="1DDF5BEC"/>
    <w:rsid w:val="1DE2688E"/>
    <w:rsid w:val="1DE61A5D"/>
    <w:rsid w:val="1DE78EFD"/>
    <w:rsid w:val="1DE98EFB"/>
    <w:rsid w:val="1DEA895D"/>
    <w:rsid w:val="1DF04742"/>
    <w:rsid w:val="1DF0C34D"/>
    <w:rsid w:val="1DF52CB2"/>
    <w:rsid w:val="1DF71FE6"/>
    <w:rsid w:val="1DFA0E4D"/>
    <w:rsid w:val="1DFECCC3"/>
    <w:rsid w:val="1DFFFAAA"/>
    <w:rsid w:val="1E00EBF3"/>
    <w:rsid w:val="1E064841"/>
    <w:rsid w:val="1E06B52B"/>
    <w:rsid w:val="1E06F2E0"/>
    <w:rsid w:val="1E09A140"/>
    <w:rsid w:val="1E0D2482"/>
    <w:rsid w:val="1E11CB5B"/>
    <w:rsid w:val="1E122B3B"/>
    <w:rsid w:val="1E12A2F5"/>
    <w:rsid w:val="1E19F101"/>
    <w:rsid w:val="1E1EC0B0"/>
    <w:rsid w:val="1E201B3D"/>
    <w:rsid w:val="1E23C35C"/>
    <w:rsid w:val="1E26F074"/>
    <w:rsid w:val="1E27845D"/>
    <w:rsid w:val="1E287253"/>
    <w:rsid w:val="1E2C030A"/>
    <w:rsid w:val="1E2D6DE7"/>
    <w:rsid w:val="1E2EB880"/>
    <w:rsid w:val="1E307DEF"/>
    <w:rsid w:val="1E30F6F2"/>
    <w:rsid w:val="1E31E14B"/>
    <w:rsid w:val="1E32C6F7"/>
    <w:rsid w:val="1E34A48B"/>
    <w:rsid w:val="1E388450"/>
    <w:rsid w:val="1E3BBD97"/>
    <w:rsid w:val="1E3D9533"/>
    <w:rsid w:val="1E40B88E"/>
    <w:rsid w:val="1E447D72"/>
    <w:rsid w:val="1E48AE2E"/>
    <w:rsid w:val="1E48C25A"/>
    <w:rsid w:val="1E4A71E8"/>
    <w:rsid w:val="1E4B11C9"/>
    <w:rsid w:val="1E4E15B4"/>
    <w:rsid w:val="1E518152"/>
    <w:rsid w:val="1E53C188"/>
    <w:rsid w:val="1E5C73AF"/>
    <w:rsid w:val="1E5C8586"/>
    <w:rsid w:val="1E5F3609"/>
    <w:rsid w:val="1E60B7AE"/>
    <w:rsid w:val="1E622CE0"/>
    <w:rsid w:val="1E64B4C3"/>
    <w:rsid w:val="1E679622"/>
    <w:rsid w:val="1E686ACA"/>
    <w:rsid w:val="1E6D48FE"/>
    <w:rsid w:val="1E6E7AEA"/>
    <w:rsid w:val="1E728C58"/>
    <w:rsid w:val="1E73D6B3"/>
    <w:rsid w:val="1E744DEA"/>
    <w:rsid w:val="1E7458EF"/>
    <w:rsid w:val="1E7B0C80"/>
    <w:rsid w:val="1E8493EF"/>
    <w:rsid w:val="1E8524D6"/>
    <w:rsid w:val="1E85BB8C"/>
    <w:rsid w:val="1E8AA8E5"/>
    <w:rsid w:val="1E8B0190"/>
    <w:rsid w:val="1E95ACC9"/>
    <w:rsid w:val="1E9B82C1"/>
    <w:rsid w:val="1E9D68A8"/>
    <w:rsid w:val="1E9E1285"/>
    <w:rsid w:val="1EA02BAD"/>
    <w:rsid w:val="1EA10508"/>
    <w:rsid w:val="1EA36328"/>
    <w:rsid w:val="1EB75069"/>
    <w:rsid w:val="1EB86527"/>
    <w:rsid w:val="1EBCA57C"/>
    <w:rsid w:val="1EBDA1A2"/>
    <w:rsid w:val="1EC10A33"/>
    <w:rsid w:val="1EC160A9"/>
    <w:rsid w:val="1EC91F1F"/>
    <w:rsid w:val="1ECE8C98"/>
    <w:rsid w:val="1ECEE6DD"/>
    <w:rsid w:val="1ED4C3E4"/>
    <w:rsid w:val="1ED5D461"/>
    <w:rsid w:val="1ED69DA1"/>
    <w:rsid w:val="1ED86CEA"/>
    <w:rsid w:val="1ED8E660"/>
    <w:rsid w:val="1EDD8574"/>
    <w:rsid w:val="1EDDCF45"/>
    <w:rsid w:val="1EE2A9BE"/>
    <w:rsid w:val="1EE555D8"/>
    <w:rsid w:val="1EE58402"/>
    <w:rsid w:val="1EEBAB98"/>
    <w:rsid w:val="1EF449C8"/>
    <w:rsid w:val="1EF471F8"/>
    <w:rsid w:val="1EFAFF44"/>
    <w:rsid w:val="1F0070ED"/>
    <w:rsid w:val="1F0783FA"/>
    <w:rsid w:val="1F095C91"/>
    <w:rsid w:val="1F0BCE55"/>
    <w:rsid w:val="1F0CBD22"/>
    <w:rsid w:val="1F0EC7CB"/>
    <w:rsid w:val="1F11B7B9"/>
    <w:rsid w:val="1F17A77C"/>
    <w:rsid w:val="1F19D0D9"/>
    <w:rsid w:val="1F1A0E24"/>
    <w:rsid w:val="1F1C982C"/>
    <w:rsid w:val="1F1F665F"/>
    <w:rsid w:val="1F2367A1"/>
    <w:rsid w:val="1F272131"/>
    <w:rsid w:val="1F2822A5"/>
    <w:rsid w:val="1F2B0302"/>
    <w:rsid w:val="1F2EACAD"/>
    <w:rsid w:val="1F339BF7"/>
    <w:rsid w:val="1F346D84"/>
    <w:rsid w:val="1F3C468B"/>
    <w:rsid w:val="1F42E2BE"/>
    <w:rsid w:val="1F4D9F4F"/>
    <w:rsid w:val="1F4F2922"/>
    <w:rsid w:val="1F4F31F0"/>
    <w:rsid w:val="1F4F4BC5"/>
    <w:rsid w:val="1F52901F"/>
    <w:rsid w:val="1F5740FF"/>
    <w:rsid w:val="1F5BC5F9"/>
    <w:rsid w:val="1F5BCC32"/>
    <w:rsid w:val="1F60603E"/>
    <w:rsid w:val="1F6B2E4C"/>
    <w:rsid w:val="1F7335C6"/>
    <w:rsid w:val="1F73AB82"/>
    <w:rsid w:val="1F79CBEB"/>
    <w:rsid w:val="1F7A39A7"/>
    <w:rsid w:val="1F7AC1D8"/>
    <w:rsid w:val="1F8039F3"/>
    <w:rsid w:val="1F846790"/>
    <w:rsid w:val="1F875969"/>
    <w:rsid w:val="1F87C4C5"/>
    <w:rsid w:val="1F88E109"/>
    <w:rsid w:val="1F89C5EB"/>
    <w:rsid w:val="1F917EE1"/>
    <w:rsid w:val="1F930E2E"/>
    <w:rsid w:val="1F9313C4"/>
    <w:rsid w:val="1F985B50"/>
    <w:rsid w:val="1F98C304"/>
    <w:rsid w:val="1F9C7852"/>
    <w:rsid w:val="1F9F92E3"/>
    <w:rsid w:val="1F9FC6A7"/>
    <w:rsid w:val="1FA0F3D1"/>
    <w:rsid w:val="1FA186E0"/>
    <w:rsid w:val="1FB06EF7"/>
    <w:rsid w:val="1FB0EA61"/>
    <w:rsid w:val="1FB686D1"/>
    <w:rsid w:val="1FCB3E5B"/>
    <w:rsid w:val="1FCF8249"/>
    <w:rsid w:val="1FCFFC54"/>
    <w:rsid w:val="1FD1F19F"/>
    <w:rsid w:val="1FDDEB60"/>
    <w:rsid w:val="1FE24D68"/>
    <w:rsid w:val="1FE59B24"/>
    <w:rsid w:val="1FE78627"/>
    <w:rsid w:val="1FEBAAF3"/>
    <w:rsid w:val="1FF2F342"/>
    <w:rsid w:val="1FF3E158"/>
    <w:rsid w:val="1FF4B586"/>
    <w:rsid w:val="1FF5573D"/>
    <w:rsid w:val="1FF8EEE7"/>
    <w:rsid w:val="1FFFB41A"/>
    <w:rsid w:val="200065EA"/>
    <w:rsid w:val="200B2A81"/>
    <w:rsid w:val="200FFEEF"/>
    <w:rsid w:val="2011C33D"/>
    <w:rsid w:val="20169DE6"/>
    <w:rsid w:val="20177076"/>
    <w:rsid w:val="20223356"/>
    <w:rsid w:val="202404E0"/>
    <w:rsid w:val="202C3685"/>
    <w:rsid w:val="202EE0E8"/>
    <w:rsid w:val="2036366A"/>
    <w:rsid w:val="2036C8B9"/>
    <w:rsid w:val="2037FF07"/>
    <w:rsid w:val="2038EB2B"/>
    <w:rsid w:val="203ED695"/>
    <w:rsid w:val="203F8370"/>
    <w:rsid w:val="203FF793"/>
    <w:rsid w:val="2045FF95"/>
    <w:rsid w:val="20467932"/>
    <w:rsid w:val="204DB9C6"/>
    <w:rsid w:val="2050AA1A"/>
    <w:rsid w:val="205224B8"/>
    <w:rsid w:val="20524023"/>
    <w:rsid w:val="2057C208"/>
    <w:rsid w:val="205C0B45"/>
    <w:rsid w:val="205D6ED4"/>
    <w:rsid w:val="20686B35"/>
    <w:rsid w:val="20772150"/>
    <w:rsid w:val="207A6E4C"/>
    <w:rsid w:val="207CC099"/>
    <w:rsid w:val="207CC66B"/>
    <w:rsid w:val="207E276C"/>
    <w:rsid w:val="2084DCA8"/>
    <w:rsid w:val="208D2A04"/>
    <w:rsid w:val="20906B6E"/>
    <w:rsid w:val="2093D18D"/>
    <w:rsid w:val="20973E30"/>
    <w:rsid w:val="2098FA63"/>
    <w:rsid w:val="209CE9DB"/>
    <w:rsid w:val="209D354E"/>
    <w:rsid w:val="20A3436F"/>
    <w:rsid w:val="20A39AAD"/>
    <w:rsid w:val="20A73A52"/>
    <w:rsid w:val="20AA303E"/>
    <w:rsid w:val="20AA9F4D"/>
    <w:rsid w:val="20AB26CE"/>
    <w:rsid w:val="20AD2C02"/>
    <w:rsid w:val="20ADF19E"/>
    <w:rsid w:val="20B41D39"/>
    <w:rsid w:val="20B8DF6B"/>
    <w:rsid w:val="20BC487A"/>
    <w:rsid w:val="20C0A595"/>
    <w:rsid w:val="20C51F49"/>
    <w:rsid w:val="20C5207D"/>
    <w:rsid w:val="20C9AA1C"/>
    <w:rsid w:val="20CD7911"/>
    <w:rsid w:val="20D4AB89"/>
    <w:rsid w:val="20D8173B"/>
    <w:rsid w:val="20DEB31F"/>
    <w:rsid w:val="20E36DE2"/>
    <w:rsid w:val="20E4071B"/>
    <w:rsid w:val="20E77F3E"/>
    <w:rsid w:val="20E9D18E"/>
    <w:rsid w:val="20F3C469"/>
    <w:rsid w:val="20FF0E60"/>
    <w:rsid w:val="2106514A"/>
    <w:rsid w:val="211C686C"/>
    <w:rsid w:val="212060DE"/>
    <w:rsid w:val="2124434D"/>
    <w:rsid w:val="212A6940"/>
    <w:rsid w:val="212BD137"/>
    <w:rsid w:val="21377294"/>
    <w:rsid w:val="2137A1E1"/>
    <w:rsid w:val="213D15B7"/>
    <w:rsid w:val="2140EB77"/>
    <w:rsid w:val="21423BC1"/>
    <w:rsid w:val="21428587"/>
    <w:rsid w:val="214E18B9"/>
    <w:rsid w:val="2157F819"/>
    <w:rsid w:val="21591A90"/>
    <w:rsid w:val="215BAA9A"/>
    <w:rsid w:val="215FA6F8"/>
    <w:rsid w:val="21656638"/>
    <w:rsid w:val="216B1BDC"/>
    <w:rsid w:val="216C26D0"/>
    <w:rsid w:val="216DD023"/>
    <w:rsid w:val="217ABC7A"/>
    <w:rsid w:val="2186388B"/>
    <w:rsid w:val="2187CAF6"/>
    <w:rsid w:val="218F8A18"/>
    <w:rsid w:val="218FE0A3"/>
    <w:rsid w:val="2191279E"/>
    <w:rsid w:val="21913510"/>
    <w:rsid w:val="21939833"/>
    <w:rsid w:val="21999208"/>
    <w:rsid w:val="219D0BCE"/>
    <w:rsid w:val="21A14511"/>
    <w:rsid w:val="21A40A84"/>
    <w:rsid w:val="21A61BAC"/>
    <w:rsid w:val="21AF7069"/>
    <w:rsid w:val="21B1E513"/>
    <w:rsid w:val="21BACA29"/>
    <w:rsid w:val="21BD3DBD"/>
    <w:rsid w:val="21BFACF7"/>
    <w:rsid w:val="21C6E609"/>
    <w:rsid w:val="21CCD6B9"/>
    <w:rsid w:val="21DA9ECA"/>
    <w:rsid w:val="21E3EE08"/>
    <w:rsid w:val="21EEC17B"/>
    <w:rsid w:val="21F32094"/>
    <w:rsid w:val="21FC5B4D"/>
    <w:rsid w:val="2201E83B"/>
    <w:rsid w:val="22066407"/>
    <w:rsid w:val="2208749A"/>
    <w:rsid w:val="220B6B3F"/>
    <w:rsid w:val="22100015"/>
    <w:rsid w:val="2210F7BB"/>
    <w:rsid w:val="2211EE42"/>
    <w:rsid w:val="2214EF1A"/>
    <w:rsid w:val="22165E90"/>
    <w:rsid w:val="221A4A80"/>
    <w:rsid w:val="221D9B4A"/>
    <w:rsid w:val="2220EA9A"/>
    <w:rsid w:val="22226D1D"/>
    <w:rsid w:val="2223FF19"/>
    <w:rsid w:val="222F946E"/>
    <w:rsid w:val="2246B726"/>
    <w:rsid w:val="22499833"/>
    <w:rsid w:val="224D67A7"/>
    <w:rsid w:val="2251DCD4"/>
    <w:rsid w:val="225706E1"/>
    <w:rsid w:val="225B39B2"/>
    <w:rsid w:val="225B42B4"/>
    <w:rsid w:val="225C165E"/>
    <w:rsid w:val="2260ECC3"/>
    <w:rsid w:val="226573D8"/>
    <w:rsid w:val="22671FFE"/>
    <w:rsid w:val="226E29C7"/>
    <w:rsid w:val="226FA4E1"/>
    <w:rsid w:val="22743F92"/>
    <w:rsid w:val="22787EFC"/>
    <w:rsid w:val="227E79D9"/>
    <w:rsid w:val="227ED660"/>
    <w:rsid w:val="228436A4"/>
    <w:rsid w:val="228AEC69"/>
    <w:rsid w:val="228D6BFC"/>
    <w:rsid w:val="228F8F67"/>
    <w:rsid w:val="2291E9E4"/>
    <w:rsid w:val="2293D62B"/>
    <w:rsid w:val="229979E2"/>
    <w:rsid w:val="229ADBB0"/>
    <w:rsid w:val="229B610D"/>
    <w:rsid w:val="22A0D16E"/>
    <w:rsid w:val="22A515F1"/>
    <w:rsid w:val="22A8BA41"/>
    <w:rsid w:val="22ACCBE2"/>
    <w:rsid w:val="22AFFE47"/>
    <w:rsid w:val="22B3850F"/>
    <w:rsid w:val="22B686E5"/>
    <w:rsid w:val="22BF765C"/>
    <w:rsid w:val="22C3AECB"/>
    <w:rsid w:val="22C50F84"/>
    <w:rsid w:val="22C7D920"/>
    <w:rsid w:val="22CA4EC9"/>
    <w:rsid w:val="22CAB486"/>
    <w:rsid w:val="22CC1B50"/>
    <w:rsid w:val="22CDD599"/>
    <w:rsid w:val="22D8082D"/>
    <w:rsid w:val="22DAC1A9"/>
    <w:rsid w:val="22DDFB26"/>
    <w:rsid w:val="22E1C049"/>
    <w:rsid w:val="22E2ED7E"/>
    <w:rsid w:val="22E40B3B"/>
    <w:rsid w:val="22E95EC5"/>
    <w:rsid w:val="22EB1821"/>
    <w:rsid w:val="22ED16FA"/>
    <w:rsid w:val="22EE1A5F"/>
    <w:rsid w:val="22EEB9E7"/>
    <w:rsid w:val="22F5694A"/>
    <w:rsid w:val="22F75EB1"/>
    <w:rsid w:val="23004EAD"/>
    <w:rsid w:val="230D68C2"/>
    <w:rsid w:val="23135162"/>
    <w:rsid w:val="2318084D"/>
    <w:rsid w:val="231B2F68"/>
    <w:rsid w:val="232034AF"/>
    <w:rsid w:val="2328287D"/>
    <w:rsid w:val="2328715A"/>
    <w:rsid w:val="232A1014"/>
    <w:rsid w:val="232CF20C"/>
    <w:rsid w:val="232E654E"/>
    <w:rsid w:val="232F4E05"/>
    <w:rsid w:val="233999A8"/>
    <w:rsid w:val="233A4919"/>
    <w:rsid w:val="233F7D30"/>
    <w:rsid w:val="23400699"/>
    <w:rsid w:val="23406411"/>
    <w:rsid w:val="2346D2E6"/>
    <w:rsid w:val="234BD54F"/>
    <w:rsid w:val="234D77F7"/>
    <w:rsid w:val="234E1BCD"/>
    <w:rsid w:val="234E90FB"/>
    <w:rsid w:val="2350D9F4"/>
    <w:rsid w:val="2351A44C"/>
    <w:rsid w:val="235A5544"/>
    <w:rsid w:val="235E9A36"/>
    <w:rsid w:val="236786A1"/>
    <w:rsid w:val="2371B7AA"/>
    <w:rsid w:val="2372D876"/>
    <w:rsid w:val="23732DF4"/>
    <w:rsid w:val="237902F1"/>
    <w:rsid w:val="23807E58"/>
    <w:rsid w:val="23816E58"/>
    <w:rsid w:val="23826C99"/>
    <w:rsid w:val="23853C31"/>
    <w:rsid w:val="239240BD"/>
    <w:rsid w:val="23978EDA"/>
    <w:rsid w:val="239B2E1B"/>
    <w:rsid w:val="23A23B5A"/>
    <w:rsid w:val="23A7356C"/>
    <w:rsid w:val="23A9694B"/>
    <w:rsid w:val="23A980E0"/>
    <w:rsid w:val="23B1380D"/>
    <w:rsid w:val="23B1D3DE"/>
    <w:rsid w:val="23B250CF"/>
    <w:rsid w:val="23B54562"/>
    <w:rsid w:val="23B58B4C"/>
    <w:rsid w:val="23BAFF9E"/>
    <w:rsid w:val="23C7C067"/>
    <w:rsid w:val="23C92A68"/>
    <w:rsid w:val="23CC18FD"/>
    <w:rsid w:val="23D20DE9"/>
    <w:rsid w:val="23D36E6E"/>
    <w:rsid w:val="23D510E7"/>
    <w:rsid w:val="23D59733"/>
    <w:rsid w:val="23D7A4EC"/>
    <w:rsid w:val="23D7FAE9"/>
    <w:rsid w:val="23E1A833"/>
    <w:rsid w:val="23E1D04B"/>
    <w:rsid w:val="23E20A3A"/>
    <w:rsid w:val="23E34D3B"/>
    <w:rsid w:val="23EB1023"/>
    <w:rsid w:val="23EFEE6A"/>
    <w:rsid w:val="23F19647"/>
    <w:rsid w:val="23F1FF28"/>
    <w:rsid w:val="23F6B50A"/>
    <w:rsid w:val="23F74B16"/>
    <w:rsid w:val="2405037B"/>
    <w:rsid w:val="2405DAC2"/>
    <w:rsid w:val="24066C7D"/>
    <w:rsid w:val="240AE486"/>
    <w:rsid w:val="24131FE4"/>
    <w:rsid w:val="24181E21"/>
    <w:rsid w:val="24199E6A"/>
    <w:rsid w:val="241F8F5B"/>
    <w:rsid w:val="242325DA"/>
    <w:rsid w:val="24246716"/>
    <w:rsid w:val="2427A8B9"/>
    <w:rsid w:val="242EF1A8"/>
    <w:rsid w:val="2433024B"/>
    <w:rsid w:val="243ABC6D"/>
    <w:rsid w:val="244AAD7E"/>
    <w:rsid w:val="244F6E20"/>
    <w:rsid w:val="2453517B"/>
    <w:rsid w:val="24564064"/>
    <w:rsid w:val="245B9D5D"/>
    <w:rsid w:val="24688B11"/>
    <w:rsid w:val="246A9A61"/>
    <w:rsid w:val="246AF221"/>
    <w:rsid w:val="246BDDCF"/>
    <w:rsid w:val="24716EEC"/>
    <w:rsid w:val="2475B43C"/>
    <w:rsid w:val="247815C9"/>
    <w:rsid w:val="248367E9"/>
    <w:rsid w:val="2488A261"/>
    <w:rsid w:val="249B6730"/>
    <w:rsid w:val="24A04F97"/>
    <w:rsid w:val="24AEA480"/>
    <w:rsid w:val="24AF2148"/>
    <w:rsid w:val="24B2A23C"/>
    <w:rsid w:val="24B4C306"/>
    <w:rsid w:val="24B6430E"/>
    <w:rsid w:val="24C06A23"/>
    <w:rsid w:val="24C33326"/>
    <w:rsid w:val="24C55BF8"/>
    <w:rsid w:val="24C8C860"/>
    <w:rsid w:val="24C9D4E2"/>
    <w:rsid w:val="24CC8C56"/>
    <w:rsid w:val="24D54C28"/>
    <w:rsid w:val="24D5EE1E"/>
    <w:rsid w:val="24E02351"/>
    <w:rsid w:val="24E19237"/>
    <w:rsid w:val="24E3107B"/>
    <w:rsid w:val="24E354A1"/>
    <w:rsid w:val="24E4155F"/>
    <w:rsid w:val="24E5B7FD"/>
    <w:rsid w:val="24EC8D54"/>
    <w:rsid w:val="24F4B193"/>
    <w:rsid w:val="24F4FA6E"/>
    <w:rsid w:val="24F52F8E"/>
    <w:rsid w:val="24FA0F90"/>
    <w:rsid w:val="24FAFBB1"/>
    <w:rsid w:val="24FD3445"/>
    <w:rsid w:val="24FD61DB"/>
    <w:rsid w:val="24FE8281"/>
    <w:rsid w:val="25066E16"/>
    <w:rsid w:val="25072709"/>
    <w:rsid w:val="250BEEA8"/>
    <w:rsid w:val="250D7D6F"/>
    <w:rsid w:val="250D873D"/>
    <w:rsid w:val="250E1AA7"/>
    <w:rsid w:val="2512784A"/>
    <w:rsid w:val="2521D8B7"/>
    <w:rsid w:val="2521F9CE"/>
    <w:rsid w:val="252373C2"/>
    <w:rsid w:val="25248C8F"/>
    <w:rsid w:val="252B54DB"/>
    <w:rsid w:val="252D5E5D"/>
    <w:rsid w:val="252E5089"/>
    <w:rsid w:val="252E73AD"/>
    <w:rsid w:val="25330626"/>
    <w:rsid w:val="253759B0"/>
    <w:rsid w:val="2537B261"/>
    <w:rsid w:val="2537BC58"/>
    <w:rsid w:val="25381292"/>
    <w:rsid w:val="253EF42D"/>
    <w:rsid w:val="25405BC8"/>
    <w:rsid w:val="2543426A"/>
    <w:rsid w:val="2543E380"/>
    <w:rsid w:val="2544E8BB"/>
    <w:rsid w:val="254BA59F"/>
    <w:rsid w:val="255168CD"/>
    <w:rsid w:val="2551A0C5"/>
    <w:rsid w:val="25570E5D"/>
    <w:rsid w:val="25604141"/>
    <w:rsid w:val="25618791"/>
    <w:rsid w:val="256879CA"/>
    <w:rsid w:val="2569EDCE"/>
    <w:rsid w:val="256A82A2"/>
    <w:rsid w:val="256B65E3"/>
    <w:rsid w:val="25716F27"/>
    <w:rsid w:val="257635A0"/>
    <w:rsid w:val="25771CF4"/>
    <w:rsid w:val="257946FF"/>
    <w:rsid w:val="257A921B"/>
    <w:rsid w:val="257C654B"/>
    <w:rsid w:val="25861DB0"/>
    <w:rsid w:val="2588A72D"/>
    <w:rsid w:val="258B0C0E"/>
    <w:rsid w:val="258B37AB"/>
    <w:rsid w:val="258BF7BB"/>
    <w:rsid w:val="258F60B4"/>
    <w:rsid w:val="2593B4F7"/>
    <w:rsid w:val="25968FEF"/>
    <w:rsid w:val="259D47D8"/>
    <w:rsid w:val="25A14212"/>
    <w:rsid w:val="25A62F76"/>
    <w:rsid w:val="25AD1BE0"/>
    <w:rsid w:val="25B3AD64"/>
    <w:rsid w:val="25B3FCCB"/>
    <w:rsid w:val="25B67CFA"/>
    <w:rsid w:val="25BBE99C"/>
    <w:rsid w:val="25C11FA8"/>
    <w:rsid w:val="25C1A53A"/>
    <w:rsid w:val="25C5512D"/>
    <w:rsid w:val="25C68CE1"/>
    <w:rsid w:val="25C9BC56"/>
    <w:rsid w:val="25CDB639"/>
    <w:rsid w:val="25D4E5AC"/>
    <w:rsid w:val="25DE1B9B"/>
    <w:rsid w:val="25DEF77A"/>
    <w:rsid w:val="25E1E30A"/>
    <w:rsid w:val="25E71582"/>
    <w:rsid w:val="25E7E99A"/>
    <w:rsid w:val="25EAA4E0"/>
    <w:rsid w:val="25EACA54"/>
    <w:rsid w:val="25F50432"/>
    <w:rsid w:val="25F69613"/>
    <w:rsid w:val="25F803B3"/>
    <w:rsid w:val="25FBD7FA"/>
    <w:rsid w:val="25FC5DC4"/>
    <w:rsid w:val="25FEB672"/>
    <w:rsid w:val="2600D1D3"/>
    <w:rsid w:val="26022A60"/>
    <w:rsid w:val="26049FCE"/>
    <w:rsid w:val="26065CBE"/>
    <w:rsid w:val="2607AE30"/>
    <w:rsid w:val="260C01EA"/>
    <w:rsid w:val="260E3FBD"/>
    <w:rsid w:val="2611863B"/>
    <w:rsid w:val="26187B99"/>
    <w:rsid w:val="26189566"/>
    <w:rsid w:val="2618E639"/>
    <w:rsid w:val="261A2A20"/>
    <w:rsid w:val="261BD894"/>
    <w:rsid w:val="261C1CDC"/>
    <w:rsid w:val="262185DB"/>
    <w:rsid w:val="26282786"/>
    <w:rsid w:val="262DAA83"/>
    <w:rsid w:val="2635EC4C"/>
    <w:rsid w:val="26376533"/>
    <w:rsid w:val="2638B426"/>
    <w:rsid w:val="263B63CA"/>
    <w:rsid w:val="264BC49B"/>
    <w:rsid w:val="264D7584"/>
    <w:rsid w:val="2655FF52"/>
    <w:rsid w:val="2658D932"/>
    <w:rsid w:val="265B1DF8"/>
    <w:rsid w:val="265E95F0"/>
    <w:rsid w:val="2663F70A"/>
    <w:rsid w:val="2671B290"/>
    <w:rsid w:val="2672BB13"/>
    <w:rsid w:val="2672E93D"/>
    <w:rsid w:val="26738F42"/>
    <w:rsid w:val="26843C67"/>
    <w:rsid w:val="26845EEA"/>
    <w:rsid w:val="2687F3DA"/>
    <w:rsid w:val="2689DB8E"/>
    <w:rsid w:val="2692402A"/>
    <w:rsid w:val="26965EFC"/>
    <w:rsid w:val="26A19686"/>
    <w:rsid w:val="26A1EE02"/>
    <w:rsid w:val="26A21CE8"/>
    <w:rsid w:val="26A47076"/>
    <w:rsid w:val="26A4AA65"/>
    <w:rsid w:val="26A619D4"/>
    <w:rsid w:val="26A98F40"/>
    <w:rsid w:val="26AABC27"/>
    <w:rsid w:val="26AB2F2E"/>
    <w:rsid w:val="26ABB11D"/>
    <w:rsid w:val="26B29450"/>
    <w:rsid w:val="26B83665"/>
    <w:rsid w:val="26B9D96C"/>
    <w:rsid w:val="26C2998C"/>
    <w:rsid w:val="26C4ABCB"/>
    <w:rsid w:val="26D5C4F8"/>
    <w:rsid w:val="26DD5C6E"/>
    <w:rsid w:val="26DEDB78"/>
    <w:rsid w:val="26DF5B10"/>
    <w:rsid w:val="26DF73B0"/>
    <w:rsid w:val="26E1D769"/>
    <w:rsid w:val="26E840F6"/>
    <w:rsid w:val="26ED5E99"/>
    <w:rsid w:val="26F44DE2"/>
    <w:rsid w:val="26F8B977"/>
    <w:rsid w:val="26FBA816"/>
    <w:rsid w:val="26FCBB51"/>
    <w:rsid w:val="26FF7EE4"/>
    <w:rsid w:val="27016702"/>
    <w:rsid w:val="27041844"/>
    <w:rsid w:val="27083058"/>
    <w:rsid w:val="27088D0D"/>
    <w:rsid w:val="2708D586"/>
    <w:rsid w:val="270A667C"/>
    <w:rsid w:val="270E163E"/>
    <w:rsid w:val="270E1BDD"/>
    <w:rsid w:val="270EB15D"/>
    <w:rsid w:val="270F45AE"/>
    <w:rsid w:val="2712DA40"/>
    <w:rsid w:val="27134A45"/>
    <w:rsid w:val="27146CCD"/>
    <w:rsid w:val="2720048E"/>
    <w:rsid w:val="272D0705"/>
    <w:rsid w:val="2732E953"/>
    <w:rsid w:val="2738EEE6"/>
    <w:rsid w:val="273961F6"/>
    <w:rsid w:val="2748CB54"/>
    <w:rsid w:val="27495765"/>
    <w:rsid w:val="274B5011"/>
    <w:rsid w:val="2750DC72"/>
    <w:rsid w:val="27523017"/>
    <w:rsid w:val="2752C62F"/>
    <w:rsid w:val="27560482"/>
    <w:rsid w:val="27581F52"/>
    <w:rsid w:val="2759FC18"/>
    <w:rsid w:val="275B6227"/>
    <w:rsid w:val="275D759B"/>
    <w:rsid w:val="27608D95"/>
    <w:rsid w:val="2764941C"/>
    <w:rsid w:val="276512CA"/>
    <w:rsid w:val="2766FA0F"/>
    <w:rsid w:val="276DCF56"/>
    <w:rsid w:val="277A4673"/>
    <w:rsid w:val="277B2B97"/>
    <w:rsid w:val="277C0217"/>
    <w:rsid w:val="277D58D7"/>
    <w:rsid w:val="278478F5"/>
    <w:rsid w:val="2786B127"/>
    <w:rsid w:val="278AEC52"/>
    <w:rsid w:val="278B61D9"/>
    <w:rsid w:val="278F69EA"/>
    <w:rsid w:val="2790B901"/>
    <w:rsid w:val="2791F03C"/>
    <w:rsid w:val="279463D2"/>
    <w:rsid w:val="279882DB"/>
    <w:rsid w:val="27A22849"/>
    <w:rsid w:val="27A2E13D"/>
    <w:rsid w:val="27A46CE7"/>
    <w:rsid w:val="27A4A561"/>
    <w:rsid w:val="27A58729"/>
    <w:rsid w:val="27A67A93"/>
    <w:rsid w:val="27AD8D25"/>
    <w:rsid w:val="27B36516"/>
    <w:rsid w:val="27BD0A1A"/>
    <w:rsid w:val="27BEACA5"/>
    <w:rsid w:val="27C403DF"/>
    <w:rsid w:val="27C5DAA9"/>
    <w:rsid w:val="27C69484"/>
    <w:rsid w:val="27C86089"/>
    <w:rsid w:val="27C8791F"/>
    <w:rsid w:val="27C9967D"/>
    <w:rsid w:val="27CB3F5F"/>
    <w:rsid w:val="27D9A93D"/>
    <w:rsid w:val="27E48802"/>
    <w:rsid w:val="27E64D7F"/>
    <w:rsid w:val="27F268D6"/>
    <w:rsid w:val="27F989BA"/>
    <w:rsid w:val="280D708F"/>
    <w:rsid w:val="280E9418"/>
    <w:rsid w:val="280FBD92"/>
    <w:rsid w:val="2814BEC2"/>
    <w:rsid w:val="281CB50D"/>
    <w:rsid w:val="281D56F7"/>
    <w:rsid w:val="281DF108"/>
    <w:rsid w:val="281E5398"/>
    <w:rsid w:val="281F73AD"/>
    <w:rsid w:val="281FBE6F"/>
    <w:rsid w:val="28254370"/>
    <w:rsid w:val="2825ABEF"/>
    <w:rsid w:val="282C62C3"/>
    <w:rsid w:val="28354463"/>
    <w:rsid w:val="2837DE21"/>
    <w:rsid w:val="283DED49"/>
    <w:rsid w:val="28406D09"/>
    <w:rsid w:val="284108E7"/>
    <w:rsid w:val="284159E5"/>
    <w:rsid w:val="284383AB"/>
    <w:rsid w:val="28447D33"/>
    <w:rsid w:val="2844EFAA"/>
    <w:rsid w:val="28479D16"/>
    <w:rsid w:val="284D9DB4"/>
    <w:rsid w:val="285069FF"/>
    <w:rsid w:val="28554917"/>
    <w:rsid w:val="2856D332"/>
    <w:rsid w:val="2857BD5A"/>
    <w:rsid w:val="2857DAA5"/>
    <w:rsid w:val="2858C1E1"/>
    <w:rsid w:val="285AA015"/>
    <w:rsid w:val="286AF4D0"/>
    <w:rsid w:val="287FCCB6"/>
    <w:rsid w:val="2881EC33"/>
    <w:rsid w:val="28830417"/>
    <w:rsid w:val="2884B283"/>
    <w:rsid w:val="2889D3D8"/>
    <w:rsid w:val="288CDB0A"/>
    <w:rsid w:val="28956A06"/>
    <w:rsid w:val="2896B377"/>
    <w:rsid w:val="28983B6C"/>
    <w:rsid w:val="289923DA"/>
    <w:rsid w:val="289C6967"/>
    <w:rsid w:val="289E4F8F"/>
    <w:rsid w:val="289E7FBE"/>
    <w:rsid w:val="289FA0B4"/>
    <w:rsid w:val="28A3FAE2"/>
    <w:rsid w:val="28AA1F77"/>
    <w:rsid w:val="28B0DBC1"/>
    <w:rsid w:val="28B1BD25"/>
    <w:rsid w:val="28B32A95"/>
    <w:rsid w:val="28B61B70"/>
    <w:rsid w:val="28B73D7C"/>
    <w:rsid w:val="28B94166"/>
    <w:rsid w:val="28B96803"/>
    <w:rsid w:val="28B9E412"/>
    <w:rsid w:val="28BEBC90"/>
    <w:rsid w:val="28D15E5A"/>
    <w:rsid w:val="28D4B2EA"/>
    <w:rsid w:val="28D67E53"/>
    <w:rsid w:val="28D7F80F"/>
    <w:rsid w:val="28D84821"/>
    <w:rsid w:val="28DAB1A5"/>
    <w:rsid w:val="28DB8659"/>
    <w:rsid w:val="28DE47D6"/>
    <w:rsid w:val="28DE4CF8"/>
    <w:rsid w:val="28EA4C7F"/>
    <w:rsid w:val="28EECDAB"/>
    <w:rsid w:val="28F38A5E"/>
    <w:rsid w:val="28FC624F"/>
    <w:rsid w:val="28FD5609"/>
    <w:rsid w:val="290566FA"/>
    <w:rsid w:val="290B0C56"/>
    <w:rsid w:val="290B997A"/>
    <w:rsid w:val="290CE551"/>
    <w:rsid w:val="290DBC56"/>
    <w:rsid w:val="290ED0FE"/>
    <w:rsid w:val="29139BBE"/>
    <w:rsid w:val="29177E7F"/>
    <w:rsid w:val="2924DA21"/>
    <w:rsid w:val="2926213F"/>
    <w:rsid w:val="2928908E"/>
    <w:rsid w:val="29425FA3"/>
    <w:rsid w:val="2947F565"/>
    <w:rsid w:val="294DAC0F"/>
    <w:rsid w:val="294E929B"/>
    <w:rsid w:val="294FDB18"/>
    <w:rsid w:val="295B16F4"/>
    <w:rsid w:val="295C16F7"/>
    <w:rsid w:val="295FDE30"/>
    <w:rsid w:val="29686A09"/>
    <w:rsid w:val="296C2C7D"/>
    <w:rsid w:val="296C8858"/>
    <w:rsid w:val="296EB430"/>
    <w:rsid w:val="296F8362"/>
    <w:rsid w:val="29749CB0"/>
    <w:rsid w:val="2974C41C"/>
    <w:rsid w:val="2976C639"/>
    <w:rsid w:val="29779882"/>
    <w:rsid w:val="297AAB1B"/>
    <w:rsid w:val="297B4994"/>
    <w:rsid w:val="2986A477"/>
    <w:rsid w:val="298AEB31"/>
    <w:rsid w:val="299988C1"/>
    <w:rsid w:val="2999ABCF"/>
    <w:rsid w:val="299E882D"/>
    <w:rsid w:val="29A7756C"/>
    <w:rsid w:val="29A8A0C6"/>
    <w:rsid w:val="29A93CA3"/>
    <w:rsid w:val="29AF318A"/>
    <w:rsid w:val="29BA1B50"/>
    <w:rsid w:val="29BBB9C8"/>
    <w:rsid w:val="29BD3D26"/>
    <w:rsid w:val="29BFEFA7"/>
    <w:rsid w:val="29D5976D"/>
    <w:rsid w:val="29DC9FE8"/>
    <w:rsid w:val="29E4EAFB"/>
    <w:rsid w:val="29E9B3D6"/>
    <w:rsid w:val="29F056BE"/>
    <w:rsid w:val="29F2DD2D"/>
    <w:rsid w:val="29F63C62"/>
    <w:rsid w:val="29F8CB59"/>
    <w:rsid w:val="29FD8170"/>
    <w:rsid w:val="29FF5817"/>
    <w:rsid w:val="2A005DC5"/>
    <w:rsid w:val="2A023839"/>
    <w:rsid w:val="2A0D407A"/>
    <w:rsid w:val="2A0D645C"/>
    <w:rsid w:val="2A0F1156"/>
    <w:rsid w:val="2A1466A5"/>
    <w:rsid w:val="2A1687C4"/>
    <w:rsid w:val="2A17C72F"/>
    <w:rsid w:val="2A234525"/>
    <w:rsid w:val="2A2A5348"/>
    <w:rsid w:val="2A2AFD64"/>
    <w:rsid w:val="2A2C62AB"/>
    <w:rsid w:val="2A2EF36B"/>
    <w:rsid w:val="2A3258E5"/>
    <w:rsid w:val="2A3821BD"/>
    <w:rsid w:val="2A3D9B08"/>
    <w:rsid w:val="2A41BA74"/>
    <w:rsid w:val="2A4309C9"/>
    <w:rsid w:val="2A4AD270"/>
    <w:rsid w:val="2A5AA26E"/>
    <w:rsid w:val="2A5E733A"/>
    <w:rsid w:val="2A60D8B5"/>
    <w:rsid w:val="2A63729E"/>
    <w:rsid w:val="2A65BD4A"/>
    <w:rsid w:val="2A6D44A3"/>
    <w:rsid w:val="2A6D8FBA"/>
    <w:rsid w:val="2A757F5F"/>
    <w:rsid w:val="2A77FCE2"/>
    <w:rsid w:val="2A79A287"/>
    <w:rsid w:val="2A7C5531"/>
    <w:rsid w:val="2A7C819E"/>
    <w:rsid w:val="2A7E170D"/>
    <w:rsid w:val="2A80F9E0"/>
    <w:rsid w:val="2A8C5B6C"/>
    <w:rsid w:val="2A8D3370"/>
    <w:rsid w:val="2A90DB3C"/>
    <w:rsid w:val="2A920F98"/>
    <w:rsid w:val="2A925477"/>
    <w:rsid w:val="2A92BEE1"/>
    <w:rsid w:val="2A9782B1"/>
    <w:rsid w:val="2A9E19E2"/>
    <w:rsid w:val="2A9E2EB1"/>
    <w:rsid w:val="2A9EDA64"/>
    <w:rsid w:val="2AAB6A09"/>
    <w:rsid w:val="2AAD3437"/>
    <w:rsid w:val="2AAECBAB"/>
    <w:rsid w:val="2AB041FA"/>
    <w:rsid w:val="2AB43287"/>
    <w:rsid w:val="2ABB4A57"/>
    <w:rsid w:val="2ABFF941"/>
    <w:rsid w:val="2AC8AEBB"/>
    <w:rsid w:val="2ACD602E"/>
    <w:rsid w:val="2AD0ED11"/>
    <w:rsid w:val="2AD21D5D"/>
    <w:rsid w:val="2AD243E2"/>
    <w:rsid w:val="2AD7BB28"/>
    <w:rsid w:val="2ADAC127"/>
    <w:rsid w:val="2ADC5148"/>
    <w:rsid w:val="2ADC6CD5"/>
    <w:rsid w:val="2ADDB620"/>
    <w:rsid w:val="2ADE6769"/>
    <w:rsid w:val="2AE1FFCA"/>
    <w:rsid w:val="2AE91548"/>
    <w:rsid w:val="2AEAEF3F"/>
    <w:rsid w:val="2AED0A6E"/>
    <w:rsid w:val="2AF1B4C3"/>
    <w:rsid w:val="2AF1B6D2"/>
    <w:rsid w:val="2AF82B33"/>
    <w:rsid w:val="2AFA3191"/>
    <w:rsid w:val="2AFA3F8F"/>
    <w:rsid w:val="2AFA7B9D"/>
    <w:rsid w:val="2B03E4DE"/>
    <w:rsid w:val="2B04A8D9"/>
    <w:rsid w:val="2B06CA9C"/>
    <w:rsid w:val="2B06F1F7"/>
    <w:rsid w:val="2B086CA2"/>
    <w:rsid w:val="2B08B227"/>
    <w:rsid w:val="2B0F420A"/>
    <w:rsid w:val="2B1162B2"/>
    <w:rsid w:val="2B15926C"/>
    <w:rsid w:val="2B20EE50"/>
    <w:rsid w:val="2B21DD95"/>
    <w:rsid w:val="2B27F1B7"/>
    <w:rsid w:val="2B287E77"/>
    <w:rsid w:val="2B2AC554"/>
    <w:rsid w:val="2B2AD5B4"/>
    <w:rsid w:val="2B2D39B5"/>
    <w:rsid w:val="2B302DAE"/>
    <w:rsid w:val="2B31C471"/>
    <w:rsid w:val="2B356318"/>
    <w:rsid w:val="2B381276"/>
    <w:rsid w:val="2B397A07"/>
    <w:rsid w:val="2B3E2083"/>
    <w:rsid w:val="2B40A06D"/>
    <w:rsid w:val="2B41CCC7"/>
    <w:rsid w:val="2B464660"/>
    <w:rsid w:val="2B4A3388"/>
    <w:rsid w:val="2B4C85BC"/>
    <w:rsid w:val="2B545F3A"/>
    <w:rsid w:val="2B5503A7"/>
    <w:rsid w:val="2B5B0B66"/>
    <w:rsid w:val="2B672352"/>
    <w:rsid w:val="2B69EF8A"/>
    <w:rsid w:val="2B72EE25"/>
    <w:rsid w:val="2B74C750"/>
    <w:rsid w:val="2B793A7B"/>
    <w:rsid w:val="2B7A3F7B"/>
    <w:rsid w:val="2B7C906C"/>
    <w:rsid w:val="2B80073E"/>
    <w:rsid w:val="2B801E5F"/>
    <w:rsid w:val="2B86AD8F"/>
    <w:rsid w:val="2B882F5C"/>
    <w:rsid w:val="2B8C4881"/>
    <w:rsid w:val="2B8DFDBE"/>
    <w:rsid w:val="2B8F25A2"/>
    <w:rsid w:val="2B902BDE"/>
    <w:rsid w:val="2B905326"/>
    <w:rsid w:val="2B972ED5"/>
    <w:rsid w:val="2B9C1673"/>
    <w:rsid w:val="2BA25062"/>
    <w:rsid w:val="2BA314CD"/>
    <w:rsid w:val="2BAC181F"/>
    <w:rsid w:val="2BB6B895"/>
    <w:rsid w:val="2BB98D99"/>
    <w:rsid w:val="2BBB5BC7"/>
    <w:rsid w:val="2BBBA3D2"/>
    <w:rsid w:val="2BBC3848"/>
    <w:rsid w:val="2BBF4B4D"/>
    <w:rsid w:val="2BC0AB90"/>
    <w:rsid w:val="2BC20E92"/>
    <w:rsid w:val="2BC626F6"/>
    <w:rsid w:val="2BC6D40D"/>
    <w:rsid w:val="2BC924A4"/>
    <w:rsid w:val="2BD3402E"/>
    <w:rsid w:val="2BD34147"/>
    <w:rsid w:val="2BD7C027"/>
    <w:rsid w:val="2BD7C9E1"/>
    <w:rsid w:val="2BDC2310"/>
    <w:rsid w:val="2BE5605B"/>
    <w:rsid w:val="2BE9AB73"/>
    <w:rsid w:val="2BEDF3B4"/>
    <w:rsid w:val="2BEEACFB"/>
    <w:rsid w:val="2BF4D11E"/>
    <w:rsid w:val="2BF5712D"/>
    <w:rsid w:val="2BF77895"/>
    <w:rsid w:val="2BFC6552"/>
    <w:rsid w:val="2C007EB2"/>
    <w:rsid w:val="2C018B6D"/>
    <w:rsid w:val="2C053C99"/>
    <w:rsid w:val="2C063EA6"/>
    <w:rsid w:val="2C06E04A"/>
    <w:rsid w:val="2C076201"/>
    <w:rsid w:val="2C1562C2"/>
    <w:rsid w:val="2C1791AC"/>
    <w:rsid w:val="2C1C7E22"/>
    <w:rsid w:val="2C1E633B"/>
    <w:rsid w:val="2C1F2D0E"/>
    <w:rsid w:val="2C28FFBB"/>
    <w:rsid w:val="2C32E88E"/>
    <w:rsid w:val="2C358912"/>
    <w:rsid w:val="2C3EE6E5"/>
    <w:rsid w:val="2C44BA33"/>
    <w:rsid w:val="2C468349"/>
    <w:rsid w:val="2C4A0C69"/>
    <w:rsid w:val="2C4B2A00"/>
    <w:rsid w:val="2C538D24"/>
    <w:rsid w:val="2C5422C2"/>
    <w:rsid w:val="2C54D06F"/>
    <w:rsid w:val="2C572B1E"/>
    <w:rsid w:val="2C5B9EF0"/>
    <w:rsid w:val="2C6581C9"/>
    <w:rsid w:val="2C674F01"/>
    <w:rsid w:val="2C6899C5"/>
    <w:rsid w:val="2C6B809C"/>
    <w:rsid w:val="2C6C19BA"/>
    <w:rsid w:val="2C6C1E04"/>
    <w:rsid w:val="2C716A33"/>
    <w:rsid w:val="2C73C998"/>
    <w:rsid w:val="2C75E2C2"/>
    <w:rsid w:val="2C77760D"/>
    <w:rsid w:val="2C785B7A"/>
    <w:rsid w:val="2C8098F3"/>
    <w:rsid w:val="2C80AD82"/>
    <w:rsid w:val="2C8AF951"/>
    <w:rsid w:val="2C8C9F78"/>
    <w:rsid w:val="2C907AC0"/>
    <w:rsid w:val="2C910C78"/>
    <w:rsid w:val="2C93DA78"/>
    <w:rsid w:val="2C940C27"/>
    <w:rsid w:val="2C96C817"/>
    <w:rsid w:val="2C97D634"/>
    <w:rsid w:val="2C9CB50C"/>
    <w:rsid w:val="2C9FF514"/>
    <w:rsid w:val="2CAD1A60"/>
    <w:rsid w:val="2CB82DD7"/>
    <w:rsid w:val="2CBB754F"/>
    <w:rsid w:val="2CBD7CEB"/>
    <w:rsid w:val="2CBE84E6"/>
    <w:rsid w:val="2CC23E1E"/>
    <w:rsid w:val="2CC2EB80"/>
    <w:rsid w:val="2CC39F9E"/>
    <w:rsid w:val="2CC5CC67"/>
    <w:rsid w:val="2CC8AE45"/>
    <w:rsid w:val="2CC935DF"/>
    <w:rsid w:val="2CCF0982"/>
    <w:rsid w:val="2CD10EEF"/>
    <w:rsid w:val="2CD1C6DD"/>
    <w:rsid w:val="2CD21270"/>
    <w:rsid w:val="2CD350A6"/>
    <w:rsid w:val="2CD4090A"/>
    <w:rsid w:val="2CD4A1F7"/>
    <w:rsid w:val="2CD7DB0F"/>
    <w:rsid w:val="2CE11CB2"/>
    <w:rsid w:val="2CE97637"/>
    <w:rsid w:val="2CEA35B1"/>
    <w:rsid w:val="2CEF4F96"/>
    <w:rsid w:val="2CF23839"/>
    <w:rsid w:val="2CF6D404"/>
    <w:rsid w:val="2CF97988"/>
    <w:rsid w:val="2CFB945A"/>
    <w:rsid w:val="2CFCA78D"/>
    <w:rsid w:val="2D03BE21"/>
    <w:rsid w:val="2D06F886"/>
    <w:rsid w:val="2D0D302E"/>
    <w:rsid w:val="2D1401BE"/>
    <w:rsid w:val="2D14FC5A"/>
    <w:rsid w:val="2D18B2B3"/>
    <w:rsid w:val="2D1D21E3"/>
    <w:rsid w:val="2D21E060"/>
    <w:rsid w:val="2D266F77"/>
    <w:rsid w:val="2D27F467"/>
    <w:rsid w:val="2D2BA999"/>
    <w:rsid w:val="2D30C75C"/>
    <w:rsid w:val="2D35660D"/>
    <w:rsid w:val="2D373738"/>
    <w:rsid w:val="2D38270D"/>
    <w:rsid w:val="2D401714"/>
    <w:rsid w:val="2D414814"/>
    <w:rsid w:val="2D43B0CE"/>
    <w:rsid w:val="2D46857C"/>
    <w:rsid w:val="2D4BB257"/>
    <w:rsid w:val="2D4DB65D"/>
    <w:rsid w:val="2D517F1E"/>
    <w:rsid w:val="2D52E1DD"/>
    <w:rsid w:val="2D56B698"/>
    <w:rsid w:val="2D57092C"/>
    <w:rsid w:val="2D581663"/>
    <w:rsid w:val="2D591975"/>
    <w:rsid w:val="2D623F76"/>
    <w:rsid w:val="2D636799"/>
    <w:rsid w:val="2D687682"/>
    <w:rsid w:val="2D6AE9A6"/>
    <w:rsid w:val="2D6C00C5"/>
    <w:rsid w:val="2D6C651E"/>
    <w:rsid w:val="2D6DABC0"/>
    <w:rsid w:val="2D6EFCDB"/>
    <w:rsid w:val="2D776739"/>
    <w:rsid w:val="2D7A1B88"/>
    <w:rsid w:val="2D7A3FE5"/>
    <w:rsid w:val="2D7AFDA5"/>
    <w:rsid w:val="2D7CCCF7"/>
    <w:rsid w:val="2D7E20C9"/>
    <w:rsid w:val="2D7FA0EA"/>
    <w:rsid w:val="2D808020"/>
    <w:rsid w:val="2D809D09"/>
    <w:rsid w:val="2D8164DF"/>
    <w:rsid w:val="2D826CC5"/>
    <w:rsid w:val="2D82DCF4"/>
    <w:rsid w:val="2D845B50"/>
    <w:rsid w:val="2D854CEE"/>
    <w:rsid w:val="2D87757F"/>
    <w:rsid w:val="2D8B666A"/>
    <w:rsid w:val="2D8D7BAD"/>
    <w:rsid w:val="2D8E43EE"/>
    <w:rsid w:val="2D8FC903"/>
    <w:rsid w:val="2D93A34A"/>
    <w:rsid w:val="2D963A0C"/>
    <w:rsid w:val="2D96406A"/>
    <w:rsid w:val="2D967697"/>
    <w:rsid w:val="2D99014E"/>
    <w:rsid w:val="2D9ADB32"/>
    <w:rsid w:val="2D9B0975"/>
    <w:rsid w:val="2DA3BBD9"/>
    <w:rsid w:val="2DA7EC79"/>
    <w:rsid w:val="2DB14349"/>
    <w:rsid w:val="2DB55664"/>
    <w:rsid w:val="2DB60CFE"/>
    <w:rsid w:val="2DBD85FC"/>
    <w:rsid w:val="2DC20E91"/>
    <w:rsid w:val="2DCBA1B0"/>
    <w:rsid w:val="2DD437C2"/>
    <w:rsid w:val="2DD65443"/>
    <w:rsid w:val="2DDF944F"/>
    <w:rsid w:val="2DDFDD3E"/>
    <w:rsid w:val="2DE31BD2"/>
    <w:rsid w:val="2DE3EB9B"/>
    <w:rsid w:val="2DE561AF"/>
    <w:rsid w:val="2DEA2F1D"/>
    <w:rsid w:val="2DEDDDA4"/>
    <w:rsid w:val="2DF47771"/>
    <w:rsid w:val="2DFE6E9F"/>
    <w:rsid w:val="2DFED9C5"/>
    <w:rsid w:val="2DFF8D43"/>
    <w:rsid w:val="2E0C75A6"/>
    <w:rsid w:val="2E1261E9"/>
    <w:rsid w:val="2E1B6250"/>
    <w:rsid w:val="2E1FC02D"/>
    <w:rsid w:val="2E203F86"/>
    <w:rsid w:val="2E21651B"/>
    <w:rsid w:val="2E266DD3"/>
    <w:rsid w:val="2E2A2154"/>
    <w:rsid w:val="2E2D2561"/>
    <w:rsid w:val="2E2E0980"/>
    <w:rsid w:val="2E335418"/>
    <w:rsid w:val="2E37D2B1"/>
    <w:rsid w:val="2E3931D2"/>
    <w:rsid w:val="2E3AC1AD"/>
    <w:rsid w:val="2E3B2557"/>
    <w:rsid w:val="2E4429B4"/>
    <w:rsid w:val="2E4ED08D"/>
    <w:rsid w:val="2E4EED62"/>
    <w:rsid w:val="2E5095EC"/>
    <w:rsid w:val="2E54CA71"/>
    <w:rsid w:val="2E5E552B"/>
    <w:rsid w:val="2E5E9394"/>
    <w:rsid w:val="2E633F11"/>
    <w:rsid w:val="2E69F42D"/>
    <w:rsid w:val="2E6F9AB5"/>
    <w:rsid w:val="2E76BFD0"/>
    <w:rsid w:val="2E7B1E92"/>
    <w:rsid w:val="2E7BAED7"/>
    <w:rsid w:val="2E8189C1"/>
    <w:rsid w:val="2E86C4FB"/>
    <w:rsid w:val="2E8B3362"/>
    <w:rsid w:val="2E8BD5E3"/>
    <w:rsid w:val="2E8E6E93"/>
    <w:rsid w:val="2E913546"/>
    <w:rsid w:val="2E95F677"/>
    <w:rsid w:val="2E9B550A"/>
    <w:rsid w:val="2E9E2C2A"/>
    <w:rsid w:val="2EA083D1"/>
    <w:rsid w:val="2EA0F286"/>
    <w:rsid w:val="2EA5506E"/>
    <w:rsid w:val="2EA85130"/>
    <w:rsid w:val="2EAA6859"/>
    <w:rsid w:val="2EABFB67"/>
    <w:rsid w:val="2EAD1E0D"/>
    <w:rsid w:val="2EAD3C1B"/>
    <w:rsid w:val="2EAE116A"/>
    <w:rsid w:val="2EB4070A"/>
    <w:rsid w:val="2EBAD49A"/>
    <w:rsid w:val="2EBCB40B"/>
    <w:rsid w:val="2EBDDEEA"/>
    <w:rsid w:val="2EBED0AC"/>
    <w:rsid w:val="2EC6FA15"/>
    <w:rsid w:val="2ECBA604"/>
    <w:rsid w:val="2ECD119E"/>
    <w:rsid w:val="2ECD63E2"/>
    <w:rsid w:val="2ECF1227"/>
    <w:rsid w:val="2ECF687A"/>
    <w:rsid w:val="2ED1E500"/>
    <w:rsid w:val="2ED34685"/>
    <w:rsid w:val="2ED64C2E"/>
    <w:rsid w:val="2ED858FC"/>
    <w:rsid w:val="2EE1432D"/>
    <w:rsid w:val="2EE36F0B"/>
    <w:rsid w:val="2EE6E97C"/>
    <w:rsid w:val="2EE986BE"/>
    <w:rsid w:val="2EEF6F32"/>
    <w:rsid w:val="2EF3BD78"/>
    <w:rsid w:val="2EF50484"/>
    <w:rsid w:val="2EF81F2A"/>
    <w:rsid w:val="2EF89618"/>
    <w:rsid w:val="2EFAF6DB"/>
    <w:rsid w:val="2EFC803D"/>
    <w:rsid w:val="2F01B82B"/>
    <w:rsid w:val="2F02C7C2"/>
    <w:rsid w:val="2F03A41E"/>
    <w:rsid w:val="2F0AB90B"/>
    <w:rsid w:val="2F1061AD"/>
    <w:rsid w:val="2F15B969"/>
    <w:rsid w:val="2F16320A"/>
    <w:rsid w:val="2F16C9AF"/>
    <w:rsid w:val="2F17BB11"/>
    <w:rsid w:val="2F18D9F4"/>
    <w:rsid w:val="2F1C1CF5"/>
    <w:rsid w:val="2F2F9300"/>
    <w:rsid w:val="2F2FD3E5"/>
    <w:rsid w:val="2F3270DF"/>
    <w:rsid w:val="2F32FD71"/>
    <w:rsid w:val="2F3C644B"/>
    <w:rsid w:val="2F3C78F5"/>
    <w:rsid w:val="2F3D14B7"/>
    <w:rsid w:val="2F3DA12F"/>
    <w:rsid w:val="2F401E9E"/>
    <w:rsid w:val="2F40FE22"/>
    <w:rsid w:val="2F410DB7"/>
    <w:rsid w:val="2F4147FC"/>
    <w:rsid w:val="2F4BD820"/>
    <w:rsid w:val="2F52E4A9"/>
    <w:rsid w:val="2F53C54D"/>
    <w:rsid w:val="2F56F3BC"/>
    <w:rsid w:val="2F5F1AB8"/>
    <w:rsid w:val="2F64DB23"/>
    <w:rsid w:val="2F64F798"/>
    <w:rsid w:val="2F6B8B71"/>
    <w:rsid w:val="2F6EB734"/>
    <w:rsid w:val="2F706274"/>
    <w:rsid w:val="2F70867C"/>
    <w:rsid w:val="2F73BA92"/>
    <w:rsid w:val="2F775E63"/>
    <w:rsid w:val="2F79072D"/>
    <w:rsid w:val="2F7F3FEA"/>
    <w:rsid w:val="2F86E37E"/>
    <w:rsid w:val="2F89FB6C"/>
    <w:rsid w:val="2F91C398"/>
    <w:rsid w:val="2F94854A"/>
    <w:rsid w:val="2F9E1F30"/>
    <w:rsid w:val="2F9E4F87"/>
    <w:rsid w:val="2FAB641D"/>
    <w:rsid w:val="2FC08E47"/>
    <w:rsid w:val="2FCBF672"/>
    <w:rsid w:val="2FCC1C2A"/>
    <w:rsid w:val="2FCF03A2"/>
    <w:rsid w:val="2FD46644"/>
    <w:rsid w:val="2FD61FB4"/>
    <w:rsid w:val="2FD8A4FE"/>
    <w:rsid w:val="2FDFF67A"/>
    <w:rsid w:val="2FE08A13"/>
    <w:rsid w:val="2FE3DAB6"/>
    <w:rsid w:val="2FE884A8"/>
    <w:rsid w:val="2FE9CF64"/>
    <w:rsid w:val="2FEDA446"/>
    <w:rsid w:val="2FEEC272"/>
    <w:rsid w:val="2FF24A54"/>
    <w:rsid w:val="2FF33170"/>
    <w:rsid w:val="2FF366E5"/>
    <w:rsid w:val="2FF71A4D"/>
    <w:rsid w:val="2FF80869"/>
    <w:rsid w:val="2FFB4060"/>
    <w:rsid w:val="30008369"/>
    <w:rsid w:val="30024F15"/>
    <w:rsid w:val="3003907E"/>
    <w:rsid w:val="3005168F"/>
    <w:rsid w:val="3008D82E"/>
    <w:rsid w:val="300BB689"/>
    <w:rsid w:val="300C945B"/>
    <w:rsid w:val="300DA0EA"/>
    <w:rsid w:val="300E6A80"/>
    <w:rsid w:val="30120686"/>
    <w:rsid w:val="30123F0B"/>
    <w:rsid w:val="30126838"/>
    <w:rsid w:val="3018B147"/>
    <w:rsid w:val="3018B86C"/>
    <w:rsid w:val="3018C426"/>
    <w:rsid w:val="301FB6BB"/>
    <w:rsid w:val="301FC09D"/>
    <w:rsid w:val="3020693E"/>
    <w:rsid w:val="30216C66"/>
    <w:rsid w:val="3026AED8"/>
    <w:rsid w:val="3027B9DE"/>
    <w:rsid w:val="30287CD4"/>
    <w:rsid w:val="302881E7"/>
    <w:rsid w:val="302EA05A"/>
    <w:rsid w:val="30305662"/>
    <w:rsid w:val="30341B86"/>
    <w:rsid w:val="30383321"/>
    <w:rsid w:val="30385C92"/>
    <w:rsid w:val="3038BBBA"/>
    <w:rsid w:val="303F5C96"/>
    <w:rsid w:val="30407B76"/>
    <w:rsid w:val="30454D25"/>
    <w:rsid w:val="3047C672"/>
    <w:rsid w:val="304AB88A"/>
    <w:rsid w:val="30544603"/>
    <w:rsid w:val="3054E800"/>
    <w:rsid w:val="30558022"/>
    <w:rsid w:val="3057695A"/>
    <w:rsid w:val="30578F6B"/>
    <w:rsid w:val="3058C9C7"/>
    <w:rsid w:val="305C44A0"/>
    <w:rsid w:val="305D1285"/>
    <w:rsid w:val="306112FE"/>
    <w:rsid w:val="3062DEFA"/>
    <w:rsid w:val="30690F4F"/>
    <w:rsid w:val="306F3C02"/>
    <w:rsid w:val="3078310B"/>
    <w:rsid w:val="307AD57B"/>
    <w:rsid w:val="308BA5D5"/>
    <w:rsid w:val="30910BE7"/>
    <w:rsid w:val="3097F290"/>
    <w:rsid w:val="309B7EDC"/>
    <w:rsid w:val="309F1658"/>
    <w:rsid w:val="30A44BA7"/>
    <w:rsid w:val="30AA9BFC"/>
    <w:rsid w:val="30AC0F05"/>
    <w:rsid w:val="30B9A708"/>
    <w:rsid w:val="30C0B0A5"/>
    <w:rsid w:val="30C2AEFE"/>
    <w:rsid w:val="30C4BD9F"/>
    <w:rsid w:val="30C4E2A7"/>
    <w:rsid w:val="30C5CEB3"/>
    <w:rsid w:val="30CEA295"/>
    <w:rsid w:val="30D1845B"/>
    <w:rsid w:val="30D6A594"/>
    <w:rsid w:val="30D711CF"/>
    <w:rsid w:val="30D8400E"/>
    <w:rsid w:val="30D84D38"/>
    <w:rsid w:val="30D87E15"/>
    <w:rsid w:val="30D8AEA3"/>
    <w:rsid w:val="30DD8854"/>
    <w:rsid w:val="30E6486E"/>
    <w:rsid w:val="30E7C829"/>
    <w:rsid w:val="30E9E0FF"/>
    <w:rsid w:val="30EA4972"/>
    <w:rsid w:val="30EBB35B"/>
    <w:rsid w:val="30ED3E22"/>
    <w:rsid w:val="30ED595B"/>
    <w:rsid w:val="30EE7262"/>
    <w:rsid w:val="30FA63C4"/>
    <w:rsid w:val="3106E016"/>
    <w:rsid w:val="310B5386"/>
    <w:rsid w:val="310BDAB5"/>
    <w:rsid w:val="310C7391"/>
    <w:rsid w:val="310E48E1"/>
    <w:rsid w:val="3113EF3E"/>
    <w:rsid w:val="311D0271"/>
    <w:rsid w:val="31233C0F"/>
    <w:rsid w:val="3123915D"/>
    <w:rsid w:val="3133774A"/>
    <w:rsid w:val="3136E51F"/>
    <w:rsid w:val="313ACA50"/>
    <w:rsid w:val="313E25C1"/>
    <w:rsid w:val="31456043"/>
    <w:rsid w:val="3147BB71"/>
    <w:rsid w:val="315A893C"/>
    <w:rsid w:val="315E4BDD"/>
    <w:rsid w:val="315F3B51"/>
    <w:rsid w:val="316E74AF"/>
    <w:rsid w:val="317659A1"/>
    <w:rsid w:val="317B8B7F"/>
    <w:rsid w:val="317DCD91"/>
    <w:rsid w:val="3185F175"/>
    <w:rsid w:val="31862CDE"/>
    <w:rsid w:val="31863E9F"/>
    <w:rsid w:val="31873216"/>
    <w:rsid w:val="319300DD"/>
    <w:rsid w:val="31944C39"/>
    <w:rsid w:val="319503AC"/>
    <w:rsid w:val="31953772"/>
    <w:rsid w:val="3197E5EE"/>
    <w:rsid w:val="31981217"/>
    <w:rsid w:val="31988538"/>
    <w:rsid w:val="31A85DD0"/>
    <w:rsid w:val="31AA5332"/>
    <w:rsid w:val="31AB9259"/>
    <w:rsid w:val="31AE3899"/>
    <w:rsid w:val="31AF6513"/>
    <w:rsid w:val="31AF9380"/>
    <w:rsid w:val="31B3E57F"/>
    <w:rsid w:val="31B762B7"/>
    <w:rsid w:val="31C34EC7"/>
    <w:rsid w:val="31C39F4E"/>
    <w:rsid w:val="31C8B1E6"/>
    <w:rsid w:val="31D28AA2"/>
    <w:rsid w:val="31D442B4"/>
    <w:rsid w:val="31D5F7A1"/>
    <w:rsid w:val="31D9F27C"/>
    <w:rsid w:val="31DCD9BA"/>
    <w:rsid w:val="31EBAF44"/>
    <w:rsid w:val="31F557F3"/>
    <w:rsid w:val="31FB90DA"/>
    <w:rsid w:val="31FFB5D2"/>
    <w:rsid w:val="32051075"/>
    <w:rsid w:val="32085BD1"/>
    <w:rsid w:val="320C0DBB"/>
    <w:rsid w:val="320C99AE"/>
    <w:rsid w:val="320D8DE4"/>
    <w:rsid w:val="3210A9F7"/>
    <w:rsid w:val="32113B3E"/>
    <w:rsid w:val="32114161"/>
    <w:rsid w:val="32148408"/>
    <w:rsid w:val="321B3276"/>
    <w:rsid w:val="321C5575"/>
    <w:rsid w:val="3220280B"/>
    <w:rsid w:val="3221F84D"/>
    <w:rsid w:val="322865CC"/>
    <w:rsid w:val="322874D3"/>
    <w:rsid w:val="3228C0BA"/>
    <w:rsid w:val="32295955"/>
    <w:rsid w:val="32299C89"/>
    <w:rsid w:val="322A426D"/>
    <w:rsid w:val="322B05C6"/>
    <w:rsid w:val="322FEBD5"/>
    <w:rsid w:val="32318AE6"/>
    <w:rsid w:val="3239E693"/>
    <w:rsid w:val="323B904B"/>
    <w:rsid w:val="32423329"/>
    <w:rsid w:val="32435E16"/>
    <w:rsid w:val="32491432"/>
    <w:rsid w:val="32582522"/>
    <w:rsid w:val="325BE0F8"/>
    <w:rsid w:val="325C9E2E"/>
    <w:rsid w:val="325F6854"/>
    <w:rsid w:val="3262503E"/>
    <w:rsid w:val="32677E6C"/>
    <w:rsid w:val="326E534E"/>
    <w:rsid w:val="3273844E"/>
    <w:rsid w:val="3273F04F"/>
    <w:rsid w:val="32771B25"/>
    <w:rsid w:val="3278EA3A"/>
    <w:rsid w:val="32845EBB"/>
    <w:rsid w:val="32846080"/>
    <w:rsid w:val="32848DFC"/>
    <w:rsid w:val="3285D938"/>
    <w:rsid w:val="328E6E92"/>
    <w:rsid w:val="3290E738"/>
    <w:rsid w:val="329645F4"/>
    <w:rsid w:val="3296652B"/>
    <w:rsid w:val="3296B2F8"/>
    <w:rsid w:val="32981161"/>
    <w:rsid w:val="329D665C"/>
    <w:rsid w:val="32A87FF1"/>
    <w:rsid w:val="32AD43CD"/>
    <w:rsid w:val="32B0C0DC"/>
    <w:rsid w:val="32B69294"/>
    <w:rsid w:val="32B80411"/>
    <w:rsid w:val="32B96AEF"/>
    <w:rsid w:val="32B97162"/>
    <w:rsid w:val="32B9AECE"/>
    <w:rsid w:val="32C2FD8A"/>
    <w:rsid w:val="32C60F56"/>
    <w:rsid w:val="32C6958D"/>
    <w:rsid w:val="32C6F235"/>
    <w:rsid w:val="32CDDB3F"/>
    <w:rsid w:val="32CFD9D9"/>
    <w:rsid w:val="32D3C3D5"/>
    <w:rsid w:val="32E00A9D"/>
    <w:rsid w:val="32E13441"/>
    <w:rsid w:val="32E20740"/>
    <w:rsid w:val="32E94F07"/>
    <w:rsid w:val="32EB72DB"/>
    <w:rsid w:val="32F016FC"/>
    <w:rsid w:val="32F277C1"/>
    <w:rsid w:val="32F86A7E"/>
    <w:rsid w:val="32F8A838"/>
    <w:rsid w:val="32F9ACE0"/>
    <w:rsid w:val="32FBC42F"/>
    <w:rsid w:val="32FEB753"/>
    <w:rsid w:val="330284D6"/>
    <w:rsid w:val="3306D979"/>
    <w:rsid w:val="330DE953"/>
    <w:rsid w:val="330E0411"/>
    <w:rsid w:val="330E0922"/>
    <w:rsid w:val="33143BB2"/>
    <w:rsid w:val="33166E0B"/>
    <w:rsid w:val="331D628F"/>
    <w:rsid w:val="3321DED3"/>
    <w:rsid w:val="33243601"/>
    <w:rsid w:val="3324E354"/>
    <w:rsid w:val="332510FC"/>
    <w:rsid w:val="332A0CA8"/>
    <w:rsid w:val="332B796F"/>
    <w:rsid w:val="3331D80C"/>
    <w:rsid w:val="3333039C"/>
    <w:rsid w:val="33364444"/>
    <w:rsid w:val="33377CC5"/>
    <w:rsid w:val="333B2B55"/>
    <w:rsid w:val="333B9ECC"/>
    <w:rsid w:val="333E7D4C"/>
    <w:rsid w:val="33434CEA"/>
    <w:rsid w:val="3343BEF3"/>
    <w:rsid w:val="33441231"/>
    <w:rsid w:val="33476845"/>
    <w:rsid w:val="334E050E"/>
    <w:rsid w:val="33576CBB"/>
    <w:rsid w:val="33685E96"/>
    <w:rsid w:val="3368749F"/>
    <w:rsid w:val="3368F68F"/>
    <w:rsid w:val="336F46E0"/>
    <w:rsid w:val="337017A7"/>
    <w:rsid w:val="337743E5"/>
    <w:rsid w:val="3378686C"/>
    <w:rsid w:val="337E0B3C"/>
    <w:rsid w:val="3381C712"/>
    <w:rsid w:val="33827B35"/>
    <w:rsid w:val="3387D46F"/>
    <w:rsid w:val="338885C0"/>
    <w:rsid w:val="338F0786"/>
    <w:rsid w:val="3390A5F6"/>
    <w:rsid w:val="339555BC"/>
    <w:rsid w:val="3395D047"/>
    <w:rsid w:val="3397613B"/>
    <w:rsid w:val="3397910C"/>
    <w:rsid w:val="339C6779"/>
    <w:rsid w:val="339C9FE3"/>
    <w:rsid w:val="339CF337"/>
    <w:rsid w:val="339FA114"/>
    <w:rsid w:val="33A20465"/>
    <w:rsid w:val="33A37B6A"/>
    <w:rsid w:val="33A71BDC"/>
    <w:rsid w:val="33A72FA8"/>
    <w:rsid w:val="33A8B9B3"/>
    <w:rsid w:val="33AAAFCF"/>
    <w:rsid w:val="33B1E800"/>
    <w:rsid w:val="33B20F70"/>
    <w:rsid w:val="33B4AB3C"/>
    <w:rsid w:val="33B4EA1F"/>
    <w:rsid w:val="33BFC22E"/>
    <w:rsid w:val="33C102CD"/>
    <w:rsid w:val="33C6EC41"/>
    <w:rsid w:val="33C9B3B9"/>
    <w:rsid w:val="33CF41B5"/>
    <w:rsid w:val="33D203D7"/>
    <w:rsid w:val="33D36894"/>
    <w:rsid w:val="33D67247"/>
    <w:rsid w:val="33DA596E"/>
    <w:rsid w:val="33DAFAE2"/>
    <w:rsid w:val="33E28440"/>
    <w:rsid w:val="33E7822C"/>
    <w:rsid w:val="33E7A722"/>
    <w:rsid w:val="33EC66B7"/>
    <w:rsid w:val="33EFFDCF"/>
    <w:rsid w:val="33F250AC"/>
    <w:rsid w:val="33F307D2"/>
    <w:rsid w:val="33F41C81"/>
    <w:rsid w:val="33F619B2"/>
    <w:rsid w:val="33F71063"/>
    <w:rsid w:val="33F9B026"/>
    <w:rsid w:val="33FB9518"/>
    <w:rsid w:val="3401F56D"/>
    <w:rsid w:val="34034ECD"/>
    <w:rsid w:val="3406C828"/>
    <w:rsid w:val="34081430"/>
    <w:rsid w:val="3409C844"/>
    <w:rsid w:val="340A59A0"/>
    <w:rsid w:val="340CFC25"/>
    <w:rsid w:val="34137171"/>
    <w:rsid w:val="34199593"/>
    <w:rsid w:val="341A3DEB"/>
    <w:rsid w:val="341BBB56"/>
    <w:rsid w:val="341C2E45"/>
    <w:rsid w:val="341C772A"/>
    <w:rsid w:val="34220706"/>
    <w:rsid w:val="342363E4"/>
    <w:rsid w:val="342D02C2"/>
    <w:rsid w:val="343222BD"/>
    <w:rsid w:val="3440FF7A"/>
    <w:rsid w:val="3441B7F4"/>
    <w:rsid w:val="3445A96C"/>
    <w:rsid w:val="344A51AA"/>
    <w:rsid w:val="344B5544"/>
    <w:rsid w:val="34575EB4"/>
    <w:rsid w:val="34591834"/>
    <w:rsid w:val="3465EB86"/>
    <w:rsid w:val="34670F6C"/>
    <w:rsid w:val="3469E9F9"/>
    <w:rsid w:val="3478E879"/>
    <w:rsid w:val="347C0337"/>
    <w:rsid w:val="347CFEBC"/>
    <w:rsid w:val="3482EF00"/>
    <w:rsid w:val="3487B327"/>
    <w:rsid w:val="34899BF4"/>
    <w:rsid w:val="348B35C9"/>
    <w:rsid w:val="3493FF6A"/>
    <w:rsid w:val="34979490"/>
    <w:rsid w:val="349A03E4"/>
    <w:rsid w:val="349A2708"/>
    <w:rsid w:val="34A1E87D"/>
    <w:rsid w:val="34A863A0"/>
    <w:rsid w:val="34B92120"/>
    <w:rsid w:val="34BCA2A0"/>
    <w:rsid w:val="34C8F013"/>
    <w:rsid w:val="34CC7077"/>
    <w:rsid w:val="34CFE0B8"/>
    <w:rsid w:val="34D23FE7"/>
    <w:rsid w:val="34D650C0"/>
    <w:rsid w:val="34DA6906"/>
    <w:rsid w:val="34DB3970"/>
    <w:rsid w:val="34E2281B"/>
    <w:rsid w:val="34E346DA"/>
    <w:rsid w:val="34EB269B"/>
    <w:rsid w:val="3508F86D"/>
    <w:rsid w:val="350A4A55"/>
    <w:rsid w:val="350B65F8"/>
    <w:rsid w:val="3510172F"/>
    <w:rsid w:val="351797DA"/>
    <w:rsid w:val="35182F52"/>
    <w:rsid w:val="35342BEB"/>
    <w:rsid w:val="35347BA9"/>
    <w:rsid w:val="3534B7C5"/>
    <w:rsid w:val="35353259"/>
    <w:rsid w:val="3537A404"/>
    <w:rsid w:val="3539D171"/>
    <w:rsid w:val="353C0B39"/>
    <w:rsid w:val="353DB611"/>
    <w:rsid w:val="353EA9FE"/>
    <w:rsid w:val="35424923"/>
    <w:rsid w:val="354796FE"/>
    <w:rsid w:val="354C0D94"/>
    <w:rsid w:val="354F5041"/>
    <w:rsid w:val="354F5838"/>
    <w:rsid w:val="3554963C"/>
    <w:rsid w:val="3556E6A0"/>
    <w:rsid w:val="3558A0BC"/>
    <w:rsid w:val="35597122"/>
    <w:rsid w:val="355F8DEF"/>
    <w:rsid w:val="3560FA17"/>
    <w:rsid w:val="35631A8E"/>
    <w:rsid w:val="356B9075"/>
    <w:rsid w:val="356C0202"/>
    <w:rsid w:val="3577E9E9"/>
    <w:rsid w:val="357C670C"/>
    <w:rsid w:val="357CAD01"/>
    <w:rsid w:val="357CB434"/>
    <w:rsid w:val="357DC0D5"/>
    <w:rsid w:val="357DE7AB"/>
    <w:rsid w:val="358517A5"/>
    <w:rsid w:val="3585DE56"/>
    <w:rsid w:val="358B9A1B"/>
    <w:rsid w:val="358D806C"/>
    <w:rsid w:val="359A4D9B"/>
    <w:rsid w:val="359F1F2E"/>
    <w:rsid w:val="359F4494"/>
    <w:rsid w:val="35A0CDFC"/>
    <w:rsid w:val="35A6B7AF"/>
    <w:rsid w:val="35A8CC86"/>
    <w:rsid w:val="35AD8689"/>
    <w:rsid w:val="35AF5D5B"/>
    <w:rsid w:val="35BADF6E"/>
    <w:rsid w:val="35BB71AC"/>
    <w:rsid w:val="35BBBA65"/>
    <w:rsid w:val="35BE1E81"/>
    <w:rsid w:val="35CB341B"/>
    <w:rsid w:val="35D10EE7"/>
    <w:rsid w:val="35D87010"/>
    <w:rsid w:val="35DAE557"/>
    <w:rsid w:val="35DF64D8"/>
    <w:rsid w:val="35DFA272"/>
    <w:rsid w:val="35E11A44"/>
    <w:rsid w:val="35E396C2"/>
    <w:rsid w:val="35E3E93F"/>
    <w:rsid w:val="35ED255F"/>
    <w:rsid w:val="35EED4A3"/>
    <w:rsid w:val="35F08110"/>
    <w:rsid w:val="35F7FD7D"/>
    <w:rsid w:val="35FC0517"/>
    <w:rsid w:val="3600CAE6"/>
    <w:rsid w:val="36094FF8"/>
    <w:rsid w:val="360F6C35"/>
    <w:rsid w:val="36185EF0"/>
    <w:rsid w:val="3618CF1D"/>
    <w:rsid w:val="361AEA4C"/>
    <w:rsid w:val="361D0E85"/>
    <w:rsid w:val="361D33E3"/>
    <w:rsid w:val="362059B5"/>
    <w:rsid w:val="3621D07E"/>
    <w:rsid w:val="36252667"/>
    <w:rsid w:val="36254788"/>
    <w:rsid w:val="36301615"/>
    <w:rsid w:val="36321B50"/>
    <w:rsid w:val="363292F1"/>
    <w:rsid w:val="3635A54A"/>
    <w:rsid w:val="3635E500"/>
    <w:rsid w:val="364182AE"/>
    <w:rsid w:val="36421C95"/>
    <w:rsid w:val="36441CBC"/>
    <w:rsid w:val="36484E4B"/>
    <w:rsid w:val="364A92D6"/>
    <w:rsid w:val="364E717C"/>
    <w:rsid w:val="3650A7D1"/>
    <w:rsid w:val="365542AE"/>
    <w:rsid w:val="3655B052"/>
    <w:rsid w:val="365B60A4"/>
    <w:rsid w:val="365C6580"/>
    <w:rsid w:val="365E0FAA"/>
    <w:rsid w:val="36611CDD"/>
    <w:rsid w:val="366481D7"/>
    <w:rsid w:val="366DB9F0"/>
    <w:rsid w:val="366DEB6D"/>
    <w:rsid w:val="36755A30"/>
    <w:rsid w:val="3677AC6B"/>
    <w:rsid w:val="367BB342"/>
    <w:rsid w:val="367BBD3C"/>
    <w:rsid w:val="367C34CE"/>
    <w:rsid w:val="367C62B6"/>
    <w:rsid w:val="367E2E03"/>
    <w:rsid w:val="3684357F"/>
    <w:rsid w:val="368C573C"/>
    <w:rsid w:val="36A0D044"/>
    <w:rsid w:val="36A39993"/>
    <w:rsid w:val="36B00614"/>
    <w:rsid w:val="36BD3F42"/>
    <w:rsid w:val="36BE36D7"/>
    <w:rsid w:val="36BEC04E"/>
    <w:rsid w:val="36BFEEC0"/>
    <w:rsid w:val="36C084C8"/>
    <w:rsid w:val="36C721C9"/>
    <w:rsid w:val="36D29AEE"/>
    <w:rsid w:val="36D5C858"/>
    <w:rsid w:val="36D7D818"/>
    <w:rsid w:val="36D812AD"/>
    <w:rsid w:val="36E0BD6A"/>
    <w:rsid w:val="36E16C73"/>
    <w:rsid w:val="36E2BAC1"/>
    <w:rsid w:val="36E45DD0"/>
    <w:rsid w:val="36E6E61C"/>
    <w:rsid w:val="36F0C3FF"/>
    <w:rsid w:val="36F215F1"/>
    <w:rsid w:val="36F31902"/>
    <w:rsid w:val="36F31A23"/>
    <w:rsid w:val="36F48D47"/>
    <w:rsid w:val="36F69789"/>
    <w:rsid w:val="36F7961C"/>
    <w:rsid w:val="36FEEAEF"/>
    <w:rsid w:val="3700941A"/>
    <w:rsid w:val="3704BF56"/>
    <w:rsid w:val="370E40B6"/>
    <w:rsid w:val="3717E4FB"/>
    <w:rsid w:val="371AF399"/>
    <w:rsid w:val="371BA381"/>
    <w:rsid w:val="371E3241"/>
    <w:rsid w:val="371F68FF"/>
    <w:rsid w:val="37240CB3"/>
    <w:rsid w:val="3728CBDD"/>
    <w:rsid w:val="37295211"/>
    <w:rsid w:val="372E3693"/>
    <w:rsid w:val="37301C3B"/>
    <w:rsid w:val="37333A42"/>
    <w:rsid w:val="37387B15"/>
    <w:rsid w:val="373A9A4D"/>
    <w:rsid w:val="37418425"/>
    <w:rsid w:val="37438E8A"/>
    <w:rsid w:val="374462B1"/>
    <w:rsid w:val="3746C2F9"/>
    <w:rsid w:val="37498AFC"/>
    <w:rsid w:val="374C8119"/>
    <w:rsid w:val="37559A3C"/>
    <w:rsid w:val="375679CB"/>
    <w:rsid w:val="3757D29B"/>
    <w:rsid w:val="3758E2E3"/>
    <w:rsid w:val="3759CB97"/>
    <w:rsid w:val="375A97F8"/>
    <w:rsid w:val="375C8691"/>
    <w:rsid w:val="375EE876"/>
    <w:rsid w:val="37600A48"/>
    <w:rsid w:val="376B2A65"/>
    <w:rsid w:val="376C2632"/>
    <w:rsid w:val="377195E4"/>
    <w:rsid w:val="3772B0A1"/>
    <w:rsid w:val="377B1D2D"/>
    <w:rsid w:val="377C444E"/>
    <w:rsid w:val="378509B7"/>
    <w:rsid w:val="3789DAC4"/>
    <w:rsid w:val="378EF267"/>
    <w:rsid w:val="379076B7"/>
    <w:rsid w:val="379FF9A3"/>
    <w:rsid w:val="37AD3137"/>
    <w:rsid w:val="37ADD50B"/>
    <w:rsid w:val="37B14A3F"/>
    <w:rsid w:val="37B533CA"/>
    <w:rsid w:val="37B68164"/>
    <w:rsid w:val="37C1B839"/>
    <w:rsid w:val="37C344BE"/>
    <w:rsid w:val="37C61844"/>
    <w:rsid w:val="37CB3741"/>
    <w:rsid w:val="37CE71D5"/>
    <w:rsid w:val="37D407A7"/>
    <w:rsid w:val="37D4BD8F"/>
    <w:rsid w:val="37D89FCA"/>
    <w:rsid w:val="37DA2B37"/>
    <w:rsid w:val="37DB7FD5"/>
    <w:rsid w:val="37DE6062"/>
    <w:rsid w:val="37E2845A"/>
    <w:rsid w:val="37E85B96"/>
    <w:rsid w:val="37EB8B82"/>
    <w:rsid w:val="37EBD380"/>
    <w:rsid w:val="37EF9CBE"/>
    <w:rsid w:val="37F63F21"/>
    <w:rsid w:val="37FE5255"/>
    <w:rsid w:val="37FF8C99"/>
    <w:rsid w:val="3800EA4A"/>
    <w:rsid w:val="380A3479"/>
    <w:rsid w:val="38100074"/>
    <w:rsid w:val="381068AA"/>
    <w:rsid w:val="3813E451"/>
    <w:rsid w:val="3817FBF4"/>
    <w:rsid w:val="381DFDF5"/>
    <w:rsid w:val="381FBC4E"/>
    <w:rsid w:val="382408C9"/>
    <w:rsid w:val="3829C836"/>
    <w:rsid w:val="38399556"/>
    <w:rsid w:val="383A4DE9"/>
    <w:rsid w:val="383B29F6"/>
    <w:rsid w:val="383CDF18"/>
    <w:rsid w:val="383CF654"/>
    <w:rsid w:val="383D3517"/>
    <w:rsid w:val="383FA2FA"/>
    <w:rsid w:val="3843602C"/>
    <w:rsid w:val="384710AB"/>
    <w:rsid w:val="3848C014"/>
    <w:rsid w:val="384BC1B7"/>
    <w:rsid w:val="384BF7D9"/>
    <w:rsid w:val="384CD882"/>
    <w:rsid w:val="384D1F78"/>
    <w:rsid w:val="384EED31"/>
    <w:rsid w:val="385293E5"/>
    <w:rsid w:val="38595C60"/>
    <w:rsid w:val="3859FC8A"/>
    <w:rsid w:val="385BE1A5"/>
    <w:rsid w:val="385E23A0"/>
    <w:rsid w:val="385E9EEB"/>
    <w:rsid w:val="385F05D3"/>
    <w:rsid w:val="385F4331"/>
    <w:rsid w:val="38624E5B"/>
    <w:rsid w:val="386967F7"/>
    <w:rsid w:val="386AD469"/>
    <w:rsid w:val="386EB87E"/>
    <w:rsid w:val="3875DA4A"/>
    <w:rsid w:val="3877E13B"/>
    <w:rsid w:val="387BC128"/>
    <w:rsid w:val="387BC9AD"/>
    <w:rsid w:val="3881A3C1"/>
    <w:rsid w:val="38830E57"/>
    <w:rsid w:val="388539BD"/>
    <w:rsid w:val="3896E9F1"/>
    <w:rsid w:val="3899DDE7"/>
    <w:rsid w:val="389A67D0"/>
    <w:rsid w:val="389B2310"/>
    <w:rsid w:val="38A08CE6"/>
    <w:rsid w:val="38A2F766"/>
    <w:rsid w:val="38A443D4"/>
    <w:rsid w:val="38AC566D"/>
    <w:rsid w:val="38B2983D"/>
    <w:rsid w:val="38B32C25"/>
    <w:rsid w:val="38B491DD"/>
    <w:rsid w:val="38B686D4"/>
    <w:rsid w:val="38B773E2"/>
    <w:rsid w:val="38B7B665"/>
    <w:rsid w:val="38B7FAD6"/>
    <w:rsid w:val="38B9A22C"/>
    <w:rsid w:val="38B9C7C1"/>
    <w:rsid w:val="38BCC05A"/>
    <w:rsid w:val="38BCFD37"/>
    <w:rsid w:val="38BD53DF"/>
    <w:rsid w:val="38C4CA5E"/>
    <w:rsid w:val="38C8C045"/>
    <w:rsid w:val="38D06105"/>
    <w:rsid w:val="38D3444F"/>
    <w:rsid w:val="38D65C5B"/>
    <w:rsid w:val="38D7EBF4"/>
    <w:rsid w:val="38D9E7EA"/>
    <w:rsid w:val="38DCC9BE"/>
    <w:rsid w:val="38DF0A3F"/>
    <w:rsid w:val="38E08EBC"/>
    <w:rsid w:val="38E8B5E4"/>
    <w:rsid w:val="38EDF138"/>
    <w:rsid w:val="38EFE84D"/>
    <w:rsid w:val="38F2E6B8"/>
    <w:rsid w:val="38F32BEF"/>
    <w:rsid w:val="38F3C85C"/>
    <w:rsid w:val="38F7F0E7"/>
    <w:rsid w:val="3900B3E0"/>
    <w:rsid w:val="3901F5FD"/>
    <w:rsid w:val="3902AF28"/>
    <w:rsid w:val="390689DE"/>
    <w:rsid w:val="390AE1A5"/>
    <w:rsid w:val="390B4FE1"/>
    <w:rsid w:val="390B5BC4"/>
    <w:rsid w:val="3910B4EF"/>
    <w:rsid w:val="39159FF8"/>
    <w:rsid w:val="3916C931"/>
    <w:rsid w:val="391BECF0"/>
    <w:rsid w:val="391D8F97"/>
    <w:rsid w:val="391EE83E"/>
    <w:rsid w:val="39233FEE"/>
    <w:rsid w:val="3923F0E5"/>
    <w:rsid w:val="392645C6"/>
    <w:rsid w:val="39283877"/>
    <w:rsid w:val="39288E3C"/>
    <w:rsid w:val="3928A57D"/>
    <w:rsid w:val="392D5514"/>
    <w:rsid w:val="392F4B5E"/>
    <w:rsid w:val="3933889E"/>
    <w:rsid w:val="3938B8E3"/>
    <w:rsid w:val="3944F896"/>
    <w:rsid w:val="3945D1F7"/>
    <w:rsid w:val="3950DDBC"/>
    <w:rsid w:val="3955E915"/>
    <w:rsid w:val="39591C78"/>
    <w:rsid w:val="396360ED"/>
    <w:rsid w:val="396706EF"/>
    <w:rsid w:val="39686730"/>
    <w:rsid w:val="3969E46E"/>
    <w:rsid w:val="396A5C88"/>
    <w:rsid w:val="396B83C2"/>
    <w:rsid w:val="396D9406"/>
    <w:rsid w:val="3971085E"/>
    <w:rsid w:val="39783489"/>
    <w:rsid w:val="397A9238"/>
    <w:rsid w:val="39812D64"/>
    <w:rsid w:val="39825433"/>
    <w:rsid w:val="39856DA0"/>
    <w:rsid w:val="3985D935"/>
    <w:rsid w:val="39863D95"/>
    <w:rsid w:val="398B63AA"/>
    <w:rsid w:val="39901DAD"/>
    <w:rsid w:val="39944865"/>
    <w:rsid w:val="399747E7"/>
    <w:rsid w:val="39989478"/>
    <w:rsid w:val="399A2BD9"/>
    <w:rsid w:val="39A06AED"/>
    <w:rsid w:val="39A9D505"/>
    <w:rsid w:val="39ACD378"/>
    <w:rsid w:val="39B26B9E"/>
    <w:rsid w:val="39B54560"/>
    <w:rsid w:val="39B8E8CC"/>
    <w:rsid w:val="39B92F19"/>
    <w:rsid w:val="39BC6F75"/>
    <w:rsid w:val="39BDC46A"/>
    <w:rsid w:val="39C2955D"/>
    <w:rsid w:val="39C3373F"/>
    <w:rsid w:val="39C4E882"/>
    <w:rsid w:val="39C8DA2D"/>
    <w:rsid w:val="39D047E0"/>
    <w:rsid w:val="39D4EEB0"/>
    <w:rsid w:val="39DC0491"/>
    <w:rsid w:val="39DD2AF3"/>
    <w:rsid w:val="39E67FE5"/>
    <w:rsid w:val="39E6DC0E"/>
    <w:rsid w:val="39E70342"/>
    <w:rsid w:val="39E8E123"/>
    <w:rsid w:val="39ED6DCC"/>
    <w:rsid w:val="39EED2D2"/>
    <w:rsid w:val="39F386F4"/>
    <w:rsid w:val="39F698A7"/>
    <w:rsid w:val="39FE12D2"/>
    <w:rsid w:val="3A037AD2"/>
    <w:rsid w:val="3A0AC945"/>
    <w:rsid w:val="3A0BB28B"/>
    <w:rsid w:val="3A0C845A"/>
    <w:rsid w:val="3A1187A3"/>
    <w:rsid w:val="3A136C64"/>
    <w:rsid w:val="3A165CFA"/>
    <w:rsid w:val="3A2500D6"/>
    <w:rsid w:val="3A276D2C"/>
    <w:rsid w:val="3A2AB887"/>
    <w:rsid w:val="3A2B6024"/>
    <w:rsid w:val="3A2C6490"/>
    <w:rsid w:val="3A332A57"/>
    <w:rsid w:val="3A38411F"/>
    <w:rsid w:val="3A39CA6A"/>
    <w:rsid w:val="3A3AA947"/>
    <w:rsid w:val="3A481646"/>
    <w:rsid w:val="3A48CF2A"/>
    <w:rsid w:val="3A48E231"/>
    <w:rsid w:val="3A4E8FB6"/>
    <w:rsid w:val="3A4FDC81"/>
    <w:rsid w:val="3A510A93"/>
    <w:rsid w:val="3A51CBEC"/>
    <w:rsid w:val="3A609263"/>
    <w:rsid w:val="3A637804"/>
    <w:rsid w:val="3A664537"/>
    <w:rsid w:val="3A66BCE0"/>
    <w:rsid w:val="3A676B62"/>
    <w:rsid w:val="3A6BFE62"/>
    <w:rsid w:val="3A6C3E35"/>
    <w:rsid w:val="3A6EFF2D"/>
    <w:rsid w:val="3A7A381E"/>
    <w:rsid w:val="3A82AB8F"/>
    <w:rsid w:val="3A83923A"/>
    <w:rsid w:val="3A88AAA1"/>
    <w:rsid w:val="3A8BB8AE"/>
    <w:rsid w:val="3A8E1A8D"/>
    <w:rsid w:val="3A961E1E"/>
    <w:rsid w:val="3A976964"/>
    <w:rsid w:val="3A9BEA3A"/>
    <w:rsid w:val="3AA96D01"/>
    <w:rsid w:val="3AAAC0AF"/>
    <w:rsid w:val="3AB0D2D4"/>
    <w:rsid w:val="3AB82CED"/>
    <w:rsid w:val="3AB8766D"/>
    <w:rsid w:val="3ABE9F46"/>
    <w:rsid w:val="3AC1DE8C"/>
    <w:rsid w:val="3AC456AE"/>
    <w:rsid w:val="3AC94593"/>
    <w:rsid w:val="3ACD9923"/>
    <w:rsid w:val="3ACE259E"/>
    <w:rsid w:val="3AD8B6F4"/>
    <w:rsid w:val="3ADBD76F"/>
    <w:rsid w:val="3AE0A36A"/>
    <w:rsid w:val="3AE1D300"/>
    <w:rsid w:val="3AE55A6C"/>
    <w:rsid w:val="3AE66DC4"/>
    <w:rsid w:val="3AE76300"/>
    <w:rsid w:val="3AE9EE0A"/>
    <w:rsid w:val="3AEB87C0"/>
    <w:rsid w:val="3AF8F6FB"/>
    <w:rsid w:val="3B04E722"/>
    <w:rsid w:val="3B094568"/>
    <w:rsid w:val="3B0A022A"/>
    <w:rsid w:val="3B0ABFE1"/>
    <w:rsid w:val="3B111E70"/>
    <w:rsid w:val="3B12171B"/>
    <w:rsid w:val="3B127ACA"/>
    <w:rsid w:val="3B14613F"/>
    <w:rsid w:val="3B17C45C"/>
    <w:rsid w:val="3B1A4BDD"/>
    <w:rsid w:val="3B204A38"/>
    <w:rsid w:val="3B21367A"/>
    <w:rsid w:val="3B25CB12"/>
    <w:rsid w:val="3B25D993"/>
    <w:rsid w:val="3B272EB5"/>
    <w:rsid w:val="3B2C7448"/>
    <w:rsid w:val="3B2EFF52"/>
    <w:rsid w:val="3B301AF6"/>
    <w:rsid w:val="3B32B150"/>
    <w:rsid w:val="3B359717"/>
    <w:rsid w:val="3B38AEA1"/>
    <w:rsid w:val="3B3A4AF0"/>
    <w:rsid w:val="3B3BCAD2"/>
    <w:rsid w:val="3B400797"/>
    <w:rsid w:val="3B411776"/>
    <w:rsid w:val="3B42080A"/>
    <w:rsid w:val="3B472680"/>
    <w:rsid w:val="3B472BD0"/>
    <w:rsid w:val="3B472EF5"/>
    <w:rsid w:val="3B4866C0"/>
    <w:rsid w:val="3B4B8513"/>
    <w:rsid w:val="3B4C82AE"/>
    <w:rsid w:val="3B51BFD1"/>
    <w:rsid w:val="3B52B55C"/>
    <w:rsid w:val="3B52BC5E"/>
    <w:rsid w:val="3B5AF2B0"/>
    <w:rsid w:val="3B61DD5F"/>
    <w:rsid w:val="3B6280E4"/>
    <w:rsid w:val="3B65A4C2"/>
    <w:rsid w:val="3B6C7FA5"/>
    <w:rsid w:val="3B6D41A6"/>
    <w:rsid w:val="3B721E0E"/>
    <w:rsid w:val="3B736AC9"/>
    <w:rsid w:val="3B73BAF4"/>
    <w:rsid w:val="3B78E7D6"/>
    <w:rsid w:val="3B7A4A5D"/>
    <w:rsid w:val="3B869953"/>
    <w:rsid w:val="3B8941E2"/>
    <w:rsid w:val="3B899E24"/>
    <w:rsid w:val="3B8A1E9C"/>
    <w:rsid w:val="3B8C9163"/>
    <w:rsid w:val="3B906A93"/>
    <w:rsid w:val="3BA3B089"/>
    <w:rsid w:val="3BA589FB"/>
    <w:rsid w:val="3BA61842"/>
    <w:rsid w:val="3BAED3BB"/>
    <w:rsid w:val="3BB4E681"/>
    <w:rsid w:val="3BB74B94"/>
    <w:rsid w:val="3BBB45F4"/>
    <w:rsid w:val="3BBB9D41"/>
    <w:rsid w:val="3BBBF0D9"/>
    <w:rsid w:val="3BC5EE5C"/>
    <w:rsid w:val="3BC89EBF"/>
    <w:rsid w:val="3BCBFE00"/>
    <w:rsid w:val="3BCDEFD2"/>
    <w:rsid w:val="3BD4656A"/>
    <w:rsid w:val="3BD4D166"/>
    <w:rsid w:val="3BD6A954"/>
    <w:rsid w:val="3BDCD84F"/>
    <w:rsid w:val="3BE32F28"/>
    <w:rsid w:val="3BE72361"/>
    <w:rsid w:val="3BE81782"/>
    <w:rsid w:val="3BE8E993"/>
    <w:rsid w:val="3BE9B0B8"/>
    <w:rsid w:val="3BEB0578"/>
    <w:rsid w:val="3BEFF152"/>
    <w:rsid w:val="3BFFF28E"/>
    <w:rsid w:val="3C07E1F7"/>
    <w:rsid w:val="3C0B38E4"/>
    <w:rsid w:val="3C0C3C18"/>
    <w:rsid w:val="3C0C8EF6"/>
    <w:rsid w:val="3C0EA0FD"/>
    <w:rsid w:val="3C0F6DA9"/>
    <w:rsid w:val="3C1093B8"/>
    <w:rsid w:val="3C1211B0"/>
    <w:rsid w:val="3C1473C1"/>
    <w:rsid w:val="3C166C14"/>
    <w:rsid w:val="3C1A2730"/>
    <w:rsid w:val="3C1A7CD6"/>
    <w:rsid w:val="3C1B22B1"/>
    <w:rsid w:val="3C1C2559"/>
    <w:rsid w:val="3C1DFA8E"/>
    <w:rsid w:val="3C1EF91A"/>
    <w:rsid w:val="3C1F060F"/>
    <w:rsid w:val="3C26141C"/>
    <w:rsid w:val="3C2ACCB1"/>
    <w:rsid w:val="3C2EFE81"/>
    <w:rsid w:val="3C2F2B73"/>
    <w:rsid w:val="3C309152"/>
    <w:rsid w:val="3C37BF70"/>
    <w:rsid w:val="3C3E26A2"/>
    <w:rsid w:val="3C41B675"/>
    <w:rsid w:val="3C43FEAB"/>
    <w:rsid w:val="3C44F228"/>
    <w:rsid w:val="3C463D1D"/>
    <w:rsid w:val="3C4C72AD"/>
    <w:rsid w:val="3C4E919F"/>
    <w:rsid w:val="3C4FE6EA"/>
    <w:rsid w:val="3C615ADA"/>
    <w:rsid w:val="3C6A393C"/>
    <w:rsid w:val="3C70B987"/>
    <w:rsid w:val="3C72519F"/>
    <w:rsid w:val="3C7363D5"/>
    <w:rsid w:val="3C7918D7"/>
    <w:rsid w:val="3C97E397"/>
    <w:rsid w:val="3C987033"/>
    <w:rsid w:val="3C9D7398"/>
    <w:rsid w:val="3CA117A8"/>
    <w:rsid w:val="3CA164B3"/>
    <w:rsid w:val="3CA53A7D"/>
    <w:rsid w:val="3CA66613"/>
    <w:rsid w:val="3CA80A7E"/>
    <w:rsid w:val="3CA96F33"/>
    <w:rsid w:val="3CACA7EA"/>
    <w:rsid w:val="3CB232FA"/>
    <w:rsid w:val="3CB4AE49"/>
    <w:rsid w:val="3CBD4966"/>
    <w:rsid w:val="3CBEDC3E"/>
    <w:rsid w:val="3CC1EAA1"/>
    <w:rsid w:val="3CC2645E"/>
    <w:rsid w:val="3CC49D15"/>
    <w:rsid w:val="3CC9AA17"/>
    <w:rsid w:val="3CCD7D4A"/>
    <w:rsid w:val="3CCED911"/>
    <w:rsid w:val="3CD6431D"/>
    <w:rsid w:val="3CD93AE3"/>
    <w:rsid w:val="3CDAAB59"/>
    <w:rsid w:val="3CDEF126"/>
    <w:rsid w:val="3CF08170"/>
    <w:rsid w:val="3CF964B7"/>
    <w:rsid w:val="3CFBB50C"/>
    <w:rsid w:val="3CFEE212"/>
    <w:rsid w:val="3CFF06F5"/>
    <w:rsid w:val="3D02BAD3"/>
    <w:rsid w:val="3D122426"/>
    <w:rsid w:val="3D18EA2D"/>
    <w:rsid w:val="3D1B2D9D"/>
    <w:rsid w:val="3D23D02D"/>
    <w:rsid w:val="3D347D2F"/>
    <w:rsid w:val="3D36365B"/>
    <w:rsid w:val="3D37273A"/>
    <w:rsid w:val="3D37DD83"/>
    <w:rsid w:val="3D3D4442"/>
    <w:rsid w:val="3D3F443B"/>
    <w:rsid w:val="3D45F765"/>
    <w:rsid w:val="3D495E51"/>
    <w:rsid w:val="3D4B1494"/>
    <w:rsid w:val="3D580AF5"/>
    <w:rsid w:val="3D581503"/>
    <w:rsid w:val="3D596E0C"/>
    <w:rsid w:val="3D59DD0C"/>
    <w:rsid w:val="3D5F0DEE"/>
    <w:rsid w:val="3D6EA26E"/>
    <w:rsid w:val="3D75EE5E"/>
    <w:rsid w:val="3D77A7AB"/>
    <w:rsid w:val="3D7A236E"/>
    <w:rsid w:val="3D7A2514"/>
    <w:rsid w:val="3D7FAEE9"/>
    <w:rsid w:val="3D818F2F"/>
    <w:rsid w:val="3D8BC1B3"/>
    <w:rsid w:val="3D92147C"/>
    <w:rsid w:val="3D9B63AE"/>
    <w:rsid w:val="3D9B861F"/>
    <w:rsid w:val="3D9DB223"/>
    <w:rsid w:val="3D9E2DC8"/>
    <w:rsid w:val="3DA79E1D"/>
    <w:rsid w:val="3DA7EA3E"/>
    <w:rsid w:val="3DA9753F"/>
    <w:rsid w:val="3DA9CB39"/>
    <w:rsid w:val="3DACC1EB"/>
    <w:rsid w:val="3DAD5762"/>
    <w:rsid w:val="3DB0ABB5"/>
    <w:rsid w:val="3DB4F8F2"/>
    <w:rsid w:val="3DB84C5A"/>
    <w:rsid w:val="3DC12CBE"/>
    <w:rsid w:val="3DCA462A"/>
    <w:rsid w:val="3DCB13D4"/>
    <w:rsid w:val="3DD45EE9"/>
    <w:rsid w:val="3DD47690"/>
    <w:rsid w:val="3DD50CA6"/>
    <w:rsid w:val="3DD69C41"/>
    <w:rsid w:val="3DD868E6"/>
    <w:rsid w:val="3DD8B5B4"/>
    <w:rsid w:val="3DEAFA0A"/>
    <w:rsid w:val="3DED2171"/>
    <w:rsid w:val="3DF47138"/>
    <w:rsid w:val="3DF659B7"/>
    <w:rsid w:val="3DFD1184"/>
    <w:rsid w:val="3E0303CF"/>
    <w:rsid w:val="3E0673FF"/>
    <w:rsid w:val="3E08CDB7"/>
    <w:rsid w:val="3E09E1AC"/>
    <w:rsid w:val="3E0D5B22"/>
    <w:rsid w:val="3E11EB04"/>
    <w:rsid w:val="3E136607"/>
    <w:rsid w:val="3E1AA221"/>
    <w:rsid w:val="3E1B4E51"/>
    <w:rsid w:val="3E1F435A"/>
    <w:rsid w:val="3E231590"/>
    <w:rsid w:val="3E26C964"/>
    <w:rsid w:val="3E2BFBFC"/>
    <w:rsid w:val="3E2CD2B8"/>
    <w:rsid w:val="3E2EC094"/>
    <w:rsid w:val="3E33B534"/>
    <w:rsid w:val="3E344094"/>
    <w:rsid w:val="3E3AEB93"/>
    <w:rsid w:val="3E3CDA1A"/>
    <w:rsid w:val="3E3DBD94"/>
    <w:rsid w:val="3E3E76D6"/>
    <w:rsid w:val="3E3FE95F"/>
    <w:rsid w:val="3E46AA7C"/>
    <w:rsid w:val="3E47D17B"/>
    <w:rsid w:val="3E4F627E"/>
    <w:rsid w:val="3E54A1BC"/>
    <w:rsid w:val="3E569C85"/>
    <w:rsid w:val="3E584F60"/>
    <w:rsid w:val="3E593929"/>
    <w:rsid w:val="3E5CFB98"/>
    <w:rsid w:val="3E5DFFBE"/>
    <w:rsid w:val="3E672E46"/>
    <w:rsid w:val="3E68DE19"/>
    <w:rsid w:val="3E6D6ED8"/>
    <w:rsid w:val="3E750B44"/>
    <w:rsid w:val="3E75C0B5"/>
    <w:rsid w:val="3E78AE46"/>
    <w:rsid w:val="3E82CCCA"/>
    <w:rsid w:val="3E84DF5F"/>
    <w:rsid w:val="3E88FF65"/>
    <w:rsid w:val="3E8ACB68"/>
    <w:rsid w:val="3E8C368B"/>
    <w:rsid w:val="3E8EEC11"/>
    <w:rsid w:val="3E8EFA9C"/>
    <w:rsid w:val="3E93697B"/>
    <w:rsid w:val="3E97AFFA"/>
    <w:rsid w:val="3E9C5723"/>
    <w:rsid w:val="3EAB6A4C"/>
    <w:rsid w:val="3EB194E7"/>
    <w:rsid w:val="3EB5134D"/>
    <w:rsid w:val="3EB5316C"/>
    <w:rsid w:val="3EB5C98A"/>
    <w:rsid w:val="3EBC1FD9"/>
    <w:rsid w:val="3EC79222"/>
    <w:rsid w:val="3EC883F9"/>
    <w:rsid w:val="3EC9DF79"/>
    <w:rsid w:val="3ECB6BA2"/>
    <w:rsid w:val="3ECE8DCF"/>
    <w:rsid w:val="3ED51F9E"/>
    <w:rsid w:val="3ED5E95B"/>
    <w:rsid w:val="3ED80D5E"/>
    <w:rsid w:val="3ED8B535"/>
    <w:rsid w:val="3EDDE241"/>
    <w:rsid w:val="3EE0B8A8"/>
    <w:rsid w:val="3EF402F6"/>
    <w:rsid w:val="3EF53A88"/>
    <w:rsid w:val="3EF9AF7B"/>
    <w:rsid w:val="3EFB4CB1"/>
    <w:rsid w:val="3EFC3009"/>
    <w:rsid w:val="3F023D3E"/>
    <w:rsid w:val="3F06247E"/>
    <w:rsid w:val="3F084051"/>
    <w:rsid w:val="3F0B0DCF"/>
    <w:rsid w:val="3F0C6DE2"/>
    <w:rsid w:val="3F156990"/>
    <w:rsid w:val="3F1B088F"/>
    <w:rsid w:val="3F1DEA7B"/>
    <w:rsid w:val="3F2200D9"/>
    <w:rsid w:val="3F25B248"/>
    <w:rsid w:val="3F2905C4"/>
    <w:rsid w:val="3F294BEB"/>
    <w:rsid w:val="3F297764"/>
    <w:rsid w:val="3F309103"/>
    <w:rsid w:val="3F351978"/>
    <w:rsid w:val="3F364588"/>
    <w:rsid w:val="3F429946"/>
    <w:rsid w:val="3F436022"/>
    <w:rsid w:val="3F47A4A1"/>
    <w:rsid w:val="3F49CABF"/>
    <w:rsid w:val="3F4C4518"/>
    <w:rsid w:val="3F53C93D"/>
    <w:rsid w:val="3F5A1B7D"/>
    <w:rsid w:val="3F5E4C09"/>
    <w:rsid w:val="3F5F8514"/>
    <w:rsid w:val="3F604FCA"/>
    <w:rsid w:val="3F612FFD"/>
    <w:rsid w:val="3F66168B"/>
    <w:rsid w:val="3F6CC40A"/>
    <w:rsid w:val="3F6E104E"/>
    <w:rsid w:val="3F7434E7"/>
    <w:rsid w:val="3F763C4A"/>
    <w:rsid w:val="3F781417"/>
    <w:rsid w:val="3F7E7DFE"/>
    <w:rsid w:val="3F85A05B"/>
    <w:rsid w:val="3F8DF47B"/>
    <w:rsid w:val="3F8F59C8"/>
    <w:rsid w:val="3F8F6382"/>
    <w:rsid w:val="3F9A6610"/>
    <w:rsid w:val="3FA0A998"/>
    <w:rsid w:val="3FA9073B"/>
    <w:rsid w:val="3FB571A7"/>
    <w:rsid w:val="3FBB7428"/>
    <w:rsid w:val="3FBBF595"/>
    <w:rsid w:val="3FBC6104"/>
    <w:rsid w:val="3FBFB163"/>
    <w:rsid w:val="3FC0A260"/>
    <w:rsid w:val="3FC32895"/>
    <w:rsid w:val="3FCAFA93"/>
    <w:rsid w:val="3FCC8D30"/>
    <w:rsid w:val="3FD4978D"/>
    <w:rsid w:val="3FDF18C6"/>
    <w:rsid w:val="3FE10FF5"/>
    <w:rsid w:val="3FE883B4"/>
    <w:rsid w:val="3FE8CAC4"/>
    <w:rsid w:val="3FEA6BA7"/>
    <w:rsid w:val="3FEB29EA"/>
    <w:rsid w:val="3FEBD2B9"/>
    <w:rsid w:val="3FEFAE1E"/>
    <w:rsid w:val="3FF864EB"/>
    <w:rsid w:val="3FFA76EF"/>
    <w:rsid w:val="3FFCBC88"/>
    <w:rsid w:val="4003F907"/>
    <w:rsid w:val="400472C0"/>
    <w:rsid w:val="40074C99"/>
    <w:rsid w:val="400862C4"/>
    <w:rsid w:val="40087971"/>
    <w:rsid w:val="400EB04A"/>
    <w:rsid w:val="400EFE84"/>
    <w:rsid w:val="4014CAE5"/>
    <w:rsid w:val="4027684D"/>
    <w:rsid w:val="402B8F49"/>
    <w:rsid w:val="402C15B4"/>
    <w:rsid w:val="402E63D3"/>
    <w:rsid w:val="402F0AF8"/>
    <w:rsid w:val="4031E26A"/>
    <w:rsid w:val="4031F911"/>
    <w:rsid w:val="4032FC00"/>
    <w:rsid w:val="403BF8FC"/>
    <w:rsid w:val="4045E31D"/>
    <w:rsid w:val="4047F31A"/>
    <w:rsid w:val="404BE612"/>
    <w:rsid w:val="404F07CB"/>
    <w:rsid w:val="404F3A27"/>
    <w:rsid w:val="404F5BAE"/>
    <w:rsid w:val="40520951"/>
    <w:rsid w:val="4052A331"/>
    <w:rsid w:val="40542BF9"/>
    <w:rsid w:val="405C6F46"/>
    <w:rsid w:val="405C7C9B"/>
    <w:rsid w:val="405C7E33"/>
    <w:rsid w:val="405CCD8B"/>
    <w:rsid w:val="405E77C8"/>
    <w:rsid w:val="405EF847"/>
    <w:rsid w:val="405F6D1B"/>
    <w:rsid w:val="40638196"/>
    <w:rsid w:val="40670F18"/>
    <w:rsid w:val="406D6370"/>
    <w:rsid w:val="4070A621"/>
    <w:rsid w:val="4070C164"/>
    <w:rsid w:val="40734EAA"/>
    <w:rsid w:val="4076B01B"/>
    <w:rsid w:val="40780F54"/>
    <w:rsid w:val="407D28CE"/>
    <w:rsid w:val="4082D6B4"/>
    <w:rsid w:val="4084220E"/>
    <w:rsid w:val="40864A9C"/>
    <w:rsid w:val="4087B0F6"/>
    <w:rsid w:val="408B2E15"/>
    <w:rsid w:val="408F3C71"/>
    <w:rsid w:val="409182D9"/>
    <w:rsid w:val="4097A333"/>
    <w:rsid w:val="40997933"/>
    <w:rsid w:val="409CF517"/>
    <w:rsid w:val="409F4ED6"/>
    <w:rsid w:val="40A41A32"/>
    <w:rsid w:val="40A73A2A"/>
    <w:rsid w:val="40AB0714"/>
    <w:rsid w:val="40AB80F4"/>
    <w:rsid w:val="40AC7F86"/>
    <w:rsid w:val="40B350A6"/>
    <w:rsid w:val="40B421FF"/>
    <w:rsid w:val="40B93C78"/>
    <w:rsid w:val="40BDCEE1"/>
    <w:rsid w:val="40BF00EE"/>
    <w:rsid w:val="40C23555"/>
    <w:rsid w:val="40C5547F"/>
    <w:rsid w:val="40C6E1C4"/>
    <w:rsid w:val="40C6FB59"/>
    <w:rsid w:val="40CBF54A"/>
    <w:rsid w:val="40CEF12A"/>
    <w:rsid w:val="40D7DC78"/>
    <w:rsid w:val="40DC98DD"/>
    <w:rsid w:val="40DD469D"/>
    <w:rsid w:val="40DF8B00"/>
    <w:rsid w:val="40E17241"/>
    <w:rsid w:val="40E3F231"/>
    <w:rsid w:val="40E3F6DC"/>
    <w:rsid w:val="40E57785"/>
    <w:rsid w:val="40FD0480"/>
    <w:rsid w:val="4107219A"/>
    <w:rsid w:val="41083C03"/>
    <w:rsid w:val="411345F9"/>
    <w:rsid w:val="411789A6"/>
    <w:rsid w:val="41183032"/>
    <w:rsid w:val="411BED43"/>
    <w:rsid w:val="4120B4B2"/>
    <w:rsid w:val="4125DF37"/>
    <w:rsid w:val="412A06FD"/>
    <w:rsid w:val="4133FED1"/>
    <w:rsid w:val="413DCF42"/>
    <w:rsid w:val="413F4B40"/>
    <w:rsid w:val="4146FFE6"/>
    <w:rsid w:val="41479378"/>
    <w:rsid w:val="414C241F"/>
    <w:rsid w:val="4150D9DE"/>
    <w:rsid w:val="41540D55"/>
    <w:rsid w:val="41583165"/>
    <w:rsid w:val="415EA7A5"/>
    <w:rsid w:val="415FABAE"/>
    <w:rsid w:val="4162906B"/>
    <w:rsid w:val="4165342C"/>
    <w:rsid w:val="4169B22A"/>
    <w:rsid w:val="4171DC34"/>
    <w:rsid w:val="41750615"/>
    <w:rsid w:val="418424DD"/>
    <w:rsid w:val="4188F7CD"/>
    <w:rsid w:val="41894290"/>
    <w:rsid w:val="418BCE9B"/>
    <w:rsid w:val="418CDB58"/>
    <w:rsid w:val="418D7B3F"/>
    <w:rsid w:val="4191869E"/>
    <w:rsid w:val="4193901A"/>
    <w:rsid w:val="4195160B"/>
    <w:rsid w:val="4198719D"/>
    <w:rsid w:val="41AB92A4"/>
    <w:rsid w:val="41B1FFC7"/>
    <w:rsid w:val="41B41A8D"/>
    <w:rsid w:val="41BE1C55"/>
    <w:rsid w:val="41BF1010"/>
    <w:rsid w:val="41C1F302"/>
    <w:rsid w:val="41C1F6F2"/>
    <w:rsid w:val="41C818B3"/>
    <w:rsid w:val="41C9092A"/>
    <w:rsid w:val="41C92230"/>
    <w:rsid w:val="41CA24EA"/>
    <w:rsid w:val="41CA9916"/>
    <w:rsid w:val="41CFBB6A"/>
    <w:rsid w:val="41DD010A"/>
    <w:rsid w:val="41DE3D71"/>
    <w:rsid w:val="41E03470"/>
    <w:rsid w:val="41E390C5"/>
    <w:rsid w:val="41E6F442"/>
    <w:rsid w:val="41E7AD1B"/>
    <w:rsid w:val="41EB55A1"/>
    <w:rsid w:val="41ED4FA6"/>
    <w:rsid w:val="41EDC960"/>
    <w:rsid w:val="41EFFC5A"/>
    <w:rsid w:val="41F29B16"/>
    <w:rsid w:val="41FB0246"/>
    <w:rsid w:val="41FF311A"/>
    <w:rsid w:val="420466CB"/>
    <w:rsid w:val="420B211A"/>
    <w:rsid w:val="420E5AA5"/>
    <w:rsid w:val="4210D9F7"/>
    <w:rsid w:val="42138CDB"/>
    <w:rsid w:val="4217CEF0"/>
    <w:rsid w:val="421DF1B7"/>
    <w:rsid w:val="421EEBAA"/>
    <w:rsid w:val="421EF559"/>
    <w:rsid w:val="422353C5"/>
    <w:rsid w:val="4226E2F9"/>
    <w:rsid w:val="4228B10D"/>
    <w:rsid w:val="4228F3E1"/>
    <w:rsid w:val="42293B9B"/>
    <w:rsid w:val="42320165"/>
    <w:rsid w:val="423383A8"/>
    <w:rsid w:val="423A36C1"/>
    <w:rsid w:val="42428AA4"/>
    <w:rsid w:val="424C81E6"/>
    <w:rsid w:val="425117F8"/>
    <w:rsid w:val="42562380"/>
    <w:rsid w:val="42578EA7"/>
    <w:rsid w:val="425BC59B"/>
    <w:rsid w:val="425CA6FA"/>
    <w:rsid w:val="425DDBED"/>
    <w:rsid w:val="425E04AC"/>
    <w:rsid w:val="4269D872"/>
    <w:rsid w:val="426B60FC"/>
    <w:rsid w:val="4270F62D"/>
    <w:rsid w:val="427287ED"/>
    <w:rsid w:val="4273F5A5"/>
    <w:rsid w:val="42797977"/>
    <w:rsid w:val="427D2F29"/>
    <w:rsid w:val="4282DE16"/>
    <w:rsid w:val="4286674D"/>
    <w:rsid w:val="4287CF21"/>
    <w:rsid w:val="4289FBEA"/>
    <w:rsid w:val="428A5A13"/>
    <w:rsid w:val="428BC54C"/>
    <w:rsid w:val="4295903D"/>
    <w:rsid w:val="42991A37"/>
    <w:rsid w:val="42997717"/>
    <w:rsid w:val="429D71F6"/>
    <w:rsid w:val="429D76BB"/>
    <w:rsid w:val="429E126D"/>
    <w:rsid w:val="42A2AD5C"/>
    <w:rsid w:val="42A39D18"/>
    <w:rsid w:val="42A4B251"/>
    <w:rsid w:val="42A55974"/>
    <w:rsid w:val="42A8C041"/>
    <w:rsid w:val="42AC1F29"/>
    <w:rsid w:val="42AEF3B5"/>
    <w:rsid w:val="42B8F8A6"/>
    <w:rsid w:val="42BDEF5C"/>
    <w:rsid w:val="42C45E0C"/>
    <w:rsid w:val="42C84F2A"/>
    <w:rsid w:val="42CC8312"/>
    <w:rsid w:val="42CD1CA6"/>
    <w:rsid w:val="42CD27FA"/>
    <w:rsid w:val="42CD44A0"/>
    <w:rsid w:val="42CE1170"/>
    <w:rsid w:val="42CEAA7C"/>
    <w:rsid w:val="42CF1CB8"/>
    <w:rsid w:val="42CF5803"/>
    <w:rsid w:val="42CFEB24"/>
    <w:rsid w:val="42D080F5"/>
    <w:rsid w:val="42D0C353"/>
    <w:rsid w:val="42D17120"/>
    <w:rsid w:val="42D8DBAA"/>
    <w:rsid w:val="42DA1653"/>
    <w:rsid w:val="42DCAA50"/>
    <w:rsid w:val="42DD304B"/>
    <w:rsid w:val="42E7B397"/>
    <w:rsid w:val="42EAEC83"/>
    <w:rsid w:val="42EBBFBC"/>
    <w:rsid w:val="42EBCCD3"/>
    <w:rsid w:val="42EBD7D1"/>
    <w:rsid w:val="42EC0689"/>
    <w:rsid w:val="42EDF69B"/>
    <w:rsid w:val="42EEECB8"/>
    <w:rsid w:val="42EF38FF"/>
    <w:rsid w:val="42EF979D"/>
    <w:rsid w:val="42F570C0"/>
    <w:rsid w:val="42FB10CB"/>
    <w:rsid w:val="42FF2777"/>
    <w:rsid w:val="4300DD3D"/>
    <w:rsid w:val="4303177F"/>
    <w:rsid w:val="4304A9D0"/>
    <w:rsid w:val="43056214"/>
    <w:rsid w:val="430629BB"/>
    <w:rsid w:val="430AB99F"/>
    <w:rsid w:val="430C1022"/>
    <w:rsid w:val="430FBBA7"/>
    <w:rsid w:val="43135117"/>
    <w:rsid w:val="4314D2AE"/>
    <w:rsid w:val="431B603D"/>
    <w:rsid w:val="431FF902"/>
    <w:rsid w:val="4320805B"/>
    <w:rsid w:val="432285D2"/>
    <w:rsid w:val="4324D7AE"/>
    <w:rsid w:val="4327E3F8"/>
    <w:rsid w:val="432CE156"/>
    <w:rsid w:val="4333E36E"/>
    <w:rsid w:val="43344CFC"/>
    <w:rsid w:val="43385367"/>
    <w:rsid w:val="433A6EC6"/>
    <w:rsid w:val="433D1EF3"/>
    <w:rsid w:val="4340E5E4"/>
    <w:rsid w:val="43476305"/>
    <w:rsid w:val="434ED4B2"/>
    <w:rsid w:val="43527946"/>
    <w:rsid w:val="43585255"/>
    <w:rsid w:val="43599A21"/>
    <w:rsid w:val="435A8C07"/>
    <w:rsid w:val="435B1194"/>
    <w:rsid w:val="435C108C"/>
    <w:rsid w:val="436351BB"/>
    <w:rsid w:val="4364148E"/>
    <w:rsid w:val="436482CD"/>
    <w:rsid w:val="43657105"/>
    <w:rsid w:val="43670FC5"/>
    <w:rsid w:val="4368FF00"/>
    <w:rsid w:val="43743F52"/>
    <w:rsid w:val="4376F619"/>
    <w:rsid w:val="43783ED6"/>
    <w:rsid w:val="437F57DD"/>
    <w:rsid w:val="437F5A7E"/>
    <w:rsid w:val="437FABC2"/>
    <w:rsid w:val="4382FCF1"/>
    <w:rsid w:val="4384A986"/>
    <w:rsid w:val="43859C90"/>
    <w:rsid w:val="438AAD27"/>
    <w:rsid w:val="438CDD2A"/>
    <w:rsid w:val="4398DCA5"/>
    <w:rsid w:val="439AA0D1"/>
    <w:rsid w:val="439E7FD5"/>
    <w:rsid w:val="43A520EA"/>
    <w:rsid w:val="43AB2050"/>
    <w:rsid w:val="43AFB016"/>
    <w:rsid w:val="43AFD92F"/>
    <w:rsid w:val="43B0B6A6"/>
    <w:rsid w:val="43B4A87A"/>
    <w:rsid w:val="43B705F5"/>
    <w:rsid w:val="43B85F87"/>
    <w:rsid w:val="43C0E597"/>
    <w:rsid w:val="43C2DAD3"/>
    <w:rsid w:val="43C71DD9"/>
    <w:rsid w:val="43CA0402"/>
    <w:rsid w:val="43CB7C41"/>
    <w:rsid w:val="43D30794"/>
    <w:rsid w:val="43E5DFCC"/>
    <w:rsid w:val="43EB967C"/>
    <w:rsid w:val="43F0C595"/>
    <w:rsid w:val="43F797FD"/>
    <w:rsid w:val="43FDF744"/>
    <w:rsid w:val="4402C33F"/>
    <w:rsid w:val="4405DACD"/>
    <w:rsid w:val="440803A8"/>
    <w:rsid w:val="44090066"/>
    <w:rsid w:val="4415ABCB"/>
    <w:rsid w:val="441C54A2"/>
    <w:rsid w:val="441EA93C"/>
    <w:rsid w:val="442B77A0"/>
    <w:rsid w:val="44353653"/>
    <w:rsid w:val="443757EC"/>
    <w:rsid w:val="4441A865"/>
    <w:rsid w:val="44511C8A"/>
    <w:rsid w:val="445296D1"/>
    <w:rsid w:val="4461A7BF"/>
    <w:rsid w:val="4464F487"/>
    <w:rsid w:val="446571CC"/>
    <w:rsid w:val="446ABE8E"/>
    <w:rsid w:val="446BDABE"/>
    <w:rsid w:val="446C436A"/>
    <w:rsid w:val="44722E86"/>
    <w:rsid w:val="4472E01F"/>
    <w:rsid w:val="4478D7EB"/>
    <w:rsid w:val="447B68EF"/>
    <w:rsid w:val="4484318E"/>
    <w:rsid w:val="448C4493"/>
    <w:rsid w:val="449044AE"/>
    <w:rsid w:val="44958CBB"/>
    <w:rsid w:val="44991C6F"/>
    <w:rsid w:val="44998BA3"/>
    <w:rsid w:val="449B9492"/>
    <w:rsid w:val="44A40362"/>
    <w:rsid w:val="44A4DC2B"/>
    <w:rsid w:val="44AE0421"/>
    <w:rsid w:val="44AF1811"/>
    <w:rsid w:val="44B12C02"/>
    <w:rsid w:val="44B3EF41"/>
    <w:rsid w:val="44B5EA71"/>
    <w:rsid w:val="44B66115"/>
    <w:rsid w:val="44B699C4"/>
    <w:rsid w:val="44B6FBBA"/>
    <w:rsid w:val="44BBCB52"/>
    <w:rsid w:val="44C840E9"/>
    <w:rsid w:val="44CB06CF"/>
    <w:rsid w:val="44CC0850"/>
    <w:rsid w:val="44D39A76"/>
    <w:rsid w:val="44D596F7"/>
    <w:rsid w:val="44DABE62"/>
    <w:rsid w:val="44E21BB7"/>
    <w:rsid w:val="44E327EB"/>
    <w:rsid w:val="44F5C4C5"/>
    <w:rsid w:val="44FA55D3"/>
    <w:rsid w:val="44FDBACD"/>
    <w:rsid w:val="44FE9FDC"/>
    <w:rsid w:val="45002235"/>
    <w:rsid w:val="45041C49"/>
    <w:rsid w:val="4504CF61"/>
    <w:rsid w:val="45065037"/>
    <w:rsid w:val="450B7077"/>
    <w:rsid w:val="450EACA3"/>
    <w:rsid w:val="451B1E51"/>
    <w:rsid w:val="451C76DB"/>
    <w:rsid w:val="451C79E9"/>
    <w:rsid w:val="451E3612"/>
    <w:rsid w:val="451EACB1"/>
    <w:rsid w:val="4525C63D"/>
    <w:rsid w:val="4527B8DD"/>
    <w:rsid w:val="452830F5"/>
    <w:rsid w:val="452A4096"/>
    <w:rsid w:val="4532FC82"/>
    <w:rsid w:val="4533AB35"/>
    <w:rsid w:val="45369012"/>
    <w:rsid w:val="45446F84"/>
    <w:rsid w:val="4552A321"/>
    <w:rsid w:val="4552D5B4"/>
    <w:rsid w:val="4553A999"/>
    <w:rsid w:val="455453EF"/>
    <w:rsid w:val="45562081"/>
    <w:rsid w:val="455D7267"/>
    <w:rsid w:val="4561925B"/>
    <w:rsid w:val="4562A7DA"/>
    <w:rsid w:val="4571C0E9"/>
    <w:rsid w:val="4574963A"/>
    <w:rsid w:val="457BF533"/>
    <w:rsid w:val="457C4791"/>
    <w:rsid w:val="457E149B"/>
    <w:rsid w:val="457F2209"/>
    <w:rsid w:val="4584AB14"/>
    <w:rsid w:val="458766DD"/>
    <w:rsid w:val="45879D05"/>
    <w:rsid w:val="458A6578"/>
    <w:rsid w:val="458E87A8"/>
    <w:rsid w:val="4591EB74"/>
    <w:rsid w:val="45969976"/>
    <w:rsid w:val="45972F07"/>
    <w:rsid w:val="459C4977"/>
    <w:rsid w:val="459F2007"/>
    <w:rsid w:val="459F40EA"/>
    <w:rsid w:val="45A382CF"/>
    <w:rsid w:val="45A3B25F"/>
    <w:rsid w:val="45A5BA61"/>
    <w:rsid w:val="45A89F7C"/>
    <w:rsid w:val="45AE4A02"/>
    <w:rsid w:val="45B13363"/>
    <w:rsid w:val="45B1B12C"/>
    <w:rsid w:val="45BAE4EE"/>
    <w:rsid w:val="45BF5D9C"/>
    <w:rsid w:val="45CBB197"/>
    <w:rsid w:val="45CF4C04"/>
    <w:rsid w:val="45DECBF3"/>
    <w:rsid w:val="45EA61EF"/>
    <w:rsid w:val="45F982CF"/>
    <w:rsid w:val="45FD7820"/>
    <w:rsid w:val="45FEEC95"/>
    <w:rsid w:val="46013F8E"/>
    <w:rsid w:val="4601CBB0"/>
    <w:rsid w:val="4603D2A6"/>
    <w:rsid w:val="4604EC02"/>
    <w:rsid w:val="4606BD7A"/>
    <w:rsid w:val="4608239B"/>
    <w:rsid w:val="46098240"/>
    <w:rsid w:val="46178615"/>
    <w:rsid w:val="461D847B"/>
    <w:rsid w:val="4627CC10"/>
    <w:rsid w:val="463182EF"/>
    <w:rsid w:val="4635BCAF"/>
    <w:rsid w:val="46378767"/>
    <w:rsid w:val="4638724B"/>
    <w:rsid w:val="463A1A4F"/>
    <w:rsid w:val="463FB8FD"/>
    <w:rsid w:val="46482FD3"/>
    <w:rsid w:val="464A1079"/>
    <w:rsid w:val="464D722E"/>
    <w:rsid w:val="4654A520"/>
    <w:rsid w:val="46598861"/>
    <w:rsid w:val="465B595F"/>
    <w:rsid w:val="465C3223"/>
    <w:rsid w:val="465CD700"/>
    <w:rsid w:val="465E75F4"/>
    <w:rsid w:val="465FB7F4"/>
    <w:rsid w:val="4660DF76"/>
    <w:rsid w:val="4664D6C7"/>
    <w:rsid w:val="466AE0D4"/>
    <w:rsid w:val="46737BEC"/>
    <w:rsid w:val="4681704A"/>
    <w:rsid w:val="4698EF67"/>
    <w:rsid w:val="469FEA4A"/>
    <w:rsid w:val="46A3CB7D"/>
    <w:rsid w:val="46ABE014"/>
    <w:rsid w:val="46AE7A56"/>
    <w:rsid w:val="46B8554B"/>
    <w:rsid w:val="46B9F598"/>
    <w:rsid w:val="46CD601A"/>
    <w:rsid w:val="46D7D348"/>
    <w:rsid w:val="46DBB84C"/>
    <w:rsid w:val="46DC3AFC"/>
    <w:rsid w:val="46E7C3D3"/>
    <w:rsid w:val="46F6E63D"/>
    <w:rsid w:val="46FBBE6B"/>
    <w:rsid w:val="46FC2BE1"/>
    <w:rsid w:val="4703C42D"/>
    <w:rsid w:val="47046958"/>
    <w:rsid w:val="4704BC8D"/>
    <w:rsid w:val="47071088"/>
    <w:rsid w:val="470C7AC6"/>
    <w:rsid w:val="471100C8"/>
    <w:rsid w:val="47114561"/>
    <w:rsid w:val="47129C40"/>
    <w:rsid w:val="471901DB"/>
    <w:rsid w:val="471909EF"/>
    <w:rsid w:val="471EFA3A"/>
    <w:rsid w:val="4721075A"/>
    <w:rsid w:val="47220229"/>
    <w:rsid w:val="472ABAFA"/>
    <w:rsid w:val="472CDA71"/>
    <w:rsid w:val="472F35D7"/>
    <w:rsid w:val="4740BF56"/>
    <w:rsid w:val="4747F926"/>
    <w:rsid w:val="474F9F5B"/>
    <w:rsid w:val="4753DA81"/>
    <w:rsid w:val="4755DDB5"/>
    <w:rsid w:val="475804FE"/>
    <w:rsid w:val="475FED99"/>
    <w:rsid w:val="47600E07"/>
    <w:rsid w:val="4760AE1A"/>
    <w:rsid w:val="47640B34"/>
    <w:rsid w:val="476B8205"/>
    <w:rsid w:val="47730AAB"/>
    <w:rsid w:val="477DDA28"/>
    <w:rsid w:val="4785E8EE"/>
    <w:rsid w:val="47884E5F"/>
    <w:rsid w:val="47905646"/>
    <w:rsid w:val="4793DBF6"/>
    <w:rsid w:val="47960F02"/>
    <w:rsid w:val="47970853"/>
    <w:rsid w:val="4799470E"/>
    <w:rsid w:val="4799AAF1"/>
    <w:rsid w:val="479B9BB5"/>
    <w:rsid w:val="47A28E55"/>
    <w:rsid w:val="47A9D086"/>
    <w:rsid w:val="47A9E063"/>
    <w:rsid w:val="47AC76A8"/>
    <w:rsid w:val="47B275FC"/>
    <w:rsid w:val="47B5149C"/>
    <w:rsid w:val="47B63DD8"/>
    <w:rsid w:val="47B6F89F"/>
    <w:rsid w:val="47BE6453"/>
    <w:rsid w:val="47BE6612"/>
    <w:rsid w:val="47C13676"/>
    <w:rsid w:val="47C4C454"/>
    <w:rsid w:val="47C4DBAC"/>
    <w:rsid w:val="47C5377D"/>
    <w:rsid w:val="47C6BBD3"/>
    <w:rsid w:val="47C7032C"/>
    <w:rsid w:val="47CB6F71"/>
    <w:rsid w:val="47CBBFC1"/>
    <w:rsid w:val="47CDA6EC"/>
    <w:rsid w:val="47D33397"/>
    <w:rsid w:val="47D7AA61"/>
    <w:rsid w:val="47DD60F8"/>
    <w:rsid w:val="47E17AD1"/>
    <w:rsid w:val="47E2E4C6"/>
    <w:rsid w:val="47E53970"/>
    <w:rsid w:val="47E5AA25"/>
    <w:rsid w:val="47EB0C47"/>
    <w:rsid w:val="47ED9E23"/>
    <w:rsid w:val="47EDC62F"/>
    <w:rsid w:val="47F169AA"/>
    <w:rsid w:val="47FBC983"/>
    <w:rsid w:val="4800D79D"/>
    <w:rsid w:val="480358B7"/>
    <w:rsid w:val="48059266"/>
    <w:rsid w:val="48064A2D"/>
    <w:rsid w:val="4806828E"/>
    <w:rsid w:val="48075086"/>
    <w:rsid w:val="481133DA"/>
    <w:rsid w:val="481416E4"/>
    <w:rsid w:val="481442DE"/>
    <w:rsid w:val="4816EEAC"/>
    <w:rsid w:val="481D1A73"/>
    <w:rsid w:val="481DB73F"/>
    <w:rsid w:val="481E2820"/>
    <w:rsid w:val="481EF444"/>
    <w:rsid w:val="4822015E"/>
    <w:rsid w:val="482303DE"/>
    <w:rsid w:val="4827DDD6"/>
    <w:rsid w:val="4828AAE2"/>
    <w:rsid w:val="482DFC5E"/>
    <w:rsid w:val="48309662"/>
    <w:rsid w:val="4838817F"/>
    <w:rsid w:val="4838D2BC"/>
    <w:rsid w:val="48400004"/>
    <w:rsid w:val="48420B5C"/>
    <w:rsid w:val="48424C35"/>
    <w:rsid w:val="48445789"/>
    <w:rsid w:val="48457C2E"/>
    <w:rsid w:val="4845FD22"/>
    <w:rsid w:val="4847396D"/>
    <w:rsid w:val="484A4388"/>
    <w:rsid w:val="4850CF87"/>
    <w:rsid w:val="485557ED"/>
    <w:rsid w:val="4857A6A6"/>
    <w:rsid w:val="48589220"/>
    <w:rsid w:val="4863AECC"/>
    <w:rsid w:val="486B3B67"/>
    <w:rsid w:val="486D9393"/>
    <w:rsid w:val="486E9B72"/>
    <w:rsid w:val="4871F8B7"/>
    <w:rsid w:val="48732EF9"/>
    <w:rsid w:val="48760686"/>
    <w:rsid w:val="48763300"/>
    <w:rsid w:val="48794F2B"/>
    <w:rsid w:val="487A05A2"/>
    <w:rsid w:val="487B8405"/>
    <w:rsid w:val="487D5D4B"/>
    <w:rsid w:val="48828951"/>
    <w:rsid w:val="4882E847"/>
    <w:rsid w:val="48832AB4"/>
    <w:rsid w:val="48837403"/>
    <w:rsid w:val="488561BB"/>
    <w:rsid w:val="488840A0"/>
    <w:rsid w:val="4892554D"/>
    <w:rsid w:val="4892C2DB"/>
    <w:rsid w:val="48950591"/>
    <w:rsid w:val="48954440"/>
    <w:rsid w:val="48959EEA"/>
    <w:rsid w:val="489C899A"/>
    <w:rsid w:val="48A0439C"/>
    <w:rsid w:val="48A08CEE"/>
    <w:rsid w:val="48A5DF42"/>
    <w:rsid w:val="48AA671F"/>
    <w:rsid w:val="48AA8F06"/>
    <w:rsid w:val="48AD5048"/>
    <w:rsid w:val="48ADE5C6"/>
    <w:rsid w:val="48AE825F"/>
    <w:rsid w:val="48BA401B"/>
    <w:rsid w:val="48C5D10E"/>
    <w:rsid w:val="48CB9329"/>
    <w:rsid w:val="48CFC18B"/>
    <w:rsid w:val="48D63E22"/>
    <w:rsid w:val="48DC6F6F"/>
    <w:rsid w:val="48DC8FB7"/>
    <w:rsid w:val="48DFF986"/>
    <w:rsid w:val="48E16438"/>
    <w:rsid w:val="48E88E65"/>
    <w:rsid w:val="48E99FFA"/>
    <w:rsid w:val="48EA17D1"/>
    <w:rsid w:val="48F8C942"/>
    <w:rsid w:val="48FBB2CF"/>
    <w:rsid w:val="49054AC1"/>
    <w:rsid w:val="490B1C77"/>
    <w:rsid w:val="490E8BCD"/>
    <w:rsid w:val="491053AF"/>
    <w:rsid w:val="49133F79"/>
    <w:rsid w:val="4915BAAF"/>
    <w:rsid w:val="49192CD6"/>
    <w:rsid w:val="491CF594"/>
    <w:rsid w:val="4922FAF1"/>
    <w:rsid w:val="4923829B"/>
    <w:rsid w:val="4925524E"/>
    <w:rsid w:val="4927C62D"/>
    <w:rsid w:val="49303C75"/>
    <w:rsid w:val="493211CC"/>
    <w:rsid w:val="49323E71"/>
    <w:rsid w:val="49323FA1"/>
    <w:rsid w:val="493A247E"/>
    <w:rsid w:val="493A2486"/>
    <w:rsid w:val="49414D16"/>
    <w:rsid w:val="4942D865"/>
    <w:rsid w:val="494DEFA5"/>
    <w:rsid w:val="494E812C"/>
    <w:rsid w:val="495134B7"/>
    <w:rsid w:val="495A5BAF"/>
    <w:rsid w:val="495F5E68"/>
    <w:rsid w:val="496B33B5"/>
    <w:rsid w:val="496DD546"/>
    <w:rsid w:val="496ED198"/>
    <w:rsid w:val="496EF6A6"/>
    <w:rsid w:val="497A86EE"/>
    <w:rsid w:val="497B775A"/>
    <w:rsid w:val="497CF488"/>
    <w:rsid w:val="497D8469"/>
    <w:rsid w:val="498065CC"/>
    <w:rsid w:val="4981E2B0"/>
    <w:rsid w:val="4989EBF8"/>
    <w:rsid w:val="498E35AE"/>
    <w:rsid w:val="499048F7"/>
    <w:rsid w:val="49909F0E"/>
    <w:rsid w:val="49920285"/>
    <w:rsid w:val="499244D4"/>
    <w:rsid w:val="49954FE6"/>
    <w:rsid w:val="49980866"/>
    <w:rsid w:val="49985175"/>
    <w:rsid w:val="499AAE87"/>
    <w:rsid w:val="499F332A"/>
    <w:rsid w:val="49A0551F"/>
    <w:rsid w:val="49AF6935"/>
    <w:rsid w:val="49B19F01"/>
    <w:rsid w:val="49B39308"/>
    <w:rsid w:val="49B43917"/>
    <w:rsid w:val="49BA89D7"/>
    <w:rsid w:val="49CC1F30"/>
    <w:rsid w:val="49D19787"/>
    <w:rsid w:val="49D2A99B"/>
    <w:rsid w:val="49D45795"/>
    <w:rsid w:val="49D5A1D5"/>
    <w:rsid w:val="49D8E746"/>
    <w:rsid w:val="49DA24EF"/>
    <w:rsid w:val="49DBB320"/>
    <w:rsid w:val="49DC8894"/>
    <w:rsid w:val="49E8781A"/>
    <w:rsid w:val="49ED71E4"/>
    <w:rsid w:val="49F13CAF"/>
    <w:rsid w:val="49F6526E"/>
    <w:rsid w:val="49F66B7F"/>
    <w:rsid w:val="49F6BB5E"/>
    <w:rsid w:val="49FC1E82"/>
    <w:rsid w:val="4A001D0F"/>
    <w:rsid w:val="4A06E5B5"/>
    <w:rsid w:val="4A07B53F"/>
    <w:rsid w:val="4A081A09"/>
    <w:rsid w:val="4A0A71EB"/>
    <w:rsid w:val="4A0FF4B4"/>
    <w:rsid w:val="4A12B748"/>
    <w:rsid w:val="4A138AD7"/>
    <w:rsid w:val="4A19E4F3"/>
    <w:rsid w:val="4A1A1B56"/>
    <w:rsid w:val="4A1EF19A"/>
    <w:rsid w:val="4A266C6A"/>
    <w:rsid w:val="4A29D6BC"/>
    <w:rsid w:val="4A2CBF09"/>
    <w:rsid w:val="4A2DF171"/>
    <w:rsid w:val="4A32088F"/>
    <w:rsid w:val="4A333FCC"/>
    <w:rsid w:val="4A35037E"/>
    <w:rsid w:val="4A3987FC"/>
    <w:rsid w:val="4A3F21F9"/>
    <w:rsid w:val="4A41B997"/>
    <w:rsid w:val="4A420331"/>
    <w:rsid w:val="4A521421"/>
    <w:rsid w:val="4A52CE17"/>
    <w:rsid w:val="4A531263"/>
    <w:rsid w:val="4A5D7017"/>
    <w:rsid w:val="4A5E00A1"/>
    <w:rsid w:val="4A6080EB"/>
    <w:rsid w:val="4A65FB76"/>
    <w:rsid w:val="4A6D8A31"/>
    <w:rsid w:val="4A7020E9"/>
    <w:rsid w:val="4A71CD69"/>
    <w:rsid w:val="4A7531B9"/>
    <w:rsid w:val="4A7B410E"/>
    <w:rsid w:val="4A7F8A0D"/>
    <w:rsid w:val="4A839B0F"/>
    <w:rsid w:val="4A8628F0"/>
    <w:rsid w:val="4A87C056"/>
    <w:rsid w:val="4A8D2442"/>
    <w:rsid w:val="4A913F1F"/>
    <w:rsid w:val="4A91C349"/>
    <w:rsid w:val="4A91E2B0"/>
    <w:rsid w:val="4A9BA07D"/>
    <w:rsid w:val="4A9E89ED"/>
    <w:rsid w:val="4A9EFB57"/>
    <w:rsid w:val="4AA59C11"/>
    <w:rsid w:val="4AA80902"/>
    <w:rsid w:val="4AAA677C"/>
    <w:rsid w:val="4AB3A2D3"/>
    <w:rsid w:val="4AB7992D"/>
    <w:rsid w:val="4AC1C8F9"/>
    <w:rsid w:val="4AC87194"/>
    <w:rsid w:val="4AD1A413"/>
    <w:rsid w:val="4AD88CBB"/>
    <w:rsid w:val="4AE38212"/>
    <w:rsid w:val="4AE960D0"/>
    <w:rsid w:val="4AF9E888"/>
    <w:rsid w:val="4AFE8FEF"/>
    <w:rsid w:val="4B016968"/>
    <w:rsid w:val="4B0558D4"/>
    <w:rsid w:val="4B0BD89E"/>
    <w:rsid w:val="4B0D5D60"/>
    <w:rsid w:val="4B0DB62A"/>
    <w:rsid w:val="4B190254"/>
    <w:rsid w:val="4B19E10E"/>
    <w:rsid w:val="4B1D8757"/>
    <w:rsid w:val="4B2145EC"/>
    <w:rsid w:val="4B221A2D"/>
    <w:rsid w:val="4B2313C0"/>
    <w:rsid w:val="4B238AC6"/>
    <w:rsid w:val="4B25B981"/>
    <w:rsid w:val="4B30DDA7"/>
    <w:rsid w:val="4B34B463"/>
    <w:rsid w:val="4B35799B"/>
    <w:rsid w:val="4B367B05"/>
    <w:rsid w:val="4B3697AC"/>
    <w:rsid w:val="4B36B526"/>
    <w:rsid w:val="4B3E5258"/>
    <w:rsid w:val="4B3FBAE6"/>
    <w:rsid w:val="4B41F5EF"/>
    <w:rsid w:val="4B46CC1E"/>
    <w:rsid w:val="4B47D774"/>
    <w:rsid w:val="4B4F7BD1"/>
    <w:rsid w:val="4B51566B"/>
    <w:rsid w:val="4B51C37C"/>
    <w:rsid w:val="4B56BC7E"/>
    <w:rsid w:val="4B59D209"/>
    <w:rsid w:val="4B5C001C"/>
    <w:rsid w:val="4B5D655F"/>
    <w:rsid w:val="4B5FD369"/>
    <w:rsid w:val="4B655335"/>
    <w:rsid w:val="4B6F144E"/>
    <w:rsid w:val="4B7131B0"/>
    <w:rsid w:val="4B77F1FC"/>
    <w:rsid w:val="4B791BDE"/>
    <w:rsid w:val="4B7FA12F"/>
    <w:rsid w:val="4B84C6CC"/>
    <w:rsid w:val="4B84EA26"/>
    <w:rsid w:val="4B88C0E6"/>
    <w:rsid w:val="4B8D42A1"/>
    <w:rsid w:val="4B8F4768"/>
    <w:rsid w:val="4B8F6D40"/>
    <w:rsid w:val="4B8F6EE9"/>
    <w:rsid w:val="4B909799"/>
    <w:rsid w:val="4B9220B4"/>
    <w:rsid w:val="4B93EC3E"/>
    <w:rsid w:val="4B972838"/>
    <w:rsid w:val="4BAF933E"/>
    <w:rsid w:val="4BAFA46D"/>
    <w:rsid w:val="4BB3CC75"/>
    <w:rsid w:val="4BB9A82C"/>
    <w:rsid w:val="4BBD248B"/>
    <w:rsid w:val="4BC172E5"/>
    <w:rsid w:val="4BC31936"/>
    <w:rsid w:val="4BC40F4C"/>
    <w:rsid w:val="4BC49EDF"/>
    <w:rsid w:val="4BC55313"/>
    <w:rsid w:val="4BC66CFB"/>
    <w:rsid w:val="4BC68DC8"/>
    <w:rsid w:val="4BC9EC72"/>
    <w:rsid w:val="4BCA327B"/>
    <w:rsid w:val="4BCD18A0"/>
    <w:rsid w:val="4BCE65B5"/>
    <w:rsid w:val="4BD44987"/>
    <w:rsid w:val="4BD60BDE"/>
    <w:rsid w:val="4BD6AC34"/>
    <w:rsid w:val="4BD6CDB6"/>
    <w:rsid w:val="4BD8475A"/>
    <w:rsid w:val="4BDADFF3"/>
    <w:rsid w:val="4BDD9DC9"/>
    <w:rsid w:val="4BE1E20B"/>
    <w:rsid w:val="4BE31CC3"/>
    <w:rsid w:val="4BE3D248"/>
    <w:rsid w:val="4BE49A38"/>
    <w:rsid w:val="4BE76E91"/>
    <w:rsid w:val="4BE984EA"/>
    <w:rsid w:val="4BE9AB51"/>
    <w:rsid w:val="4BEDB029"/>
    <w:rsid w:val="4BEE9E78"/>
    <w:rsid w:val="4BEEAE74"/>
    <w:rsid w:val="4BF346B0"/>
    <w:rsid w:val="4BF376E6"/>
    <w:rsid w:val="4BF52F5C"/>
    <w:rsid w:val="4BF722A2"/>
    <w:rsid w:val="4BF9FA34"/>
    <w:rsid w:val="4BFD6D16"/>
    <w:rsid w:val="4BFE01B8"/>
    <w:rsid w:val="4C004AE8"/>
    <w:rsid w:val="4C00E0FE"/>
    <w:rsid w:val="4C02124F"/>
    <w:rsid w:val="4C077880"/>
    <w:rsid w:val="4C07D54C"/>
    <w:rsid w:val="4C08DC29"/>
    <w:rsid w:val="4C0A0909"/>
    <w:rsid w:val="4C0A0BCE"/>
    <w:rsid w:val="4C0FA2AE"/>
    <w:rsid w:val="4C1296AA"/>
    <w:rsid w:val="4C13FE49"/>
    <w:rsid w:val="4C160F59"/>
    <w:rsid w:val="4C183557"/>
    <w:rsid w:val="4C1A3F91"/>
    <w:rsid w:val="4C1D80E7"/>
    <w:rsid w:val="4C1E29E7"/>
    <w:rsid w:val="4C1E6FF5"/>
    <w:rsid w:val="4C202DC5"/>
    <w:rsid w:val="4C29AF92"/>
    <w:rsid w:val="4C393B4B"/>
    <w:rsid w:val="4C3B01E3"/>
    <w:rsid w:val="4C3BF2FF"/>
    <w:rsid w:val="4C3DABB9"/>
    <w:rsid w:val="4C3DF383"/>
    <w:rsid w:val="4C435857"/>
    <w:rsid w:val="4C4B8213"/>
    <w:rsid w:val="4C5180F3"/>
    <w:rsid w:val="4C58AF51"/>
    <w:rsid w:val="4C5EAAA0"/>
    <w:rsid w:val="4C6BB24E"/>
    <w:rsid w:val="4C7FD87B"/>
    <w:rsid w:val="4C813565"/>
    <w:rsid w:val="4C823BF4"/>
    <w:rsid w:val="4C8544BE"/>
    <w:rsid w:val="4C87273C"/>
    <w:rsid w:val="4C8A23DA"/>
    <w:rsid w:val="4C8AFDDD"/>
    <w:rsid w:val="4C8B51B1"/>
    <w:rsid w:val="4C8BEE00"/>
    <w:rsid w:val="4C94FCE6"/>
    <w:rsid w:val="4C9E845A"/>
    <w:rsid w:val="4CA01D2B"/>
    <w:rsid w:val="4CA8A952"/>
    <w:rsid w:val="4CA99402"/>
    <w:rsid w:val="4CAC3BA6"/>
    <w:rsid w:val="4CB47C39"/>
    <w:rsid w:val="4CB7883A"/>
    <w:rsid w:val="4CC4C5A7"/>
    <w:rsid w:val="4CC8DE98"/>
    <w:rsid w:val="4CCF8C1E"/>
    <w:rsid w:val="4CD117EE"/>
    <w:rsid w:val="4CD7F986"/>
    <w:rsid w:val="4CDA695D"/>
    <w:rsid w:val="4CE1946D"/>
    <w:rsid w:val="4CE3A2B2"/>
    <w:rsid w:val="4CE55593"/>
    <w:rsid w:val="4CE57F7B"/>
    <w:rsid w:val="4CE72EFD"/>
    <w:rsid w:val="4CF20860"/>
    <w:rsid w:val="4CF2A687"/>
    <w:rsid w:val="4CF39C42"/>
    <w:rsid w:val="4CF6527C"/>
    <w:rsid w:val="4CF6BFAC"/>
    <w:rsid w:val="4CFA34F8"/>
    <w:rsid w:val="4D00C0D7"/>
    <w:rsid w:val="4D057C5C"/>
    <w:rsid w:val="4D06844C"/>
    <w:rsid w:val="4D0AFBD9"/>
    <w:rsid w:val="4D0BD4D7"/>
    <w:rsid w:val="4D10E8DC"/>
    <w:rsid w:val="4D12BB35"/>
    <w:rsid w:val="4D159329"/>
    <w:rsid w:val="4D172ADD"/>
    <w:rsid w:val="4D1B6BA2"/>
    <w:rsid w:val="4D237620"/>
    <w:rsid w:val="4D2BC4F7"/>
    <w:rsid w:val="4D2CCCBE"/>
    <w:rsid w:val="4D328C20"/>
    <w:rsid w:val="4D32DD93"/>
    <w:rsid w:val="4D382398"/>
    <w:rsid w:val="4D3F8828"/>
    <w:rsid w:val="4D41BD70"/>
    <w:rsid w:val="4D460194"/>
    <w:rsid w:val="4D51D61A"/>
    <w:rsid w:val="4D54A362"/>
    <w:rsid w:val="4D5C3656"/>
    <w:rsid w:val="4D5D00F0"/>
    <w:rsid w:val="4D601053"/>
    <w:rsid w:val="4D620E80"/>
    <w:rsid w:val="4D66EB1A"/>
    <w:rsid w:val="4D674CDD"/>
    <w:rsid w:val="4D6A7D09"/>
    <w:rsid w:val="4D6B27E0"/>
    <w:rsid w:val="4D705321"/>
    <w:rsid w:val="4D76EC48"/>
    <w:rsid w:val="4D77876F"/>
    <w:rsid w:val="4D78AC5E"/>
    <w:rsid w:val="4D79739F"/>
    <w:rsid w:val="4D7C7F35"/>
    <w:rsid w:val="4D7DE23E"/>
    <w:rsid w:val="4D7E1D62"/>
    <w:rsid w:val="4D7FA7E2"/>
    <w:rsid w:val="4D84F81E"/>
    <w:rsid w:val="4D88F4EB"/>
    <w:rsid w:val="4D8B3BDE"/>
    <w:rsid w:val="4D8B9FA4"/>
    <w:rsid w:val="4D90845C"/>
    <w:rsid w:val="4D931FA9"/>
    <w:rsid w:val="4D963C64"/>
    <w:rsid w:val="4D97A329"/>
    <w:rsid w:val="4DA70D17"/>
    <w:rsid w:val="4DA7EAEA"/>
    <w:rsid w:val="4DB264A1"/>
    <w:rsid w:val="4DBA6111"/>
    <w:rsid w:val="4DC3B1B2"/>
    <w:rsid w:val="4DC4F5E9"/>
    <w:rsid w:val="4DC60D87"/>
    <w:rsid w:val="4DC760B4"/>
    <w:rsid w:val="4DCA301A"/>
    <w:rsid w:val="4DCC6F08"/>
    <w:rsid w:val="4DCC98D5"/>
    <w:rsid w:val="4DD3BDB6"/>
    <w:rsid w:val="4DD7C72B"/>
    <w:rsid w:val="4DDB95E1"/>
    <w:rsid w:val="4DDC0785"/>
    <w:rsid w:val="4DE2454F"/>
    <w:rsid w:val="4DE3BB23"/>
    <w:rsid w:val="4DE8DEC1"/>
    <w:rsid w:val="4DE941DA"/>
    <w:rsid w:val="4DE9765E"/>
    <w:rsid w:val="4DF03812"/>
    <w:rsid w:val="4DFBE357"/>
    <w:rsid w:val="4E030B72"/>
    <w:rsid w:val="4E05536A"/>
    <w:rsid w:val="4E08FF0C"/>
    <w:rsid w:val="4E116433"/>
    <w:rsid w:val="4E13139D"/>
    <w:rsid w:val="4E17C0B1"/>
    <w:rsid w:val="4E1B7C2A"/>
    <w:rsid w:val="4E1DC9C4"/>
    <w:rsid w:val="4E1E1A03"/>
    <w:rsid w:val="4E20885A"/>
    <w:rsid w:val="4E252CAC"/>
    <w:rsid w:val="4E271974"/>
    <w:rsid w:val="4E2A81F7"/>
    <w:rsid w:val="4E2E97AB"/>
    <w:rsid w:val="4E2F01E1"/>
    <w:rsid w:val="4E3220AE"/>
    <w:rsid w:val="4E33C0E1"/>
    <w:rsid w:val="4E3C8106"/>
    <w:rsid w:val="4E41348B"/>
    <w:rsid w:val="4E4556EC"/>
    <w:rsid w:val="4E4783A1"/>
    <w:rsid w:val="4E4AC3F0"/>
    <w:rsid w:val="4E4F188F"/>
    <w:rsid w:val="4E56D232"/>
    <w:rsid w:val="4E57FBA1"/>
    <w:rsid w:val="4E58B06E"/>
    <w:rsid w:val="4E5972CB"/>
    <w:rsid w:val="4E5E7FD7"/>
    <w:rsid w:val="4E603EAB"/>
    <w:rsid w:val="4E7291C5"/>
    <w:rsid w:val="4E76EED8"/>
    <w:rsid w:val="4E77392D"/>
    <w:rsid w:val="4E7F9C8B"/>
    <w:rsid w:val="4E857A15"/>
    <w:rsid w:val="4E888AA2"/>
    <w:rsid w:val="4E905552"/>
    <w:rsid w:val="4E90BC96"/>
    <w:rsid w:val="4E9184E9"/>
    <w:rsid w:val="4E93C9D9"/>
    <w:rsid w:val="4E947A46"/>
    <w:rsid w:val="4E98DA47"/>
    <w:rsid w:val="4E9A9A31"/>
    <w:rsid w:val="4E9CA45D"/>
    <w:rsid w:val="4E9EC04E"/>
    <w:rsid w:val="4E9FBCDB"/>
    <w:rsid w:val="4EAB19C4"/>
    <w:rsid w:val="4EADAAE0"/>
    <w:rsid w:val="4EB75C25"/>
    <w:rsid w:val="4EBD94B5"/>
    <w:rsid w:val="4EC117F3"/>
    <w:rsid w:val="4EC13AD2"/>
    <w:rsid w:val="4EC3D560"/>
    <w:rsid w:val="4EC6C68C"/>
    <w:rsid w:val="4ED15AF6"/>
    <w:rsid w:val="4ED6C5EB"/>
    <w:rsid w:val="4EDC4060"/>
    <w:rsid w:val="4EE06418"/>
    <w:rsid w:val="4EE0D938"/>
    <w:rsid w:val="4EE882C1"/>
    <w:rsid w:val="4EE899B0"/>
    <w:rsid w:val="4EE8F5EE"/>
    <w:rsid w:val="4EE9A56E"/>
    <w:rsid w:val="4EE9E676"/>
    <w:rsid w:val="4EEAA1D0"/>
    <w:rsid w:val="4EEC945A"/>
    <w:rsid w:val="4EED870E"/>
    <w:rsid w:val="4EEEFF5A"/>
    <w:rsid w:val="4EF03F8C"/>
    <w:rsid w:val="4EF262BD"/>
    <w:rsid w:val="4EF551E0"/>
    <w:rsid w:val="4EFBFC60"/>
    <w:rsid w:val="4EFCDF90"/>
    <w:rsid w:val="4F0579B2"/>
    <w:rsid w:val="4F086A65"/>
    <w:rsid w:val="4F0CBB11"/>
    <w:rsid w:val="4F0DE08D"/>
    <w:rsid w:val="4F11980E"/>
    <w:rsid w:val="4F160944"/>
    <w:rsid w:val="4F212288"/>
    <w:rsid w:val="4F21D0EF"/>
    <w:rsid w:val="4F240AE8"/>
    <w:rsid w:val="4F255AAE"/>
    <w:rsid w:val="4F2A4011"/>
    <w:rsid w:val="4F2B7DFE"/>
    <w:rsid w:val="4F2CC1F2"/>
    <w:rsid w:val="4F34701F"/>
    <w:rsid w:val="4F398014"/>
    <w:rsid w:val="4F3BBC3A"/>
    <w:rsid w:val="4F3E2751"/>
    <w:rsid w:val="4F46D047"/>
    <w:rsid w:val="4F48D032"/>
    <w:rsid w:val="4F4B9D4A"/>
    <w:rsid w:val="4F4EAF22"/>
    <w:rsid w:val="4F50B309"/>
    <w:rsid w:val="4F5AAB74"/>
    <w:rsid w:val="4F5B0E32"/>
    <w:rsid w:val="4F5DAE38"/>
    <w:rsid w:val="4F61AD53"/>
    <w:rsid w:val="4F64B0C7"/>
    <w:rsid w:val="4F688D4B"/>
    <w:rsid w:val="4F77DA9F"/>
    <w:rsid w:val="4F838256"/>
    <w:rsid w:val="4F85D066"/>
    <w:rsid w:val="4F87FF21"/>
    <w:rsid w:val="4F899D31"/>
    <w:rsid w:val="4F8AA5E7"/>
    <w:rsid w:val="4F93506F"/>
    <w:rsid w:val="4F9BF1D0"/>
    <w:rsid w:val="4F9C8993"/>
    <w:rsid w:val="4F9F8BA0"/>
    <w:rsid w:val="4FA78203"/>
    <w:rsid w:val="4FB4329E"/>
    <w:rsid w:val="4FB908B0"/>
    <w:rsid w:val="4FC352C4"/>
    <w:rsid w:val="4FC48397"/>
    <w:rsid w:val="4FC55B84"/>
    <w:rsid w:val="4FC5FD76"/>
    <w:rsid w:val="4FC97638"/>
    <w:rsid w:val="4FCB5730"/>
    <w:rsid w:val="4FCF3628"/>
    <w:rsid w:val="4FD0B7C9"/>
    <w:rsid w:val="4FD49C2B"/>
    <w:rsid w:val="4FD76E2A"/>
    <w:rsid w:val="4FD9EFCF"/>
    <w:rsid w:val="4FDC17B5"/>
    <w:rsid w:val="4FDE382A"/>
    <w:rsid w:val="4FDF8196"/>
    <w:rsid w:val="4FE9F9C9"/>
    <w:rsid w:val="4FEA3AF1"/>
    <w:rsid w:val="4FEB8789"/>
    <w:rsid w:val="4FEBC09E"/>
    <w:rsid w:val="4FEBC9A4"/>
    <w:rsid w:val="4FF05B35"/>
    <w:rsid w:val="4FF21704"/>
    <w:rsid w:val="4FF7104F"/>
    <w:rsid w:val="4FFA0F4E"/>
    <w:rsid w:val="4FFB3278"/>
    <w:rsid w:val="4FFFFFE6"/>
    <w:rsid w:val="5003EE80"/>
    <w:rsid w:val="50068802"/>
    <w:rsid w:val="5007A8F9"/>
    <w:rsid w:val="50085CFD"/>
    <w:rsid w:val="50088531"/>
    <w:rsid w:val="501599EC"/>
    <w:rsid w:val="50175BFA"/>
    <w:rsid w:val="5018FDF8"/>
    <w:rsid w:val="501A1C2F"/>
    <w:rsid w:val="501E6ABB"/>
    <w:rsid w:val="501F4DE4"/>
    <w:rsid w:val="50259739"/>
    <w:rsid w:val="503646AF"/>
    <w:rsid w:val="503F019E"/>
    <w:rsid w:val="503F5E57"/>
    <w:rsid w:val="50421F6B"/>
    <w:rsid w:val="504248EB"/>
    <w:rsid w:val="504377B1"/>
    <w:rsid w:val="5043BA23"/>
    <w:rsid w:val="5047C8BC"/>
    <w:rsid w:val="504C13E8"/>
    <w:rsid w:val="504C185D"/>
    <w:rsid w:val="504FE831"/>
    <w:rsid w:val="505080A7"/>
    <w:rsid w:val="5051ED06"/>
    <w:rsid w:val="50532322"/>
    <w:rsid w:val="50579787"/>
    <w:rsid w:val="505A5E92"/>
    <w:rsid w:val="505B47F3"/>
    <w:rsid w:val="505C4F77"/>
    <w:rsid w:val="505D9F06"/>
    <w:rsid w:val="5062D885"/>
    <w:rsid w:val="5064399D"/>
    <w:rsid w:val="50676F6E"/>
    <w:rsid w:val="5068258E"/>
    <w:rsid w:val="507285FD"/>
    <w:rsid w:val="50738BD8"/>
    <w:rsid w:val="50764A24"/>
    <w:rsid w:val="5076CA6A"/>
    <w:rsid w:val="50775528"/>
    <w:rsid w:val="5077EACE"/>
    <w:rsid w:val="507AC86C"/>
    <w:rsid w:val="507D9FCB"/>
    <w:rsid w:val="5080F819"/>
    <w:rsid w:val="5082F446"/>
    <w:rsid w:val="50838967"/>
    <w:rsid w:val="5083EC9F"/>
    <w:rsid w:val="508BB7E0"/>
    <w:rsid w:val="5091CD91"/>
    <w:rsid w:val="50942808"/>
    <w:rsid w:val="5098204B"/>
    <w:rsid w:val="50989151"/>
    <w:rsid w:val="5098E36B"/>
    <w:rsid w:val="509B7BE8"/>
    <w:rsid w:val="509CC94F"/>
    <w:rsid w:val="50AC1407"/>
    <w:rsid w:val="50AE14A1"/>
    <w:rsid w:val="50AEF732"/>
    <w:rsid w:val="50AF4AE6"/>
    <w:rsid w:val="50B5FE9B"/>
    <w:rsid w:val="50B80B5B"/>
    <w:rsid w:val="50C1AFCE"/>
    <w:rsid w:val="50C26E96"/>
    <w:rsid w:val="50C6BFF6"/>
    <w:rsid w:val="50C7116B"/>
    <w:rsid w:val="50D1B82E"/>
    <w:rsid w:val="50D679FB"/>
    <w:rsid w:val="50D6C931"/>
    <w:rsid w:val="50DBD01A"/>
    <w:rsid w:val="50E6FFB4"/>
    <w:rsid w:val="50E7FBD7"/>
    <w:rsid w:val="50ECD6AF"/>
    <w:rsid w:val="50F243DF"/>
    <w:rsid w:val="50F2FAB2"/>
    <w:rsid w:val="510133CC"/>
    <w:rsid w:val="51014843"/>
    <w:rsid w:val="51027B69"/>
    <w:rsid w:val="510A72A8"/>
    <w:rsid w:val="5110D52D"/>
    <w:rsid w:val="5110FCD2"/>
    <w:rsid w:val="51176A7E"/>
    <w:rsid w:val="51195B3F"/>
    <w:rsid w:val="511C95E2"/>
    <w:rsid w:val="511EE2D0"/>
    <w:rsid w:val="5120702C"/>
    <w:rsid w:val="5126E6BD"/>
    <w:rsid w:val="5128133A"/>
    <w:rsid w:val="512DC6D9"/>
    <w:rsid w:val="5131A5A8"/>
    <w:rsid w:val="5138BCFA"/>
    <w:rsid w:val="513F2B27"/>
    <w:rsid w:val="513F648C"/>
    <w:rsid w:val="51498C39"/>
    <w:rsid w:val="514CB378"/>
    <w:rsid w:val="514F61EA"/>
    <w:rsid w:val="5150F2CD"/>
    <w:rsid w:val="51520DD1"/>
    <w:rsid w:val="5152D9FA"/>
    <w:rsid w:val="515E43D1"/>
    <w:rsid w:val="51614EA7"/>
    <w:rsid w:val="5177646C"/>
    <w:rsid w:val="51781DE2"/>
    <w:rsid w:val="517A2E8B"/>
    <w:rsid w:val="517B4F33"/>
    <w:rsid w:val="5183366F"/>
    <w:rsid w:val="518365E3"/>
    <w:rsid w:val="518A040F"/>
    <w:rsid w:val="518ADA2C"/>
    <w:rsid w:val="518B63A4"/>
    <w:rsid w:val="5193C282"/>
    <w:rsid w:val="519A1AD4"/>
    <w:rsid w:val="519DE5E9"/>
    <w:rsid w:val="519FA806"/>
    <w:rsid w:val="519FD82B"/>
    <w:rsid w:val="51A1FCC7"/>
    <w:rsid w:val="51A8578A"/>
    <w:rsid w:val="51AD1916"/>
    <w:rsid w:val="51ADF76F"/>
    <w:rsid w:val="51B37F08"/>
    <w:rsid w:val="51B9E6E7"/>
    <w:rsid w:val="51C3A654"/>
    <w:rsid w:val="51C6443D"/>
    <w:rsid w:val="51C7DE0F"/>
    <w:rsid w:val="51C80604"/>
    <w:rsid w:val="51CEBA82"/>
    <w:rsid w:val="51D93ED0"/>
    <w:rsid w:val="51DA338F"/>
    <w:rsid w:val="51DA33E3"/>
    <w:rsid w:val="51DAA1ED"/>
    <w:rsid w:val="51DB6F3D"/>
    <w:rsid w:val="51DDEC37"/>
    <w:rsid w:val="51DF23DD"/>
    <w:rsid w:val="51DF23EA"/>
    <w:rsid w:val="51DFC650"/>
    <w:rsid w:val="51E37621"/>
    <w:rsid w:val="51EACCE8"/>
    <w:rsid w:val="51EDDE50"/>
    <w:rsid w:val="51F10938"/>
    <w:rsid w:val="51FED521"/>
    <w:rsid w:val="52019251"/>
    <w:rsid w:val="52070EFF"/>
    <w:rsid w:val="520A8FCA"/>
    <w:rsid w:val="5213EFE1"/>
    <w:rsid w:val="521B6AF7"/>
    <w:rsid w:val="521F6A0D"/>
    <w:rsid w:val="52248C29"/>
    <w:rsid w:val="5228FA4C"/>
    <w:rsid w:val="52291A77"/>
    <w:rsid w:val="522A037F"/>
    <w:rsid w:val="5231F561"/>
    <w:rsid w:val="523296E2"/>
    <w:rsid w:val="523AE0C0"/>
    <w:rsid w:val="523B4EB4"/>
    <w:rsid w:val="523E207B"/>
    <w:rsid w:val="523E39F6"/>
    <w:rsid w:val="523FFF17"/>
    <w:rsid w:val="524480F2"/>
    <w:rsid w:val="52448827"/>
    <w:rsid w:val="52459F7E"/>
    <w:rsid w:val="524B04B7"/>
    <w:rsid w:val="524B1CDE"/>
    <w:rsid w:val="524EB913"/>
    <w:rsid w:val="5256164A"/>
    <w:rsid w:val="525DDFFC"/>
    <w:rsid w:val="5260DF6B"/>
    <w:rsid w:val="5263C4F5"/>
    <w:rsid w:val="52661762"/>
    <w:rsid w:val="526B7215"/>
    <w:rsid w:val="5270D142"/>
    <w:rsid w:val="5273BDC4"/>
    <w:rsid w:val="5273C068"/>
    <w:rsid w:val="52743B3A"/>
    <w:rsid w:val="527494CA"/>
    <w:rsid w:val="5275AEBB"/>
    <w:rsid w:val="5278DE98"/>
    <w:rsid w:val="527F10B3"/>
    <w:rsid w:val="5280E273"/>
    <w:rsid w:val="52813BA3"/>
    <w:rsid w:val="52833E0C"/>
    <w:rsid w:val="52855A18"/>
    <w:rsid w:val="529CDBE3"/>
    <w:rsid w:val="529D3DC4"/>
    <w:rsid w:val="529FD0DA"/>
    <w:rsid w:val="52A02E0D"/>
    <w:rsid w:val="52A14CF1"/>
    <w:rsid w:val="52A50EEC"/>
    <w:rsid w:val="52A64309"/>
    <w:rsid w:val="52A8E6E8"/>
    <w:rsid w:val="52ACBE70"/>
    <w:rsid w:val="52ACFD83"/>
    <w:rsid w:val="52AD7940"/>
    <w:rsid w:val="52AF166F"/>
    <w:rsid w:val="52AF310E"/>
    <w:rsid w:val="52B12A3E"/>
    <w:rsid w:val="52B97657"/>
    <w:rsid w:val="52CB8991"/>
    <w:rsid w:val="52CD26BF"/>
    <w:rsid w:val="52D14A25"/>
    <w:rsid w:val="52D50AC9"/>
    <w:rsid w:val="52D5C94C"/>
    <w:rsid w:val="52D7D4A9"/>
    <w:rsid w:val="52DEADA3"/>
    <w:rsid w:val="52E0C733"/>
    <w:rsid w:val="52E0CB44"/>
    <w:rsid w:val="52E20F80"/>
    <w:rsid w:val="52E914B5"/>
    <w:rsid w:val="52EDDAFB"/>
    <w:rsid w:val="52F816FD"/>
    <w:rsid w:val="52FD2B0C"/>
    <w:rsid w:val="52FD6FFF"/>
    <w:rsid w:val="5304CE0E"/>
    <w:rsid w:val="530FE024"/>
    <w:rsid w:val="5317CBEC"/>
    <w:rsid w:val="531B6D09"/>
    <w:rsid w:val="531EBA4A"/>
    <w:rsid w:val="5320782F"/>
    <w:rsid w:val="5320A4C5"/>
    <w:rsid w:val="5322C4A5"/>
    <w:rsid w:val="532A77F9"/>
    <w:rsid w:val="532D6963"/>
    <w:rsid w:val="532FCCE4"/>
    <w:rsid w:val="532FDECF"/>
    <w:rsid w:val="533027C7"/>
    <w:rsid w:val="5337E733"/>
    <w:rsid w:val="5339B0FA"/>
    <w:rsid w:val="53424379"/>
    <w:rsid w:val="534328CB"/>
    <w:rsid w:val="53464438"/>
    <w:rsid w:val="534AA870"/>
    <w:rsid w:val="5350C333"/>
    <w:rsid w:val="5350E892"/>
    <w:rsid w:val="535CFEAB"/>
    <w:rsid w:val="535FB5A2"/>
    <w:rsid w:val="53612828"/>
    <w:rsid w:val="5361D8F1"/>
    <w:rsid w:val="5362AB0B"/>
    <w:rsid w:val="5362EABC"/>
    <w:rsid w:val="53647C99"/>
    <w:rsid w:val="5366F0BE"/>
    <w:rsid w:val="536CC254"/>
    <w:rsid w:val="536E5DB7"/>
    <w:rsid w:val="537065B1"/>
    <w:rsid w:val="53726775"/>
    <w:rsid w:val="53762825"/>
    <w:rsid w:val="537C0167"/>
    <w:rsid w:val="53918CD1"/>
    <w:rsid w:val="5391D858"/>
    <w:rsid w:val="5391FAC0"/>
    <w:rsid w:val="53929F90"/>
    <w:rsid w:val="5393DE85"/>
    <w:rsid w:val="53949B65"/>
    <w:rsid w:val="539A9A18"/>
    <w:rsid w:val="539BFA4A"/>
    <w:rsid w:val="53A1EFD9"/>
    <w:rsid w:val="53A5C4BE"/>
    <w:rsid w:val="53A75A2B"/>
    <w:rsid w:val="53A856A8"/>
    <w:rsid w:val="53ABE489"/>
    <w:rsid w:val="53ADA2C0"/>
    <w:rsid w:val="53AECAD8"/>
    <w:rsid w:val="53B01121"/>
    <w:rsid w:val="53B032AD"/>
    <w:rsid w:val="53B064C7"/>
    <w:rsid w:val="53C0D21C"/>
    <w:rsid w:val="53C12176"/>
    <w:rsid w:val="53C2707D"/>
    <w:rsid w:val="53C65BEA"/>
    <w:rsid w:val="53C9A897"/>
    <w:rsid w:val="53CA65B4"/>
    <w:rsid w:val="53D141D4"/>
    <w:rsid w:val="53E0138D"/>
    <w:rsid w:val="53E7112C"/>
    <w:rsid w:val="53E8358A"/>
    <w:rsid w:val="53E8472E"/>
    <w:rsid w:val="53E86634"/>
    <w:rsid w:val="53E943BB"/>
    <w:rsid w:val="53EB7977"/>
    <w:rsid w:val="53EBD9F0"/>
    <w:rsid w:val="53EDD7C8"/>
    <w:rsid w:val="53F01BC7"/>
    <w:rsid w:val="53F8D9FE"/>
    <w:rsid w:val="5407FB49"/>
    <w:rsid w:val="540C8B14"/>
    <w:rsid w:val="540E59B5"/>
    <w:rsid w:val="540F06A3"/>
    <w:rsid w:val="54114CED"/>
    <w:rsid w:val="54140B21"/>
    <w:rsid w:val="54165DD1"/>
    <w:rsid w:val="5418B4DA"/>
    <w:rsid w:val="541D3264"/>
    <w:rsid w:val="5424DE8A"/>
    <w:rsid w:val="54265BD3"/>
    <w:rsid w:val="54284FE0"/>
    <w:rsid w:val="542A6098"/>
    <w:rsid w:val="542D5C13"/>
    <w:rsid w:val="542F271D"/>
    <w:rsid w:val="542FA33E"/>
    <w:rsid w:val="54353538"/>
    <w:rsid w:val="54375D93"/>
    <w:rsid w:val="543ECC58"/>
    <w:rsid w:val="543FCC0B"/>
    <w:rsid w:val="5442136A"/>
    <w:rsid w:val="5442C7FE"/>
    <w:rsid w:val="54433BDF"/>
    <w:rsid w:val="544A5FFE"/>
    <w:rsid w:val="544BA554"/>
    <w:rsid w:val="544F2E22"/>
    <w:rsid w:val="5452BB8D"/>
    <w:rsid w:val="545358C8"/>
    <w:rsid w:val="5455F7D2"/>
    <w:rsid w:val="54615EDE"/>
    <w:rsid w:val="546C9F6E"/>
    <w:rsid w:val="546D05EB"/>
    <w:rsid w:val="546ED94E"/>
    <w:rsid w:val="5474A16B"/>
    <w:rsid w:val="547778D3"/>
    <w:rsid w:val="547A7369"/>
    <w:rsid w:val="547BF8B2"/>
    <w:rsid w:val="54829D1A"/>
    <w:rsid w:val="548DD004"/>
    <w:rsid w:val="5493E75E"/>
    <w:rsid w:val="5495047C"/>
    <w:rsid w:val="549A5197"/>
    <w:rsid w:val="549ACEAE"/>
    <w:rsid w:val="549C9F6C"/>
    <w:rsid w:val="549EA1F4"/>
    <w:rsid w:val="549F7E4A"/>
    <w:rsid w:val="54A1C4BA"/>
    <w:rsid w:val="54A92C43"/>
    <w:rsid w:val="54A971C2"/>
    <w:rsid w:val="54AD8928"/>
    <w:rsid w:val="54B085A5"/>
    <w:rsid w:val="54B23CA6"/>
    <w:rsid w:val="54B6D042"/>
    <w:rsid w:val="54B8D51B"/>
    <w:rsid w:val="54BB885E"/>
    <w:rsid w:val="54BEA698"/>
    <w:rsid w:val="54C0CCB0"/>
    <w:rsid w:val="54C5C173"/>
    <w:rsid w:val="54D043F2"/>
    <w:rsid w:val="54D04836"/>
    <w:rsid w:val="54DA65A6"/>
    <w:rsid w:val="54DB851D"/>
    <w:rsid w:val="54E189A4"/>
    <w:rsid w:val="54ECD326"/>
    <w:rsid w:val="54EE93C5"/>
    <w:rsid w:val="54EED58D"/>
    <w:rsid w:val="54EF8C61"/>
    <w:rsid w:val="54F05F35"/>
    <w:rsid w:val="54F1543C"/>
    <w:rsid w:val="54F4C407"/>
    <w:rsid w:val="54F7027B"/>
    <w:rsid w:val="54FCC65B"/>
    <w:rsid w:val="5500A89A"/>
    <w:rsid w:val="5503D20C"/>
    <w:rsid w:val="550830DA"/>
    <w:rsid w:val="550E6869"/>
    <w:rsid w:val="550F2C88"/>
    <w:rsid w:val="55132738"/>
    <w:rsid w:val="5513C008"/>
    <w:rsid w:val="551EFCA7"/>
    <w:rsid w:val="55249D9C"/>
    <w:rsid w:val="5524D802"/>
    <w:rsid w:val="552568F6"/>
    <w:rsid w:val="552A47B6"/>
    <w:rsid w:val="552CCCFF"/>
    <w:rsid w:val="552E8FF9"/>
    <w:rsid w:val="55334462"/>
    <w:rsid w:val="553F0844"/>
    <w:rsid w:val="55412C5D"/>
    <w:rsid w:val="554AAA43"/>
    <w:rsid w:val="554D5BD4"/>
    <w:rsid w:val="554FB490"/>
    <w:rsid w:val="554FB9FC"/>
    <w:rsid w:val="555B291B"/>
    <w:rsid w:val="555CC67D"/>
    <w:rsid w:val="556067DA"/>
    <w:rsid w:val="5564ADDB"/>
    <w:rsid w:val="5568C51E"/>
    <w:rsid w:val="556BB51D"/>
    <w:rsid w:val="55703357"/>
    <w:rsid w:val="55710FD0"/>
    <w:rsid w:val="55774AC0"/>
    <w:rsid w:val="558810D3"/>
    <w:rsid w:val="558B394A"/>
    <w:rsid w:val="558BD350"/>
    <w:rsid w:val="5593D471"/>
    <w:rsid w:val="55941ABD"/>
    <w:rsid w:val="559D4477"/>
    <w:rsid w:val="559E01C4"/>
    <w:rsid w:val="55A40DBA"/>
    <w:rsid w:val="55A4F505"/>
    <w:rsid w:val="55A7A411"/>
    <w:rsid w:val="55A9684A"/>
    <w:rsid w:val="55AD6526"/>
    <w:rsid w:val="55B1AFAC"/>
    <w:rsid w:val="55B420DC"/>
    <w:rsid w:val="55B8995D"/>
    <w:rsid w:val="55BB9CE5"/>
    <w:rsid w:val="55BE0973"/>
    <w:rsid w:val="55C57E89"/>
    <w:rsid w:val="55C94EF5"/>
    <w:rsid w:val="55CBEDDD"/>
    <w:rsid w:val="55CCDDDE"/>
    <w:rsid w:val="55CDFCBC"/>
    <w:rsid w:val="55CE2BF6"/>
    <w:rsid w:val="55D2A530"/>
    <w:rsid w:val="55E12377"/>
    <w:rsid w:val="55E26934"/>
    <w:rsid w:val="55E49220"/>
    <w:rsid w:val="55E96077"/>
    <w:rsid w:val="55EB0422"/>
    <w:rsid w:val="55F596F3"/>
    <w:rsid w:val="5600C5B3"/>
    <w:rsid w:val="5600CF90"/>
    <w:rsid w:val="5601D477"/>
    <w:rsid w:val="5606D2F2"/>
    <w:rsid w:val="560B0B6A"/>
    <w:rsid w:val="560E9E07"/>
    <w:rsid w:val="560F2C76"/>
    <w:rsid w:val="560FC34C"/>
    <w:rsid w:val="56193E7B"/>
    <w:rsid w:val="56196BEB"/>
    <w:rsid w:val="561BEB93"/>
    <w:rsid w:val="561CB379"/>
    <w:rsid w:val="561EB002"/>
    <w:rsid w:val="5620269B"/>
    <w:rsid w:val="56214D2D"/>
    <w:rsid w:val="562CC5AD"/>
    <w:rsid w:val="562F80BB"/>
    <w:rsid w:val="5638B7BC"/>
    <w:rsid w:val="563BB695"/>
    <w:rsid w:val="563CEB42"/>
    <w:rsid w:val="564A9407"/>
    <w:rsid w:val="5650766F"/>
    <w:rsid w:val="56556E7E"/>
    <w:rsid w:val="56565A83"/>
    <w:rsid w:val="565763D2"/>
    <w:rsid w:val="5658189E"/>
    <w:rsid w:val="565864E6"/>
    <w:rsid w:val="5658E0BD"/>
    <w:rsid w:val="565DB65F"/>
    <w:rsid w:val="5668DD4C"/>
    <w:rsid w:val="566A39A1"/>
    <w:rsid w:val="566B9EAA"/>
    <w:rsid w:val="566CF100"/>
    <w:rsid w:val="5674B662"/>
    <w:rsid w:val="56778075"/>
    <w:rsid w:val="5679C67A"/>
    <w:rsid w:val="567E062D"/>
    <w:rsid w:val="56815EF6"/>
    <w:rsid w:val="56820000"/>
    <w:rsid w:val="5682038B"/>
    <w:rsid w:val="56828452"/>
    <w:rsid w:val="5689AD14"/>
    <w:rsid w:val="569578C3"/>
    <w:rsid w:val="5695B223"/>
    <w:rsid w:val="5696CD82"/>
    <w:rsid w:val="56983C8F"/>
    <w:rsid w:val="569B291A"/>
    <w:rsid w:val="56A28E4A"/>
    <w:rsid w:val="56A31CB8"/>
    <w:rsid w:val="56A4CFC9"/>
    <w:rsid w:val="56AAFD4A"/>
    <w:rsid w:val="56AFECB8"/>
    <w:rsid w:val="56B034ED"/>
    <w:rsid w:val="56B2F108"/>
    <w:rsid w:val="56B563AD"/>
    <w:rsid w:val="56B98CF2"/>
    <w:rsid w:val="56C116B3"/>
    <w:rsid w:val="56C13F66"/>
    <w:rsid w:val="56C1CC9D"/>
    <w:rsid w:val="56C6CA4A"/>
    <w:rsid w:val="56CBA222"/>
    <w:rsid w:val="56D2E25E"/>
    <w:rsid w:val="56D42EC0"/>
    <w:rsid w:val="56D453F9"/>
    <w:rsid w:val="56E40ABA"/>
    <w:rsid w:val="56E58ED0"/>
    <w:rsid w:val="56E7ADAB"/>
    <w:rsid w:val="56E833F6"/>
    <w:rsid w:val="56ED7F6E"/>
    <w:rsid w:val="56EE7A13"/>
    <w:rsid w:val="56FC231B"/>
    <w:rsid w:val="56FE8952"/>
    <w:rsid w:val="5700DBF6"/>
    <w:rsid w:val="57025856"/>
    <w:rsid w:val="5703139A"/>
    <w:rsid w:val="5706BBF3"/>
    <w:rsid w:val="5709679A"/>
    <w:rsid w:val="570C4A82"/>
    <w:rsid w:val="57126E09"/>
    <w:rsid w:val="57138676"/>
    <w:rsid w:val="5715F48B"/>
    <w:rsid w:val="571E7657"/>
    <w:rsid w:val="5720FD90"/>
    <w:rsid w:val="57271B74"/>
    <w:rsid w:val="5727E439"/>
    <w:rsid w:val="572ADCB6"/>
    <w:rsid w:val="572F2852"/>
    <w:rsid w:val="572F7D8C"/>
    <w:rsid w:val="572FB4C0"/>
    <w:rsid w:val="57353E3C"/>
    <w:rsid w:val="5735E35C"/>
    <w:rsid w:val="57368781"/>
    <w:rsid w:val="573BB957"/>
    <w:rsid w:val="57407B9E"/>
    <w:rsid w:val="5743C7EE"/>
    <w:rsid w:val="574A0B2D"/>
    <w:rsid w:val="574C73F7"/>
    <w:rsid w:val="5750E684"/>
    <w:rsid w:val="5753EFC6"/>
    <w:rsid w:val="575D372B"/>
    <w:rsid w:val="57670378"/>
    <w:rsid w:val="576DD317"/>
    <w:rsid w:val="5770BDED"/>
    <w:rsid w:val="57729B93"/>
    <w:rsid w:val="5772E2CA"/>
    <w:rsid w:val="577390D7"/>
    <w:rsid w:val="577871A7"/>
    <w:rsid w:val="577CD4DD"/>
    <w:rsid w:val="5783D9D7"/>
    <w:rsid w:val="5785F202"/>
    <w:rsid w:val="5787B843"/>
    <w:rsid w:val="57888E4A"/>
    <w:rsid w:val="5788D8B9"/>
    <w:rsid w:val="57943E32"/>
    <w:rsid w:val="579670B5"/>
    <w:rsid w:val="57995DE6"/>
    <w:rsid w:val="579BB1BF"/>
    <w:rsid w:val="579E29AB"/>
    <w:rsid w:val="579E5FD5"/>
    <w:rsid w:val="579F4521"/>
    <w:rsid w:val="57A1D62C"/>
    <w:rsid w:val="57A71792"/>
    <w:rsid w:val="57AADE40"/>
    <w:rsid w:val="57AF7BC5"/>
    <w:rsid w:val="57B3182F"/>
    <w:rsid w:val="57B9705E"/>
    <w:rsid w:val="57B9A175"/>
    <w:rsid w:val="57BA6E0F"/>
    <w:rsid w:val="57BACB4D"/>
    <w:rsid w:val="57C0892C"/>
    <w:rsid w:val="57C238CF"/>
    <w:rsid w:val="57C524A3"/>
    <w:rsid w:val="57C8E7B8"/>
    <w:rsid w:val="57D79EA5"/>
    <w:rsid w:val="57E23B2C"/>
    <w:rsid w:val="57E719BF"/>
    <w:rsid w:val="57EE4B34"/>
    <w:rsid w:val="57F0692F"/>
    <w:rsid w:val="57F2F267"/>
    <w:rsid w:val="57FDDE60"/>
    <w:rsid w:val="58046A8A"/>
    <w:rsid w:val="58095C58"/>
    <w:rsid w:val="580A2F1B"/>
    <w:rsid w:val="580A8F47"/>
    <w:rsid w:val="580F1329"/>
    <w:rsid w:val="580F501F"/>
    <w:rsid w:val="581596DB"/>
    <w:rsid w:val="58175E74"/>
    <w:rsid w:val="58190312"/>
    <w:rsid w:val="581C5A9A"/>
    <w:rsid w:val="581DBA34"/>
    <w:rsid w:val="581EBADB"/>
    <w:rsid w:val="58253415"/>
    <w:rsid w:val="582F5EDB"/>
    <w:rsid w:val="583068D8"/>
    <w:rsid w:val="5833C082"/>
    <w:rsid w:val="58342F99"/>
    <w:rsid w:val="583835E0"/>
    <w:rsid w:val="58384E57"/>
    <w:rsid w:val="58389A37"/>
    <w:rsid w:val="583A8E2E"/>
    <w:rsid w:val="583CA137"/>
    <w:rsid w:val="58425709"/>
    <w:rsid w:val="58444A33"/>
    <w:rsid w:val="584D19DA"/>
    <w:rsid w:val="5851416F"/>
    <w:rsid w:val="58536A3C"/>
    <w:rsid w:val="585756DB"/>
    <w:rsid w:val="58587046"/>
    <w:rsid w:val="5869C5B2"/>
    <w:rsid w:val="586CCF73"/>
    <w:rsid w:val="5873F748"/>
    <w:rsid w:val="587487E3"/>
    <w:rsid w:val="58751A5D"/>
    <w:rsid w:val="587E5369"/>
    <w:rsid w:val="588278CA"/>
    <w:rsid w:val="58840519"/>
    <w:rsid w:val="5885DD92"/>
    <w:rsid w:val="58861190"/>
    <w:rsid w:val="58882FDE"/>
    <w:rsid w:val="588CE30D"/>
    <w:rsid w:val="58917423"/>
    <w:rsid w:val="58958F34"/>
    <w:rsid w:val="5897D395"/>
    <w:rsid w:val="589AA475"/>
    <w:rsid w:val="589CAC57"/>
    <w:rsid w:val="58A81D28"/>
    <w:rsid w:val="58AD70E7"/>
    <w:rsid w:val="58ADA794"/>
    <w:rsid w:val="58AFC007"/>
    <w:rsid w:val="58B2A0A4"/>
    <w:rsid w:val="58B4774E"/>
    <w:rsid w:val="58B4A3B5"/>
    <w:rsid w:val="58B68C2B"/>
    <w:rsid w:val="58B9A043"/>
    <w:rsid w:val="58BDE413"/>
    <w:rsid w:val="58BE4D0A"/>
    <w:rsid w:val="58BE9E3E"/>
    <w:rsid w:val="58BFD1E5"/>
    <w:rsid w:val="58C57D68"/>
    <w:rsid w:val="58C6C2E0"/>
    <w:rsid w:val="58C7F483"/>
    <w:rsid w:val="58CB7AA7"/>
    <w:rsid w:val="58DAA551"/>
    <w:rsid w:val="58DAE9D1"/>
    <w:rsid w:val="58DB8A3E"/>
    <w:rsid w:val="58DC61B1"/>
    <w:rsid w:val="58DD71DC"/>
    <w:rsid w:val="58DEB2A5"/>
    <w:rsid w:val="58E4361B"/>
    <w:rsid w:val="58E560F1"/>
    <w:rsid w:val="58E5C305"/>
    <w:rsid w:val="58E794D1"/>
    <w:rsid w:val="58F81FB4"/>
    <w:rsid w:val="58F9D80F"/>
    <w:rsid w:val="5908C219"/>
    <w:rsid w:val="590C853F"/>
    <w:rsid w:val="590CE77D"/>
    <w:rsid w:val="5911DEE0"/>
    <w:rsid w:val="59120150"/>
    <w:rsid w:val="59169E9E"/>
    <w:rsid w:val="591876E8"/>
    <w:rsid w:val="5919C408"/>
    <w:rsid w:val="591E938B"/>
    <w:rsid w:val="592560B9"/>
    <w:rsid w:val="59297B57"/>
    <w:rsid w:val="592B0063"/>
    <w:rsid w:val="592D8E3B"/>
    <w:rsid w:val="5939C13C"/>
    <w:rsid w:val="593FC714"/>
    <w:rsid w:val="594264AC"/>
    <w:rsid w:val="5943CCA4"/>
    <w:rsid w:val="594A9F69"/>
    <w:rsid w:val="594CF21B"/>
    <w:rsid w:val="5955E656"/>
    <w:rsid w:val="595AF545"/>
    <w:rsid w:val="595C0A91"/>
    <w:rsid w:val="595D8101"/>
    <w:rsid w:val="595E399B"/>
    <w:rsid w:val="5961887E"/>
    <w:rsid w:val="59632FEE"/>
    <w:rsid w:val="596467D0"/>
    <w:rsid w:val="59672599"/>
    <w:rsid w:val="596BF213"/>
    <w:rsid w:val="597030E6"/>
    <w:rsid w:val="5974A805"/>
    <w:rsid w:val="597515AC"/>
    <w:rsid w:val="5975A793"/>
    <w:rsid w:val="59770CDD"/>
    <w:rsid w:val="59772D25"/>
    <w:rsid w:val="5979C043"/>
    <w:rsid w:val="597A4E2D"/>
    <w:rsid w:val="597C773A"/>
    <w:rsid w:val="597EAA8F"/>
    <w:rsid w:val="59822690"/>
    <w:rsid w:val="5985BD63"/>
    <w:rsid w:val="599BC64C"/>
    <w:rsid w:val="59A452D9"/>
    <w:rsid w:val="59A78C9E"/>
    <w:rsid w:val="59B15C8B"/>
    <w:rsid w:val="59B1EC6D"/>
    <w:rsid w:val="59B4207D"/>
    <w:rsid w:val="59B549ED"/>
    <w:rsid w:val="59B9A17F"/>
    <w:rsid w:val="59BD8842"/>
    <w:rsid w:val="59E3B317"/>
    <w:rsid w:val="59E8E1B2"/>
    <w:rsid w:val="59EA6301"/>
    <w:rsid w:val="59EAAFFF"/>
    <w:rsid w:val="59EB66FF"/>
    <w:rsid w:val="59EC5CD1"/>
    <w:rsid w:val="59F40580"/>
    <w:rsid w:val="59FE69B9"/>
    <w:rsid w:val="5A026398"/>
    <w:rsid w:val="5A026BD9"/>
    <w:rsid w:val="5A02D2E7"/>
    <w:rsid w:val="5A03FDD9"/>
    <w:rsid w:val="5A0615BA"/>
    <w:rsid w:val="5A073C28"/>
    <w:rsid w:val="5A09D705"/>
    <w:rsid w:val="5A0B5F28"/>
    <w:rsid w:val="5A0C1AB3"/>
    <w:rsid w:val="5A0E5AD1"/>
    <w:rsid w:val="5A1356CB"/>
    <w:rsid w:val="5A147060"/>
    <w:rsid w:val="5A14753D"/>
    <w:rsid w:val="5A17022A"/>
    <w:rsid w:val="5A174B37"/>
    <w:rsid w:val="5A195B34"/>
    <w:rsid w:val="5A1B2136"/>
    <w:rsid w:val="5A1BBA45"/>
    <w:rsid w:val="5A21121F"/>
    <w:rsid w:val="5A2C5FFB"/>
    <w:rsid w:val="5A2CAF5E"/>
    <w:rsid w:val="5A31E615"/>
    <w:rsid w:val="5A351564"/>
    <w:rsid w:val="5A36B6AF"/>
    <w:rsid w:val="5A394C19"/>
    <w:rsid w:val="5A3A1637"/>
    <w:rsid w:val="5A3B6F47"/>
    <w:rsid w:val="5A3CD5D7"/>
    <w:rsid w:val="5A3CF84D"/>
    <w:rsid w:val="5A3DB018"/>
    <w:rsid w:val="5A44E42F"/>
    <w:rsid w:val="5A4730D4"/>
    <w:rsid w:val="5A4D9682"/>
    <w:rsid w:val="5A50C6B4"/>
    <w:rsid w:val="5A516234"/>
    <w:rsid w:val="5A53F34A"/>
    <w:rsid w:val="5A63B1E8"/>
    <w:rsid w:val="5A6787AB"/>
    <w:rsid w:val="5A68887E"/>
    <w:rsid w:val="5A747EED"/>
    <w:rsid w:val="5A74F304"/>
    <w:rsid w:val="5A77C21C"/>
    <w:rsid w:val="5A8AA94A"/>
    <w:rsid w:val="5A8C28F5"/>
    <w:rsid w:val="5A8DB4D1"/>
    <w:rsid w:val="5A93104D"/>
    <w:rsid w:val="5A9358CD"/>
    <w:rsid w:val="5A9563C1"/>
    <w:rsid w:val="5A95D8E1"/>
    <w:rsid w:val="5A99B4DC"/>
    <w:rsid w:val="5AA95F7F"/>
    <w:rsid w:val="5AAA4C44"/>
    <w:rsid w:val="5AAF0978"/>
    <w:rsid w:val="5AAFA38B"/>
    <w:rsid w:val="5AB025F3"/>
    <w:rsid w:val="5AB0ACA6"/>
    <w:rsid w:val="5AB0AF54"/>
    <w:rsid w:val="5AB205E6"/>
    <w:rsid w:val="5ABC58B9"/>
    <w:rsid w:val="5AC02632"/>
    <w:rsid w:val="5AC0A16C"/>
    <w:rsid w:val="5AC11D0C"/>
    <w:rsid w:val="5AC3D76A"/>
    <w:rsid w:val="5AC7CE99"/>
    <w:rsid w:val="5ACB15FE"/>
    <w:rsid w:val="5ACE0C4C"/>
    <w:rsid w:val="5AD42125"/>
    <w:rsid w:val="5AD6E527"/>
    <w:rsid w:val="5AE1D0F8"/>
    <w:rsid w:val="5AE1F6FF"/>
    <w:rsid w:val="5AE27BA9"/>
    <w:rsid w:val="5AE48D8F"/>
    <w:rsid w:val="5AE8DF24"/>
    <w:rsid w:val="5AE91C95"/>
    <w:rsid w:val="5AFC2563"/>
    <w:rsid w:val="5B01F244"/>
    <w:rsid w:val="5B02FD2D"/>
    <w:rsid w:val="5B0BE727"/>
    <w:rsid w:val="5B0CA29C"/>
    <w:rsid w:val="5B102A6B"/>
    <w:rsid w:val="5B10E276"/>
    <w:rsid w:val="5B18ECD5"/>
    <w:rsid w:val="5B1D2D38"/>
    <w:rsid w:val="5B1E31BC"/>
    <w:rsid w:val="5B26B526"/>
    <w:rsid w:val="5B27B347"/>
    <w:rsid w:val="5B28AB8F"/>
    <w:rsid w:val="5B2B8AE9"/>
    <w:rsid w:val="5B3A7210"/>
    <w:rsid w:val="5B3EA51D"/>
    <w:rsid w:val="5B3EEA3B"/>
    <w:rsid w:val="5B408A71"/>
    <w:rsid w:val="5B416A24"/>
    <w:rsid w:val="5B435CFF"/>
    <w:rsid w:val="5B441C31"/>
    <w:rsid w:val="5B530766"/>
    <w:rsid w:val="5B5EAA91"/>
    <w:rsid w:val="5B5EE7C1"/>
    <w:rsid w:val="5B6534A6"/>
    <w:rsid w:val="5B65E42D"/>
    <w:rsid w:val="5B6AF444"/>
    <w:rsid w:val="5B6E9A3D"/>
    <w:rsid w:val="5B70F666"/>
    <w:rsid w:val="5B71C826"/>
    <w:rsid w:val="5B75CFFA"/>
    <w:rsid w:val="5B79AF81"/>
    <w:rsid w:val="5B7B1F21"/>
    <w:rsid w:val="5B7B72CC"/>
    <w:rsid w:val="5B82E363"/>
    <w:rsid w:val="5B8724FE"/>
    <w:rsid w:val="5B8B5AD6"/>
    <w:rsid w:val="5B9002F0"/>
    <w:rsid w:val="5B900EDB"/>
    <w:rsid w:val="5B9876DD"/>
    <w:rsid w:val="5B9971BE"/>
    <w:rsid w:val="5B99E96F"/>
    <w:rsid w:val="5B9D5BDA"/>
    <w:rsid w:val="5B9D9E43"/>
    <w:rsid w:val="5BA0B243"/>
    <w:rsid w:val="5BA0E17A"/>
    <w:rsid w:val="5BA25487"/>
    <w:rsid w:val="5BA2FB76"/>
    <w:rsid w:val="5BA45780"/>
    <w:rsid w:val="5BA90E28"/>
    <w:rsid w:val="5BA91E76"/>
    <w:rsid w:val="5BAD8ED6"/>
    <w:rsid w:val="5BAFD9B9"/>
    <w:rsid w:val="5BB87B3F"/>
    <w:rsid w:val="5BD10BF0"/>
    <w:rsid w:val="5BD582C7"/>
    <w:rsid w:val="5BDAF128"/>
    <w:rsid w:val="5BDD8091"/>
    <w:rsid w:val="5BE23D42"/>
    <w:rsid w:val="5BE404C5"/>
    <w:rsid w:val="5BE72E6A"/>
    <w:rsid w:val="5BE80EEB"/>
    <w:rsid w:val="5BE9A163"/>
    <w:rsid w:val="5BF57CF7"/>
    <w:rsid w:val="5BF677EE"/>
    <w:rsid w:val="5BFEFF38"/>
    <w:rsid w:val="5C01DFDF"/>
    <w:rsid w:val="5C048EB0"/>
    <w:rsid w:val="5C0A9C47"/>
    <w:rsid w:val="5C0C745F"/>
    <w:rsid w:val="5C152109"/>
    <w:rsid w:val="5C16089A"/>
    <w:rsid w:val="5C16E1A4"/>
    <w:rsid w:val="5C1D018C"/>
    <w:rsid w:val="5C1F8701"/>
    <w:rsid w:val="5C255362"/>
    <w:rsid w:val="5C294FFB"/>
    <w:rsid w:val="5C2C40A0"/>
    <w:rsid w:val="5C2D5E12"/>
    <w:rsid w:val="5C376BCD"/>
    <w:rsid w:val="5C3A9D7C"/>
    <w:rsid w:val="5C3C8C60"/>
    <w:rsid w:val="5C48730A"/>
    <w:rsid w:val="5C4FD7BB"/>
    <w:rsid w:val="5C4FE542"/>
    <w:rsid w:val="5C5D9821"/>
    <w:rsid w:val="5C614A4A"/>
    <w:rsid w:val="5C617AAC"/>
    <w:rsid w:val="5C6369AF"/>
    <w:rsid w:val="5C6781F8"/>
    <w:rsid w:val="5C69A842"/>
    <w:rsid w:val="5C6E9C85"/>
    <w:rsid w:val="5C72369D"/>
    <w:rsid w:val="5C7A8976"/>
    <w:rsid w:val="5C7BB047"/>
    <w:rsid w:val="5C7DA159"/>
    <w:rsid w:val="5C7E55A2"/>
    <w:rsid w:val="5C7F5C18"/>
    <w:rsid w:val="5C81CE77"/>
    <w:rsid w:val="5C82402B"/>
    <w:rsid w:val="5C867FB1"/>
    <w:rsid w:val="5C8709F3"/>
    <w:rsid w:val="5C8A6B6E"/>
    <w:rsid w:val="5C8BBC67"/>
    <w:rsid w:val="5C8CB5B7"/>
    <w:rsid w:val="5C8DEEF4"/>
    <w:rsid w:val="5C8FA6DC"/>
    <w:rsid w:val="5C942DB8"/>
    <w:rsid w:val="5C95554A"/>
    <w:rsid w:val="5C96E55D"/>
    <w:rsid w:val="5C96F9A0"/>
    <w:rsid w:val="5C977DA5"/>
    <w:rsid w:val="5C98A022"/>
    <w:rsid w:val="5C998C95"/>
    <w:rsid w:val="5C9B7DEF"/>
    <w:rsid w:val="5C9FC17A"/>
    <w:rsid w:val="5CA4BE7E"/>
    <w:rsid w:val="5CA519D3"/>
    <w:rsid w:val="5CA80822"/>
    <w:rsid w:val="5CA8E764"/>
    <w:rsid w:val="5CAA74D6"/>
    <w:rsid w:val="5CAEFB4A"/>
    <w:rsid w:val="5CB20658"/>
    <w:rsid w:val="5CB7E7F7"/>
    <w:rsid w:val="5CBA72CB"/>
    <w:rsid w:val="5CBDB119"/>
    <w:rsid w:val="5CC145D0"/>
    <w:rsid w:val="5CC2C7CC"/>
    <w:rsid w:val="5CCEDF69"/>
    <w:rsid w:val="5CD1C625"/>
    <w:rsid w:val="5CD68003"/>
    <w:rsid w:val="5CD70049"/>
    <w:rsid w:val="5CD81B1F"/>
    <w:rsid w:val="5CE3F7E6"/>
    <w:rsid w:val="5CEBE603"/>
    <w:rsid w:val="5CED2D71"/>
    <w:rsid w:val="5CED4C1B"/>
    <w:rsid w:val="5CF02F9E"/>
    <w:rsid w:val="5CF0C396"/>
    <w:rsid w:val="5CF1A77F"/>
    <w:rsid w:val="5CF32DEA"/>
    <w:rsid w:val="5CF5CDFE"/>
    <w:rsid w:val="5CF80EA0"/>
    <w:rsid w:val="5D045C49"/>
    <w:rsid w:val="5D05FA5E"/>
    <w:rsid w:val="5D06E362"/>
    <w:rsid w:val="5D07431A"/>
    <w:rsid w:val="5D08F117"/>
    <w:rsid w:val="5D095748"/>
    <w:rsid w:val="5D0A6A9E"/>
    <w:rsid w:val="5D0CB533"/>
    <w:rsid w:val="5D10C5ED"/>
    <w:rsid w:val="5D122E40"/>
    <w:rsid w:val="5D15181E"/>
    <w:rsid w:val="5D15BF37"/>
    <w:rsid w:val="5D190DDE"/>
    <w:rsid w:val="5D19B311"/>
    <w:rsid w:val="5D1B1304"/>
    <w:rsid w:val="5D1FA1C1"/>
    <w:rsid w:val="5D219C90"/>
    <w:rsid w:val="5D224994"/>
    <w:rsid w:val="5D27B441"/>
    <w:rsid w:val="5D2E2BF6"/>
    <w:rsid w:val="5D3EFC80"/>
    <w:rsid w:val="5D4113B3"/>
    <w:rsid w:val="5D494953"/>
    <w:rsid w:val="5D4B52FB"/>
    <w:rsid w:val="5D4E8B07"/>
    <w:rsid w:val="5D5101C6"/>
    <w:rsid w:val="5D5675B6"/>
    <w:rsid w:val="5D598B83"/>
    <w:rsid w:val="5D68F52F"/>
    <w:rsid w:val="5D714049"/>
    <w:rsid w:val="5D715E1C"/>
    <w:rsid w:val="5D730CBA"/>
    <w:rsid w:val="5D73A37A"/>
    <w:rsid w:val="5D74AAFD"/>
    <w:rsid w:val="5D7DB234"/>
    <w:rsid w:val="5D7F6FF6"/>
    <w:rsid w:val="5D84D2C3"/>
    <w:rsid w:val="5D8518DD"/>
    <w:rsid w:val="5D859A54"/>
    <w:rsid w:val="5D919726"/>
    <w:rsid w:val="5D92A744"/>
    <w:rsid w:val="5D979F8D"/>
    <w:rsid w:val="5D980366"/>
    <w:rsid w:val="5D99BB05"/>
    <w:rsid w:val="5DA3B812"/>
    <w:rsid w:val="5DA98686"/>
    <w:rsid w:val="5DAA3116"/>
    <w:rsid w:val="5DBACA7E"/>
    <w:rsid w:val="5DBBA54F"/>
    <w:rsid w:val="5DBD1534"/>
    <w:rsid w:val="5DC1D5A2"/>
    <w:rsid w:val="5DC28918"/>
    <w:rsid w:val="5DC4EFE1"/>
    <w:rsid w:val="5DC5C87A"/>
    <w:rsid w:val="5DCFC609"/>
    <w:rsid w:val="5DD085E2"/>
    <w:rsid w:val="5DDB691F"/>
    <w:rsid w:val="5DDF03AB"/>
    <w:rsid w:val="5DE535E0"/>
    <w:rsid w:val="5DE9528D"/>
    <w:rsid w:val="5DEE5FE0"/>
    <w:rsid w:val="5DEE765B"/>
    <w:rsid w:val="5DF423E7"/>
    <w:rsid w:val="5DFB9E64"/>
    <w:rsid w:val="5E0224E2"/>
    <w:rsid w:val="5E0567D6"/>
    <w:rsid w:val="5E06AE3D"/>
    <w:rsid w:val="5E1D9BFE"/>
    <w:rsid w:val="5E1E9E47"/>
    <w:rsid w:val="5E2170AF"/>
    <w:rsid w:val="5E24A21C"/>
    <w:rsid w:val="5E264465"/>
    <w:rsid w:val="5E2D5CDD"/>
    <w:rsid w:val="5E2F8843"/>
    <w:rsid w:val="5E31FD0A"/>
    <w:rsid w:val="5E32CE95"/>
    <w:rsid w:val="5E3C670A"/>
    <w:rsid w:val="5E40E23A"/>
    <w:rsid w:val="5E419FDB"/>
    <w:rsid w:val="5E455820"/>
    <w:rsid w:val="5E45D834"/>
    <w:rsid w:val="5E461B76"/>
    <w:rsid w:val="5E465F35"/>
    <w:rsid w:val="5E4A7F9F"/>
    <w:rsid w:val="5E4F66D0"/>
    <w:rsid w:val="5E51A3F8"/>
    <w:rsid w:val="5E56F25E"/>
    <w:rsid w:val="5E588B93"/>
    <w:rsid w:val="5E59F62B"/>
    <w:rsid w:val="5E5BE640"/>
    <w:rsid w:val="5E633CE5"/>
    <w:rsid w:val="5E64260D"/>
    <w:rsid w:val="5E64FEE5"/>
    <w:rsid w:val="5E66E587"/>
    <w:rsid w:val="5E6805A0"/>
    <w:rsid w:val="5E69A398"/>
    <w:rsid w:val="5E6CDBFA"/>
    <w:rsid w:val="5E6DD53D"/>
    <w:rsid w:val="5E76194F"/>
    <w:rsid w:val="5E77FA0F"/>
    <w:rsid w:val="5E79DD61"/>
    <w:rsid w:val="5E7C8FEA"/>
    <w:rsid w:val="5E7F655F"/>
    <w:rsid w:val="5E8CA921"/>
    <w:rsid w:val="5E8E54C0"/>
    <w:rsid w:val="5E996C48"/>
    <w:rsid w:val="5E9DE1F5"/>
    <w:rsid w:val="5E9E0448"/>
    <w:rsid w:val="5E9F4B3F"/>
    <w:rsid w:val="5EA45344"/>
    <w:rsid w:val="5EA92129"/>
    <w:rsid w:val="5EA997B6"/>
    <w:rsid w:val="5EABE8B7"/>
    <w:rsid w:val="5EB84DC8"/>
    <w:rsid w:val="5EBB11E3"/>
    <w:rsid w:val="5EC3A3E0"/>
    <w:rsid w:val="5EC6717C"/>
    <w:rsid w:val="5ECF508E"/>
    <w:rsid w:val="5ED39E93"/>
    <w:rsid w:val="5EDBFE5A"/>
    <w:rsid w:val="5EE51F52"/>
    <w:rsid w:val="5EE962CD"/>
    <w:rsid w:val="5EE9C939"/>
    <w:rsid w:val="5EEBA9C3"/>
    <w:rsid w:val="5EF23E37"/>
    <w:rsid w:val="5EF2595D"/>
    <w:rsid w:val="5EF82F80"/>
    <w:rsid w:val="5EFCDBD1"/>
    <w:rsid w:val="5EFF3029"/>
    <w:rsid w:val="5F044896"/>
    <w:rsid w:val="5F0AB7B8"/>
    <w:rsid w:val="5F0E7B71"/>
    <w:rsid w:val="5F10CE6F"/>
    <w:rsid w:val="5F16D9F7"/>
    <w:rsid w:val="5F25DD90"/>
    <w:rsid w:val="5F297B9A"/>
    <w:rsid w:val="5F2A7F5F"/>
    <w:rsid w:val="5F2C0E38"/>
    <w:rsid w:val="5F310232"/>
    <w:rsid w:val="5F3CF751"/>
    <w:rsid w:val="5F3E4B70"/>
    <w:rsid w:val="5F401BD6"/>
    <w:rsid w:val="5F43D3A6"/>
    <w:rsid w:val="5F46EEC2"/>
    <w:rsid w:val="5F47966E"/>
    <w:rsid w:val="5F55A048"/>
    <w:rsid w:val="5F58ED29"/>
    <w:rsid w:val="5F5C49E7"/>
    <w:rsid w:val="5F5D5B72"/>
    <w:rsid w:val="5F5D895D"/>
    <w:rsid w:val="5F5EC75C"/>
    <w:rsid w:val="5F6D960D"/>
    <w:rsid w:val="5F710973"/>
    <w:rsid w:val="5F765192"/>
    <w:rsid w:val="5F7B741F"/>
    <w:rsid w:val="5F7C986D"/>
    <w:rsid w:val="5F84CB48"/>
    <w:rsid w:val="5F872BE6"/>
    <w:rsid w:val="5F8B7C97"/>
    <w:rsid w:val="5F8C98B4"/>
    <w:rsid w:val="5F8E8E59"/>
    <w:rsid w:val="5F8FA288"/>
    <w:rsid w:val="5F90052A"/>
    <w:rsid w:val="5F905758"/>
    <w:rsid w:val="5F90D4AD"/>
    <w:rsid w:val="5F90E18E"/>
    <w:rsid w:val="5F9531B2"/>
    <w:rsid w:val="5F9B6EBF"/>
    <w:rsid w:val="5F9CDDE0"/>
    <w:rsid w:val="5FA36CC0"/>
    <w:rsid w:val="5FA3CF9A"/>
    <w:rsid w:val="5FA6E9C3"/>
    <w:rsid w:val="5FA84DBC"/>
    <w:rsid w:val="5FA9464B"/>
    <w:rsid w:val="5FBC548D"/>
    <w:rsid w:val="5FBD851B"/>
    <w:rsid w:val="5FBED935"/>
    <w:rsid w:val="5FC0CC9A"/>
    <w:rsid w:val="5FC3C0AC"/>
    <w:rsid w:val="5FCAEB97"/>
    <w:rsid w:val="5FD12278"/>
    <w:rsid w:val="5FD1AED4"/>
    <w:rsid w:val="5FE12E72"/>
    <w:rsid w:val="5FE2284D"/>
    <w:rsid w:val="5FE7595A"/>
    <w:rsid w:val="5FF8E617"/>
    <w:rsid w:val="5FF8E6E3"/>
    <w:rsid w:val="5FF90C04"/>
    <w:rsid w:val="5FFC2490"/>
    <w:rsid w:val="5FFC63A4"/>
    <w:rsid w:val="5FFD5A78"/>
    <w:rsid w:val="5FFE3ED8"/>
    <w:rsid w:val="6007D575"/>
    <w:rsid w:val="600AC5B0"/>
    <w:rsid w:val="600B26A6"/>
    <w:rsid w:val="600C0B00"/>
    <w:rsid w:val="601118B5"/>
    <w:rsid w:val="6013D0A6"/>
    <w:rsid w:val="6017D7F0"/>
    <w:rsid w:val="601F547F"/>
    <w:rsid w:val="60256A0E"/>
    <w:rsid w:val="602672AA"/>
    <w:rsid w:val="60279C1F"/>
    <w:rsid w:val="60286019"/>
    <w:rsid w:val="602BCAC6"/>
    <w:rsid w:val="602D58D8"/>
    <w:rsid w:val="6032E348"/>
    <w:rsid w:val="60351A61"/>
    <w:rsid w:val="603855CF"/>
    <w:rsid w:val="604596A5"/>
    <w:rsid w:val="604A9E47"/>
    <w:rsid w:val="604AE3C0"/>
    <w:rsid w:val="604FEFCB"/>
    <w:rsid w:val="6056DD6A"/>
    <w:rsid w:val="605BAD1C"/>
    <w:rsid w:val="605CB153"/>
    <w:rsid w:val="605D67F5"/>
    <w:rsid w:val="605F2ECE"/>
    <w:rsid w:val="606023C2"/>
    <w:rsid w:val="60612EC4"/>
    <w:rsid w:val="60669AEE"/>
    <w:rsid w:val="6068EA39"/>
    <w:rsid w:val="6069CBFF"/>
    <w:rsid w:val="606BA052"/>
    <w:rsid w:val="606C974E"/>
    <w:rsid w:val="607577BA"/>
    <w:rsid w:val="607A88E0"/>
    <w:rsid w:val="60829242"/>
    <w:rsid w:val="608356BA"/>
    <w:rsid w:val="60849CCA"/>
    <w:rsid w:val="608BC601"/>
    <w:rsid w:val="60903C59"/>
    <w:rsid w:val="609A6BCD"/>
    <w:rsid w:val="609C0258"/>
    <w:rsid w:val="609C799B"/>
    <w:rsid w:val="60A2247F"/>
    <w:rsid w:val="60A6AE8C"/>
    <w:rsid w:val="60A73DA9"/>
    <w:rsid w:val="60B4247F"/>
    <w:rsid w:val="60B8B09E"/>
    <w:rsid w:val="60B94B4D"/>
    <w:rsid w:val="60BD92AC"/>
    <w:rsid w:val="60C0B51C"/>
    <w:rsid w:val="60C2FDCE"/>
    <w:rsid w:val="60C38133"/>
    <w:rsid w:val="60C6090E"/>
    <w:rsid w:val="60CD3981"/>
    <w:rsid w:val="60CF6589"/>
    <w:rsid w:val="60D4D734"/>
    <w:rsid w:val="60D5E593"/>
    <w:rsid w:val="60D7640F"/>
    <w:rsid w:val="60DA574D"/>
    <w:rsid w:val="60E2D9D3"/>
    <w:rsid w:val="60E3C33F"/>
    <w:rsid w:val="60EC9C21"/>
    <w:rsid w:val="60EF5A90"/>
    <w:rsid w:val="60F79E8F"/>
    <w:rsid w:val="60F8616D"/>
    <w:rsid w:val="60FC22BE"/>
    <w:rsid w:val="61036447"/>
    <w:rsid w:val="61038BCF"/>
    <w:rsid w:val="61052D9F"/>
    <w:rsid w:val="6106049A"/>
    <w:rsid w:val="61081185"/>
    <w:rsid w:val="610B8EAD"/>
    <w:rsid w:val="6118B373"/>
    <w:rsid w:val="6118E82F"/>
    <w:rsid w:val="611CBA0E"/>
    <w:rsid w:val="6121EB77"/>
    <w:rsid w:val="61221B83"/>
    <w:rsid w:val="61229FEB"/>
    <w:rsid w:val="6122EFB6"/>
    <w:rsid w:val="61230BFD"/>
    <w:rsid w:val="6123C954"/>
    <w:rsid w:val="6125D902"/>
    <w:rsid w:val="612CB59B"/>
    <w:rsid w:val="612DB9D0"/>
    <w:rsid w:val="6131662D"/>
    <w:rsid w:val="613C5D9C"/>
    <w:rsid w:val="614380BA"/>
    <w:rsid w:val="6143D0B2"/>
    <w:rsid w:val="61449376"/>
    <w:rsid w:val="61475885"/>
    <w:rsid w:val="614D98F2"/>
    <w:rsid w:val="61552B58"/>
    <w:rsid w:val="61557BB2"/>
    <w:rsid w:val="6159983E"/>
    <w:rsid w:val="615AB11C"/>
    <w:rsid w:val="615F2942"/>
    <w:rsid w:val="6160ECF0"/>
    <w:rsid w:val="61661466"/>
    <w:rsid w:val="6169672F"/>
    <w:rsid w:val="6173FE6C"/>
    <w:rsid w:val="61768E81"/>
    <w:rsid w:val="617EF159"/>
    <w:rsid w:val="617FFF77"/>
    <w:rsid w:val="618368FC"/>
    <w:rsid w:val="618B8DEE"/>
    <w:rsid w:val="6191699E"/>
    <w:rsid w:val="61A089EF"/>
    <w:rsid w:val="61AA3CE6"/>
    <w:rsid w:val="61B1CB8D"/>
    <w:rsid w:val="61B75A45"/>
    <w:rsid w:val="61B7E161"/>
    <w:rsid w:val="61BCE0B1"/>
    <w:rsid w:val="61C248EA"/>
    <w:rsid w:val="61C24EE9"/>
    <w:rsid w:val="61C6B64E"/>
    <w:rsid w:val="61C79B27"/>
    <w:rsid w:val="61CB65B7"/>
    <w:rsid w:val="61CD09BB"/>
    <w:rsid w:val="61D05D74"/>
    <w:rsid w:val="61DAE510"/>
    <w:rsid w:val="61DDB51D"/>
    <w:rsid w:val="61E35DCE"/>
    <w:rsid w:val="61E414E1"/>
    <w:rsid w:val="61E74FC1"/>
    <w:rsid w:val="61EB4CE5"/>
    <w:rsid w:val="61F31243"/>
    <w:rsid w:val="61F8FF66"/>
    <w:rsid w:val="61F9CFFA"/>
    <w:rsid w:val="61FC0D01"/>
    <w:rsid w:val="620149E1"/>
    <w:rsid w:val="62026E15"/>
    <w:rsid w:val="6205B04B"/>
    <w:rsid w:val="62071045"/>
    <w:rsid w:val="62092635"/>
    <w:rsid w:val="620B9083"/>
    <w:rsid w:val="620B9716"/>
    <w:rsid w:val="620CC74A"/>
    <w:rsid w:val="620F61D6"/>
    <w:rsid w:val="6214214D"/>
    <w:rsid w:val="6216FD44"/>
    <w:rsid w:val="621D7770"/>
    <w:rsid w:val="62224076"/>
    <w:rsid w:val="62278A2A"/>
    <w:rsid w:val="6235AC67"/>
    <w:rsid w:val="6236224F"/>
    <w:rsid w:val="6236675E"/>
    <w:rsid w:val="623A43C7"/>
    <w:rsid w:val="623AC772"/>
    <w:rsid w:val="623B755B"/>
    <w:rsid w:val="623BDD6C"/>
    <w:rsid w:val="62412A35"/>
    <w:rsid w:val="6250C200"/>
    <w:rsid w:val="6255CDC8"/>
    <w:rsid w:val="625EAAC9"/>
    <w:rsid w:val="62623984"/>
    <w:rsid w:val="6268170F"/>
    <w:rsid w:val="626C8DA4"/>
    <w:rsid w:val="626D0899"/>
    <w:rsid w:val="626D13E1"/>
    <w:rsid w:val="6275D8C7"/>
    <w:rsid w:val="62772935"/>
    <w:rsid w:val="62861302"/>
    <w:rsid w:val="6286F675"/>
    <w:rsid w:val="628A1E8D"/>
    <w:rsid w:val="628FB0E7"/>
    <w:rsid w:val="629266A2"/>
    <w:rsid w:val="629473CD"/>
    <w:rsid w:val="6294DA4F"/>
    <w:rsid w:val="6295E0D4"/>
    <w:rsid w:val="62983650"/>
    <w:rsid w:val="629AE88D"/>
    <w:rsid w:val="629BF348"/>
    <w:rsid w:val="629D3020"/>
    <w:rsid w:val="62A051CF"/>
    <w:rsid w:val="62A2DB8E"/>
    <w:rsid w:val="62A359A3"/>
    <w:rsid w:val="62A54A69"/>
    <w:rsid w:val="62ABDD0C"/>
    <w:rsid w:val="62ABED2D"/>
    <w:rsid w:val="62B49889"/>
    <w:rsid w:val="62B79949"/>
    <w:rsid w:val="62BA4CB4"/>
    <w:rsid w:val="62BF18A4"/>
    <w:rsid w:val="62C0025F"/>
    <w:rsid w:val="62C45459"/>
    <w:rsid w:val="62C868BF"/>
    <w:rsid w:val="62CA7176"/>
    <w:rsid w:val="62D914CD"/>
    <w:rsid w:val="62DA301D"/>
    <w:rsid w:val="62DF409A"/>
    <w:rsid w:val="62DFA7C0"/>
    <w:rsid w:val="62E3559A"/>
    <w:rsid w:val="62E3A370"/>
    <w:rsid w:val="62E4CDDD"/>
    <w:rsid w:val="62E5F605"/>
    <w:rsid w:val="62EB22CE"/>
    <w:rsid w:val="62EF474C"/>
    <w:rsid w:val="62F09AAC"/>
    <w:rsid w:val="62F1B075"/>
    <w:rsid w:val="62F6817D"/>
    <w:rsid w:val="62F8F28F"/>
    <w:rsid w:val="62F996C0"/>
    <w:rsid w:val="62FBDDCE"/>
    <w:rsid w:val="6301371E"/>
    <w:rsid w:val="630255F3"/>
    <w:rsid w:val="6303C8BE"/>
    <w:rsid w:val="6309BFA8"/>
    <w:rsid w:val="630ACF9F"/>
    <w:rsid w:val="630CD6C6"/>
    <w:rsid w:val="6311E0F8"/>
    <w:rsid w:val="6313BB46"/>
    <w:rsid w:val="631521F5"/>
    <w:rsid w:val="63160431"/>
    <w:rsid w:val="6317A2F8"/>
    <w:rsid w:val="63230824"/>
    <w:rsid w:val="632C254D"/>
    <w:rsid w:val="632E4F90"/>
    <w:rsid w:val="6332A842"/>
    <w:rsid w:val="633856A4"/>
    <w:rsid w:val="633DD769"/>
    <w:rsid w:val="63414B54"/>
    <w:rsid w:val="6357DF95"/>
    <w:rsid w:val="635A5A0C"/>
    <w:rsid w:val="635D2F21"/>
    <w:rsid w:val="63636B88"/>
    <w:rsid w:val="6363B1AE"/>
    <w:rsid w:val="636580DF"/>
    <w:rsid w:val="637017FE"/>
    <w:rsid w:val="63765478"/>
    <w:rsid w:val="63776516"/>
    <w:rsid w:val="63783E62"/>
    <w:rsid w:val="63798EE4"/>
    <w:rsid w:val="6379C90C"/>
    <w:rsid w:val="637C17FB"/>
    <w:rsid w:val="637C52AE"/>
    <w:rsid w:val="637C7C5C"/>
    <w:rsid w:val="637E62DE"/>
    <w:rsid w:val="638284F2"/>
    <w:rsid w:val="63848575"/>
    <w:rsid w:val="638F3656"/>
    <w:rsid w:val="638F7D1B"/>
    <w:rsid w:val="6390A5CD"/>
    <w:rsid w:val="639156EA"/>
    <w:rsid w:val="63916815"/>
    <w:rsid w:val="6393D3FD"/>
    <w:rsid w:val="639F5F29"/>
    <w:rsid w:val="63A143F3"/>
    <w:rsid w:val="63A82060"/>
    <w:rsid w:val="63AB43A0"/>
    <w:rsid w:val="63ACD2E6"/>
    <w:rsid w:val="63AF57B0"/>
    <w:rsid w:val="63B2CDA5"/>
    <w:rsid w:val="63B857C6"/>
    <w:rsid w:val="63B899E8"/>
    <w:rsid w:val="63BA7158"/>
    <w:rsid w:val="63BCEDEA"/>
    <w:rsid w:val="63C3C74D"/>
    <w:rsid w:val="63C40E2E"/>
    <w:rsid w:val="63C96951"/>
    <w:rsid w:val="63CDAAFB"/>
    <w:rsid w:val="63CE2427"/>
    <w:rsid w:val="63D0BE3B"/>
    <w:rsid w:val="63D61144"/>
    <w:rsid w:val="63D791ED"/>
    <w:rsid w:val="63DD33A5"/>
    <w:rsid w:val="63DD618F"/>
    <w:rsid w:val="63DD9643"/>
    <w:rsid w:val="63DF24EC"/>
    <w:rsid w:val="63E0B33E"/>
    <w:rsid w:val="63E57B4D"/>
    <w:rsid w:val="63E83C7B"/>
    <w:rsid w:val="63EF712B"/>
    <w:rsid w:val="63EFC34C"/>
    <w:rsid w:val="63F3FCA2"/>
    <w:rsid w:val="63F98A01"/>
    <w:rsid w:val="63FF03A1"/>
    <w:rsid w:val="63FF5EE4"/>
    <w:rsid w:val="6405F649"/>
    <w:rsid w:val="64062011"/>
    <w:rsid w:val="6407611D"/>
    <w:rsid w:val="6409C6D1"/>
    <w:rsid w:val="64179A9B"/>
    <w:rsid w:val="641B5783"/>
    <w:rsid w:val="641E1245"/>
    <w:rsid w:val="641EF94F"/>
    <w:rsid w:val="641FC89E"/>
    <w:rsid w:val="64209818"/>
    <w:rsid w:val="6424AC1F"/>
    <w:rsid w:val="64265F41"/>
    <w:rsid w:val="6429C24F"/>
    <w:rsid w:val="642FC02A"/>
    <w:rsid w:val="6434B39C"/>
    <w:rsid w:val="64353724"/>
    <w:rsid w:val="6436882D"/>
    <w:rsid w:val="6437731C"/>
    <w:rsid w:val="643A0598"/>
    <w:rsid w:val="643A8E21"/>
    <w:rsid w:val="643B70F9"/>
    <w:rsid w:val="6449A0EF"/>
    <w:rsid w:val="644A99FA"/>
    <w:rsid w:val="644AF8B7"/>
    <w:rsid w:val="644ED070"/>
    <w:rsid w:val="6452BEB0"/>
    <w:rsid w:val="6454946B"/>
    <w:rsid w:val="6454F644"/>
    <w:rsid w:val="6456D7A9"/>
    <w:rsid w:val="645801B6"/>
    <w:rsid w:val="64585EE1"/>
    <w:rsid w:val="64619911"/>
    <w:rsid w:val="6461E5F1"/>
    <w:rsid w:val="64657BEE"/>
    <w:rsid w:val="646FC9B2"/>
    <w:rsid w:val="6471EFA0"/>
    <w:rsid w:val="64732295"/>
    <w:rsid w:val="64790917"/>
    <w:rsid w:val="6485B638"/>
    <w:rsid w:val="64861FA9"/>
    <w:rsid w:val="64873EDF"/>
    <w:rsid w:val="6489F16C"/>
    <w:rsid w:val="648CC3BE"/>
    <w:rsid w:val="6495D9A7"/>
    <w:rsid w:val="64988F54"/>
    <w:rsid w:val="64A1FBA6"/>
    <w:rsid w:val="64AE0129"/>
    <w:rsid w:val="64AE60CF"/>
    <w:rsid w:val="64B04B46"/>
    <w:rsid w:val="64B6594E"/>
    <w:rsid w:val="64B6DBBE"/>
    <w:rsid w:val="64B9AB19"/>
    <w:rsid w:val="64BA6AFC"/>
    <w:rsid w:val="64C1D415"/>
    <w:rsid w:val="64C76C2F"/>
    <w:rsid w:val="64CC3AD4"/>
    <w:rsid w:val="64D018EA"/>
    <w:rsid w:val="64D4C47B"/>
    <w:rsid w:val="64D92494"/>
    <w:rsid w:val="64DC999F"/>
    <w:rsid w:val="64DDB469"/>
    <w:rsid w:val="64DFA400"/>
    <w:rsid w:val="64E0C14F"/>
    <w:rsid w:val="64EA8AA3"/>
    <w:rsid w:val="64EC2992"/>
    <w:rsid w:val="64EDE8EE"/>
    <w:rsid w:val="64EDE9CB"/>
    <w:rsid w:val="64EF7731"/>
    <w:rsid w:val="64EFF1EF"/>
    <w:rsid w:val="64F0F84D"/>
    <w:rsid w:val="64F6A467"/>
    <w:rsid w:val="64F9E9AC"/>
    <w:rsid w:val="650167D4"/>
    <w:rsid w:val="65024C5C"/>
    <w:rsid w:val="6507BE41"/>
    <w:rsid w:val="65120555"/>
    <w:rsid w:val="65125D8C"/>
    <w:rsid w:val="6512F914"/>
    <w:rsid w:val="6513EF1A"/>
    <w:rsid w:val="65162639"/>
    <w:rsid w:val="651659B1"/>
    <w:rsid w:val="65183D4A"/>
    <w:rsid w:val="651930C8"/>
    <w:rsid w:val="651BA055"/>
    <w:rsid w:val="651C2C64"/>
    <w:rsid w:val="651E0A6B"/>
    <w:rsid w:val="65243531"/>
    <w:rsid w:val="65246E70"/>
    <w:rsid w:val="65270D60"/>
    <w:rsid w:val="653863B1"/>
    <w:rsid w:val="653909E3"/>
    <w:rsid w:val="653B4140"/>
    <w:rsid w:val="653D125D"/>
    <w:rsid w:val="6542F9B1"/>
    <w:rsid w:val="654CE697"/>
    <w:rsid w:val="654CFA7E"/>
    <w:rsid w:val="65500774"/>
    <w:rsid w:val="655106A0"/>
    <w:rsid w:val="6551D958"/>
    <w:rsid w:val="6551D99B"/>
    <w:rsid w:val="6559F408"/>
    <w:rsid w:val="655CED17"/>
    <w:rsid w:val="655E4FDE"/>
    <w:rsid w:val="65642B40"/>
    <w:rsid w:val="65668C74"/>
    <w:rsid w:val="6566B76D"/>
    <w:rsid w:val="65775523"/>
    <w:rsid w:val="6577A57F"/>
    <w:rsid w:val="657863FA"/>
    <w:rsid w:val="657B1443"/>
    <w:rsid w:val="657B1E28"/>
    <w:rsid w:val="65800552"/>
    <w:rsid w:val="658BC822"/>
    <w:rsid w:val="658C071B"/>
    <w:rsid w:val="658D6E8A"/>
    <w:rsid w:val="658DA4A3"/>
    <w:rsid w:val="659789CE"/>
    <w:rsid w:val="6598234B"/>
    <w:rsid w:val="659FD512"/>
    <w:rsid w:val="659FD626"/>
    <w:rsid w:val="65A37448"/>
    <w:rsid w:val="65A37502"/>
    <w:rsid w:val="65A4FDD4"/>
    <w:rsid w:val="65AF13D0"/>
    <w:rsid w:val="65B51976"/>
    <w:rsid w:val="65B5FF92"/>
    <w:rsid w:val="65B604D5"/>
    <w:rsid w:val="65BB900A"/>
    <w:rsid w:val="65BCB308"/>
    <w:rsid w:val="65BF81E9"/>
    <w:rsid w:val="65DEB207"/>
    <w:rsid w:val="65DEDBFE"/>
    <w:rsid w:val="65E61DCD"/>
    <w:rsid w:val="65E9E55D"/>
    <w:rsid w:val="65F77FF6"/>
    <w:rsid w:val="65FD8A47"/>
    <w:rsid w:val="65FDBED4"/>
    <w:rsid w:val="6601CD45"/>
    <w:rsid w:val="66033562"/>
    <w:rsid w:val="660DA91B"/>
    <w:rsid w:val="661D7164"/>
    <w:rsid w:val="66256F99"/>
    <w:rsid w:val="66286AFA"/>
    <w:rsid w:val="66287D16"/>
    <w:rsid w:val="662EF075"/>
    <w:rsid w:val="66345FB5"/>
    <w:rsid w:val="6634D521"/>
    <w:rsid w:val="6635733B"/>
    <w:rsid w:val="6636370D"/>
    <w:rsid w:val="663A2525"/>
    <w:rsid w:val="663A81E2"/>
    <w:rsid w:val="663F1017"/>
    <w:rsid w:val="664175DF"/>
    <w:rsid w:val="66471142"/>
    <w:rsid w:val="664FBE80"/>
    <w:rsid w:val="665C4096"/>
    <w:rsid w:val="665DEE8A"/>
    <w:rsid w:val="666327B9"/>
    <w:rsid w:val="666349F4"/>
    <w:rsid w:val="6665A652"/>
    <w:rsid w:val="6665D508"/>
    <w:rsid w:val="66684B9E"/>
    <w:rsid w:val="666A16D6"/>
    <w:rsid w:val="6674F4F5"/>
    <w:rsid w:val="66773D75"/>
    <w:rsid w:val="6677A05B"/>
    <w:rsid w:val="6678AC94"/>
    <w:rsid w:val="66797B28"/>
    <w:rsid w:val="66799FEC"/>
    <w:rsid w:val="668C2B9E"/>
    <w:rsid w:val="668E0295"/>
    <w:rsid w:val="668FEF81"/>
    <w:rsid w:val="66977FA6"/>
    <w:rsid w:val="669BFDA9"/>
    <w:rsid w:val="669C55F4"/>
    <w:rsid w:val="669E11A6"/>
    <w:rsid w:val="66A6C7C7"/>
    <w:rsid w:val="66ACF994"/>
    <w:rsid w:val="66B32C15"/>
    <w:rsid w:val="66B8543F"/>
    <w:rsid w:val="66C05CE2"/>
    <w:rsid w:val="66C4F97D"/>
    <w:rsid w:val="66C5CE01"/>
    <w:rsid w:val="66CB8287"/>
    <w:rsid w:val="66CF6546"/>
    <w:rsid w:val="66D1D9E2"/>
    <w:rsid w:val="66DD80FD"/>
    <w:rsid w:val="66DF2BD0"/>
    <w:rsid w:val="66E05C51"/>
    <w:rsid w:val="66E3A9FB"/>
    <w:rsid w:val="66E6E9A8"/>
    <w:rsid w:val="66E82765"/>
    <w:rsid w:val="66E8A4EB"/>
    <w:rsid w:val="66E90360"/>
    <w:rsid w:val="66EB8A24"/>
    <w:rsid w:val="66F76667"/>
    <w:rsid w:val="66F862F8"/>
    <w:rsid w:val="66F9C739"/>
    <w:rsid w:val="66FB92A9"/>
    <w:rsid w:val="6703C37F"/>
    <w:rsid w:val="670D6384"/>
    <w:rsid w:val="6711368C"/>
    <w:rsid w:val="6712A34A"/>
    <w:rsid w:val="671413B3"/>
    <w:rsid w:val="67195C28"/>
    <w:rsid w:val="671AA1F0"/>
    <w:rsid w:val="671F9058"/>
    <w:rsid w:val="672203F2"/>
    <w:rsid w:val="6722BC78"/>
    <w:rsid w:val="6725582A"/>
    <w:rsid w:val="672AE697"/>
    <w:rsid w:val="672C9688"/>
    <w:rsid w:val="67309614"/>
    <w:rsid w:val="67364B7E"/>
    <w:rsid w:val="673965F7"/>
    <w:rsid w:val="6741562C"/>
    <w:rsid w:val="6747D46A"/>
    <w:rsid w:val="674A5DA9"/>
    <w:rsid w:val="674B0B2E"/>
    <w:rsid w:val="674CA021"/>
    <w:rsid w:val="67503419"/>
    <w:rsid w:val="6754B82B"/>
    <w:rsid w:val="675662AE"/>
    <w:rsid w:val="675D2740"/>
    <w:rsid w:val="6762201E"/>
    <w:rsid w:val="6771E831"/>
    <w:rsid w:val="67739D26"/>
    <w:rsid w:val="6774B1F6"/>
    <w:rsid w:val="6776D048"/>
    <w:rsid w:val="6777AC19"/>
    <w:rsid w:val="677B27E0"/>
    <w:rsid w:val="677C5DCA"/>
    <w:rsid w:val="67805799"/>
    <w:rsid w:val="678AF933"/>
    <w:rsid w:val="678E3011"/>
    <w:rsid w:val="679847D5"/>
    <w:rsid w:val="679A1EA0"/>
    <w:rsid w:val="679B10A6"/>
    <w:rsid w:val="67A01C64"/>
    <w:rsid w:val="67A69C07"/>
    <w:rsid w:val="67A6B795"/>
    <w:rsid w:val="67B0731B"/>
    <w:rsid w:val="67B14838"/>
    <w:rsid w:val="67B4FD9B"/>
    <w:rsid w:val="67BAAFC4"/>
    <w:rsid w:val="67C133B8"/>
    <w:rsid w:val="67C1DCA8"/>
    <w:rsid w:val="67C368C7"/>
    <w:rsid w:val="67C5C84F"/>
    <w:rsid w:val="67C7276D"/>
    <w:rsid w:val="67CAE16D"/>
    <w:rsid w:val="67CFFED4"/>
    <w:rsid w:val="67D411D5"/>
    <w:rsid w:val="67D4998B"/>
    <w:rsid w:val="67D51431"/>
    <w:rsid w:val="67D52F8A"/>
    <w:rsid w:val="67D7EAB2"/>
    <w:rsid w:val="67E76FB0"/>
    <w:rsid w:val="67EE994E"/>
    <w:rsid w:val="67F09C66"/>
    <w:rsid w:val="67F2F27C"/>
    <w:rsid w:val="67F82924"/>
    <w:rsid w:val="6803A590"/>
    <w:rsid w:val="6804EAD8"/>
    <w:rsid w:val="680A151A"/>
    <w:rsid w:val="681400BC"/>
    <w:rsid w:val="681680D9"/>
    <w:rsid w:val="68180411"/>
    <w:rsid w:val="6818FACD"/>
    <w:rsid w:val="681E1F92"/>
    <w:rsid w:val="68224A00"/>
    <w:rsid w:val="6822BA11"/>
    <w:rsid w:val="68237E92"/>
    <w:rsid w:val="68271F88"/>
    <w:rsid w:val="68297B97"/>
    <w:rsid w:val="682A0605"/>
    <w:rsid w:val="682DC100"/>
    <w:rsid w:val="6833A947"/>
    <w:rsid w:val="683AFF9E"/>
    <w:rsid w:val="683BDBA1"/>
    <w:rsid w:val="683D5ECE"/>
    <w:rsid w:val="683F95DC"/>
    <w:rsid w:val="68415E1F"/>
    <w:rsid w:val="6841EF58"/>
    <w:rsid w:val="684511F6"/>
    <w:rsid w:val="6848D253"/>
    <w:rsid w:val="6848FF67"/>
    <w:rsid w:val="684993E1"/>
    <w:rsid w:val="684A7F36"/>
    <w:rsid w:val="68532199"/>
    <w:rsid w:val="685EF0DF"/>
    <w:rsid w:val="685F15B7"/>
    <w:rsid w:val="68602354"/>
    <w:rsid w:val="6861223E"/>
    <w:rsid w:val="6866A4B0"/>
    <w:rsid w:val="686740C6"/>
    <w:rsid w:val="686A326E"/>
    <w:rsid w:val="686B8F70"/>
    <w:rsid w:val="687291F6"/>
    <w:rsid w:val="68729B07"/>
    <w:rsid w:val="68736BC1"/>
    <w:rsid w:val="6873C213"/>
    <w:rsid w:val="6874D040"/>
    <w:rsid w:val="687540D1"/>
    <w:rsid w:val="687C8B53"/>
    <w:rsid w:val="687FF820"/>
    <w:rsid w:val="6884D3C1"/>
    <w:rsid w:val="68861D73"/>
    <w:rsid w:val="6886D1AF"/>
    <w:rsid w:val="688D89D7"/>
    <w:rsid w:val="6895979A"/>
    <w:rsid w:val="689DA5B4"/>
    <w:rsid w:val="689F0615"/>
    <w:rsid w:val="68A77B47"/>
    <w:rsid w:val="68A94235"/>
    <w:rsid w:val="68AB2550"/>
    <w:rsid w:val="68C02B12"/>
    <w:rsid w:val="68C3B1FA"/>
    <w:rsid w:val="68C68861"/>
    <w:rsid w:val="68C7FFE1"/>
    <w:rsid w:val="68D2C51B"/>
    <w:rsid w:val="68D7306A"/>
    <w:rsid w:val="68DBB1E6"/>
    <w:rsid w:val="68E0F6A0"/>
    <w:rsid w:val="68E18085"/>
    <w:rsid w:val="68E4E7F2"/>
    <w:rsid w:val="68EADA10"/>
    <w:rsid w:val="68F12C4B"/>
    <w:rsid w:val="68F201B4"/>
    <w:rsid w:val="68F3F7D6"/>
    <w:rsid w:val="68F58877"/>
    <w:rsid w:val="6900CDD8"/>
    <w:rsid w:val="69044F40"/>
    <w:rsid w:val="6907F254"/>
    <w:rsid w:val="690CA60B"/>
    <w:rsid w:val="690D5BA9"/>
    <w:rsid w:val="6912D043"/>
    <w:rsid w:val="69135F63"/>
    <w:rsid w:val="69138283"/>
    <w:rsid w:val="6919EFA0"/>
    <w:rsid w:val="6923DC42"/>
    <w:rsid w:val="692C7282"/>
    <w:rsid w:val="692D507C"/>
    <w:rsid w:val="692E0726"/>
    <w:rsid w:val="692E4EFA"/>
    <w:rsid w:val="69309429"/>
    <w:rsid w:val="69367577"/>
    <w:rsid w:val="69378A27"/>
    <w:rsid w:val="69390568"/>
    <w:rsid w:val="693C6953"/>
    <w:rsid w:val="693DB2B9"/>
    <w:rsid w:val="6941762F"/>
    <w:rsid w:val="694CF95A"/>
    <w:rsid w:val="6954BCBC"/>
    <w:rsid w:val="6955EFD7"/>
    <w:rsid w:val="695C43BF"/>
    <w:rsid w:val="695D7C21"/>
    <w:rsid w:val="6965277D"/>
    <w:rsid w:val="6966BDC7"/>
    <w:rsid w:val="6968EC57"/>
    <w:rsid w:val="696D6BD7"/>
    <w:rsid w:val="696E0E73"/>
    <w:rsid w:val="6972D4ED"/>
    <w:rsid w:val="6978D3CE"/>
    <w:rsid w:val="6979B2E0"/>
    <w:rsid w:val="69824276"/>
    <w:rsid w:val="69835326"/>
    <w:rsid w:val="69864EFC"/>
    <w:rsid w:val="6988FA30"/>
    <w:rsid w:val="698DFF6D"/>
    <w:rsid w:val="698F4491"/>
    <w:rsid w:val="69919018"/>
    <w:rsid w:val="6993ED9E"/>
    <w:rsid w:val="69958F5E"/>
    <w:rsid w:val="69976E1B"/>
    <w:rsid w:val="699BA15E"/>
    <w:rsid w:val="699BF788"/>
    <w:rsid w:val="699E3090"/>
    <w:rsid w:val="69A18F56"/>
    <w:rsid w:val="69A3B1B5"/>
    <w:rsid w:val="69A44A7C"/>
    <w:rsid w:val="69A8001B"/>
    <w:rsid w:val="69AC95B7"/>
    <w:rsid w:val="69B2D828"/>
    <w:rsid w:val="69BB4D3D"/>
    <w:rsid w:val="69BEF742"/>
    <w:rsid w:val="69C1A131"/>
    <w:rsid w:val="69C56D49"/>
    <w:rsid w:val="69C5E5BD"/>
    <w:rsid w:val="69C866CC"/>
    <w:rsid w:val="69C8B03C"/>
    <w:rsid w:val="69CA46D3"/>
    <w:rsid w:val="69CA6874"/>
    <w:rsid w:val="69D292B0"/>
    <w:rsid w:val="69D77543"/>
    <w:rsid w:val="69DC7829"/>
    <w:rsid w:val="69DE6889"/>
    <w:rsid w:val="69DEC5FB"/>
    <w:rsid w:val="69DEE7A9"/>
    <w:rsid w:val="69DF2C7E"/>
    <w:rsid w:val="69DF3D4C"/>
    <w:rsid w:val="69E0B483"/>
    <w:rsid w:val="69E45005"/>
    <w:rsid w:val="69EDAC36"/>
    <w:rsid w:val="69EFE587"/>
    <w:rsid w:val="69F02D93"/>
    <w:rsid w:val="69F0353C"/>
    <w:rsid w:val="69F0D14A"/>
    <w:rsid w:val="69F7E941"/>
    <w:rsid w:val="69FA2F12"/>
    <w:rsid w:val="69FDED77"/>
    <w:rsid w:val="69FF528F"/>
    <w:rsid w:val="69FF9A9D"/>
    <w:rsid w:val="6A00EACF"/>
    <w:rsid w:val="6A01AF96"/>
    <w:rsid w:val="6A06B582"/>
    <w:rsid w:val="6A081797"/>
    <w:rsid w:val="6A097903"/>
    <w:rsid w:val="6A0DF049"/>
    <w:rsid w:val="6A0EAB45"/>
    <w:rsid w:val="6A0F9B23"/>
    <w:rsid w:val="6A12433A"/>
    <w:rsid w:val="6A173DA6"/>
    <w:rsid w:val="6A1757F2"/>
    <w:rsid w:val="6A193966"/>
    <w:rsid w:val="6A1CDA15"/>
    <w:rsid w:val="6A2BF133"/>
    <w:rsid w:val="6A2C2C47"/>
    <w:rsid w:val="6A312A52"/>
    <w:rsid w:val="6A31F2C6"/>
    <w:rsid w:val="6A32F636"/>
    <w:rsid w:val="6A3E7FF2"/>
    <w:rsid w:val="6A3EDDD4"/>
    <w:rsid w:val="6A4425DB"/>
    <w:rsid w:val="6A4800A5"/>
    <w:rsid w:val="6A488962"/>
    <w:rsid w:val="6A48B27C"/>
    <w:rsid w:val="6A4C9C34"/>
    <w:rsid w:val="6A5201A4"/>
    <w:rsid w:val="6A53CBC0"/>
    <w:rsid w:val="6A559B38"/>
    <w:rsid w:val="6A57DD43"/>
    <w:rsid w:val="6A5C2E34"/>
    <w:rsid w:val="6A5CB0A6"/>
    <w:rsid w:val="6A64FC94"/>
    <w:rsid w:val="6A660512"/>
    <w:rsid w:val="6A69B91E"/>
    <w:rsid w:val="6A6A3D20"/>
    <w:rsid w:val="6A6E311C"/>
    <w:rsid w:val="6A70D5B6"/>
    <w:rsid w:val="6A741BC7"/>
    <w:rsid w:val="6A76570A"/>
    <w:rsid w:val="6A7806EF"/>
    <w:rsid w:val="6A78AA66"/>
    <w:rsid w:val="6A79F2A0"/>
    <w:rsid w:val="6A7B6CED"/>
    <w:rsid w:val="6A7C5EA5"/>
    <w:rsid w:val="6A7F1B1B"/>
    <w:rsid w:val="6A819A6F"/>
    <w:rsid w:val="6A84234E"/>
    <w:rsid w:val="6A84399D"/>
    <w:rsid w:val="6A8783DF"/>
    <w:rsid w:val="6A8DAE64"/>
    <w:rsid w:val="6A930454"/>
    <w:rsid w:val="6A984C68"/>
    <w:rsid w:val="6A9D14FB"/>
    <w:rsid w:val="6AA93CBB"/>
    <w:rsid w:val="6AB2E93D"/>
    <w:rsid w:val="6AC81586"/>
    <w:rsid w:val="6AC9356F"/>
    <w:rsid w:val="6ACCBDC9"/>
    <w:rsid w:val="6ACF4CD1"/>
    <w:rsid w:val="6AD196EF"/>
    <w:rsid w:val="6AD25899"/>
    <w:rsid w:val="6AD2795C"/>
    <w:rsid w:val="6AD2A8C1"/>
    <w:rsid w:val="6ADC014B"/>
    <w:rsid w:val="6AE2E05D"/>
    <w:rsid w:val="6AE4A0B4"/>
    <w:rsid w:val="6AE9D394"/>
    <w:rsid w:val="6AEB7AB9"/>
    <w:rsid w:val="6AF1B5C2"/>
    <w:rsid w:val="6AF4F733"/>
    <w:rsid w:val="6AF55CEE"/>
    <w:rsid w:val="6AF8B42D"/>
    <w:rsid w:val="6B06A9F0"/>
    <w:rsid w:val="6B0BA623"/>
    <w:rsid w:val="6B0D1A15"/>
    <w:rsid w:val="6B0DF5E4"/>
    <w:rsid w:val="6B0EDC21"/>
    <w:rsid w:val="6B126204"/>
    <w:rsid w:val="6B1315B4"/>
    <w:rsid w:val="6B1A439F"/>
    <w:rsid w:val="6B21754E"/>
    <w:rsid w:val="6B219EF5"/>
    <w:rsid w:val="6B2DE680"/>
    <w:rsid w:val="6B329652"/>
    <w:rsid w:val="6B36C496"/>
    <w:rsid w:val="6B39BBD4"/>
    <w:rsid w:val="6B3D5A57"/>
    <w:rsid w:val="6B42902E"/>
    <w:rsid w:val="6B43C720"/>
    <w:rsid w:val="6B44A0D5"/>
    <w:rsid w:val="6B46C8AB"/>
    <w:rsid w:val="6B48F9F4"/>
    <w:rsid w:val="6B4940B8"/>
    <w:rsid w:val="6B4BD0CA"/>
    <w:rsid w:val="6B561595"/>
    <w:rsid w:val="6B6015E7"/>
    <w:rsid w:val="6B60DD8C"/>
    <w:rsid w:val="6B615698"/>
    <w:rsid w:val="6B61910D"/>
    <w:rsid w:val="6B61F0DC"/>
    <w:rsid w:val="6B677175"/>
    <w:rsid w:val="6B6B21BF"/>
    <w:rsid w:val="6B7379EC"/>
    <w:rsid w:val="6B74A52E"/>
    <w:rsid w:val="6B779336"/>
    <w:rsid w:val="6B77DA79"/>
    <w:rsid w:val="6B78B4BE"/>
    <w:rsid w:val="6B7D5379"/>
    <w:rsid w:val="6B801105"/>
    <w:rsid w:val="6B85A8F2"/>
    <w:rsid w:val="6B88ED69"/>
    <w:rsid w:val="6B8B2B78"/>
    <w:rsid w:val="6B8FA34B"/>
    <w:rsid w:val="6B906654"/>
    <w:rsid w:val="6B9A6BD3"/>
    <w:rsid w:val="6B9BEC7E"/>
    <w:rsid w:val="6BA82B13"/>
    <w:rsid w:val="6BAA4AB7"/>
    <w:rsid w:val="6BB46CD8"/>
    <w:rsid w:val="6BB769AF"/>
    <w:rsid w:val="6BB8EC3D"/>
    <w:rsid w:val="6BB8FCEF"/>
    <w:rsid w:val="6BC2236D"/>
    <w:rsid w:val="6BC44BBE"/>
    <w:rsid w:val="6BC6EC33"/>
    <w:rsid w:val="6BCC2C90"/>
    <w:rsid w:val="6BCD0CF3"/>
    <w:rsid w:val="6BD00055"/>
    <w:rsid w:val="6BD69FE1"/>
    <w:rsid w:val="6BE4428D"/>
    <w:rsid w:val="6BEA802F"/>
    <w:rsid w:val="6BED82ED"/>
    <w:rsid w:val="6BEE697D"/>
    <w:rsid w:val="6BF7D6FC"/>
    <w:rsid w:val="6C03F80B"/>
    <w:rsid w:val="6C04C2F9"/>
    <w:rsid w:val="6C0508D3"/>
    <w:rsid w:val="6C08834A"/>
    <w:rsid w:val="6C09A18D"/>
    <w:rsid w:val="6C0AD51C"/>
    <w:rsid w:val="6C116EB5"/>
    <w:rsid w:val="6C146432"/>
    <w:rsid w:val="6C16D88A"/>
    <w:rsid w:val="6C1EBF17"/>
    <w:rsid w:val="6C1F5E0E"/>
    <w:rsid w:val="6C20A9B6"/>
    <w:rsid w:val="6C2A7D77"/>
    <w:rsid w:val="6C3035B9"/>
    <w:rsid w:val="6C3065AB"/>
    <w:rsid w:val="6C3B0E3F"/>
    <w:rsid w:val="6C3FD425"/>
    <w:rsid w:val="6C43F09A"/>
    <w:rsid w:val="6C4455F9"/>
    <w:rsid w:val="6C464339"/>
    <w:rsid w:val="6C469113"/>
    <w:rsid w:val="6C4820B5"/>
    <w:rsid w:val="6C49CF0C"/>
    <w:rsid w:val="6C4ABD35"/>
    <w:rsid w:val="6C4BCA53"/>
    <w:rsid w:val="6C4ECFF3"/>
    <w:rsid w:val="6C50A656"/>
    <w:rsid w:val="6C528858"/>
    <w:rsid w:val="6C53406F"/>
    <w:rsid w:val="6C559DFD"/>
    <w:rsid w:val="6C58C2F4"/>
    <w:rsid w:val="6C5C3FA6"/>
    <w:rsid w:val="6C5D82E0"/>
    <w:rsid w:val="6C5EA598"/>
    <w:rsid w:val="6C622F98"/>
    <w:rsid w:val="6C6820EE"/>
    <w:rsid w:val="6C690E20"/>
    <w:rsid w:val="6C6FC5A5"/>
    <w:rsid w:val="6C79B430"/>
    <w:rsid w:val="6C7CF5A7"/>
    <w:rsid w:val="6C889A50"/>
    <w:rsid w:val="6C89C384"/>
    <w:rsid w:val="6C90A090"/>
    <w:rsid w:val="6C919025"/>
    <w:rsid w:val="6C93C6DF"/>
    <w:rsid w:val="6C94410C"/>
    <w:rsid w:val="6C9661CF"/>
    <w:rsid w:val="6C97DC94"/>
    <w:rsid w:val="6C9A439E"/>
    <w:rsid w:val="6C9AC946"/>
    <w:rsid w:val="6C9FFAFC"/>
    <w:rsid w:val="6CA1BF66"/>
    <w:rsid w:val="6CA44C49"/>
    <w:rsid w:val="6CA49A26"/>
    <w:rsid w:val="6CAA7908"/>
    <w:rsid w:val="6CAB5BD5"/>
    <w:rsid w:val="6CAC5294"/>
    <w:rsid w:val="6CB7C0AC"/>
    <w:rsid w:val="6CC00AF0"/>
    <w:rsid w:val="6CC08441"/>
    <w:rsid w:val="6CCEE054"/>
    <w:rsid w:val="6CCF6F03"/>
    <w:rsid w:val="6CCFBB7C"/>
    <w:rsid w:val="6CD19167"/>
    <w:rsid w:val="6CD255C2"/>
    <w:rsid w:val="6CD5747A"/>
    <w:rsid w:val="6CD8364C"/>
    <w:rsid w:val="6CD9665B"/>
    <w:rsid w:val="6CE48FDD"/>
    <w:rsid w:val="6CE78178"/>
    <w:rsid w:val="6CEC1C6C"/>
    <w:rsid w:val="6CF19471"/>
    <w:rsid w:val="6CFB1197"/>
    <w:rsid w:val="6CFB64FD"/>
    <w:rsid w:val="6CFF6541"/>
    <w:rsid w:val="6D0BDA1D"/>
    <w:rsid w:val="6D0E5B2B"/>
    <w:rsid w:val="6D0FF8F2"/>
    <w:rsid w:val="6D10E6D1"/>
    <w:rsid w:val="6D11A48C"/>
    <w:rsid w:val="6D14A231"/>
    <w:rsid w:val="6D16CE31"/>
    <w:rsid w:val="6D183F6E"/>
    <w:rsid w:val="6D20138A"/>
    <w:rsid w:val="6D25B7F0"/>
    <w:rsid w:val="6D26250A"/>
    <w:rsid w:val="6D297977"/>
    <w:rsid w:val="6D2D4ED8"/>
    <w:rsid w:val="6D2E0177"/>
    <w:rsid w:val="6D34AAEA"/>
    <w:rsid w:val="6D407F96"/>
    <w:rsid w:val="6D43D1BE"/>
    <w:rsid w:val="6D46C742"/>
    <w:rsid w:val="6D4874E8"/>
    <w:rsid w:val="6D48A32A"/>
    <w:rsid w:val="6D4E8AFA"/>
    <w:rsid w:val="6D53796D"/>
    <w:rsid w:val="6D54FFD5"/>
    <w:rsid w:val="6D563CAD"/>
    <w:rsid w:val="6D57F162"/>
    <w:rsid w:val="6D5D0686"/>
    <w:rsid w:val="6D631550"/>
    <w:rsid w:val="6D6E027B"/>
    <w:rsid w:val="6D724913"/>
    <w:rsid w:val="6D73328C"/>
    <w:rsid w:val="6D7535BA"/>
    <w:rsid w:val="6D7A4CF9"/>
    <w:rsid w:val="6D83C224"/>
    <w:rsid w:val="6D84825E"/>
    <w:rsid w:val="6D8B952A"/>
    <w:rsid w:val="6D8D14DD"/>
    <w:rsid w:val="6D93F660"/>
    <w:rsid w:val="6D9A9EC0"/>
    <w:rsid w:val="6D9D045B"/>
    <w:rsid w:val="6DA06FA0"/>
    <w:rsid w:val="6DA2AF8C"/>
    <w:rsid w:val="6DA47B5E"/>
    <w:rsid w:val="6DA951B6"/>
    <w:rsid w:val="6DABE05D"/>
    <w:rsid w:val="6DB134F5"/>
    <w:rsid w:val="6DB3080F"/>
    <w:rsid w:val="6DB4C9EE"/>
    <w:rsid w:val="6DB6208D"/>
    <w:rsid w:val="6DB9EAE1"/>
    <w:rsid w:val="6DBA45A4"/>
    <w:rsid w:val="6DBDB643"/>
    <w:rsid w:val="6DBE10F4"/>
    <w:rsid w:val="6DBE3A90"/>
    <w:rsid w:val="6DC797D6"/>
    <w:rsid w:val="6DC94F01"/>
    <w:rsid w:val="6DC9FC9C"/>
    <w:rsid w:val="6DD9C65E"/>
    <w:rsid w:val="6DDAF67D"/>
    <w:rsid w:val="6DDAF783"/>
    <w:rsid w:val="6DDD3295"/>
    <w:rsid w:val="6DDF590E"/>
    <w:rsid w:val="6DE9E428"/>
    <w:rsid w:val="6DEB551E"/>
    <w:rsid w:val="6DEC1210"/>
    <w:rsid w:val="6DECE4F3"/>
    <w:rsid w:val="6DF1070A"/>
    <w:rsid w:val="6DF5DB71"/>
    <w:rsid w:val="6DF85343"/>
    <w:rsid w:val="6DFA4BB1"/>
    <w:rsid w:val="6E027D5E"/>
    <w:rsid w:val="6E02ECA0"/>
    <w:rsid w:val="6E02F76E"/>
    <w:rsid w:val="6E04AE48"/>
    <w:rsid w:val="6E09EEB9"/>
    <w:rsid w:val="6E0CFDCE"/>
    <w:rsid w:val="6E0EB23B"/>
    <w:rsid w:val="6E1413C7"/>
    <w:rsid w:val="6E18396B"/>
    <w:rsid w:val="6E19295C"/>
    <w:rsid w:val="6E1C53EE"/>
    <w:rsid w:val="6E1D791F"/>
    <w:rsid w:val="6E227957"/>
    <w:rsid w:val="6E33EB38"/>
    <w:rsid w:val="6E3699A7"/>
    <w:rsid w:val="6E376B08"/>
    <w:rsid w:val="6E3A9EF4"/>
    <w:rsid w:val="6E3D3357"/>
    <w:rsid w:val="6E3F8C6B"/>
    <w:rsid w:val="6E4A5632"/>
    <w:rsid w:val="6E4EF5C2"/>
    <w:rsid w:val="6E4F9E95"/>
    <w:rsid w:val="6E58B9BC"/>
    <w:rsid w:val="6E5E61EE"/>
    <w:rsid w:val="6E647524"/>
    <w:rsid w:val="6E64D9CA"/>
    <w:rsid w:val="6E693625"/>
    <w:rsid w:val="6E699AE3"/>
    <w:rsid w:val="6E709B3F"/>
    <w:rsid w:val="6E7254B7"/>
    <w:rsid w:val="6E7999A4"/>
    <w:rsid w:val="6E7C8396"/>
    <w:rsid w:val="6E8006DA"/>
    <w:rsid w:val="6E84425B"/>
    <w:rsid w:val="6E864C87"/>
    <w:rsid w:val="6E867208"/>
    <w:rsid w:val="6E8762BF"/>
    <w:rsid w:val="6E8987C9"/>
    <w:rsid w:val="6E90EF80"/>
    <w:rsid w:val="6E91296B"/>
    <w:rsid w:val="6E9B94B0"/>
    <w:rsid w:val="6E9D1E3D"/>
    <w:rsid w:val="6EA07864"/>
    <w:rsid w:val="6EA2CDA3"/>
    <w:rsid w:val="6EA6D48F"/>
    <w:rsid w:val="6EAC65BB"/>
    <w:rsid w:val="6EB05926"/>
    <w:rsid w:val="6EB5066E"/>
    <w:rsid w:val="6EB6B417"/>
    <w:rsid w:val="6EB6C63B"/>
    <w:rsid w:val="6EBEAE14"/>
    <w:rsid w:val="6EC49EAE"/>
    <w:rsid w:val="6EC9ACCA"/>
    <w:rsid w:val="6ECC3D0E"/>
    <w:rsid w:val="6ED063C2"/>
    <w:rsid w:val="6ED44F77"/>
    <w:rsid w:val="6ED47533"/>
    <w:rsid w:val="6ED80B26"/>
    <w:rsid w:val="6EDA2FC1"/>
    <w:rsid w:val="6EDF32E6"/>
    <w:rsid w:val="6EE8AAFB"/>
    <w:rsid w:val="6EEC12F4"/>
    <w:rsid w:val="6EED46D3"/>
    <w:rsid w:val="6EF1D884"/>
    <w:rsid w:val="6EF27123"/>
    <w:rsid w:val="6EF3C0C1"/>
    <w:rsid w:val="6EF3F3FB"/>
    <w:rsid w:val="6EF541C6"/>
    <w:rsid w:val="6EF59874"/>
    <w:rsid w:val="6EF929D3"/>
    <w:rsid w:val="6EF9529E"/>
    <w:rsid w:val="6EFA9326"/>
    <w:rsid w:val="6EFD3A20"/>
    <w:rsid w:val="6F072E23"/>
    <w:rsid w:val="6F13053E"/>
    <w:rsid w:val="6F15A8FF"/>
    <w:rsid w:val="6F16A068"/>
    <w:rsid w:val="6F268597"/>
    <w:rsid w:val="6F2879FE"/>
    <w:rsid w:val="6F29BDDB"/>
    <w:rsid w:val="6F2B8804"/>
    <w:rsid w:val="6F2BAB7B"/>
    <w:rsid w:val="6F2C702C"/>
    <w:rsid w:val="6F2EF953"/>
    <w:rsid w:val="6F34AE7D"/>
    <w:rsid w:val="6F34D080"/>
    <w:rsid w:val="6F387C2F"/>
    <w:rsid w:val="6F3C869A"/>
    <w:rsid w:val="6F3CF0C6"/>
    <w:rsid w:val="6F3DA901"/>
    <w:rsid w:val="6F3E5505"/>
    <w:rsid w:val="6F41916F"/>
    <w:rsid w:val="6F422C78"/>
    <w:rsid w:val="6F469B94"/>
    <w:rsid w:val="6F4D123B"/>
    <w:rsid w:val="6F4F0BDC"/>
    <w:rsid w:val="6F50C107"/>
    <w:rsid w:val="6F519C51"/>
    <w:rsid w:val="6F5630B0"/>
    <w:rsid w:val="6F565F49"/>
    <w:rsid w:val="6F56B79C"/>
    <w:rsid w:val="6F5D653C"/>
    <w:rsid w:val="6F660C28"/>
    <w:rsid w:val="6F6D8B62"/>
    <w:rsid w:val="6F6E5296"/>
    <w:rsid w:val="6F6FA99D"/>
    <w:rsid w:val="6F7495B6"/>
    <w:rsid w:val="6F7583AA"/>
    <w:rsid w:val="6F798073"/>
    <w:rsid w:val="6F7C9701"/>
    <w:rsid w:val="6F84C269"/>
    <w:rsid w:val="6F8B0E15"/>
    <w:rsid w:val="6F8BE8CA"/>
    <w:rsid w:val="6F91A7AA"/>
    <w:rsid w:val="6F926A2F"/>
    <w:rsid w:val="6F92D9B0"/>
    <w:rsid w:val="6F94E55E"/>
    <w:rsid w:val="6F9B9AF4"/>
    <w:rsid w:val="6F9BABB5"/>
    <w:rsid w:val="6F9E4471"/>
    <w:rsid w:val="6F9E843D"/>
    <w:rsid w:val="6FA1B86A"/>
    <w:rsid w:val="6FA41A6E"/>
    <w:rsid w:val="6FA820A5"/>
    <w:rsid w:val="6FADAC08"/>
    <w:rsid w:val="6FC0BBEA"/>
    <w:rsid w:val="6FC5C1A9"/>
    <w:rsid w:val="6FC72DE6"/>
    <w:rsid w:val="6FC86856"/>
    <w:rsid w:val="6FC87331"/>
    <w:rsid w:val="6FCA453D"/>
    <w:rsid w:val="6FCC3421"/>
    <w:rsid w:val="6FCD79FD"/>
    <w:rsid w:val="6FD286C0"/>
    <w:rsid w:val="6FD310ED"/>
    <w:rsid w:val="6FD60E6B"/>
    <w:rsid w:val="6FD8FB56"/>
    <w:rsid w:val="6FDB8EDE"/>
    <w:rsid w:val="6FE64F60"/>
    <w:rsid w:val="6FED350D"/>
    <w:rsid w:val="6FF0022C"/>
    <w:rsid w:val="6FF16BFB"/>
    <w:rsid w:val="6FF2AC92"/>
    <w:rsid w:val="6FF7D379"/>
    <w:rsid w:val="6FFD0C4D"/>
    <w:rsid w:val="6FFEBE00"/>
    <w:rsid w:val="6FFF32D1"/>
    <w:rsid w:val="7006AF7F"/>
    <w:rsid w:val="70084E32"/>
    <w:rsid w:val="70111A7B"/>
    <w:rsid w:val="7012C0A0"/>
    <w:rsid w:val="7025AE8D"/>
    <w:rsid w:val="702AAB57"/>
    <w:rsid w:val="702B755F"/>
    <w:rsid w:val="7036396C"/>
    <w:rsid w:val="70411A11"/>
    <w:rsid w:val="7045FFCF"/>
    <w:rsid w:val="70481538"/>
    <w:rsid w:val="7048C036"/>
    <w:rsid w:val="7051D20C"/>
    <w:rsid w:val="705EA7C2"/>
    <w:rsid w:val="706426D0"/>
    <w:rsid w:val="7064D557"/>
    <w:rsid w:val="706CB4C0"/>
    <w:rsid w:val="706E8A38"/>
    <w:rsid w:val="70708064"/>
    <w:rsid w:val="7077389E"/>
    <w:rsid w:val="7078FA86"/>
    <w:rsid w:val="707D6653"/>
    <w:rsid w:val="7089743E"/>
    <w:rsid w:val="708FF5E7"/>
    <w:rsid w:val="7090D63E"/>
    <w:rsid w:val="70953F4E"/>
    <w:rsid w:val="7097FDE0"/>
    <w:rsid w:val="709A8857"/>
    <w:rsid w:val="709D7A5D"/>
    <w:rsid w:val="709E0F98"/>
    <w:rsid w:val="70A4879A"/>
    <w:rsid w:val="70A5DC78"/>
    <w:rsid w:val="70A76ABF"/>
    <w:rsid w:val="70AAFB07"/>
    <w:rsid w:val="70ABFB70"/>
    <w:rsid w:val="70AC427B"/>
    <w:rsid w:val="70B0BAAB"/>
    <w:rsid w:val="70B856BB"/>
    <w:rsid w:val="70BD7301"/>
    <w:rsid w:val="70C5433A"/>
    <w:rsid w:val="70C99B89"/>
    <w:rsid w:val="70D07D26"/>
    <w:rsid w:val="70D100D8"/>
    <w:rsid w:val="70DE83D7"/>
    <w:rsid w:val="70E77DFA"/>
    <w:rsid w:val="70EE9874"/>
    <w:rsid w:val="70EE996B"/>
    <w:rsid w:val="70F0B9C4"/>
    <w:rsid w:val="70F5ACFA"/>
    <w:rsid w:val="70F7DB40"/>
    <w:rsid w:val="70FC6911"/>
    <w:rsid w:val="70FF7FFA"/>
    <w:rsid w:val="710340C4"/>
    <w:rsid w:val="71034577"/>
    <w:rsid w:val="7103E36A"/>
    <w:rsid w:val="7107B010"/>
    <w:rsid w:val="7107F1AC"/>
    <w:rsid w:val="7109E020"/>
    <w:rsid w:val="710F211B"/>
    <w:rsid w:val="710F5F21"/>
    <w:rsid w:val="71107C8B"/>
    <w:rsid w:val="71194037"/>
    <w:rsid w:val="711B0AAE"/>
    <w:rsid w:val="711E118A"/>
    <w:rsid w:val="71207DF1"/>
    <w:rsid w:val="7132C278"/>
    <w:rsid w:val="7134615B"/>
    <w:rsid w:val="713663F6"/>
    <w:rsid w:val="71374C1E"/>
    <w:rsid w:val="71377C16"/>
    <w:rsid w:val="713A5D40"/>
    <w:rsid w:val="713F2C08"/>
    <w:rsid w:val="7147E533"/>
    <w:rsid w:val="714800E4"/>
    <w:rsid w:val="714C800E"/>
    <w:rsid w:val="714F4C17"/>
    <w:rsid w:val="71520998"/>
    <w:rsid w:val="7156458B"/>
    <w:rsid w:val="7156587B"/>
    <w:rsid w:val="7158AFC7"/>
    <w:rsid w:val="715DD7F3"/>
    <w:rsid w:val="71624BC3"/>
    <w:rsid w:val="7168AEE0"/>
    <w:rsid w:val="716D8850"/>
    <w:rsid w:val="716EEBFC"/>
    <w:rsid w:val="7170FBE8"/>
    <w:rsid w:val="7181534C"/>
    <w:rsid w:val="71822C97"/>
    <w:rsid w:val="718A216B"/>
    <w:rsid w:val="718D2EE1"/>
    <w:rsid w:val="718DF01B"/>
    <w:rsid w:val="71931318"/>
    <w:rsid w:val="71935214"/>
    <w:rsid w:val="7195A9AC"/>
    <w:rsid w:val="71A0F704"/>
    <w:rsid w:val="71A6B3A4"/>
    <w:rsid w:val="71AA7CFA"/>
    <w:rsid w:val="71B28E0B"/>
    <w:rsid w:val="71B42458"/>
    <w:rsid w:val="71B514A9"/>
    <w:rsid w:val="71C0B534"/>
    <w:rsid w:val="71C21FD2"/>
    <w:rsid w:val="71CBD66A"/>
    <w:rsid w:val="71DAD873"/>
    <w:rsid w:val="71DFA692"/>
    <w:rsid w:val="71E069CE"/>
    <w:rsid w:val="71E36AC7"/>
    <w:rsid w:val="71E54CB4"/>
    <w:rsid w:val="71ED4FC8"/>
    <w:rsid w:val="71F1DBA1"/>
    <w:rsid w:val="71FB6AE0"/>
    <w:rsid w:val="71FF61CA"/>
    <w:rsid w:val="7204C4B1"/>
    <w:rsid w:val="72083755"/>
    <w:rsid w:val="72088521"/>
    <w:rsid w:val="72112E1C"/>
    <w:rsid w:val="7212FCDE"/>
    <w:rsid w:val="72136B48"/>
    <w:rsid w:val="72189649"/>
    <w:rsid w:val="721B86CC"/>
    <w:rsid w:val="721E1822"/>
    <w:rsid w:val="721E9F2D"/>
    <w:rsid w:val="72208B2A"/>
    <w:rsid w:val="7221A568"/>
    <w:rsid w:val="72222927"/>
    <w:rsid w:val="7225C7EF"/>
    <w:rsid w:val="7227AEBE"/>
    <w:rsid w:val="722BAEED"/>
    <w:rsid w:val="7230413B"/>
    <w:rsid w:val="72309863"/>
    <w:rsid w:val="723362CB"/>
    <w:rsid w:val="72351DFA"/>
    <w:rsid w:val="72353490"/>
    <w:rsid w:val="72357277"/>
    <w:rsid w:val="72378F18"/>
    <w:rsid w:val="723A0CB9"/>
    <w:rsid w:val="723E9B52"/>
    <w:rsid w:val="723EBFD9"/>
    <w:rsid w:val="7241290D"/>
    <w:rsid w:val="72426FB6"/>
    <w:rsid w:val="72449077"/>
    <w:rsid w:val="7244D31A"/>
    <w:rsid w:val="7245F0AB"/>
    <w:rsid w:val="724C73C8"/>
    <w:rsid w:val="724DF886"/>
    <w:rsid w:val="72502218"/>
    <w:rsid w:val="7251D081"/>
    <w:rsid w:val="725554FD"/>
    <w:rsid w:val="72572349"/>
    <w:rsid w:val="72587B1C"/>
    <w:rsid w:val="726B164C"/>
    <w:rsid w:val="726FDB55"/>
    <w:rsid w:val="7271BCFC"/>
    <w:rsid w:val="72740906"/>
    <w:rsid w:val="7275749B"/>
    <w:rsid w:val="727E93D9"/>
    <w:rsid w:val="727E940D"/>
    <w:rsid w:val="7284EDDC"/>
    <w:rsid w:val="7288A687"/>
    <w:rsid w:val="72892BAA"/>
    <w:rsid w:val="728C3F8F"/>
    <w:rsid w:val="728F6631"/>
    <w:rsid w:val="72912766"/>
    <w:rsid w:val="72928538"/>
    <w:rsid w:val="729E1279"/>
    <w:rsid w:val="729F7F39"/>
    <w:rsid w:val="72A0EF7E"/>
    <w:rsid w:val="72A35E4B"/>
    <w:rsid w:val="72A56573"/>
    <w:rsid w:val="72B05BB7"/>
    <w:rsid w:val="72B0E344"/>
    <w:rsid w:val="72B6E5EF"/>
    <w:rsid w:val="72B9F4CE"/>
    <w:rsid w:val="72BA1801"/>
    <w:rsid w:val="72BB16B5"/>
    <w:rsid w:val="72BD1A8C"/>
    <w:rsid w:val="72C5DC71"/>
    <w:rsid w:val="72C5E37D"/>
    <w:rsid w:val="72C5F195"/>
    <w:rsid w:val="72C71F26"/>
    <w:rsid w:val="72CB7A4D"/>
    <w:rsid w:val="72CECA70"/>
    <w:rsid w:val="72D62A38"/>
    <w:rsid w:val="72D71B9A"/>
    <w:rsid w:val="72E30C2D"/>
    <w:rsid w:val="72E35DBF"/>
    <w:rsid w:val="72E3F787"/>
    <w:rsid w:val="72EE6009"/>
    <w:rsid w:val="72F1829D"/>
    <w:rsid w:val="72F74213"/>
    <w:rsid w:val="730357D6"/>
    <w:rsid w:val="7319AE55"/>
    <w:rsid w:val="731DB236"/>
    <w:rsid w:val="731E70B5"/>
    <w:rsid w:val="7329BCCE"/>
    <w:rsid w:val="732D008E"/>
    <w:rsid w:val="73323A7A"/>
    <w:rsid w:val="733245E2"/>
    <w:rsid w:val="7334C56D"/>
    <w:rsid w:val="73360567"/>
    <w:rsid w:val="73399314"/>
    <w:rsid w:val="733A3D5B"/>
    <w:rsid w:val="733BA04C"/>
    <w:rsid w:val="7341916C"/>
    <w:rsid w:val="73485935"/>
    <w:rsid w:val="7349B8D5"/>
    <w:rsid w:val="734C180A"/>
    <w:rsid w:val="734C3C7A"/>
    <w:rsid w:val="7351BB16"/>
    <w:rsid w:val="7351BD53"/>
    <w:rsid w:val="7354464C"/>
    <w:rsid w:val="7354DE19"/>
    <w:rsid w:val="735633A1"/>
    <w:rsid w:val="73572066"/>
    <w:rsid w:val="7358ADA0"/>
    <w:rsid w:val="7362CDE9"/>
    <w:rsid w:val="736773E9"/>
    <w:rsid w:val="736AC11B"/>
    <w:rsid w:val="7373EDB3"/>
    <w:rsid w:val="7377259B"/>
    <w:rsid w:val="737EFA53"/>
    <w:rsid w:val="7380D8C2"/>
    <w:rsid w:val="73830E68"/>
    <w:rsid w:val="7384E2B3"/>
    <w:rsid w:val="738BFC7E"/>
    <w:rsid w:val="738CF5D7"/>
    <w:rsid w:val="739564A1"/>
    <w:rsid w:val="739EC5DC"/>
    <w:rsid w:val="73AB7B7E"/>
    <w:rsid w:val="73B0783D"/>
    <w:rsid w:val="73BC5B8B"/>
    <w:rsid w:val="73BDEFA5"/>
    <w:rsid w:val="73C332E2"/>
    <w:rsid w:val="73C4D2F2"/>
    <w:rsid w:val="73C714F0"/>
    <w:rsid w:val="73C8917C"/>
    <w:rsid w:val="73CEF1DB"/>
    <w:rsid w:val="73D02AE8"/>
    <w:rsid w:val="73D27901"/>
    <w:rsid w:val="73D40893"/>
    <w:rsid w:val="73D8DBC9"/>
    <w:rsid w:val="73DAF431"/>
    <w:rsid w:val="73DB8DC6"/>
    <w:rsid w:val="73E0B089"/>
    <w:rsid w:val="73E2400F"/>
    <w:rsid w:val="73E88AAA"/>
    <w:rsid w:val="73EA617D"/>
    <w:rsid w:val="73F055EA"/>
    <w:rsid w:val="73F42578"/>
    <w:rsid w:val="73F81301"/>
    <w:rsid w:val="73FADC55"/>
    <w:rsid w:val="73FD3934"/>
    <w:rsid w:val="74031D42"/>
    <w:rsid w:val="7407DD01"/>
    <w:rsid w:val="740927A6"/>
    <w:rsid w:val="740D5068"/>
    <w:rsid w:val="740EB34B"/>
    <w:rsid w:val="74137C47"/>
    <w:rsid w:val="74216FAD"/>
    <w:rsid w:val="74232721"/>
    <w:rsid w:val="74290129"/>
    <w:rsid w:val="7433095C"/>
    <w:rsid w:val="74393318"/>
    <w:rsid w:val="74463851"/>
    <w:rsid w:val="744B588D"/>
    <w:rsid w:val="744C195F"/>
    <w:rsid w:val="744EA20F"/>
    <w:rsid w:val="74549825"/>
    <w:rsid w:val="745AB65D"/>
    <w:rsid w:val="745B599E"/>
    <w:rsid w:val="745D44B4"/>
    <w:rsid w:val="745F1E97"/>
    <w:rsid w:val="745FD625"/>
    <w:rsid w:val="74603345"/>
    <w:rsid w:val="7465887F"/>
    <w:rsid w:val="74687565"/>
    <w:rsid w:val="746A9E44"/>
    <w:rsid w:val="746AEDC7"/>
    <w:rsid w:val="74710C56"/>
    <w:rsid w:val="74729B22"/>
    <w:rsid w:val="7473F07C"/>
    <w:rsid w:val="7476C882"/>
    <w:rsid w:val="74772AF2"/>
    <w:rsid w:val="747D26D5"/>
    <w:rsid w:val="747E40E2"/>
    <w:rsid w:val="7484B680"/>
    <w:rsid w:val="748A343F"/>
    <w:rsid w:val="748AE2C9"/>
    <w:rsid w:val="748DF27A"/>
    <w:rsid w:val="7491B202"/>
    <w:rsid w:val="7493C168"/>
    <w:rsid w:val="74997078"/>
    <w:rsid w:val="7499E558"/>
    <w:rsid w:val="749D6F17"/>
    <w:rsid w:val="749F8B6D"/>
    <w:rsid w:val="74A1ED93"/>
    <w:rsid w:val="74A7DA24"/>
    <w:rsid w:val="74A9626A"/>
    <w:rsid w:val="74A9D5A3"/>
    <w:rsid w:val="74AE6E05"/>
    <w:rsid w:val="74B1F478"/>
    <w:rsid w:val="74B3CF5E"/>
    <w:rsid w:val="74B3DDD7"/>
    <w:rsid w:val="74B51EFE"/>
    <w:rsid w:val="74B8DE0D"/>
    <w:rsid w:val="74BD684A"/>
    <w:rsid w:val="74C11F27"/>
    <w:rsid w:val="74C95D01"/>
    <w:rsid w:val="74CA9213"/>
    <w:rsid w:val="74DC02E2"/>
    <w:rsid w:val="74EB371E"/>
    <w:rsid w:val="74EBCAF3"/>
    <w:rsid w:val="74EE9E48"/>
    <w:rsid w:val="74F2EB57"/>
    <w:rsid w:val="74FDD893"/>
    <w:rsid w:val="75047C9A"/>
    <w:rsid w:val="7505B2EE"/>
    <w:rsid w:val="750D42BA"/>
    <w:rsid w:val="750E2EE3"/>
    <w:rsid w:val="75161226"/>
    <w:rsid w:val="7517BD9B"/>
    <w:rsid w:val="75197E6D"/>
    <w:rsid w:val="751CE053"/>
    <w:rsid w:val="751ED683"/>
    <w:rsid w:val="7524A7E5"/>
    <w:rsid w:val="7525EAF9"/>
    <w:rsid w:val="7528862B"/>
    <w:rsid w:val="752B02B1"/>
    <w:rsid w:val="752DF176"/>
    <w:rsid w:val="7530615B"/>
    <w:rsid w:val="7531E3AD"/>
    <w:rsid w:val="754371F4"/>
    <w:rsid w:val="75447373"/>
    <w:rsid w:val="7550823D"/>
    <w:rsid w:val="755A01E6"/>
    <w:rsid w:val="755A041A"/>
    <w:rsid w:val="7568D3DB"/>
    <w:rsid w:val="756ACFDC"/>
    <w:rsid w:val="756BB295"/>
    <w:rsid w:val="756CD538"/>
    <w:rsid w:val="75748AE4"/>
    <w:rsid w:val="75784A13"/>
    <w:rsid w:val="75856A58"/>
    <w:rsid w:val="758EB573"/>
    <w:rsid w:val="759CA8A6"/>
    <w:rsid w:val="75A2BAA8"/>
    <w:rsid w:val="75A8E547"/>
    <w:rsid w:val="75AF996D"/>
    <w:rsid w:val="75B03BF3"/>
    <w:rsid w:val="75B22E0E"/>
    <w:rsid w:val="75BB30C1"/>
    <w:rsid w:val="75BBCC09"/>
    <w:rsid w:val="75BE8231"/>
    <w:rsid w:val="75C0C1AE"/>
    <w:rsid w:val="75C204D3"/>
    <w:rsid w:val="75C6443F"/>
    <w:rsid w:val="75D152EC"/>
    <w:rsid w:val="75D3FB87"/>
    <w:rsid w:val="75D8E352"/>
    <w:rsid w:val="75D91C84"/>
    <w:rsid w:val="75DA269E"/>
    <w:rsid w:val="75DC1D60"/>
    <w:rsid w:val="75DC5B64"/>
    <w:rsid w:val="75DF6593"/>
    <w:rsid w:val="75E2D044"/>
    <w:rsid w:val="75E5B39C"/>
    <w:rsid w:val="75EA078A"/>
    <w:rsid w:val="75EC2E55"/>
    <w:rsid w:val="75EC95AB"/>
    <w:rsid w:val="75ECC9A6"/>
    <w:rsid w:val="75ECEE59"/>
    <w:rsid w:val="75EEA4B7"/>
    <w:rsid w:val="75F1C8E6"/>
    <w:rsid w:val="75F23039"/>
    <w:rsid w:val="75F52B79"/>
    <w:rsid w:val="75FE28F8"/>
    <w:rsid w:val="7600F707"/>
    <w:rsid w:val="7603B82B"/>
    <w:rsid w:val="7604E1C8"/>
    <w:rsid w:val="760D8E22"/>
    <w:rsid w:val="7612D7B4"/>
    <w:rsid w:val="76158E06"/>
    <w:rsid w:val="76160A43"/>
    <w:rsid w:val="761A098E"/>
    <w:rsid w:val="761B0B33"/>
    <w:rsid w:val="761B359B"/>
    <w:rsid w:val="76204E2B"/>
    <w:rsid w:val="7620E5C0"/>
    <w:rsid w:val="76216D34"/>
    <w:rsid w:val="7621D4D2"/>
    <w:rsid w:val="7627F896"/>
    <w:rsid w:val="7628AF6B"/>
    <w:rsid w:val="7629C2DB"/>
    <w:rsid w:val="762B2D00"/>
    <w:rsid w:val="762E07D0"/>
    <w:rsid w:val="7632B28F"/>
    <w:rsid w:val="7636C246"/>
    <w:rsid w:val="763915BE"/>
    <w:rsid w:val="763D4954"/>
    <w:rsid w:val="764125BC"/>
    <w:rsid w:val="7655EA61"/>
    <w:rsid w:val="7656FA96"/>
    <w:rsid w:val="7658993B"/>
    <w:rsid w:val="765F1624"/>
    <w:rsid w:val="7663A98D"/>
    <w:rsid w:val="766440A5"/>
    <w:rsid w:val="76698CC9"/>
    <w:rsid w:val="766A446C"/>
    <w:rsid w:val="766B52C4"/>
    <w:rsid w:val="766E7B55"/>
    <w:rsid w:val="767E179A"/>
    <w:rsid w:val="768685D5"/>
    <w:rsid w:val="768E696E"/>
    <w:rsid w:val="768FC9ED"/>
    <w:rsid w:val="76906B82"/>
    <w:rsid w:val="769B94DD"/>
    <w:rsid w:val="769D5AEA"/>
    <w:rsid w:val="769ECC6E"/>
    <w:rsid w:val="76A0D8D0"/>
    <w:rsid w:val="76A57296"/>
    <w:rsid w:val="76A7AEBE"/>
    <w:rsid w:val="76A8170C"/>
    <w:rsid w:val="76A8268E"/>
    <w:rsid w:val="76AB5E8C"/>
    <w:rsid w:val="76AECAF0"/>
    <w:rsid w:val="76B46814"/>
    <w:rsid w:val="76B84D20"/>
    <w:rsid w:val="76BBB664"/>
    <w:rsid w:val="76BE6AC2"/>
    <w:rsid w:val="76C6C95C"/>
    <w:rsid w:val="76CDDE1F"/>
    <w:rsid w:val="76CE1576"/>
    <w:rsid w:val="76CE447D"/>
    <w:rsid w:val="76D2E8E2"/>
    <w:rsid w:val="76D8FC1C"/>
    <w:rsid w:val="76DAE682"/>
    <w:rsid w:val="76DB79E7"/>
    <w:rsid w:val="76DC901B"/>
    <w:rsid w:val="76DCCEB6"/>
    <w:rsid w:val="76E53BF7"/>
    <w:rsid w:val="76E5CB49"/>
    <w:rsid w:val="76EBF618"/>
    <w:rsid w:val="76FF06C9"/>
    <w:rsid w:val="76FFC7E8"/>
    <w:rsid w:val="7703A982"/>
    <w:rsid w:val="77065CC6"/>
    <w:rsid w:val="770F33B0"/>
    <w:rsid w:val="770F8330"/>
    <w:rsid w:val="7710A363"/>
    <w:rsid w:val="77126BA3"/>
    <w:rsid w:val="77182F36"/>
    <w:rsid w:val="771B442E"/>
    <w:rsid w:val="771FDF49"/>
    <w:rsid w:val="77202B6C"/>
    <w:rsid w:val="7721904A"/>
    <w:rsid w:val="772A9903"/>
    <w:rsid w:val="772EA20F"/>
    <w:rsid w:val="7737099D"/>
    <w:rsid w:val="77482047"/>
    <w:rsid w:val="77498791"/>
    <w:rsid w:val="774FBE1B"/>
    <w:rsid w:val="7754D814"/>
    <w:rsid w:val="77576C3E"/>
    <w:rsid w:val="7758E6C7"/>
    <w:rsid w:val="775B632D"/>
    <w:rsid w:val="775BD223"/>
    <w:rsid w:val="775D8792"/>
    <w:rsid w:val="776896B3"/>
    <w:rsid w:val="7769F5A9"/>
    <w:rsid w:val="77715A94"/>
    <w:rsid w:val="7774057B"/>
    <w:rsid w:val="777C8733"/>
    <w:rsid w:val="7780BE79"/>
    <w:rsid w:val="7793E3A5"/>
    <w:rsid w:val="7795649F"/>
    <w:rsid w:val="7795FFE0"/>
    <w:rsid w:val="779D3958"/>
    <w:rsid w:val="77A0E904"/>
    <w:rsid w:val="77A58418"/>
    <w:rsid w:val="77A75DAD"/>
    <w:rsid w:val="77A97B54"/>
    <w:rsid w:val="77AB2477"/>
    <w:rsid w:val="77AB6E72"/>
    <w:rsid w:val="77B040F5"/>
    <w:rsid w:val="77C09D1E"/>
    <w:rsid w:val="77C0CA43"/>
    <w:rsid w:val="77CF389A"/>
    <w:rsid w:val="77D08A90"/>
    <w:rsid w:val="77D12386"/>
    <w:rsid w:val="77D189DB"/>
    <w:rsid w:val="77D1E64A"/>
    <w:rsid w:val="77D67DA3"/>
    <w:rsid w:val="77DA5F43"/>
    <w:rsid w:val="77DC1B1E"/>
    <w:rsid w:val="77DC7F2F"/>
    <w:rsid w:val="77E0EFB1"/>
    <w:rsid w:val="77E5302D"/>
    <w:rsid w:val="77E8C2AF"/>
    <w:rsid w:val="77EAD7A5"/>
    <w:rsid w:val="77EBF1F8"/>
    <w:rsid w:val="77EE1D92"/>
    <w:rsid w:val="77F16D45"/>
    <w:rsid w:val="77F1B297"/>
    <w:rsid w:val="77F1DCE3"/>
    <w:rsid w:val="77FA7297"/>
    <w:rsid w:val="77FABA47"/>
    <w:rsid w:val="77FF1E9B"/>
    <w:rsid w:val="78054ECC"/>
    <w:rsid w:val="780BECC0"/>
    <w:rsid w:val="780C0202"/>
    <w:rsid w:val="780DA3C4"/>
    <w:rsid w:val="780E640D"/>
    <w:rsid w:val="78127868"/>
    <w:rsid w:val="781490DF"/>
    <w:rsid w:val="7829740B"/>
    <w:rsid w:val="78317385"/>
    <w:rsid w:val="7835662A"/>
    <w:rsid w:val="7837F4B8"/>
    <w:rsid w:val="783A6C49"/>
    <w:rsid w:val="7841EB30"/>
    <w:rsid w:val="784223A6"/>
    <w:rsid w:val="784462C5"/>
    <w:rsid w:val="7844DB80"/>
    <w:rsid w:val="7845FAD4"/>
    <w:rsid w:val="78468E77"/>
    <w:rsid w:val="7847B680"/>
    <w:rsid w:val="7849E040"/>
    <w:rsid w:val="784E13B5"/>
    <w:rsid w:val="78585B7C"/>
    <w:rsid w:val="78586221"/>
    <w:rsid w:val="785D005C"/>
    <w:rsid w:val="7860C5A9"/>
    <w:rsid w:val="78611DD2"/>
    <w:rsid w:val="78626146"/>
    <w:rsid w:val="786B2CC8"/>
    <w:rsid w:val="786C61EC"/>
    <w:rsid w:val="787A1236"/>
    <w:rsid w:val="787C42C6"/>
    <w:rsid w:val="7881C60F"/>
    <w:rsid w:val="78839204"/>
    <w:rsid w:val="788AD3E5"/>
    <w:rsid w:val="788D702C"/>
    <w:rsid w:val="789210C7"/>
    <w:rsid w:val="78965CD3"/>
    <w:rsid w:val="789E0B99"/>
    <w:rsid w:val="78A226E1"/>
    <w:rsid w:val="78A5139E"/>
    <w:rsid w:val="78A85D4B"/>
    <w:rsid w:val="78A9DEC7"/>
    <w:rsid w:val="78B258A7"/>
    <w:rsid w:val="78C9C208"/>
    <w:rsid w:val="78CA00DB"/>
    <w:rsid w:val="78D0C5E9"/>
    <w:rsid w:val="78D505A7"/>
    <w:rsid w:val="78DC82C9"/>
    <w:rsid w:val="78E13DD1"/>
    <w:rsid w:val="78E3B060"/>
    <w:rsid w:val="78E656A6"/>
    <w:rsid w:val="78EA65B8"/>
    <w:rsid w:val="78EB0347"/>
    <w:rsid w:val="78EC8ECD"/>
    <w:rsid w:val="78EEE40B"/>
    <w:rsid w:val="78EF3AE1"/>
    <w:rsid w:val="78F12F80"/>
    <w:rsid w:val="78F6A8FA"/>
    <w:rsid w:val="78F93DA9"/>
    <w:rsid w:val="78FF651F"/>
    <w:rsid w:val="7900AD14"/>
    <w:rsid w:val="7903D200"/>
    <w:rsid w:val="79060675"/>
    <w:rsid w:val="7906C302"/>
    <w:rsid w:val="790C8428"/>
    <w:rsid w:val="7912382A"/>
    <w:rsid w:val="79149CC9"/>
    <w:rsid w:val="79239FF2"/>
    <w:rsid w:val="79260D95"/>
    <w:rsid w:val="792CF9A4"/>
    <w:rsid w:val="79330B51"/>
    <w:rsid w:val="7939BE8D"/>
    <w:rsid w:val="79484F7F"/>
    <w:rsid w:val="794A5D5D"/>
    <w:rsid w:val="79550D97"/>
    <w:rsid w:val="7962ED14"/>
    <w:rsid w:val="7964DE4E"/>
    <w:rsid w:val="7967B809"/>
    <w:rsid w:val="7968FD3D"/>
    <w:rsid w:val="796D43AB"/>
    <w:rsid w:val="796DE9CE"/>
    <w:rsid w:val="7971B71A"/>
    <w:rsid w:val="7976825E"/>
    <w:rsid w:val="7977B0F7"/>
    <w:rsid w:val="7978815D"/>
    <w:rsid w:val="797D74CA"/>
    <w:rsid w:val="79815545"/>
    <w:rsid w:val="79839658"/>
    <w:rsid w:val="7985FAFD"/>
    <w:rsid w:val="7986B1D0"/>
    <w:rsid w:val="7987C603"/>
    <w:rsid w:val="79888142"/>
    <w:rsid w:val="798A465F"/>
    <w:rsid w:val="798FB865"/>
    <w:rsid w:val="7992ACA9"/>
    <w:rsid w:val="7994F616"/>
    <w:rsid w:val="799839A7"/>
    <w:rsid w:val="799F57FD"/>
    <w:rsid w:val="79A52800"/>
    <w:rsid w:val="79A8C6FC"/>
    <w:rsid w:val="79A94C94"/>
    <w:rsid w:val="79AB0791"/>
    <w:rsid w:val="79AC6313"/>
    <w:rsid w:val="79AECF65"/>
    <w:rsid w:val="79B0A808"/>
    <w:rsid w:val="79B0BA8E"/>
    <w:rsid w:val="79B0BB88"/>
    <w:rsid w:val="79B0C463"/>
    <w:rsid w:val="79B51DD4"/>
    <w:rsid w:val="79B8E23D"/>
    <w:rsid w:val="79CA2DF4"/>
    <w:rsid w:val="79CD148D"/>
    <w:rsid w:val="79CD1E51"/>
    <w:rsid w:val="79D02FA7"/>
    <w:rsid w:val="79D1FC5D"/>
    <w:rsid w:val="79DBC3DA"/>
    <w:rsid w:val="79DD78EF"/>
    <w:rsid w:val="79E8F2EB"/>
    <w:rsid w:val="79EC9B15"/>
    <w:rsid w:val="79F37817"/>
    <w:rsid w:val="7A000AD1"/>
    <w:rsid w:val="7A00F7A2"/>
    <w:rsid w:val="7A034727"/>
    <w:rsid w:val="7A043C3F"/>
    <w:rsid w:val="7A0A3058"/>
    <w:rsid w:val="7A12800E"/>
    <w:rsid w:val="7A1704B3"/>
    <w:rsid w:val="7A170700"/>
    <w:rsid w:val="7A18E30B"/>
    <w:rsid w:val="7A246EC2"/>
    <w:rsid w:val="7A285744"/>
    <w:rsid w:val="7A2A33B1"/>
    <w:rsid w:val="7A2F4738"/>
    <w:rsid w:val="7A35A80D"/>
    <w:rsid w:val="7A371FFE"/>
    <w:rsid w:val="7A3C0792"/>
    <w:rsid w:val="7A3F1DD6"/>
    <w:rsid w:val="7A4131F2"/>
    <w:rsid w:val="7A421AAC"/>
    <w:rsid w:val="7A47C974"/>
    <w:rsid w:val="7A485141"/>
    <w:rsid w:val="7A4D2D6B"/>
    <w:rsid w:val="7A4DA056"/>
    <w:rsid w:val="7A4E02F7"/>
    <w:rsid w:val="7A504821"/>
    <w:rsid w:val="7A567F51"/>
    <w:rsid w:val="7A56A766"/>
    <w:rsid w:val="7A575BBD"/>
    <w:rsid w:val="7A5BD8E7"/>
    <w:rsid w:val="7A662C94"/>
    <w:rsid w:val="7A688F87"/>
    <w:rsid w:val="7A7709BB"/>
    <w:rsid w:val="7A788F5A"/>
    <w:rsid w:val="7A7B2BDF"/>
    <w:rsid w:val="7A7BBD4A"/>
    <w:rsid w:val="7A7E2A94"/>
    <w:rsid w:val="7A823C8F"/>
    <w:rsid w:val="7A823CAF"/>
    <w:rsid w:val="7A828F7C"/>
    <w:rsid w:val="7A89B64D"/>
    <w:rsid w:val="7A8E52C3"/>
    <w:rsid w:val="7A8EE850"/>
    <w:rsid w:val="7A97BD23"/>
    <w:rsid w:val="7A980AEF"/>
    <w:rsid w:val="7A980EE1"/>
    <w:rsid w:val="7AA0BF86"/>
    <w:rsid w:val="7AA80EA9"/>
    <w:rsid w:val="7AABA943"/>
    <w:rsid w:val="7AADFFDC"/>
    <w:rsid w:val="7AB0B52D"/>
    <w:rsid w:val="7AB4975F"/>
    <w:rsid w:val="7AB628C1"/>
    <w:rsid w:val="7AB6D22C"/>
    <w:rsid w:val="7ABA061A"/>
    <w:rsid w:val="7ABA5BD8"/>
    <w:rsid w:val="7ABA7702"/>
    <w:rsid w:val="7ABBB8CD"/>
    <w:rsid w:val="7ABD22C7"/>
    <w:rsid w:val="7ABE1350"/>
    <w:rsid w:val="7ABFBBEC"/>
    <w:rsid w:val="7AC3F172"/>
    <w:rsid w:val="7AC505A2"/>
    <w:rsid w:val="7AC766D0"/>
    <w:rsid w:val="7AC917A4"/>
    <w:rsid w:val="7AC9933A"/>
    <w:rsid w:val="7ACE6649"/>
    <w:rsid w:val="7AD34D8A"/>
    <w:rsid w:val="7AD3E8A0"/>
    <w:rsid w:val="7AD416AC"/>
    <w:rsid w:val="7ADC949C"/>
    <w:rsid w:val="7ADE1DD6"/>
    <w:rsid w:val="7ADE9B6C"/>
    <w:rsid w:val="7ADEFABD"/>
    <w:rsid w:val="7AE03CD5"/>
    <w:rsid w:val="7AE18AA8"/>
    <w:rsid w:val="7AEB6176"/>
    <w:rsid w:val="7AEC49D2"/>
    <w:rsid w:val="7AF2CF64"/>
    <w:rsid w:val="7AFCFF2B"/>
    <w:rsid w:val="7AFEF2F0"/>
    <w:rsid w:val="7B0D819A"/>
    <w:rsid w:val="7B0DB830"/>
    <w:rsid w:val="7B10DAB1"/>
    <w:rsid w:val="7B1678BE"/>
    <w:rsid w:val="7B1B6B3C"/>
    <w:rsid w:val="7B20CEE1"/>
    <w:rsid w:val="7B28DE20"/>
    <w:rsid w:val="7B29F5BD"/>
    <w:rsid w:val="7B3313F2"/>
    <w:rsid w:val="7B349E18"/>
    <w:rsid w:val="7B3BF78E"/>
    <w:rsid w:val="7B3D7054"/>
    <w:rsid w:val="7B456185"/>
    <w:rsid w:val="7B461857"/>
    <w:rsid w:val="7B482F9F"/>
    <w:rsid w:val="7B48A7C2"/>
    <w:rsid w:val="7B49B3B9"/>
    <w:rsid w:val="7B4B6C8E"/>
    <w:rsid w:val="7B5070C2"/>
    <w:rsid w:val="7B5611BF"/>
    <w:rsid w:val="7B56FC09"/>
    <w:rsid w:val="7B575640"/>
    <w:rsid w:val="7B599854"/>
    <w:rsid w:val="7B5B83D1"/>
    <w:rsid w:val="7B6351E2"/>
    <w:rsid w:val="7B762156"/>
    <w:rsid w:val="7B77CFDC"/>
    <w:rsid w:val="7B801BA4"/>
    <w:rsid w:val="7B80EFDF"/>
    <w:rsid w:val="7B822AC5"/>
    <w:rsid w:val="7B84B877"/>
    <w:rsid w:val="7B85B1D3"/>
    <w:rsid w:val="7B8A5FA3"/>
    <w:rsid w:val="7B8CEE17"/>
    <w:rsid w:val="7B8DDCB3"/>
    <w:rsid w:val="7B8E8FEB"/>
    <w:rsid w:val="7B8FC4AE"/>
    <w:rsid w:val="7B95CC2A"/>
    <w:rsid w:val="7B99A762"/>
    <w:rsid w:val="7B9B70DD"/>
    <w:rsid w:val="7B9BD80D"/>
    <w:rsid w:val="7BA4B330"/>
    <w:rsid w:val="7BB08A94"/>
    <w:rsid w:val="7BB268C0"/>
    <w:rsid w:val="7BB3D689"/>
    <w:rsid w:val="7BB78637"/>
    <w:rsid w:val="7BBE1946"/>
    <w:rsid w:val="7BC5B765"/>
    <w:rsid w:val="7BC84C03"/>
    <w:rsid w:val="7BC9FD61"/>
    <w:rsid w:val="7BCBF875"/>
    <w:rsid w:val="7BD296D5"/>
    <w:rsid w:val="7BD4F9D7"/>
    <w:rsid w:val="7BD534BF"/>
    <w:rsid w:val="7BDA7432"/>
    <w:rsid w:val="7BDAF419"/>
    <w:rsid w:val="7BE2BE4C"/>
    <w:rsid w:val="7BEB5FED"/>
    <w:rsid w:val="7BEC40A9"/>
    <w:rsid w:val="7BF2CB71"/>
    <w:rsid w:val="7BF44CE9"/>
    <w:rsid w:val="7BF88F38"/>
    <w:rsid w:val="7BFC46DA"/>
    <w:rsid w:val="7BFFFC22"/>
    <w:rsid w:val="7C07E7F9"/>
    <w:rsid w:val="7C091ADD"/>
    <w:rsid w:val="7C10B61C"/>
    <w:rsid w:val="7C13896A"/>
    <w:rsid w:val="7C1ACBD3"/>
    <w:rsid w:val="7C207991"/>
    <w:rsid w:val="7C24562C"/>
    <w:rsid w:val="7C28B00C"/>
    <w:rsid w:val="7C305575"/>
    <w:rsid w:val="7C3392D6"/>
    <w:rsid w:val="7C38AC44"/>
    <w:rsid w:val="7C391DC1"/>
    <w:rsid w:val="7C4111FE"/>
    <w:rsid w:val="7C429DEF"/>
    <w:rsid w:val="7C444BB8"/>
    <w:rsid w:val="7C46FF25"/>
    <w:rsid w:val="7C4BA932"/>
    <w:rsid w:val="7C4EA717"/>
    <w:rsid w:val="7C54C02D"/>
    <w:rsid w:val="7C54DA64"/>
    <w:rsid w:val="7C56F735"/>
    <w:rsid w:val="7C5BB405"/>
    <w:rsid w:val="7C60B972"/>
    <w:rsid w:val="7C6B6395"/>
    <w:rsid w:val="7C6B7BE4"/>
    <w:rsid w:val="7C701F92"/>
    <w:rsid w:val="7C70D166"/>
    <w:rsid w:val="7C7465DD"/>
    <w:rsid w:val="7C74A6EA"/>
    <w:rsid w:val="7C74F12D"/>
    <w:rsid w:val="7C786E2C"/>
    <w:rsid w:val="7C829B7B"/>
    <w:rsid w:val="7C83BBC9"/>
    <w:rsid w:val="7C92DAE0"/>
    <w:rsid w:val="7C9301FF"/>
    <w:rsid w:val="7C9881A7"/>
    <w:rsid w:val="7C992817"/>
    <w:rsid w:val="7C9BD4D2"/>
    <w:rsid w:val="7C9D9AB4"/>
    <w:rsid w:val="7CA1D9B5"/>
    <w:rsid w:val="7CA26BBC"/>
    <w:rsid w:val="7CA5E962"/>
    <w:rsid w:val="7CA85742"/>
    <w:rsid w:val="7CB12FCB"/>
    <w:rsid w:val="7CB37B53"/>
    <w:rsid w:val="7CB61637"/>
    <w:rsid w:val="7CB71011"/>
    <w:rsid w:val="7CBBE0E0"/>
    <w:rsid w:val="7CBFB45F"/>
    <w:rsid w:val="7CC10B59"/>
    <w:rsid w:val="7CC398F3"/>
    <w:rsid w:val="7CCA156D"/>
    <w:rsid w:val="7CCA6FA8"/>
    <w:rsid w:val="7CCF69FE"/>
    <w:rsid w:val="7CCFDC7C"/>
    <w:rsid w:val="7CD4E2C2"/>
    <w:rsid w:val="7CD93287"/>
    <w:rsid w:val="7CDA3AF8"/>
    <w:rsid w:val="7CDD8C28"/>
    <w:rsid w:val="7CDE1EC9"/>
    <w:rsid w:val="7CDE7514"/>
    <w:rsid w:val="7CDEAC42"/>
    <w:rsid w:val="7CE2003F"/>
    <w:rsid w:val="7CE59A37"/>
    <w:rsid w:val="7CE73045"/>
    <w:rsid w:val="7CF0ACBE"/>
    <w:rsid w:val="7CF4E406"/>
    <w:rsid w:val="7CF5A438"/>
    <w:rsid w:val="7CF63224"/>
    <w:rsid w:val="7CF933E5"/>
    <w:rsid w:val="7CFE56B3"/>
    <w:rsid w:val="7D0DC709"/>
    <w:rsid w:val="7D1F0C16"/>
    <w:rsid w:val="7D2093AD"/>
    <w:rsid w:val="7D22A2C8"/>
    <w:rsid w:val="7D32DACA"/>
    <w:rsid w:val="7D358274"/>
    <w:rsid w:val="7D378A24"/>
    <w:rsid w:val="7D3EA3FE"/>
    <w:rsid w:val="7D41606F"/>
    <w:rsid w:val="7D42E2B1"/>
    <w:rsid w:val="7D434774"/>
    <w:rsid w:val="7D450D29"/>
    <w:rsid w:val="7D49BEA0"/>
    <w:rsid w:val="7D4AB633"/>
    <w:rsid w:val="7D4F8195"/>
    <w:rsid w:val="7D5083CD"/>
    <w:rsid w:val="7D62B5AD"/>
    <w:rsid w:val="7D64EC47"/>
    <w:rsid w:val="7D662D1D"/>
    <w:rsid w:val="7D6A5940"/>
    <w:rsid w:val="7D71182E"/>
    <w:rsid w:val="7D764EBA"/>
    <w:rsid w:val="7D7B125D"/>
    <w:rsid w:val="7D7CA8AF"/>
    <w:rsid w:val="7D85DC96"/>
    <w:rsid w:val="7D8904CF"/>
    <w:rsid w:val="7D89451C"/>
    <w:rsid w:val="7D8A2C49"/>
    <w:rsid w:val="7D8C4A44"/>
    <w:rsid w:val="7D8C88CB"/>
    <w:rsid w:val="7D945CE0"/>
    <w:rsid w:val="7DA0BB51"/>
    <w:rsid w:val="7DA35053"/>
    <w:rsid w:val="7DA7D52C"/>
    <w:rsid w:val="7DABB973"/>
    <w:rsid w:val="7DAC9195"/>
    <w:rsid w:val="7DAD5AC7"/>
    <w:rsid w:val="7DB0C950"/>
    <w:rsid w:val="7DB26285"/>
    <w:rsid w:val="7DC0E408"/>
    <w:rsid w:val="7DC94461"/>
    <w:rsid w:val="7DCAFF45"/>
    <w:rsid w:val="7DCBB5B3"/>
    <w:rsid w:val="7DCBE5D5"/>
    <w:rsid w:val="7DCFE680"/>
    <w:rsid w:val="7DD66690"/>
    <w:rsid w:val="7DD6E681"/>
    <w:rsid w:val="7DDE16E7"/>
    <w:rsid w:val="7DDF90DB"/>
    <w:rsid w:val="7DDFFA68"/>
    <w:rsid w:val="7DE59B33"/>
    <w:rsid w:val="7DE69FC5"/>
    <w:rsid w:val="7DEA2EA6"/>
    <w:rsid w:val="7DED6D8F"/>
    <w:rsid w:val="7DF2C796"/>
    <w:rsid w:val="7DF92D2C"/>
    <w:rsid w:val="7DFC3CEB"/>
    <w:rsid w:val="7DFCB613"/>
    <w:rsid w:val="7DFEBE37"/>
    <w:rsid w:val="7E0A8D82"/>
    <w:rsid w:val="7E0C111E"/>
    <w:rsid w:val="7E0C222F"/>
    <w:rsid w:val="7E13BDD5"/>
    <w:rsid w:val="7E164ECE"/>
    <w:rsid w:val="7E18B2AF"/>
    <w:rsid w:val="7E1BA9B8"/>
    <w:rsid w:val="7E24BBB0"/>
    <w:rsid w:val="7E296C85"/>
    <w:rsid w:val="7E316743"/>
    <w:rsid w:val="7E340808"/>
    <w:rsid w:val="7E3EAF58"/>
    <w:rsid w:val="7E3F8322"/>
    <w:rsid w:val="7E3FC4D4"/>
    <w:rsid w:val="7E410C4A"/>
    <w:rsid w:val="7E4572F1"/>
    <w:rsid w:val="7E45C68E"/>
    <w:rsid w:val="7E4804DA"/>
    <w:rsid w:val="7E48CCF5"/>
    <w:rsid w:val="7E4C4FD5"/>
    <w:rsid w:val="7E538ADC"/>
    <w:rsid w:val="7E5482A1"/>
    <w:rsid w:val="7E5A5895"/>
    <w:rsid w:val="7E602585"/>
    <w:rsid w:val="7E681F32"/>
    <w:rsid w:val="7E6D667E"/>
    <w:rsid w:val="7E6DC980"/>
    <w:rsid w:val="7E74B73F"/>
    <w:rsid w:val="7E7ED275"/>
    <w:rsid w:val="7E8224F7"/>
    <w:rsid w:val="7E8DBF86"/>
    <w:rsid w:val="7E8F4E5C"/>
    <w:rsid w:val="7E91110E"/>
    <w:rsid w:val="7E91C4F9"/>
    <w:rsid w:val="7E960A7E"/>
    <w:rsid w:val="7E9A7BF5"/>
    <w:rsid w:val="7E9BBBE6"/>
    <w:rsid w:val="7E9BC8F3"/>
    <w:rsid w:val="7E9D2266"/>
    <w:rsid w:val="7EB6229C"/>
    <w:rsid w:val="7EBBCBF7"/>
    <w:rsid w:val="7EC0C0F5"/>
    <w:rsid w:val="7EC1F883"/>
    <w:rsid w:val="7EC2ED19"/>
    <w:rsid w:val="7EC83C74"/>
    <w:rsid w:val="7ECD7859"/>
    <w:rsid w:val="7EDDDB98"/>
    <w:rsid w:val="7EE58F01"/>
    <w:rsid w:val="7EE67893"/>
    <w:rsid w:val="7EEEE39E"/>
    <w:rsid w:val="7EF311F9"/>
    <w:rsid w:val="7EF7C444"/>
    <w:rsid w:val="7EFBDFE8"/>
    <w:rsid w:val="7EFD70D1"/>
    <w:rsid w:val="7F06297B"/>
    <w:rsid w:val="7F117FCF"/>
    <w:rsid w:val="7F11E5BB"/>
    <w:rsid w:val="7F1494FB"/>
    <w:rsid w:val="7F1B0DAF"/>
    <w:rsid w:val="7F1BF89A"/>
    <w:rsid w:val="7F1DD5C7"/>
    <w:rsid w:val="7F20BE82"/>
    <w:rsid w:val="7F24ED04"/>
    <w:rsid w:val="7F2DA3AE"/>
    <w:rsid w:val="7F3EA4CE"/>
    <w:rsid w:val="7F4671F9"/>
    <w:rsid w:val="7F48EB23"/>
    <w:rsid w:val="7F537BDB"/>
    <w:rsid w:val="7F5AA422"/>
    <w:rsid w:val="7F5E28FC"/>
    <w:rsid w:val="7F5F4478"/>
    <w:rsid w:val="7F6838D3"/>
    <w:rsid w:val="7F698E8A"/>
    <w:rsid w:val="7F6BA1F0"/>
    <w:rsid w:val="7F6CCF34"/>
    <w:rsid w:val="7F6DF5A4"/>
    <w:rsid w:val="7F6F208E"/>
    <w:rsid w:val="7F6F4C45"/>
    <w:rsid w:val="7F6FE661"/>
    <w:rsid w:val="7F70470B"/>
    <w:rsid w:val="7F70D8A4"/>
    <w:rsid w:val="7F75BC03"/>
    <w:rsid w:val="7F7899B8"/>
    <w:rsid w:val="7F7B2948"/>
    <w:rsid w:val="7F7BBACF"/>
    <w:rsid w:val="7F7CAA97"/>
    <w:rsid w:val="7F82E235"/>
    <w:rsid w:val="7F830DD2"/>
    <w:rsid w:val="7F848114"/>
    <w:rsid w:val="7F8E97F7"/>
    <w:rsid w:val="7F91C077"/>
    <w:rsid w:val="7F988931"/>
    <w:rsid w:val="7F9FA9B9"/>
    <w:rsid w:val="7F9FF258"/>
    <w:rsid w:val="7FA54A13"/>
    <w:rsid w:val="7FA55DB8"/>
    <w:rsid w:val="7FA8F281"/>
    <w:rsid w:val="7FAAB1DB"/>
    <w:rsid w:val="7FB547BE"/>
    <w:rsid w:val="7FB6365C"/>
    <w:rsid w:val="7FBB5FF3"/>
    <w:rsid w:val="7FBEB191"/>
    <w:rsid w:val="7FC1A25C"/>
    <w:rsid w:val="7FC68D28"/>
    <w:rsid w:val="7FC881E8"/>
    <w:rsid w:val="7FCA87E6"/>
    <w:rsid w:val="7FCB2E33"/>
    <w:rsid w:val="7FCDAAB6"/>
    <w:rsid w:val="7FCE97E5"/>
    <w:rsid w:val="7FCF8BA9"/>
    <w:rsid w:val="7FD04240"/>
    <w:rsid w:val="7FD88AC3"/>
    <w:rsid w:val="7FDA9097"/>
    <w:rsid w:val="7FDB6D29"/>
    <w:rsid w:val="7FE26BC3"/>
    <w:rsid w:val="7FE6F884"/>
    <w:rsid w:val="7FE73B4C"/>
    <w:rsid w:val="7FE75DF3"/>
    <w:rsid w:val="7FEB6E5B"/>
    <w:rsid w:val="7FEE53C4"/>
    <w:rsid w:val="7FF563A5"/>
    <w:rsid w:val="7FFC5B6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450C9D"/>
  <w15:chartTrackingRefBased/>
  <w15:docId w15:val="{E894691A-F9CC-4CB2-A13E-346DFF99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rsid w:val="00596C2F"/>
    <w:pPr>
      <w:spacing w:before="120" w:after="120"/>
      <w:jc w:val="both"/>
    </w:pPr>
    <w:rPr>
      <w:rFonts w:ascii="EC Square Sans Pro" w:eastAsia="Times New Roman" w:hAnsi="EC Square Sans Pro" w:cs="Times New Roman"/>
      <w:sz w:val="20"/>
      <w:szCs w:val="20"/>
      <w:lang w:eastAsia="en-GB"/>
    </w:rPr>
  </w:style>
  <w:style w:type="paragraph" w:styleId="Heading1">
    <w:name w:val="heading 1"/>
    <w:basedOn w:val="Normal"/>
    <w:next w:val="Normal"/>
    <w:link w:val="Heading1Char"/>
    <w:uiPriority w:val="9"/>
    <w:qFormat/>
    <w:rsid w:val="0193ED09"/>
    <w:pPr>
      <w:keepNext/>
      <w:outlineLvl w:val="0"/>
    </w:pPr>
    <w:rPr>
      <w:rFonts w:eastAsia="Calibri"/>
      <w:b/>
      <w:bCs/>
      <w:sz w:val="26"/>
      <w:szCs w:val="26"/>
      <w:lang w:eastAsia="en-US"/>
    </w:rPr>
  </w:style>
  <w:style w:type="paragraph" w:styleId="Heading2">
    <w:name w:val="heading 2"/>
    <w:basedOn w:val="Normal"/>
    <w:next w:val="Normal"/>
    <w:link w:val="Heading2Char"/>
    <w:uiPriority w:val="9"/>
    <w:qFormat/>
    <w:rsid w:val="0193ED09"/>
    <w:pPr>
      <w:keepNext/>
      <w:keepLines/>
      <w:spacing w:before="240"/>
      <w:outlineLvl w:val="1"/>
    </w:pPr>
    <w:rPr>
      <w:b/>
      <w:bCs/>
      <w:sz w:val="24"/>
      <w:szCs w:val="24"/>
      <w:lang w:eastAsia="en-US"/>
    </w:rPr>
  </w:style>
  <w:style w:type="paragraph" w:styleId="Heading3">
    <w:name w:val="heading 3"/>
    <w:basedOn w:val="Normal"/>
    <w:next w:val="Normal"/>
    <w:link w:val="Heading3Char"/>
    <w:uiPriority w:val="9"/>
    <w:qFormat/>
    <w:rsid w:val="0193ED09"/>
    <w:pPr>
      <w:keepNext/>
      <w:keepLines/>
      <w:spacing w:before="240"/>
      <w:outlineLvl w:val="2"/>
    </w:pPr>
    <w:rPr>
      <w:b/>
      <w:bCs/>
      <w:lang w:eastAsia="en-US"/>
    </w:rPr>
  </w:style>
  <w:style w:type="paragraph" w:styleId="Heading4">
    <w:name w:val="heading 4"/>
    <w:basedOn w:val="Normal"/>
    <w:next w:val="Normal"/>
    <w:link w:val="Heading4Char"/>
    <w:uiPriority w:val="9"/>
    <w:qFormat/>
    <w:rsid w:val="0193ED09"/>
    <w:pPr>
      <w:keepNext/>
      <w:keepLines/>
      <w:spacing w:before="240"/>
      <w:outlineLvl w:val="3"/>
    </w:pPr>
    <w:rPr>
      <w:b/>
      <w:bCs/>
      <w:i/>
      <w:iCs/>
      <w:lang w:eastAsia="en-US"/>
    </w:rPr>
  </w:style>
  <w:style w:type="paragraph" w:styleId="Heading5">
    <w:name w:val="heading 5"/>
    <w:basedOn w:val="Normal"/>
    <w:next w:val="Normal"/>
    <w:link w:val="Heading5Char"/>
    <w:uiPriority w:val="9"/>
    <w:semiHidden/>
    <w:qFormat/>
    <w:rsid w:val="0193ED09"/>
    <w:pPr>
      <w:keepNext/>
      <w:keepLines/>
      <w:spacing w:before="200" w:after="0"/>
      <w:outlineLvl w:val="4"/>
    </w:pPr>
    <w:rPr>
      <w:lang w:eastAsia="en-US"/>
    </w:rPr>
  </w:style>
  <w:style w:type="paragraph" w:styleId="Heading6">
    <w:name w:val="heading 6"/>
    <w:basedOn w:val="Normal"/>
    <w:next w:val="Normal"/>
    <w:link w:val="Heading6Char"/>
    <w:uiPriority w:val="9"/>
    <w:unhideWhenUsed/>
    <w:qFormat/>
    <w:rsid w:val="0193ED09"/>
    <w:pPr>
      <w:keepNext/>
      <w:keepLines/>
      <w:spacing w:before="40" w:after="0"/>
      <w:outlineLvl w:val="5"/>
    </w:pPr>
    <w:rPr>
      <w:rFonts w:asciiTheme="majorHAnsi" w:eastAsiaTheme="majorEastAsia" w:hAnsiTheme="majorHAnsi" w:cstheme="majorBidi"/>
      <w:color w:val="1F4D78"/>
    </w:rPr>
  </w:style>
  <w:style w:type="paragraph" w:styleId="Heading7">
    <w:name w:val="heading 7"/>
    <w:basedOn w:val="Normal"/>
    <w:next w:val="Normal"/>
    <w:link w:val="Heading7Char"/>
    <w:uiPriority w:val="9"/>
    <w:unhideWhenUsed/>
    <w:qFormat/>
    <w:rsid w:val="0193ED09"/>
    <w:pPr>
      <w:keepNext/>
      <w:keepLines/>
      <w:spacing w:before="40" w:after="0"/>
      <w:outlineLvl w:val="6"/>
    </w:pPr>
    <w:rPr>
      <w:rFonts w:asciiTheme="majorHAnsi" w:eastAsiaTheme="majorEastAsia" w:hAnsiTheme="majorHAnsi" w:cstheme="majorBidi"/>
      <w:i/>
      <w:iCs/>
      <w:color w:val="1F4D78"/>
    </w:rPr>
  </w:style>
  <w:style w:type="paragraph" w:styleId="Heading8">
    <w:name w:val="heading 8"/>
    <w:basedOn w:val="Normal"/>
    <w:next w:val="Normal"/>
    <w:link w:val="Heading8Char"/>
    <w:uiPriority w:val="9"/>
    <w:unhideWhenUsed/>
    <w:qFormat/>
    <w:rsid w:val="0193ED09"/>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193ED0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193ED09"/>
    <w:rPr>
      <w:rFonts w:ascii="EC Square Sans Pro" w:eastAsia="Calibri" w:hAnsi="EC Square Sans Pro" w:cs="Times New Roman"/>
      <w:b/>
      <w:bCs/>
      <w:noProof w:val="0"/>
      <w:sz w:val="26"/>
      <w:szCs w:val="26"/>
      <w:lang w:val="en-GB"/>
    </w:rPr>
  </w:style>
  <w:style w:type="character" w:customStyle="1" w:styleId="Heading2Char">
    <w:name w:val="Heading 2 Char"/>
    <w:basedOn w:val="DefaultParagraphFont"/>
    <w:link w:val="Heading2"/>
    <w:uiPriority w:val="9"/>
    <w:rsid w:val="0193ED09"/>
    <w:rPr>
      <w:rFonts w:ascii="EC Square Sans Pro" w:eastAsia="Times New Roman" w:hAnsi="EC Square Sans Pro" w:cs="Times New Roman"/>
      <w:b/>
      <w:bCs/>
      <w:noProof w:val="0"/>
      <w:sz w:val="24"/>
      <w:szCs w:val="24"/>
      <w:lang w:val="en-GB"/>
    </w:rPr>
  </w:style>
  <w:style w:type="character" w:customStyle="1" w:styleId="Heading3Char">
    <w:name w:val="Heading 3 Char"/>
    <w:basedOn w:val="DefaultParagraphFont"/>
    <w:link w:val="Heading3"/>
    <w:uiPriority w:val="9"/>
    <w:rsid w:val="0193ED09"/>
    <w:rPr>
      <w:rFonts w:ascii="EC Square Sans Pro" w:eastAsia="Times New Roman" w:hAnsi="EC Square Sans Pro" w:cs="Times New Roman"/>
      <w:b/>
      <w:bCs/>
      <w:noProof w:val="0"/>
      <w:sz w:val="20"/>
      <w:szCs w:val="20"/>
      <w:lang w:val="en-GB"/>
    </w:rPr>
  </w:style>
  <w:style w:type="character" w:customStyle="1" w:styleId="Heading4Char">
    <w:name w:val="Heading 4 Char"/>
    <w:basedOn w:val="DefaultParagraphFont"/>
    <w:link w:val="Heading4"/>
    <w:uiPriority w:val="9"/>
    <w:rsid w:val="0193ED09"/>
    <w:rPr>
      <w:rFonts w:ascii="EC Square Sans Pro" w:eastAsia="Times New Roman" w:hAnsi="EC Square Sans Pro" w:cs="Times New Roman"/>
      <w:b/>
      <w:bCs/>
      <w:i/>
      <w:iCs/>
      <w:noProof w:val="0"/>
      <w:sz w:val="20"/>
      <w:szCs w:val="20"/>
      <w:lang w:val="en-GB"/>
    </w:rPr>
  </w:style>
  <w:style w:type="character" w:customStyle="1" w:styleId="Heading5Char">
    <w:name w:val="Heading 5 Char"/>
    <w:basedOn w:val="DefaultParagraphFont"/>
    <w:link w:val="Heading5"/>
    <w:uiPriority w:val="9"/>
    <w:semiHidden/>
    <w:rsid w:val="0193ED09"/>
    <w:rPr>
      <w:rFonts w:ascii="EC Square Sans Pro" w:eastAsia="Times New Roman" w:hAnsi="EC Square Sans Pro" w:cs="Times New Roman"/>
      <w:noProof w:val="0"/>
      <w:sz w:val="20"/>
      <w:szCs w:val="20"/>
      <w:lang w:val="en-GB"/>
    </w:rPr>
  </w:style>
  <w:style w:type="paragraph" w:customStyle="1" w:styleId="JRCAbbreviations">
    <w:name w:val="JRC_Abbreviations"/>
    <w:basedOn w:val="Normal"/>
    <w:next w:val="JRCText"/>
    <w:uiPriority w:val="1"/>
    <w:qFormat/>
    <w:rsid w:val="0193ED09"/>
    <w:pPr>
      <w:tabs>
        <w:tab w:val="left" w:pos="851"/>
      </w:tabs>
      <w:ind w:left="851" w:hanging="851"/>
    </w:pPr>
    <w:rPr>
      <w:rFonts w:eastAsia="Calibri"/>
      <w:lang w:eastAsia="en-US"/>
    </w:rPr>
  </w:style>
  <w:style w:type="paragraph" w:customStyle="1" w:styleId="JRCCoversubtitle">
    <w:name w:val="JRC_Cover_subtitle"/>
    <w:basedOn w:val="Normal"/>
    <w:link w:val="JRCCoversubtitleChar"/>
    <w:uiPriority w:val="1"/>
    <w:qFormat/>
    <w:rsid w:val="0193ED09"/>
    <w:pPr>
      <w:spacing w:after="600" w:line="400" w:lineRule="exact"/>
      <w:ind w:left="-567"/>
      <w:jc w:val="left"/>
    </w:pPr>
    <w:rPr>
      <w:rFonts w:eastAsia="Calibri"/>
      <w:i/>
      <w:iCs/>
      <w:color w:val="5E66AB"/>
      <w:sz w:val="32"/>
      <w:szCs w:val="32"/>
      <w:lang w:eastAsia="en-US"/>
    </w:rPr>
  </w:style>
  <w:style w:type="paragraph" w:customStyle="1" w:styleId="JRCCovertitle">
    <w:name w:val="JRC_Cover_title"/>
    <w:basedOn w:val="Normal"/>
    <w:link w:val="JRCCovertitleChar"/>
    <w:uiPriority w:val="1"/>
    <w:rsid w:val="0193ED09"/>
    <w:pPr>
      <w:spacing w:before="600" w:after="600" w:line="640" w:lineRule="exact"/>
      <w:ind w:left="-567"/>
      <w:jc w:val="left"/>
    </w:pPr>
    <w:rPr>
      <w:rFonts w:eastAsia="Calibri"/>
      <w:sz w:val="56"/>
      <w:szCs w:val="56"/>
    </w:rPr>
  </w:style>
  <w:style w:type="paragraph" w:customStyle="1" w:styleId="JRCEquation">
    <w:name w:val="JRC_Equation"/>
    <w:basedOn w:val="Normal"/>
    <w:next w:val="JRCText"/>
    <w:uiPriority w:val="1"/>
    <w:qFormat/>
    <w:rsid w:val="0193ED09"/>
    <w:pPr>
      <w:spacing w:before="360" w:after="360"/>
      <w:jc w:val="center"/>
    </w:pPr>
    <w:rPr>
      <w:rFonts w:eastAsia="Calibri"/>
      <w:lang w:eastAsia="en-US"/>
    </w:rPr>
  </w:style>
  <w:style w:type="paragraph" w:customStyle="1" w:styleId="JRCFigurecaption">
    <w:name w:val="JRC_Figure_caption"/>
    <w:basedOn w:val="Normal"/>
    <w:next w:val="JRCText"/>
    <w:qFormat/>
    <w:rsid w:val="0193ED09"/>
    <w:pPr>
      <w:keepNext/>
      <w:spacing w:before="360"/>
      <w:jc w:val="center"/>
    </w:pPr>
    <w:rPr>
      <w:rFonts w:eastAsia="Calibri"/>
      <w:sz w:val="18"/>
      <w:szCs w:val="18"/>
      <w:lang w:eastAsia="en-US"/>
    </w:rPr>
  </w:style>
  <w:style w:type="paragraph" w:customStyle="1" w:styleId="JRCLevel-1Fronttitle">
    <w:name w:val="JRC_Level-1_Front_title"/>
    <w:basedOn w:val="Normal"/>
    <w:next w:val="JRCText"/>
    <w:link w:val="JRCLevel-1FronttitleChar"/>
    <w:uiPriority w:val="1"/>
    <w:qFormat/>
    <w:rsid w:val="0193ED09"/>
    <w:pPr>
      <w:keepNext/>
      <w:spacing w:before="0"/>
      <w:jc w:val="left"/>
    </w:pPr>
    <w:rPr>
      <w:b/>
      <w:bCs/>
      <w:sz w:val="24"/>
      <w:szCs w:val="24"/>
    </w:rPr>
  </w:style>
  <w:style w:type="character" w:customStyle="1" w:styleId="JRCLevel-1FronttitleChar">
    <w:name w:val="JRC_Level-1_Front_title Char"/>
    <w:link w:val="JRCLevel-1Fronttitle"/>
    <w:uiPriority w:val="1"/>
    <w:rsid w:val="0193ED09"/>
    <w:rPr>
      <w:rFonts w:ascii="EC Square Sans Pro" w:eastAsia="Times New Roman" w:hAnsi="EC Square Sans Pro" w:cs="Times New Roman"/>
      <w:b/>
      <w:bCs/>
      <w:noProof w:val="0"/>
      <w:sz w:val="24"/>
      <w:szCs w:val="24"/>
      <w:lang w:eastAsia="en-GB"/>
    </w:rPr>
  </w:style>
  <w:style w:type="paragraph" w:customStyle="1" w:styleId="JRCLevel-2Backtitle">
    <w:name w:val="JRC_Level-2_Back_title"/>
    <w:basedOn w:val="Normal"/>
    <w:next w:val="JRCText"/>
    <w:link w:val="JRCLevel-2BacktitleChar"/>
    <w:uiPriority w:val="1"/>
    <w:qFormat/>
    <w:rsid w:val="0193ED09"/>
    <w:pPr>
      <w:keepNext/>
      <w:jc w:val="left"/>
      <w:outlineLvl w:val="1"/>
    </w:pPr>
    <w:rPr>
      <w:rFonts w:eastAsia="Calibri"/>
      <w:b/>
      <w:bCs/>
      <w:lang w:eastAsia="en-US"/>
    </w:rPr>
  </w:style>
  <w:style w:type="character" w:customStyle="1" w:styleId="JRCLevel-2BacktitleChar">
    <w:name w:val="JRC_Level-2_Back_title Char"/>
    <w:link w:val="JRCLevel-2Backtitle"/>
    <w:uiPriority w:val="1"/>
    <w:rsid w:val="0193ED09"/>
    <w:rPr>
      <w:rFonts w:ascii="EC Square Sans Pro" w:hAnsi="EC Square Sans Pro" w:cs="Times New Roman"/>
      <w:b/>
      <w:bCs/>
      <w:noProof w:val="0"/>
      <w:sz w:val="20"/>
      <w:szCs w:val="20"/>
    </w:rPr>
  </w:style>
  <w:style w:type="paragraph" w:customStyle="1" w:styleId="JRCLevel-2Frontsmalltitle">
    <w:name w:val="JRC_Level-2_Front_small_title"/>
    <w:basedOn w:val="Normal"/>
    <w:next w:val="JRCText"/>
    <w:uiPriority w:val="1"/>
    <w:qFormat/>
    <w:rsid w:val="0193ED09"/>
    <w:pPr>
      <w:keepNext/>
      <w:spacing w:before="240"/>
      <w:jc w:val="left"/>
    </w:pPr>
    <w:rPr>
      <w:rFonts w:eastAsia="Calibri"/>
      <w:b/>
      <w:bCs/>
      <w:i/>
      <w:iCs/>
      <w:lang w:eastAsia="en-US"/>
    </w:rPr>
  </w:style>
  <w:style w:type="paragraph" w:customStyle="1" w:styleId="JRCTabletitle">
    <w:name w:val="JRC_Table_title"/>
    <w:basedOn w:val="Normal"/>
    <w:qFormat/>
    <w:rsid w:val="0193ED09"/>
    <w:pPr>
      <w:keepNext/>
      <w:spacing w:before="240"/>
      <w:jc w:val="left"/>
    </w:pPr>
    <w:rPr>
      <w:rFonts w:eastAsia="Calibri"/>
      <w:color w:val="000000" w:themeColor="text1"/>
      <w:sz w:val="18"/>
      <w:szCs w:val="18"/>
      <w:lang w:val="en-AU" w:eastAsia="en-US"/>
    </w:rPr>
  </w:style>
  <w:style w:type="paragraph" w:styleId="TableofFigures">
    <w:name w:val="table of figures"/>
    <w:basedOn w:val="Normal"/>
    <w:next w:val="Normal"/>
    <w:uiPriority w:val="99"/>
    <w:unhideWhenUsed/>
    <w:rsid w:val="0193ED09"/>
    <w:pPr>
      <w:jc w:val="left"/>
    </w:pPr>
    <w:rPr>
      <w:rFonts w:eastAsia="Calibri"/>
      <w:lang w:eastAsia="en-US"/>
    </w:rPr>
  </w:style>
  <w:style w:type="paragraph" w:customStyle="1" w:styleId="JRCText">
    <w:name w:val="JRC_Text"/>
    <w:basedOn w:val="Normal"/>
    <w:link w:val="JRCTextZchn"/>
    <w:qFormat/>
    <w:rsid w:val="0193ED09"/>
    <w:rPr>
      <w:rFonts w:eastAsia="Calibri"/>
      <w:lang w:eastAsia="en-US"/>
    </w:rPr>
  </w:style>
  <w:style w:type="paragraph" w:customStyle="1" w:styleId="JRCTextbulletedlist1">
    <w:name w:val="JRC_Text_bulleted_list1"/>
    <w:basedOn w:val="Normal"/>
    <w:uiPriority w:val="1"/>
    <w:qFormat/>
    <w:rsid w:val="0193ED09"/>
    <w:pPr>
      <w:numPr>
        <w:numId w:val="11"/>
      </w:numPr>
    </w:pPr>
  </w:style>
  <w:style w:type="paragraph" w:styleId="TOC1">
    <w:name w:val="toc 1"/>
    <w:basedOn w:val="Normal"/>
    <w:next w:val="Normal"/>
    <w:uiPriority w:val="39"/>
    <w:unhideWhenUsed/>
    <w:rsid w:val="0193ED09"/>
    <w:pPr>
      <w:tabs>
        <w:tab w:val="left" w:pos="284"/>
        <w:tab w:val="right" w:leader="dot" w:pos="9016"/>
      </w:tabs>
      <w:spacing w:after="100"/>
      <w:jc w:val="left"/>
    </w:pPr>
    <w:rPr>
      <w:rFonts w:ascii="EC Square Sans Cond Pro" w:eastAsia="Calibri" w:hAnsi="EC Square Sans Cond Pro"/>
      <w:noProof/>
      <w:lang w:eastAsia="en-US"/>
    </w:rPr>
  </w:style>
  <w:style w:type="paragraph" w:styleId="TOC2">
    <w:name w:val="toc 2"/>
    <w:basedOn w:val="Normal"/>
    <w:next w:val="Normal"/>
    <w:uiPriority w:val="39"/>
    <w:unhideWhenUsed/>
    <w:rsid w:val="0193ED09"/>
    <w:pPr>
      <w:tabs>
        <w:tab w:val="left" w:pos="709"/>
        <w:tab w:val="right" w:leader="dot" w:pos="9016"/>
      </w:tabs>
      <w:spacing w:after="100"/>
      <w:ind w:left="284"/>
      <w:jc w:val="left"/>
    </w:pPr>
    <w:rPr>
      <w:rFonts w:ascii="EC Square Sans Cond Pro" w:eastAsia="Calibri" w:hAnsi="EC Square Sans Cond Pro"/>
      <w:noProof/>
      <w:lang w:eastAsia="en-US"/>
    </w:rPr>
  </w:style>
  <w:style w:type="paragraph" w:styleId="TOC3">
    <w:name w:val="toc 3"/>
    <w:basedOn w:val="Normal"/>
    <w:next w:val="Normal"/>
    <w:uiPriority w:val="39"/>
    <w:unhideWhenUsed/>
    <w:rsid w:val="0193ED09"/>
    <w:pPr>
      <w:tabs>
        <w:tab w:val="left" w:pos="1276"/>
        <w:tab w:val="right" w:leader="dot" w:pos="9016"/>
      </w:tabs>
      <w:spacing w:after="100"/>
      <w:ind w:left="567"/>
      <w:jc w:val="left"/>
    </w:pPr>
    <w:rPr>
      <w:rFonts w:ascii="EC Square Sans Cond Pro" w:eastAsia="Calibri" w:hAnsi="EC Square Sans Cond Pro"/>
      <w:noProof/>
      <w:lang w:eastAsia="en-US"/>
    </w:rPr>
  </w:style>
  <w:style w:type="paragraph" w:styleId="TOC4">
    <w:name w:val="toc 4"/>
    <w:basedOn w:val="Normal"/>
    <w:next w:val="Normal"/>
    <w:uiPriority w:val="39"/>
    <w:unhideWhenUsed/>
    <w:rsid w:val="0193ED09"/>
    <w:pPr>
      <w:tabs>
        <w:tab w:val="left" w:pos="1701"/>
        <w:tab w:val="right" w:leader="dot" w:pos="9016"/>
      </w:tabs>
      <w:spacing w:after="100"/>
      <w:ind w:left="851"/>
      <w:jc w:val="left"/>
    </w:pPr>
    <w:rPr>
      <w:rFonts w:ascii="EC Square Sans Cond Pro" w:eastAsia="Calibri" w:hAnsi="EC Square Sans Cond Pro"/>
      <w:noProof/>
      <w:lang w:eastAsia="en-US"/>
    </w:rPr>
  </w:style>
  <w:style w:type="paragraph" w:styleId="TOC5">
    <w:name w:val="toc 5"/>
    <w:basedOn w:val="Normal"/>
    <w:next w:val="Normal"/>
    <w:uiPriority w:val="39"/>
    <w:unhideWhenUsed/>
    <w:rsid w:val="0193ED09"/>
    <w:pPr>
      <w:tabs>
        <w:tab w:val="left" w:pos="2268"/>
        <w:tab w:val="right" w:leader="dot" w:pos="9016"/>
      </w:tabs>
      <w:spacing w:after="100"/>
      <w:ind w:left="1134"/>
      <w:jc w:val="left"/>
    </w:pPr>
    <w:rPr>
      <w:rFonts w:ascii="EC Square Sans Cond Pro" w:eastAsia="Calibri" w:hAnsi="EC Square Sans Cond Pro"/>
      <w:noProof/>
      <w:lang w:eastAsia="en-US"/>
    </w:rPr>
  </w:style>
  <w:style w:type="paragraph" w:styleId="TOCHeading">
    <w:name w:val="TOC Heading"/>
    <w:basedOn w:val="Normal"/>
    <w:next w:val="Normal"/>
    <w:uiPriority w:val="39"/>
    <w:unhideWhenUsed/>
    <w:qFormat/>
    <w:rsid w:val="0193ED09"/>
    <w:pPr>
      <w:keepNext/>
      <w:keepLines/>
      <w:spacing w:after="480"/>
    </w:pPr>
    <w:rPr>
      <w:b/>
      <w:bCs/>
      <w:sz w:val="26"/>
      <w:szCs w:val="26"/>
      <w:lang w:eastAsia="ja-JP"/>
    </w:rPr>
  </w:style>
  <w:style w:type="paragraph" w:styleId="FootnoteText">
    <w:name w:val="footnote text"/>
    <w:aliases w:val="Char,Fußnote,Carattere,fn,Footnotes,Footnote ak,Footnote Text Char1,Footnote Text Char Char,fn Char Char,footnote text Char Char,Footnotes Char Char,Footnote ak Char Char,fn Char1,footnote text Char1,Footnotes Char1,ft,Footnote Text_EP-LC"/>
    <w:basedOn w:val="Normal"/>
    <w:link w:val="FootnoteTextChar"/>
    <w:unhideWhenUsed/>
    <w:qFormat/>
    <w:rsid w:val="0193ED09"/>
    <w:pPr>
      <w:spacing w:before="0" w:after="0"/>
      <w:ind w:left="357" w:hanging="357"/>
    </w:pPr>
    <w:rPr>
      <w:rFonts w:eastAsiaTheme="minorEastAsia" w:cstheme="minorBidi"/>
      <w:sz w:val="16"/>
      <w:szCs w:val="16"/>
      <w:lang w:eastAsia="en-US"/>
    </w:rPr>
  </w:style>
  <w:style w:type="character" w:customStyle="1" w:styleId="FootnoteTextChar">
    <w:name w:val="Footnote Text Char"/>
    <w:aliases w:val="Char Char,Fußnote Char,Carattere Char,fn Char,Footnotes Char,Footnote ak Char,Footnote Text Char1 Char,Footnote Text Char Char Char,fn Char Char Char,footnote text Char Char Char,Footnotes Char Char Char,Footnote ak Char Char Char"/>
    <w:basedOn w:val="DefaultParagraphFont"/>
    <w:link w:val="FootnoteText"/>
    <w:qFormat/>
    <w:rsid w:val="0193ED09"/>
    <w:rPr>
      <w:rFonts w:ascii="EC Square Sans Pro" w:eastAsiaTheme="minorEastAsia" w:hAnsi="EC Square Sans Pro" w:cstheme="minorBidi"/>
      <w:noProof w:val="0"/>
      <w:sz w:val="16"/>
      <w:szCs w:val="16"/>
      <w:lang w:val="en-GB"/>
    </w:rPr>
  </w:style>
  <w:style w:type="character" w:styleId="FootnoteReference">
    <w:name w:val="footnote reference"/>
    <w:aliases w:val="SUPERS,Odwołanie przypisu,Times 10 Point,Exposant 3 Point,Footnote symbol,Footnote reference number,number,Footnote Reference Superscript,stylish,Знак сноски-FN,Ciae niinee-FN,Знак сноски 1,(Footnote Reference),FR,f, Exposant 3 Point"/>
    <w:basedOn w:val="DefaultParagraphFont"/>
    <w:link w:val="CharCharChar1"/>
    <w:uiPriority w:val="99"/>
    <w:unhideWhenUsed/>
    <w:qFormat/>
    <w:rsid w:val="00F7732B"/>
    <w:rPr>
      <w:rFonts w:ascii="EC Square Sans Pro" w:hAnsi="EC Square Sans Pro"/>
      <w:vertAlign w:val="superscript"/>
      <w:lang w:val="en-GB"/>
    </w:rPr>
  </w:style>
  <w:style w:type="paragraph" w:customStyle="1" w:styleId="JRCLevel-2title">
    <w:name w:val="JRC_Level-2_title"/>
    <w:basedOn w:val="Heading2"/>
    <w:next w:val="JRCText"/>
    <w:qFormat/>
    <w:rsid w:val="00C61CFA"/>
    <w:pPr>
      <w:ind w:left="1427" w:hanging="576"/>
    </w:pPr>
    <w:rPr>
      <w:color w:val="6CA644"/>
      <w:sz w:val="32"/>
      <w:szCs w:val="32"/>
    </w:rPr>
  </w:style>
  <w:style w:type="paragraph" w:customStyle="1" w:styleId="JRCLevel-1title">
    <w:name w:val="JRC_Level-1_title"/>
    <w:basedOn w:val="Heading1"/>
    <w:next w:val="JRCText"/>
    <w:qFormat/>
    <w:rsid w:val="00C61CFA"/>
    <w:pPr>
      <w:keepLines/>
      <w:spacing w:before="0"/>
      <w:ind w:left="432" w:hanging="432"/>
      <w:jc w:val="left"/>
    </w:pPr>
    <w:rPr>
      <w:color w:val="6CA644"/>
      <w:sz w:val="56"/>
      <w:szCs w:val="56"/>
    </w:rPr>
  </w:style>
  <w:style w:type="paragraph" w:customStyle="1" w:styleId="JRCTextbulletedlist2">
    <w:name w:val="JRC_Text_bulleted_list2"/>
    <w:basedOn w:val="Normal"/>
    <w:uiPriority w:val="1"/>
    <w:qFormat/>
    <w:rsid w:val="0193ED09"/>
    <w:pPr>
      <w:numPr>
        <w:ilvl w:val="1"/>
        <w:numId w:val="12"/>
      </w:numPr>
    </w:pPr>
  </w:style>
  <w:style w:type="paragraph" w:customStyle="1" w:styleId="JRCLevel-4title">
    <w:name w:val="JRC_Level-4_title"/>
    <w:basedOn w:val="Normal"/>
    <w:next w:val="JRCText"/>
    <w:qFormat/>
    <w:rsid w:val="0193ED09"/>
    <w:pPr>
      <w:keepNext/>
      <w:keepLines/>
      <w:spacing w:before="240"/>
      <w:ind w:left="862" w:hanging="862"/>
      <w:jc w:val="left"/>
    </w:pPr>
    <w:rPr>
      <w:b/>
      <w:bCs/>
      <w:i/>
      <w:iCs/>
    </w:rPr>
  </w:style>
  <w:style w:type="paragraph" w:customStyle="1" w:styleId="JRCLevel-3title">
    <w:name w:val="JRC_Level-3_title"/>
    <w:basedOn w:val="Heading3"/>
    <w:next w:val="JRCText"/>
    <w:qFormat/>
    <w:rsid w:val="00C61CFA"/>
    <w:pPr>
      <w:spacing w:line="240" w:lineRule="auto"/>
      <w:ind w:left="720" w:hanging="720"/>
    </w:pPr>
    <w:rPr>
      <w:b w:val="0"/>
      <w:color w:val="85BD5F"/>
      <w:sz w:val="22"/>
      <w:szCs w:val="22"/>
    </w:rPr>
  </w:style>
  <w:style w:type="paragraph" w:customStyle="1" w:styleId="JRCLevel-5title">
    <w:name w:val="JRC_Level-5_title"/>
    <w:basedOn w:val="Normal"/>
    <w:next w:val="JRCText"/>
    <w:qFormat/>
    <w:rsid w:val="0193ED09"/>
    <w:pPr>
      <w:keepNext/>
      <w:keepLines/>
      <w:spacing w:before="200" w:after="0"/>
      <w:ind w:left="1009" w:hanging="1009"/>
      <w:jc w:val="left"/>
      <w:outlineLvl w:val="4"/>
    </w:pPr>
  </w:style>
  <w:style w:type="paragraph" w:styleId="BalloonText">
    <w:name w:val="Balloon Text"/>
    <w:basedOn w:val="Normal"/>
    <w:link w:val="BalloonTextChar"/>
    <w:uiPriority w:val="99"/>
    <w:semiHidden/>
    <w:unhideWhenUsed/>
    <w:rsid w:val="0193ED0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193ED09"/>
    <w:rPr>
      <w:rFonts w:ascii="Tahoma" w:eastAsia="Times New Roman" w:hAnsi="Tahoma" w:cs="Tahoma"/>
      <w:noProof w:val="0"/>
      <w:sz w:val="16"/>
      <w:szCs w:val="16"/>
      <w:lang w:val="en-GB" w:eastAsia="en-GB"/>
    </w:rPr>
  </w:style>
  <w:style w:type="paragraph" w:customStyle="1" w:styleId="JRCLevel-1Backtitle">
    <w:name w:val="JRC_Level-1_Back_title"/>
    <w:basedOn w:val="Normal"/>
    <w:next w:val="JRCText"/>
    <w:uiPriority w:val="1"/>
    <w:qFormat/>
    <w:rsid w:val="0193ED09"/>
    <w:pPr>
      <w:keepNext/>
      <w:spacing w:before="0"/>
      <w:jc w:val="left"/>
      <w:outlineLvl w:val="0"/>
    </w:pPr>
    <w:rPr>
      <w:b/>
      <w:bCs/>
      <w:sz w:val="24"/>
      <w:szCs w:val="24"/>
    </w:rPr>
  </w:style>
  <w:style w:type="character" w:styleId="Hyperlink">
    <w:name w:val="Hyperlink"/>
    <w:basedOn w:val="DefaultParagraphFont"/>
    <w:uiPriority w:val="99"/>
    <w:unhideWhenUsed/>
    <w:rsid w:val="00F7732B"/>
    <w:rPr>
      <w:rFonts w:ascii="EC Square Sans Pro" w:hAnsi="EC Square Sans Pro"/>
      <w:color w:val="0563C1" w:themeColor="hyperlink"/>
      <w:u w:val="single"/>
    </w:rPr>
  </w:style>
  <w:style w:type="paragraph" w:customStyle="1" w:styleId="JRCBoxtitle">
    <w:name w:val="JRC_Box_title"/>
    <w:basedOn w:val="Normal"/>
    <w:uiPriority w:val="1"/>
    <w:qFormat/>
    <w:rsid w:val="0193ED09"/>
    <w:pPr>
      <w:keepNext/>
      <w:spacing w:before="240" w:after="0"/>
    </w:pPr>
    <w:rPr>
      <w:sz w:val="18"/>
      <w:szCs w:val="18"/>
    </w:rPr>
  </w:style>
  <w:style w:type="paragraph" w:customStyle="1" w:styleId="JRCBoxtext">
    <w:name w:val="JRC_Box_text"/>
    <w:basedOn w:val="Normal"/>
    <w:qFormat/>
    <w:rsid w:val="0193ED09"/>
    <w:pPr>
      <w:keepLines/>
    </w:pPr>
  </w:style>
  <w:style w:type="paragraph" w:customStyle="1" w:styleId="JRCBoxbulletlist">
    <w:name w:val="JRC_Box_bullet_list"/>
    <w:basedOn w:val="Normal"/>
    <w:uiPriority w:val="1"/>
    <w:qFormat/>
    <w:rsid w:val="0193ED09"/>
    <w:pPr>
      <w:numPr>
        <w:numId w:val="10"/>
      </w:numPr>
    </w:pPr>
  </w:style>
  <w:style w:type="paragraph" w:customStyle="1" w:styleId="JRCTextnumberedlist1">
    <w:name w:val="JRC_Text_numbered_list1"/>
    <w:basedOn w:val="Normal"/>
    <w:uiPriority w:val="1"/>
    <w:qFormat/>
    <w:rsid w:val="0193ED09"/>
    <w:pPr>
      <w:numPr>
        <w:numId w:val="13"/>
      </w:numPr>
    </w:pPr>
  </w:style>
  <w:style w:type="paragraph" w:styleId="Header">
    <w:name w:val="header"/>
    <w:basedOn w:val="Normal"/>
    <w:link w:val="HeaderChar"/>
    <w:uiPriority w:val="99"/>
    <w:unhideWhenUsed/>
    <w:rsid w:val="0193ED09"/>
    <w:pPr>
      <w:tabs>
        <w:tab w:val="center" w:pos="4513"/>
        <w:tab w:val="right" w:pos="9026"/>
      </w:tabs>
      <w:spacing w:before="0" w:after="0"/>
    </w:pPr>
  </w:style>
  <w:style w:type="character" w:customStyle="1" w:styleId="HeaderChar">
    <w:name w:val="Header Char"/>
    <w:basedOn w:val="DefaultParagraphFont"/>
    <w:link w:val="Header"/>
    <w:uiPriority w:val="99"/>
    <w:rsid w:val="0193ED09"/>
    <w:rPr>
      <w:rFonts w:ascii="EC Square Sans Pro" w:eastAsia="Times New Roman" w:hAnsi="EC Square Sans Pro" w:cs="Times New Roman"/>
      <w:noProof w:val="0"/>
      <w:sz w:val="20"/>
      <w:szCs w:val="20"/>
      <w:lang w:val="en-GB" w:eastAsia="en-GB"/>
    </w:rPr>
  </w:style>
  <w:style w:type="paragraph" w:styleId="Footer">
    <w:name w:val="footer"/>
    <w:basedOn w:val="Normal"/>
    <w:link w:val="FooterChar"/>
    <w:uiPriority w:val="99"/>
    <w:unhideWhenUsed/>
    <w:rsid w:val="0193ED09"/>
    <w:pPr>
      <w:tabs>
        <w:tab w:val="center" w:pos="4513"/>
        <w:tab w:val="right" w:pos="9026"/>
      </w:tabs>
      <w:spacing w:before="0" w:after="0"/>
    </w:pPr>
  </w:style>
  <w:style w:type="character" w:customStyle="1" w:styleId="FooterChar">
    <w:name w:val="Footer Char"/>
    <w:basedOn w:val="DefaultParagraphFont"/>
    <w:link w:val="Footer"/>
    <w:uiPriority w:val="99"/>
    <w:rsid w:val="0193ED09"/>
    <w:rPr>
      <w:rFonts w:ascii="EC Square Sans Pro" w:eastAsia="Times New Roman" w:hAnsi="EC Square Sans Pro" w:cs="Times New Roman"/>
      <w:noProof w:val="0"/>
      <w:sz w:val="20"/>
      <w:szCs w:val="20"/>
      <w:lang w:val="en-GB" w:eastAsia="en-GB"/>
    </w:rPr>
  </w:style>
  <w:style w:type="paragraph" w:customStyle="1" w:styleId="JRCCoverAuthor">
    <w:name w:val="JRC_Cover_Author"/>
    <w:basedOn w:val="Normal"/>
    <w:uiPriority w:val="1"/>
    <w:qFormat/>
    <w:rsid w:val="0193ED09"/>
    <w:pPr>
      <w:jc w:val="left"/>
    </w:pPr>
    <w:rPr>
      <w:color w:val="7F7F7F" w:themeColor="text1" w:themeTint="80"/>
    </w:rPr>
  </w:style>
  <w:style w:type="paragraph" w:customStyle="1" w:styleId="JRCCoveryear">
    <w:name w:val="JRC_Cover_year"/>
    <w:basedOn w:val="Normal"/>
    <w:uiPriority w:val="1"/>
    <w:rsid w:val="0193ED09"/>
    <w:pPr>
      <w:spacing w:before="0" w:after="0"/>
      <w:jc w:val="left"/>
    </w:pPr>
  </w:style>
  <w:style w:type="paragraph" w:customStyle="1" w:styleId="JRCCoverclass">
    <w:name w:val="JRC_Cover_class"/>
    <w:basedOn w:val="Normal"/>
    <w:uiPriority w:val="1"/>
    <w:rsid w:val="0193ED09"/>
    <w:rPr>
      <w:color w:val="FF0000"/>
    </w:rPr>
  </w:style>
  <w:style w:type="paragraph" w:customStyle="1" w:styleId="JRCCoverEURISSN">
    <w:name w:val="JRC_Cover_EUR_ISSN"/>
    <w:basedOn w:val="Normal"/>
    <w:link w:val="JRCCoverEURISSNChar"/>
    <w:uiPriority w:val="1"/>
    <w:rsid w:val="0193ED09"/>
    <w:pPr>
      <w:spacing w:before="0" w:after="0"/>
      <w:jc w:val="right"/>
    </w:pPr>
    <w:rPr>
      <w:sz w:val="18"/>
      <w:szCs w:val="18"/>
    </w:rPr>
  </w:style>
  <w:style w:type="table" w:styleId="TableGrid">
    <w:name w:val="Table Grid"/>
    <w:basedOn w:val="TableNormal"/>
    <w:uiPriority w:val="39"/>
    <w:rsid w:val="00F7732B"/>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OBC Bullet,Normal 1,Task Body,Viñetas (Inicio Parrafo),Paragrafo elenco,3 Txt tabla,Zerrenda-paragrafoa,Fiche List Paragraph,Dot pt,F5 List Paragraph,List Paragraph1,No Spacing1,List Paragraph Char Char Char,Indicator Text,Numbered Para 1"/>
    <w:basedOn w:val="Normal"/>
    <w:link w:val="ListParagraphChar"/>
    <w:uiPriority w:val="34"/>
    <w:qFormat/>
    <w:rsid w:val="0193ED09"/>
    <w:pPr>
      <w:ind w:left="720"/>
      <w:contextualSpacing/>
    </w:pPr>
    <w:rPr>
      <w:rFonts w:eastAsiaTheme="minorEastAsia" w:cstheme="minorBidi"/>
      <w:lang w:eastAsia="en-US"/>
    </w:rPr>
  </w:style>
  <w:style w:type="paragraph" w:customStyle="1" w:styleId="JRCCovertext">
    <w:name w:val="JRC_Cover_text"/>
    <w:basedOn w:val="Normal"/>
    <w:qFormat/>
    <w:rsid w:val="0193ED09"/>
    <w:pPr>
      <w:widowControl w:val="0"/>
      <w:spacing w:before="0" w:after="0" w:line="200" w:lineRule="exact"/>
    </w:pPr>
    <w:rPr>
      <w:sz w:val="16"/>
      <w:szCs w:val="16"/>
    </w:rPr>
  </w:style>
  <w:style w:type="paragraph" w:customStyle="1" w:styleId="JRCTablesource">
    <w:name w:val="JRC_Table_source"/>
    <w:basedOn w:val="Normal"/>
    <w:next w:val="JRCText"/>
    <w:uiPriority w:val="1"/>
    <w:qFormat/>
    <w:rsid w:val="0193ED09"/>
    <w:pPr>
      <w:spacing w:before="0"/>
    </w:pPr>
    <w:rPr>
      <w:i/>
      <w:iCs/>
      <w:sz w:val="16"/>
      <w:szCs w:val="16"/>
    </w:rPr>
  </w:style>
  <w:style w:type="paragraph" w:customStyle="1" w:styleId="JRCFiguresource">
    <w:name w:val="JRC_Figure_source"/>
    <w:basedOn w:val="Normal"/>
    <w:next w:val="JRCText"/>
    <w:qFormat/>
    <w:rsid w:val="0193ED09"/>
    <w:pPr>
      <w:spacing w:before="0" w:after="360"/>
      <w:jc w:val="center"/>
    </w:pPr>
    <w:rPr>
      <w:i/>
      <w:iCs/>
      <w:sz w:val="16"/>
      <w:szCs w:val="16"/>
    </w:rPr>
  </w:style>
  <w:style w:type="paragraph" w:customStyle="1" w:styleId="JRCTablenote">
    <w:name w:val="JRC_Table_note"/>
    <w:basedOn w:val="Normal"/>
    <w:qFormat/>
    <w:rsid w:val="0193ED09"/>
    <w:pPr>
      <w:spacing w:before="0"/>
      <w:ind w:left="357" w:hanging="357"/>
      <w:contextualSpacing/>
    </w:pPr>
    <w:rPr>
      <w:sz w:val="16"/>
      <w:szCs w:val="16"/>
    </w:rPr>
  </w:style>
  <w:style w:type="paragraph" w:customStyle="1" w:styleId="JRCTextnumberedlist2">
    <w:name w:val="JRC_Text_numbered_list2"/>
    <w:basedOn w:val="Normal"/>
    <w:uiPriority w:val="1"/>
    <w:qFormat/>
    <w:rsid w:val="0193ED09"/>
    <w:pPr>
      <w:numPr>
        <w:ilvl w:val="1"/>
        <w:numId w:val="13"/>
      </w:numPr>
    </w:pPr>
  </w:style>
  <w:style w:type="character" w:styleId="PlaceholderText">
    <w:name w:val="Placeholder Text"/>
    <w:basedOn w:val="DefaultParagraphFont"/>
    <w:uiPriority w:val="99"/>
    <w:semiHidden/>
    <w:rsid w:val="00F7732B"/>
    <w:rPr>
      <w:color w:val="808080"/>
    </w:rPr>
  </w:style>
  <w:style w:type="paragraph" w:styleId="TOC6">
    <w:name w:val="toc 6"/>
    <w:basedOn w:val="Normal"/>
    <w:next w:val="Normal"/>
    <w:uiPriority w:val="39"/>
    <w:semiHidden/>
    <w:unhideWhenUsed/>
    <w:rsid w:val="0193ED09"/>
    <w:pPr>
      <w:spacing w:after="100"/>
      <w:ind w:left="1000"/>
    </w:pPr>
    <w:rPr>
      <w:rFonts w:ascii="EC Square Sans Cond Pro" w:hAnsi="EC Square Sans Cond Pro"/>
    </w:rPr>
  </w:style>
  <w:style w:type="paragraph" w:styleId="TOC7">
    <w:name w:val="toc 7"/>
    <w:basedOn w:val="Normal"/>
    <w:next w:val="Normal"/>
    <w:uiPriority w:val="39"/>
    <w:semiHidden/>
    <w:unhideWhenUsed/>
    <w:rsid w:val="0193ED09"/>
    <w:pPr>
      <w:spacing w:after="100"/>
      <w:ind w:left="1200"/>
    </w:pPr>
    <w:rPr>
      <w:rFonts w:ascii="EC Square Sans Cond Pro" w:hAnsi="EC Square Sans Cond Pro"/>
    </w:rPr>
  </w:style>
  <w:style w:type="paragraph" w:styleId="TOC8">
    <w:name w:val="toc 8"/>
    <w:basedOn w:val="Normal"/>
    <w:next w:val="Normal"/>
    <w:uiPriority w:val="39"/>
    <w:semiHidden/>
    <w:unhideWhenUsed/>
    <w:rsid w:val="0193ED09"/>
    <w:pPr>
      <w:spacing w:after="100"/>
      <w:ind w:left="1400"/>
    </w:pPr>
    <w:rPr>
      <w:rFonts w:ascii="EC Square Sans Cond Pro" w:hAnsi="EC Square Sans Cond Pro"/>
    </w:rPr>
  </w:style>
  <w:style w:type="paragraph" w:styleId="TOC9">
    <w:name w:val="toc 9"/>
    <w:basedOn w:val="Normal"/>
    <w:next w:val="Normal"/>
    <w:uiPriority w:val="39"/>
    <w:semiHidden/>
    <w:unhideWhenUsed/>
    <w:rsid w:val="0193ED09"/>
    <w:pPr>
      <w:spacing w:after="100"/>
      <w:ind w:left="1600"/>
    </w:pPr>
    <w:rPr>
      <w:rFonts w:ascii="EC Square Sans Cond Pro" w:hAnsi="EC Square Sans Cond Pro"/>
    </w:rPr>
  </w:style>
  <w:style w:type="character" w:styleId="FollowedHyperlink">
    <w:name w:val="FollowedHyperlink"/>
    <w:basedOn w:val="DefaultParagraphFont"/>
    <w:uiPriority w:val="99"/>
    <w:semiHidden/>
    <w:unhideWhenUsed/>
    <w:rsid w:val="00F7732B"/>
    <w:rPr>
      <w:color w:val="954F72" w:themeColor="followedHyperlink"/>
      <w:u w:val="single"/>
    </w:rPr>
  </w:style>
  <w:style w:type="paragraph" w:customStyle="1" w:styleId="JRCFrontCoverPublicationCategory">
    <w:name w:val="JRC_Front_Cover_Publication_Category"/>
    <w:basedOn w:val="Normal"/>
    <w:link w:val="JRCFrontCoverPublicationCategoryChar"/>
    <w:uiPriority w:val="1"/>
    <w:qFormat/>
    <w:rsid w:val="0193ED09"/>
    <w:pPr>
      <w:spacing w:before="0" w:after="0"/>
      <w:jc w:val="center"/>
    </w:pPr>
    <w:rPr>
      <w:rFonts w:ascii="EC Square Sans Pro Light" w:hAnsi="EC Square Sans Pro Light"/>
      <w:color w:val="FFFFFF" w:themeColor="background1"/>
      <w:sz w:val="29"/>
      <w:szCs w:val="29"/>
    </w:rPr>
  </w:style>
  <w:style w:type="paragraph" w:customStyle="1" w:styleId="JRCCoverTitle0">
    <w:name w:val="JRC_Cover_Title"/>
    <w:basedOn w:val="JRCCovertitle"/>
    <w:link w:val="JRCCoverTitleChar0"/>
    <w:uiPriority w:val="1"/>
    <w:qFormat/>
    <w:rsid w:val="0193ED09"/>
    <w:rPr>
      <w:rFonts w:ascii="EC Square Sans Pro Light" w:hAnsi="EC Square Sans Pro Light"/>
      <w:color w:val="5E66AB"/>
    </w:rPr>
  </w:style>
  <w:style w:type="character" w:customStyle="1" w:styleId="JRCFrontCoverPublicationCategoryChar">
    <w:name w:val="JRC_Front_Cover_Publication_Category Char"/>
    <w:basedOn w:val="DefaultParagraphFont"/>
    <w:link w:val="JRCFrontCoverPublicationCategory"/>
    <w:uiPriority w:val="1"/>
    <w:rsid w:val="0193ED09"/>
    <w:rPr>
      <w:rFonts w:ascii="EC Square Sans Pro Light" w:eastAsia="Times New Roman" w:hAnsi="EC Square Sans Pro Light" w:cs="Times New Roman"/>
      <w:noProof w:val="0"/>
      <w:color w:val="FFFFFF" w:themeColor="background1"/>
      <w:sz w:val="29"/>
      <w:szCs w:val="29"/>
      <w:lang w:val="en-GB" w:eastAsia="en-GB"/>
    </w:rPr>
  </w:style>
  <w:style w:type="paragraph" w:customStyle="1" w:styleId="JRCCoverSubtitle0">
    <w:name w:val="JRC_Cover_Subtitle"/>
    <w:basedOn w:val="JRCCoversubtitle"/>
    <w:link w:val="JRCCoverSubtitleChar0"/>
    <w:uiPriority w:val="1"/>
    <w:qFormat/>
    <w:rsid w:val="0193ED09"/>
  </w:style>
  <w:style w:type="character" w:customStyle="1" w:styleId="JRCCovertitleChar">
    <w:name w:val="JRC_Cover_title Char"/>
    <w:basedOn w:val="DefaultParagraphFont"/>
    <w:link w:val="JRCCovertitle"/>
    <w:uiPriority w:val="1"/>
    <w:rsid w:val="0193ED09"/>
    <w:rPr>
      <w:rFonts w:ascii="EC Square Sans Pro" w:eastAsia="Calibri" w:hAnsi="EC Square Sans Pro" w:cs="Times New Roman"/>
      <w:noProof w:val="0"/>
      <w:sz w:val="56"/>
      <w:szCs w:val="56"/>
      <w:lang w:val="en-GB" w:eastAsia="en-GB"/>
    </w:rPr>
  </w:style>
  <w:style w:type="character" w:customStyle="1" w:styleId="JRCCoverTitleChar0">
    <w:name w:val="JRC_Cover_Title Char"/>
    <w:basedOn w:val="JRCCovertitleChar"/>
    <w:link w:val="JRCCoverTitle0"/>
    <w:uiPriority w:val="1"/>
    <w:rsid w:val="0193ED09"/>
    <w:rPr>
      <w:rFonts w:ascii="EC Square Sans Pro Light" w:eastAsia="Calibri" w:hAnsi="EC Square Sans Pro Light" w:cs="Times New Roman"/>
      <w:noProof w:val="0"/>
      <w:color w:val="5E66AB"/>
      <w:sz w:val="56"/>
      <w:szCs w:val="56"/>
      <w:lang w:val="en-GB" w:eastAsia="en-GB"/>
    </w:rPr>
  </w:style>
  <w:style w:type="paragraph" w:customStyle="1" w:styleId="JRCCoverISSN">
    <w:name w:val="JRC_Cover_ISSN"/>
    <w:basedOn w:val="JRCCoverEURISSN"/>
    <w:link w:val="JRCCoverISSNChar"/>
    <w:uiPriority w:val="1"/>
    <w:qFormat/>
    <w:rsid w:val="0193ED09"/>
  </w:style>
  <w:style w:type="character" w:customStyle="1" w:styleId="JRCCoversubtitleChar">
    <w:name w:val="JRC_Cover_subtitle Char"/>
    <w:basedOn w:val="DefaultParagraphFont"/>
    <w:link w:val="JRCCoversubtitle"/>
    <w:uiPriority w:val="1"/>
    <w:rsid w:val="0193ED09"/>
    <w:rPr>
      <w:rFonts w:ascii="EC Square Sans Pro" w:eastAsia="Calibri" w:hAnsi="EC Square Sans Pro" w:cs="Times New Roman"/>
      <w:i/>
      <w:iCs/>
      <w:noProof w:val="0"/>
      <w:color w:val="5E66AB"/>
      <w:sz w:val="32"/>
      <w:szCs w:val="32"/>
      <w:lang w:val="en-GB"/>
    </w:rPr>
  </w:style>
  <w:style w:type="character" w:customStyle="1" w:styleId="JRCCoverSubtitleChar0">
    <w:name w:val="JRC_Cover_Subtitle Char"/>
    <w:basedOn w:val="JRCCoversubtitleChar"/>
    <w:link w:val="JRCCoverSubtitle0"/>
    <w:uiPriority w:val="1"/>
    <w:rsid w:val="0193ED09"/>
    <w:rPr>
      <w:rFonts w:ascii="EC Square Sans Pro" w:eastAsia="Calibri" w:hAnsi="EC Square Sans Pro" w:cs="Times New Roman"/>
      <w:i/>
      <w:iCs/>
      <w:noProof w:val="0"/>
      <w:color w:val="5E66AB"/>
      <w:sz w:val="32"/>
      <w:szCs w:val="32"/>
      <w:lang w:val="en-GB"/>
    </w:rPr>
  </w:style>
  <w:style w:type="paragraph" w:customStyle="1" w:styleId="JRCCoverEURNumber">
    <w:name w:val="JRC_Cover_EUR_Number"/>
    <w:basedOn w:val="JRCCoverEURISSN"/>
    <w:link w:val="JRCCoverEURNumberChar"/>
    <w:uiPriority w:val="1"/>
    <w:qFormat/>
    <w:rsid w:val="0193ED09"/>
    <w:rPr>
      <w:color w:val="FFFFFF" w:themeColor="background1"/>
    </w:rPr>
  </w:style>
  <w:style w:type="character" w:customStyle="1" w:styleId="JRCCoverEURISSNChar">
    <w:name w:val="JRC_Cover_EUR_ISSN Char"/>
    <w:basedOn w:val="DefaultParagraphFont"/>
    <w:link w:val="JRCCoverEU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ISSNChar">
    <w:name w:val="JRC_Cover_ISSN Char"/>
    <w:basedOn w:val="JRCCoverEURISSNChar"/>
    <w:link w:val="JRCCoverISSN"/>
    <w:uiPriority w:val="1"/>
    <w:rsid w:val="0193ED09"/>
    <w:rPr>
      <w:rFonts w:ascii="EC Square Sans Pro" w:eastAsia="Times New Roman" w:hAnsi="EC Square Sans Pro" w:cs="Times New Roman"/>
      <w:noProof w:val="0"/>
      <w:sz w:val="18"/>
      <w:szCs w:val="18"/>
      <w:lang w:val="en-GB" w:eastAsia="en-GB"/>
    </w:rPr>
  </w:style>
  <w:style w:type="character" w:customStyle="1" w:styleId="JRCCoverEURNumberChar">
    <w:name w:val="JRC_Cover_EUR_Number Char"/>
    <w:basedOn w:val="JRCCoverEURISSNChar"/>
    <w:link w:val="JRCCoverEURNumber"/>
    <w:uiPriority w:val="1"/>
    <w:rsid w:val="0193ED09"/>
    <w:rPr>
      <w:rFonts w:ascii="EC Square Sans Pro" w:eastAsia="Times New Roman" w:hAnsi="EC Square Sans Pro" w:cs="Times New Roman"/>
      <w:noProof w:val="0"/>
      <w:color w:val="FFFFFF" w:themeColor="background1"/>
      <w:sz w:val="18"/>
      <w:szCs w:val="18"/>
      <w:lang w:val="en-GB" w:eastAsia="en-GB"/>
    </w:rPr>
  </w:style>
  <w:style w:type="paragraph" w:customStyle="1" w:styleId="JRCBackCoverCatalogueNumber">
    <w:name w:val="JRC_Back_Cover_Catalogue_Number"/>
    <w:basedOn w:val="Normal"/>
    <w:link w:val="JRCBackCoverCatalogueNumberChar"/>
    <w:uiPriority w:val="1"/>
    <w:qFormat/>
    <w:rsid w:val="0193ED09"/>
    <w:pPr>
      <w:widowControl w:val="0"/>
      <w:spacing w:line="160" w:lineRule="exact"/>
    </w:pPr>
    <w:rPr>
      <w:color w:val="FFFFFF" w:themeColor="background1"/>
      <w:sz w:val="14"/>
      <w:szCs w:val="14"/>
    </w:rPr>
  </w:style>
  <w:style w:type="paragraph" w:customStyle="1" w:styleId="JRCBackCoverISBN">
    <w:name w:val="JRC_Back_Cover_ISBN"/>
    <w:basedOn w:val="Normal"/>
    <w:link w:val="JRCBackCoverISBNChar"/>
    <w:uiPriority w:val="1"/>
    <w:qFormat/>
    <w:rsid w:val="0193ED09"/>
    <w:pPr>
      <w:jc w:val="right"/>
    </w:pPr>
    <w:rPr>
      <w:color w:val="000000" w:themeColor="text1"/>
      <w:sz w:val="14"/>
      <w:szCs w:val="14"/>
    </w:rPr>
  </w:style>
  <w:style w:type="character" w:customStyle="1" w:styleId="JRCBackCoverCatalogueNumberChar">
    <w:name w:val="JRC_Back_Cover_Catalogue_Number Char"/>
    <w:basedOn w:val="DefaultParagraphFont"/>
    <w:link w:val="JRCBackCoverCatalogueNumber"/>
    <w:uiPriority w:val="1"/>
    <w:rsid w:val="0193ED09"/>
    <w:rPr>
      <w:rFonts w:ascii="EC Square Sans Pro" w:eastAsia="Times New Roman" w:hAnsi="EC Square Sans Pro" w:cs="Times New Roman"/>
      <w:noProof w:val="0"/>
      <w:color w:val="FFFFFF" w:themeColor="background1"/>
      <w:sz w:val="14"/>
      <w:szCs w:val="14"/>
      <w:lang w:val="en-GB" w:eastAsia="en-GB"/>
    </w:rPr>
  </w:style>
  <w:style w:type="character" w:customStyle="1" w:styleId="JRCBackCoverISBNChar">
    <w:name w:val="JRC_Back_Cover_ISBN Char"/>
    <w:basedOn w:val="DefaultParagraphFont"/>
    <w:link w:val="JRCBackCoverISBN"/>
    <w:uiPriority w:val="1"/>
    <w:rsid w:val="0193ED09"/>
    <w:rPr>
      <w:rFonts w:ascii="EC Square Sans Pro" w:eastAsia="Times New Roman" w:hAnsi="EC Square Sans Pro" w:cs="Times New Roman"/>
      <w:noProof w:val="0"/>
      <w:color w:val="000000" w:themeColor="text1"/>
      <w:sz w:val="14"/>
      <w:szCs w:val="14"/>
      <w:lang w:val="en-GB" w:eastAsia="en-GB"/>
    </w:rPr>
  </w:style>
  <w:style w:type="paragraph" w:customStyle="1" w:styleId="JRCCoverEUR">
    <w:name w:val="JRC_Cover_EUR"/>
    <w:basedOn w:val="Normal"/>
    <w:uiPriority w:val="1"/>
    <w:rsid w:val="0193ED09"/>
    <w:pPr>
      <w:spacing w:before="0" w:after="0"/>
      <w:jc w:val="right"/>
    </w:pPr>
    <w:rPr>
      <w:rFonts w:ascii="Verdana" w:hAnsi="Verdana"/>
      <w:sz w:val="18"/>
      <w:szCs w:val="18"/>
    </w:rPr>
  </w:style>
  <w:style w:type="character" w:customStyle="1" w:styleId="JRCCoverPublicationCategoryChar">
    <w:name w:val="JRC_Cover_Publication_Category Char"/>
    <w:basedOn w:val="DefaultParagraphFont"/>
    <w:link w:val="JRCCoverPublicationCategory"/>
    <w:uiPriority w:val="1"/>
    <w:rsid w:val="0193ED09"/>
    <w:rPr>
      <w:rFonts w:ascii="EC Square Sans Pro Light" w:eastAsiaTheme="minorEastAsia" w:hAnsi="EC Square Sans Pro Light" w:cstheme="minorBidi"/>
      <w:noProof w:val="0"/>
      <w:color w:val="FFFFFF" w:themeColor="background1"/>
      <w:sz w:val="29"/>
      <w:szCs w:val="29"/>
      <w:lang w:val="en-GB"/>
    </w:rPr>
  </w:style>
  <w:style w:type="paragraph" w:customStyle="1" w:styleId="JRCCoverPublicationCategory">
    <w:name w:val="JRC_Cover_Publication_Category"/>
    <w:basedOn w:val="Normal"/>
    <w:link w:val="JRCCoverPublicationCategoryChar"/>
    <w:uiPriority w:val="1"/>
    <w:qFormat/>
    <w:rsid w:val="0193ED09"/>
    <w:pPr>
      <w:spacing w:before="0" w:after="0"/>
      <w:jc w:val="center"/>
    </w:pPr>
    <w:rPr>
      <w:rFonts w:ascii="EC Square Sans Pro Light" w:eastAsiaTheme="minorEastAsia" w:hAnsi="EC Square Sans Pro Light" w:cstheme="minorBidi"/>
      <w:color w:val="FFFFFF" w:themeColor="background1"/>
      <w:sz w:val="29"/>
      <w:szCs w:val="29"/>
      <w:lang w:eastAsia="en-US"/>
    </w:rPr>
  </w:style>
  <w:style w:type="character" w:customStyle="1" w:styleId="normaltextrun">
    <w:name w:val="normaltextrun"/>
    <w:basedOn w:val="DefaultParagraphFont"/>
    <w:rsid w:val="00F7732B"/>
  </w:style>
  <w:style w:type="character" w:customStyle="1" w:styleId="eop">
    <w:name w:val="eop"/>
    <w:basedOn w:val="DefaultParagraphFont"/>
    <w:rsid w:val="00F7732B"/>
  </w:style>
  <w:style w:type="character" w:customStyle="1" w:styleId="font221">
    <w:name w:val="font221"/>
    <w:basedOn w:val="DefaultParagraphFont"/>
    <w:rsid w:val="00F7732B"/>
    <w:rPr>
      <w:rFonts w:ascii="EC Square Sans Pro" w:hAnsi="EC Square Sans Pro" w:hint="default"/>
      <w:b w:val="0"/>
      <w:bCs w:val="0"/>
      <w:i/>
      <w:iCs/>
      <w:strike w:val="0"/>
      <w:dstrike w:val="0"/>
      <w:color w:val="000000"/>
      <w:sz w:val="20"/>
      <w:szCs w:val="20"/>
      <w:u w:val="none"/>
      <w:effect w:val="none"/>
    </w:rPr>
  </w:style>
  <w:style w:type="paragraph" w:customStyle="1" w:styleId="paragraph">
    <w:name w:val="paragraph"/>
    <w:basedOn w:val="Normal"/>
    <w:rsid w:val="0193ED09"/>
    <w:pPr>
      <w:spacing w:beforeAutospacing="1" w:afterAutospacing="1"/>
      <w:jc w:val="left"/>
    </w:pPr>
    <w:rPr>
      <w:rFonts w:ascii="Times New Roman" w:hAnsi="Times New Roman"/>
      <w:sz w:val="24"/>
      <w:szCs w:val="24"/>
    </w:rPr>
  </w:style>
  <w:style w:type="character" w:customStyle="1" w:styleId="superscript">
    <w:name w:val="superscript"/>
    <w:basedOn w:val="DefaultParagraphFont"/>
    <w:rsid w:val="00F7732B"/>
  </w:style>
  <w:style w:type="table" w:styleId="ListTable3-Accent6">
    <w:name w:val="List Table 3 Accent 6"/>
    <w:basedOn w:val="TableNormal"/>
    <w:uiPriority w:val="48"/>
    <w:rsid w:val="00F7732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UnresolvedMention2">
    <w:name w:val="Unresolved Mention2"/>
    <w:basedOn w:val="DefaultParagraphFont"/>
    <w:uiPriority w:val="99"/>
    <w:semiHidden/>
    <w:unhideWhenUsed/>
    <w:rsid w:val="00F7732B"/>
    <w:rPr>
      <w:color w:val="605E5C"/>
      <w:shd w:val="clear" w:color="auto" w:fill="E1DFDD"/>
    </w:rPr>
  </w:style>
  <w:style w:type="paragraph" w:styleId="Title">
    <w:name w:val="Title"/>
    <w:basedOn w:val="Normal"/>
    <w:next w:val="Normal"/>
    <w:link w:val="TitleChar"/>
    <w:uiPriority w:val="10"/>
    <w:qFormat/>
    <w:rsid w:val="0193ED09"/>
    <w:pPr>
      <w:spacing w:before="0" w:after="0"/>
      <w:contextualSpacing/>
      <w:jc w:val="left"/>
    </w:pPr>
    <w:rPr>
      <w:rFonts w:asciiTheme="majorHAnsi" w:eastAsiaTheme="majorEastAsia" w:hAnsiTheme="majorHAnsi" w:cstheme="majorBidi"/>
      <w:sz w:val="56"/>
      <w:szCs w:val="56"/>
      <w:lang w:eastAsia="en-US"/>
    </w:rPr>
  </w:style>
  <w:style w:type="character" w:customStyle="1" w:styleId="TitleChar">
    <w:name w:val="Title Char"/>
    <w:basedOn w:val="DefaultParagraphFont"/>
    <w:link w:val="Title"/>
    <w:uiPriority w:val="10"/>
    <w:rsid w:val="0193ED09"/>
    <w:rPr>
      <w:rFonts w:asciiTheme="majorHAnsi" w:eastAsiaTheme="majorEastAsia" w:hAnsiTheme="majorHAnsi" w:cstheme="majorBidi"/>
      <w:noProof w:val="0"/>
      <w:sz w:val="56"/>
      <w:szCs w:val="56"/>
      <w:lang w:val="en-GB"/>
    </w:rPr>
  </w:style>
  <w:style w:type="table" w:customStyle="1" w:styleId="TableGrid1">
    <w:name w:val="Table Grid1"/>
    <w:basedOn w:val="TableNormal"/>
    <w:next w:val="TableGrid"/>
    <w:uiPriority w:val="39"/>
    <w:rsid w:val="00F87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193ED09"/>
    <w:pPr>
      <w:spacing w:before="0" w:after="160"/>
      <w:jc w:val="left"/>
    </w:pPr>
    <w:rPr>
      <w:lang w:eastAsia="en-US"/>
    </w:rPr>
  </w:style>
  <w:style w:type="character" w:customStyle="1" w:styleId="CommentTextChar">
    <w:name w:val="Comment Text Char"/>
    <w:basedOn w:val="DefaultParagraphFont"/>
    <w:link w:val="CommentText"/>
    <w:uiPriority w:val="99"/>
    <w:rsid w:val="0193ED09"/>
    <w:rPr>
      <w:noProof w:val="0"/>
      <w:sz w:val="20"/>
      <w:szCs w:val="20"/>
      <w:lang w:val="en-GB"/>
    </w:rPr>
  </w:style>
  <w:style w:type="character" w:styleId="CommentReference">
    <w:name w:val="annotation reference"/>
    <w:basedOn w:val="DefaultParagraphFont"/>
    <w:uiPriority w:val="99"/>
    <w:semiHidden/>
    <w:unhideWhenUsed/>
    <w:rsid w:val="000D052F"/>
    <w:rPr>
      <w:sz w:val="16"/>
      <w:szCs w:val="16"/>
    </w:rPr>
  </w:style>
  <w:style w:type="character" w:customStyle="1" w:styleId="Mention4">
    <w:name w:val="Mention4"/>
    <w:basedOn w:val="DefaultParagraphFont"/>
    <w:uiPriority w:val="99"/>
    <w:unhideWhenUsed/>
    <w:rsid w:val="000D052F"/>
    <w:rPr>
      <w:color w:val="2B579A"/>
      <w:shd w:val="clear" w:color="auto" w:fill="E1DFDD"/>
    </w:rPr>
  </w:style>
  <w:style w:type="character" w:customStyle="1" w:styleId="font191">
    <w:name w:val="font19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character" w:customStyle="1" w:styleId="font471">
    <w:name w:val="font471"/>
    <w:basedOn w:val="DefaultParagraphFont"/>
    <w:rsid w:val="00B2534A"/>
    <w:rPr>
      <w:rFonts w:ascii="EC Square Sans Pro" w:hAnsi="EC Square Sans Pro" w:hint="default"/>
      <w:b/>
      <w:bCs/>
      <w:i/>
      <w:iCs/>
      <w:strike w:val="0"/>
      <w:dstrike w:val="0"/>
      <w:color w:val="000000"/>
      <w:sz w:val="20"/>
      <w:szCs w:val="20"/>
      <w:u w:val="none"/>
      <w:effect w:val="none"/>
    </w:rPr>
  </w:style>
  <w:style w:type="character" w:customStyle="1" w:styleId="font481">
    <w:name w:val="font481"/>
    <w:basedOn w:val="DefaultParagraphFont"/>
    <w:rsid w:val="00B2534A"/>
    <w:rPr>
      <w:rFonts w:ascii="EC Square Sans Pro" w:hAnsi="EC Square Sans Pro" w:hint="default"/>
      <w:b/>
      <w:bCs/>
      <w:i/>
      <w:iCs/>
      <w:color w:val="000000"/>
      <w:sz w:val="20"/>
      <w:szCs w:val="20"/>
      <w:u w:val="single"/>
    </w:rPr>
  </w:style>
  <w:style w:type="character" w:customStyle="1" w:styleId="font571">
    <w:name w:val="font571"/>
    <w:basedOn w:val="DefaultParagraphFont"/>
    <w:rsid w:val="00B2534A"/>
    <w:rPr>
      <w:rFonts w:ascii="EC Square Sans Pro" w:hAnsi="EC Square Sans Pro" w:hint="default"/>
      <w:b/>
      <w:bCs/>
      <w:i/>
      <w:iCs/>
      <w:color w:val="000000"/>
      <w:sz w:val="20"/>
      <w:szCs w:val="20"/>
      <w:u w:val="single"/>
    </w:rPr>
  </w:style>
  <w:style w:type="character" w:customStyle="1" w:styleId="font581">
    <w:name w:val="font581"/>
    <w:basedOn w:val="DefaultParagraphFont"/>
    <w:rsid w:val="00B2534A"/>
    <w:rPr>
      <w:rFonts w:ascii="EC Square Sans Pro" w:hAnsi="EC Square Sans Pro" w:hint="default"/>
      <w:b w:val="0"/>
      <w:bCs w:val="0"/>
      <w:i/>
      <w:iCs/>
      <w:strike w:val="0"/>
      <w:dstrike w:val="0"/>
      <w:color w:val="000000"/>
      <w:sz w:val="20"/>
      <w:szCs w:val="20"/>
      <w:u w:val="none"/>
      <w:effect w:val="none"/>
    </w:rPr>
  </w:style>
  <w:style w:type="table" w:styleId="ListTable4-Accent6">
    <w:name w:val="List Table 4 Accent 6"/>
    <w:basedOn w:val="TableNormal"/>
    <w:uiPriority w:val="49"/>
    <w:rsid w:val="00B2534A"/>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tabchar">
    <w:name w:val="tabchar"/>
    <w:basedOn w:val="DefaultParagraphFont"/>
    <w:rsid w:val="00EB7322"/>
  </w:style>
  <w:style w:type="character" w:customStyle="1" w:styleId="font891">
    <w:name w:val="font891"/>
    <w:basedOn w:val="DefaultParagraphFont"/>
    <w:rsid w:val="004E1626"/>
    <w:rPr>
      <w:rFonts w:ascii="EC Square Sans Pro" w:hAnsi="EC Square Sans Pro" w:hint="default"/>
      <w:b/>
      <w:bCs/>
      <w:i/>
      <w:iCs/>
      <w:strike w:val="0"/>
      <w:dstrike w:val="0"/>
      <w:color w:val="000000"/>
      <w:sz w:val="20"/>
      <w:szCs w:val="20"/>
      <w:u w:val="none"/>
      <w:effect w:val="none"/>
    </w:rPr>
  </w:style>
  <w:style w:type="paragraph" w:styleId="Bibliography">
    <w:name w:val="Bibliography"/>
    <w:basedOn w:val="Normal"/>
    <w:next w:val="Normal"/>
    <w:uiPriority w:val="37"/>
    <w:unhideWhenUsed/>
    <w:rsid w:val="0193ED09"/>
    <w:pPr>
      <w:tabs>
        <w:tab w:val="left" w:pos="624"/>
      </w:tabs>
      <w:spacing w:after="0"/>
      <w:ind w:left="624" w:hanging="624"/>
    </w:pPr>
  </w:style>
  <w:style w:type="character" w:customStyle="1" w:styleId="ui-provider">
    <w:name w:val="ui-provider"/>
    <w:basedOn w:val="DefaultParagraphFont"/>
    <w:rsid w:val="00B22476"/>
  </w:style>
  <w:style w:type="paragraph" w:styleId="CommentSubject">
    <w:name w:val="annotation subject"/>
    <w:basedOn w:val="CommentText"/>
    <w:next w:val="CommentText"/>
    <w:link w:val="CommentSubjectChar"/>
    <w:uiPriority w:val="99"/>
    <w:semiHidden/>
    <w:unhideWhenUsed/>
    <w:rsid w:val="0193ED09"/>
    <w:pPr>
      <w:spacing w:before="120" w:after="120"/>
      <w:jc w:val="both"/>
    </w:pPr>
    <w:rPr>
      <w:b/>
      <w:bCs/>
      <w:lang w:eastAsia="en-GB"/>
    </w:rPr>
  </w:style>
  <w:style w:type="character" w:customStyle="1" w:styleId="CommentSubjectChar">
    <w:name w:val="Comment Subject Char"/>
    <w:basedOn w:val="CommentTextChar"/>
    <w:link w:val="CommentSubject"/>
    <w:uiPriority w:val="99"/>
    <w:semiHidden/>
    <w:rsid w:val="0193ED09"/>
    <w:rPr>
      <w:rFonts w:ascii="EC Square Sans Pro" w:eastAsia="Times New Roman" w:hAnsi="EC Square Sans Pro" w:cs="Times New Roman"/>
      <w:b/>
      <w:bCs/>
      <w:noProof w:val="0"/>
      <w:sz w:val="20"/>
      <w:szCs w:val="20"/>
      <w:lang w:val="en-GB" w:eastAsia="en-GB"/>
    </w:rPr>
  </w:style>
  <w:style w:type="paragraph" w:styleId="Subtitle">
    <w:name w:val="Subtitle"/>
    <w:basedOn w:val="Normal"/>
    <w:next w:val="Normal"/>
    <w:link w:val="SubtitleChar"/>
    <w:uiPriority w:val="11"/>
    <w:qFormat/>
    <w:rsid w:val="0193ED09"/>
    <w:rPr>
      <w:rFonts w:eastAsiaTheme="minorEastAsia"/>
      <w:color w:val="5A5A5A"/>
    </w:rPr>
  </w:style>
  <w:style w:type="paragraph" w:styleId="Quote">
    <w:name w:val="Quote"/>
    <w:basedOn w:val="Normal"/>
    <w:next w:val="Normal"/>
    <w:link w:val="QuoteChar"/>
    <w:uiPriority w:val="29"/>
    <w:qFormat/>
    <w:rsid w:val="0193ED09"/>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193ED09"/>
    <w:pPr>
      <w:spacing w:before="360" w:after="360"/>
      <w:ind w:left="864" w:right="864"/>
      <w:jc w:val="center"/>
    </w:pPr>
    <w:rPr>
      <w:i/>
      <w:iCs/>
      <w:color w:val="5B9BD5" w:themeColor="accent1"/>
    </w:rPr>
  </w:style>
  <w:style w:type="character" w:customStyle="1" w:styleId="Heading6Char">
    <w:name w:val="Heading 6 Char"/>
    <w:basedOn w:val="DefaultParagraphFont"/>
    <w:link w:val="Heading6"/>
    <w:uiPriority w:val="9"/>
    <w:rsid w:val="0193ED09"/>
    <w:rPr>
      <w:rFonts w:asciiTheme="majorHAnsi" w:eastAsiaTheme="majorEastAsia" w:hAnsiTheme="majorHAnsi" w:cstheme="majorBidi"/>
      <w:noProof w:val="0"/>
      <w:color w:val="1F4D78"/>
      <w:lang w:val="en-GB"/>
    </w:rPr>
  </w:style>
  <w:style w:type="character" w:customStyle="1" w:styleId="Heading7Char">
    <w:name w:val="Heading 7 Char"/>
    <w:basedOn w:val="DefaultParagraphFont"/>
    <w:link w:val="Heading7"/>
    <w:uiPriority w:val="9"/>
    <w:rsid w:val="0193ED09"/>
    <w:rPr>
      <w:rFonts w:asciiTheme="majorHAnsi" w:eastAsiaTheme="majorEastAsia" w:hAnsiTheme="majorHAnsi" w:cstheme="majorBidi"/>
      <w:i/>
      <w:iCs/>
      <w:noProof w:val="0"/>
      <w:color w:val="1F4D78"/>
      <w:lang w:val="en-GB"/>
    </w:rPr>
  </w:style>
  <w:style w:type="character" w:customStyle="1" w:styleId="Heading8Char">
    <w:name w:val="Heading 8 Char"/>
    <w:basedOn w:val="DefaultParagraphFont"/>
    <w:link w:val="Heading8"/>
    <w:uiPriority w:val="9"/>
    <w:rsid w:val="0193ED09"/>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0193ED09"/>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0193ED09"/>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0193ED09"/>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0193ED09"/>
    <w:rPr>
      <w:i/>
      <w:iCs/>
      <w:noProof w:val="0"/>
      <w:color w:val="5B9BD5" w:themeColor="accent1"/>
      <w:lang w:val="en-GB"/>
    </w:rPr>
  </w:style>
  <w:style w:type="paragraph" w:styleId="EndnoteText">
    <w:name w:val="endnote text"/>
    <w:basedOn w:val="Normal"/>
    <w:link w:val="EndnoteTextChar"/>
    <w:uiPriority w:val="99"/>
    <w:semiHidden/>
    <w:unhideWhenUsed/>
    <w:rsid w:val="0193ED09"/>
    <w:pPr>
      <w:spacing w:after="0"/>
    </w:pPr>
  </w:style>
  <w:style w:type="character" w:customStyle="1" w:styleId="EndnoteTextChar">
    <w:name w:val="Endnote Text Char"/>
    <w:basedOn w:val="DefaultParagraphFont"/>
    <w:link w:val="EndnoteText"/>
    <w:uiPriority w:val="99"/>
    <w:semiHidden/>
    <w:rsid w:val="0193ED09"/>
    <w:rPr>
      <w:noProof w:val="0"/>
      <w:sz w:val="20"/>
      <w:szCs w:val="20"/>
      <w:lang w:val="en-GB"/>
    </w:rPr>
  </w:style>
  <w:style w:type="paragraph" w:customStyle="1" w:styleId="BasicParagraph">
    <w:name w:val="[Basic Paragraph]"/>
    <w:basedOn w:val="Normal"/>
    <w:uiPriority w:val="99"/>
    <w:rsid w:val="005B112E"/>
    <w:pPr>
      <w:autoSpaceDE w:val="0"/>
      <w:autoSpaceDN w:val="0"/>
      <w:adjustRightInd w:val="0"/>
      <w:spacing w:before="0" w:after="0" w:line="288" w:lineRule="auto"/>
      <w:jc w:val="left"/>
      <w:textAlignment w:val="center"/>
    </w:pPr>
    <w:rPr>
      <w:rFonts w:ascii="MinionPro-Regular" w:eastAsiaTheme="minorHAnsi" w:hAnsi="MinionPro-Regular" w:cs="MinionPro-Regular"/>
      <w:color w:val="000000"/>
      <w:sz w:val="24"/>
      <w:szCs w:val="24"/>
      <w:lang w:eastAsia="en-US"/>
    </w:rPr>
  </w:style>
  <w:style w:type="paragraph" w:styleId="Revision">
    <w:name w:val="Revision"/>
    <w:hidden/>
    <w:uiPriority w:val="99"/>
    <w:semiHidden/>
    <w:rsid w:val="001F1AEF"/>
    <w:pPr>
      <w:spacing w:after="0" w:line="240" w:lineRule="auto"/>
    </w:pPr>
    <w:rPr>
      <w:rFonts w:ascii="EC Square Sans Pro" w:eastAsia="Times New Roman" w:hAnsi="EC Square Sans Pro" w:cs="Times New Roman"/>
      <w:sz w:val="20"/>
      <w:szCs w:val="20"/>
      <w:lang w:eastAsia="en-GB"/>
    </w:rPr>
  </w:style>
  <w:style w:type="character" w:customStyle="1" w:styleId="Mention1">
    <w:name w:val="Mention1"/>
    <w:basedOn w:val="DefaultParagraphFont"/>
    <w:uiPriority w:val="99"/>
    <w:unhideWhenUsed/>
    <w:rsid w:val="001F1AEF"/>
    <w:rPr>
      <w:color w:val="2B579A"/>
      <w:shd w:val="clear" w:color="auto" w:fill="E6E6E6"/>
    </w:rPr>
  </w:style>
  <w:style w:type="character" w:customStyle="1" w:styleId="cf01">
    <w:name w:val="cf01"/>
    <w:basedOn w:val="DefaultParagraphFont"/>
    <w:rsid w:val="00E517C7"/>
    <w:rPr>
      <w:rFonts w:ascii="Segoe UI" w:hAnsi="Segoe UI" w:cs="Segoe UI" w:hint="default"/>
      <w:sz w:val="18"/>
      <w:szCs w:val="18"/>
    </w:rPr>
  </w:style>
  <w:style w:type="character" w:customStyle="1" w:styleId="Menzione1">
    <w:name w:val="Menzione1"/>
    <w:basedOn w:val="DefaultParagraphFont"/>
    <w:uiPriority w:val="99"/>
    <w:unhideWhenUsed/>
    <w:rsid w:val="00A87B43"/>
    <w:rPr>
      <w:color w:val="2B579A"/>
      <w:shd w:val="clear" w:color="auto" w:fill="E6E6E6"/>
    </w:rPr>
  </w:style>
  <w:style w:type="character" w:customStyle="1" w:styleId="Mention2">
    <w:name w:val="Mention2"/>
    <w:basedOn w:val="DefaultParagraphFont"/>
    <w:uiPriority w:val="99"/>
    <w:unhideWhenUsed/>
    <w:rsid w:val="00877390"/>
    <w:rPr>
      <w:color w:val="2B579A"/>
      <w:shd w:val="clear" w:color="auto" w:fill="E6E6E6"/>
    </w:rPr>
  </w:style>
  <w:style w:type="character" w:customStyle="1" w:styleId="Menzione10">
    <w:name w:val="Menzione10"/>
    <w:basedOn w:val="DefaultParagraphFont"/>
    <w:uiPriority w:val="99"/>
    <w:unhideWhenUsed/>
    <w:rsid w:val="00034E51"/>
    <w:rPr>
      <w:color w:val="2B579A"/>
      <w:shd w:val="clear" w:color="auto" w:fill="E6E6E6"/>
    </w:rPr>
  </w:style>
  <w:style w:type="character" w:customStyle="1" w:styleId="Mention20">
    <w:name w:val="Mention20"/>
    <w:basedOn w:val="DefaultParagraphFont"/>
    <w:uiPriority w:val="99"/>
    <w:unhideWhenUsed/>
    <w:rsid w:val="00B06E30"/>
    <w:rPr>
      <w:color w:val="2B579A"/>
      <w:shd w:val="clear" w:color="auto" w:fill="E6E6E6"/>
    </w:rPr>
  </w:style>
  <w:style w:type="character" w:customStyle="1" w:styleId="Mention200">
    <w:name w:val="Mention200"/>
    <w:basedOn w:val="DefaultParagraphFont"/>
    <w:uiPriority w:val="99"/>
    <w:unhideWhenUsed/>
    <w:rsid w:val="00B06E30"/>
    <w:rPr>
      <w:color w:val="2B579A"/>
      <w:shd w:val="clear" w:color="auto" w:fill="E6E6E6"/>
    </w:rPr>
  </w:style>
  <w:style w:type="paragraph" w:styleId="NormalWeb">
    <w:name w:val="Normal (Web)"/>
    <w:basedOn w:val="Normal"/>
    <w:uiPriority w:val="99"/>
    <w:unhideWhenUsed/>
    <w:rsid w:val="00792707"/>
    <w:pPr>
      <w:spacing w:before="100" w:beforeAutospacing="1" w:after="100" w:afterAutospacing="1" w:line="240" w:lineRule="auto"/>
      <w:jc w:val="left"/>
    </w:pPr>
    <w:rPr>
      <w:rFonts w:ascii="Times New Roman" w:hAnsi="Times New Roman"/>
      <w:sz w:val="24"/>
      <w:szCs w:val="24"/>
    </w:rPr>
  </w:style>
  <w:style w:type="character" w:styleId="Strong">
    <w:name w:val="Strong"/>
    <w:basedOn w:val="DefaultParagraphFont"/>
    <w:uiPriority w:val="22"/>
    <w:qFormat/>
    <w:rsid w:val="00792707"/>
    <w:rPr>
      <w:b/>
      <w:bCs/>
    </w:rPr>
  </w:style>
  <w:style w:type="character" w:customStyle="1" w:styleId="Menzione100">
    <w:name w:val="Menzione100"/>
    <w:basedOn w:val="DefaultParagraphFont"/>
    <w:uiPriority w:val="99"/>
    <w:unhideWhenUsed/>
    <w:rsid w:val="000073A3"/>
    <w:rPr>
      <w:color w:val="2B579A"/>
      <w:shd w:val="clear" w:color="auto" w:fill="E6E6E6"/>
    </w:rPr>
  </w:style>
  <w:style w:type="character" w:customStyle="1" w:styleId="Menzione1000">
    <w:name w:val="Menzione1000"/>
    <w:basedOn w:val="DefaultParagraphFont"/>
    <w:uiPriority w:val="99"/>
    <w:unhideWhenUsed/>
    <w:rsid w:val="00AF748E"/>
    <w:rPr>
      <w:color w:val="2B579A"/>
      <w:shd w:val="clear" w:color="auto" w:fill="E6E6E6"/>
    </w:rPr>
  </w:style>
  <w:style w:type="character" w:customStyle="1" w:styleId="Menzione10000">
    <w:name w:val="Menzione10000"/>
    <w:basedOn w:val="DefaultParagraphFont"/>
    <w:uiPriority w:val="99"/>
    <w:unhideWhenUsed/>
    <w:rsid w:val="00D541F7"/>
    <w:rPr>
      <w:color w:val="2B579A"/>
      <w:shd w:val="clear" w:color="auto" w:fill="E6E6E6"/>
    </w:rPr>
  </w:style>
  <w:style w:type="character" w:customStyle="1" w:styleId="Menzione100000">
    <w:name w:val="Menzione100000"/>
    <w:basedOn w:val="DefaultParagraphFont"/>
    <w:uiPriority w:val="99"/>
    <w:unhideWhenUsed/>
    <w:rsid w:val="004B21F5"/>
    <w:rPr>
      <w:color w:val="2B579A"/>
      <w:shd w:val="clear" w:color="auto" w:fill="E6E6E6"/>
    </w:rPr>
  </w:style>
  <w:style w:type="character" w:customStyle="1" w:styleId="Menzione1000000">
    <w:name w:val="Menzione1000000"/>
    <w:basedOn w:val="DefaultParagraphFont"/>
    <w:uiPriority w:val="99"/>
    <w:unhideWhenUsed/>
    <w:rsid w:val="0023235A"/>
    <w:rPr>
      <w:color w:val="2B579A"/>
      <w:shd w:val="clear" w:color="auto" w:fill="E6E6E6"/>
    </w:rPr>
  </w:style>
  <w:style w:type="character" w:customStyle="1" w:styleId="Menzione10000000">
    <w:name w:val="Menzione10000000"/>
    <w:basedOn w:val="DefaultParagraphFont"/>
    <w:uiPriority w:val="99"/>
    <w:unhideWhenUsed/>
    <w:rsid w:val="007825E6"/>
    <w:rPr>
      <w:color w:val="2B579A"/>
      <w:shd w:val="clear" w:color="auto" w:fill="E6E6E6"/>
    </w:rPr>
  </w:style>
  <w:style w:type="character" w:customStyle="1" w:styleId="Menzione100000000">
    <w:name w:val="Menzione100000000"/>
    <w:basedOn w:val="DefaultParagraphFont"/>
    <w:uiPriority w:val="99"/>
    <w:unhideWhenUsed/>
    <w:rsid w:val="00971B23"/>
    <w:rPr>
      <w:color w:val="2B579A"/>
      <w:shd w:val="clear" w:color="auto" w:fill="E6E6E6"/>
    </w:rPr>
  </w:style>
  <w:style w:type="character" w:customStyle="1" w:styleId="Menzione1000000000">
    <w:name w:val="Menzione1000000000"/>
    <w:basedOn w:val="DefaultParagraphFont"/>
    <w:uiPriority w:val="99"/>
    <w:unhideWhenUsed/>
    <w:rsid w:val="00E93A86"/>
    <w:rPr>
      <w:color w:val="2B579A"/>
      <w:shd w:val="clear" w:color="auto" w:fill="E6E6E6"/>
    </w:rPr>
  </w:style>
  <w:style w:type="table" w:styleId="PlainTable4">
    <w:name w:val="Plain Table 4"/>
    <w:basedOn w:val="TableNormal"/>
    <w:uiPriority w:val="44"/>
    <w:rsid w:val="009B63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JRCCovertextNospacing">
    <w:name w:val="JRC_Cover_text (No spacing)"/>
    <w:basedOn w:val="JRCCovertext"/>
    <w:qFormat/>
    <w:rsid w:val="00500DF7"/>
    <w:pPr>
      <w:suppressAutoHyphens/>
      <w:spacing w:line="264" w:lineRule="auto"/>
      <w:jc w:val="left"/>
    </w:pPr>
    <w:rPr>
      <w:sz w:val="18"/>
      <w:szCs w:val="14"/>
    </w:rPr>
  </w:style>
  <w:style w:type="paragraph" w:customStyle="1" w:styleId="JRCCovertextNospacingafter">
    <w:name w:val="JRC_Cover_text (No spacing after)"/>
    <w:basedOn w:val="JRCCovertext"/>
    <w:next w:val="JRCCovertextNospacing"/>
    <w:qFormat/>
    <w:rsid w:val="00500DF7"/>
    <w:pPr>
      <w:suppressAutoHyphens/>
      <w:spacing w:before="240" w:line="264" w:lineRule="auto"/>
      <w:jc w:val="left"/>
    </w:pPr>
    <w:rPr>
      <w:bCs/>
      <w:sz w:val="18"/>
      <w:szCs w:val="14"/>
    </w:rPr>
  </w:style>
  <w:style w:type="paragraph" w:customStyle="1" w:styleId="Default">
    <w:name w:val="Default"/>
    <w:rsid w:val="00500DF7"/>
    <w:pPr>
      <w:autoSpaceDE w:val="0"/>
      <w:autoSpaceDN w:val="0"/>
      <w:adjustRightInd w:val="0"/>
      <w:spacing w:after="0" w:line="240" w:lineRule="auto"/>
    </w:pPr>
    <w:rPr>
      <w:rFonts w:ascii="EC Square Sans Pro" w:hAnsi="EC Square Sans Pro" w:cs="EC Square Sans Pro"/>
      <w:color w:val="000000"/>
      <w:sz w:val="24"/>
      <w:szCs w:val="24"/>
    </w:rPr>
  </w:style>
  <w:style w:type="paragraph" w:customStyle="1" w:styleId="Pa0">
    <w:name w:val="Pa0"/>
    <w:basedOn w:val="Default"/>
    <w:next w:val="Default"/>
    <w:uiPriority w:val="99"/>
    <w:rsid w:val="00500DF7"/>
    <w:pPr>
      <w:spacing w:line="241" w:lineRule="atLeast"/>
    </w:pPr>
    <w:rPr>
      <w:rFonts w:cstheme="minorBidi"/>
      <w:color w:val="auto"/>
    </w:rPr>
  </w:style>
  <w:style w:type="character" w:customStyle="1" w:styleId="A0">
    <w:name w:val="A0"/>
    <w:uiPriority w:val="99"/>
    <w:rsid w:val="00500DF7"/>
    <w:rPr>
      <w:rFonts w:cs="EC Square Sans Pro"/>
      <w:color w:val="211D1E"/>
      <w:sz w:val="16"/>
      <w:szCs w:val="16"/>
    </w:rPr>
  </w:style>
  <w:style w:type="character" w:customStyle="1" w:styleId="Mention3">
    <w:name w:val="Mention3"/>
    <w:basedOn w:val="DefaultParagraphFont"/>
    <w:uiPriority w:val="99"/>
    <w:unhideWhenUsed/>
    <w:rsid w:val="000E7A04"/>
    <w:rPr>
      <w:color w:val="2B579A"/>
      <w:shd w:val="clear" w:color="auto" w:fill="E1DFDD"/>
    </w:rPr>
  </w:style>
  <w:style w:type="character" w:customStyle="1" w:styleId="Mention5">
    <w:name w:val="Mention5"/>
    <w:basedOn w:val="DefaultParagraphFont"/>
    <w:uiPriority w:val="99"/>
    <w:unhideWhenUsed/>
    <w:rPr>
      <w:color w:val="2B579A"/>
      <w:shd w:val="clear" w:color="auto" w:fill="E6E6E6"/>
    </w:rPr>
  </w:style>
  <w:style w:type="character" w:customStyle="1" w:styleId="Mention6">
    <w:name w:val="Mention6"/>
    <w:basedOn w:val="DefaultParagraphFont"/>
    <w:uiPriority w:val="99"/>
    <w:unhideWhenUsed/>
    <w:rsid w:val="003A5AE1"/>
    <w:rPr>
      <w:color w:val="2B579A"/>
      <w:shd w:val="clear" w:color="auto" w:fill="E6E6E6"/>
    </w:rPr>
  </w:style>
  <w:style w:type="character" w:styleId="EndnoteReference">
    <w:name w:val="endnote reference"/>
    <w:basedOn w:val="DefaultParagraphFont"/>
    <w:uiPriority w:val="99"/>
    <w:semiHidden/>
    <w:unhideWhenUsed/>
    <w:rsid w:val="00EE0963"/>
    <w:rPr>
      <w:vertAlign w:val="superscript"/>
    </w:rPr>
  </w:style>
  <w:style w:type="paragraph" w:styleId="NoSpacing">
    <w:name w:val="No Spacing"/>
    <w:link w:val="NoSpacingChar"/>
    <w:uiPriority w:val="1"/>
    <w:qFormat/>
    <w:rsid w:val="0008315E"/>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8315E"/>
    <w:rPr>
      <w:rFonts w:eastAsiaTheme="minorEastAsia"/>
      <w:lang w:val="en-US"/>
    </w:rPr>
  </w:style>
  <w:style w:type="character" w:customStyle="1" w:styleId="Mention7">
    <w:name w:val="Mention7"/>
    <w:basedOn w:val="DefaultParagraphFont"/>
    <w:uiPriority w:val="99"/>
    <w:unhideWhenUsed/>
    <w:rsid w:val="000512B3"/>
    <w:rPr>
      <w:color w:val="2B579A"/>
      <w:shd w:val="clear" w:color="auto" w:fill="E6E6E6"/>
    </w:rPr>
  </w:style>
  <w:style w:type="character" w:customStyle="1" w:styleId="Mention8">
    <w:name w:val="Mention8"/>
    <w:basedOn w:val="DefaultParagraphFont"/>
    <w:uiPriority w:val="99"/>
    <w:unhideWhenUsed/>
    <w:rsid w:val="00EE0963"/>
    <w:rPr>
      <w:color w:val="2B579A"/>
      <w:shd w:val="clear" w:color="auto" w:fill="E6E6E6"/>
    </w:rPr>
  </w:style>
  <w:style w:type="character" w:customStyle="1" w:styleId="Mention9">
    <w:name w:val="Mention9"/>
    <w:basedOn w:val="DefaultParagraphFont"/>
    <w:uiPriority w:val="99"/>
    <w:unhideWhenUsed/>
    <w:rPr>
      <w:color w:val="2B579A"/>
      <w:shd w:val="clear" w:color="auto" w:fill="E6E6E6"/>
    </w:rPr>
  </w:style>
  <w:style w:type="character" w:customStyle="1" w:styleId="Mention10">
    <w:name w:val="Mention10"/>
    <w:basedOn w:val="DefaultParagraphFont"/>
    <w:uiPriority w:val="99"/>
    <w:unhideWhenUsed/>
    <w:rsid w:val="00F616F2"/>
    <w:rPr>
      <w:color w:val="2B579A"/>
      <w:shd w:val="clear" w:color="auto" w:fill="E6E6E6"/>
    </w:rPr>
  </w:style>
  <w:style w:type="character" w:customStyle="1" w:styleId="Mention100">
    <w:name w:val="Mention100"/>
    <w:basedOn w:val="DefaultParagraphFont"/>
    <w:uiPriority w:val="99"/>
    <w:unhideWhenUsed/>
    <w:rsid w:val="008C1890"/>
    <w:rPr>
      <w:color w:val="2B579A"/>
      <w:shd w:val="clear" w:color="auto" w:fill="E6E6E6"/>
    </w:rPr>
  </w:style>
  <w:style w:type="character" w:customStyle="1" w:styleId="Mention1000">
    <w:name w:val="Mention1000"/>
    <w:basedOn w:val="DefaultParagraphFont"/>
    <w:uiPriority w:val="99"/>
    <w:unhideWhenUsed/>
    <w:rsid w:val="00A928F4"/>
    <w:rPr>
      <w:color w:val="2B579A"/>
      <w:shd w:val="clear" w:color="auto" w:fill="E6E6E6"/>
    </w:rPr>
  </w:style>
  <w:style w:type="paragraph" w:styleId="Caption">
    <w:name w:val="caption"/>
    <w:basedOn w:val="Normal"/>
    <w:next w:val="Normal"/>
    <w:uiPriority w:val="35"/>
    <w:unhideWhenUsed/>
    <w:qFormat/>
    <w:rsid w:val="009B5AD3"/>
    <w:pPr>
      <w:keepNext/>
      <w:keepLines/>
      <w:suppressAutoHyphens/>
      <w:spacing w:before="240" w:after="160" w:line="264" w:lineRule="auto"/>
      <w:jc w:val="left"/>
    </w:pPr>
    <w:rPr>
      <w:rFonts w:asciiTheme="minorHAnsi" w:eastAsiaTheme="minorHAnsi" w:hAnsiTheme="minorHAnsi" w:cstheme="minorBidi"/>
      <w:iCs/>
      <w:szCs w:val="18"/>
      <w:lang w:eastAsia="en-US"/>
    </w:rPr>
  </w:style>
  <w:style w:type="character" w:customStyle="1" w:styleId="markedcontent">
    <w:name w:val="markedcontent"/>
    <w:basedOn w:val="DefaultParagraphFont"/>
    <w:rsid w:val="00AC286C"/>
  </w:style>
  <w:style w:type="character" w:customStyle="1" w:styleId="Mention11">
    <w:name w:val="Mention11"/>
    <w:basedOn w:val="DefaultParagraphFont"/>
    <w:uiPriority w:val="99"/>
    <w:unhideWhenUsed/>
    <w:rPr>
      <w:color w:val="2B579A"/>
      <w:shd w:val="clear" w:color="auto" w:fill="E6E6E6"/>
    </w:rPr>
  </w:style>
  <w:style w:type="character" w:customStyle="1" w:styleId="cf11">
    <w:name w:val="cf11"/>
    <w:basedOn w:val="DefaultParagraphFont"/>
    <w:rsid w:val="00BB35C2"/>
    <w:rPr>
      <w:rFonts w:ascii="Segoe UI" w:hAnsi="Segoe UI" w:cs="Segoe UI" w:hint="default"/>
      <w:sz w:val="18"/>
      <w:szCs w:val="18"/>
    </w:rPr>
  </w:style>
  <w:style w:type="character" w:customStyle="1" w:styleId="scxw27895463">
    <w:name w:val="scxw27895463"/>
    <w:basedOn w:val="DefaultParagraphFont"/>
    <w:rsid w:val="001D4D43"/>
  </w:style>
  <w:style w:type="character" w:customStyle="1" w:styleId="scxw12503194">
    <w:name w:val="scxw12503194"/>
    <w:basedOn w:val="DefaultParagraphFont"/>
    <w:rsid w:val="001D4D43"/>
  </w:style>
  <w:style w:type="character" w:customStyle="1" w:styleId="scxw112688113">
    <w:name w:val="scxw112688113"/>
    <w:basedOn w:val="DefaultParagraphFont"/>
    <w:rsid w:val="001D4D43"/>
  </w:style>
  <w:style w:type="character" w:customStyle="1" w:styleId="scxw133651870">
    <w:name w:val="scxw133651870"/>
    <w:basedOn w:val="DefaultParagraphFont"/>
    <w:rsid w:val="004D46DC"/>
  </w:style>
  <w:style w:type="character" w:customStyle="1" w:styleId="scxw199434157">
    <w:name w:val="scxw199434157"/>
    <w:basedOn w:val="DefaultParagraphFont"/>
    <w:rsid w:val="00013812"/>
  </w:style>
  <w:style w:type="character" w:customStyle="1" w:styleId="scxw33338584">
    <w:name w:val="scxw33338584"/>
    <w:basedOn w:val="DefaultParagraphFont"/>
    <w:rsid w:val="00013812"/>
  </w:style>
  <w:style w:type="character" w:customStyle="1" w:styleId="scxw44420143">
    <w:name w:val="scxw44420143"/>
    <w:basedOn w:val="DefaultParagraphFont"/>
    <w:rsid w:val="0029649F"/>
  </w:style>
  <w:style w:type="character" w:customStyle="1" w:styleId="scxw104438151">
    <w:name w:val="scxw104438151"/>
    <w:basedOn w:val="DefaultParagraphFont"/>
    <w:rsid w:val="00CE0C89"/>
  </w:style>
  <w:style w:type="character" w:customStyle="1" w:styleId="JRCTextZchn">
    <w:name w:val="JRC_Text Zchn"/>
    <w:basedOn w:val="DefaultParagraphFont"/>
    <w:link w:val="JRCText"/>
    <w:qFormat/>
    <w:rsid w:val="002E563C"/>
    <w:rPr>
      <w:rFonts w:ascii="EC Square Sans Pro" w:eastAsia="Calibri" w:hAnsi="EC Square Sans Pro" w:cs="Times New Roman"/>
      <w:sz w:val="20"/>
      <w:szCs w:val="20"/>
    </w:rPr>
  </w:style>
  <w:style w:type="character" w:customStyle="1" w:styleId="Mention12">
    <w:name w:val="Mention12"/>
    <w:basedOn w:val="DefaultParagraphFont"/>
    <w:uiPriority w:val="99"/>
    <w:unhideWhenUsed/>
    <w:rsid w:val="00502EFE"/>
    <w:rPr>
      <w:color w:val="2B579A"/>
      <w:shd w:val="clear" w:color="auto" w:fill="E6E6E6"/>
    </w:rPr>
  </w:style>
  <w:style w:type="paragraph" w:customStyle="1" w:styleId="CharCharChar1">
    <w:name w:val="Char Char Char1"/>
    <w:basedOn w:val="Normal"/>
    <w:link w:val="FootnoteReference"/>
    <w:uiPriority w:val="99"/>
    <w:rsid w:val="008F4A08"/>
    <w:pPr>
      <w:keepLines/>
      <w:spacing w:before="0" w:after="160" w:line="240" w:lineRule="exact"/>
    </w:pPr>
    <w:rPr>
      <w:rFonts w:eastAsiaTheme="minorHAnsi" w:cstheme="minorBidi"/>
      <w:sz w:val="22"/>
      <w:szCs w:val="22"/>
      <w:vertAlign w:val="superscript"/>
      <w:lang w:eastAsia="en-US"/>
    </w:rPr>
  </w:style>
  <w:style w:type="character" w:styleId="Emphasis">
    <w:name w:val="Emphasis"/>
    <w:basedOn w:val="DefaultParagraphFont"/>
    <w:uiPriority w:val="20"/>
    <w:qFormat/>
    <w:rsid w:val="00587DFC"/>
    <w:rPr>
      <w:i/>
      <w:iCs/>
    </w:rPr>
  </w:style>
  <w:style w:type="paragraph" w:customStyle="1" w:styleId="whitespace-pre-wrap">
    <w:name w:val="whitespace-pre-wrap"/>
    <w:basedOn w:val="Normal"/>
    <w:uiPriority w:val="1"/>
    <w:rsid w:val="008268EB"/>
    <w:pPr>
      <w:spacing w:beforeAutospacing="1" w:afterAutospacing="1" w:line="240" w:lineRule="auto"/>
      <w:jc w:val="left"/>
    </w:pPr>
    <w:rPr>
      <w:rFonts w:asciiTheme="minorHAnsi" w:eastAsiaTheme="minorEastAsia" w:hAnsiTheme="minorHAnsi" w:cstheme="minorBidi"/>
      <w:sz w:val="24"/>
      <w:szCs w:val="24"/>
    </w:rPr>
  </w:style>
  <w:style w:type="character" w:customStyle="1" w:styleId="UnresolvedMention1">
    <w:name w:val="Unresolved Mention1"/>
    <w:basedOn w:val="DefaultParagraphFont"/>
    <w:uiPriority w:val="99"/>
    <w:semiHidden/>
    <w:unhideWhenUsed/>
    <w:rsid w:val="001853E6"/>
    <w:rPr>
      <w:color w:val="605E5C"/>
      <w:shd w:val="clear" w:color="auto" w:fill="E1DFDD"/>
    </w:rPr>
  </w:style>
  <w:style w:type="character" w:customStyle="1" w:styleId="ListParagraphChar">
    <w:name w:val="List Paragraph Char"/>
    <w:aliases w:val="OBC Bullet Char,Normal 1 Char,Task Body Char,Viñetas (Inicio Parrafo) Char,Paragrafo elenco Char,3 Txt tabla Char,Zerrenda-paragrafoa Char,Fiche List Paragraph Char,Dot pt Char,F5 List Paragraph Char,List Paragraph1 Char"/>
    <w:basedOn w:val="DefaultParagraphFont"/>
    <w:link w:val="ListParagraph"/>
    <w:uiPriority w:val="34"/>
    <w:locked/>
    <w:rsid w:val="00C80D1A"/>
    <w:rPr>
      <w:rFonts w:ascii="EC Square Sans Pro" w:eastAsiaTheme="minorEastAsia" w:hAnsi="EC Square Sans Pro"/>
      <w:sz w:val="20"/>
      <w:szCs w:val="20"/>
    </w:rPr>
  </w:style>
  <w:style w:type="character" w:customStyle="1" w:styleId="Mention13">
    <w:name w:val="Mention13"/>
    <w:basedOn w:val="DefaultParagraphFont"/>
    <w:uiPriority w:val="99"/>
    <w:unhideWhenUsed/>
    <w:rsid w:val="005C529A"/>
    <w:rPr>
      <w:color w:val="2B579A"/>
      <w:shd w:val="clear" w:color="auto" w:fill="E6E6E6"/>
    </w:rPr>
  </w:style>
  <w:style w:type="character" w:customStyle="1" w:styleId="break-words">
    <w:name w:val="break-words"/>
    <w:basedOn w:val="DefaultParagraphFont"/>
    <w:rsid w:val="00D1521C"/>
  </w:style>
  <w:style w:type="paragraph" w:customStyle="1" w:styleId="FootnoteReferenceCharCarCharCharCarCharCarCharCarCharCarCharCharCarCarCharCharCharCharCharCarCharCarCharCharCarCharCar">
    <w:name w:val="Footnote Reference Char Car Char Char Car Char Car Char Car Char Car Char Char Car Car Char Char Char Char Char Car Char Car Char Char Car Char Car"/>
    <w:aliases w:val="Footnotes refss Car Char Car,callout Car Car Char Char Car,Footnotes refss Car1"/>
    <w:basedOn w:val="Normal"/>
    <w:uiPriority w:val="99"/>
    <w:rsid w:val="00D1521C"/>
    <w:pPr>
      <w:spacing w:before="0" w:after="160" w:line="240" w:lineRule="exact"/>
      <w:jc w:val="left"/>
    </w:pPr>
    <w:rPr>
      <w:rFonts w:asciiTheme="minorHAnsi" w:eastAsiaTheme="minorHAnsi" w:hAnsiTheme="minorHAnsi" w:cstheme="minorBidi"/>
      <w:sz w:val="19"/>
      <w:szCs w:val="19"/>
      <w:vertAlign w:val="superscript"/>
      <w:lang w:eastAsia="en-US"/>
    </w:rPr>
  </w:style>
  <w:style w:type="character" w:customStyle="1" w:styleId="Text1Char">
    <w:name w:val="Text 1 Char"/>
    <w:basedOn w:val="DefaultParagraphFont"/>
    <w:link w:val="Text1"/>
    <w:locked/>
    <w:rsid w:val="00D1521C"/>
    <w:rPr>
      <w:rFonts w:ascii="Verdana" w:hAnsi="Verdana"/>
    </w:rPr>
  </w:style>
  <w:style w:type="paragraph" w:customStyle="1" w:styleId="Text1">
    <w:name w:val="Text 1"/>
    <w:basedOn w:val="Normal"/>
    <w:link w:val="Text1Char"/>
    <w:rsid w:val="00D1521C"/>
    <w:pPr>
      <w:spacing w:before="0" w:after="240" w:line="240" w:lineRule="auto"/>
      <w:ind w:left="482"/>
    </w:pPr>
    <w:rPr>
      <w:rFonts w:ascii="Verdana" w:eastAsiaTheme="minorHAnsi" w:hAnsi="Verdana" w:cstheme="minorBidi"/>
      <w:sz w:val="22"/>
      <w:szCs w:val="22"/>
      <w:lang w:eastAsia="en-US"/>
    </w:rPr>
  </w:style>
  <w:style w:type="character" w:customStyle="1" w:styleId="JRCTextChar">
    <w:name w:val="JRC_Text Char"/>
    <w:basedOn w:val="DefaultParagraphFont"/>
    <w:uiPriority w:val="1"/>
    <w:rsid w:val="00900D5D"/>
    <w:rPr>
      <w:rFonts w:asciiTheme="minorHAnsi" w:eastAsiaTheme="minorEastAsia" w:hAnsiTheme="minorHAnsi" w:cstheme="minorBidi"/>
      <w:sz w:val="22"/>
      <w:szCs w:val="22"/>
    </w:rPr>
  </w:style>
  <w:style w:type="character" w:styleId="IntenseReference">
    <w:name w:val="Intense Reference"/>
    <w:basedOn w:val="DefaultParagraphFont"/>
    <w:uiPriority w:val="32"/>
    <w:qFormat/>
    <w:rsid w:val="00900D5D"/>
    <w:rPr>
      <w:b/>
      <w:bCs/>
      <w:smallCaps/>
      <w:color w:val="5B9BD5" w:themeColor="accent1"/>
      <w:spacing w:val="5"/>
    </w:rPr>
  </w:style>
  <w:style w:type="character" w:customStyle="1" w:styleId="UnresolvedMention3">
    <w:name w:val="Unresolved Mention3"/>
    <w:basedOn w:val="DefaultParagraphFont"/>
    <w:uiPriority w:val="99"/>
    <w:semiHidden/>
    <w:unhideWhenUsed/>
    <w:rsid w:val="00A81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4850">
      <w:bodyDiv w:val="1"/>
      <w:marLeft w:val="0"/>
      <w:marRight w:val="0"/>
      <w:marTop w:val="0"/>
      <w:marBottom w:val="0"/>
      <w:divBdr>
        <w:top w:val="none" w:sz="0" w:space="0" w:color="auto"/>
        <w:left w:val="none" w:sz="0" w:space="0" w:color="auto"/>
        <w:bottom w:val="none" w:sz="0" w:space="0" w:color="auto"/>
        <w:right w:val="none" w:sz="0" w:space="0" w:color="auto"/>
      </w:divBdr>
    </w:div>
    <w:div w:id="49694518">
      <w:bodyDiv w:val="1"/>
      <w:marLeft w:val="0"/>
      <w:marRight w:val="0"/>
      <w:marTop w:val="0"/>
      <w:marBottom w:val="0"/>
      <w:divBdr>
        <w:top w:val="none" w:sz="0" w:space="0" w:color="auto"/>
        <w:left w:val="none" w:sz="0" w:space="0" w:color="auto"/>
        <w:bottom w:val="none" w:sz="0" w:space="0" w:color="auto"/>
        <w:right w:val="none" w:sz="0" w:space="0" w:color="auto"/>
      </w:divBdr>
    </w:div>
    <w:div w:id="71705260">
      <w:bodyDiv w:val="1"/>
      <w:marLeft w:val="0"/>
      <w:marRight w:val="0"/>
      <w:marTop w:val="0"/>
      <w:marBottom w:val="0"/>
      <w:divBdr>
        <w:top w:val="none" w:sz="0" w:space="0" w:color="auto"/>
        <w:left w:val="none" w:sz="0" w:space="0" w:color="auto"/>
        <w:bottom w:val="none" w:sz="0" w:space="0" w:color="auto"/>
        <w:right w:val="none" w:sz="0" w:space="0" w:color="auto"/>
      </w:divBdr>
      <w:divsChild>
        <w:div w:id="1554389561">
          <w:marLeft w:val="0"/>
          <w:marRight w:val="0"/>
          <w:marTop w:val="0"/>
          <w:marBottom w:val="0"/>
          <w:divBdr>
            <w:top w:val="none" w:sz="0" w:space="0" w:color="auto"/>
            <w:left w:val="none" w:sz="0" w:space="0" w:color="auto"/>
            <w:bottom w:val="none" w:sz="0" w:space="0" w:color="auto"/>
            <w:right w:val="none" w:sz="0" w:space="0" w:color="auto"/>
          </w:divBdr>
          <w:divsChild>
            <w:div w:id="1194491605">
              <w:marLeft w:val="0"/>
              <w:marRight w:val="0"/>
              <w:marTop w:val="0"/>
              <w:marBottom w:val="0"/>
              <w:divBdr>
                <w:top w:val="none" w:sz="0" w:space="0" w:color="auto"/>
                <w:left w:val="none" w:sz="0" w:space="0" w:color="auto"/>
                <w:bottom w:val="none" w:sz="0" w:space="0" w:color="auto"/>
                <w:right w:val="none" w:sz="0" w:space="0" w:color="auto"/>
              </w:divBdr>
            </w:div>
            <w:div w:id="1576551083">
              <w:marLeft w:val="0"/>
              <w:marRight w:val="0"/>
              <w:marTop w:val="0"/>
              <w:marBottom w:val="0"/>
              <w:divBdr>
                <w:top w:val="none" w:sz="0" w:space="0" w:color="auto"/>
                <w:left w:val="none" w:sz="0" w:space="0" w:color="auto"/>
                <w:bottom w:val="none" w:sz="0" w:space="0" w:color="auto"/>
                <w:right w:val="none" w:sz="0" w:space="0" w:color="auto"/>
              </w:divBdr>
            </w:div>
            <w:div w:id="2057972218">
              <w:marLeft w:val="0"/>
              <w:marRight w:val="0"/>
              <w:marTop w:val="0"/>
              <w:marBottom w:val="0"/>
              <w:divBdr>
                <w:top w:val="none" w:sz="0" w:space="0" w:color="auto"/>
                <w:left w:val="none" w:sz="0" w:space="0" w:color="auto"/>
                <w:bottom w:val="none" w:sz="0" w:space="0" w:color="auto"/>
                <w:right w:val="none" w:sz="0" w:space="0" w:color="auto"/>
              </w:divBdr>
            </w:div>
            <w:div w:id="2097942569">
              <w:marLeft w:val="0"/>
              <w:marRight w:val="0"/>
              <w:marTop w:val="0"/>
              <w:marBottom w:val="0"/>
              <w:divBdr>
                <w:top w:val="none" w:sz="0" w:space="0" w:color="auto"/>
                <w:left w:val="none" w:sz="0" w:space="0" w:color="auto"/>
                <w:bottom w:val="none" w:sz="0" w:space="0" w:color="auto"/>
                <w:right w:val="none" w:sz="0" w:space="0" w:color="auto"/>
              </w:divBdr>
            </w:div>
            <w:div w:id="20992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4865">
      <w:bodyDiv w:val="1"/>
      <w:marLeft w:val="0"/>
      <w:marRight w:val="0"/>
      <w:marTop w:val="0"/>
      <w:marBottom w:val="0"/>
      <w:divBdr>
        <w:top w:val="none" w:sz="0" w:space="0" w:color="auto"/>
        <w:left w:val="none" w:sz="0" w:space="0" w:color="auto"/>
        <w:bottom w:val="none" w:sz="0" w:space="0" w:color="auto"/>
        <w:right w:val="none" w:sz="0" w:space="0" w:color="auto"/>
      </w:divBdr>
    </w:div>
    <w:div w:id="163937121">
      <w:bodyDiv w:val="1"/>
      <w:marLeft w:val="0"/>
      <w:marRight w:val="0"/>
      <w:marTop w:val="0"/>
      <w:marBottom w:val="0"/>
      <w:divBdr>
        <w:top w:val="none" w:sz="0" w:space="0" w:color="auto"/>
        <w:left w:val="none" w:sz="0" w:space="0" w:color="auto"/>
        <w:bottom w:val="none" w:sz="0" w:space="0" w:color="auto"/>
        <w:right w:val="none" w:sz="0" w:space="0" w:color="auto"/>
      </w:divBdr>
    </w:div>
    <w:div w:id="177042198">
      <w:bodyDiv w:val="1"/>
      <w:marLeft w:val="0"/>
      <w:marRight w:val="0"/>
      <w:marTop w:val="0"/>
      <w:marBottom w:val="0"/>
      <w:divBdr>
        <w:top w:val="none" w:sz="0" w:space="0" w:color="auto"/>
        <w:left w:val="none" w:sz="0" w:space="0" w:color="auto"/>
        <w:bottom w:val="none" w:sz="0" w:space="0" w:color="auto"/>
        <w:right w:val="none" w:sz="0" w:space="0" w:color="auto"/>
      </w:divBdr>
    </w:div>
    <w:div w:id="207038355">
      <w:bodyDiv w:val="1"/>
      <w:marLeft w:val="0"/>
      <w:marRight w:val="0"/>
      <w:marTop w:val="0"/>
      <w:marBottom w:val="0"/>
      <w:divBdr>
        <w:top w:val="none" w:sz="0" w:space="0" w:color="auto"/>
        <w:left w:val="none" w:sz="0" w:space="0" w:color="auto"/>
        <w:bottom w:val="none" w:sz="0" w:space="0" w:color="auto"/>
        <w:right w:val="none" w:sz="0" w:space="0" w:color="auto"/>
      </w:divBdr>
      <w:divsChild>
        <w:div w:id="1622613244">
          <w:marLeft w:val="0"/>
          <w:marRight w:val="0"/>
          <w:marTop w:val="0"/>
          <w:marBottom w:val="0"/>
          <w:divBdr>
            <w:top w:val="none" w:sz="0" w:space="0" w:color="auto"/>
            <w:left w:val="none" w:sz="0" w:space="0" w:color="auto"/>
            <w:bottom w:val="none" w:sz="0" w:space="0" w:color="auto"/>
            <w:right w:val="none" w:sz="0" w:space="0" w:color="auto"/>
          </w:divBdr>
          <w:divsChild>
            <w:div w:id="132258045">
              <w:marLeft w:val="0"/>
              <w:marRight w:val="0"/>
              <w:marTop w:val="0"/>
              <w:marBottom w:val="0"/>
              <w:divBdr>
                <w:top w:val="none" w:sz="0" w:space="0" w:color="auto"/>
                <w:left w:val="none" w:sz="0" w:space="0" w:color="auto"/>
                <w:bottom w:val="none" w:sz="0" w:space="0" w:color="auto"/>
                <w:right w:val="none" w:sz="0" w:space="0" w:color="auto"/>
              </w:divBdr>
            </w:div>
            <w:div w:id="492528603">
              <w:marLeft w:val="0"/>
              <w:marRight w:val="0"/>
              <w:marTop w:val="0"/>
              <w:marBottom w:val="0"/>
              <w:divBdr>
                <w:top w:val="none" w:sz="0" w:space="0" w:color="auto"/>
                <w:left w:val="none" w:sz="0" w:space="0" w:color="auto"/>
                <w:bottom w:val="none" w:sz="0" w:space="0" w:color="auto"/>
                <w:right w:val="none" w:sz="0" w:space="0" w:color="auto"/>
              </w:divBdr>
            </w:div>
            <w:div w:id="776994845">
              <w:marLeft w:val="0"/>
              <w:marRight w:val="0"/>
              <w:marTop w:val="0"/>
              <w:marBottom w:val="0"/>
              <w:divBdr>
                <w:top w:val="none" w:sz="0" w:space="0" w:color="auto"/>
                <w:left w:val="none" w:sz="0" w:space="0" w:color="auto"/>
                <w:bottom w:val="none" w:sz="0" w:space="0" w:color="auto"/>
                <w:right w:val="none" w:sz="0" w:space="0" w:color="auto"/>
              </w:divBdr>
            </w:div>
            <w:div w:id="1145972880">
              <w:marLeft w:val="0"/>
              <w:marRight w:val="0"/>
              <w:marTop w:val="0"/>
              <w:marBottom w:val="0"/>
              <w:divBdr>
                <w:top w:val="none" w:sz="0" w:space="0" w:color="auto"/>
                <w:left w:val="none" w:sz="0" w:space="0" w:color="auto"/>
                <w:bottom w:val="none" w:sz="0" w:space="0" w:color="auto"/>
                <w:right w:val="none" w:sz="0" w:space="0" w:color="auto"/>
              </w:divBdr>
            </w:div>
            <w:div w:id="1372535059">
              <w:marLeft w:val="0"/>
              <w:marRight w:val="0"/>
              <w:marTop w:val="0"/>
              <w:marBottom w:val="0"/>
              <w:divBdr>
                <w:top w:val="none" w:sz="0" w:space="0" w:color="auto"/>
                <w:left w:val="none" w:sz="0" w:space="0" w:color="auto"/>
                <w:bottom w:val="none" w:sz="0" w:space="0" w:color="auto"/>
                <w:right w:val="none" w:sz="0" w:space="0" w:color="auto"/>
              </w:divBdr>
            </w:div>
            <w:div w:id="16963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411">
      <w:bodyDiv w:val="1"/>
      <w:marLeft w:val="0"/>
      <w:marRight w:val="0"/>
      <w:marTop w:val="0"/>
      <w:marBottom w:val="0"/>
      <w:divBdr>
        <w:top w:val="none" w:sz="0" w:space="0" w:color="auto"/>
        <w:left w:val="none" w:sz="0" w:space="0" w:color="auto"/>
        <w:bottom w:val="none" w:sz="0" w:space="0" w:color="auto"/>
        <w:right w:val="none" w:sz="0" w:space="0" w:color="auto"/>
      </w:divBdr>
    </w:div>
    <w:div w:id="221714601">
      <w:bodyDiv w:val="1"/>
      <w:marLeft w:val="0"/>
      <w:marRight w:val="0"/>
      <w:marTop w:val="0"/>
      <w:marBottom w:val="0"/>
      <w:divBdr>
        <w:top w:val="none" w:sz="0" w:space="0" w:color="auto"/>
        <w:left w:val="none" w:sz="0" w:space="0" w:color="auto"/>
        <w:bottom w:val="none" w:sz="0" w:space="0" w:color="auto"/>
        <w:right w:val="none" w:sz="0" w:space="0" w:color="auto"/>
      </w:divBdr>
    </w:div>
    <w:div w:id="275528651">
      <w:bodyDiv w:val="1"/>
      <w:marLeft w:val="0"/>
      <w:marRight w:val="0"/>
      <w:marTop w:val="0"/>
      <w:marBottom w:val="0"/>
      <w:divBdr>
        <w:top w:val="none" w:sz="0" w:space="0" w:color="auto"/>
        <w:left w:val="none" w:sz="0" w:space="0" w:color="auto"/>
        <w:bottom w:val="none" w:sz="0" w:space="0" w:color="auto"/>
        <w:right w:val="none" w:sz="0" w:space="0" w:color="auto"/>
      </w:divBdr>
      <w:divsChild>
        <w:div w:id="2101632517">
          <w:marLeft w:val="0"/>
          <w:marRight w:val="0"/>
          <w:marTop w:val="0"/>
          <w:marBottom w:val="0"/>
          <w:divBdr>
            <w:top w:val="none" w:sz="0" w:space="0" w:color="auto"/>
            <w:left w:val="none" w:sz="0" w:space="0" w:color="auto"/>
            <w:bottom w:val="none" w:sz="0" w:space="0" w:color="auto"/>
            <w:right w:val="none" w:sz="0" w:space="0" w:color="auto"/>
          </w:divBdr>
          <w:divsChild>
            <w:div w:id="52169558">
              <w:marLeft w:val="0"/>
              <w:marRight w:val="0"/>
              <w:marTop w:val="0"/>
              <w:marBottom w:val="0"/>
              <w:divBdr>
                <w:top w:val="none" w:sz="0" w:space="0" w:color="auto"/>
                <w:left w:val="none" w:sz="0" w:space="0" w:color="auto"/>
                <w:bottom w:val="none" w:sz="0" w:space="0" w:color="auto"/>
                <w:right w:val="none" w:sz="0" w:space="0" w:color="auto"/>
              </w:divBdr>
            </w:div>
            <w:div w:id="577131957">
              <w:marLeft w:val="0"/>
              <w:marRight w:val="0"/>
              <w:marTop w:val="0"/>
              <w:marBottom w:val="0"/>
              <w:divBdr>
                <w:top w:val="none" w:sz="0" w:space="0" w:color="auto"/>
                <w:left w:val="none" w:sz="0" w:space="0" w:color="auto"/>
                <w:bottom w:val="none" w:sz="0" w:space="0" w:color="auto"/>
                <w:right w:val="none" w:sz="0" w:space="0" w:color="auto"/>
              </w:divBdr>
            </w:div>
            <w:div w:id="1727027883">
              <w:marLeft w:val="0"/>
              <w:marRight w:val="0"/>
              <w:marTop w:val="0"/>
              <w:marBottom w:val="0"/>
              <w:divBdr>
                <w:top w:val="none" w:sz="0" w:space="0" w:color="auto"/>
                <w:left w:val="none" w:sz="0" w:space="0" w:color="auto"/>
                <w:bottom w:val="none" w:sz="0" w:space="0" w:color="auto"/>
                <w:right w:val="none" w:sz="0" w:space="0" w:color="auto"/>
              </w:divBdr>
            </w:div>
            <w:div w:id="206957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2639">
      <w:bodyDiv w:val="1"/>
      <w:marLeft w:val="0"/>
      <w:marRight w:val="0"/>
      <w:marTop w:val="0"/>
      <w:marBottom w:val="0"/>
      <w:divBdr>
        <w:top w:val="none" w:sz="0" w:space="0" w:color="auto"/>
        <w:left w:val="none" w:sz="0" w:space="0" w:color="auto"/>
        <w:bottom w:val="none" w:sz="0" w:space="0" w:color="auto"/>
        <w:right w:val="none" w:sz="0" w:space="0" w:color="auto"/>
      </w:divBdr>
    </w:div>
    <w:div w:id="336807814">
      <w:bodyDiv w:val="1"/>
      <w:marLeft w:val="0"/>
      <w:marRight w:val="0"/>
      <w:marTop w:val="0"/>
      <w:marBottom w:val="0"/>
      <w:divBdr>
        <w:top w:val="none" w:sz="0" w:space="0" w:color="auto"/>
        <w:left w:val="none" w:sz="0" w:space="0" w:color="auto"/>
        <w:bottom w:val="none" w:sz="0" w:space="0" w:color="auto"/>
        <w:right w:val="none" w:sz="0" w:space="0" w:color="auto"/>
      </w:divBdr>
      <w:divsChild>
        <w:div w:id="1674601259">
          <w:marLeft w:val="0"/>
          <w:marRight w:val="0"/>
          <w:marTop w:val="0"/>
          <w:marBottom w:val="0"/>
          <w:divBdr>
            <w:top w:val="none" w:sz="0" w:space="0" w:color="auto"/>
            <w:left w:val="none" w:sz="0" w:space="0" w:color="auto"/>
            <w:bottom w:val="none" w:sz="0" w:space="0" w:color="auto"/>
            <w:right w:val="none" w:sz="0" w:space="0" w:color="auto"/>
          </w:divBdr>
        </w:div>
      </w:divsChild>
    </w:div>
    <w:div w:id="347830311">
      <w:bodyDiv w:val="1"/>
      <w:marLeft w:val="0"/>
      <w:marRight w:val="0"/>
      <w:marTop w:val="0"/>
      <w:marBottom w:val="0"/>
      <w:divBdr>
        <w:top w:val="none" w:sz="0" w:space="0" w:color="auto"/>
        <w:left w:val="none" w:sz="0" w:space="0" w:color="auto"/>
        <w:bottom w:val="none" w:sz="0" w:space="0" w:color="auto"/>
        <w:right w:val="none" w:sz="0" w:space="0" w:color="auto"/>
      </w:divBdr>
    </w:div>
    <w:div w:id="364600939">
      <w:bodyDiv w:val="1"/>
      <w:marLeft w:val="0"/>
      <w:marRight w:val="0"/>
      <w:marTop w:val="0"/>
      <w:marBottom w:val="0"/>
      <w:divBdr>
        <w:top w:val="none" w:sz="0" w:space="0" w:color="auto"/>
        <w:left w:val="none" w:sz="0" w:space="0" w:color="auto"/>
        <w:bottom w:val="none" w:sz="0" w:space="0" w:color="auto"/>
        <w:right w:val="none" w:sz="0" w:space="0" w:color="auto"/>
      </w:divBdr>
      <w:divsChild>
        <w:div w:id="1174682512">
          <w:marLeft w:val="1080"/>
          <w:marRight w:val="0"/>
          <w:marTop w:val="100"/>
          <w:marBottom w:val="0"/>
          <w:divBdr>
            <w:top w:val="none" w:sz="0" w:space="0" w:color="auto"/>
            <w:left w:val="none" w:sz="0" w:space="0" w:color="auto"/>
            <w:bottom w:val="none" w:sz="0" w:space="0" w:color="auto"/>
            <w:right w:val="none" w:sz="0" w:space="0" w:color="auto"/>
          </w:divBdr>
        </w:div>
      </w:divsChild>
    </w:div>
    <w:div w:id="393547981">
      <w:bodyDiv w:val="1"/>
      <w:marLeft w:val="0"/>
      <w:marRight w:val="0"/>
      <w:marTop w:val="0"/>
      <w:marBottom w:val="0"/>
      <w:divBdr>
        <w:top w:val="none" w:sz="0" w:space="0" w:color="auto"/>
        <w:left w:val="none" w:sz="0" w:space="0" w:color="auto"/>
        <w:bottom w:val="none" w:sz="0" w:space="0" w:color="auto"/>
        <w:right w:val="none" w:sz="0" w:space="0" w:color="auto"/>
      </w:divBdr>
      <w:divsChild>
        <w:div w:id="203949322">
          <w:marLeft w:val="0"/>
          <w:marRight w:val="0"/>
          <w:marTop w:val="0"/>
          <w:marBottom w:val="0"/>
          <w:divBdr>
            <w:top w:val="none" w:sz="0" w:space="0" w:color="auto"/>
            <w:left w:val="none" w:sz="0" w:space="0" w:color="auto"/>
            <w:bottom w:val="none" w:sz="0" w:space="0" w:color="auto"/>
            <w:right w:val="none" w:sz="0" w:space="0" w:color="auto"/>
          </w:divBdr>
        </w:div>
        <w:div w:id="657734888">
          <w:marLeft w:val="0"/>
          <w:marRight w:val="0"/>
          <w:marTop w:val="0"/>
          <w:marBottom w:val="0"/>
          <w:divBdr>
            <w:top w:val="none" w:sz="0" w:space="0" w:color="auto"/>
            <w:left w:val="none" w:sz="0" w:space="0" w:color="auto"/>
            <w:bottom w:val="none" w:sz="0" w:space="0" w:color="auto"/>
            <w:right w:val="none" w:sz="0" w:space="0" w:color="auto"/>
          </w:divBdr>
        </w:div>
        <w:div w:id="816412717">
          <w:marLeft w:val="0"/>
          <w:marRight w:val="0"/>
          <w:marTop w:val="0"/>
          <w:marBottom w:val="0"/>
          <w:divBdr>
            <w:top w:val="none" w:sz="0" w:space="0" w:color="auto"/>
            <w:left w:val="none" w:sz="0" w:space="0" w:color="auto"/>
            <w:bottom w:val="none" w:sz="0" w:space="0" w:color="auto"/>
            <w:right w:val="none" w:sz="0" w:space="0" w:color="auto"/>
          </w:divBdr>
        </w:div>
        <w:div w:id="1017806177">
          <w:marLeft w:val="0"/>
          <w:marRight w:val="0"/>
          <w:marTop w:val="0"/>
          <w:marBottom w:val="0"/>
          <w:divBdr>
            <w:top w:val="none" w:sz="0" w:space="0" w:color="auto"/>
            <w:left w:val="none" w:sz="0" w:space="0" w:color="auto"/>
            <w:bottom w:val="none" w:sz="0" w:space="0" w:color="auto"/>
            <w:right w:val="none" w:sz="0" w:space="0" w:color="auto"/>
          </w:divBdr>
        </w:div>
        <w:div w:id="1227302002">
          <w:marLeft w:val="0"/>
          <w:marRight w:val="0"/>
          <w:marTop w:val="0"/>
          <w:marBottom w:val="0"/>
          <w:divBdr>
            <w:top w:val="none" w:sz="0" w:space="0" w:color="auto"/>
            <w:left w:val="none" w:sz="0" w:space="0" w:color="auto"/>
            <w:bottom w:val="none" w:sz="0" w:space="0" w:color="auto"/>
            <w:right w:val="none" w:sz="0" w:space="0" w:color="auto"/>
          </w:divBdr>
        </w:div>
        <w:div w:id="2098086848">
          <w:marLeft w:val="0"/>
          <w:marRight w:val="0"/>
          <w:marTop w:val="0"/>
          <w:marBottom w:val="0"/>
          <w:divBdr>
            <w:top w:val="none" w:sz="0" w:space="0" w:color="auto"/>
            <w:left w:val="none" w:sz="0" w:space="0" w:color="auto"/>
            <w:bottom w:val="none" w:sz="0" w:space="0" w:color="auto"/>
            <w:right w:val="none" w:sz="0" w:space="0" w:color="auto"/>
          </w:divBdr>
        </w:div>
      </w:divsChild>
    </w:div>
    <w:div w:id="422576963">
      <w:bodyDiv w:val="1"/>
      <w:marLeft w:val="0"/>
      <w:marRight w:val="0"/>
      <w:marTop w:val="0"/>
      <w:marBottom w:val="0"/>
      <w:divBdr>
        <w:top w:val="none" w:sz="0" w:space="0" w:color="auto"/>
        <w:left w:val="none" w:sz="0" w:space="0" w:color="auto"/>
        <w:bottom w:val="none" w:sz="0" w:space="0" w:color="auto"/>
        <w:right w:val="none" w:sz="0" w:space="0" w:color="auto"/>
      </w:divBdr>
      <w:divsChild>
        <w:div w:id="275597374">
          <w:marLeft w:val="0"/>
          <w:marRight w:val="0"/>
          <w:marTop w:val="0"/>
          <w:marBottom w:val="0"/>
          <w:divBdr>
            <w:top w:val="none" w:sz="0" w:space="0" w:color="auto"/>
            <w:left w:val="none" w:sz="0" w:space="0" w:color="auto"/>
            <w:bottom w:val="none" w:sz="0" w:space="0" w:color="auto"/>
            <w:right w:val="none" w:sz="0" w:space="0" w:color="auto"/>
          </w:divBdr>
        </w:div>
      </w:divsChild>
    </w:div>
    <w:div w:id="433328821">
      <w:bodyDiv w:val="1"/>
      <w:marLeft w:val="0"/>
      <w:marRight w:val="0"/>
      <w:marTop w:val="0"/>
      <w:marBottom w:val="0"/>
      <w:divBdr>
        <w:top w:val="none" w:sz="0" w:space="0" w:color="auto"/>
        <w:left w:val="none" w:sz="0" w:space="0" w:color="auto"/>
        <w:bottom w:val="none" w:sz="0" w:space="0" w:color="auto"/>
        <w:right w:val="none" w:sz="0" w:space="0" w:color="auto"/>
      </w:divBdr>
      <w:divsChild>
        <w:div w:id="1311447559">
          <w:marLeft w:val="0"/>
          <w:marRight w:val="0"/>
          <w:marTop w:val="0"/>
          <w:marBottom w:val="0"/>
          <w:divBdr>
            <w:top w:val="none" w:sz="0" w:space="0" w:color="auto"/>
            <w:left w:val="none" w:sz="0" w:space="0" w:color="auto"/>
            <w:bottom w:val="none" w:sz="0" w:space="0" w:color="auto"/>
            <w:right w:val="none" w:sz="0" w:space="0" w:color="auto"/>
          </w:divBdr>
          <w:divsChild>
            <w:div w:id="5183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63261">
      <w:bodyDiv w:val="1"/>
      <w:marLeft w:val="0"/>
      <w:marRight w:val="0"/>
      <w:marTop w:val="0"/>
      <w:marBottom w:val="0"/>
      <w:divBdr>
        <w:top w:val="none" w:sz="0" w:space="0" w:color="auto"/>
        <w:left w:val="none" w:sz="0" w:space="0" w:color="auto"/>
        <w:bottom w:val="none" w:sz="0" w:space="0" w:color="auto"/>
        <w:right w:val="none" w:sz="0" w:space="0" w:color="auto"/>
      </w:divBdr>
      <w:divsChild>
        <w:div w:id="1518155550">
          <w:marLeft w:val="0"/>
          <w:marRight w:val="0"/>
          <w:marTop w:val="0"/>
          <w:marBottom w:val="0"/>
          <w:divBdr>
            <w:top w:val="none" w:sz="0" w:space="0" w:color="auto"/>
            <w:left w:val="none" w:sz="0" w:space="0" w:color="auto"/>
            <w:bottom w:val="none" w:sz="0" w:space="0" w:color="auto"/>
            <w:right w:val="none" w:sz="0" w:space="0" w:color="auto"/>
          </w:divBdr>
        </w:div>
      </w:divsChild>
    </w:div>
    <w:div w:id="540440224">
      <w:bodyDiv w:val="1"/>
      <w:marLeft w:val="0"/>
      <w:marRight w:val="0"/>
      <w:marTop w:val="0"/>
      <w:marBottom w:val="0"/>
      <w:divBdr>
        <w:top w:val="none" w:sz="0" w:space="0" w:color="auto"/>
        <w:left w:val="none" w:sz="0" w:space="0" w:color="auto"/>
        <w:bottom w:val="none" w:sz="0" w:space="0" w:color="auto"/>
        <w:right w:val="none" w:sz="0" w:space="0" w:color="auto"/>
      </w:divBdr>
    </w:div>
    <w:div w:id="547763518">
      <w:bodyDiv w:val="1"/>
      <w:marLeft w:val="0"/>
      <w:marRight w:val="0"/>
      <w:marTop w:val="0"/>
      <w:marBottom w:val="0"/>
      <w:divBdr>
        <w:top w:val="none" w:sz="0" w:space="0" w:color="auto"/>
        <w:left w:val="none" w:sz="0" w:space="0" w:color="auto"/>
        <w:bottom w:val="none" w:sz="0" w:space="0" w:color="auto"/>
        <w:right w:val="none" w:sz="0" w:space="0" w:color="auto"/>
      </w:divBdr>
    </w:div>
    <w:div w:id="570846255">
      <w:bodyDiv w:val="1"/>
      <w:marLeft w:val="0"/>
      <w:marRight w:val="0"/>
      <w:marTop w:val="0"/>
      <w:marBottom w:val="0"/>
      <w:divBdr>
        <w:top w:val="none" w:sz="0" w:space="0" w:color="auto"/>
        <w:left w:val="none" w:sz="0" w:space="0" w:color="auto"/>
        <w:bottom w:val="none" w:sz="0" w:space="0" w:color="auto"/>
        <w:right w:val="none" w:sz="0" w:space="0" w:color="auto"/>
      </w:divBdr>
    </w:div>
    <w:div w:id="586572067">
      <w:bodyDiv w:val="1"/>
      <w:marLeft w:val="0"/>
      <w:marRight w:val="0"/>
      <w:marTop w:val="0"/>
      <w:marBottom w:val="0"/>
      <w:divBdr>
        <w:top w:val="none" w:sz="0" w:space="0" w:color="auto"/>
        <w:left w:val="none" w:sz="0" w:space="0" w:color="auto"/>
        <w:bottom w:val="none" w:sz="0" w:space="0" w:color="auto"/>
        <w:right w:val="none" w:sz="0" w:space="0" w:color="auto"/>
      </w:divBdr>
    </w:div>
    <w:div w:id="593974399">
      <w:bodyDiv w:val="1"/>
      <w:marLeft w:val="0"/>
      <w:marRight w:val="0"/>
      <w:marTop w:val="0"/>
      <w:marBottom w:val="0"/>
      <w:divBdr>
        <w:top w:val="none" w:sz="0" w:space="0" w:color="auto"/>
        <w:left w:val="none" w:sz="0" w:space="0" w:color="auto"/>
        <w:bottom w:val="none" w:sz="0" w:space="0" w:color="auto"/>
        <w:right w:val="none" w:sz="0" w:space="0" w:color="auto"/>
      </w:divBdr>
      <w:divsChild>
        <w:div w:id="9258290">
          <w:marLeft w:val="0"/>
          <w:marRight w:val="0"/>
          <w:marTop w:val="0"/>
          <w:marBottom w:val="0"/>
          <w:divBdr>
            <w:top w:val="none" w:sz="0" w:space="0" w:color="auto"/>
            <w:left w:val="none" w:sz="0" w:space="0" w:color="auto"/>
            <w:bottom w:val="none" w:sz="0" w:space="0" w:color="auto"/>
            <w:right w:val="none" w:sz="0" w:space="0" w:color="auto"/>
          </w:divBdr>
          <w:divsChild>
            <w:div w:id="1289361093">
              <w:marLeft w:val="0"/>
              <w:marRight w:val="0"/>
              <w:marTop w:val="0"/>
              <w:marBottom w:val="0"/>
              <w:divBdr>
                <w:top w:val="none" w:sz="0" w:space="0" w:color="auto"/>
                <w:left w:val="none" w:sz="0" w:space="0" w:color="auto"/>
                <w:bottom w:val="none" w:sz="0" w:space="0" w:color="auto"/>
                <w:right w:val="none" w:sz="0" w:space="0" w:color="auto"/>
              </w:divBdr>
              <w:divsChild>
                <w:div w:id="1608347751">
                  <w:marLeft w:val="0"/>
                  <w:marRight w:val="0"/>
                  <w:marTop w:val="0"/>
                  <w:marBottom w:val="0"/>
                  <w:divBdr>
                    <w:top w:val="none" w:sz="0" w:space="0" w:color="auto"/>
                    <w:left w:val="none" w:sz="0" w:space="0" w:color="auto"/>
                    <w:bottom w:val="none" w:sz="0" w:space="0" w:color="auto"/>
                    <w:right w:val="none" w:sz="0" w:space="0" w:color="auto"/>
                  </w:divBdr>
                  <w:divsChild>
                    <w:div w:id="592978428">
                      <w:marLeft w:val="0"/>
                      <w:marRight w:val="0"/>
                      <w:marTop w:val="0"/>
                      <w:marBottom w:val="0"/>
                      <w:divBdr>
                        <w:top w:val="none" w:sz="0" w:space="0" w:color="auto"/>
                        <w:left w:val="none" w:sz="0" w:space="0" w:color="auto"/>
                        <w:bottom w:val="none" w:sz="0" w:space="0" w:color="auto"/>
                        <w:right w:val="none" w:sz="0" w:space="0" w:color="auto"/>
                      </w:divBdr>
                    </w:div>
                    <w:div w:id="11424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861285">
      <w:bodyDiv w:val="1"/>
      <w:marLeft w:val="0"/>
      <w:marRight w:val="0"/>
      <w:marTop w:val="0"/>
      <w:marBottom w:val="0"/>
      <w:divBdr>
        <w:top w:val="none" w:sz="0" w:space="0" w:color="auto"/>
        <w:left w:val="none" w:sz="0" w:space="0" w:color="auto"/>
        <w:bottom w:val="none" w:sz="0" w:space="0" w:color="auto"/>
        <w:right w:val="none" w:sz="0" w:space="0" w:color="auto"/>
      </w:divBdr>
      <w:divsChild>
        <w:div w:id="692194554">
          <w:marLeft w:val="0"/>
          <w:marRight w:val="0"/>
          <w:marTop w:val="0"/>
          <w:marBottom w:val="0"/>
          <w:divBdr>
            <w:top w:val="none" w:sz="0" w:space="0" w:color="auto"/>
            <w:left w:val="none" w:sz="0" w:space="0" w:color="auto"/>
            <w:bottom w:val="none" w:sz="0" w:space="0" w:color="auto"/>
            <w:right w:val="none" w:sz="0" w:space="0" w:color="auto"/>
          </w:divBdr>
          <w:divsChild>
            <w:div w:id="225653736">
              <w:marLeft w:val="0"/>
              <w:marRight w:val="0"/>
              <w:marTop w:val="0"/>
              <w:marBottom w:val="0"/>
              <w:divBdr>
                <w:top w:val="none" w:sz="0" w:space="0" w:color="auto"/>
                <w:left w:val="none" w:sz="0" w:space="0" w:color="auto"/>
                <w:bottom w:val="none" w:sz="0" w:space="0" w:color="auto"/>
                <w:right w:val="none" w:sz="0" w:space="0" w:color="auto"/>
              </w:divBdr>
            </w:div>
            <w:div w:id="1719744984">
              <w:marLeft w:val="0"/>
              <w:marRight w:val="0"/>
              <w:marTop w:val="0"/>
              <w:marBottom w:val="0"/>
              <w:divBdr>
                <w:top w:val="none" w:sz="0" w:space="0" w:color="auto"/>
                <w:left w:val="none" w:sz="0" w:space="0" w:color="auto"/>
                <w:bottom w:val="none" w:sz="0" w:space="0" w:color="auto"/>
                <w:right w:val="none" w:sz="0" w:space="0" w:color="auto"/>
              </w:divBdr>
            </w:div>
            <w:div w:id="973872821">
              <w:marLeft w:val="0"/>
              <w:marRight w:val="0"/>
              <w:marTop w:val="0"/>
              <w:marBottom w:val="0"/>
              <w:divBdr>
                <w:top w:val="none" w:sz="0" w:space="0" w:color="auto"/>
                <w:left w:val="none" w:sz="0" w:space="0" w:color="auto"/>
                <w:bottom w:val="none" w:sz="0" w:space="0" w:color="auto"/>
                <w:right w:val="none" w:sz="0" w:space="0" w:color="auto"/>
              </w:divBdr>
            </w:div>
            <w:div w:id="1657028243">
              <w:marLeft w:val="0"/>
              <w:marRight w:val="0"/>
              <w:marTop w:val="0"/>
              <w:marBottom w:val="0"/>
              <w:divBdr>
                <w:top w:val="none" w:sz="0" w:space="0" w:color="auto"/>
                <w:left w:val="none" w:sz="0" w:space="0" w:color="auto"/>
                <w:bottom w:val="none" w:sz="0" w:space="0" w:color="auto"/>
                <w:right w:val="none" w:sz="0" w:space="0" w:color="auto"/>
              </w:divBdr>
            </w:div>
            <w:div w:id="1186408961">
              <w:marLeft w:val="0"/>
              <w:marRight w:val="0"/>
              <w:marTop w:val="0"/>
              <w:marBottom w:val="0"/>
              <w:divBdr>
                <w:top w:val="none" w:sz="0" w:space="0" w:color="auto"/>
                <w:left w:val="none" w:sz="0" w:space="0" w:color="auto"/>
                <w:bottom w:val="none" w:sz="0" w:space="0" w:color="auto"/>
                <w:right w:val="none" w:sz="0" w:space="0" w:color="auto"/>
              </w:divBdr>
            </w:div>
            <w:div w:id="1889023321">
              <w:marLeft w:val="0"/>
              <w:marRight w:val="0"/>
              <w:marTop w:val="0"/>
              <w:marBottom w:val="0"/>
              <w:divBdr>
                <w:top w:val="none" w:sz="0" w:space="0" w:color="auto"/>
                <w:left w:val="none" w:sz="0" w:space="0" w:color="auto"/>
                <w:bottom w:val="none" w:sz="0" w:space="0" w:color="auto"/>
                <w:right w:val="none" w:sz="0" w:space="0" w:color="auto"/>
              </w:divBdr>
            </w:div>
            <w:div w:id="1009410479">
              <w:marLeft w:val="0"/>
              <w:marRight w:val="0"/>
              <w:marTop w:val="0"/>
              <w:marBottom w:val="0"/>
              <w:divBdr>
                <w:top w:val="none" w:sz="0" w:space="0" w:color="auto"/>
                <w:left w:val="none" w:sz="0" w:space="0" w:color="auto"/>
                <w:bottom w:val="none" w:sz="0" w:space="0" w:color="auto"/>
                <w:right w:val="none" w:sz="0" w:space="0" w:color="auto"/>
              </w:divBdr>
            </w:div>
            <w:div w:id="674839343">
              <w:marLeft w:val="0"/>
              <w:marRight w:val="0"/>
              <w:marTop w:val="0"/>
              <w:marBottom w:val="0"/>
              <w:divBdr>
                <w:top w:val="none" w:sz="0" w:space="0" w:color="auto"/>
                <w:left w:val="none" w:sz="0" w:space="0" w:color="auto"/>
                <w:bottom w:val="none" w:sz="0" w:space="0" w:color="auto"/>
                <w:right w:val="none" w:sz="0" w:space="0" w:color="auto"/>
              </w:divBdr>
            </w:div>
            <w:div w:id="274562947">
              <w:marLeft w:val="0"/>
              <w:marRight w:val="0"/>
              <w:marTop w:val="0"/>
              <w:marBottom w:val="0"/>
              <w:divBdr>
                <w:top w:val="none" w:sz="0" w:space="0" w:color="auto"/>
                <w:left w:val="none" w:sz="0" w:space="0" w:color="auto"/>
                <w:bottom w:val="none" w:sz="0" w:space="0" w:color="auto"/>
                <w:right w:val="none" w:sz="0" w:space="0" w:color="auto"/>
              </w:divBdr>
            </w:div>
            <w:div w:id="1894809398">
              <w:marLeft w:val="0"/>
              <w:marRight w:val="0"/>
              <w:marTop w:val="0"/>
              <w:marBottom w:val="0"/>
              <w:divBdr>
                <w:top w:val="none" w:sz="0" w:space="0" w:color="auto"/>
                <w:left w:val="none" w:sz="0" w:space="0" w:color="auto"/>
                <w:bottom w:val="none" w:sz="0" w:space="0" w:color="auto"/>
                <w:right w:val="none" w:sz="0" w:space="0" w:color="auto"/>
              </w:divBdr>
            </w:div>
            <w:div w:id="1702783699">
              <w:marLeft w:val="0"/>
              <w:marRight w:val="0"/>
              <w:marTop w:val="0"/>
              <w:marBottom w:val="0"/>
              <w:divBdr>
                <w:top w:val="none" w:sz="0" w:space="0" w:color="auto"/>
                <w:left w:val="none" w:sz="0" w:space="0" w:color="auto"/>
                <w:bottom w:val="none" w:sz="0" w:space="0" w:color="auto"/>
                <w:right w:val="none" w:sz="0" w:space="0" w:color="auto"/>
              </w:divBdr>
            </w:div>
            <w:div w:id="1073506561">
              <w:marLeft w:val="0"/>
              <w:marRight w:val="0"/>
              <w:marTop w:val="0"/>
              <w:marBottom w:val="0"/>
              <w:divBdr>
                <w:top w:val="none" w:sz="0" w:space="0" w:color="auto"/>
                <w:left w:val="none" w:sz="0" w:space="0" w:color="auto"/>
                <w:bottom w:val="none" w:sz="0" w:space="0" w:color="auto"/>
                <w:right w:val="none" w:sz="0" w:space="0" w:color="auto"/>
              </w:divBdr>
            </w:div>
            <w:div w:id="2055422748">
              <w:marLeft w:val="0"/>
              <w:marRight w:val="0"/>
              <w:marTop w:val="0"/>
              <w:marBottom w:val="0"/>
              <w:divBdr>
                <w:top w:val="none" w:sz="0" w:space="0" w:color="auto"/>
                <w:left w:val="none" w:sz="0" w:space="0" w:color="auto"/>
                <w:bottom w:val="none" w:sz="0" w:space="0" w:color="auto"/>
                <w:right w:val="none" w:sz="0" w:space="0" w:color="auto"/>
              </w:divBdr>
            </w:div>
          </w:divsChild>
        </w:div>
        <w:div w:id="957762009">
          <w:marLeft w:val="0"/>
          <w:marRight w:val="0"/>
          <w:marTop w:val="0"/>
          <w:marBottom w:val="0"/>
          <w:divBdr>
            <w:top w:val="none" w:sz="0" w:space="0" w:color="auto"/>
            <w:left w:val="none" w:sz="0" w:space="0" w:color="auto"/>
            <w:bottom w:val="none" w:sz="0" w:space="0" w:color="auto"/>
            <w:right w:val="none" w:sz="0" w:space="0" w:color="auto"/>
          </w:divBdr>
          <w:divsChild>
            <w:div w:id="1694529521">
              <w:marLeft w:val="0"/>
              <w:marRight w:val="0"/>
              <w:marTop w:val="0"/>
              <w:marBottom w:val="0"/>
              <w:divBdr>
                <w:top w:val="none" w:sz="0" w:space="0" w:color="auto"/>
                <w:left w:val="none" w:sz="0" w:space="0" w:color="auto"/>
                <w:bottom w:val="none" w:sz="0" w:space="0" w:color="auto"/>
                <w:right w:val="none" w:sz="0" w:space="0" w:color="auto"/>
              </w:divBdr>
            </w:div>
            <w:div w:id="960651358">
              <w:marLeft w:val="0"/>
              <w:marRight w:val="0"/>
              <w:marTop w:val="0"/>
              <w:marBottom w:val="0"/>
              <w:divBdr>
                <w:top w:val="none" w:sz="0" w:space="0" w:color="auto"/>
                <w:left w:val="none" w:sz="0" w:space="0" w:color="auto"/>
                <w:bottom w:val="none" w:sz="0" w:space="0" w:color="auto"/>
                <w:right w:val="none" w:sz="0" w:space="0" w:color="auto"/>
              </w:divBdr>
            </w:div>
            <w:div w:id="2031682949">
              <w:marLeft w:val="0"/>
              <w:marRight w:val="0"/>
              <w:marTop w:val="0"/>
              <w:marBottom w:val="0"/>
              <w:divBdr>
                <w:top w:val="none" w:sz="0" w:space="0" w:color="auto"/>
                <w:left w:val="none" w:sz="0" w:space="0" w:color="auto"/>
                <w:bottom w:val="none" w:sz="0" w:space="0" w:color="auto"/>
                <w:right w:val="none" w:sz="0" w:space="0" w:color="auto"/>
              </w:divBdr>
            </w:div>
            <w:div w:id="456725944">
              <w:marLeft w:val="0"/>
              <w:marRight w:val="0"/>
              <w:marTop w:val="0"/>
              <w:marBottom w:val="0"/>
              <w:divBdr>
                <w:top w:val="none" w:sz="0" w:space="0" w:color="auto"/>
                <w:left w:val="none" w:sz="0" w:space="0" w:color="auto"/>
                <w:bottom w:val="none" w:sz="0" w:space="0" w:color="auto"/>
                <w:right w:val="none" w:sz="0" w:space="0" w:color="auto"/>
              </w:divBdr>
            </w:div>
            <w:div w:id="1718431928">
              <w:marLeft w:val="0"/>
              <w:marRight w:val="0"/>
              <w:marTop w:val="0"/>
              <w:marBottom w:val="0"/>
              <w:divBdr>
                <w:top w:val="none" w:sz="0" w:space="0" w:color="auto"/>
                <w:left w:val="none" w:sz="0" w:space="0" w:color="auto"/>
                <w:bottom w:val="none" w:sz="0" w:space="0" w:color="auto"/>
                <w:right w:val="none" w:sz="0" w:space="0" w:color="auto"/>
              </w:divBdr>
            </w:div>
            <w:div w:id="2081098389">
              <w:marLeft w:val="0"/>
              <w:marRight w:val="0"/>
              <w:marTop w:val="0"/>
              <w:marBottom w:val="0"/>
              <w:divBdr>
                <w:top w:val="none" w:sz="0" w:space="0" w:color="auto"/>
                <w:left w:val="none" w:sz="0" w:space="0" w:color="auto"/>
                <w:bottom w:val="none" w:sz="0" w:space="0" w:color="auto"/>
                <w:right w:val="none" w:sz="0" w:space="0" w:color="auto"/>
              </w:divBdr>
            </w:div>
            <w:div w:id="187062481">
              <w:marLeft w:val="0"/>
              <w:marRight w:val="0"/>
              <w:marTop w:val="0"/>
              <w:marBottom w:val="0"/>
              <w:divBdr>
                <w:top w:val="none" w:sz="0" w:space="0" w:color="auto"/>
                <w:left w:val="none" w:sz="0" w:space="0" w:color="auto"/>
                <w:bottom w:val="none" w:sz="0" w:space="0" w:color="auto"/>
                <w:right w:val="none" w:sz="0" w:space="0" w:color="auto"/>
              </w:divBdr>
            </w:div>
            <w:div w:id="206244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8106">
      <w:bodyDiv w:val="1"/>
      <w:marLeft w:val="0"/>
      <w:marRight w:val="0"/>
      <w:marTop w:val="0"/>
      <w:marBottom w:val="0"/>
      <w:divBdr>
        <w:top w:val="none" w:sz="0" w:space="0" w:color="auto"/>
        <w:left w:val="none" w:sz="0" w:space="0" w:color="auto"/>
        <w:bottom w:val="none" w:sz="0" w:space="0" w:color="auto"/>
        <w:right w:val="none" w:sz="0" w:space="0" w:color="auto"/>
      </w:divBdr>
    </w:div>
    <w:div w:id="707141809">
      <w:bodyDiv w:val="1"/>
      <w:marLeft w:val="0"/>
      <w:marRight w:val="0"/>
      <w:marTop w:val="0"/>
      <w:marBottom w:val="0"/>
      <w:divBdr>
        <w:top w:val="none" w:sz="0" w:space="0" w:color="auto"/>
        <w:left w:val="none" w:sz="0" w:space="0" w:color="auto"/>
        <w:bottom w:val="none" w:sz="0" w:space="0" w:color="auto"/>
        <w:right w:val="none" w:sz="0" w:space="0" w:color="auto"/>
      </w:divBdr>
    </w:div>
    <w:div w:id="764617246">
      <w:bodyDiv w:val="1"/>
      <w:marLeft w:val="0"/>
      <w:marRight w:val="0"/>
      <w:marTop w:val="0"/>
      <w:marBottom w:val="0"/>
      <w:divBdr>
        <w:top w:val="none" w:sz="0" w:space="0" w:color="auto"/>
        <w:left w:val="none" w:sz="0" w:space="0" w:color="auto"/>
        <w:bottom w:val="none" w:sz="0" w:space="0" w:color="auto"/>
        <w:right w:val="none" w:sz="0" w:space="0" w:color="auto"/>
      </w:divBdr>
      <w:divsChild>
        <w:div w:id="381102483">
          <w:marLeft w:val="0"/>
          <w:marRight w:val="0"/>
          <w:marTop w:val="0"/>
          <w:marBottom w:val="0"/>
          <w:divBdr>
            <w:top w:val="none" w:sz="0" w:space="0" w:color="auto"/>
            <w:left w:val="none" w:sz="0" w:space="0" w:color="auto"/>
            <w:bottom w:val="none" w:sz="0" w:space="0" w:color="auto"/>
            <w:right w:val="none" w:sz="0" w:space="0" w:color="auto"/>
          </w:divBdr>
        </w:div>
        <w:div w:id="472529286">
          <w:marLeft w:val="0"/>
          <w:marRight w:val="0"/>
          <w:marTop w:val="0"/>
          <w:marBottom w:val="0"/>
          <w:divBdr>
            <w:top w:val="none" w:sz="0" w:space="0" w:color="auto"/>
            <w:left w:val="none" w:sz="0" w:space="0" w:color="auto"/>
            <w:bottom w:val="none" w:sz="0" w:space="0" w:color="auto"/>
            <w:right w:val="none" w:sz="0" w:space="0" w:color="auto"/>
          </w:divBdr>
        </w:div>
        <w:div w:id="1337145935">
          <w:marLeft w:val="0"/>
          <w:marRight w:val="0"/>
          <w:marTop w:val="0"/>
          <w:marBottom w:val="0"/>
          <w:divBdr>
            <w:top w:val="none" w:sz="0" w:space="0" w:color="auto"/>
            <w:left w:val="none" w:sz="0" w:space="0" w:color="auto"/>
            <w:bottom w:val="none" w:sz="0" w:space="0" w:color="auto"/>
            <w:right w:val="none" w:sz="0" w:space="0" w:color="auto"/>
          </w:divBdr>
        </w:div>
        <w:div w:id="1500541303">
          <w:marLeft w:val="0"/>
          <w:marRight w:val="0"/>
          <w:marTop w:val="0"/>
          <w:marBottom w:val="0"/>
          <w:divBdr>
            <w:top w:val="none" w:sz="0" w:space="0" w:color="auto"/>
            <w:left w:val="none" w:sz="0" w:space="0" w:color="auto"/>
            <w:bottom w:val="none" w:sz="0" w:space="0" w:color="auto"/>
            <w:right w:val="none" w:sz="0" w:space="0" w:color="auto"/>
          </w:divBdr>
        </w:div>
        <w:div w:id="1973903922">
          <w:marLeft w:val="0"/>
          <w:marRight w:val="0"/>
          <w:marTop w:val="0"/>
          <w:marBottom w:val="0"/>
          <w:divBdr>
            <w:top w:val="none" w:sz="0" w:space="0" w:color="auto"/>
            <w:left w:val="none" w:sz="0" w:space="0" w:color="auto"/>
            <w:bottom w:val="none" w:sz="0" w:space="0" w:color="auto"/>
            <w:right w:val="none" w:sz="0" w:space="0" w:color="auto"/>
          </w:divBdr>
        </w:div>
        <w:div w:id="2062247147">
          <w:marLeft w:val="0"/>
          <w:marRight w:val="0"/>
          <w:marTop w:val="0"/>
          <w:marBottom w:val="0"/>
          <w:divBdr>
            <w:top w:val="none" w:sz="0" w:space="0" w:color="auto"/>
            <w:left w:val="none" w:sz="0" w:space="0" w:color="auto"/>
            <w:bottom w:val="none" w:sz="0" w:space="0" w:color="auto"/>
            <w:right w:val="none" w:sz="0" w:space="0" w:color="auto"/>
          </w:divBdr>
        </w:div>
      </w:divsChild>
    </w:div>
    <w:div w:id="785543714">
      <w:bodyDiv w:val="1"/>
      <w:marLeft w:val="0"/>
      <w:marRight w:val="0"/>
      <w:marTop w:val="0"/>
      <w:marBottom w:val="0"/>
      <w:divBdr>
        <w:top w:val="none" w:sz="0" w:space="0" w:color="auto"/>
        <w:left w:val="none" w:sz="0" w:space="0" w:color="auto"/>
        <w:bottom w:val="none" w:sz="0" w:space="0" w:color="auto"/>
        <w:right w:val="none" w:sz="0" w:space="0" w:color="auto"/>
      </w:divBdr>
      <w:divsChild>
        <w:div w:id="809253573">
          <w:marLeft w:val="1987"/>
          <w:marRight w:val="0"/>
          <w:marTop w:val="100"/>
          <w:marBottom w:val="120"/>
          <w:divBdr>
            <w:top w:val="none" w:sz="0" w:space="0" w:color="auto"/>
            <w:left w:val="none" w:sz="0" w:space="0" w:color="auto"/>
            <w:bottom w:val="none" w:sz="0" w:space="0" w:color="auto"/>
            <w:right w:val="none" w:sz="0" w:space="0" w:color="auto"/>
          </w:divBdr>
        </w:div>
      </w:divsChild>
    </w:div>
    <w:div w:id="800072105">
      <w:bodyDiv w:val="1"/>
      <w:marLeft w:val="0"/>
      <w:marRight w:val="0"/>
      <w:marTop w:val="0"/>
      <w:marBottom w:val="0"/>
      <w:divBdr>
        <w:top w:val="none" w:sz="0" w:space="0" w:color="auto"/>
        <w:left w:val="none" w:sz="0" w:space="0" w:color="auto"/>
        <w:bottom w:val="none" w:sz="0" w:space="0" w:color="auto"/>
        <w:right w:val="none" w:sz="0" w:space="0" w:color="auto"/>
      </w:divBdr>
      <w:divsChild>
        <w:div w:id="1362584901">
          <w:marLeft w:val="0"/>
          <w:marRight w:val="0"/>
          <w:marTop w:val="0"/>
          <w:marBottom w:val="0"/>
          <w:divBdr>
            <w:top w:val="none" w:sz="0" w:space="0" w:color="auto"/>
            <w:left w:val="none" w:sz="0" w:space="0" w:color="auto"/>
            <w:bottom w:val="none" w:sz="0" w:space="0" w:color="auto"/>
            <w:right w:val="none" w:sz="0" w:space="0" w:color="auto"/>
          </w:divBdr>
          <w:divsChild>
            <w:div w:id="1323317517">
              <w:marLeft w:val="0"/>
              <w:marRight w:val="0"/>
              <w:marTop w:val="0"/>
              <w:marBottom w:val="0"/>
              <w:divBdr>
                <w:top w:val="none" w:sz="0" w:space="0" w:color="auto"/>
                <w:left w:val="none" w:sz="0" w:space="0" w:color="auto"/>
                <w:bottom w:val="none" w:sz="0" w:space="0" w:color="auto"/>
                <w:right w:val="none" w:sz="0" w:space="0" w:color="auto"/>
              </w:divBdr>
              <w:divsChild>
                <w:div w:id="44331282">
                  <w:marLeft w:val="0"/>
                  <w:marRight w:val="0"/>
                  <w:marTop w:val="0"/>
                  <w:marBottom w:val="0"/>
                  <w:divBdr>
                    <w:top w:val="none" w:sz="0" w:space="0" w:color="auto"/>
                    <w:left w:val="none" w:sz="0" w:space="0" w:color="auto"/>
                    <w:bottom w:val="none" w:sz="0" w:space="0" w:color="auto"/>
                    <w:right w:val="none" w:sz="0" w:space="0" w:color="auto"/>
                  </w:divBdr>
                </w:div>
                <w:div w:id="440224991">
                  <w:marLeft w:val="0"/>
                  <w:marRight w:val="0"/>
                  <w:marTop w:val="0"/>
                  <w:marBottom w:val="0"/>
                  <w:divBdr>
                    <w:top w:val="none" w:sz="0" w:space="0" w:color="auto"/>
                    <w:left w:val="none" w:sz="0" w:space="0" w:color="auto"/>
                    <w:bottom w:val="none" w:sz="0" w:space="0" w:color="auto"/>
                    <w:right w:val="none" w:sz="0" w:space="0" w:color="auto"/>
                  </w:divBdr>
                </w:div>
                <w:div w:id="827213542">
                  <w:marLeft w:val="0"/>
                  <w:marRight w:val="0"/>
                  <w:marTop w:val="0"/>
                  <w:marBottom w:val="0"/>
                  <w:divBdr>
                    <w:top w:val="none" w:sz="0" w:space="0" w:color="auto"/>
                    <w:left w:val="none" w:sz="0" w:space="0" w:color="auto"/>
                    <w:bottom w:val="none" w:sz="0" w:space="0" w:color="auto"/>
                    <w:right w:val="none" w:sz="0" w:space="0" w:color="auto"/>
                  </w:divBdr>
                </w:div>
                <w:div w:id="957370357">
                  <w:marLeft w:val="0"/>
                  <w:marRight w:val="0"/>
                  <w:marTop w:val="0"/>
                  <w:marBottom w:val="0"/>
                  <w:divBdr>
                    <w:top w:val="none" w:sz="0" w:space="0" w:color="auto"/>
                    <w:left w:val="none" w:sz="0" w:space="0" w:color="auto"/>
                    <w:bottom w:val="none" w:sz="0" w:space="0" w:color="auto"/>
                    <w:right w:val="none" w:sz="0" w:space="0" w:color="auto"/>
                  </w:divBdr>
                </w:div>
                <w:div w:id="1091969035">
                  <w:marLeft w:val="0"/>
                  <w:marRight w:val="0"/>
                  <w:marTop w:val="0"/>
                  <w:marBottom w:val="0"/>
                  <w:divBdr>
                    <w:top w:val="none" w:sz="0" w:space="0" w:color="auto"/>
                    <w:left w:val="none" w:sz="0" w:space="0" w:color="auto"/>
                    <w:bottom w:val="none" w:sz="0" w:space="0" w:color="auto"/>
                    <w:right w:val="none" w:sz="0" w:space="0" w:color="auto"/>
                  </w:divBdr>
                </w:div>
                <w:div w:id="1197160319">
                  <w:marLeft w:val="0"/>
                  <w:marRight w:val="0"/>
                  <w:marTop w:val="0"/>
                  <w:marBottom w:val="0"/>
                  <w:divBdr>
                    <w:top w:val="none" w:sz="0" w:space="0" w:color="auto"/>
                    <w:left w:val="none" w:sz="0" w:space="0" w:color="auto"/>
                    <w:bottom w:val="none" w:sz="0" w:space="0" w:color="auto"/>
                    <w:right w:val="none" w:sz="0" w:space="0" w:color="auto"/>
                  </w:divBdr>
                </w:div>
                <w:div w:id="1607276504">
                  <w:marLeft w:val="0"/>
                  <w:marRight w:val="0"/>
                  <w:marTop w:val="0"/>
                  <w:marBottom w:val="0"/>
                  <w:divBdr>
                    <w:top w:val="none" w:sz="0" w:space="0" w:color="auto"/>
                    <w:left w:val="none" w:sz="0" w:space="0" w:color="auto"/>
                    <w:bottom w:val="none" w:sz="0" w:space="0" w:color="auto"/>
                    <w:right w:val="none" w:sz="0" w:space="0" w:color="auto"/>
                  </w:divBdr>
                </w:div>
                <w:div w:id="1673948150">
                  <w:marLeft w:val="0"/>
                  <w:marRight w:val="0"/>
                  <w:marTop w:val="0"/>
                  <w:marBottom w:val="0"/>
                  <w:divBdr>
                    <w:top w:val="none" w:sz="0" w:space="0" w:color="auto"/>
                    <w:left w:val="none" w:sz="0" w:space="0" w:color="auto"/>
                    <w:bottom w:val="none" w:sz="0" w:space="0" w:color="auto"/>
                    <w:right w:val="none" w:sz="0" w:space="0" w:color="auto"/>
                  </w:divBdr>
                </w:div>
                <w:div w:id="1993605512">
                  <w:marLeft w:val="0"/>
                  <w:marRight w:val="0"/>
                  <w:marTop w:val="0"/>
                  <w:marBottom w:val="0"/>
                  <w:divBdr>
                    <w:top w:val="none" w:sz="0" w:space="0" w:color="auto"/>
                    <w:left w:val="none" w:sz="0" w:space="0" w:color="auto"/>
                    <w:bottom w:val="none" w:sz="0" w:space="0" w:color="auto"/>
                    <w:right w:val="none" w:sz="0" w:space="0" w:color="auto"/>
                  </w:divBdr>
                </w:div>
                <w:div w:id="2089620456">
                  <w:marLeft w:val="0"/>
                  <w:marRight w:val="0"/>
                  <w:marTop w:val="0"/>
                  <w:marBottom w:val="0"/>
                  <w:divBdr>
                    <w:top w:val="none" w:sz="0" w:space="0" w:color="auto"/>
                    <w:left w:val="none" w:sz="0" w:space="0" w:color="auto"/>
                    <w:bottom w:val="none" w:sz="0" w:space="0" w:color="auto"/>
                    <w:right w:val="none" w:sz="0" w:space="0" w:color="auto"/>
                  </w:divBdr>
                </w:div>
              </w:divsChild>
            </w:div>
            <w:div w:id="2052807443">
              <w:marLeft w:val="0"/>
              <w:marRight w:val="0"/>
              <w:marTop w:val="0"/>
              <w:marBottom w:val="0"/>
              <w:divBdr>
                <w:top w:val="none" w:sz="0" w:space="0" w:color="auto"/>
                <w:left w:val="none" w:sz="0" w:space="0" w:color="auto"/>
                <w:bottom w:val="none" w:sz="0" w:space="0" w:color="auto"/>
                <w:right w:val="none" w:sz="0" w:space="0" w:color="auto"/>
              </w:divBdr>
              <w:divsChild>
                <w:div w:id="82117134">
                  <w:marLeft w:val="0"/>
                  <w:marRight w:val="0"/>
                  <w:marTop w:val="0"/>
                  <w:marBottom w:val="0"/>
                  <w:divBdr>
                    <w:top w:val="none" w:sz="0" w:space="0" w:color="auto"/>
                    <w:left w:val="none" w:sz="0" w:space="0" w:color="auto"/>
                    <w:bottom w:val="none" w:sz="0" w:space="0" w:color="auto"/>
                    <w:right w:val="none" w:sz="0" w:space="0" w:color="auto"/>
                  </w:divBdr>
                </w:div>
                <w:div w:id="206265377">
                  <w:marLeft w:val="0"/>
                  <w:marRight w:val="0"/>
                  <w:marTop w:val="0"/>
                  <w:marBottom w:val="0"/>
                  <w:divBdr>
                    <w:top w:val="none" w:sz="0" w:space="0" w:color="auto"/>
                    <w:left w:val="none" w:sz="0" w:space="0" w:color="auto"/>
                    <w:bottom w:val="none" w:sz="0" w:space="0" w:color="auto"/>
                    <w:right w:val="none" w:sz="0" w:space="0" w:color="auto"/>
                  </w:divBdr>
                </w:div>
                <w:div w:id="367530669">
                  <w:marLeft w:val="0"/>
                  <w:marRight w:val="0"/>
                  <w:marTop w:val="0"/>
                  <w:marBottom w:val="0"/>
                  <w:divBdr>
                    <w:top w:val="none" w:sz="0" w:space="0" w:color="auto"/>
                    <w:left w:val="none" w:sz="0" w:space="0" w:color="auto"/>
                    <w:bottom w:val="none" w:sz="0" w:space="0" w:color="auto"/>
                    <w:right w:val="none" w:sz="0" w:space="0" w:color="auto"/>
                  </w:divBdr>
                </w:div>
                <w:div w:id="471026843">
                  <w:marLeft w:val="0"/>
                  <w:marRight w:val="0"/>
                  <w:marTop w:val="0"/>
                  <w:marBottom w:val="0"/>
                  <w:divBdr>
                    <w:top w:val="none" w:sz="0" w:space="0" w:color="auto"/>
                    <w:left w:val="none" w:sz="0" w:space="0" w:color="auto"/>
                    <w:bottom w:val="none" w:sz="0" w:space="0" w:color="auto"/>
                    <w:right w:val="none" w:sz="0" w:space="0" w:color="auto"/>
                  </w:divBdr>
                </w:div>
                <w:div w:id="556626120">
                  <w:marLeft w:val="0"/>
                  <w:marRight w:val="0"/>
                  <w:marTop w:val="0"/>
                  <w:marBottom w:val="0"/>
                  <w:divBdr>
                    <w:top w:val="none" w:sz="0" w:space="0" w:color="auto"/>
                    <w:left w:val="none" w:sz="0" w:space="0" w:color="auto"/>
                    <w:bottom w:val="none" w:sz="0" w:space="0" w:color="auto"/>
                    <w:right w:val="none" w:sz="0" w:space="0" w:color="auto"/>
                  </w:divBdr>
                </w:div>
                <w:div w:id="624848444">
                  <w:marLeft w:val="0"/>
                  <w:marRight w:val="0"/>
                  <w:marTop w:val="0"/>
                  <w:marBottom w:val="0"/>
                  <w:divBdr>
                    <w:top w:val="none" w:sz="0" w:space="0" w:color="auto"/>
                    <w:left w:val="none" w:sz="0" w:space="0" w:color="auto"/>
                    <w:bottom w:val="none" w:sz="0" w:space="0" w:color="auto"/>
                    <w:right w:val="none" w:sz="0" w:space="0" w:color="auto"/>
                  </w:divBdr>
                </w:div>
                <w:div w:id="1062214223">
                  <w:marLeft w:val="0"/>
                  <w:marRight w:val="0"/>
                  <w:marTop w:val="0"/>
                  <w:marBottom w:val="0"/>
                  <w:divBdr>
                    <w:top w:val="none" w:sz="0" w:space="0" w:color="auto"/>
                    <w:left w:val="none" w:sz="0" w:space="0" w:color="auto"/>
                    <w:bottom w:val="none" w:sz="0" w:space="0" w:color="auto"/>
                    <w:right w:val="none" w:sz="0" w:space="0" w:color="auto"/>
                  </w:divBdr>
                </w:div>
                <w:div w:id="1322387030">
                  <w:marLeft w:val="0"/>
                  <w:marRight w:val="0"/>
                  <w:marTop w:val="0"/>
                  <w:marBottom w:val="0"/>
                  <w:divBdr>
                    <w:top w:val="none" w:sz="0" w:space="0" w:color="auto"/>
                    <w:left w:val="none" w:sz="0" w:space="0" w:color="auto"/>
                    <w:bottom w:val="none" w:sz="0" w:space="0" w:color="auto"/>
                    <w:right w:val="none" w:sz="0" w:space="0" w:color="auto"/>
                  </w:divBdr>
                </w:div>
                <w:div w:id="1856766624">
                  <w:marLeft w:val="0"/>
                  <w:marRight w:val="0"/>
                  <w:marTop w:val="0"/>
                  <w:marBottom w:val="0"/>
                  <w:divBdr>
                    <w:top w:val="none" w:sz="0" w:space="0" w:color="auto"/>
                    <w:left w:val="none" w:sz="0" w:space="0" w:color="auto"/>
                    <w:bottom w:val="none" w:sz="0" w:space="0" w:color="auto"/>
                    <w:right w:val="none" w:sz="0" w:space="0" w:color="auto"/>
                  </w:divBdr>
                </w:div>
                <w:div w:id="198268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503">
      <w:bodyDiv w:val="1"/>
      <w:marLeft w:val="0"/>
      <w:marRight w:val="0"/>
      <w:marTop w:val="0"/>
      <w:marBottom w:val="0"/>
      <w:divBdr>
        <w:top w:val="none" w:sz="0" w:space="0" w:color="auto"/>
        <w:left w:val="none" w:sz="0" w:space="0" w:color="auto"/>
        <w:bottom w:val="none" w:sz="0" w:space="0" w:color="auto"/>
        <w:right w:val="none" w:sz="0" w:space="0" w:color="auto"/>
      </w:divBdr>
      <w:divsChild>
        <w:div w:id="1633443077">
          <w:marLeft w:val="0"/>
          <w:marRight w:val="0"/>
          <w:marTop w:val="0"/>
          <w:marBottom w:val="0"/>
          <w:divBdr>
            <w:top w:val="none" w:sz="0" w:space="0" w:color="auto"/>
            <w:left w:val="none" w:sz="0" w:space="0" w:color="auto"/>
            <w:bottom w:val="none" w:sz="0" w:space="0" w:color="auto"/>
            <w:right w:val="none" w:sz="0" w:space="0" w:color="auto"/>
          </w:divBdr>
        </w:div>
      </w:divsChild>
    </w:div>
    <w:div w:id="827668905">
      <w:bodyDiv w:val="1"/>
      <w:marLeft w:val="0"/>
      <w:marRight w:val="0"/>
      <w:marTop w:val="0"/>
      <w:marBottom w:val="0"/>
      <w:divBdr>
        <w:top w:val="none" w:sz="0" w:space="0" w:color="auto"/>
        <w:left w:val="none" w:sz="0" w:space="0" w:color="auto"/>
        <w:bottom w:val="none" w:sz="0" w:space="0" w:color="auto"/>
        <w:right w:val="none" w:sz="0" w:space="0" w:color="auto"/>
      </w:divBdr>
    </w:div>
    <w:div w:id="830367959">
      <w:bodyDiv w:val="1"/>
      <w:marLeft w:val="0"/>
      <w:marRight w:val="0"/>
      <w:marTop w:val="0"/>
      <w:marBottom w:val="0"/>
      <w:divBdr>
        <w:top w:val="none" w:sz="0" w:space="0" w:color="auto"/>
        <w:left w:val="none" w:sz="0" w:space="0" w:color="auto"/>
        <w:bottom w:val="none" w:sz="0" w:space="0" w:color="auto"/>
        <w:right w:val="none" w:sz="0" w:space="0" w:color="auto"/>
      </w:divBdr>
    </w:div>
    <w:div w:id="986590421">
      <w:bodyDiv w:val="1"/>
      <w:marLeft w:val="0"/>
      <w:marRight w:val="0"/>
      <w:marTop w:val="0"/>
      <w:marBottom w:val="0"/>
      <w:divBdr>
        <w:top w:val="none" w:sz="0" w:space="0" w:color="auto"/>
        <w:left w:val="none" w:sz="0" w:space="0" w:color="auto"/>
        <w:bottom w:val="none" w:sz="0" w:space="0" w:color="auto"/>
        <w:right w:val="none" w:sz="0" w:space="0" w:color="auto"/>
      </w:divBdr>
    </w:div>
    <w:div w:id="1001543510">
      <w:bodyDiv w:val="1"/>
      <w:marLeft w:val="0"/>
      <w:marRight w:val="0"/>
      <w:marTop w:val="0"/>
      <w:marBottom w:val="0"/>
      <w:divBdr>
        <w:top w:val="none" w:sz="0" w:space="0" w:color="auto"/>
        <w:left w:val="none" w:sz="0" w:space="0" w:color="auto"/>
        <w:bottom w:val="none" w:sz="0" w:space="0" w:color="auto"/>
        <w:right w:val="none" w:sz="0" w:space="0" w:color="auto"/>
      </w:divBdr>
      <w:divsChild>
        <w:div w:id="411005721">
          <w:marLeft w:val="0"/>
          <w:marRight w:val="0"/>
          <w:marTop w:val="0"/>
          <w:marBottom w:val="0"/>
          <w:divBdr>
            <w:top w:val="none" w:sz="0" w:space="0" w:color="auto"/>
            <w:left w:val="none" w:sz="0" w:space="0" w:color="auto"/>
            <w:bottom w:val="none" w:sz="0" w:space="0" w:color="auto"/>
            <w:right w:val="none" w:sz="0" w:space="0" w:color="auto"/>
          </w:divBdr>
          <w:divsChild>
            <w:div w:id="456605988">
              <w:marLeft w:val="0"/>
              <w:marRight w:val="0"/>
              <w:marTop w:val="0"/>
              <w:marBottom w:val="0"/>
              <w:divBdr>
                <w:top w:val="none" w:sz="0" w:space="0" w:color="auto"/>
                <w:left w:val="none" w:sz="0" w:space="0" w:color="auto"/>
                <w:bottom w:val="none" w:sz="0" w:space="0" w:color="auto"/>
                <w:right w:val="none" w:sz="0" w:space="0" w:color="auto"/>
              </w:divBdr>
            </w:div>
            <w:div w:id="800465272">
              <w:marLeft w:val="0"/>
              <w:marRight w:val="0"/>
              <w:marTop w:val="0"/>
              <w:marBottom w:val="0"/>
              <w:divBdr>
                <w:top w:val="none" w:sz="0" w:space="0" w:color="auto"/>
                <w:left w:val="none" w:sz="0" w:space="0" w:color="auto"/>
                <w:bottom w:val="none" w:sz="0" w:space="0" w:color="auto"/>
                <w:right w:val="none" w:sz="0" w:space="0" w:color="auto"/>
              </w:divBdr>
            </w:div>
            <w:div w:id="10335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6655">
      <w:bodyDiv w:val="1"/>
      <w:marLeft w:val="0"/>
      <w:marRight w:val="0"/>
      <w:marTop w:val="0"/>
      <w:marBottom w:val="0"/>
      <w:divBdr>
        <w:top w:val="none" w:sz="0" w:space="0" w:color="auto"/>
        <w:left w:val="none" w:sz="0" w:space="0" w:color="auto"/>
        <w:bottom w:val="none" w:sz="0" w:space="0" w:color="auto"/>
        <w:right w:val="none" w:sz="0" w:space="0" w:color="auto"/>
      </w:divBdr>
      <w:divsChild>
        <w:div w:id="1722169349">
          <w:marLeft w:val="0"/>
          <w:marRight w:val="0"/>
          <w:marTop w:val="0"/>
          <w:marBottom w:val="0"/>
          <w:divBdr>
            <w:top w:val="none" w:sz="0" w:space="0" w:color="auto"/>
            <w:left w:val="none" w:sz="0" w:space="0" w:color="auto"/>
            <w:bottom w:val="none" w:sz="0" w:space="0" w:color="auto"/>
            <w:right w:val="none" w:sz="0" w:space="0" w:color="auto"/>
          </w:divBdr>
          <w:divsChild>
            <w:div w:id="144663373">
              <w:marLeft w:val="0"/>
              <w:marRight w:val="0"/>
              <w:marTop w:val="0"/>
              <w:marBottom w:val="0"/>
              <w:divBdr>
                <w:top w:val="none" w:sz="0" w:space="0" w:color="auto"/>
                <w:left w:val="none" w:sz="0" w:space="0" w:color="auto"/>
                <w:bottom w:val="none" w:sz="0" w:space="0" w:color="auto"/>
                <w:right w:val="none" w:sz="0" w:space="0" w:color="auto"/>
              </w:divBdr>
            </w:div>
            <w:div w:id="215044072">
              <w:marLeft w:val="0"/>
              <w:marRight w:val="0"/>
              <w:marTop w:val="0"/>
              <w:marBottom w:val="0"/>
              <w:divBdr>
                <w:top w:val="none" w:sz="0" w:space="0" w:color="auto"/>
                <w:left w:val="none" w:sz="0" w:space="0" w:color="auto"/>
                <w:bottom w:val="none" w:sz="0" w:space="0" w:color="auto"/>
                <w:right w:val="none" w:sz="0" w:space="0" w:color="auto"/>
              </w:divBdr>
            </w:div>
            <w:div w:id="688531451">
              <w:marLeft w:val="0"/>
              <w:marRight w:val="0"/>
              <w:marTop w:val="0"/>
              <w:marBottom w:val="0"/>
              <w:divBdr>
                <w:top w:val="none" w:sz="0" w:space="0" w:color="auto"/>
                <w:left w:val="none" w:sz="0" w:space="0" w:color="auto"/>
                <w:bottom w:val="none" w:sz="0" w:space="0" w:color="auto"/>
                <w:right w:val="none" w:sz="0" w:space="0" w:color="auto"/>
              </w:divBdr>
            </w:div>
            <w:div w:id="703020754">
              <w:marLeft w:val="0"/>
              <w:marRight w:val="0"/>
              <w:marTop w:val="0"/>
              <w:marBottom w:val="0"/>
              <w:divBdr>
                <w:top w:val="none" w:sz="0" w:space="0" w:color="auto"/>
                <w:left w:val="none" w:sz="0" w:space="0" w:color="auto"/>
                <w:bottom w:val="none" w:sz="0" w:space="0" w:color="auto"/>
                <w:right w:val="none" w:sz="0" w:space="0" w:color="auto"/>
              </w:divBdr>
            </w:div>
            <w:div w:id="16233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5917">
      <w:bodyDiv w:val="1"/>
      <w:marLeft w:val="0"/>
      <w:marRight w:val="0"/>
      <w:marTop w:val="0"/>
      <w:marBottom w:val="0"/>
      <w:divBdr>
        <w:top w:val="none" w:sz="0" w:space="0" w:color="auto"/>
        <w:left w:val="none" w:sz="0" w:space="0" w:color="auto"/>
        <w:bottom w:val="none" w:sz="0" w:space="0" w:color="auto"/>
        <w:right w:val="none" w:sz="0" w:space="0" w:color="auto"/>
      </w:divBdr>
      <w:divsChild>
        <w:div w:id="2120176911">
          <w:marLeft w:val="0"/>
          <w:marRight w:val="0"/>
          <w:marTop w:val="0"/>
          <w:marBottom w:val="0"/>
          <w:divBdr>
            <w:top w:val="none" w:sz="0" w:space="0" w:color="auto"/>
            <w:left w:val="none" w:sz="0" w:space="0" w:color="auto"/>
            <w:bottom w:val="none" w:sz="0" w:space="0" w:color="auto"/>
            <w:right w:val="none" w:sz="0" w:space="0" w:color="auto"/>
          </w:divBdr>
        </w:div>
      </w:divsChild>
    </w:div>
    <w:div w:id="1028994021">
      <w:bodyDiv w:val="1"/>
      <w:marLeft w:val="0"/>
      <w:marRight w:val="0"/>
      <w:marTop w:val="0"/>
      <w:marBottom w:val="0"/>
      <w:divBdr>
        <w:top w:val="none" w:sz="0" w:space="0" w:color="auto"/>
        <w:left w:val="none" w:sz="0" w:space="0" w:color="auto"/>
        <w:bottom w:val="none" w:sz="0" w:space="0" w:color="auto"/>
        <w:right w:val="none" w:sz="0" w:space="0" w:color="auto"/>
      </w:divBdr>
    </w:div>
    <w:div w:id="1051226646">
      <w:bodyDiv w:val="1"/>
      <w:marLeft w:val="0"/>
      <w:marRight w:val="0"/>
      <w:marTop w:val="0"/>
      <w:marBottom w:val="0"/>
      <w:divBdr>
        <w:top w:val="none" w:sz="0" w:space="0" w:color="auto"/>
        <w:left w:val="none" w:sz="0" w:space="0" w:color="auto"/>
        <w:bottom w:val="none" w:sz="0" w:space="0" w:color="auto"/>
        <w:right w:val="none" w:sz="0" w:space="0" w:color="auto"/>
      </w:divBdr>
      <w:divsChild>
        <w:div w:id="1926763493">
          <w:marLeft w:val="0"/>
          <w:marRight w:val="0"/>
          <w:marTop w:val="0"/>
          <w:marBottom w:val="0"/>
          <w:divBdr>
            <w:top w:val="none" w:sz="0" w:space="0" w:color="auto"/>
            <w:left w:val="none" w:sz="0" w:space="0" w:color="auto"/>
            <w:bottom w:val="none" w:sz="0" w:space="0" w:color="auto"/>
            <w:right w:val="none" w:sz="0" w:space="0" w:color="auto"/>
          </w:divBdr>
          <w:divsChild>
            <w:div w:id="1053238341">
              <w:marLeft w:val="0"/>
              <w:marRight w:val="0"/>
              <w:marTop w:val="0"/>
              <w:marBottom w:val="0"/>
              <w:divBdr>
                <w:top w:val="none" w:sz="0" w:space="0" w:color="auto"/>
                <w:left w:val="none" w:sz="0" w:space="0" w:color="auto"/>
                <w:bottom w:val="none" w:sz="0" w:space="0" w:color="auto"/>
                <w:right w:val="none" w:sz="0" w:space="0" w:color="auto"/>
              </w:divBdr>
            </w:div>
            <w:div w:id="21457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7711">
      <w:bodyDiv w:val="1"/>
      <w:marLeft w:val="0"/>
      <w:marRight w:val="0"/>
      <w:marTop w:val="0"/>
      <w:marBottom w:val="0"/>
      <w:divBdr>
        <w:top w:val="none" w:sz="0" w:space="0" w:color="auto"/>
        <w:left w:val="none" w:sz="0" w:space="0" w:color="auto"/>
        <w:bottom w:val="none" w:sz="0" w:space="0" w:color="auto"/>
        <w:right w:val="none" w:sz="0" w:space="0" w:color="auto"/>
      </w:divBdr>
    </w:div>
    <w:div w:id="1114321519">
      <w:bodyDiv w:val="1"/>
      <w:marLeft w:val="0"/>
      <w:marRight w:val="0"/>
      <w:marTop w:val="0"/>
      <w:marBottom w:val="0"/>
      <w:divBdr>
        <w:top w:val="none" w:sz="0" w:space="0" w:color="auto"/>
        <w:left w:val="none" w:sz="0" w:space="0" w:color="auto"/>
        <w:bottom w:val="none" w:sz="0" w:space="0" w:color="auto"/>
        <w:right w:val="none" w:sz="0" w:space="0" w:color="auto"/>
      </w:divBdr>
    </w:div>
    <w:div w:id="1126394507">
      <w:bodyDiv w:val="1"/>
      <w:marLeft w:val="0"/>
      <w:marRight w:val="0"/>
      <w:marTop w:val="0"/>
      <w:marBottom w:val="0"/>
      <w:divBdr>
        <w:top w:val="none" w:sz="0" w:space="0" w:color="auto"/>
        <w:left w:val="none" w:sz="0" w:space="0" w:color="auto"/>
        <w:bottom w:val="none" w:sz="0" w:space="0" w:color="auto"/>
        <w:right w:val="none" w:sz="0" w:space="0" w:color="auto"/>
      </w:divBdr>
      <w:divsChild>
        <w:div w:id="499931618">
          <w:marLeft w:val="0"/>
          <w:marRight w:val="0"/>
          <w:marTop w:val="0"/>
          <w:marBottom w:val="0"/>
          <w:divBdr>
            <w:top w:val="none" w:sz="0" w:space="0" w:color="auto"/>
            <w:left w:val="none" w:sz="0" w:space="0" w:color="auto"/>
            <w:bottom w:val="none" w:sz="0" w:space="0" w:color="auto"/>
            <w:right w:val="none" w:sz="0" w:space="0" w:color="auto"/>
          </w:divBdr>
          <w:divsChild>
            <w:div w:id="90400045">
              <w:marLeft w:val="0"/>
              <w:marRight w:val="0"/>
              <w:marTop w:val="0"/>
              <w:marBottom w:val="0"/>
              <w:divBdr>
                <w:top w:val="none" w:sz="0" w:space="0" w:color="auto"/>
                <w:left w:val="none" w:sz="0" w:space="0" w:color="auto"/>
                <w:bottom w:val="none" w:sz="0" w:space="0" w:color="auto"/>
                <w:right w:val="none" w:sz="0" w:space="0" w:color="auto"/>
              </w:divBdr>
            </w:div>
            <w:div w:id="452869733">
              <w:marLeft w:val="0"/>
              <w:marRight w:val="0"/>
              <w:marTop w:val="0"/>
              <w:marBottom w:val="0"/>
              <w:divBdr>
                <w:top w:val="none" w:sz="0" w:space="0" w:color="auto"/>
                <w:left w:val="none" w:sz="0" w:space="0" w:color="auto"/>
                <w:bottom w:val="none" w:sz="0" w:space="0" w:color="auto"/>
                <w:right w:val="none" w:sz="0" w:space="0" w:color="auto"/>
              </w:divBdr>
            </w:div>
            <w:div w:id="1092238680">
              <w:marLeft w:val="0"/>
              <w:marRight w:val="0"/>
              <w:marTop w:val="0"/>
              <w:marBottom w:val="0"/>
              <w:divBdr>
                <w:top w:val="none" w:sz="0" w:space="0" w:color="auto"/>
                <w:left w:val="none" w:sz="0" w:space="0" w:color="auto"/>
                <w:bottom w:val="none" w:sz="0" w:space="0" w:color="auto"/>
                <w:right w:val="none" w:sz="0" w:space="0" w:color="auto"/>
              </w:divBdr>
            </w:div>
            <w:div w:id="151992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4400">
      <w:bodyDiv w:val="1"/>
      <w:marLeft w:val="0"/>
      <w:marRight w:val="0"/>
      <w:marTop w:val="0"/>
      <w:marBottom w:val="0"/>
      <w:divBdr>
        <w:top w:val="none" w:sz="0" w:space="0" w:color="auto"/>
        <w:left w:val="none" w:sz="0" w:space="0" w:color="auto"/>
        <w:bottom w:val="none" w:sz="0" w:space="0" w:color="auto"/>
        <w:right w:val="none" w:sz="0" w:space="0" w:color="auto"/>
      </w:divBdr>
      <w:divsChild>
        <w:div w:id="486633922">
          <w:marLeft w:val="0"/>
          <w:marRight w:val="0"/>
          <w:marTop w:val="0"/>
          <w:marBottom w:val="0"/>
          <w:divBdr>
            <w:top w:val="none" w:sz="0" w:space="0" w:color="auto"/>
            <w:left w:val="none" w:sz="0" w:space="0" w:color="auto"/>
            <w:bottom w:val="none" w:sz="0" w:space="0" w:color="auto"/>
            <w:right w:val="none" w:sz="0" w:space="0" w:color="auto"/>
          </w:divBdr>
        </w:div>
        <w:div w:id="1354526683">
          <w:marLeft w:val="0"/>
          <w:marRight w:val="0"/>
          <w:marTop w:val="0"/>
          <w:marBottom w:val="0"/>
          <w:divBdr>
            <w:top w:val="none" w:sz="0" w:space="0" w:color="auto"/>
            <w:left w:val="none" w:sz="0" w:space="0" w:color="auto"/>
            <w:bottom w:val="none" w:sz="0" w:space="0" w:color="auto"/>
            <w:right w:val="none" w:sz="0" w:space="0" w:color="auto"/>
          </w:divBdr>
        </w:div>
      </w:divsChild>
    </w:div>
    <w:div w:id="1143044944">
      <w:bodyDiv w:val="1"/>
      <w:marLeft w:val="0"/>
      <w:marRight w:val="0"/>
      <w:marTop w:val="0"/>
      <w:marBottom w:val="0"/>
      <w:divBdr>
        <w:top w:val="none" w:sz="0" w:space="0" w:color="auto"/>
        <w:left w:val="none" w:sz="0" w:space="0" w:color="auto"/>
        <w:bottom w:val="none" w:sz="0" w:space="0" w:color="auto"/>
        <w:right w:val="none" w:sz="0" w:space="0" w:color="auto"/>
      </w:divBdr>
    </w:div>
    <w:div w:id="1194267184">
      <w:bodyDiv w:val="1"/>
      <w:marLeft w:val="0"/>
      <w:marRight w:val="0"/>
      <w:marTop w:val="0"/>
      <w:marBottom w:val="0"/>
      <w:divBdr>
        <w:top w:val="none" w:sz="0" w:space="0" w:color="auto"/>
        <w:left w:val="none" w:sz="0" w:space="0" w:color="auto"/>
        <w:bottom w:val="none" w:sz="0" w:space="0" w:color="auto"/>
        <w:right w:val="none" w:sz="0" w:space="0" w:color="auto"/>
      </w:divBdr>
      <w:divsChild>
        <w:div w:id="161244142">
          <w:marLeft w:val="0"/>
          <w:marRight w:val="0"/>
          <w:marTop w:val="0"/>
          <w:marBottom w:val="0"/>
          <w:divBdr>
            <w:top w:val="none" w:sz="0" w:space="0" w:color="auto"/>
            <w:left w:val="none" w:sz="0" w:space="0" w:color="auto"/>
            <w:bottom w:val="none" w:sz="0" w:space="0" w:color="auto"/>
            <w:right w:val="none" w:sz="0" w:space="0" w:color="auto"/>
          </w:divBdr>
        </w:div>
      </w:divsChild>
    </w:div>
    <w:div w:id="1214124876">
      <w:bodyDiv w:val="1"/>
      <w:marLeft w:val="0"/>
      <w:marRight w:val="0"/>
      <w:marTop w:val="0"/>
      <w:marBottom w:val="0"/>
      <w:divBdr>
        <w:top w:val="none" w:sz="0" w:space="0" w:color="auto"/>
        <w:left w:val="none" w:sz="0" w:space="0" w:color="auto"/>
        <w:bottom w:val="none" w:sz="0" w:space="0" w:color="auto"/>
        <w:right w:val="none" w:sz="0" w:space="0" w:color="auto"/>
      </w:divBdr>
      <w:divsChild>
        <w:div w:id="1468742845">
          <w:marLeft w:val="0"/>
          <w:marRight w:val="0"/>
          <w:marTop w:val="0"/>
          <w:marBottom w:val="0"/>
          <w:divBdr>
            <w:top w:val="none" w:sz="0" w:space="0" w:color="auto"/>
            <w:left w:val="none" w:sz="0" w:space="0" w:color="auto"/>
            <w:bottom w:val="none" w:sz="0" w:space="0" w:color="auto"/>
            <w:right w:val="none" w:sz="0" w:space="0" w:color="auto"/>
          </w:divBdr>
          <w:divsChild>
            <w:div w:id="147599525">
              <w:marLeft w:val="0"/>
              <w:marRight w:val="0"/>
              <w:marTop w:val="0"/>
              <w:marBottom w:val="0"/>
              <w:divBdr>
                <w:top w:val="none" w:sz="0" w:space="0" w:color="auto"/>
                <w:left w:val="none" w:sz="0" w:space="0" w:color="auto"/>
                <w:bottom w:val="none" w:sz="0" w:space="0" w:color="auto"/>
                <w:right w:val="none" w:sz="0" w:space="0" w:color="auto"/>
              </w:divBdr>
            </w:div>
            <w:div w:id="418714253">
              <w:marLeft w:val="0"/>
              <w:marRight w:val="0"/>
              <w:marTop w:val="0"/>
              <w:marBottom w:val="0"/>
              <w:divBdr>
                <w:top w:val="none" w:sz="0" w:space="0" w:color="auto"/>
                <w:left w:val="none" w:sz="0" w:space="0" w:color="auto"/>
                <w:bottom w:val="none" w:sz="0" w:space="0" w:color="auto"/>
                <w:right w:val="none" w:sz="0" w:space="0" w:color="auto"/>
              </w:divBdr>
            </w:div>
            <w:div w:id="644699865">
              <w:marLeft w:val="0"/>
              <w:marRight w:val="0"/>
              <w:marTop w:val="0"/>
              <w:marBottom w:val="0"/>
              <w:divBdr>
                <w:top w:val="none" w:sz="0" w:space="0" w:color="auto"/>
                <w:left w:val="none" w:sz="0" w:space="0" w:color="auto"/>
                <w:bottom w:val="none" w:sz="0" w:space="0" w:color="auto"/>
                <w:right w:val="none" w:sz="0" w:space="0" w:color="auto"/>
              </w:divBdr>
            </w:div>
            <w:div w:id="796993632">
              <w:marLeft w:val="0"/>
              <w:marRight w:val="0"/>
              <w:marTop w:val="0"/>
              <w:marBottom w:val="0"/>
              <w:divBdr>
                <w:top w:val="none" w:sz="0" w:space="0" w:color="auto"/>
                <w:left w:val="none" w:sz="0" w:space="0" w:color="auto"/>
                <w:bottom w:val="none" w:sz="0" w:space="0" w:color="auto"/>
                <w:right w:val="none" w:sz="0" w:space="0" w:color="auto"/>
              </w:divBdr>
            </w:div>
            <w:div w:id="1656258085">
              <w:marLeft w:val="0"/>
              <w:marRight w:val="0"/>
              <w:marTop w:val="0"/>
              <w:marBottom w:val="0"/>
              <w:divBdr>
                <w:top w:val="none" w:sz="0" w:space="0" w:color="auto"/>
                <w:left w:val="none" w:sz="0" w:space="0" w:color="auto"/>
                <w:bottom w:val="none" w:sz="0" w:space="0" w:color="auto"/>
                <w:right w:val="none" w:sz="0" w:space="0" w:color="auto"/>
              </w:divBdr>
            </w:div>
            <w:div w:id="1777090690">
              <w:marLeft w:val="0"/>
              <w:marRight w:val="0"/>
              <w:marTop w:val="0"/>
              <w:marBottom w:val="0"/>
              <w:divBdr>
                <w:top w:val="none" w:sz="0" w:space="0" w:color="auto"/>
                <w:left w:val="none" w:sz="0" w:space="0" w:color="auto"/>
                <w:bottom w:val="none" w:sz="0" w:space="0" w:color="auto"/>
                <w:right w:val="none" w:sz="0" w:space="0" w:color="auto"/>
              </w:divBdr>
            </w:div>
            <w:div w:id="1863666487">
              <w:marLeft w:val="0"/>
              <w:marRight w:val="0"/>
              <w:marTop w:val="0"/>
              <w:marBottom w:val="0"/>
              <w:divBdr>
                <w:top w:val="none" w:sz="0" w:space="0" w:color="auto"/>
                <w:left w:val="none" w:sz="0" w:space="0" w:color="auto"/>
                <w:bottom w:val="none" w:sz="0" w:space="0" w:color="auto"/>
                <w:right w:val="none" w:sz="0" w:space="0" w:color="auto"/>
              </w:divBdr>
            </w:div>
            <w:div w:id="2087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554039">
      <w:bodyDiv w:val="1"/>
      <w:marLeft w:val="0"/>
      <w:marRight w:val="0"/>
      <w:marTop w:val="0"/>
      <w:marBottom w:val="0"/>
      <w:divBdr>
        <w:top w:val="none" w:sz="0" w:space="0" w:color="auto"/>
        <w:left w:val="none" w:sz="0" w:space="0" w:color="auto"/>
        <w:bottom w:val="none" w:sz="0" w:space="0" w:color="auto"/>
        <w:right w:val="none" w:sz="0" w:space="0" w:color="auto"/>
      </w:divBdr>
    </w:div>
    <w:div w:id="1318417605">
      <w:bodyDiv w:val="1"/>
      <w:marLeft w:val="0"/>
      <w:marRight w:val="0"/>
      <w:marTop w:val="0"/>
      <w:marBottom w:val="0"/>
      <w:divBdr>
        <w:top w:val="none" w:sz="0" w:space="0" w:color="auto"/>
        <w:left w:val="none" w:sz="0" w:space="0" w:color="auto"/>
        <w:bottom w:val="none" w:sz="0" w:space="0" w:color="auto"/>
        <w:right w:val="none" w:sz="0" w:space="0" w:color="auto"/>
      </w:divBdr>
    </w:div>
    <w:div w:id="1333338446">
      <w:bodyDiv w:val="1"/>
      <w:marLeft w:val="0"/>
      <w:marRight w:val="0"/>
      <w:marTop w:val="0"/>
      <w:marBottom w:val="0"/>
      <w:divBdr>
        <w:top w:val="none" w:sz="0" w:space="0" w:color="auto"/>
        <w:left w:val="none" w:sz="0" w:space="0" w:color="auto"/>
        <w:bottom w:val="none" w:sz="0" w:space="0" w:color="auto"/>
        <w:right w:val="none" w:sz="0" w:space="0" w:color="auto"/>
      </w:divBdr>
    </w:div>
    <w:div w:id="1346709355">
      <w:bodyDiv w:val="1"/>
      <w:marLeft w:val="0"/>
      <w:marRight w:val="0"/>
      <w:marTop w:val="0"/>
      <w:marBottom w:val="0"/>
      <w:divBdr>
        <w:top w:val="none" w:sz="0" w:space="0" w:color="auto"/>
        <w:left w:val="none" w:sz="0" w:space="0" w:color="auto"/>
        <w:bottom w:val="none" w:sz="0" w:space="0" w:color="auto"/>
        <w:right w:val="none" w:sz="0" w:space="0" w:color="auto"/>
      </w:divBdr>
    </w:div>
    <w:div w:id="1443186993">
      <w:bodyDiv w:val="1"/>
      <w:marLeft w:val="0"/>
      <w:marRight w:val="0"/>
      <w:marTop w:val="0"/>
      <w:marBottom w:val="0"/>
      <w:divBdr>
        <w:top w:val="none" w:sz="0" w:space="0" w:color="auto"/>
        <w:left w:val="none" w:sz="0" w:space="0" w:color="auto"/>
        <w:bottom w:val="none" w:sz="0" w:space="0" w:color="auto"/>
        <w:right w:val="none" w:sz="0" w:space="0" w:color="auto"/>
      </w:divBdr>
      <w:divsChild>
        <w:div w:id="684676091">
          <w:marLeft w:val="1987"/>
          <w:marRight w:val="0"/>
          <w:marTop w:val="100"/>
          <w:marBottom w:val="120"/>
          <w:divBdr>
            <w:top w:val="none" w:sz="0" w:space="0" w:color="auto"/>
            <w:left w:val="none" w:sz="0" w:space="0" w:color="auto"/>
            <w:bottom w:val="none" w:sz="0" w:space="0" w:color="auto"/>
            <w:right w:val="none" w:sz="0" w:space="0" w:color="auto"/>
          </w:divBdr>
        </w:div>
      </w:divsChild>
    </w:div>
    <w:div w:id="1456369442">
      <w:bodyDiv w:val="1"/>
      <w:marLeft w:val="0"/>
      <w:marRight w:val="0"/>
      <w:marTop w:val="0"/>
      <w:marBottom w:val="0"/>
      <w:divBdr>
        <w:top w:val="none" w:sz="0" w:space="0" w:color="auto"/>
        <w:left w:val="none" w:sz="0" w:space="0" w:color="auto"/>
        <w:bottom w:val="none" w:sz="0" w:space="0" w:color="auto"/>
        <w:right w:val="none" w:sz="0" w:space="0" w:color="auto"/>
      </w:divBdr>
      <w:divsChild>
        <w:div w:id="526599749">
          <w:marLeft w:val="0"/>
          <w:marRight w:val="0"/>
          <w:marTop w:val="0"/>
          <w:marBottom w:val="0"/>
          <w:divBdr>
            <w:top w:val="none" w:sz="0" w:space="0" w:color="auto"/>
            <w:left w:val="none" w:sz="0" w:space="0" w:color="auto"/>
            <w:bottom w:val="none" w:sz="0" w:space="0" w:color="auto"/>
            <w:right w:val="none" w:sz="0" w:space="0" w:color="auto"/>
          </w:divBdr>
        </w:div>
        <w:div w:id="553082177">
          <w:marLeft w:val="0"/>
          <w:marRight w:val="0"/>
          <w:marTop w:val="0"/>
          <w:marBottom w:val="0"/>
          <w:divBdr>
            <w:top w:val="none" w:sz="0" w:space="0" w:color="auto"/>
            <w:left w:val="none" w:sz="0" w:space="0" w:color="auto"/>
            <w:bottom w:val="none" w:sz="0" w:space="0" w:color="auto"/>
            <w:right w:val="none" w:sz="0" w:space="0" w:color="auto"/>
          </w:divBdr>
        </w:div>
        <w:div w:id="1037049539">
          <w:marLeft w:val="0"/>
          <w:marRight w:val="0"/>
          <w:marTop w:val="0"/>
          <w:marBottom w:val="0"/>
          <w:divBdr>
            <w:top w:val="none" w:sz="0" w:space="0" w:color="auto"/>
            <w:left w:val="none" w:sz="0" w:space="0" w:color="auto"/>
            <w:bottom w:val="none" w:sz="0" w:space="0" w:color="auto"/>
            <w:right w:val="none" w:sz="0" w:space="0" w:color="auto"/>
          </w:divBdr>
        </w:div>
        <w:div w:id="1562251237">
          <w:marLeft w:val="0"/>
          <w:marRight w:val="0"/>
          <w:marTop w:val="0"/>
          <w:marBottom w:val="0"/>
          <w:divBdr>
            <w:top w:val="none" w:sz="0" w:space="0" w:color="auto"/>
            <w:left w:val="none" w:sz="0" w:space="0" w:color="auto"/>
            <w:bottom w:val="none" w:sz="0" w:space="0" w:color="auto"/>
            <w:right w:val="none" w:sz="0" w:space="0" w:color="auto"/>
          </w:divBdr>
        </w:div>
        <w:div w:id="1743792586">
          <w:marLeft w:val="0"/>
          <w:marRight w:val="0"/>
          <w:marTop w:val="0"/>
          <w:marBottom w:val="0"/>
          <w:divBdr>
            <w:top w:val="none" w:sz="0" w:space="0" w:color="auto"/>
            <w:left w:val="none" w:sz="0" w:space="0" w:color="auto"/>
            <w:bottom w:val="none" w:sz="0" w:space="0" w:color="auto"/>
            <w:right w:val="none" w:sz="0" w:space="0" w:color="auto"/>
          </w:divBdr>
        </w:div>
      </w:divsChild>
    </w:div>
    <w:div w:id="1497568837">
      <w:bodyDiv w:val="1"/>
      <w:marLeft w:val="0"/>
      <w:marRight w:val="0"/>
      <w:marTop w:val="0"/>
      <w:marBottom w:val="0"/>
      <w:divBdr>
        <w:top w:val="none" w:sz="0" w:space="0" w:color="auto"/>
        <w:left w:val="none" w:sz="0" w:space="0" w:color="auto"/>
        <w:bottom w:val="none" w:sz="0" w:space="0" w:color="auto"/>
        <w:right w:val="none" w:sz="0" w:space="0" w:color="auto"/>
      </w:divBdr>
    </w:div>
    <w:div w:id="1498422232">
      <w:bodyDiv w:val="1"/>
      <w:marLeft w:val="0"/>
      <w:marRight w:val="0"/>
      <w:marTop w:val="0"/>
      <w:marBottom w:val="0"/>
      <w:divBdr>
        <w:top w:val="none" w:sz="0" w:space="0" w:color="auto"/>
        <w:left w:val="none" w:sz="0" w:space="0" w:color="auto"/>
        <w:bottom w:val="none" w:sz="0" w:space="0" w:color="auto"/>
        <w:right w:val="none" w:sz="0" w:space="0" w:color="auto"/>
      </w:divBdr>
      <w:divsChild>
        <w:div w:id="79640175">
          <w:marLeft w:val="0"/>
          <w:marRight w:val="0"/>
          <w:marTop w:val="0"/>
          <w:marBottom w:val="0"/>
          <w:divBdr>
            <w:top w:val="none" w:sz="0" w:space="0" w:color="auto"/>
            <w:left w:val="none" w:sz="0" w:space="0" w:color="auto"/>
            <w:bottom w:val="none" w:sz="0" w:space="0" w:color="auto"/>
            <w:right w:val="none" w:sz="0" w:space="0" w:color="auto"/>
          </w:divBdr>
          <w:divsChild>
            <w:div w:id="366106647">
              <w:marLeft w:val="0"/>
              <w:marRight w:val="0"/>
              <w:marTop w:val="0"/>
              <w:marBottom w:val="0"/>
              <w:divBdr>
                <w:top w:val="none" w:sz="0" w:space="0" w:color="auto"/>
                <w:left w:val="none" w:sz="0" w:space="0" w:color="auto"/>
                <w:bottom w:val="none" w:sz="0" w:space="0" w:color="auto"/>
                <w:right w:val="none" w:sz="0" w:space="0" w:color="auto"/>
              </w:divBdr>
              <w:divsChild>
                <w:div w:id="60294932">
                  <w:marLeft w:val="0"/>
                  <w:marRight w:val="0"/>
                  <w:marTop w:val="0"/>
                  <w:marBottom w:val="0"/>
                  <w:divBdr>
                    <w:top w:val="none" w:sz="0" w:space="0" w:color="auto"/>
                    <w:left w:val="none" w:sz="0" w:space="0" w:color="auto"/>
                    <w:bottom w:val="none" w:sz="0" w:space="0" w:color="auto"/>
                    <w:right w:val="none" w:sz="0" w:space="0" w:color="auto"/>
                  </w:divBdr>
                </w:div>
                <w:div w:id="115608075">
                  <w:marLeft w:val="0"/>
                  <w:marRight w:val="0"/>
                  <w:marTop w:val="0"/>
                  <w:marBottom w:val="0"/>
                  <w:divBdr>
                    <w:top w:val="none" w:sz="0" w:space="0" w:color="auto"/>
                    <w:left w:val="none" w:sz="0" w:space="0" w:color="auto"/>
                    <w:bottom w:val="none" w:sz="0" w:space="0" w:color="auto"/>
                    <w:right w:val="none" w:sz="0" w:space="0" w:color="auto"/>
                  </w:divBdr>
                </w:div>
                <w:div w:id="260650008">
                  <w:marLeft w:val="0"/>
                  <w:marRight w:val="0"/>
                  <w:marTop w:val="0"/>
                  <w:marBottom w:val="0"/>
                  <w:divBdr>
                    <w:top w:val="none" w:sz="0" w:space="0" w:color="auto"/>
                    <w:left w:val="none" w:sz="0" w:space="0" w:color="auto"/>
                    <w:bottom w:val="none" w:sz="0" w:space="0" w:color="auto"/>
                    <w:right w:val="none" w:sz="0" w:space="0" w:color="auto"/>
                  </w:divBdr>
                </w:div>
                <w:div w:id="295452759">
                  <w:marLeft w:val="0"/>
                  <w:marRight w:val="0"/>
                  <w:marTop w:val="0"/>
                  <w:marBottom w:val="0"/>
                  <w:divBdr>
                    <w:top w:val="none" w:sz="0" w:space="0" w:color="auto"/>
                    <w:left w:val="none" w:sz="0" w:space="0" w:color="auto"/>
                    <w:bottom w:val="none" w:sz="0" w:space="0" w:color="auto"/>
                    <w:right w:val="none" w:sz="0" w:space="0" w:color="auto"/>
                  </w:divBdr>
                </w:div>
                <w:div w:id="3213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640369">
      <w:bodyDiv w:val="1"/>
      <w:marLeft w:val="0"/>
      <w:marRight w:val="0"/>
      <w:marTop w:val="0"/>
      <w:marBottom w:val="0"/>
      <w:divBdr>
        <w:top w:val="none" w:sz="0" w:space="0" w:color="auto"/>
        <w:left w:val="none" w:sz="0" w:space="0" w:color="auto"/>
        <w:bottom w:val="none" w:sz="0" w:space="0" w:color="auto"/>
        <w:right w:val="none" w:sz="0" w:space="0" w:color="auto"/>
      </w:divBdr>
      <w:divsChild>
        <w:div w:id="1624389044">
          <w:marLeft w:val="0"/>
          <w:marRight w:val="0"/>
          <w:marTop w:val="0"/>
          <w:marBottom w:val="0"/>
          <w:divBdr>
            <w:top w:val="none" w:sz="0" w:space="0" w:color="auto"/>
            <w:left w:val="none" w:sz="0" w:space="0" w:color="auto"/>
            <w:bottom w:val="none" w:sz="0" w:space="0" w:color="auto"/>
            <w:right w:val="none" w:sz="0" w:space="0" w:color="auto"/>
          </w:divBdr>
          <w:divsChild>
            <w:div w:id="1112556731">
              <w:marLeft w:val="0"/>
              <w:marRight w:val="0"/>
              <w:marTop w:val="0"/>
              <w:marBottom w:val="0"/>
              <w:divBdr>
                <w:top w:val="none" w:sz="0" w:space="0" w:color="auto"/>
                <w:left w:val="none" w:sz="0" w:space="0" w:color="auto"/>
                <w:bottom w:val="none" w:sz="0" w:space="0" w:color="auto"/>
                <w:right w:val="none" w:sz="0" w:space="0" w:color="auto"/>
              </w:divBdr>
            </w:div>
            <w:div w:id="1741904909">
              <w:marLeft w:val="0"/>
              <w:marRight w:val="0"/>
              <w:marTop w:val="0"/>
              <w:marBottom w:val="0"/>
              <w:divBdr>
                <w:top w:val="none" w:sz="0" w:space="0" w:color="auto"/>
                <w:left w:val="none" w:sz="0" w:space="0" w:color="auto"/>
                <w:bottom w:val="none" w:sz="0" w:space="0" w:color="auto"/>
                <w:right w:val="none" w:sz="0" w:space="0" w:color="auto"/>
              </w:divBdr>
            </w:div>
            <w:div w:id="1822113552">
              <w:marLeft w:val="0"/>
              <w:marRight w:val="0"/>
              <w:marTop w:val="0"/>
              <w:marBottom w:val="0"/>
              <w:divBdr>
                <w:top w:val="none" w:sz="0" w:space="0" w:color="auto"/>
                <w:left w:val="none" w:sz="0" w:space="0" w:color="auto"/>
                <w:bottom w:val="none" w:sz="0" w:space="0" w:color="auto"/>
                <w:right w:val="none" w:sz="0" w:space="0" w:color="auto"/>
              </w:divBdr>
            </w:div>
            <w:div w:id="1884445667">
              <w:marLeft w:val="0"/>
              <w:marRight w:val="0"/>
              <w:marTop w:val="0"/>
              <w:marBottom w:val="0"/>
              <w:divBdr>
                <w:top w:val="none" w:sz="0" w:space="0" w:color="auto"/>
                <w:left w:val="none" w:sz="0" w:space="0" w:color="auto"/>
                <w:bottom w:val="none" w:sz="0" w:space="0" w:color="auto"/>
                <w:right w:val="none" w:sz="0" w:space="0" w:color="auto"/>
              </w:divBdr>
            </w:div>
            <w:div w:id="19769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32900">
      <w:bodyDiv w:val="1"/>
      <w:marLeft w:val="0"/>
      <w:marRight w:val="0"/>
      <w:marTop w:val="0"/>
      <w:marBottom w:val="0"/>
      <w:divBdr>
        <w:top w:val="none" w:sz="0" w:space="0" w:color="auto"/>
        <w:left w:val="none" w:sz="0" w:space="0" w:color="auto"/>
        <w:bottom w:val="none" w:sz="0" w:space="0" w:color="auto"/>
        <w:right w:val="none" w:sz="0" w:space="0" w:color="auto"/>
      </w:divBdr>
      <w:divsChild>
        <w:div w:id="445349769">
          <w:marLeft w:val="0"/>
          <w:marRight w:val="0"/>
          <w:marTop w:val="0"/>
          <w:marBottom w:val="0"/>
          <w:divBdr>
            <w:top w:val="none" w:sz="0" w:space="0" w:color="auto"/>
            <w:left w:val="none" w:sz="0" w:space="0" w:color="auto"/>
            <w:bottom w:val="none" w:sz="0" w:space="0" w:color="auto"/>
            <w:right w:val="none" w:sz="0" w:space="0" w:color="auto"/>
          </w:divBdr>
          <w:divsChild>
            <w:div w:id="1372725428">
              <w:marLeft w:val="0"/>
              <w:marRight w:val="0"/>
              <w:marTop w:val="0"/>
              <w:marBottom w:val="0"/>
              <w:divBdr>
                <w:top w:val="none" w:sz="0" w:space="0" w:color="auto"/>
                <w:left w:val="none" w:sz="0" w:space="0" w:color="auto"/>
                <w:bottom w:val="none" w:sz="0" w:space="0" w:color="auto"/>
                <w:right w:val="none" w:sz="0" w:space="0" w:color="auto"/>
              </w:divBdr>
              <w:divsChild>
                <w:div w:id="404033307">
                  <w:marLeft w:val="0"/>
                  <w:marRight w:val="0"/>
                  <w:marTop w:val="0"/>
                  <w:marBottom w:val="0"/>
                  <w:divBdr>
                    <w:top w:val="none" w:sz="0" w:space="0" w:color="auto"/>
                    <w:left w:val="none" w:sz="0" w:space="0" w:color="auto"/>
                    <w:bottom w:val="none" w:sz="0" w:space="0" w:color="auto"/>
                    <w:right w:val="none" w:sz="0" w:space="0" w:color="auto"/>
                  </w:divBdr>
                </w:div>
                <w:div w:id="938370766">
                  <w:marLeft w:val="0"/>
                  <w:marRight w:val="0"/>
                  <w:marTop w:val="0"/>
                  <w:marBottom w:val="0"/>
                  <w:divBdr>
                    <w:top w:val="none" w:sz="0" w:space="0" w:color="auto"/>
                    <w:left w:val="none" w:sz="0" w:space="0" w:color="auto"/>
                    <w:bottom w:val="none" w:sz="0" w:space="0" w:color="auto"/>
                    <w:right w:val="none" w:sz="0" w:space="0" w:color="auto"/>
                  </w:divBdr>
                </w:div>
                <w:div w:id="1045370099">
                  <w:marLeft w:val="0"/>
                  <w:marRight w:val="0"/>
                  <w:marTop w:val="0"/>
                  <w:marBottom w:val="0"/>
                  <w:divBdr>
                    <w:top w:val="none" w:sz="0" w:space="0" w:color="auto"/>
                    <w:left w:val="none" w:sz="0" w:space="0" w:color="auto"/>
                    <w:bottom w:val="none" w:sz="0" w:space="0" w:color="auto"/>
                    <w:right w:val="none" w:sz="0" w:space="0" w:color="auto"/>
                  </w:divBdr>
                </w:div>
                <w:div w:id="1295794204">
                  <w:marLeft w:val="0"/>
                  <w:marRight w:val="0"/>
                  <w:marTop w:val="0"/>
                  <w:marBottom w:val="0"/>
                  <w:divBdr>
                    <w:top w:val="none" w:sz="0" w:space="0" w:color="auto"/>
                    <w:left w:val="none" w:sz="0" w:space="0" w:color="auto"/>
                    <w:bottom w:val="none" w:sz="0" w:space="0" w:color="auto"/>
                    <w:right w:val="none" w:sz="0" w:space="0" w:color="auto"/>
                  </w:divBdr>
                </w:div>
                <w:div w:id="1591739011">
                  <w:marLeft w:val="0"/>
                  <w:marRight w:val="0"/>
                  <w:marTop w:val="0"/>
                  <w:marBottom w:val="0"/>
                  <w:divBdr>
                    <w:top w:val="none" w:sz="0" w:space="0" w:color="auto"/>
                    <w:left w:val="none" w:sz="0" w:space="0" w:color="auto"/>
                    <w:bottom w:val="none" w:sz="0" w:space="0" w:color="auto"/>
                    <w:right w:val="none" w:sz="0" w:space="0" w:color="auto"/>
                  </w:divBdr>
                </w:div>
                <w:div w:id="1618633797">
                  <w:marLeft w:val="0"/>
                  <w:marRight w:val="0"/>
                  <w:marTop w:val="0"/>
                  <w:marBottom w:val="0"/>
                  <w:divBdr>
                    <w:top w:val="none" w:sz="0" w:space="0" w:color="auto"/>
                    <w:left w:val="none" w:sz="0" w:space="0" w:color="auto"/>
                    <w:bottom w:val="none" w:sz="0" w:space="0" w:color="auto"/>
                    <w:right w:val="none" w:sz="0" w:space="0" w:color="auto"/>
                  </w:divBdr>
                </w:div>
                <w:div w:id="1793015679">
                  <w:marLeft w:val="0"/>
                  <w:marRight w:val="0"/>
                  <w:marTop w:val="0"/>
                  <w:marBottom w:val="0"/>
                  <w:divBdr>
                    <w:top w:val="none" w:sz="0" w:space="0" w:color="auto"/>
                    <w:left w:val="none" w:sz="0" w:space="0" w:color="auto"/>
                    <w:bottom w:val="none" w:sz="0" w:space="0" w:color="auto"/>
                    <w:right w:val="none" w:sz="0" w:space="0" w:color="auto"/>
                  </w:divBdr>
                </w:div>
                <w:div w:id="200057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5279">
      <w:bodyDiv w:val="1"/>
      <w:marLeft w:val="0"/>
      <w:marRight w:val="0"/>
      <w:marTop w:val="0"/>
      <w:marBottom w:val="0"/>
      <w:divBdr>
        <w:top w:val="none" w:sz="0" w:space="0" w:color="auto"/>
        <w:left w:val="none" w:sz="0" w:space="0" w:color="auto"/>
        <w:bottom w:val="none" w:sz="0" w:space="0" w:color="auto"/>
        <w:right w:val="none" w:sz="0" w:space="0" w:color="auto"/>
      </w:divBdr>
    </w:div>
    <w:div w:id="1601180742">
      <w:bodyDiv w:val="1"/>
      <w:marLeft w:val="0"/>
      <w:marRight w:val="0"/>
      <w:marTop w:val="0"/>
      <w:marBottom w:val="0"/>
      <w:divBdr>
        <w:top w:val="none" w:sz="0" w:space="0" w:color="auto"/>
        <w:left w:val="none" w:sz="0" w:space="0" w:color="auto"/>
        <w:bottom w:val="none" w:sz="0" w:space="0" w:color="auto"/>
        <w:right w:val="none" w:sz="0" w:space="0" w:color="auto"/>
      </w:divBdr>
      <w:divsChild>
        <w:div w:id="996231856">
          <w:marLeft w:val="0"/>
          <w:marRight w:val="0"/>
          <w:marTop w:val="0"/>
          <w:marBottom w:val="0"/>
          <w:divBdr>
            <w:top w:val="none" w:sz="0" w:space="0" w:color="auto"/>
            <w:left w:val="none" w:sz="0" w:space="0" w:color="auto"/>
            <w:bottom w:val="none" w:sz="0" w:space="0" w:color="auto"/>
            <w:right w:val="none" w:sz="0" w:space="0" w:color="auto"/>
          </w:divBdr>
        </w:div>
      </w:divsChild>
    </w:div>
    <w:div w:id="1622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54597">
          <w:marLeft w:val="0"/>
          <w:marRight w:val="0"/>
          <w:marTop w:val="0"/>
          <w:marBottom w:val="0"/>
          <w:divBdr>
            <w:top w:val="none" w:sz="0" w:space="0" w:color="auto"/>
            <w:left w:val="none" w:sz="0" w:space="0" w:color="auto"/>
            <w:bottom w:val="none" w:sz="0" w:space="0" w:color="auto"/>
            <w:right w:val="none" w:sz="0" w:space="0" w:color="auto"/>
          </w:divBdr>
        </w:div>
        <w:div w:id="29770424">
          <w:marLeft w:val="0"/>
          <w:marRight w:val="0"/>
          <w:marTop w:val="0"/>
          <w:marBottom w:val="0"/>
          <w:divBdr>
            <w:top w:val="none" w:sz="0" w:space="0" w:color="auto"/>
            <w:left w:val="none" w:sz="0" w:space="0" w:color="auto"/>
            <w:bottom w:val="none" w:sz="0" w:space="0" w:color="auto"/>
            <w:right w:val="none" w:sz="0" w:space="0" w:color="auto"/>
          </w:divBdr>
        </w:div>
        <w:div w:id="39668085">
          <w:marLeft w:val="0"/>
          <w:marRight w:val="0"/>
          <w:marTop w:val="0"/>
          <w:marBottom w:val="0"/>
          <w:divBdr>
            <w:top w:val="none" w:sz="0" w:space="0" w:color="auto"/>
            <w:left w:val="none" w:sz="0" w:space="0" w:color="auto"/>
            <w:bottom w:val="none" w:sz="0" w:space="0" w:color="auto"/>
            <w:right w:val="none" w:sz="0" w:space="0" w:color="auto"/>
          </w:divBdr>
        </w:div>
        <w:div w:id="630551925">
          <w:marLeft w:val="0"/>
          <w:marRight w:val="0"/>
          <w:marTop w:val="0"/>
          <w:marBottom w:val="0"/>
          <w:divBdr>
            <w:top w:val="none" w:sz="0" w:space="0" w:color="auto"/>
            <w:left w:val="none" w:sz="0" w:space="0" w:color="auto"/>
            <w:bottom w:val="none" w:sz="0" w:space="0" w:color="auto"/>
            <w:right w:val="none" w:sz="0" w:space="0" w:color="auto"/>
          </w:divBdr>
        </w:div>
        <w:div w:id="676540275">
          <w:marLeft w:val="0"/>
          <w:marRight w:val="0"/>
          <w:marTop w:val="0"/>
          <w:marBottom w:val="0"/>
          <w:divBdr>
            <w:top w:val="none" w:sz="0" w:space="0" w:color="auto"/>
            <w:left w:val="none" w:sz="0" w:space="0" w:color="auto"/>
            <w:bottom w:val="none" w:sz="0" w:space="0" w:color="auto"/>
            <w:right w:val="none" w:sz="0" w:space="0" w:color="auto"/>
          </w:divBdr>
        </w:div>
        <w:div w:id="779452107">
          <w:marLeft w:val="0"/>
          <w:marRight w:val="0"/>
          <w:marTop w:val="0"/>
          <w:marBottom w:val="0"/>
          <w:divBdr>
            <w:top w:val="none" w:sz="0" w:space="0" w:color="auto"/>
            <w:left w:val="none" w:sz="0" w:space="0" w:color="auto"/>
            <w:bottom w:val="none" w:sz="0" w:space="0" w:color="auto"/>
            <w:right w:val="none" w:sz="0" w:space="0" w:color="auto"/>
          </w:divBdr>
        </w:div>
        <w:div w:id="932665562">
          <w:marLeft w:val="0"/>
          <w:marRight w:val="0"/>
          <w:marTop w:val="0"/>
          <w:marBottom w:val="0"/>
          <w:divBdr>
            <w:top w:val="none" w:sz="0" w:space="0" w:color="auto"/>
            <w:left w:val="none" w:sz="0" w:space="0" w:color="auto"/>
            <w:bottom w:val="none" w:sz="0" w:space="0" w:color="auto"/>
            <w:right w:val="none" w:sz="0" w:space="0" w:color="auto"/>
          </w:divBdr>
        </w:div>
        <w:div w:id="951323267">
          <w:marLeft w:val="0"/>
          <w:marRight w:val="0"/>
          <w:marTop w:val="0"/>
          <w:marBottom w:val="0"/>
          <w:divBdr>
            <w:top w:val="none" w:sz="0" w:space="0" w:color="auto"/>
            <w:left w:val="none" w:sz="0" w:space="0" w:color="auto"/>
            <w:bottom w:val="none" w:sz="0" w:space="0" w:color="auto"/>
            <w:right w:val="none" w:sz="0" w:space="0" w:color="auto"/>
          </w:divBdr>
        </w:div>
        <w:div w:id="1083376486">
          <w:marLeft w:val="0"/>
          <w:marRight w:val="0"/>
          <w:marTop w:val="0"/>
          <w:marBottom w:val="0"/>
          <w:divBdr>
            <w:top w:val="none" w:sz="0" w:space="0" w:color="auto"/>
            <w:left w:val="none" w:sz="0" w:space="0" w:color="auto"/>
            <w:bottom w:val="none" w:sz="0" w:space="0" w:color="auto"/>
            <w:right w:val="none" w:sz="0" w:space="0" w:color="auto"/>
          </w:divBdr>
        </w:div>
        <w:div w:id="1222255728">
          <w:marLeft w:val="0"/>
          <w:marRight w:val="0"/>
          <w:marTop w:val="0"/>
          <w:marBottom w:val="0"/>
          <w:divBdr>
            <w:top w:val="none" w:sz="0" w:space="0" w:color="auto"/>
            <w:left w:val="none" w:sz="0" w:space="0" w:color="auto"/>
            <w:bottom w:val="none" w:sz="0" w:space="0" w:color="auto"/>
            <w:right w:val="none" w:sz="0" w:space="0" w:color="auto"/>
          </w:divBdr>
        </w:div>
        <w:div w:id="1240405403">
          <w:marLeft w:val="0"/>
          <w:marRight w:val="0"/>
          <w:marTop w:val="0"/>
          <w:marBottom w:val="0"/>
          <w:divBdr>
            <w:top w:val="none" w:sz="0" w:space="0" w:color="auto"/>
            <w:left w:val="none" w:sz="0" w:space="0" w:color="auto"/>
            <w:bottom w:val="none" w:sz="0" w:space="0" w:color="auto"/>
            <w:right w:val="none" w:sz="0" w:space="0" w:color="auto"/>
          </w:divBdr>
        </w:div>
        <w:div w:id="1398279645">
          <w:marLeft w:val="0"/>
          <w:marRight w:val="0"/>
          <w:marTop w:val="0"/>
          <w:marBottom w:val="0"/>
          <w:divBdr>
            <w:top w:val="none" w:sz="0" w:space="0" w:color="auto"/>
            <w:left w:val="none" w:sz="0" w:space="0" w:color="auto"/>
            <w:bottom w:val="none" w:sz="0" w:space="0" w:color="auto"/>
            <w:right w:val="none" w:sz="0" w:space="0" w:color="auto"/>
          </w:divBdr>
        </w:div>
        <w:div w:id="1619413417">
          <w:marLeft w:val="0"/>
          <w:marRight w:val="0"/>
          <w:marTop w:val="0"/>
          <w:marBottom w:val="0"/>
          <w:divBdr>
            <w:top w:val="none" w:sz="0" w:space="0" w:color="auto"/>
            <w:left w:val="none" w:sz="0" w:space="0" w:color="auto"/>
            <w:bottom w:val="none" w:sz="0" w:space="0" w:color="auto"/>
            <w:right w:val="none" w:sz="0" w:space="0" w:color="auto"/>
          </w:divBdr>
        </w:div>
        <w:div w:id="1694261765">
          <w:marLeft w:val="0"/>
          <w:marRight w:val="0"/>
          <w:marTop w:val="0"/>
          <w:marBottom w:val="0"/>
          <w:divBdr>
            <w:top w:val="none" w:sz="0" w:space="0" w:color="auto"/>
            <w:left w:val="none" w:sz="0" w:space="0" w:color="auto"/>
            <w:bottom w:val="none" w:sz="0" w:space="0" w:color="auto"/>
            <w:right w:val="none" w:sz="0" w:space="0" w:color="auto"/>
          </w:divBdr>
        </w:div>
        <w:div w:id="1800030369">
          <w:marLeft w:val="0"/>
          <w:marRight w:val="0"/>
          <w:marTop w:val="0"/>
          <w:marBottom w:val="0"/>
          <w:divBdr>
            <w:top w:val="none" w:sz="0" w:space="0" w:color="auto"/>
            <w:left w:val="none" w:sz="0" w:space="0" w:color="auto"/>
            <w:bottom w:val="none" w:sz="0" w:space="0" w:color="auto"/>
            <w:right w:val="none" w:sz="0" w:space="0" w:color="auto"/>
          </w:divBdr>
        </w:div>
        <w:div w:id="1813132480">
          <w:marLeft w:val="0"/>
          <w:marRight w:val="0"/>
          <w:marTop w:val="0"/>
          <w:marBottom w:val="0"/>
          <w:divBdr>
            <w:top w:val="none" w:sz="0" w:space="0" w:color="auto"/>
            <w:left w:val="none" w:sz="0" w:space="0" w:color="auto"/>
            <w:bottom w:val="none" w:sz="0" w:space="0" w:color="auto"/>
            <w:right w:val="none" w:sz="0" w:space="0" w:color="auto"/>
          </w:divBdr>
        </w:div>
        <w:div w:id="1874806621">
          <w:marLeft w:val="0"/>
          <w:marRight w:val="0"/>
          <w:marTop w:val="0"/>
          <w:marBottom w:val="0"/>
          <w:divBdr>
            <w:top w:val="none" w:sz="0" w:space="0" w:color="auto"/>
            <w:left w:val="none" w:sz="0" w:space="0" w:color="auto"/>
            <w:bottom w:val="none" w:sz="0" w:space="0" w:color="auto"/>
            <w:right w:val="none" w:sz="0" w:space="0" w:color="auto"/>
          </w:divBdr>
        </w:div>
        <w:div w:id="1902515843">
          <w:marLeft w:val="0"/>
          <w:marRight w:val="0"/>
          <w:marTop w:val="0"/>
          <w:marBottom w:val="0"/>
          <w:divBdr>
            <w:top w:val="none" w:sz="0" w:space="0" w:color="auto"/>
            <w:left w:val="none" w:sz="0" w:space="0" w:color="auto"/>
            <w:bottom w:val="none" w:sz="0" w:space="0" w:color="auto"/>
            <w:right w:val="none" w:sz="0" w:space="0" w:color="auto"/>
          </w:divBdr>
        </w:div>
        <w:div w:id="1933659634">
          <w:marLeft w:val="0"/>
          <w:marRight w:val="0"/>
          <w:marTop w:val="0"/>
          <w:marBottom w:val="0"/>
          <w:divBdr>
            <w:top w:val="none" w:sz="0" w:space="0" w:color="auto"/>
            <w:left w:val="none" w:sz="0" w:space="0" w:color="auto"/>
            <w:bottom w:val="none" w:sz="0" w:space="0" w:color="auto"/>
            <w:right w:val="none" w:sz="0" w:space="0" w:color="auto"/>
          </w:divBdr>
        </w:div>
      </w:divsChild>
    </w:div>
    <w:div w:id="1663846789">
      <w:bodyDiv w:val="1"/>
      <w:marLeft w:val="0"/>
      <w:marRight w:val="0"/>
      <w:marTop w:val="0"/>
      <w:marBottom w:val="0"/>
      <w:divBdr>
        <w:top w:val="none" w:sz="0" w:space="0" w:color="auto"/>
        <w:left w:val="none" w:sz="0" w:space="0" w:color="auto"/>
        <w:bottom w:val="none" w:sz="0" w:space="0" w:color="auto"/>
        <w:right w:val="none" w:sz="0" w:space="0" w:color="auto"/>
      </w:divBdr>
    </w:div>
    <w:div w:id="1690328150">
      <w:bodyDiv w:val="1"/>
      <w:marLeft w:val="0"/>
      <w:marRight w:val="0"/>
      <w:marTop w:val="0"/>
      <w:marBottom w:val="0"/>
      <w:divBdr>
        <w:top w:val="none" w:sz="0" w:space="0" w:color="auto"/>
        <w:left w:val="none" w:sz="0" w:space="0" w:color="auto"/>
        <w:bottom w:val="none" w:sz="0" w:space="0" w:color="auto"/>
        <w:right w:val="none" w:sz="0" w:space="0" w:color="auto"/>
      </w:divBdr>
      <w:divsChild>
        <w:div w:id="704597133">
          <w:marLeft w:val="0"/>
          <w:marRight w:val="0"/>
          <w:marTop w:val="0"/>
          <w:marBottom w:val="0"/>
          <w:divBdr>
            <w:top w:val="none" w:sz="0" w:space="0" w:color="auto"/>
            <w:left w:val="none" w:sz="0" w:space="0" w:color="auto"/>
            <w:bottom w:val="none" w:sz="0" w:space="0" w:color="auto"/>
            <w:right w:val="none" w:sz="0" w:space="0" w:color="auto"/>
          </w:divBdr>
        </w:div>
      </w:divsChild>
    </w:div>
    <w:div w:id="1707484865">
      <w:bodyDiv w:val="1"/>
      <w:marLeft w:val="0"/>
      <w:marRight w:val="0"/>
      <w:marTop w:val="0"/>
      <w:marBottom w:val="0"/>
      <w:divBdr>
        <w:top w:val="none" w:sz="0" w:space="0" w:color="auto"/>
        <w:left w:val="none" w:sz="0" w:space="0" w:color="auto"/>
        <w:bottom w:val="none" w:sz="0" w:space="0" w:color="auto"/>
        <w:right w:val="none" w:sz="0" w:space="0" w:color="auto"/>
      </w:divBdr>
      <w:divsChild>
        <w:div w:id="436754404">
          <w:marLeft w:val="0"/>
          <w:marRight w:val="0"/>
          <w:marTop w:val="0"/>
          <w:marBottom w:val="0"/>
          <w:divBdr>
            <w:top w:val="none" w:sz="0" w:space="0" w:color="auto"/>
            <w:left w:val="none" w:sz="0" w:space="0" w:color="auto"/>
            <w:bottom w:val="none" w:sz="0" w:space="0" w:color="auto"/>
            <w:right w:val="none" w:sz="0" w:space="0" w:color="auto"/>
          </w:divBdr>
          <w:divsChild>
            <w:div w:id="1181433504">
              <w:marLeft w:val="0"/>
              <w:marRight w:val="0"/>
              <w:marTop w:val="0"/>
              <w:marBottom w:val="0"/>
              <w:divBdr>
                <w:top w:val="none" w:sz="0" w:space="0" w:color="auto"/>
                <w:left w:val="none" w:sz="0" w:space="0" w:color="auto"/>
                <w:bottom w:val="none" w:sz="0" w:space="0" w:color="auto"/>
                <w:right w:val="none" w:sz="0" w:space="0" w:color="auto"/>
              </w:divBdr>
              <w:divsChild>
                <w:div w:id="15650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80877">
      <w:bodyDiv w:val="1"/>
      <w:marLeft w:val="0"/>
      <w:marRight w:val="0"/>
      <w:marTop w:val="0"/>
      <w:marBottom w:val="0"/>
      <w:divBdr>
        <w:top w:val="none" w:sz="0" w:space="0" w:color="auto"/>
        <w:left w:val="none" w:sz="0" w:space="0" w:color="auto"/>
        <w:bottom w:val="none" w:sz="0" w:space="0" w:color="auto"/>
        <w:right w:val="none" w:sz="0" w:space="0" w:color="auto"/>
      </w:divBdr>
      <w:divsChild>
        <w:div w:id="197664312">
          <w:marLeft w:val="0"/>
          <w:marRight w:val="0"/>
          <w:marTop w:val="0"/>
          <w:marBottom w:val="0"/>
          <w:divBdr>
            <w:top w:val="none" w:sz="0" w:space="0" w:color="auto"/>
            <w:left w:val="none" w:sz="0" w:space="0" w:color="auto"/>
            <w:bottom w:val="none" w:sz="0" w:space="0" w:color="auto"/>
            <w:right w:val="none" w:sz="0" w:space="0" w:color="auto"/>
          </w:divBdr>
          <w:divsChild>
            <w:div w:id="645158875">
              <w:marLeft w:val="0"/>
              <w:marRight w:val="0"/>
              <w:marTop w:val="0"/>
              <w:marBottom w:val="0"/>
              <w:divBdr>
                <w:top w:val="none" w:sz="0" w:space="0" w:color="auto"/>
                <w:left w:val="none" w:sz="0" w:space="0" w:color="auto"/>
                <w:bottom w:val="none" w:sz="0" w:space="0" w:color="auto"/>
                <w:right w:val="none" w:sz="0" w:space="0" w:color="auto"/>
              </w:divBdr>
              <w:divsChild>
                <w:div w:id="182063185">
                  <w:marLeft w:val="0"/>
                  <w:marRight w:val="0"/>
                  <w:marTop w:val="0"/>
                  <w:marBottom w:val="0"/>
                  <w:divBdr>
                    <w:top w:val="none" w:sz="0" w:space="0" w:color="auto"/>
                    <w:left w:val="none" w:sz="0" w:space="0" w:color="auto"/>
                    <w:bottom w:val="none" w:sz="0" w:space="0" w:color="auto"/>
                    <w:right w:val="none" w:sz="0" w:space="0" w:color="auto"/>
                  </w:divBdr>
                </w:div>
                <w:div w:id="186407256">
                  <w:marLeft w:val="0"/>
                  <w:marRight w:val="0"/>
                  <w:marTop w:val="0"/>
                  <w:marBottom w:val="0"/>
                  <w:divBdr>
                    <w:top w:val="none" w:sz="0" w:space="0" w:color="auto"/>
                    <w:left w:val="none" w:sz="0" w:space="0" w:color="auto"/>
                    <w:bottom w:val="none" w:sz="0" w:space="0" w:color="auto"/>
                    <w:right w:val="none" w:sz="0" w:space="0" w:color="auto"/>
                  </w:divBdr>
                </w:div>
                <w:div w:id="431823740">
                  <w:marLeft w:val="0"/>
                  <w:marRight w:val="0"/>
                  <w:marTop w:val="0"/>
                  <w:marBottom w:val="0"/>
                  <w:divBdr>
                    <w:top w:val="none" w:sz="0" w:space="0" w:color="auto"/>
                    <w:left w:val="none" w:sz="0" w:space="0" w:color="auto"/>
                    <w:bottom w:val="none" w:sz="0" w:space="0" w:color="auto"/>
                    <w:right w:val="none" w:sz="0" w:space="0" w:color="auto"/>
                  </w:divBdr>
                </w:div>
                <w:div w:id="1235623388">
                  <w:marLeft w:val="0"/>
                  <w:marRight w:val="0"/>
                  <w:marTop w:val="0"/>
                  <w:marBottom w:val="0"/>
                  <w:divBdr>
                    <w:top w:val="none" w:sz="0" w:space="0" w:color="auto"/>
                    <w:left w:val="none" w:sz="0" w:space="0" w:color="auto"/>
                    <w:bottom w:val="none" w:sz="0" w:space="0" w:color="auto"/>
                    <w:right w:val="none" w:sz="0" w:space="0" w:color="auto"/>
                  </w:divBdr>
                </w:div>
                <w:div w:id="2005011265">
                  <w:marLeft w:val="0"/>
                  <w:marRight w:val="0"/>
                  <w:marTop w:val="0"/>
                  <w:marBottom w:val="0"/>
                  <w:divBdr>
                    <w:top w:val="none" w:sz="0" w:space="0" w:color="auto"/>
                    <w:left w:val="none" w:sz="0" w:space="0" w:color="auto"/>
                    <w:bottom w:val="none" w:sz="0" w:space="0" w:color="auto"/>
                    <w:right w:val="none" w:sz="0" w:space="0" w:color="auto"/>
                  </w:divBdr>
                </w:div>
                <w:div w:id="2082673163">
                  <w:marLeft w:val="0"/>
                  <w:marRight w:val="0"/>
                  <w:marTop w:val="0"/>
                  <w:marBottom w:val="0"/>
                  <w:divBdr>
                    <w:top w:val="none" w:sz="0" w:space="0" w:color="auto"/>
                    <w:left w:val="none" w:sz="0" w:space="0" w:color="auto"/>
                    <w:bottom w:val="none" w:sz="0" w:space="0" w:color="auto"/>
                    <w:right w:val="none" w:sz="0" w:space="0" w:color="auto"/>
                  </w:divBdr>
                </w:div>
                <w:div w:id="2143187255">
                  <w:marLeft w:val="0"/>
                  <w:marRight w:val="0"/>
                  <w:marTop w:val="0"/>
                  <w:marBottom w:val="0"/>
                  <w:divBdr>
                    <w:top w:val="none" w:sz="0" w:space="0" w:color="auto"/>
                    <w:left w:val="none" w:sz="0" w:space="0" w:color="auto"/>
                    <w:bottom w:val="none" w:sz="0" w:space="0" w:color="auto"/>
                    <w:right w:val="none" w:sz="0" w:space="0" w:color="auto"/>
                  </w:divBdr>
                </w:div>
              </w:divsChild>
            </w:div>
            <w:div w:id="2095392991">
              <w:marLeft w:val="0"/>
              <w:marRight w:val="0"/>
              <w:marTop w:val="0"/>
              <w:marBottom w:val="0"/>
              <w:divBdr>
                <w:top w:val="none" w:sz="0" w:space="0" w:color="auto"/>
                <w:left w:val="none" w:sz="0" w:space="0" w:color="auto"/>
                <w:bottom w:val="none" w:sz="0" w:space="0" w:color="auto"/>
                <w:right w:val="none" w:sz="0" w:space="0" w:color="auto"/>
              </w:divBdr>
              <w:divsChild>
                <w:div w:id="761031012">
                  <w:marLeft w:val="0"/>
                  <w:marRight w:val="0"/>
                  <w:marTop w:val="0"/>
                  <w:marBottom w:val="0"/>
                  <w:divBdr>
                    <w:top w:val="none" w:sz="0" w:space="0" w:color="auto"/>
                    <w:left w:val="none" w:sz="0" w:space="0" w:color="auto"/>
                    <w:bottom w:val="none" w:sz="0" w:space="0" w:color="auto"/>
                    <w:right w:val="none" w:sz="0" w:space="0" w:color="auto"/>
                  </w:divBdr>
                </w:div>
                <w:div w:id="1197768506">
                  <w:marLeft w:val="0"/>
                  <w:marRight w:val="0"/>
                  <w:marTop w:val="0"/>
                  <w:marBottom w:val="0"/>
                  <w:divBdr>
                    <w:top w:val="none" w:sz="0" w:space="0" w:color="auto"/>
                    <w:left w:val="none" w:sz="0" w:space="0" w:color="auto"/>
                    <w:bottom w:val="none" w:sz="0" w:space="0" w:color="auto"/>
                    <w:right w:val="none" w:sz="0" w:space="0" w:color="auto"/>
                  </w:divBdr>
                </w:div>
                <w:div w:id="17464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5252">
      <w:bodyDiv w:val="1"/>
      <w:marLeft w:val="0"/>
      <w:marRight w:val="0"/>
      <w:marTop w:val="0"/>
      <w:marBottom w:val="0"/>
      <w:divBdr>
        <w:top w:val="none" w:sz="0" w:space="0" w:color="auto"/>
        <w:left w:val="none" w:sz="0" w:space="0" w:color="auto"/>
        <w:bottom w:val="none" w:sz="0" w:space="0" w:color="auto"/>
        <w:right w:val="none" w:sz="0" w:space="0" w:color="auto"/>
      </w:divBdr>
    </w:div>
    <w:div w:id="1779525134">
      <w:bodyDiv w:val="1"/>
      <w:marLeft w:val="0"/>
      <w:marRight w:val="0"/>
      <w:marTop w:val="0"/>
      <w:marBottom w:val="0"/>
      <w:divBdr>
        <w:top w:val="none" w:sz="0" w:space="0" w:color="auto"/>
        <w:left w:val="none" w:sz="0" w:space="0" w:color="auto"/>
        <w:bottom w:val="none" w:sz="0" w:space="0" w:color="auto"/>
        <w:right w:val="none" w:sz="0" w:space="0" w:color="auto"/>
      </w:divBdr>
    </w:div>
    <w:div w:id="1785686113">
      <w:bodyDiv w:val="1"/>
      <w:marLeft w:val="0"/>
      <w:marRight w:val="0"/>
      <w:marTop w:val="0"/>
      <w:marBottom w:val="0"/>
      <w:divBdr>
        <w:top w:val="none" w:sz="0" w:space="0" w:color="auto"/>
        <w:left w:val="none" w:sz="0" w:space="0" w:color="auto"/>
        <w:bottom w:val="none" w:sz="0" w:space="0" w:color="auto"/>
        <w:right w:val="none" w:sz="0" w:space="0" w:color="auto"/>
      </w:divBdr>
      <w:divsChild>
        <w:div w:id="1665939873">
          <w:marLeft w:val="0"/>
          <w:marRight w:val="0"/>
          <w:marTop w:val="0"/>
          <w:marBottom w:val="0"/>
          <w:divBdr>
            <w:top w:val="none" w:sz="0" w:space="0" w:color="auto"/>
            <w:left w:val="none" w:sz="0" w:space="0" w:color="auto"/>
            <w:bottom w:val="none" w:sz="0" w:space="0" w:color="auto"/>
            <w:right w:val="none" w:sz="0" w:space="0" w:color="auto"/>
          </w:divBdr>
          <w:divsChild>
            <w:div w:id="25982343">
              <w:marLeft w:val="0"/>
              <w:marRight w:val="0"/>
              <w:marTop w:val="0"/>
              <w:marBottom w:val="0"/>
              <w:divBdr>
                <w:top w:val="none" w:sz="0" w:space="0" w:color="auto"/>
                <w:left w:val="none" w:sz="0" w:space="0" w:color="auto"/>
                <w:bottom w:val="none" w:sz="0" w:space="0" w:color="auto"/>
                <w:right w:val="none" w:sz="0" w:space="0" w:color="auto"/>
              </w:divBdr>
              <w:divsChild>
                <w:div w:id="1039361274">
                  <w:marLeft w:val="0"/>
                  <w:marRight w:val="0"/>
                  <w:marTop w:val="0"/>
                  <w:marBottom w:val="0"/>
                  <w:divBdr>
                    <w:top w:val="none" w:sz="0" w:space="0" w:color="auto"/>
                    <w:left w:val="none" w:sz="0" w:space="0" w:color="auto"/>
                    <w:bottom w:val="none" w:sz="0" w:space="0" w:color="auto"/>
                    <w:right w:val="none" w:sz="0" w:space="0" w:color="auto"/>
                  </w:divBdr>
                </w:div>
                <w:div w:id="1176771122">
                  <w:marLeft w:val="0"/>
                  <w:marRight w:val="0"/>
                  <w:marTop w:val="0"/>
                  <w:marBottom w:val="0"/>
                  <w:divBdr>
                    <w:top w:val="none" w:sz="0" w:space="0" w:color="auto"/>
                    <w:left w:val="none" w:sz="0" w:space="0" w:color="auto"/>
                    <w:bottom w:val="none" w:sz="0" w:space="0" w:color="auto"/>
                    <w:right w:val="none" w:sz="0" w:space="0" w:color="auto"/>
                  </w:divBdr>
                </w:div>
                <w:div w:id="1610967224">
                  <w:marLeft w:val="0"/>
                  <w:marRight w:val="0"/>
                  <w:marTop w:val="0"/>
                  <w:marBottom w:val="0"/>
                  <w:divBdr>
                    <w:top w:val="none" w:sz="0" w:space="0" w:color="auto"/>
                    <w:left w:val="none" w:sz="0" w:space="0" w:color="auto"/>
                    <w:bottom w:val="none" w:sz="0" w:space="0" w:color="auto"/>
                    <w:right w:val="none" w:sz="0" w:space="0" w:color="auto"/>
                  </w:divBdr>
                </w:div>
              </w:divsChild>
            </w:div>
            <w:div w:id="862742207">
              <w:marLeft w:val="0"/>
              <w:marRight w:val="0"/>
              <w:marTop w:val="0"/>
              <w:marBottom w:val="0"/>
              <w:divBdr>
                <w:top w:val="none" w:sz="0" w:space="0" w:color="auto"/>
                <w:left w:val="none" w:sz="0" w:space="0" w:color="auto"/>
                <w:bottom w:val="none" w:sz="0" w:space="0" w:color="auto"/>
                <w:right w:val="none" w:sz="0" w:space="0" w:color="auto"/>
              </w:divBdr>
            </w:div>
            <w:div w:id="1461222096">
              <w:marLeft w:val="0"/>
              <w:marRight w:val="0"/>
              <w:marTop w:val="0"/>
              <w:marBottom w:val="0"/>
              <w:divBdr>
                <w:top w:val="none" w:sz="0" w:space="0" w:color="auto"/>
                <w:left w:val="none" w:sz="0" w:space="0" w:color="auto"/>
                <w:bottom w:val="none" w:sz="0" w:space="0" w:color="auto"/>
                <w:right w:val="none" w:sz="0" w:space="0" w:color="auto"/>
              </w:divBdr>
            </w:div>
            <w:div w:id="154757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4236">
      <w:bodyDiv w:val="1"/>
      <w:marLeft w:val="0"/>
      <w:marRight w:val="0"/>
      <w:marTop w:val="0"/>
      <w:marBottom w:val="0"/>
      <w:divBdr>
        <w:top w:val="none" w:sz="0" w:space="0" w:color="auto"/>
        <w:left w:val="none" w:sz="0" w:space="0" w:color="auto"/>
        <w:bottom w:val="none" w:sz="0" w:space="0" w:color="auto"/>
        <w:right w:val="none" w:sz="0" w:space="0" w:color="auto"/>
      </w:divBdr>
      <w:divsChild>
        <w:div w:id="885022579">
          <w:marLeft w:val="0"/>
          <w:marRight w:val="0"/>
          <w:marTop w:val="0"/>
          <w:marBottom w:val="0"/>
          <w:divBdr>
            <w:top w:val="none" w:sz="0" w:space="0" w:color="auto"/>
            <w:left w:val="none" w:sz="0" w:space="0" w:color="auto"/>
            <w:bottom w:val="none" w:sz="0" w:space="0" w:color="auto"/>
            <w:right w:val="none" w:sz="0" w:space="0" w:color="auto"/>
          </w:divBdr>
          <w:divsChild>
            <w:div w:id="581723565">
              <w:marLeft w:val="0"/>
              <w:marRight w:val="0"/>
              <w:marTop w:val="0"/>
              <w:marBottom w:val="0"/>
              <w:divBdr>
                <w:top w:val="none" w:sz="0" w:space="0" w:color="auto"/>
                <w:left w:val="none" w:sz="0" w:space="0" w:color="auto"/>
                <w:bottom w:val="none" w:sz="0" w:space="0" w:color="auto"/>
                <w:right w:val="none" w:sz="0" w:space="0" w:color="auto"/>
              </w:divBdr>
            </w:div>
            <w:div w:id="14445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5734">
      <w:bodyDiv w:val="1"/>
      <w:marLeft w:val="0"/>
      <w:marRight w:val="0"/>
      <w:marTop w:val="0"/>
      <w:marBottom w:val="0"/>
      <w:divBdr>
        <w:top w:val="none" w:sz="0" w:space="0" w:color="auto"/>
        <w:left w:val="none" w:sz="0" w:space="0" w:color="auto"/>
        <w:bottom w:val="none" w:sz="0" w:space="0" w:color="auto"/>
        <w:right w:val="none" w:sz="0" w:space="0" w:color="auto"/>
      </w:divBdr>
      <w:divsChild>
        <w:div w:id="290791075">
          <w:marLeft w:val="0"/>
          <w:marRight w:val="0"/>
          <w:marTop w:val="0"/>
          <w:marBottom w:val="0"/>
          <w:divBdr>
            <w:top w:val="none" w:sz="0" w:space="0" w:color="auto"/>
            <w:left w:val="none" w:sz="0" w:space="0" w:color="auto"/>
            <w:bottom w:val="none" w:sz="0" w:space="0" w:color="auto"/>
            <w:right w:val="none" w:sz="0" w:space="0" w:color="auto"/>
          </w:divBdr>
        </w:div>
        <w:div w:id="1335034336">
          <w:marLeft w:val="0"/>
          <w:marRight w:val="0"/>
          <w:marTop w:val="0"/>
          <w:marBottom w:val="0"/>
          <w:divBdr>
            <w:top w:val="none" w:sz="0" w:space="0" w:color="auto"/>
            <w:left w:val="none" w:sz="0" w:space="0" w:color="auto"/>
            <w:bottom w:val="none" w:sz="0" w:space="0" w:color="auto"/>
            <w:right w:val="none" w:sz="0" w:space="0" w:color="auto"/>
          </w:divBdr>
        </w:div>
        <w:div w:id="1456169272">
          <w:marLeft w:val="0"/>
          <w:marRight w:val="0"/>
          <w:marTop w:val="0"/>
          <w:marBottom w:val="0"/>
          <w:divBdr>
            <w:top w:val="none" w:sz="0" w:space="0" w:color="auto"/>
            <w:left w:val="none" w:sz="0" w:space="0" w:color="auto"/>
            <w:bottom w:val="none" w:sz="0" w:space="0" w:color="auto"/>
            <w:right w:val="none" w:sz="0" w:space="0" w:color="auto"/>
          </w:divBdr>
        </w:div>
        <w:div w:id="1888757583">
          <w:marLeft w:val="0"/>
          <w:marRight w:val="0"/>
          <w:marTop w:val="0"/>
          <w:marBottom w:val="0"/>
          <w:divBdr>
            <w:top w:val="none" w:sz="0" w:space="0" w:color="auto"/>
            <w:left w:val="none" w:sz="0" w:space="0" w:color="auto"/>
            <w:bottom w:val="none" w:sz="0" w:space="0" w:color="auto"/>
            <w:right w:val="none" w:sz="0" w:space="0" w:color="auto"/>
          </w:divBdr>
        </w:div>
      </w:divsChild>
    </w:div>
    <w:div w:id="1902984835">
      <w:bodyDiv w:val="1"/>
      <w:marLeft w:val="0"/>
      <w:marRight w:val="0"/>
      <w:marTop w:val="0"/>
      <w:marBottom w:val="0"/>
      <w:divBdr>
        <w:top w:val="none" w:sz="0" w:space="0" w:color="auto"/>
        <w:left w:val="none" w:sz="0" w:space="0" w:color="auto"/>
        <w:bottom w:val="none" w:sz="0" w:space="0" w:color="auto"/>
        <w:right w:val="none" w:sz="0" w:space="0" w:color="auto"/>
      </w:divBdr>
      <w:divsChild>
        <w:div w:id="1265528652">
          <w:marLeft w:val="0"/>
          <w:marRight w:val="0"/>
          <w:marTop w:val="0"/>
          <w:marBottom w:val="0"/>
          <w:divBdr>
            <w:top w:val="none" w:sz="0" w:space="0" w:color="auto"/>
            <w:left w:val="none" w:sz="0" w:space="0" w:color="auto"/>
            <w:bottom w:val="none" w:sz="0" w:space="0" w:color="auto"/>
            <w:right w:val="none" w:sz="0" w:space="0" w:color="auto"/>
          </w:divBdr>
        </w:div>
        <w:div w:id="1596592134">
          <w:marLeft w:val="0"/>
          <w:marRight w:val="0"/>
          <w:marTop w:val="0"/>
          <w:marBottom w:val="0"/>
          <w:divBdr>
            <w:top w:val="none" w:sz="0" w:space="0" w:color="auto"/>
            <w:left w:val="none" w:sz="0" w:space="0" w:color="auto"/>
            <w:bottom w:val="none" w:sz="0" w:space="0" w:color="auto"/>
            <w:right w:val="none" w:sz="0" w:space="0" w:color="auto"/>
          </w:divBdr>
        </w:div>
      </w:divsChild>
    </w:div>
    <w:div w:id="1911035005">
      <w:bodyDiv w:val="1"/>
      <w:marLeft w:val="0"/>
      <w:marRight w:val="0"/>
      <w:marTop w:val="0"/>
      <w:marBottom w:val="0"/>
      <w:divBdr>
        <w:top w:val="none" w:sz="0" w:space="0" w:color="auto"/>
        <w:left w:val="none" w:sz="0" w:space="0" w:color="auto"/>
        <w:bottom w:val="none" w:sz="0" w:space="0" w:color="auto"/>
        <w:right w:val="none" w:sz="0" w:space="0" w:color="auto"/>
      </w:divBdr>
      <w:divsChild>
        <w:div w:id="54554391">
          <w:marLeft w:val="0"/>
          <w:marRight w:val="0"/>
          <w:marTop w:val="0"/>
          <w:marBottom w:val="0"/>
          <w:divBdr>
            <w:top w:val="none" w:sz="0" w:space="0" w:color="auto"/>
            <w:left w:val="none" w:sz="0" w:space="0" w:color="auto"/>
            <w:bottom w:val="none" w:sz="0" w:space="0" w:color="auto"/>
            <w:right w:val="none" w:sz="0" w:space="0" w:color="auto"/>
          </w:divBdr>
          <w:divsChild>
            <w:div w:id="434985338">
              <w:marLeft w:val="0"/>
              <w:marRight w:val="0"/>
              <w:marTop w:val="0"/>
              <w:marBottom w:val="0"/>
              <w:divBdr>
                <w:top w:val="none" w:sz="0" w:space="0" w:color="auto"/>
                <w:left w:val="none" w:sz="0" w:space="0" w:color="auto"/>
                <w:bottom w:val="none" w:sz="0" w:space="0" w:color="auto"/>
                <w:right w:val="none" w:sz="0" w:space="0" w:color="auto"/>
              </w:divBdr>
            </w:div>
            <w:div w:id="775905913">
              <w:marLeft w:val="0"/>
              <w:marRight w:val="0"/>
              <w:marTop w:val="0"/>
              <w:marBottom w:val="0"/>
              <w:divBdr>
                <w:top w:val="none" w:sz="0" w:space="0" w:color="auto"/>
                <w:left w:val="none" w:sz="0" w:space="0" w:color="auto"/>
                <w:bottom w:val="none" w:sz="0" w:space="0" w:color="auto"/>
                <w:right w:val="none" w:sz="0" w:space="0" w:color="auto"/>
              </w:divBdr>
            </w:div>
            <w:div w:id="1234975063">
              <w:marLeft w:val="0"/>
              <w:marRight w:val="0"/>
              <w:marTop w:val="0"/>
              <w:marBottom w:val="0"/>
              <w:divBdr>
                <w:top w:val="none" w:sz="0" w:space="0" w:color="auto"/>
                <w:left w:val="none" w:sz="0" w:space="0" w:color="auto"/>
                <w:bottom w:val="none" w:sz="0" w:space="0" w:color="auto"/>
                <w:right w:val="none" w:sz="0" w:space="0" w:color="auto"/>
              </w:divBdr>
            </w:div>
            <w:div w:id="1305742457">
              <w:marLeft w:val="0"/>
              <w:marRight w:val="0"/>
              <w:marTop w:val="0"/>
              <w:marBottom w:val="0"/>
              <w:divBdr>
                <w:top w:val="none" w:sz="0" w:space="0" w:color="auto"/>
                <w:left w:val="none" w:sz="0" w:space="0" w:color="auto"/>
                <w:bottom w:val="none" w:sz="0" w:space="0" w:color="auto"/>
                <w:right w:val="none" w:sz="0" w:space="0" w:color="auto"/>
              </w:divBdr>
            </w:div>
            <w:div w:id="1412659765">
              <w:marLeft w:val="0"/>
              <w:marRight w:val="0"/>
              <w:marTop w:val="0"/>
              <w:marBottom w:val="0"/>
              <w:divBdr>
                <w:top w:val="none" w:sz="0" w:space="0" w:color="auto"/>
                <w:left w:val="none" w:sz="0" w:space="0" w:color="auto"/>
                <w:bottom w:val="none" w:sz="0" w:space="0" w:color="auto"/>
                <w:right w:val="none" w:sz="0" w:space="0" w:color="auto"/>
              </w:divBdr>
            </w:div>
            <w:div w:id="1583484996">
              <w:marLeft w:val="0"/>
              <w:marRight w:val="0"/>
              <w:marTop w:val="0"/>
              <w:marBottom w:val="0"/>
              <w:divBdr>
                <w:top w:val="none" w:sz="0" w:space="0" w:color="auto"/>
                <w:left w:val="none" w:sz="0" w:space="0" w:color="auto"/>
                <w:bottom w:val="none" w:sz="0" w:space="0" w:color="auto"/>
                <w:right w:val="none" w:sz="0" w:space="0" w:color="auto"/>
              </w:divBdr>
            </w:div>
            <w:div w:id="1628316750">
              <w:marLeft w:val="0"/>
              <w:marRight w:val="0"/>
              <w:marTop w:val="0"/>
              <w:marBottom w:val="0"/>
              <w:divBdr>
                <w:top w:val="none" w:sz="0" w:space="0" w:color="auto"/>
                <w:left w:val="none" w:sz="0" w:space="0" w:color="auto"/>
                <w:bottom w:val="none" w:sz="0" w:space="0" w:color="auto"/>
                <w:right w:val="none" w:sz="0" w:space="0" w:color="auto"/>
              </w:divBdr>
            </w:div>
            <w:div w:id="175631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3422">
      <w:bodyDiv w:val="1"/>
      <w:marLeft w:val="0"/>
      <w:marRight w:val="0"/>
      <w:marTop w:val="0"/>
      <w:marBottom w:val="0"/>
      <w:divBdr>
        <w:top w:val="none" w:sz="0" w:space="0" w:color="auto"/>
        <w:left w:val="none" w:sz="0" w:space="0" w:color="auto"/>
        <w:bottom w:val="none" w:sz="0" w:space="0" w:color="auto"/>
        <w:right w:val="none" w:sz="0" w:space="0" w:color="auto"/>
      </w:divBdr>
    </w:div>
    <w:div w:id="1935245080">
      <w:bodyDiv w:val="1"/>
      <w:marLeft w:val="0"/>
      <w:marRight w:val="0"/>
      <w:marTop w:val="0"/>
      <w:marBottom w:val="0"/>
      <w:divBdr>
        <w:top w:val="none" w:sz="0" w:space="0" w:color="auto"/>
        <w:left w:val="none" w:sz="0" w:space="0" w:color="auto"/>
        <w:bottom w:val="none" w:sz="0" w:space="0" w:color="auto"/>
        <w:right w:val="none" w:sz="0" w:space="0" w:color="auto"/>
      </w:divBdr>
      <w:divsChild>
        <w:div w:id="1707438237">
          <w:marLeft w:val="0"/>
          <w:marRight w:val="0"/>
          <w:marTop w:val="0"/>
          <w:marBottom w:val="0"/>
          <w:divBdr>
            <w:top w:val="none" w:sz="0" w:space="0" w:color="auto"/>
            <w:left w:val="none" w:sz="0" w:space="0" w:color="auto"/>
            <w:bottom w:val="none" w:sz="0" w:space="0" w:color="auto"/>
            <w:right w:val="none" w:sz="0" w:space="0" w:color="auto"/>
          </w:divBdr>
          <w:divsChild>
            <w:div w:id="20491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2242">
      <w:bodyDiv w:val="1"/>
      <w:marLeft w:val="0"/>
      <w:marRight w:val="0"/>
      <w:marTop w:val="0"/>
      <w:marBottom w:val="0"/>
      <w:divBdr>
        <w:top w:val="none" w:sz="0" w:space="0" w:color="auto"/>
        <w:left w:val="none" w:sz="0" w:space="0" w:color="auto"/>
        <w:bottom w:val="none" w:sz="0" w:space="0" w:color="auto"/>
        <w:right w:val="none" w:sz="0" w:space="0" w:color="auto"/>
      </w:divBdr>
    </w:div>
    <w:div w:id="1985621809">
      <w:bodyDiv w:val="1"/>
      <w:marLeft w:val="0"/>
      <w:marRight w:val="0"/>
      <w:marTop w:val="0"/>
      <w:marBottom w:val="0"/>
      <w:divBdr>
        <w:top w:val="none" w:sz="0" w:space="0" w:color="auto"/>
        <w:left w:val="none" w:sz="0" w:space="0" w:color="auto"/>
        <w:bottom w:val="none" w:sz="0" w:space="0" w:color="auto"/>
        <w:right w:val="none" w:sz="0" w:space="0" w:color="auto"/>
      </w:divBdr>
      <w:divsChild>
        <w:div w:id="1355037650">
          <w:marLeft w:val="0"/>
          <w:marRight w:val="0"/>
          <w:marTop w:val="0"/>
          <w:marBottom w:val="0"/>
          <w:divBdr>
            <w:top w:val="none" w:sz="0" w:space="0" w:color="auto"/>
            <w:left w:val="none" w:sz="0" w:space="0" w:color="auto"/>
            <w:bottom w:val="none" w:sz="0" w:space="0" w:color="auto"/>
            <w:right w:val="none" w:sz="0" w:space="0" w:color="auto"/>
          </w:divBdr>
          <w:divsChild>
            <w:div w:id="507210865">
              <w:marLeft w:val="0"/>
              <w:marRight w:val="0"/>
              <w:marTop w:val="0"/>
              <w:marBottom w:val="0"/>
              <w:divBdr>
                <w:top w:val="none" w:sz="0" w:space="0" w:color="auto"/>
                <w:left w:val="none" w:sz="0" w:space="0" w:color="auto"/>
                <w:bottom w:val="none" w:sz="0" w:space="0" w:color="auto"/>
                <w:right w:val="none" w:sz="0" w:space="0" w:color="auto"/>
              </w:divBdr>
            </w:div>
            <w:div w:id="1223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9490">
      <w:bodyDiv w:val="1"/>
      <w:marLeft w:val="0"/>
      <w:marRight w:val="0"/>
      <w:marTop w:val="0"/>
      <w:marBottom w:val="0"/>
      <w:divBdr>
        <w:top w:val="none" w:sz="0" w:space="0" w:color="auto"/>
        <w:left w:val="none" w:sz="0" w:space="0" w:color="auto"/>
        <w:bottom w:val="none" w:sz="0" w:space="0" w:color="auto"/>
        <w:right w:val="none" w:sz="0" w:space="0" w:color="auto"/>
      </w:divBdr>
      <w:divsChild>
        <w:div w:id="1689215957">
          <w:marLeft w:val="0"/>
          <w:marRight w:val="0"/>
          <w:marTop w:val="0"/>
          <w:marBottom w:val="0"/>
          <w:divBdr>
            <w:top w:val="none" w:sz="0" w:space="0" w:color="auto"/>
            <w:left w:val="none" w:sz="0" w:space="0" w:color="auto"/>
            <w:bottom w:val="none" w:sz="0" w:space="0" w:color="auto"/>
            <w:right w:val="none" w:sz="0" w:space="0" w:color="auto"/>
          </w:divBdr>
          <w:divsChild>
            <w:div w:id="64382653">
              <w:marLeft w:val="0"/>
              <w:marRight w:val="0"/>
              <w:marTop w:val="0"/>
              <w:marBottom w:val="0"/>
              <w:divBdr>
                <w:top w:val="none" w:sz="0" w:space="0" w:color="auto"/>
                <w:left w:val="none" w:sz="0" w:space="0" w:color="auto"/>
                <w:bottom w:val="none" w:sz="0" w:space="0" w:color="auto"/>
                <w:right w:val="none" w:sz="0" w:space="0" w:color="auto"/>
              </w:divBdr>
            </w:div>
            <w:div w:id="128476484">
              <w:marLeft w:val="0"/>
              <w:marRight w:val="0"/>
              <w:marTop w:val="0"/>
              <w:marBottom w:val="0"/>
              <w:divBdr>
                <w:top w:val="none" w:sz="0" w:space="0" w:color="auto"/>
                <w:left w:val="none" w:sz="0" w:space="0" w:color="auto"/>
                <w:bottom w:val="none" w:sz="0" w:space="0" w:color="auto"/>
                <w:right w:val="none" w:sz="0" w:space="0" w:color="auto"/>
              </w:divBdr>
            </w:div>
            <w:div w:id="523904223">
              <w:marLeft w:val="0"/>
              <w:marRight w:val="0"/>
              <w:marTop w:val="0"/>
              <w:marBottom w:val="0"/>
              <w:divBdr>
                <w:top w:val="none" w:sz="0" w:space="0" w:color="auto"/>
                <w:left w:val="none" w:sz="0" w:space="0" w:color="auto"/>
                <w:bottom w:val="none" w:sz="0" w:space="0" w:color="auto"/>
                <w:right w:val="none" w:sz="0" w:space="0" w:color="auto"/>
              </w:divBdr>
            </w:div>
            <w:div w:id="791556073">
              <w:marLeft w:val="0"/>
              <w:marRight w:val="0"/>
              <w:marTop w:val="0"/>
              <w:marBottom w:val="0"/>
              <w:divBdr>
                <w:top w:val="none" w:sz="0" w:space="0" w:color="auto"/>
                <w:left w:val="none" w:sz="0" w:space="0" w:color="auto"/>
                <w:bottom w:val="none" w:sz="0" w:space="0" w:color="auto"/>
                <w:right w:val="none" w:sz="0" w:space="0" w:color="auto"/>
              </w:divBdr>
            </w:div>
            <w:div w:id="1046219512">
              <w:marLeft w:val="0"/>
              <w:marRight w:val="0"/>
              <w:marTop w:val="0"/>
              <w:marBottom w:val="0"/>
              <w:divBdr>
                <w:top w:val="none" w:sz="0" w:space="0" w:color="auto"/>
                <w:left w:val="none" w:sz="0" w:space="0" w:color="auto"/>
                <w:bottom w:val="none" w:sz="0" w:space="0" w:color="auto"/>
                <w:right w:val="none" w:sz="0" w:space="0" w:color="auto"/>
              </w:divBdr>
            </w:div>
            <w:div w:id="1137720613">
              <w:marLeft w:val="0"/>
              <w:marRight w:val="0"/>
              <w:marTop w:val="0"/>
              <w:marBottom w:val="0"/>
              <w:divBdr>
                <w:top w:val="none" w:sz="0" w:space="0" w:color="auto"/>
                <w:left w:val="none" w:sz="0" w:space="0" w:color="auto"/>
                <w:bottom w:val="none" w:sz="0" w:space="0" w:color="auto"/>
                <w:right w:val="none" w:sz="0" w:space="0" w:color="auto"/>
              </w:divBdr>
            </w:div>
            <w:div w:id="1184052610">
              <w:marLeft w:val="0"/>
              <w:marRight w:val="0"/>
              <w:marTop w:val="0"/>
              <w:marBottom w:val="0"/>
              <w:divBdr>
                <w:top w:val="none" w:sz="0" w:space="0" w:color="auto"/>
                <w:left w:val="none" w:sz="0" w:space="0" w:color="auto"/>
                <w:bottom w:val="none" w:sz="0" w:space="0" w:color="auto"/>
                <w:right w:val="none" w:sz="0" w:space="0" w:color="auto"/>
              </w:divBdr>
            </w:div>
            <w:div w:id="1384404960">
              <w:marLeft w:val="0"/>
              <w:marRight w:val="0"/>
              <w:marTop w:val="0"/>
              <w:marBottom w:val="0"/>
              <w:divBdr>
                <w:top w:val="none" w:sz="0" w:space="0" w:color="auto"/>
                <w:left w:val="none" w:sz="0" w:space="0" w:color="auto"/>
                <w:bottom w:val="none" w:sz="0" w:space="0" w:color="auto"/>
                <w:right w:val="none" w:sz="0" w:space="0" w:color="auto"/>
              </w:divBdr>
            </w:div>
            <w:div w:id="21147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61">
      <w:bodyDiv w:val="1"/>
      <w:marLeft w:val="0"/>
      <w:marRight w:val="0"/>
      <w:marTop w:val="0"/>
      <w:marBottom w:val="0"/>
      <w:divBdr>
        <w:top w:val="none" w:sz="0" w:space="0" w:color="auto"/>
        <w:left w:val="none" w:sz="0" w:space="0" w:color="auto"/>
        <w:bottom w:val="none" w:sz="0" w:space="0" w:color="auto"/>
        <w:right w:val="none" w:sz="0" w:space="0" w:color="auto"/>
      </w:divBdr>
    </w:div>
    <w:div w:id="2031838067">
      <w:bodyDiv w:val="1"/>
      <w:marLeft w:val="0"/>
      <w:marRight w:val="0"/>
      <w:marTop w:val="0"/>
      <w:marBottom w:val="0"/>
      <w:divBdr>
        <w:top w:val="none" w:sz="0" w:space="0" w:color="auto"/>
        <w:left w:val="none" w:sz="0" w:space="0" w:color="auto"/>
        <w:bottom w:val="none" w:sz="0" w:space="0" w:color="auto"/>
        <w:right w:val="none" w:sz="0" w:space="0" w:color="auto"/>
      </w:divBdr>
      <w:divsChild>
        <w:div w:id="2135173610">
          <w:marLeft w:val="0"/>
          <w:marRight w:val="0"/>
          <w:marTop w:val="0"/>
          <w:marBottom w:val="0"/>
          <w:divBdr>
            <w:top w:val="none" w:sz="0" w:space="0" w:color="auto"/>
            <w:left w:val="none" w:sz="0" w:space="0" w:color="auto"/>
            <w:bottom w:val="none" w:sz="0" w:space="0" w:color="auto"/>
            <w:right w:val="none" w:sz="0" w:space="0" w:color="auto"/>
          </w:divBdr>
        </w:div>
      </w:divsChild>
    </w:div>
    <w:div w:id="2045329505">
      <w:bodyDiv w:val="1"/>
      <w:marLeft w:val="0"/>
      <w:marRight w:val="0"/>
      <w:marTop w:val="0"/>
      <w:marBottom w:val="0"/>
      <w:divBdr>
        <w:top w:val="none" w:sz="0" w:space="0" w:color="auto"/>
        <w:left w:val="none" w:sz="0" w:space="0" w:color="auto"/>
        <w:bottom w:val="none" w:sz="0" w:space="0" w:color="auto"/>
        <w:right w:val="none" w:sz="0" w:space="0" w:color="auto"/>
      </w:divBdr>
      <w:divsChild>
        <w:div w:id="49158789">
          <w:marLeft w:val="0"/>
          <w:marRight w:val="0"/>
          <w:marTop w:val="0"/>
          <w:marBottom w:val="0"/>
          <w:divBdr>
            <w:top w:val="none" w:sz="0" w:space="0" w:color="auto"/>
            <w:left w:val="none" w:sz="0" w:space="0" w:color="auto"/>
            <w:bottom w:val="none" w:sz="0" w:space="0" w:color="auto"/>
            <w:right w:val="none" w:sz="0" w:space="0" w:color="auto"/>
          </w:divBdr>
        </w:div>
      </w:divsChild>
    </w:div>
    <w:div w:id="2048479785">
      <w:bodyDiv w:val="1"/>
      <w:marLeft w:val="0"/>
      <w:marRight w:val="0"/>
      <w:marTop w:val="0"/>
      <w:marBottom w:val="0"/>
      <w:divBdr>
        <w:top w:val="none" w:sz="0" w:space="0" w:color="auto"/>
        <w:left w:val="none" w:sz="0" w:space="0" w:color="auto"/>
        <w:bottom w:val="none" w:sz="0" w:space="0" w:color="auto"/>
        <w:right w:val="none" w:sz="0" w:space="0" w:color="auto"/>
      </w:divBdr>
      <w:divsChild>
        <w:div w:id="1128400893">
          <w:marLeft w:val="0"/>
          <w:marRight w:val="0"/>
          <w:marTop w:val="0"/>
          <w:marBottom w:val="0"/>
          <w:divBdr>
            <w:top w:val="none" w:sz="0" w:space="0" w:color="auto"/>
            <w:left w:val="none" w:sz="0" w:space="0" w:color="auto"/>
            <w:bottom w:val="none" w:sz="0" w:space="0" w:color="auto"/>
            <w:right w:val="none" w:sz="0" w:space="0" w:color="auto"/>
          </w:divBdr>
          <w:divsChild>
            <w:div w:id="104157149">
              <w:marLeft w:val="0"/>
              <w:marRight w:val="0"/>
              <w:marTop w:val="0"/>
              <w:marBottom w:val="0"/>
              <w:divBdr>
                <w:top w:val="none" w:sz="0" w:space="0" w:color="auto"/>
                <w:left w:val="none" w:sz="0" w:space="0" w:color="auto"/>
                <w:bottom w:val="none" w:sz="0" w:space="0" w:color="auto"/>
                <w:right w:val="none" w:sz="0" w:space="0" w:color="auto"/>
              </w:divBdr>
            </w:div>
            <w:div w:id="172036096">
              <w:marLeft w:val="0"/>
              <w:marRight w:val="0"/>
              <w:marTop w:val="0"/>
              <w:marBottom w:val="0"/>
              <w:divBdr>
                <w:top w:val="none" w:sz="0" w:space="0" w:color="auto"/>
                <w:left w:val="none" w:sz="0" w:space="0" w:color="auto"/>
                <w:bottom w:val="none" w:sz="0" w:space="0" w:color="auto"/>
                <w:right w:val="none" w:sz="0" w:space="0" w:color="auto"/>
              </w:divBdr>
            </w:div>
            <w:div w:id="296378270">
              <w:marLeft w:val="0"/>
              <w:marRight w:val="0"/>
              <w:marTop w:val="0"/>
              <w:marBottom w:val="0"/>
              <w:divBdr>
                <w:top w:val="none" w:sz="0" w:space="0" w:color="auto"/>
                <w:left w:val="none" w:sz="0" w:space="0" w:color="auto"/>
                <w:bottom w:val="none" w:sz="0" w:space="0" w:color="auto"/>
                <w:right w:val="none" w:sz="0" w:space="0" w:color="auto"/>
              </w:divBdr>
            </w:div>
            <w:div w:id="638460873">
              <w:marLeft w:val="0"/>
              <w:marRight w:val="0"/>
              <w:marTop w:val="0"/>
              <w:marBottom w:val="0"/>
              <w:divBdr>
                <w:top w:val="none" w:sz="0" w:space="0" w:color="auto"/>
                <w:left w:val="none" w:sz="0" w:space="0" w:color="auto"/>
                <w:bottom w:val="none" w:sz="0" w:space="0" w:color="auto"/>
                <w:right w:val="none" w:sz="0" w:space="0" w:color="auto"/>
              </w:divBdr>
            </w:div>
            <w:div w:id="1115832194">
              <w:marLeft w:val="0"/>
              <w:marRight w:val="0"/>
              <w:marTop w:val="0"/>
              <w:marBottom w:val="0"/>
              <w:divBdr>
                <w:top w:val="none" w:sz="0" w:space="0" w:color="auto"/>
                <w:left w:val="none" w:sz="0" w:space="0" w:color="auto"/>
                <w:bottom w:val="none" w:sz="0" w:space="0" w:color="auto"/>
                <w:right w:val="none" w:sz="0" w:space="0" w:color="auto"/>
              </w:divBdr>
            </w:div>
            <w:div w:id="1252935481">
              <w:marLeft w:val="0"/>
              <w:marRight w:val="0"/>
              <w:marTop w:val="0"/>
              <w:marBottom w:val="0"/>
              <w:divBdr>
                <w:top w:val="none" w:sz="0" w:space="0" w:color="auto"/>
                <w:left w:val="none" w:sz="0" w:space="0" w:color="auto"/>
                <w:bottom w:val="none" w:sz="0" w:space="0" w:color="auto"/>
                <w:right w:val="none" w:sz="0" w:space="0" w:color="auto"/>
              </w:divBdr>
            </w:div>
            <w:div w:id="1492481973">
              <w:marLeft w:val="0"/>
              <w:marRight w:val="0"/>
              <w:marTop w:val="0"/>
              <w:marBottom w:val="0"/>
              <w:divBdr>
                <w:top w:val="none" w:sz="0" w:space="0" w:color="auto"/>
                <w:left w:val="none" w:sz="0" w:space="0" w:color="auto"/>
                <w:bottom w:val="none" w:sz="0" w:space="0" w:color="auto"/>
                <w:right w:val="none" w:sz="0" w:space="0" w:color="auto"/>
              </w:divBdr>
            </w:div>
            <w:div w:id="1614629127">
              <w:marLeft w:val="0"/>
              <w:marRight w:val="0"/>
              <w:marTop w:val="0"/>
              <w:marBottom w:val="0"/>
              <w:divBdr>
                <w:top w:val="none" w:sz="0" w:space="0" w:color="auto"/>
                <w:left w:val="none" w:sz="0" w:space="0" w:color="auto"/>
                <w:bottom w:val="none" w:sz="0" w:space="0" w:color="auto"/>
                <w:right w:val="none" w:sz="0" w:space="0" w:color="auto"/>
              </w:divBdr>
            </w:div>
            <w:div w:id="1625774972">
              <w:marLeft w:val="0"/>
              <w:marRight w:val="0"/>
              <w:marTop w:val="0"/>
              <w:marBottom w:val="0"/>
              <w:divBdr>
                <w:top w:val="none" w:sz="0" w:space="0" w:color="auto"/>
                <w:left w:val="none" w:sz="0" w:space="0" w:color="auto"/>
                <w:bottom w:val="none" w:sz="0" w:space="0" w:color="auto"/>
                <w:right w:val="none" w:sz="0" w:space="0" w:color="auto"/>
              </w:divBdr>
            </w:div>
            <w:div w:id="1731341382">
              <w:marLeft w:val="0"/>
              <w:marRight w:val="0"/>
              <w:marTop w:val="0"/>
              <w:marBottom w:val="0"/>
              <w:divBdr>
                <w:top w:val="none" w:sz="0" w:space="0" w:color="auto"/>
                <w:left w:val="none" w:sz="0" w:space="0" w:color="auto"/>
                <w:bottom w:val="none" w:sz="0" w:space="0" w:color="auto"/>
                <w:right w:val="none" w:sz="0" w:space="0" w:color="auto"/>
              </w:divBdr>
            </w:div>
            <w:div w:id="1761877169">
              <w:marLeft w:val="0"/>
              <w:marRight w:val="0"/>
              <w:marTop w:val="0"/>
              <w:marBottom w:val="0"/>
              <w:divBdr>
                <w:top w:val="none" w:sz="0" w:space="0" w:color="auto"/>
                <w:left w:val="none" w:sz="0" w:space="0" w:color="auto"/>
                <w:bottom w:val="none" w:sz="0" w:space="0" w:color="auto"/>
                <w:right w:val="none" w:sz="0" w:space="0" w:color="auto"/>
              </w:divBdr>
            </w:div>
            <w:div w:id="1787657498">
              <w:marLeft w:val="0"/>
              <w:marRight w:val="0"/>
              <w:marTop w:val="0"/>
              <w:marBottom w:val="0"/>
              <w:divBdr>
                <w:top w:val="none" w:sz="0" w:space="0" w:color="auto"/>
                <w:left w:val="none" w:sz="0" w:space="0" w:color="auto"/>
                <w:bottom w:val="none" w:sz="0" w:space="0" w:color="auto"/>
                <w:right w:val="none" w:sz="0" w:space="0" w:color="auto"/>
              </w:divBdr>
            </w:div>
            <w:div w:id="1858302767">
              <w:marLeft w:val="0"/>
              <w:marRight w:val="0"/>
              <w:marTop w:val="0"/>
              <w:marBottom w:val="0"/>
              <w:divBdr>
                <w:top w:val="none" w:sz="0" w:space="0" w:color="auto"/>
                <w:left w:val="none" w:sz="0" w:space="0" w:color="auto"/>
                <w:bottom w:val="none" w:sz="0" w:space="0" w:color="auto"/>
                <w:right w:val="none" w:sz="0" w:space="0" w:color="auto"/>
              </w:divBdr>
            </w:div>
            <w:div w:id="2103060849">
              <w:marLeft w:val="0"/>
              <w:marRight w:val="0"/>
              <w:marTop w:val="0"/>
              <w:marBottom w:val="0"/>
              <w:divBdr>
                <w:top w:val="none" w:sz="0" w:space="0" w:color="auto"/>
                <w:left w:val="none" w:sz="0" w:space="0" w:color="auto"/>
                <w:bottom w:val="none" w:sz="0" w:space="0" w:color="auto"/>
                <w:right w:val="none" w:sz="0" w:space="0" w:color="auto"/>
              </w:divBdr>
            </w:div>
            <w:div w:id="21312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42574">
      <w:bodyDiv w:val="1"/>
      <w:marLeft w:val="0"/>
      <w:marRight w:val="0"/>
      <w:marTop w:val="0"/>
      <w:marBottom w:val="0"/>
      <w:divBdr>
        <w:top w:val="none" w:sz="0" w:space="0" w:color="auto"/>
        <w:left w:val="none" w:sz="0" w:space="0" w:color="auto"/>
        <w:bottom w:val="none" w:sz="0" w:space="0" w:color="auto"/>
        <w:right w:val="none" w:sz="0" w:space="0" w:color="auto"/>
      </w:divBdr>
    </w:div>
    <w:div w:id="2086760294">
      <w:bodyDiv w:val="1"/>
      <w:marLeft w:val="0"/>
      <w:marRight w:val="0"/>
      <w:marTop w:val="0"/>
      <w:marBottom w:val="0"/>
      <w:divBdr>
        <w:top w:val="none" w:sz="0" w:space="0" w:color="auto"/>
        <w:left w:val="none" w:sz="0" w:space="0" w:color="auto"/>
        <w:bottom w:val="none" w:sz="0" w:space="0" w:color="auto"/>
        <w:right w:val="none" w:sz="0" w:space="0" w:color="auto"/>
      </w:divBdr>
    </w:div>
    <w:div w:id="2093383146">
      <w:bodyDiv w:val="1"/>
      <w:marLeft w:val="0"/>
      <w:marRight w:val="0"/>
      <w:marTop w:val="0"/>
      <w:marBottom w:val="0"/>
      <w:divBdr>
        <w:top w:val="none" w:sz="0" w:space="0" w:color="auto"/>
        <w:left w:val="none" w:sz="0" w:space="0" w:color="auto"/>
        <w:bottom w:val="none" w:sz="0" w:space="0" w:color="auto"/>
        <w:right w:val="none" w:sz="0" w:space="0" w:color="auto"/>
      </w:divBdr>
      <w:divsChild>
        <w:div w:id="1749646181">
          <w:marLeft w:val="0"/>
          <w:marRight w:val="0"/>
          <w:marTop w:val="0"/>
          <w:marBottom w:val="0"/>
          <w:divBdr>
            <w:top w:val="none" w:sz="0" w:space="0" w:color="auto"/>
            <w:left w:val="none" w:sz="0" w:space="0" w:color="auto"/>
            <w:bottom w:val="none" w:sz="0" w:space="0" w:color="auto"/>
            <w:right w:val="none" w:sz="0" w:space="0" w:color="auto"/>
          </w:divBdr>
          <w:divsChild>
            <w:div w:id="89278842">
              <w:marLeft w:val="0"/>
              <w:marRight w:val="0"/>
              <w:marTop w:val="0"/>
              <w:marBottom w:val="0"/>
              <w:divBdr>
                <w:top w:val="none" w:sz="0" w:space="0" w:color="auto"/>
                <w:left w:val="none" w:sz="0" w:space="0" w:color="auto"/>
                <w:bottom w:val="none" w:sz="0" w:space="0" w:color="auto"/>
                <w:right w:val="none" w:sz="0" w:space="0" w:color="auto"/>
              </w:divBdr>
            </w:div>
            <w:div w:id="164169775">
              <w:marLeft w:val="0"/>
              <w:marRight w:val="0"/>
              <w:marTop w:val="0"/>
              <w:marBottom w:val="0"/>
              <w:divBdr>
                <w:top w:val="none" w:sz="0" w:space="0" w:color="auto"/>
                <w:left w:val="none" w:sz="0" w:space="0" w:color="auto"/>
                <w:bottom w:val="none" w:sz="0" w:space="0" w:color="auto"/>
                <w:right w:val="none" w:sz="0" w:space="0" w:color="auto"/>
              </w:divBdr>
            </w:div>
            <w:div w:id="401946292">
              <w:marLeft w:val="0"/>
              <w:marRight w:val="0"/>
              <w:marTop w:val="0"/>
              <w:marBottom w:val="0"/>
              <w:divBdr>
                <w:top w:val="none" w:sz="0" w:space="0" w:color="auto"/>
                <w:left w:val="none" w:sz="0" w:space="0" w:color="auto"/>
                <w:bottom w:val="none" w:sz="0" w:space="0" w:color="auto"/>
                <w:right w:val="none" w:sz="0" w:space="0" w:color="auto"/>
              </w:divBdr>
            </w:div>
            <w:div w:id="517240097">
              <w:marLeft w:val="0"/>
              <w:marRight w:val="0"/>
              <w:marTop w:val="0"/>
              <w:marBottom w:val="0"/>
              <w:divBdr>
                <w:top w:val="none" w:sz="0" w:space="0" w:color="auto"/>
                <w:left w:val="none" w:sz="0" w:space="0" w:color="auto"/>
                <w:bottom w:val="none" w:sz="0" w:space="0" w:color="auto"/>
                <w:right w:val="none" w:sz="0" w:space="0" w:color="auto"/>
              </w:divBdr>
            </w:div>
            <w:div w:id="617906027">
              <w:marLeft w:val="0"/>
              <w:marRight w:val="0"/>
              <w:marTop w:val="0"/>
              <w:marBottom w:val="0"/>
              <w:divBdr>
                <w:top w:val="none" w:sz="0" w:space="0" w:color="auto"/>
                <w:left w:val="none" w:sz="0" w:space="0" w:color="auto"/>
                <w:bottom w:val="none" w:sz="0" w:space="0" w:color="auto"/>
                <w:right w:val="none" w:sz="0" w:space="0" w:color="auto"/>
              </w:divBdr>
            </w:div>
            <w:div w:id="686061430">
              <w:marLeft w:val="0"/>
              <w:marRight w:val="0"/>
              <w:marTop w:val="0"/>
              <w:marBottom w:val="0"/>
              <w:divBdr>
                <w:top w:val="none" w:sz="0" w:space="0" w:color="auto"/>
                <w:left w:val="none" w:sz="0" w:space="0" w:color="auto"/>
                <w:bottom w:val="none" w:sz="0" w:space="0" w:color="auto"/>
                <w:right w:val="none" w:sz="0" w:space="0" w:color="auto"/>
              </w:divBdr>
            </w:div>
            <w:div w:id="168598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2" Type="http://schemas.openxmlformats.org/officeDocument/2006/relationships/hyperlink" Target="https://oceans-and-fisheries.ec.europa.eu/document/download/4d5a28c9-8720-45e7-84f0-b1d076d60a60_en?filename=COM-2022-592_en.pdf" TargetMode="External"/><Relationship Id="rId1" Type="http://schemas.openxmlformats.org/officeDocument/2006/relationships/hyperlink" Target="https://publications.jrc.ec.europa.eu/repository/handle/JRC130107"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oceans-and-fisheries.ec.europa.eu/document/download/4d5a28c9-8720-45e7-84f0-b1d076d60a60_en?filename=COM-2022-592_en.pdf" TargetMode="External"/><Relationship Id="rId3" Type="http://schemas.openxmlformats.org/officeDocument/2006/relationships/customXml" Target="../customXml/item3.xml"/><Relationship Id="rId21" Type="http://schemas.openxmlformats.org/officeDocument/2006/relationships/fontTable" Target="fontTable.xml"/><Relationship Id="rId104" Type="http://schemas.microsoft.com/office/2016/09/relationships/commentsIds" Target="commentsIds.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blue-economy-observatory.ec.europa.eu/energy-transition-partnership_en" TargetMode="External"/><Relationship Id="rId20" Type="http://schemas.openxmlformats.org/officeDocument/2006/relationships/footer" Target="footer3.xml"/><Relationship Id="rId107"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blue-economy-observatory.ec.europa.eu/guide-financing-opportunities-green-energy-transition-fisheries-and-aquaculture_en" TargetMode="External"/><Relationship Id="rId23" Type="http://schemas.openxmlformats.org/officeDocument/2006/relationships/theme" Target="theme/theme1.xml"/><Relationship Id="rId106"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yperlink" Target="https://publications.jrc.ec.europa.eu/repository/handle/JRC13010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 Id="rId105" Type="http://schemas.microsoft.com/office/2019/05/relationships/documenttasks" Target="documenttasks/documenttasks1.xml"/></Relationships>
</file>

<file path=word/_rels/footnotes.xml.rels><?xml version="1.0" encoding="UTF-8" standalone="yes"?>
<Relationships xmlns="http://schemas.openxmlformats.org/package/2006/relationships"><Relationship Id="rId3" Type="http://schemas.openxmlformats.org/officeDocument/2006/relationships/hyperlink" Target="https://research-and-innovation.ec.europa.eu/document/download/47554adc-dffc-411b-8cd6-b52417514cb3_en" TargetMode="External"/><Relationship Id="rId2" Type="http://schemas.openxmlformats.org/officeDocument/2006/relationships/hyperlink" Target="https://knowledge4policy.ec.europa.eu/bioeconomy/monitoring_en" TargetMode="External"/><Relationship Id="rId1" Type="http://schemas.openxmlformats.org/officeDocument/2006/relationships/hyperlink" Target="https://knowledge4policy.ec.europa.eu/bioeconomy_en" TargetMode="External"/></Relationships>
</file>

<file path=word/documenttasks/documenttasks1.xml><?xml version="1.0" encoding="utf-8"?>
<t:Tasks xmlns:t="http://schemas.microsoft.com/office/tasks/2019/documenttasks" xmlns:oel="http://schemas.microsoft.com/office/2019/extlst">
  <t:Task id="{BFF253FC-0576-4784-A946-763C6442F99E}">
    <t:Anchor>
      <t:Comment id="626351797"/>
    </t:Anchor>
    <t:History>
      <t:Event id="{C35D159A-3DCC-444E-8CD5-ABEF0EE0DD5D}" time="2023-12-18T13:56:24.39Z">
        <t:Attribution userId="S::giulia.barbero-vignola@ec.europa.eu::1479d97b-2e3a-4278-8e36-66f773dbda5c" userProvider="AD" userName="BARBERO VIGNOLA Giulia (JRC-ISPRA)"/>
        <t:Anchor>
          <t:Comment id="626351797"/>
        </t:Anchor>
        <t:Create/>
      </t:Event>
      <t:Event id="{74671197-FE1A-43F0-8E58-50833B427162}" time="2023-12-18T13:56:24.39Z">
        <t:Attribution userId="S::giulia.barbero-vignola@ec.europa.eu::1479d97b-2e3a-4278-8e36-66f773dbda5c" userProvider="AD" userName="BARBERO VIGNOLA Giulia (JRC-ISPRA)"/>
        <t:Anchor>
          <t:Comment id="626351797"/>
        </t:Anchor>
        <t:Assign userId="S::Michele.MARONI@ext.ec.europa.eu::19bca87d-2592-4504-b3be-4c57cc750ff0" userProvider="AD" userName="MARONI Michele (JRC-ISPRA-EXT)"/>
      </t:Event>
      <t:Event id="{F236291E-11DA-420A-AD88-BCD1E3C23EF2}" time="2023-12-18T13:56:24.39Z">
        <t:Attribution userId="S::giulia.barbero-vignola@ec.europa.eu::1479d97b-2e3a-4278-8e36-66f773dbda5c" userProvider="AD" userName="BARBERO VIGNOLA Giulia (JRC-ISPRA)"/>
        <t:Anchor>
          <t:Comment id="626351797"/>
        </t:Anchor>
        <t:SetTitle title="@MARONI Michele (JRC-ISPRA-EXT) can you please substitute these references with numbers, here as well? thanks :)"/>
      </t:Event>
      <t:Event id="{B300773D-12FC-49CC-B283-A163A330EF9E}" time="2023-12-19T09:33:24.024Z">
        <t:Attribution userId="S::Michele.MARONI@ext.ec.europa.eu::19bca87d-2592-4504-b3be-4c57cc750ff0" userProvider="AD" userName="MARONI Michele (JRC-ISPRA-EXT)"/>
        <t:Progress percentComplete="100"/>
      </t:Event>
    </t:History>
  </t:Task>
  <t:Task id="{B1F6B7FE-C971-4A91-9E66-178D9E110DA4}">
    <t:Anchor>
      <t:Comment id="1596086078"/>
    </t:Anchor>
    <t:History>
      <t:Event id="{C75D9F1B-9AEE-46FE-BFD0-9B8513B4552C}" time="2024-01-26T15:34:06.396Z">
        <t:Attribution userId="S::robert.m'barek@ec.europa.eu::e7ef06c1-b725-4ed3-8354-b1c093f4ebe3" userProvider="AD" userName="M'BAREK Robert (JRC-SEVILLA)"/>
        <t:Anchor>
          <t:Comment id="1596086078"/>
        </t:Anchor>
        <t:Create/>
      </t:Event>
      <t:Event id="{4F2FA71B-79B5-458B-A9D1-1FEC649353BB}" time="2024-01-26T15:34:06.396Z">
        <t:Attribution userId="S::robert.m'barek@ec.europa.eu::e7ef06c1-b725-4ed3-8354-b1c093f4ebe3" userProvider="AD" userName="M'BAREK Robert (JRC-SEVILLA)"/>
        <t:Anchor>
          <t:Comment id="1596086078"/>
        </t:Anchor>
        <t:Assign userId="S::Luisa.MARELLI@ec.europa.eu::78bda841-bac5-4a31-bc15-22549a1dd308" userProvider="AD" userName="MARELLI Luisa (JRC-ISPRA)"/>
      </t:Event>
      <t:Event id="{8A063D32-68FE-4EBB-B04A-7026BD447D02}" time="2024-01-26T15:34:06.396Z">
        <t:Attribution userId="S::robert.m'barek@ec.europa.eu::e7ef06c1-b725-4ed3-8354-b1c093f4ebe3" userProvider="AD" userName="M'BAREK Robert (JRC-SEVILLA)"/>
        <t:Anchor>
          <t:Comment id="1596086078"/>
        </t:Anchor>
        <t:SetTitle title="@MARELLI Luisa (JRC-ISPRA)  suggestion to go back to the latest version and replace this part with &quot;This also entails...&quot;"/>
      </t:Event>
    </t:History>
  </t:Task>
  <t:Task id="{24FAA6FB-E167-47EB-8D24-3E6B6FFB1CDB}">
    <t:Anchor>
      <t:Comment id="1763799777"/>
    </t:Anchor>
    <t:History>
      <t:Event id="{73B46F1E-53D2-4D7D-951E-885E68DB4782}" time="2023-12-18T10:47:26.454Z">
        <t:Attribution userId="S::sarah.mubareka@ec.europa.eu::9cec9021-19bb-4fb6-9a8c-829a05644aa0" userProvider="AD" userName="MUBAREKA Sarah Betoul (JRC-ISPRA)"/>
        <t:Anchor>
          <t:Comment id="1763799777"/>
        </t:Anchor>
        <t:Create/>
      </t:Event>
      <t:Event id="{1526A765-B8A6-4527-8944-BC0A2B5B6B32}" time="2023-12-18T10:47:26.454Z">
        <t:Attribution userId="S::sarah.mubareka@ec.europa.eu::9cec9021-19bb-4fb6-9a8c-829a05644aa0" userProvider="AD" userName="MUBAREKA Sarah Betoul (JRC-ISPRA)"/>
        <t:Anchor>
          <t:Comment id="1763799777"/>
        </t:Anchor>
        <t:Assign userId="S::Laia.DELGADO-CALLICO@ec.europa.eu::840be715-dc1a-449e-9e6e-a6679b46f859" userProvider="AD" userName="DELGADO CALLICO Laia (JRC-PETTEN)"/>
      </t:Event>
      <t:Event id="{D9E47067-3118-417A-8F32-1AD2DE0C20CD}" time="2023-12-18T10:47:26.454Z">
        <t:Attribution userId="S::sarah.mubareka@ec.europa.eu::9cec9021-19bb-4fb6-9a8c-829a05644aa0" userProvider="AD" userName="MUBAREKA Sarah Betoul (JRC-ISPRA)"/>
        <t:Anchor>
          <t:Comment id="1763799777"/>
        </t:Anchor>
        <t:SetTitle title="@DELGADO CALLICO Laia (JRC-PETTEN) the RED targets are technology/solution neutral so I changed the wording (the modelling behind the targets foresee this, but not the targets themselves)"/>
      </t:Event>
      <t:Event id="{D354447B-80FE-4762-95CA-251876610182}" time="2023-12-18T11:11:00.395Z">
        <t:Attribution userId="S::laia.delgado-callico@ec.europa.eu::840be715-dc1a-449e-9e6e-a6679b46f859" userProvider="AD" userName="DELGADO CALLICO Laia (JRC-PETTEN)"/>
        <t:Progress percentComplete="100"/>
      </t:Event>
    </t:History>
  </t:Task>
  <t:Task id="{0955D173-282C-4357-BC49-F5F870692E27}">
    <t:Anchor>
      <t:Comment id="1098197433"/>
    </t:Anchor>
    <t:History>
      <t:Event id="{5DE1302D-3C34-420C-93AD-45EAA9091E51}" time="2023-12-19T08:15:22.442Z">
        <t:Attribution userId="S::matteo.trane@ec.europa.eu::c4ad00ef-ce74-4877-8364-cbec69e460c1" userProvider="AD" userName="TRANE Matteo (JRC-ISPRA)"/>
        <t:Anchor>
          <t:Comment id="1098197433"/>
        </t:Anchor>
        <t:Create/>
      </t:Event>
      <t:Event id="{F692A294-A075-4222-BC95-DFF27C9912C2}" time="2023-12-19T08:15:22.442Z">
        <t:Attribution userId="S::matteo.trane@ec.europa.eu::c4ad00ef-ce74-4877-8364-cbec69e460c1" userProvider="AD" userName="TRANE Matteo (JRC-ISPRA)"/>
        <t:Anchor>
          <t:Comment id="1098197433"/>
        </t:Anchor>
        <t:Assign userId="S::Giulia.BARBERO-VIGNOLA@ec.europa.eu::1479d97b-2e3a-4278-8e36-66f773dbda5c" userProvider="AD" userName="BARBERO VIGNOLA Giulia (JRC-ISPRA)"/>
      </t:Event>
      <t:Event id="{3F128CB7-2804-4864-B8CE-46A14BC88BA0}" time="2023-12-19T08:15:22.442Z">
        <t:Attribution userId="S::matteo.trane@ec.europa.eu::c4ad00ef-ce74-4877-8364-cbec69e460c1" userProvider="AD" userName="TRANE Matteo (JRC-ISPRA)"/>
        <t:Anchor>
          <t:Comment id="1098197433"/>
        </t:Anchor>
        <t:SetTitle title="@BARBERO VIGNOLA Giulia (JRC-ISPRA) new paragraph"/>
      </t:Event>
      <t:Event id="{7642F8BA-C6CB-4891-8CD3-B86167EF6F58}" time="2023-12-20T08:33:25.412Z">
        <t:Attribution userId="S::matteo.trane@ec.europa.eu::c4ad00ef-ce74-4877-8364-cbec69e460c1" userProvider="AD" userName="TRANE Matteo (JRC-ISPRA)"/>
        <t:Progress percentComplete="100"/>
      </t:Event>
    </t:History>
  </t:Task>
  <t:Task id="{3841738E-A3FE-4678-8D89-BFDBB3B7AD15}">
    <t:Anchor>
      <t:Comment id="920171046"/>
    </t:Anchor>
    <t:History>
      <t:Event id="{23223EC6-3121-4075-9DFE-7600C976FD31}" time="2023-12-20T16:10:31.732Z">
        <t:Attribution userId="S::steve.borchardt@ext.ec.europa.eu::d5f310b6-46b6-479b-9d3d-8c044f1f1933" userProvider="AD" userName="BORCHARDT Steve (JRC-ISPRA-EXT)"/>
        <t:Anchor>
          <t:Comment id="920171046"/>
        </t:Anchor>
        <t:Create/>
      </t:Event>
      <t:Event id="{F9245963-6B8B-477B-9BF7-EF0A7FEDCC95}" time="2023-12-20T16:10:31.732Z">
        <t:Attribution userId="S::steve.borchardt@ext.ec.europa.eu::d5f310b6-46b6-479b-9d3d-8c044f1f1933" userProvider="AD" userName="BORCHARDT Steve (JRC-ISPRA-EXT)"/>
        <t:Anchor>
          <t:Comment id="920171046"/>
        </t:Anchor>
        <t:Assign userId="S::Matteo.TRANE@ec.europa.eu::c4ad00ef-ce74-4877-8364-cbec69e460c1" userProvider="AD" userName="TRANE Matteo (JRC-ISPRA)"/>
      </t:Event>
      <t:Event id="{B76177D0-6344-4B03-891B-6A46B1A1634A}" time="2023-12-20T16:10:31.732Z">
        <t:Attribution userId="S::steve.borchardt@ext.ec.europa.eu::d5f310b6-46b6-479b-9d3d-8c044f1f1933" userProvider="AD" userName="BORCHARDT Steve (JRC-ISPRA-EXT)"/>
        <t:Anchor>
          <t:Comment id="920171046"/>
        </t:Anchor>
        <t:SetTitle title="@TRANE Matteo (JRC-ISPRA) not sure I fully understood this sentence?"/>
      </t:Event>
      <t:Event id="{32CA16B3-CBE0-4E54-9343-5DD5435428CE}" time="2023-12-20T16:43:54.824Z">
        <t:Attribution userId="S::matteo.trane@ec.europa.eu::c4ad00ef-ce74-4877-8364-cbec69e460c1" userProvider="AD" userName="TRANE Matteo (JRC-ISPRA)"/>
        <t:Progress percentComplete="100"/>
      </t:Event>
    </t:History>
  </t:Task>
  <t:Task id="{4E00CD53-D931-452D-9C35-0B49810546FA}">
    <t:Anchor>
      <t:Comment id="322593570"/>
    </t:Anchor>
    <t:History>
      <t:Event id="{059ABCB3-B578-44FE-B9CF-004410FC7B3D}" time="2023-12-21T09:31:05.031Z">
        <t:Attribution userId="S::michele.maroni@ext.ec.europa.eu::19bca87d-2592-4504-b3be-4c57cc750ff0" userProvider="AD" userName="MARONI Michele (JRC-ISPRA-EXT)"/>
        <t:Anchor>
          <t:Comment id="322593570"/>
        </t:Anchor>
        <t:Create/>
      </t:Event>
      <t:Event id="{F7DA83F7-BBAF-4CE2-863F-E1AFD96D9445}" time="2023-12-21T09:31:05.031Z">
        <t:Attribution userId="S::michele.maroni@ext.ec.europa.eu::19bca87d-2592-4504-b3be-4c57cc750ff0" userProvider="AD" userName="MARONI Michele (JRC-ISPRA-EXT)"/>
        <t:Anchor>
          <t:Comment id="322593570"/>
        </t:Anchor>
        <t:Assign userId="S::Michele.MARONI@ext.ec.europa.eu::19bca87d-2592-4504-b3be-4c57cc750ff0" userProvider="AD" userName="MARONI Michele (JRC-ISPRA-EXT)"/>
      </t:Event>
      <t:Event id="{45FFA1E9-4083-4D8F-93EA-B5BD9FE92498}" time="2023-12-21T09:31:05.031Z">
        <t:Attribution userId="S::michele.maroni@ext.ec.europa.eu::19bca87d-2592-4504-b3be-4c57cc750ff0" userProvider="AD" userName="MARONI Michele (JRC-ISPRA-EXT)"/>
        <t:Anchor>
          <t:Comment id="322593570"/>
        </t:Anchor>
        <t:SetTitle title="@MARONI Michele (JRC-ISPRA-EXT)"/>
      </t:Event>
      <t:Event id="{F901B8B7-9F1D-4C28-9E1D-8F68B0BC0243}" time="2023-12-21T11:51:10.9Z">
        <t:Attribution userId="S::Michele.MARONI@ext.ec.europa.eu::19bca87d-2592-4504-b3be-4c57cc750ff0" userProvider="AD" userName="MARONI Michele (JRC-ISPRA-EXT)"/>
        <t:Progress percentComplete="100"/>
      </t:Event>
    </t:History>
  </t:Task>
  <t:Task id="{F4AF2444-8F98-4770-B870-59E0BD312B5D}">
    <t:Anchor>
      <t:Comment id="148806489"/>
    </t:Anchor>
    <t:History>
      <t:Event id="{D32772F7-0503-429D-86D7-E142E81FC80D}" time="2023-12-21T10:46:17.137Z">
        <t:Attribution userId="S::Michele.MARONI@ext.ec.europa.eu::19bca87d-2592-4504-b3be-4c57cc750ff0" userProvider="AD" userName="MARONI Michele (JRC-ISPRA-EXT)"/>
        <t:Anchor>
          <t:Comment id="148806489"/>
        </t:Anchor>
        <t:Create/>
      </t:Event>
      <t:Event id="{1108AD80-9217-4869-8DFA-84DC719C097E}" time="2023-12-21T10:46:17.137Z">
        <t:Attribution userId="S::Michele.MARONI@ext.ec.europa.eu::19bca87d-2592-4504-b3be-4c57cc750ff0" userProvider="AD" userName="MARONI Michele (JRC-ISPRA-EXT)"/>
        <t:Anchor>
          <t:Comment id="148806489"/>
        </t:Anchor>
        <t:Assign userId="S::Michele.MARONI@ext.ec.europa.eu::19bca87d-2592-4504-b3be-4c57cc750ff0" userProvider="AD" userName="MARONI Michele (JRC-ISPRA-EXT)"/>
      </t:Event>
      <t:Event id="{37D453A7-69F2-4E3B-AECD-23ACBDCBC6A7}" time="2023-12-21T10:46:17.137Z">
        <t:Attribution userId="S::Michele.MARONI@ext.ec.europa.eu::19bca87d-2592-4504-b3be-4c57cc750ff0" userProvider="AD" userName="MARONI Michele (JRC-ISPRA-EXT)"/>
        <t:Anchor>
          <t:Comment id="148806489"/>
        </t:Anchor>
        <t:SetTitle title="@MARONI Michele (JRC-ISPRA-EXT) "/>
      </t:Event>
      <t:Event id="{81DDFEA1-5B23-4F59-AAA4-3FE4CF7A34DD}" time="2023-12-21T11:17:40.495Z">
        <t:Attribution userId="S::Michele.MARONI@ext.ec.europa.eu::19bca87d-2592-4504-b3be-4c57cc750ff0" userProvider="AD" userName="MARONI Michele (JRC-ISPRA-EXT)"/>
        <t:Progress percentComplete="100"/>
      </t:Event>
    </t:History>
  </t:Task>
  <t:Task id="{BC4FF2FF-1B74-4C56-B7AC-873D08ACA48B}">
    <t:Anchor>
      <t:Comment id="38839274"/>
    </t:Anchor>
    <t:History>
      <t:Event id="{5234DDF5-18B7-4464-813E-BEECAC2DF26C}" time="2023-12-18T17:26:44.555Z">
        <t:Attribution userId="S::chiara.gastaldi@ec.europa.eu::c8b7d82c-d0c9-47f2-bd65-0a59874a04b9" userProvider="AD" userName="GASTALDI Chiara (JRC-ISPRA)"/>
        <t:Anchor>
          <t:Comment id="38839274"/>
        </t:Anchor>
        <t:Create/>
      </t:Event>
      <t:Event id="{A1F5EB0C-6D25-4ECD-8C66-D40C4EABBA82}" time="2023-12-18T17:26:44.555Z">
        <t:Attribution userId="S::chiara.gastaldi@ec.europa.eu::c8b7d82c-d0c9-47f2-bd65-0a59874a04b9" userProvider="AD" userName="GASTALDI Chiara (JRC-ISPRA)"/>
        <t:Anchor>
          <t:Comment id="38839274"/>
        </t:Anchor>
        <t:Assign userId="S::Steve.BORCHARDT@ext.ec.europa.eu::d5f310b6-46b6-479b-9d3d-8c044f1f1933" userProvider="AD" userName="BORCHARDT Steve (JRC-ISPRA-EXT)"/>
      </t:Event>
      <t:Event id="{793D2EEB-F334-4E38-9E56-24B80D2FAAF1}" time="2023-12-18T17:26:44.555Z">
        <t:Attribution userId="S::chiara.gastaldi@ec.europa.eu::c8b7d82c-d0c9-47f2-bd65-0a59874a04b9" userProvider="AD" userName="GASTALDI Chiara (JRC-ISPRA)"/>
        <t:Anchor>
          <t:Comment id="38839274"/>
        </t:Anchor>
        <t:SetTitle title="@BORCHARDT Steve (JRC-ISPRA-EXT) do you mean that the true cost of biodiversity loss is not accounted (as in Natural Capital accounting)? If so, and if this barrier was in the fiches, then maybe better make it clearer"/>
      </t:Event>
      <t:Event id="{64B824A0-252E-4CB9-BADB-14D6D209893A}" time="2023-12-18T20:50:32.385Z">
        <t:Attribution userId="S::steve.borchardt@ext.ec.europa.eu::d5f310b6-46b6-479b-9d3d-8c044f1f1933" userProvider="AD" userName="BORCHARDT Steve (JRC-ISPRA-EXT)"/>
        <t:Progress percentComplete="100"/>
      </t:Event>
    </t:History>
  </t:Task>
  <t:Task id="{856E6AE5-94DE-4DDC-922A-1E2E9E1C0E1B}">
    <t:Anchor>
      <t:Comment id="1076273960"/>
    </t:Anchor>
    <t:History>
      <t:Event id="{BE2C8171-E5F6-4CC2-BA91-1772BEB6D1D4}" time="2023-12-18T14:06:59.603Z">
        <t:Attribution userId="S::giulia.barbero-vignola@ec.europa.eu::1479d97b-2e3a-4278-8e36-66f773dbda5c" userProvider="AD" userName="BARBERO VIGNOLA Giulia (JRC-ISPRA)"/>
        <t:Anchor>
          <t:Comment id="1414174875"/>
        </t:Anchor>
        <t:Create/>
      </t:Event>
      <t:Event id="{48EEC601-F5C7-40DE-AEC1-C5A6BA29D05F}" time="2023-12-18T14:06:59.603Z">
        <t:Attribution userId="S::giulia.barbero-vignola@ec.europa.eu::1479d97b-2e3a-4278-8e36-66f773dbda5c" userProvider="AD" userName="BARBERO VIGNOLA Giulia (JRC-ISPRA)"/>
        <t:Anchor>
          <t:Comment id="1414174875"/>
        </t:Anchor>
        <t:Assign userId="S::Michele.MARONI@ext.ec.europa.eu::19bca87d-2592-4504-b3be-4c57cc750ff0" userProvider="AD" userName="MARONI Michele (JRC-ISPRA-EXT)"/>
      </t:Event>
      <t:Event id="{FF852B98-A84D-4DD9-85D0-6C01A65A0677}" time="2023-12-18T14:06:59.603Z">
        <t:Attribution userId="S::giulia.barbero-vignola@ec.europa.eu::1479d97b-2e3a-4278-8e36-66f773dbda5c" userProvider="AD" userName="BARBERO VIGNOLA Giulia (JRC-ISPRA)"/>
        <t:Anchor>
          <t:Comment id="1414174875"/>
        </t:Anchor>
        <t:SetTitle title="JRC study reference: Sala, S., De Laurentiis, V. and Sanye Mengual, E., Food consumption and waste: environmental impacts from a supply chain perspective, European Commission, 2023, JRC129245. @MARONI Michele (JRC-ISPRA-EXT)"/>
      </t:Event>
      <t:Event id="{4B809E85-5EDB-41C3-B7E8-1DF9C771690B}" time="2023-12-19T09:48:10.566Z">
        <t:Attribution userId="S::Michele.MARONI@ext.ec.europa.eu::19bca87d-2592-4504-b3be-4c57cc750ff0" userProvider="AD" userName="MARONI Michele (JRC-ISPRA-EXT)"/>
        <t:Progress percentComplete="100"/>
      </t:Event>
    </t:History>
  </t:Task>
  <t:Task id="{75C33774-1623-4541-9129-2E3DE0B37C32}">
    <t:Anchor>
      <t:Comment id="36023234"/>
    </t:Anchor>
    <t:History>
      <t:Event id="{A1B52D84-A78E-4F62-97F0-6634C6F0AB8E}" time="2023-12-20T12:38:50.632Z">
        <t:Attribution userId="S::esther.sanye-mengual@ec.europa.eu::927fc2be-1048-4ed7-b486-020a1fec906b" userProvider="AD" userName="SANYE MENGUAL Esther (JRC-ISPRA)"/>
        <t:Anchor>
          <t:Comment id="36023234"/>
        </t:Anchor>
        <t:Create/>
      </t:Event>
      <t:Event id="{42E2CB5C-5C4E-4253-AFD2-D0A8A1598E7D}" time="2023-12-20T12:38:50.632Z">
        <t:Attribution userId="S::esther.sanye-mengual@ec.europa.eu::927fc2be-1048-4ed7-b486-020a1fec906b" userProvider="AD" userName="SANYE MENGUAL Esther (JRC-ISPRA)"/>
        <t:Anchor>
          <t:Comment id="36023234"/>
        </t:Anchor>
        <t:Assign userId="S::Giulia.BARBERO-VIGNOLA@ec.europa.eu::1479d97b-2e3a-4278-8e36-66f773dbda5c" userProvider="AD" userName="BARBERO VIGNOLA Giulia (JRC-ISPRA)"/>
      </t:Event>
      <t:Event id="{FB89FA26-02F1-4D9F-8E51-1488ADCD8A9F}" time="2023-12-20T12:38:50.632Z">
        <t:Attribution userId="S::esther.sanye-mengual@ec.europa.eu::927fc2be-1048-4ed7-b486-020a1fec906b" userProvider="AD" userName="SANYE MENGUAL Esther (JRC-ISPRA)"/>
        <t:Anchor>
          <t:Comment id="36023234"/>
        </t:Anchor>
        <t:SetTitle title="@BARBERO VIGNOLA Giulia (JRC-ISPRA) - check out in the final version that the table is aligned. At least in the browser it shows not aligned between rows."/>
      </t:Event>
      <t:Event id="{2BFB502A-1C37-4C3E-B2FF-F78BD4A7E4DF}" time="2023-12-20T13:56:23.483Z">
        <t:Attribution userId="S::giulia.barbero-vignola@ec.europa.eu::1479d97b-2e3a-4278-8e36-66f773dbda5c" userProvider="AD" userName="BARBERO VIGNOLA Giulia (JRC-ISPRA)"/>
        <t:Progress percentComplete="100"/>
      </t:Event>
    </t:History>
  </t:Task>
  <t:Task id="{FB855ACC-7DB0-4051-8CEE-8078C479F177}">
    <t:Anchor>
      <t:Comment id="1520997130"/>
    </t:Anchor>
    <t:History>
      <t:Event id="{DC9734C1-EEE0-4A7F-8E34-CE3365A784D4}" time="2024-01-25T13:21:01.785Z">
        <t:Attribution userId="S::luisa.marelli@ec.europa.eu::78bda841-bac5-4a31-bc15-22549a1dd308" userProvider="AD" userName="MARELLI Luisa (JRC-ISPRA)"/>
        <t:Anchor>
          <t:Comment id="1520997130"/>
        </t:Anchor>
        <t:Create/>
      </t:Event>
      <t:Event id="{E4E0811B-5895-4017-91EA-48779F23574A}" time="2024-01-25T13:21:01.785Z">
        <t:Attribution userId="S::luisa.marelli@ec.europa.eu::78bda841-bac5-4a31-bc15-22549a1dd308" userProvider="AD" userName="MARELLI Luisa (JRC-ISPRA)"/>
        <t:Anchor>
          <t:Comment id="1520997130"/>
        </t:Anchor>
        <t:Assign userId="S::Michele.MARONI@ext.ec.europa.eu::19bca87d-2592-4504-b3be-4c57cc750ff0" userProvider="AD" userName="MARONI Michele (JRC-ISPRA-EXT)"/>
      </t:Event>
      <t:Event id="{8785C5BD-0D5E-44DA-9B46-A8CA319EA495}" time="2024-01-25T13:21:01.785Z">
        <t:Attribution userId="S::luisa.marelli@ec.europa.eu::78bda841-bac5-4a31-bc15-22549a1dd308" userProvider="AD" userName="MARELLI Luisa (JRC-ISPRA)"/>
        <t:Anchor>
          <t:Comment id="1520997130"/>
        </t:Anchor>
        <t:SetTitle title="@MARONI Michele (JRC-ISPRA-EXT)"/>
      </t:Event>
      <t:Event id="{BB4EE52A-016C-4A56-88F5-AEBA0EFF821E}" time="2024-01-26T11:49:02.143Z">
        <t:Attribution userId="S::Michele.MARONI@ext.ec.europa.eu::19bca87d-2592-4504-b3be-4c57cc750ff0" userProvider="AD" userName="MARONI Michele (JRC-ISPRA-EXT)"/>
        <t:Progress percentComplete="100"/>
      </t:Event>
    </t:History>
  </t:Task>
  <t:Task id="{1D8A55D3-B03C-487C-9A77-169C1D567832}">
    <t:Anchor>
      <t:Comment id="963602470"/>
    </t:Anchor>
    <t:History>
      <t:Event id="{799ED9B9-CE1A-41A5-A412-B3FD6827E66A}" time="2023-12-21T09:31:26.548Z">
        <t:Attribution userId="S::michele.maroni@ext.ec.europa.eu::19bca87d-2592-4504-b3be-4c57cc750ff0" userProvider="AD" userName="MARONI Michele (JRC-ISPRA-EXT)"/>
        <t:Anchor>
          <t:Comment id="963602470"/>
        </t:Anchor>
        <t:Create/>
      </t:Event>
      <t:Event id="{23041655-C662-4247-B9AB-52929F1CEF6A}" time="2023-12-21T09:31:26.548Z">
        <t:Attribution userId="S::michele.maroni@ext.ec.europa.eu::19bca87d-2592-4504-b3be-4c57cc750ff0" userProvider="AD" userName="MARONI Michele (JRC-ISPRA-EXT)"/>
        <t:Anchor>
          <t:Comment id="963602470"/>
        </t:Anchor>
        <t:Assign userId="S::Michele.MARONI@ext.ec.europa.eu::19bca87d-2592-4504-b3be-4c57cc750ff0" userProvider="AD" userName="MARONI Michele (JRC-ISPRA-EXT)"/>
      </t:Event>
      <t:Event id="{9477E99D-9C00-49F5-989F-44D681043CD4}" time="2023-12-21T09:31:26.548Z">
        <t:Attribution userId="S::michele.maroni@ext.ec.europa.eu::19bca87d-2592-4504-b3be-4c57cc750ff0" userProvider="AD" userName="MARONI Michele (JRC-ISPRA-EXT)"/>
        <t:Anchor>
          <t:Comment id="963602470"/>
        </t:Anchor>
        <t:SetTitle title="@MARONI Michele (JRC-ISPRA-EXT)"/>
      </t:Event>
      <t:Event id="{42EC45D5-B765-4C2E-8A9F-C11B130B9A81}" time="2023-12-21T10:53:19.295Z">
        <t:Attribution userId="S::Michele.MARONI@ext.ec.europa.eu::19bca87d-2592-4504-b3be-4c57cc750ff0" userProvider="AD" userName="MARONI Michele (JRC-ISPRA-EXT)"/>
        <t:Progress percentComplete="100"/>
      </t:Event>
    </t:History>
  </t:Task>
  <t:Task id="{6CD3972A-B953-4E00-9A3C-506558714525}">
    <t:Anchor>
      <t:Comment id="82685734"/>
    </t:Anchor>
    <t:History>
      <t:Event id="{88E0FEE1-C529-49A3-AA59-FD02929E0A93}" time="2023-12-21T11:58:23.953Z">
        <t:Attribution userId="S::matteo.trane@ec.europa.eu::c4ad00ef-ce74-4877-8364-cbec69e460c1" userProvider="AD" userName="TRANE Matteo (JRC-ISPRA)"/>
        <t:Anchor>
          <t:Comment id="1278135854"/>
        </t:Anchor>
        <t:Create/>
      </t:Event>
      <t:Event id="{94562054-5C01-498F-9BE8-7BAC006220E6}" time="2023-12-21T11:58:23.953Z">
        <t:Attribution userId="S::matteo.trane@ec.europa.eu::c4ad00ef-ce74-4877-8364-cbec69e460c1" userProvider="AD" userName="TRANE Matteo (JRC-ISPRA)"/>
        <t:Anchor>
          <t:Comment id="1278135854"/>
        </t:Anchor>
        <t:Assign userId="S::Chiara.GASTALDI@ec.europa.eu::c8b7d82c-d0c9-47f2-bd65-0a59874a04b9" userProvider="AD" userName="GASTALDI Chiara (JRC-ISPRA)"/>
      </t:Event>
      <t:Event id="{25D74D94-EBCE-415E-B9DE-71028D78C12C}" time="2023-12-21T11:58:23.953Z">
        <t:Attribution userId="S::matteo.trane@ec.europa.eu::c4ad00ef-ce74-4877-8364-cbec69e460c1" userProvider="AD" userName="TRANE Matteo (JRC-ISPRA)"/>
        <t:Anchor>
          <t:Comment id="1278135854"/>
        </t:Anchor>
        <t:SetTitle title="Have you done it @GASTALDI Chiara (JRC-ISPRA) ?"/>
      </t:Event>
    </t:History>
  </t:Task>
  <t:Task id="{D94D1192-F84C-4EF5-9593-3FC92A20E68F}">
    <t:Anchor>
      <t:Comment id="247279738"/>
    </t:Anchor>
    <t:History>
      <t:Event id="{3D823D8C-3CD7-4F79-AF0D-B8157FF630D6}" time="2023-12-21T09:32:05.052Z">
        <t:Attribution userId="S::michele.maroni@ext.ec.europa.eu::19bca87d-2592-4504-b3be-4c57cc750ff0" userProvider="AD" userName="MARONI Michele (JRC-ISPRA-EXT)"/>
        <t:Anchor>
          <t:Comment id="247279738"/>
        </t:Anchor>
        <t:Create/>
      </t:Event>
      <t:Event id="{353AC2F7-F8E8-4A7C-8660-9FACEEE7C81E}" time="2023-12-21T09:32:05.052Z">
        <t:Attribution userId="S::michele.maroni@ext.ec.europa.eu::19bca87d-2592-4504-b3be-4c57cc750ff0" userProvider="AD" userName="MARONI Michele (JRC-ISPRA-EXT)"/>
        <t:Anchor>
          <t:Comment id="247279738"/>
        </t:Anchor>
        <t:Assign userId="S::Michele.MARONI@ext.ec.europa.eu::19bca87d-2592-4504-b3be-4c57cc750ff0" userProvider="AD" userName="MARONI Michele (JRC-ISPRA-EXT)"/>
      </t:Event>
      <t:Event id="{5E8BD10C-2753-491D-A015-FD4BDE8725C6}" time="2023-12-21T09:32:05.052Z">
        <t:Attribution userId="S::michele.maroni@ext.ec.europa.eu::19bca87d-2592-4504-b3be-4c57cc750ff0" userProvider="AD" userName="MARONI Michele (JRC-ISPRA-EXT)"/>
        <t:Anchor>
          <t:Comment id="247279738"/>
        </t:Anchor>
        <t:SetTitle title="@MARONI Michele (JRC-ISPRA-EXT)"/>
      </t:Event>
      <t:Event id="{7CBE3224-D9E5-42B4-B4A2-85AA75E14473}" time="2023-12-21T11:07:00.084Z">
        <t:Attribution userId="S::Michele.MARONI@ext.ec.europa.eu::19bca87d-2592-4504-b3be-4c57cc750ff0" userProvider="AD" userName="MARONI Michele (JRC-ISPRA-EXT)"/>
        <t:Progress percentComplete="100"/>
      </t:Event>
    </t:History>
  </t:Task>
  <t:Task id="{C1A5BA0A-71CF-40D8-9C4E-011810320D89}">
    <t:Anchor>
      <t:Comment id="1146750537"/>
    </t:Anchor>
    <t:History>
      <t:Event id="{7D98FC9B-D32C-48D3-9806-10F4EF0D4332}" time="2023-12-21T10:45:56.572Z">
        <t:Attribution userId="S::Michele.MARONI@ext.ec.europa.eu::19bca87d-2592-4504-b3be-4c57cc750ff0" userProvider="AD" userName="MARONI Michele (JRC-ISPRA-EXT)"/>
        <t:Anchor>
          <t:Comment id="1146750537"/>
        </t:Anchor>
        <t:Create/>
      </t:Event>
      <t:Event id="{D842CF1D-ED2B-4898-A70F-0CDE1E07BD5D}" time="2023-12-21T10:45:56.572Z">
        <t:Attribution userId="S::Michele.MARONI@ext.ec.europa.eu::19bca87d-2592-4504-b3be-4c57cc750ff0" userProvider="AD" userName="MARONI Michele (JRC-ISPRA-EXT)"/>
        <t:Anchor>
          <t:Comment id="1146750537"/>
        </t:Anchor>
        <t:Assign userId="S::Michele.MARONI@ext.ec.europa.eu::19bca87d-2592-4504-b3be-4c57cc750ff0" userProvider="AD" userName="MARONI Michele (JRC-ISPRA-EXT)"/>
      </t:Event>
      <t:Event id="{BD733801-8FDF-4AEC-8F07-715DF2E8F9A6}" time="2023-12-21T10:45:56.572Z">
        <t:Attribution userId="S::Michele.MARONI@ext.ec.europa.eu::19bca87d-2592-4504-b3be-4c57cc750ff0" userProvider="AD" userName="MARONI Michele (JRC-ISPRA-EXT)"/>
        <t:Anchor>
          <t:Comment id="1146750537"/>
        </t:Anchor>
        <t:SetTitle title="@MARONI Michele (JRC-ISPRA-EXT) "/>
      </t:Event>
      <t:Event id="{BF7BBF61-A014-42BA-958B-0741EC543995}" time="2023-12-21T11:16:11.95Z">
        <t:Attribution userId="S::Michele.MARONI@ext.ec.europa.eu::19bca87d-2592-4504-b3be-4c57cc750ff0" userProvider="AD" userName="MARONI Michele (JRC-ISPRA-EXT)"/>
        <t:Progress percentComplete="100"/>
      </t:Event>
    </t:History>
  </t:Task>
  <t:Task id="{3EDF1902-508B-4F52-9CAB-09CAA3255427}">
    <t:Anchor>
      <t:Comment id="1816933165"/>
    </t:Anchor>
    <t:History>
      <t:Event id="{60A08C4C-61B8-440D-98DB-78CF88F64A8C}" time="2024-01-12T08:46:36.351Z">
        <t:Attribution userId="S::matteo.trane@ec.europa.eu::c4ad00ef-ce74-4877-8364-cbec69e460c1" userProvider="AD" userName="TRANE Matteo (JRC-ISPRA)"/>
        <t:Anchor>
          <t:Comment id="1525216450"/>
        </t:Anchor>
        <t:Create/>
      </t:Event>
      <t:Event id="{894BB788-B810-4145-A995-52D898761894}" time="2024-01-12T08:46:36.351Z">
        <t:Attribution userId="S::matteo.trane@ec.europa.eu::c4ad00ef-ce74-4877-8364-cbec69e460c1" userProvider="AD" userName="TRANE Matteo (JRC-ISPRA)"/>
        <t:Anchor>
          <t:Comment id="1525216450"/>
        </t:Anchor>
        <t:Assign userId="S::Laia.DELGADO-CALLICO@ec.europa.eu::840be715-dc1a-449e-9e6e-a6679b46f859" userProvider="AD" userName="DELGADO CALLICO Laia (JRC-PETTEN)"/>
      </t:Event>
      <t:Event id="{3BD9E484-6E3A-4FC3-ACE1-1EADC1E1321B}" time="2024-01-12T08:46:36.351Z">
        <t:Attribution userId="S::matteo.trane@ec.europa.eu::c4ad00ef-ce74-4877-8364-cbec69e460c1" userProvider="AD" userName="TRANE Matteo (JRC-ISPRA)"/>
        <t:Anchor>
          <t:Comment id="1525216450"/>
        </t:Anchor>
        <t:SetTitle title="@DELGADO CALLICO Laia (JRC-PETTEN) updated in the database, could you please update it in the Annex accordingly? Thank you."/>
      </t:Event>
    </t:History>
  </t:Task>
  <t:Task id="{954A0A67-92C8-4936-8DDD-5EDFBC5BB23E}">
    <t:Anchor>
      <t:Comment id="1729174423"/>
    </t:Anchor>
    <t:History>
      <t:Event id="{FE8C30C1-8DFD-4FD0-974C-BF7F8D03A84D}" time="2024-11-04T14:28:59.402Z">
        <t:Attribution userId="S::stefano.cisternino@ext.ec.europa.eu::40eeadf1-41b1-4aeb-b929-bc5e3c6a6913" userProvider="AD" userName="CISTERNINO Stefano (JRC-ISPRA-EXT)"/>
        <t:Anchor>
          <t:Comment id="1729174423"/>
        </t:Anchor>
        <t:Create/>
      </t:Event>
      <t:Event id="{2149A75B-B883-4167-932C-AF1FEFE56191}" time="2024-11-04T14:28:59.402Z">
        <t:Attribution userId="S::stefano.cisternino@ext.ec.europa.eu::40eeadf1-41b1-4aeb-b929-bc5e3c6a6913" userProvider="AD" userName="CISTERNINO Stefano (JRC-ISPRA-EXT)"/>
        <t:Anchor>
          <t:Comment id="1729174423"/>
        </t:Anchor>
        <t:Assign userId="S::Laia.DELGADO-CALLICO@ec.europa.eu::840be715-dc1a-449e-9e6e-a6679b46f859" userProvider="AD" userName="DELGADO CALLICO Laia (JRC-PETTEN)"/>
      </t:Event>
      <t:Event id="{C940F5F3-012C-4667-BAC2-3622F1F9036F}" time="2024-11-04T14:28:59.402Z">
        <t:Attribution userId="S::stefano.cisternino@ext.ec.europa.eu::40eeadf1-41b1-4aeb-b929-bc5e3c6a6913" userProvider="AD" userName="CISTERNINO Stefano (JRC-ISPRA-EXT)"/>
        <t:Anchor>
          <t:Comment id="1729174423"/>
        </t:Anchor>
        <t:SetTitle title="@DELGADO CALLICO Laia (JRC-PETTEN) I had to revise the entire text in order to make it shorter. check if the parts you included work for you or you want to rephrase, expand, cut them"/>
      </t:Event>
    </t:History>
  </t:Task>
  <t:Task id="{665641B2-8395-45BA-A4CD-D72B745C2592}">
    <t:Anchor>
      <t:Comment id="720940388"/>
    </t:Anchor>
    <t:History>
      <t:Event id="{C88A3011-10C9-483E-A023-876D89828611}" time="2024-01-09T14:21:36.038Z">
        <t:Attribution userId="S::chiara.gastaldi@ec.europa.eu::c8b7d82c-d0c9-47f2-bd65-0a59874a04b9" userProvider="AD" userName="GASTALDI Chiara (JRC-ISPRA)"/>
        <t:Anchor>
          <t:Comment id="1309332294"/>
        </t:Anchor>
        <t:Create/>
      </t:Event>
      <t:Event id="{80B5DF28-CE6B-471B-9649-ED5D3236AFDB}" time="2024-01-09T14:21:36.038Z">
        <t:Attribution userId="S::chiara.gastaldi@ec.europa.eu::c8b7d82c-d0c9-47f2-bd65-0a59874a04b9" userProvider="AD" userName="GASTALDI Chiara (JRC-ISPRA)"/>
        <t:Anchor>
          <t:Comment id="1309332294"/>
        </t:Anchor>
        <t:Assign userId="S::Michele.MARONI@ext.ec.europa.eu::19bca87d-2592-4504-b3be-4c57cc750ff0" userProvider="AD" userName="MARONI Michele (JRC-ISPRA-EXT)"/>
      </t:Event>
      <t:Event id="{1B55952F-529E-4238-ADA2-33BE0613DD65}" time="2024-01-09T14:21:36.038Z">
        <t:Attribution userId="S::chiara.gastaldi@ec.europa.eu::c8b7d82c-d0c9-47f2-bd65-0a59874a04b9" userProvider="AD" userName="GASTALDI Chiara (JRC-ISPRA)"/>
        <t:Anchor>
          <t:Comment id="1309332294"/>
        </t:Anchor>
        <t:SetTitle title="@MARONI Michele (JRC-ISPRA-EXT)"/>
      </t:Event>
      <t:Event id="{E7C09609-6A00-4AB7-88E9-8BC91F407419}" time="2024-01-16T15:09:01.061Z">
        <t:Attribution userId="S::Michele.MARONI@ext.ec.europa.eu::19bca87d-2592-4504-b3be-4c57cc750ff0" userProvider="AD" userName="MARONI Michele (JRC-ISPRA-EXT)"/>
        <t:Anchor>
          <t:Comment id="655171243"/>
        </t:Anchor>
        <t:UnassignAll/>
      </t:Event>
      <t:Event id="{DFD25812-84DB-40DD-89F5-1C44623868DD}" time="2024-01-16T15:09:01.061Z">
        <t:Attribution userId="S::Michele.MARONI@ext.ec.europa.eu::19bca87d-2592-4504-b3be-4c57cc750ff0" userProvider="AD" userName="MARONI Michele (JRC-ISPRA-EXT)"/>
        <t:Anchor>
          <t:Comment id="655171243"/>
        </t:Anchor>
        <t:Assign userId="S::Chiara.GASTALDI@ec.europa.eu::c8b7d82c-d0c9-47f2-bd65-0a59874a04b9" userProvider="AD" userName="GASTALDI Chiara (JRC-ISPRA)"/>
      </t:Event>
      <t:Event id="{223DFC32-01BF-4755-8E0F-6330C62C1956}" time="2024-01-24T09:00:32.178Z">
        <t:Attribution userId="S::steve.borchardt@ext.ec.europa.eu::d5f310b6-46b6-479b-9d3d-8c044f1f1933" userProvider="AD" userName="BORCHARDT Steve (JRC-ISPRA-EXT)"/>
        <t:Progress percentComplete="100"/>
      </t:Event>
    </t:History>
  </t:Task>
  <t:Task id="{16468D8B-6ADB-4BA4-B3B5-2D7AF9BF8BB5}">
    <t:Anchor>
      <t:Comment id="692634314"/>
    </t:Anchor>
    <t:History>
      <t:Event id="{707A1F96-36F7-4B48-8639-73E128B109B6}" time="2024-01-15T08:44:54.098Z">
        <t:Attribution userId="S::chiara.gastaldi@ec.europa.eu::c8b7d82c-d0c9-47f2-bd65-0a59874a04b9" userProvider="AD" userName="GASTALDI Chiara (JRC-ISPRA)"/>
        <t:Anchor>
          <t:Comment id="481099250"/>
        </t:Anchor>
        <t:Create/>
      </t:Event>
      <t:Event id="{39E6CCA3-1D1B-4014-9EBC-D2B9D7EDBBE6}" time="2024-01-15T08:44:54.098Z">
        <t:Attribution userId="S::chiara.gastaldi@ec.europa.eu::c8b7d82c-d0c9-47f2-bd65-0a59874a04b9" userProvider="AD" userName="GASTALDI Chiara (JRC-ISPRA)"/>
        <t:Anchor>
          <t:Comment id="481099250"/>
        </t:Anchor>
        <t:Assign userId="S::Matteo.TRANE@ec.europa.eu::c4ad00ef-ce74-4877-8364-cbec69e460c1" userProvider="AD" userName="TRANE Matteo (JRC-ISPRA)"/>
      </t:Event>
      <t:Event id="{0E8E9420-6456-432A-A100-B944E008BA59}" time="2024-01-15T08:44:54.098Z">
        <t:Attribution userId="S::chiara.gastaldi@ec.europa.eu::c8b7d82c-d0c9-47f2-bd65-0a59874a04b9" userProvider="AD" userName="GASTALDI Chiara (JRC-ISPRA)"/>
        <t:Anchor>
          <t:Comment id="481099250"/>
        </t:Anchor>
        <t:SetTitle title="@TRANE Matteo (JRC-ISPRA) we need to put an asteristc in the infographic, saying &quot;agreement reached&quot;."/>
      </t:Event>
      <t:Event id="{AD1CABA3-B63E-4F7B-9961-C71BF57B9E25}" time="2024-01-15T09:40:35.773Z">
        <t:Attribution userId="S::matteo.trane@ec.europa.eu::c4ad00ef-ce74-4877-8364-cbec69e460c1" userProvider="AD" userName="TRANE Matteo (JRC-ISPRA)"/>
        <t:Progress percentComplete="100"/>
      </t:Event>
    </t:History>
  </t:Task>
  <t:Task id="{F7E96C95-6621-4E4A-9AB1-D03826CF9696}">
    <t:Anchor>
      <t:Comment id="1552857224"/>
    </t:Anchor>
    <t:History>
      <t:Event id="{D7D03794-7A5C-4A00-A11B-B736AC527A1F}" time="2024-01-12T08:44:32.318Z">
        <t:Attribution userId="S::matteo.trane@ec.europa.eu::c4ad00ef-ce74-4877-8364-cbec69e460c1" userProvider="AD" userName="TRANE Matteo (JRC-ISPRA)"/>
        <t:Anchor>
          <t:Comment id="636430529"/>
        </t:Anchor>
        <t:Create/>
      </t:Event>
      <t:Event id="{A70D4BC7-D768-4EC9-83E7-A2710E37166F}" time="2024-01-12T08:44:32.318Z">
        <t:Attribution userId="S::matteo.trane@ec.europa.eu::c4ad00ef-ce74-4877-8364-cbec69e460c1" userProvider="AD" userName="TRANE Matteo (JRC-ISPRA)"/>
        <t:Anchor>
          <t:Comment id="636430529"/>
        </t:Anchor>
        <t:Assign userId="S::Laia.DELGADO-CALLICO@ec.europa.eu::840be715-dc1a-449e-9e6e-a6679b46f859" userProvider="AD" userName="DELGADO CALLICO Laia (JRC-PETTEN)"/>
      </t:Event>
      <t:Event id="{987D1B7B-C594-4423-8835-9E7DF6B16C5E}" time="2024-01-12T08:44:32.318Z">
        <t:Attribution userId="S::matteo.trane@ec.europa.eu::c4ad00ef-ce74-4877-8364-cbec69e460c1" userProvider="AD" userName="TRANE Matteo (JRC-ISPRA)"/>
        <t:Anchor>
          <t:Comment id="636430529"/>
        </t:Anchor>
        <t:SetTitle title="@DELGADO CALLICO Laia (JRC-PETTEN) we will not have targets from that directive, since it does not contain targets according to our selection criteria, but rather 'guidelines'. As such, we could rather mention the TEN-E regulation in the assessment of …"/>
      </t:Event>
    </t:History>
  </t:Task>
  <t:Task id="{0307BEDB-3EC5-41F4-8C3E-4C1695DA80E6}">
    <t:Anchor>
      <t:Comment id="1820784292"/>
    </t:Anchor>
    <t:History>
      <t:Event id="{79AED7CC-DF73-4241-976B-1703742BF3C8}" time="2023-12-20T15:32:05.494Z">
        <t:Attribution userId="S::szvetlana.acs@ext.ec.europa.eu::60ae22ce-9e4f-482f-acdd-9a68f6f32177" userProvider="AD" userName="ACS Szvetlana (JRC-ISPRA-EXT)"/>
        <t:Anchor>
          <t:Comment id="1820784292"/>
        </t:Anchor>
        <t:Create/>
      </t:Event>
      <t:Event id="{5363C9B0-A164-4FE3-9FE8-567E82451379}" time="2023-12-20T15:32:05.494Z">
        <t:Attribution userId="S::szvetlana.acs@ext.ec.europa.eu::60ae22ce-9e4f-482f-acdd-9a68f6f32177" userProvider="AD" userName="ACS Szvetlana (JRC-ISPRA-EXT)"/>
        <t:Anchor>
          <t:Comment id="1820784292"/>
        </t:Anchor>
        <t:Assign userId="S::Michele.MARONI@ext.ec.europa.eu::19bca87d-2592-4504-b3be-4c57cc750ff0" userProvider="AD" userName="MARONI Michele (JRC-ISPRA-EXT)"/>
      </t:Event>
      <t:Event id="{6ED11564-B1B4-4F99-911B-DF3C243CE2DA}" time="2023-12-20T15:32:05.494Z">
        <t:Attribution userId="S::szvetlana.acs@ext.ec.europa.eu::60ae22ce-9e4f-482f-acdd-9a68f6f32177" userProvider="AD" userName="ACS Szvetlana (JRC-ISPRA-EXT)"/>
        <t:Anchor>
          <t:Comment id="1820784292"/>
        </t:Anchor>
        <t:SetTitle title="Reference https://doi.org/10.2903/j.efsa.2022.7074 @MARONI Michele (JRC-ISPRA-EXT)"/>
      </t:Event>
      <t:Event id="{2561AFFA-8019-4DB1-91CA-92E9B4D3B9DE}" time="2023-12-21T12:04:43.838Z">
        <t:Attribution userId="S::Michele.MARONI@ext.ec.europa.eu::19bca87d-2592-4504-b3be-4c57cc750ff0" userProvider="AD" userName="MARONI Michele (JRC-ISPRA-EXT)"/>
        <t:Progress percentComplete="100"/>
      </t:Event>
    </t:History>
  </t:Task>
  <t:Task id="{0D9B192A-D554-42F8-8C17-740B0124E31B}">
    <t:Anchor>
      <t:Comment id="428669716"/>
    </t:Anchor>
    <t:History>
      <t:Event id="{872923D5-E7A3-4729-A09B-8F581F756F2D}" time="2025-03-03T14:50:42.853Z">
        <t:Attribution userId="S::elena.zepharovich@ec.europa.eu::7bae6fdf-bbf3-4e01-9e6d-0adfa55c1966" userProvider="AD" userName="ZEPHAROVICH Elena (JRC-ISPRA)"/>
        <t:Anchor>
          <t:Comment id="428669716"/>
        </t:Anchor>
        <t:Create/>
      </t:Event>
      <t:Event id="{E7F3DDD2-4B79-4855-9BA3-1E97AA52E172}" time="2025-03-03T14:50:42.853Z">
        <t:Attribution userId="S::elena.zepharovich@ec.europa.eu::7bae6fdf-bbf3-4e01-9e6d-0adfa55c1966" userProvider="AD" userName="ZEPHAROVICH Elena (JRC-ISPRA)"/>
        <t:Anchor>
          <t:Comment id="428669716"/>
        </t:Anchor>
        <t:Assign userId="S::Sarah.MUBAREKA@ec.europa.eu::9cec9021-19bb-4fb6-9a8c-829a05644aa0" userProvider="AD" userName="MUBAREKA Sarah Betoul (JRC-ISPRA)"/>
      </t:Event>
      <t:Event id="{E891765B-883E-4538-8249-2E8ADC5DBE14}" time="2025-03-03T14:50:42.853Z">
        <t:Attribution userId="S::elena.zepharovich@ec.europa.eu::7bae6fdf-bbf3-4e01-9e6d-0adfa55c1966" userProvider="AD" userName="ZEPHAROVICH Elena (JRC-ISPRA)"/>
        <t:Anchor>
          <t:Comment id="428669716"/>
        </t:Anchor>
        <t:SetTitle title="@MUBAREKA Sarah Betoul (JRC-ISPRA)"/>
      </t:Event>
      <t:Event id="{2FF4C3FB-7E4F-4549-B39D-9A3709E3CF94}" time="2025-03-03T15:15:24.029Z">
        <t:Attribution userId="S::sarah.mubareka@ec.europa.eu::9cec9021-19bb-4fb6-9a8c-829a05644aa0" userProvider="AD" userName="MUBAREKA Sarah Betoul (JRC-ISPRA)"/>
        <t:Progress percentComplete="100"/>
      </t:Event>
    </t:History>
  </t:Task>
  <t:Task id="{FA7E797B-1355-49A0-977D-98A102A8F2C9}">
    <t:Anchor>
      <t:Comment id="1097467946"/>
    </t:Anchor>
    <t:History>
      <t:Event id="{45C7C64A-2009-4C76-9C47-54F85338288F}" time="2024-01-08T11:26:47.264Z">
        <t:Attribution userId="S::szvetlana.acs@ext.ec.europa.eu::60ae22ce-9e4f-482f-acdd-9a68f6f32177" userProvider="AD" userName="ACS Szvetlana (JRC-ISPRA-EXT)"/>
        <t:Anchor>
          <t:Comment id="1654642441"/>
        </t:Anchor>
        <t:Create/>
      </t:Event>
      <t:Event id="{65A7D4E6-5C29-4843-8D6D-49237AF14888}" time="2024-01-08T11:26:47.264Z">
        <t:Attribution userId="S::szvetlana.acs@ext.ec.europa.eu::60ae22ce-9e4f-482f-acdd-9a68f6f32177" userProvider="AD" userName="ACS Szvetlana (JRC-ISPRA-EXT)"/>
        <t:Anchor>
          <t:Comment id="1654642441"/>
        </t:Anchor>
        <t:Assign userId="S::Robert.M'BAREK@ec.europa.eu::e7ef06c1-b725-4ed3-8354-b1c093f4ebe3" userProvider="AD" userName="M'BAREK Robert (JRC-SEVILLA)"/>
      </t:Event>
      <t:Event id="{8BB8E134-A3A0-49A7-BFD8-0348D87217D7}" time="2024-01-08T11:26:47.264Z">
        <t:Attribution userId="S::szvetlana.acs@ext.ec.europa.eu::60ae22ce-9e4f-482f-acdd-9a68f6f32177" userProvider="AD" userName="ACS Szvetlana (JRC-ISPRA-EXT)"/>
        <t:Anchor>
          <t:Comment id="1654642441"/>
        </t:Anchor>
        <t:SetTitle title="I could not track back the footnote, I was not drafting this part. Maybe better to cross-check with @M'BAREK Robert (JRC-SEVILLA)   However, I found this in the SFS fiche: &quot;The food system is responsible for 30% of GHG emissions in the EU when …"/>
      </t:Event>
    </t:History>
  </t:Task>
  <t:Task id="{2D4C9A8F-7E3D-4714-90B1-E1B7A783A0C9}">
    <t:Anchor>
      <t:Comment id="702870062"/>
    </t:Anchor>
    <t:History>
      <t:Event id="{938A5FCD-14A1-4F45-B9F5-19CC968F1EC0}" time="2023-12-18T13:41:14.142Z">
        <t:Attribution userId="S::steve.borchardt@ext.ec.europa.eu::d5f310b6-46b6-479b-9d3d-8c044f1f1933" userProvider="AD" userName="BORCHARDT Steve (JRC-ISPRA-EXT)"/>
        <t:Anchor>
          <t:Comment id="702870062"/>
        </t:Anchor>
        <t:Create/>
      </t:Event>
      <t:Event id="{AA85D426-4E76-4CE6-B07B-E32A8867D0F5}" time="2023-12-18T13:41:14.142Z">
        <t:Attribution userId="S::steve.borchardt@ext.ec.europa.eu::d5f310b6-46b6-479b-9d3d-8c044f1f1933" userProvider="AD" userName="BORCHARDT Steve (JRC-ISPRA-EXT)"/>
        <t:Anchor>
          <t:Comment id="702870062"/>
        </t:Anchor>
        <t:Assign userId="S::Michele.MARONI@ext.ec.europa.eu::19bca87d-2592-4504-b3be-4c57cc750ff0" userProvider="AD" userName="MARONI Michele (JRC-ISPRA-EXT)"/>
      </t:Event>
      <t:Event id="{957A81A9-701B-45EA-B40D-8F4B239C2CE3}" time="2023-12-18T13:41:14.142Z">
        <t:Attribution userId="S::steve.borchardt@ext.ec.europa.eu::d5f310b6-46b6-479b-9d3d-8c044f1f1933" userProvider="AD" userName="BORCHARDT Steve (JRC-ISPRA-EXT)"/>
        <t:Anchor>
          <t:Comment id="702870062"/>
        </t:Anchor>
        <t:SetTitle title="to be added to bibliography, @MARONI Michele (JRC-ISPRA-EXT)"/>
      </t:Event>
      <t:Event id="{0541B398-A319-43B6-8301-B5C1B1CE1F6E}" time="2023-12-18T16:37:09.18Z">
        <t:Attribution userId="S::matteo.trane@ec.europa.eu::c4ad00ef-ce74-4877-8364-cbec69e460c1" userProvider="AD" userName="TRANE Matteo (JRC-ISPRA)"/>
        <t:Progress percentComplete="100"/>
      </t:Event>
      <t:Event id="{51BD8CEA-980E-459B-8ED8-6446B46E836E}" time="2023-12-18T16:37:14.375Z">
        <t:Attribution userId="S::matteo.trane@ec.europa.eu::c4ad00ef-ce74-4877-8364-cbec69e460c1" userProvider="AD" userName="TRANE Matteo (JRC-ISPRA)"/>
        <t:Progress percentComplete="0"/>
      </t:Event>
    </t:History>
  </t:Task>
  <t:Task id="{67D5A618-9458-4591-B225-2D4F3D0F30F3}">
    <t:Anchor>
      <t:Comment id="269559138"/>
    </t:Anchor>
    <t:History>
      <t:Event id="{CEC29B25-56EE-4EB5-99C1-916CD4331FD5}" time="2023-12-18T14:02:56.584Z">
        <t:Attribution userId="S::steve.borchardt@ext.ec.europa.eu::d5f310b6-46b6-479b-9d3d-8c044f1f1933" userProvider="AD" userName="BORCHARDT Steve (JRC-ISPRA-EXT)"/>
        <t:Anchor>
          <t:Comment id="269559138"/>
        </t:Anchor>
        <t:Create/>
      </t:Event>
      <t:Event id="{FB3EF64B-2BE0-492F-B9A9-2711F1B87947}" time="2023-12-18T14:02:56.584Z">
        <t:Attribution userId="S::steve.borchardt@ext.ec.europa.eu::d5f310b6-46b6-479b-9d3d-8c044f1f1933" userProvider="AD" userName="BORCHARDT Steve (JRC-ISPRA-EXT)"/>
        <t:Anchor>
          <t:Comment id="269559138"/>
        </t:Anchor>
        <t:Assign userId="S::Michele.MARONI@ext.ec.europa.eu::19bca87d-2592-4504-b3be-4c57cc750ff0" userProvider="AD" userName="MARONI Michele (JRC-ISPRA-EXT)"/>
      </t:Event>
      <t:Event id="{76774271-561C-42BD-B97B-A5EBA7282D5F}" time="2023-12-18T14:02:56.584Z">
        <t:Attribution userId="S::steve.borchardt@ext.ec.europa.eu::d5f310b6-46b6-479b-9d3d-8c044f1f1933" userProvider="AD" userName="BORCHARDT Steve (JRC-ISPRA-EXT)"/>
        <t:Anchor>
          <t:Comment id="269559138"/>
        </t:Anchor>
        <t:SetTitle title="…Valle:  add reference under Motivations for EV adoption: https://www.sciencedirect.com/science/article/pii/S2214629618312003 @MARONI Michele (JRC-ISPRA-EXT) could you add the reference (sorry I cannot open in app to directly place the ref in the box)?"/>
      </t:Event>
      <t:Event id="{77B81AB0-D9BA-4A69-8C45-13FF2A431828}" time="2023-12-18T14:19:04.68Z">
        <t:Attribution userId="S::steve.borchardt@ext.ec.europa.eu::d5f310b6-46b6-479b-9d3d-8c044f1f1933" userProvider="AD" userName="BORCHARDT Steve (JRC-ISPRA-EXT)"/>
        <t:Progress percentComplete="100"/>
      </t:Event>
      <t:Event id="{5387B146-B077-43F9-B6DF-D57EDD201315}" time="2023-12-19T09:58:19.998Z">
        <t:Attribution userId="S::Michele.MARONI@ext.ec.europa.eu::19bca87d-2592-4504-b3be-4c57cc750ff0" userProvider="AD" userName="MARONI Michele (JRC-ISPRA-EXT)"/>
        <t:Progress percentComplete="0"/>
      </t:Event>
      <t:Event id="{D8DA4186-778E-49DF-A17A-3923992432DC}" time="2023-12-19T10:05:24.333Z">
        <t:Attribution userId="S::Michele.MARONI@ext.ec.europa.eu::19bca87d-2592-4504-b3be-4c57cc750ff0" userProvider="AD" userName="MARONI Michele (JRC-ISPRA-EXT)"/>
        <t:Progress percentComplete="100"/>
      </t:Event>
    </t:History>
  </t:Task>
  <t:Task id="{5C3AAB16-5D57-4671-A2C0-101F6935A24A}">
    <t:Anchor>
      <t:Comment id="802656800"/>
    </t:Anchor>
    <t:History>
      <t:Event id="{046427B4-4C7E-48E4-9F2C-E7FE8C451A51}" time="2023-12-21T12:01:43.769Z">
        <t:Attribution userId="S::Michele.MARONI@ext.ec.europa.eu::19bca87d-2592-4504-b3be-4c57cc750ff0" userProvider="AD" userName="MARONI Michele (JRC-ISPRA-EXT)"/>
        <t:Anchor>
          <t:Comment id="802656800"/>
        </t:Anchor>
        <t:Create/>
      </t:Event>
      <t:Event id="{9357F7ED-9930-4BC9-916E-76ACA7734ED6}" time="2023-12-21T12:01:43.769Z">
        <t:Attribution userId="S::Michele.MARONI@ext.ec.europa.eu::19bca87d-2592-4504-b3be-4c57cc750ff0" userProvider="AD" userName="MARONI Michele (JRC-ISPRA-EXT)"/>
        <t:Anchor>
          <t:Comment id="802656800"/>
        </t:Anchor>
        <t:Assign userId="S::Laia.DELGADO-CALLICO@ec.europa.eu::840be715-dc1a-449e-9e6e-a6679b46f859" userProvider="AD" userName="DELGADO CALLICO Laia (JRC-PETTEN)"/>
      </t:Event>
      <t:Event id="{A56D7773-73E1-41C4-8991-ED47E38BEDBE}" time="2023-12-21T12:01:43.769Z">
        <t:Attribution userId="S::Michele.MARONI@ext.ec.europa.eu::19bca87d-2592-4504-b3be-4c57cc750ff0" userProvider="AD" userName="MARONI Michele (JRC-ISPRA-EXT)"/>
        <t:Anchor>
          <t:Comment id="802656800"/>
        </t:Anchor>
        <t:SetTitle title="@DELGADO CALLICO Laia (JRC-PETTEN) maybe there is something missing here?"/>
      </t:Event>
      <t:Event id="{D0CAFF5F-C14F-43C8-BC30-98AB8352512C}" time="2023-12-21T14:58:14.73Z">
        <t:Attribution userId="S::matteo.trane@ec.europa.eu::c4ad00ef-ce74-4877-8364-cbec69e460c1" userProvider="AD" userName="TRANE Matteo (JRC-ISPRA)"/>
        <t:Anchor>
          <t:Comment id="334724647"/>
        </t:Anchor>
        <t:UnassignAll/>
      </t:Event>
      <t:Event id="{A7FEDCB8-6257-43B3-88B4-15767B12CE85}" time="2023-12-21T14:58:14.73Z">
        <t:Attribution userId="S::matteo.trane@ec.europa.eu::c4ad00ef-ce74-4877-8364-cbec69e460c1" userProvider="AD" userName="TRANE Matteo (JRC-ISPRA)"/>
        <t:Anchor>
          <t:Comment id="334724647"/>
        </t:Anchor>
        <t:Assign userId="S::Michele.MARONI@ext.ec.europa.eu::19bca87d-2592-4504-b3be-4c57cc750ff0" userProvider="AD" userName="MARONI Michele (JRC-ISPRA-EXT)"/>
      </t:Event>
    </t:History>
  </t:Task>
  <t:Task id="{CF5C3003-9656-4145-A551-BB4299E68315}">
    <t:Anchor>
      <t:Comment id="826870396"/>
    </t:Anchor>
    <t:History>
      <t:Event id="{ED15AB3E-5D1D-4B0F-B275-D3EC783AF154}" time="2023-12-19T08:10:14.671Z">
        <t:Attribution userId="S::matteo.trane@ec.europa.eu::c4ad00ef-ce74-4877-8364-cbec69e460c1" userProvider="AD" userName="TRANE Matteo (JRC-ISPRA)"/>
        <t:Anchor>
          <t:Comment id="826870396"/>
        </t:Anchor>
        <t:Create/>
      </t:Event>
      <t:Event id="{3C6205AE-DC0F-4A2F-BAD7-7B9B60A4C99F}" time="2023-12-19T08:10:14.671Z">
        <t:Attribution userId="S::matteo.trane@ec.europa.eu::c4ad00ef-ce74-4877-8364-cbec69e460c1" userProvider="AD" userName="TRANE Matteo (JRC-ISPRA)"/>
        <t:Anchor>
          <t:Comment id="826870396"/>
        </t:Anchor>
        <t:Assign userId="S::Stefano.CISTERNINO@ext.ec.europa.eu::40eeadf1-41b1-4aeb-b929-bc5e3c6a6913" userProvider="AD" userName="CISTERNINO Stefano (JRC-ISPRA-EXT)"/>
      </t:Event>
      <t:Event id="{C01C1202-78C9-4C59-93B4-4C7D6780DA2A}" time="2023-12-19T08:10:14.671Z">
        <t:Attribution userId="S::matteo.trane@ec.europa.eu::c4ad00ef-ce74-4877-8364-cbec69e460c1" userProvider="AD" userName="TRANE Matteo (JRC-ISPRA)"/>
        <t:Anchor>
          <t:Comment id="826870396"/>
        </t:Anchor>
        <t:SetTitle title="@CISTERNINO Stefano (JRC-ISPRA-EXT) please, let's work here"/>
      </t:Event>
      <t:Event id="{DC27AD59-C201-4493-A4C4-7AF8023BE897}" time="2023-12-20T08:12:38.953Z">
        <t:Attribution userId="S::matteo.trane@ec.europa.eu::c4ad00ef-ce74-4877-8364-cbec69e460c1" userProvider="AD" userName="TRANE Matteo (JRC-ISPRA)"/>
        <t:Progress percentComplete="100"/>
      </t:Event>
    </t:History>
  </t:Task>
  <t:Task id="{B3F603E3-07D8-4C64-BD95-A25D211A94C1}">
    <t:Anchor>
      <t:Comment id="290466451"/>
    </t:Anchor>
    <t:History>
      <t:Event id="{6E61873E-EF21-4851-BC9C-433E95B8678B}" time="2023-12-20T16:00:05.702Z">
        <t:Attribution userId="S::matteo.trane@ec.europa.eu::c4ad00ef-ce74-4877-8364-cbec69e460c1" userProvider="AD" userName="TRANE Matteo (JRC-ISPRA)"/>
        <t:Anchor>
          <t:Comment id="290466451"/>
        </t:Anchor>
        <t:Create/>
      </t:Event>
      <t:Event id="{075A3B23-EC69-4A16-A4D0-5E8C20AAC13C}" time="2023-12-20T16:00:05.702Z">
        <t:Attribution userId="S::matteo.trane@ec.europa.eu::c4ad00ef-ce74-4877-8364-cbec69e460c1" userProvider="AD" userName="TRANE Matteo (JRC-ISPRA)"/>
        <t:Anchor>
          <t:Comment id="290466451"/>
        </t:Anchor>
        <t:Assign userId="S::Giulia.BARBERO-VIGNOLA@ec.europa.eu::1479d97b-2e3a-4278-8e36-66f773dbda5c" userProvider="AD" userName="BARBERO VIGNOLA Giulia (JRC-ISPRA)"/>
      </t:Event>
      <t:Event id="{03EF4E0B-83DE-4F77-9A2C-C71F4CA58A79}" time="2023-12-20T16:00:05.702Z">
        <t:Attribution userId="S::matteo.trane@ec.europa.eu::c4ad00ef-ce74-4877-8364-cbec69e460c1" userProvider="AD" userName="TRANE Matteo (JRC-ISPRA)"/>
        <t:Anchor>
          <t:Comment id="290466451"/>
        </t:Anchor>
        <t:SetTitle title="@BARBERO VIGNOLA Giulia (JRC-ISPRA) please change this into grey when offline. In annexes and database it is already ok"/>
      </t:Event>
    </t:History>
  </t:Task>
  <t:Task id="{412FD3A1-ACBC-4089-ABEC-87CD90AFF0DD}">
    <t:Anchor>
      <t:Comment id="1562690662"/>
    </t:Anchor>
    <t:History>
      <t:Event id="{D46B0E9E-6802-4745-A5A0-A8DCD85D6978}" time="2024-01-26T15:31:49.051Z">
        <t:Attribution userId="S::robert.m'barek@ec.europa.eu::e7ef06c1-b725-4ed3-8354-b1c093f4ebe3" userProvider="AD" userName="M'BAREK Robert (JRC-SEVILLA)"/>
        <t:Anchor>
          <t:Comment id="1562690662"/>
        </t:Anchor>
        <t:Create/>
      </t:Event>
      <t:Event id="{41F53B67-5D34-4231-AB48-29B9194497BD}" time="2024-01-26T15:31:49.051Z">
        <t:Attribution userId="S::robert.m'barek@ec.europa.eu::e7ef06c1-b725-4ed3-8354-b1c093f4ebe3" userProvider="AD" userName="M'BAREK Robert (JRC-SEVILLA)"/>
        <t:Anchor>
          <t:Comment id="1562690662"/>
        </t:Anchor>
        <t:Assign userId="S::Luisa.MARELLI@ec.europa.eu::78bda841-bac5-4a31-bc15-22549a1dd308" userProvider="AD" userName="MARELLI Luisa (JRC-ISPRA)"/>
      </t:Event>
      <t:Event id="{6AC75F24-E91E-4B34-940E-76847EC3C930}" time="2024-01-26T15:31:49.051Z">
        <t:Attribution userId="S::robert.m'barek@ec.europa.eu::e7ef06c1-b725-4ed3-8354-b1c093f4ebe3" userProvider="AD" userName="M'BAREK Robert (JRC-SEVILLA)"/>
        <t:Anchor>
          <t:Comment id="1562690662"/>
        </t:Anchor>
        <t:SetTitle title="@MARELLI Luisa (JRC-ISPRA)  would delete this. transformation is already strong enough"/>
      </t:Event>
    </t:History>
  </t:Task>
  <t:Task id="{9DB7C4D7-626A-4F61-B9F9-B763E1D4AEBE}">
    <t:Anchor>
      <t:Comment id="1257031074"/>
    </t:Anchor>
    <t:History>
      <t:Event id="{1A9925E1-38D1-4679-8EC9-CA14552B6EFB}" time="2024-01-09T14:23:17.877Z">
        <t:Attribution userId="S::chiara.gastaldi@ec.europa.eu::c8b7d82c-d0c9-47f2-bd65-0a59874a04b9" userProvider="AD" userName="GASTALDI Chiara (JRC-ISPRA)"/>
        <t:Anchor>
          <t:Comment id="1294070951"/>
        </t:Anchor>
        <t:Create/>
      </t:Event>
      <t:Event id="{82B21F2F-E2A8-4BFD-85D9-7163E9CDA491}" time="2024-01-09T14:23:17.877Z">
        <t:Attribution userId="S::chiara.gastaldi@ec.europa.eu::c8b7d82c-d0c9-47f2-bd65-0a59874a04b9" userProvider="AD" userName="GASTALDI Chiara (JRC-ISPRA)"/>
        <t:Anchor>
          <t:Comment id="1294070951"/>
        </t:Anchor>
        <t:Assign userId="S::Steve.BORCHARDT@ext.ec.europa.eu::d5f310b6-46b6-479b-9d3d-8c044f1f1933" userProvider="AD" userName="BORCHARDT Steve (JRC-ISPRA-EXT)"/>
      </t:Event>
      <t:Event id="{EAA65412-34E9-43AD-BB25-28CCCCD5110E}" time="2024-01-09T14:23:17.877Z">
        <t:Attribution userId="S::chiara.gastaldi@ec.europa.eu::c8b7d82c-d0c9-47f2-bd65-0a59874a04b9" userProvider="AD" userName="GASTALDI Chiara (JRC-ISPRA)"/>
        <t:Anchor>
          <t:Comment id="1294070951"/>
        </t:Anchor>
        <t:SetTitle title="we specified it, I am confused with the goal of this comment @BORCHARDT Steve (JRC-ISPRA-EXT)"/>
      </t:Event>
    </t:History>
  </t:Task>
  <t:Task id="{8F984766-757D-408C-97D2-94479C667BFC}">
    <t:Anchor>
      <t:Comment id="1091943026"/>
    </t:Anchor>
    <t:History>
      <t:Event id="{FEC02C26-9031-4C36-80A6-FC071E97DEDA}" time="2024-01-25T13:54:00.491Z">
        <t:Attribution userId="S::matteo.trane@ec.europa.eu::c4ad00ef-ce74-4877-8364-cbec69e460c1" userProvider="AD" userName="TRANE Matteo (JRC-ISPRA)"/>
        <t:Anchor>
          <t:Comment id="2030313652"/>
        </t:Anchor>
        <t:Create/>
      </t:Event>
      <t:Event id="{80882704-33F3-45FB-AC7D-C983C0E4EF23}" time="2024-01-25T13:54:00.491Z">
        <t:Attribution userId="S::matteo.trane@ec.europa.eu::c4ad00ef-ce74-4877-8364-cbec69e460c1" userProvider="AD" userName="TRANE Matteo (JRC-ISPRA)"/>
        <t:Anchor>
          <t:Comment id="2030313652"/>
        </t:Anchor>
        <t:Assign userId="S::Luisa.MARELLI@ec.europa.eu::78bda841-bac5-4a31-bc15-22549a1dd308" userProvider="AD" userName="MARELLI Luisa (JRC-ISPRA)"/>
      </t:Event>
      <t:Event id="{BCB8607A-7C93-4141-AEDE-FE9923902D50}" time="2024-01-25T13:54:00.491Z">
        <t:Attribution userId="S::matteo.trane@ec.europa.eu::c4ad00ef-ce74-4877-8364-cbec69e460c1" userProvider="AD" userName="TRANE Matteo (JRC-ISPRA)"/>
        <t:Anchor>
          <t:Comment id="2030313652"/>
        </t:Anchor>
        <t:SetTitle title="@MARELLI Luisa (JRC-ISPRA) should we add something here from what Biagio said please?"/>
      </t:Event>
    </t:History>
  </t:Task>
  <t:Task id="{E20EBB47-D4FE-4D75-9CFE-81D766EB48FC}">
    <t:Anchor>
      <t:Comment id="1237313827"/>
    </t:Anchor>
    <t:History>
      <t:Event id="{A4F80FA2-0169-4D2F-A348-F861CD7637BF}" time="2024-01-26T15:36:15.448Z">
        <t:Attribution userId="S::robert.m'barek@ec.europa.eu::e7ef06c1-b725-4ed3-8354-b1c093f4ebe3" userProvider="AD" userName="M'BAREK Robert (JRC-SEVILLA)"/>
        <t:Anchor>
          <t:Comment id="1237313827"/>
        </t:Anchor>
        <t:Create/>
      </t:Event>
      <t:Event id="{8BAF740C-A03B-4B7C-AE06-6ECCB1B125E3}" time="2024-01-26T15:36:15.448Z">
        <t:Attribution userId="S::robert.m'barek@ec.europa.eu::e7ef06c1-b725-4ed3-8354-b1c093f4ebe3" userProvider="AD" userName="M'BAREK Robert (JRC-SEVILLA)"/>
        <t:Anchor>
          <t:Comment id="1237313827"/>
        </t:Anchor>
        <t:Assign userId="S::Luisa.MARELLI@ec.europa.eu::78bda841-bac5-4a31-bc15-22549a1dd308" userProvider="AD" userName="MARELLI Luisa (JRC-ISPRA)"/>
      </t:Event>
      <t:Event id="{10B08EE4-6A4F-4DCC-B3BF-7BF0EB568B66}" time="2024-01-26T15:36:15.448Z">
        <t:Attribution userId="S::robert.m'barek@ec.europa.eu::e7ef06c1-b725-4ed3-8354-b1c093f4ebe3" userProvider="AD" userName="M'BAREK Robert (JRC-SEVILLA)"/>
        <t:Anchor>
          <t:Comment id="1237313827"/>
        </t:Anchor>
        <t:SetTitle title="@MARELLI Luisa (JRC-ISPRA)  This is from the FSFS, but again, the chapter becomes unbalanced and only bashes the current food system. It is really not helpful in this situation of farmers protesting everywhere for their recognition."/>
      </t:Event>
    </t:History>
  </t:Task>
  <t:Task id="{680FD8EE-BA30-4266-9C85-133A2B59BE06}">
    <t:Anchor>
      <t:Comment id="1461405385"/>
    </t:Anchor>
    <t:History>
      <t:Event id="{E04AFAAD-B069-4349-B410-1F8B9E21ACEF}" time="2024-01-09T08:39:16.008Z">
        <t:Attribution userId="S::chiara.gastaldi@ec.europa.eu::c8b7d82c-d0c9-47f2-bd65-0a59874a04b9" userProvider="AD" userName="GASTALDI Chiara (JRC-ISPRA)"/>
        <t:Anchor>
          <t:Comment id="1461405385"/>
        </t:Anchor>
        <t:Create/>
      </t:Event>
      <t:Event id="{23F084F3-82C1-405D-852D-FC1C46979FCF}" time="2024-01-09T08:39:16.008Z">
        <t:Attribution userId="S::chiara.gastaldi@ec.europa.eu::c8b7d82c-d0c9-47f2-bd65-0a59874a04b9" userProvider="AD" userName="GASTALDI Chiara (JRC-ISPRA)"/>
        <t:Anchor>
          <t:Comment id="1461405385"/>
        </t:Anchor>
        <t:Assign userId="S::Steve.BORCHARDT@ext.ec.europa.eu::d5f310b6-46b6-479b-9d3d-8c044f1f1933" userProvider="AD" userName="BORCHARDT Steve (JRC-ISPRA-EXT)"/>
      </t:Event>
      <t:Event id="{539674CC-8FCA-4A4A-9686-880AB90CE42A}" time="2024-01-09T08:39:16.008Z">
        <t:Attribution userId="S::chiara.gastaldi@ec.europa.eu::c8b7d82c-d0c9-47f2-bd65-0a59874a04b9" userProvider="AD" userName="GASTALDI Chiara (JRC-ISPRA)"/>
        <t:Anchor>
          <t:Comment id="1461405385"/>
        </t:Anchor>
        <t:SetTitle title="I added this paragraph to address a comment of Sec Gen at the beginning of TA1, which asks why we don't have an overshooting category @BORCHARDT Steve (JRC-ISPRA-EXT) do you agree with the positioning of this information?"/>
      </t:Event>
    </t:History>
  </t:Task>
  <t:Task id="{183AD4BE-C00F-436D-823D-3014798C65E7}">
    <t:Anchor>
      <t:Comment id="719333147"/>
    </t:Anchor>
    <t:History>
      <t:Event id="{CCCE36A3-CEAD-4CDA-A8BA-ABBC864AFE6B}" time="2024-01-18T11:29:05.663Z">
        <t:Attribution userId="S::chiara.gastaldi@ec.europa.eu::c8b7d82c-d0c9-47f2-bd65-0a59874a04b9" userProvider="AD" userName="GASTALDI Chiara (JRC-ISPRA)"/>
        <t:Anchor>
          <t:Comment id="719333147"/>
        </t:Anchor>
        <t:Create/>
      </t:Event>
      <t:Event id="{EF3B371F-E3A9-4EB1-B4A0-D3D08FD0D56F}" time="2024-01-18T11:29:05.663Z">
        <t:Attribution userId="S::chiara.gastaldi@ec.europa.eu::c8b7d82c-d0c9-47f2-bd65-0a59874a04b9" userProvider="AD" userName="GASTALDI Chiara (JRC-ISPRA)"/>
        <t:Anchor>
          <t:Comment id="719333147"/>
        </t:Anchor>
        <t:Assign userId="S::Michele.MARONI@ext.ec.europa.eu::19bca87d-2592-4504-b3be-4c57cc750ff0" userProvider="AD" userName="MARONI Michele (JRC-ISPRA-EXT)"/>
      </t:Event>
      <t:Event id="{9E9B7AB2-E5BA-46CD-9D24-D3DBA28F97AA}" time="2024-01-18T11:29:05.663Z">
        <t:Attribution userId="S::chiara.gastaldi@ec.europa.eu::c8b7d82c-d0c9-47f2-bd65-0a59874a04b9" userProvider="AD" userName="GASTALDI Chiara (JRC-ISPRA)"/>
        <t:Anchor>
          <t:Comment id="719333147"/>
        </t:Anchor>
        <t:SetTitle title="@MARONI Michele (JRC-ISPRA-EXT) please cite this report in support of this sentence European Union 8th Environment Action Programme — European Environment Agency (europa.eu)"/>
      </t:Event>
      <t:Event id="{04421069-1644-4826-A597-9AD55A17A67F}" time="2024-01-18T11:29:13.251Z">
        <t:Attribution userId="S::chiara.gastaldi@ec.europa.eu::c8b7d82c-d0c9-47f2-bd65-0a59874a04b9" userProvider="AD" userName="GASTALDI Chiara (JRC-ISPRA)"/>
        <t:Progress percentComplete="100"/>
      </t:Event>
      <t:Event id="{EBD34AFF-7761-44AE-ABB5-6CF2DAADC062}" time="2024-01-18T11:29:17.228Z">
        <t:Attribution userId="S::chiara.gastaldi@ec.europa.eu::c8b7d82c-d0c9-47f2-bd65-0a59874a04b9" userProvider="AD" userName="GASTALDI Chiara (JRC-ISPRA)"/>
        <t:Progress percentComplete="0"/>
      </t:Event>
    </t:History>
  </t:Task>
  <t:Task id="{DA4CAA90-70FC-4D27-9998-7534B638B676}">
    <t:Anchor>
      <t:Comment id="1665653075"/>
    </t:Anchor>
    <t:History>
      <t:Event id="{E9A9656C-4E74-46AC-AB19-3859BE10D13F}" time="2023-12-20T16:06:13.207Z">
        <t:Attribution userId="S::steve.borchardt@ext.ec.europa.eu::d5f310b6-46b6-479b-9d3d-8c044f1f1933" userProvider="AD" userName="BORCHARDT Steve (JRC-ISPRA-EXT)"/>
        <t:Anchor>
          <t:Comment id="1665653075"/>
        </t:Anchor>
        <t:Create/>
      </t:Event>
      <t:Event id="{FF93D553-079E-4ADC-91AE-88F0F5E979AA}" time="2023-12-20T16:06:13.207Z">
        <t:Attribution userId="S::steve.borchardt@ext.ec.europa.eu::d5f310b6-46b6-479b-9d3d-8c044f1f1933" userProvider="AD" userName="BORCHARDT Steve (JRC-ISPRA-EXT)"/>
        <t:Anchor>
          <t:Comment id="1665653075"/>
        </t:Anchor>
        <t:Assign userId="S::Laia.DELGADO-CALLICO@ec.europa.eu::840be715-dc1a-449e-9e6e-a6679b46f859" userProvider="AD" userName="DELGADO CALLICO Laia (JRC-PETTEN)"/>
      </t:Event>
      <t:Event id="{45617E22-9083-4D72-BC0C-A0985523C782}" time="2023-12-20T16:06:13.207Z">
        <t:Attribution userId="S::steve.borchardt@ext.ec.europa.eu::d5f310b6-46b6-479b-9d3d-8c044f1f1933" userProvider="AD" userName="BORCHARDT Steve (JRC-ISPRA-EXT)"/>
        <t:Anchor>
          <t:Comment id="1665653075"/>
        </t:Anchor>
        <t:SetTitle title="we received a comment questioning this barrier, @DELGADO CALLICO Laia (JRC-PETTEN) do you know by any chance if this argument still stands? Or better to remove it at this point?"/>
      </t:Event>
      <t:Event id="{B5062C9C-7F51-451E-A4D3-48156C4A5F3B}" time="2023-12-20T18:00:05.313Z">
        <t:Attribution userId="S::laia.delgado-callico@ec.europa.eu::840be715-dc1a-449e-9e6e-a6679b46f859" userProvider="AD" userName="DELGADO CALLICO Laia (JRC-PETTEN)"/>
        <t:Progress percentComplete="100"/>
      </t:Event>
    </t:History>
  </t:Task>
  <t:Task id="{76A08246-2170-48DD-A809-E6635909981A}">
    <t:Anchor>
      <t:Comment id="924682703"/>
    </t:Anchor>
    <t:History>
      <t:Event id="{01151A45-07D8-468A-9E1C-D6E7395F8AD2}" time="2024-01-09T14:38:52.634Z">
        <t:Attribution userId="S::chiara.gastaldi@ec.europa.eu::c8b7d82c-d0c9-47f2-bd65-0a59874a04b9" userProvider="AD" userName="GASTALDI Chiara (JRC-ISPRA)"/>
        <t:Anchor>
          <t:Comment id="1683981540"/>
        </t:Anchor>
        <t:Create/>
      </t:Event>
      <t:Event id="{C162ECAB-03BE-4E68-8D08-8434661ECDBD}" time="2024-01-09T14:38:52.634Z">
        <t:Attribution userId="S::chiara.gastaldi@ec.europa.eu::c8b7d82c-d0c9-47f2-bd65-0a59874a04b9" userProvider="AD" userName="GASTALDI Chiara (JRC-ISPRA)"/>
        <t:Anchor>
          <t:Comment id="1683981540"/>
        </t:Anchor>
        <t:Assign userId="S::Luisa.MARELLI@ec.europa.eu::78bda841-bac5-4a31-bc15-22549a1dd308" userProvider="AD" userName="MARELLI Luisa (JRC-ISPRA)"/>
      </t:Event>
      <t:Event id="{AD95C379-BE11-4F44-8361-8A9064EF9E96}" time="2024-01-09T14:38:52.634Z">
        <t:Attribution userId="S::chiara.gastaldi@ec.europa.eu::c8b7d82c-d0c9-47f2-bd65-0a59874a04b9" userProvider="AD" userName="GASTALDI Chiara (JRC-ISPRA)"/>
        <t:Anchor>
          <t:Comment id="1683981540"/>
        </t:Anchor>
        <t:SetTitle title="@MARELLI Luisa (JRC-ISPRA) : can you ask Laia from SG what is the most updated NRL text we can refer to?"/>
      </t:Event>
      <t:Event id="{A7DFBB66-E0CD-4B74-9A6E-7E279D2A94F8}" time="2024-01-25T13:47:57.273Z">
        <t:Attribution userId="S::matteo.trane@ec.europa.eu::c4ad00ef-ce74-4877-8364-cbec69e460c1" userProvider="AD" userName="TRANE Matteo (JRC-ISPRA)"/>
        <t:Progress percentComplete="100"/>
      </t:Event>
    </t:History>
  </t:Task>
  <t:Task id="{33FAAA0C-3016-4CEC-A8A8-1E77721A0A61}">
    <t:Anchor>
      <t:Comment id="655304091"/>
    </t:Anchor>
    <t:History>
      <t:Event id="{E1E86627-25AF-46EC-87BC-D0247EE30E19}" time="2023-12-20T08:18:21.018Z">
        <t:Attribution userId="S::matteo.trane@ec.europa.eu::c4ad00ef-ce74-4877-8364-cbec69e460c1" userProvider="AD" userName="TRANE Matteo (JRC-ISPRA)"/>
        <t:Anchor>
          <t:Comment id="500821670"/>
        </t:Anchor>
        <t:Create/>
      </t:Event>
      <t:Event id="{8775CC48-E17B-4A54-8F34-B7F5AF829FA3}" time="2023-12-20T08:18:21.018Z">
        <t:Attribution userId="S::matteo.trane@ec.europa.eu::c4ad00ef-ce74-4877-8364-cbec69e460c1" userProvider="AD" userName="TRANE Matteo (JRC-ISPRA)"/>
        <t:Anchor>
          <t:Comment id="500821670"/>
        </t:Anchor>
        <t:Assign userId="S::Chiara.GASTALDI@ec.europa.eu::c8b7d82c-d0c9-47f2-bd65-0a59874a04b9" userProvider="AD" userName="GASTALDI Chiara (JRC-ISPRA)"/>
      </t:Event>
      <t:Event id="{F45484F6-2234-4FD9-9E10-A550E8FEF7F3}" time="2023-12-20T08:18:21.018Z">
        <t:Attribution userId="S::matteo.trane@ec.europa.eu::c4ad00ef-ce74-4877-8364-cbec69e460c1" userProvider="AD" userName="TRANE Matteo (JRC-ISPRA)"/>
        <t:Anchor>
          <t:Comment id="500821670"/>
        </t:Anchor>
        <t:SetTitle title="I think so @GASTALDI Chiara (JRC-ISPRA), could you please add a sentence and tag Michele for the reference? Many thanks"/>
      </t:Event>
    </t:History>
  </t:Task>
  <t:Task id="{C40C8BF8-5E7C-43EA-9056-273D7820E193}">
    <t:Anchor>
      <t:Comment id="1273580362"/>
    </t:Anchor>
    <t:History>
      <t:Event id="{CE56FC6F-9D6C-4630-BBA7-DBA21D6F5D53}" time="2023-12-21T11:42:04.893Z">
        <t:Attribution userId="S::matteo.trane@ec.europa.eu::c4ad00ef-ce74-4877-8364-cbec69e460c1" userProvider="AD" userName="TRANE Matteo (JRC-ISPRA)"/>
        <t:Anchor>
          <t:Comment id="1202373021"/>
        </t:Anchor>
        <t:Create/>
      </t:Event>
      <t:Event id="{AEF1D4A6-04F9-45D8-A87B-4EC7CB07C76F}" time="2023-12-21T11:42:04.893Z">
        <t:Attribution userId="S::matteo.trane@ec.europa.eu::c4ad00ef-ce74-4877-8364-cbec69e460c1" userProvider="AD" userName="TRANE Matteo (JRC-ISPRA)"/>
        <t:Anchor>
          <t:Comment id="1202373021"/>
        </t:Anchor>
        <t:Assign userId="S::Chiara.GASTALDI@ec.europa.eu::c8b7d82c-d0c9-47f2-bd65-0a59874a04b9" userProvider="AD" userName="GASTALDI Chiara (JRC-ISPRA)"/>
      </t:Event>
      <t:Event id="{6F26B92F-142D-44CF-B13A-A5AE3AF31138}" time="2023-12-21T11:42:04.893Z">
        <t:Attribution userId="S::matteo.trane@ec.europa.eu::c4ad00ef-ce74-4877-8364-cbec69e460c1" userProvider="AD" userName="TRANE Matteo (JRC-ISPRA)"/>
        <t:Anchor>
          <t:Comment id="1202373021"/>
        </t:Anchor>
        <t:SetTitle title="@GASTALDI Chiara (JRC-ISPRA) I put a sentence in the next paragraph on this, please check, thanks"/>
      </t:Event>
      <t:Event id="{0DA5BFE5-CF46-4A10-8553-BE6366AA475F}" time="2023-12-21T11:45:02.906Z">
        <t:Attribution userId="S::chiara.gastaldi@ec.europa.eu::c8b7d82c-d0c9-47f2-bd65-0a59874a04b9" userProvider="AD" userName="GASTALDI Chiara (JRC-ISPRA)"/>
        <t:Progress percentComplete="100"/>
      </t:Event>
    </t:History>
  </t:Task>
  <t:Task id="{7ACFCFD0-AB7B-452A-BF84-78B997184FDF}">
    <t:Anchor>
      <t:Comment id="120784350"/>
    </t:Anchor>
    <t:History>
      <t:Event id="{0961354F-BDEB-43B8-8447-0BC640B967D7}" time="2023-12-20T15:33:23.399Z">
        <t:Attribution userId="S::szvetlana.acs@ext.ec.europa.eu::60ae22ce-9e4f-482f-acdd-9a68f6f32177" userProvider="AD" userName="ACS Szvetlana (JRC-ISPRA-EXT)"/>
        <t:Anchor>
          <t:Comment id="120784350"/>
        </t:Anchor>
        <t:Create/>
      </t:Event>
      <t:Event id="{5FEF7B25-A194-4B99-A62E-75ACCA265CA2}" time="2023-12-20T15:33:23.399Z">
        <t:Attribution userId="S::szvetlana.acs@ext.ec.europa.eu::60ae22ce-9e4f-482f-acdd-9a68f6f32177" userProvider="AD" userName="ACS Szvetlana (JRC-ISPRA-EXT)"/>
        <t:Anchor>
          <t:Comment id="120784350"/>
        </t:Anchor>
        <t:Assign userId="S::Michele.MARONI@ext.ec.europa.eu::19bca87d-2592-4504-b3be-4c57cc750ff0" userProvider="AD" userName="MARONI Michele (JRC-ISPRA-EXT)"/>
      </t:Event>
      <t:Event id="{553A75A3-C3C5-4924-AF55-70C603D5CF3A}" time="2023-12-20T15:33:23.399Z">
        <t:Attribution userId="S::szvetlana.acs@ext.ec.europa.eu::60ae22ce-9e4f-482f-acdd-9a68f6f32177" userProvider="AD" userName="ACS Szvetlana (JRC-ISPRA-EXT)"/>
        <t:Anchor>
          <t:Comment id="120784350"/>
        </t:Anchor>
        <t:SetTitle title="Ref: https://www.thelancet.com/journals/lanpla/article/PIIS2542-5196(18)30206-7/fulltext @MARONI Michele (JRC-ISPRA-EXT)"/>
      </t:Event>
      <t:Event id="{FEEC06B6-8EC1-45DD-923D-89143041751D}" time="2023-12-21T12:09:01.326Z">
        <t:Attribution userId="S::Michele.MARONI@ext.ec.europa.eu::19bca87d-2592-4504-b3be-4c57cc750ff0" userProvider="AD" userName="MARONI Michele (JRC-ISPRA-EXT)"/>
        <t:Progress percentComplete="100"/>
      </t:Event>
    </t:History>
  </t:Task>
  <t:Task id="{C7A401FB-FB2E-4D2B-ACF4-85782CEB32B5}">
    <t:Anchor>
      <t:Comment id="1472182550"/>
    </t:Anchor>
    <t:History>
      <t:Event id="{22CAC23E-ABD3-4063-8FF6-EF7580BB8BAD}" time="2024-01-26T12:39:57.464Z">
        <t:Attribution userId="S::esther.sanye-mengual@ec.europa.eu::927fc2be-1048-4ed7-b486-020a1fec906b" userProvider="AD" userName="SANYE MENGUAL Esther (JRC-ISPRA)"/>
        <t:Anchor>
          <t:Comment id="1263981543"/>
        </t:Anchor>
        <t:Create/>
      </t:Event>
      <t:Event id="{709B1E9B-5444-4D68-88E5-0085FFE9C14C}" time="2024-01-26T12:39:57.464Z">
        <t:Attribution userId="S::esther.sanye-mengual@ec.europa.eu::927fc2be-1048-4ed7-b486-020a1fec906b" userProvider="AD" userName="SANYE MENGUAL Esther (JRC-ISPRA)"/>
        <t:Anchor>
          <t:Comment id="1263981543"/>
        </t:Anchor>
        <t:Assign userId="S::Steve.BORCHARDT@ext.ec.europa.eu::d5f310b6-46b6-479b-9d3d-8c044f1f1933" userProvider="AD" userName="BORCHARDT Steve (JRC-ISPRA-EXT)"/>
      </t:Event>
      <t:Event id="{699E5237-83C5-497E-9ABB-25D34C6F547A}" time="2024-01-26T12:39:57.464Z">
        <t:Attribution userId="S::esther.sanye-mengual@ec.europa.eu::927fc2be-1048-4ed7-b486-020a1fec906b" userProvider="AD" userName="SANYE MENGUAL Esther (JRC-ISPRA)"/>
        <t:Anchor>
          <t:Comment id="1263981543"/>
        </t:Anchor>
        <t:SetTitle title="@BORCHARDT Steve (JRC-ISPRA-EXT) - see edition suggestion to be clear in the message, otherwise i think it remains unclear for the reader."/>
      </t:Event>
    </t:History>
  </t:Task>
  <t:Task id="{BF745040-50FB-48F2-9660-9E4E74FCE88A}">
    <t:Anchor>
      <t:Comment id="1362823034"/>
    </t:Anchor>
    <t:History>
      <t:Event id="{1DD5D0E8-BB91-4CC2-923E-5831358F56B6}" time="2023-12-21T09:03:03.788Z">
        <t:Attribution userId="S::matteo.trane@ec.europa.eu::c4ad00ef-ce74-4877-8364-cbec69e460c1" userProvider="AD" userName="TRANE Matteo (JRC-ISPRA)"/>
        <t:Anchor>
          <t:Comment id="276161722"/>
        </t:Anchor>
        <t:Create/>
      </t:Event>
      <t:Event id="{D88D649A-B5E6-4798-85AF-01C4B29B6049}" time="2023-12-21T09:03:03.788Z">
        <t:Attribution userId="S::matteo.trane@ec.europa.eu::c4ad00ef-ce74-4877-8364-cbec69e460c1" userProvider="AD" userName="TRANE Matteo (JRC-ISPRA)"/>
        <t:Anchor>
          <t:Comment id="276161722"/>
        </t:Anchor>
        <t:Assign userId="S::Giulia.BARBERO-VIGNOLA@ec.europa.eu::1479d97b-2e3a-4278-8e36-66f773dbda5c" userProvider="AD" userName="BARBERO VIGNOLA Giulia (JRC-ISPRA)"/>
      </t:Event>
      <t:Event id="{651B7EAE-317A-448F-853E-9EC433E74FC4}" time="2023-12-21T09:03:03.788Z">
        <t:Attribution userId="S::matteo.trane@ec.europa.eu::c4ad00ef-ce74-4877-8364-cbec69e460c1" userProvider="AD" userName="TRANE Matteo (JRC-ISPRA)"/>
        <t:Anchor>
          <t:Comment id="276161722"/>
        </t:Anchor>
        <t:SetTitle title="@BARBERO VIGNOLA Giulia (JRC-ISPRA)"/>
      </t:Event>
    </t:History>
  </t:Task>
  <t:Task id="{BC3FC4B2-CDC0-4791-9797-17E6F20A54DB}">
    <t:Anchor>
      <t:Comment id="868464852"/>
    </t:Anchor>
    <t:History>
      <t:Event id="{425BA49D-0F13-4A3A-BD1F-F65758D244C9}" time="2024-01-18T10:44:18.465Z">
        <t:Attribution userId="S::matteo.trane@ec.europa.eu::c4ad00ef-ce74-4877-8364-cbec69e460c1" userProvider="AD" userName="TRANE Matteo (JRC-ISPRA)"/>
        <t:Anchor>
          <t:Comment id="73494400"/>
        </t:Anchor>
        <t:Create/>
      </t:Event>
      <t:Event id="{7242287E-FC5E-48F1-AD9B-A777CE34F989}" time="2024-01-18T10:44:18.465Z">
        <t:Attribution userId="S::matteo.trane@ec.europa.eu::c4ad00ef-ce74-4877-8364-cbec69e460c1" userProvider="AD" userName="TRANE Matteo (JRC-ISPRA)"/>
        <t:Anchor>
          <t:Comment id="73494400"/>
        </t:Anchor>
        <t:Assign userId="S::Lucia.MANCINI@ext.ec.europa.eu::00aa6934-f230-478b-9a81-ec45bf607d6d" userProvider="AD" userName="MANCINI Lucia (JRC-ISPRA-EXT)"/>
      </t:Event>
      <t:Event id="{79DD166E-3A13-46F5-B477-6E1257C18834}" time="2024-01-18T10:44:18.465Z">
        <t:Attribution userId="S::matteo.trane@ec.europa.eu::c4ad00ef-ce74-4877-8364-cbec69e460c1" userProvider="AD" userName="TRANE Matteo (JRC-ISPRA)"/>
        <t:Anchor>
          <t:Comment id="73494400"/>
        </t:Anchor>
        <t:SetTitle title="@MANCINI Lucia (JRC-ISPRA-EXT)"/>
      </t:Event>
      <t:Event id="{7DA89667-E6B7-44B8-A632-D73FDCC9E548}" time="2024-01-18T13:14:38.416Z">
        <t:Attribution userId="S::lucia.mancini@ext.ec.europa.eu::00aa6934-f230-478b-9a81-ec45bf607d6d" userProvider="AD" userName="MANCINI Lucia (JRC-ISPRA-EXT)"/>
        <t:Progress percentComplete="100"/>
      </t:Event>
    </t:History>
  </t:Task>
  <t:Task id="{247B819B-5A26-4BB5-AE13-A0864A77639D}">
    <t:Anchor>
      <t:Comment id="533053218"/>
    </t:Anchor>
    <t:History>
      <t:Event id="{74FB0646-6183-47DC-9547-54DC77B18BB3}" time="2023-12-20T15:32:52.88Z">
        <t:Attribution userId="S::szvetlana.acs@ext.ec.europa.eu::60ae22ce-9e4f-482f-acdd-9a68f6f32177" userProvider="AD" userName="ACS Szvetlana (JRC-ISPRA-EXT)"/>
        <t:Anchor>
          <t:Comment id="533053218"/>
        </t:Anchor>
        <t:Create/>
      </t:Event>
      <t:Event id="{4DFFC5FE-6D82-476E-8606-9AE44A8E5B57}" time="2023-12-20T15:32:52.88Z">
        <t:Attribution userId="S::szvetlana.acs@ext.ec.europa.eu::60ae22ce-9e4f-482f-acdd-9a68f6f32177" userProvider="AD" userName="ACS Szvetlana (JRC-ISPRA-EXT)"/>
        <t:Anchor>
          <t:Comment id="533053218"/>
        </t:Anchor>
        <t:Assign userId="S::Michele.MARONI@ext.ec.europa.eu::19bca87d-2592-4504-b3be-4c57cc750ff0" userProvider="AD" userName="MARONI Michele (JRC-ISPRA-EXT)"/>
      </t:Event>
      <t:Event id="{8651DCD2-9A12-4837-8CA0-278E6418749D}" time="2023-12-20T15:32:52.88Z">
        <t:Attribution userId="S::szvetlana.acs@ext.ec.europa.eu::60ae22ce-9e4f-482f-acdd-9a68f6f32177" userProvider="AD" userName="ACS Szvetlana (JRC-ISPRA-EXT)"/>
        <t:Anchor>
          <t:Comment id="533053218"/>
        </t:Anchor>
        <t:SetTitle title="Ref: https://knowledge4policy.ec.europa.eu/health-promotion-knowledge-gateway/topic/food-based-dietary-guidelines-europe_en @MARONI Michele (JRC-ISPRA-EXT)"/>
      </t:Event>
      <t:Event id="{E0867135-B8E6-484E-A768-662D02888F8E}" time="2023-12-21T13:45:19.174Z">
        <t:Attribution userId="S::Michele.MARONI@ext.ec.europa.eu::19bca87d-2592-4504-b3be-4c57cc750ff0" userProvider="AD" userName="MARONI Michele (JRC-ISPRA-EXT)"/>
        <t:Progress percentComplete="100"/>
      </t:Event>
    </t:History>
  </t:Task>
  <t:Task id="{BEFE5222-D4D2-4010-BB7A-95B55E98169E}">
    <t:Anchor>
      <t:Comment id="1178787577"/>
    </t:Anchor>
    <t:History>
      <t:Event id="{13E63FC4-C0BA-4A4C-B037-AB91505E8B84}" time="2023-12-18T13:41:14.142Z">
        <t:Attribution userId="S::steve.borchardt@ext.ec.europa.eu::d5f310b6-46b6-479b-9d3d-8c044f1f1933" userProvider="AD" userName="BORCHARDT Steve (JRC-ISPRA-EXT)"/>
        <t:Anchor>
          <t:Comment id="1178787577"/>
        </t:Anchor>
        <t:Create/>
      </t:Event>
      <t:Event id="{1B13F130-F193-44D2-9A36-CB1E00CACD8B}" time="2023-12-18T13:41:14.142Z">
        <t:Attribution userId="S::steve.borchardt@ext.ec.europa.eu::d5f310b6-46b6-479b-9d3d-8c044f1f1933" userProvider="AD" userName="BORCHARDT Steve (JRC-ISPRA-EXT)"/>
        <t:Anchor>
          <t:Comment id="1178787577"/>
        </t:Anchor>
        <t:Assign userId="S::Michele.MARONI@ext.ec.europa.eu::19bca87d-2592-4504-b3be-4c57cc750ff0" userProvider="AD" userName="MARONI Michele (JRC-ISPRA-EXT)"/>
      </t:Event>
      <t:Event id="{4CBFE01D-453A-4712-9C22-7D7F17C6A7BF}" time="2023-12-18T13:41:14.142Z">
        <t:Attribution userId="S::steve.borchardt@ext.ec.europa.eu::d5f310b6-46b6-479b-9d3d-8c044f1f1933" userProvider="AD" userName="BORCHARDT Steve (JRC-ISPRA-EXT)"/>
        <t:Anchor>
          <t:Comment id="1178787577"/>
        </t:Anchor>
        <t:SetTitle title="to be added to bibliography, @MARONI Michele (JRC-ISPRA-EXT)"/>
      </t:Event>
    </t:History>
  </t:Task>
  <t:Task id="{BAB61641-D404-421C-B1EB-CEA603A77A08}">
    <t:Anchor>
      <t:Comment id="1928855458"/>
    </t:Anchor>
    <t:History>
      <t:Event id="{1FEF1B8E-DC3C-432D-BE31-20E98CDCAD9D}" time="2024-07-10T07:27:47.342Z">
        <t:Attribution userId="S::stefano.cisternino@ext.ec.europa.eu::40eeadf1-41b1-4aeb-b929-bc5e3c6a6913" userProvider="AD" userName="CISTERNINO Stefano (JRC-ISPRA-EXT)"/>
        <t:Anchor>
          <t:Comment id="1928855458"/>
        </t:Anchor>
        <t:Create/>
      </t:Event>
      <t:Event id="{905965A4-A84A-46EE-90CE-BFFD1CAEA60C}" time="2024-07-10T07:27:47.342Z">
        <t:Attribution userId="S::stefano.cisternino@ext.ec.europa.eu::40eeadf1-41b1-4aeb-b929-bc5e3c6a6913" userProvider="AD" userName="CISTERNINO Stefano (JRC-ISPRA-EXT)"/>
        <t:Anchor>
          <t:Comment id="1928855458"/>
        </t:Anchor>
        <t:Assign userId="S::Chiara.GASTALDI@ec.europa.eu::c8b7d82c-d0c9-47f2-bd65-0a59874a04b9" userProvider="AD" userName="GASTALDI Chiara (JRC-ISPRA)"/>
      </t:Event>
      <t:Event id="{4A055DCB-2BB8-4EDE-B004-4CD1391E24A2}" time="2024-07-10T07:27:47.342Z">
        <t:Attribution userId="S::stefano.cisternino@ext.ec.europa.eu::40eeadf1-41b1-4aeb-b929-bc5e3c6a6913" userProvider="AD" userName="CISTERNINO Stefano (JRC-ISPRA-EXT)"/>
        <t:Anchor>
          <t:Comment id="1928855458"/>
        </t:Anchor>
        <t:SetTitle title="@GASTALDI Chiara (JRC-ISPRA) This is the draft. it took a while but there is everything. ofc it's a first draft."/>
      </t:Event>
    </t:History>
  </t:Task>
  <t:Task id="{A977EDBB-A7F8-47F7-ADE8-AB0694B4AA73}">
    <t:Anchor>
      <t:Comment id="76552432"/>
    </t:Anchor>
    <t:History>
      <t:Event id="{E630DA26-E5F0-4A53-B3D9-1FB3D9DD6697}" time="2023-12-20T16:30:26.674Z">
        <t:Attribution userId="S::steve.borchardt@ext.ec.europa.eu::d5f310b6-46b6-479b-9d3d-8c044f1f1933" userProvider="AD" userName="BORCHARDT Steve (JRC-ISPRA-EXT)"/>
        <t:Anchor>
          <t:Comment id="76552432"/>
        </t:Anchor>
        <t:Create/>
      </t:Event>
      <t:Event id="{8A71CAB3-0AAE-4215-8F3A-C03BA6A92FF5}" time="2023-12-20T16:30:26.674Z">
        <t:Attribution userId="S::steve.borchardt@ext.ec.europa.eu::d5f310b6-46b6-479b-9d3d-8c044f1f1933" userProvider="AD" userName="BORCHARDT Steve (JRC-ISPRA-EXT)"/>
        <t:Anchor>
          <t:Comment id="76552432"/>
        </t:Anchor>
        <t:Assign userId="S::Chiara.GASTALDI@ec.europa.eu::c8b7d82c-d0c9-47f2-bd65-0a59874a04b9" userProvider="AD" userName="GASTALDI Chiara (JRC-ISPRA)"/>
      </t:Event>
      <t:Event id="{1D2A254A-BA42-4764-91A7-7281D43F367F}" time="2023-12-20T16:30:26.674Z">
        <t:Attribution userId="S::steve.borchardt@ext.ec.europa.eu::d5f310b6-46b6-479b-9d3d-8c044f1f1933" userProvider="AD" userName="BORCHARDT Steve (JRC-ISPRA-EXT)"/>
        <t:Anchor>
          <t:Comment id="76552432"/>
        </t:Anchor>
        <t:SetTitle title="@GASTALDI Chiara (JRC-ISPRA) you mean area of agribusiness? Not sure what you refer to with agro"/>
      </t:Event>
    </t:History>
  </t:Task>
  <t:Task id="{6EB643BF-84A9-428B-9DDB-1BF4A72C6014}">
    <t:Anchor>
      <t:Comment id="1084902965"/>
    </t:Anchor>
    <t:History>
      <t:Event id="{891227A5-1F94-41F6-9086-4DD82B0459EC}" time="2024-01-09T14:21:36.038Z">
        <t:Attribution userId="S::chiara.gastaldi@ec.europa.eu::c8b7d82c-d0c9-47f2-bd65-0a59874a04b9" userProvider="AD" userName="GASTALDI Chiara (JRC-ISPRA)"/>
        <t:Create/>
      </t:Event>
      <t:Event id="{28D5678C-346F-4BBA-92BC-FDA4E89566BA}" time="2024-01-09T14:21:36.038Z">
        <t:Attribution userId="S::chiara.gastaldi@ec.europa.eu::c8b7d82c-d0c9-47f2-bd65-0a59874a04b9" userProvider="AD" userName="GASTALDI Chiara (JRC-ISPRA)"/>
        <t:Assign userId="S::Michele.MARONI@ext.ec.europa.eu::19bca87d-2592-4504-b3be-4c57cc750ff0" userProvider="AD" userName="MARONI Michele (JRC-ISPRA-EXT)"/>
      </t:Event>
      <t:Event id="{5FD1C9E8-3654-46B7-8F63-1F53BE796460}" time="2024-01-09T14:21:36.038Z">
        <t:Attribution userId="S::chiara.gastaldi@ec.europa.eu::c8b7d82c-d0c9-47f2-bd65-0a59874a04b9" userProvider="AD" userName="GASTALDI Chiara (JRC-ISPRA)"/>
        <t:SetTitle title="@MARONI Michele (JRC-ISPRA-EXT)"/>
      </t:Event>
      <t:Event id="{28B2FF68-190C-45A5-8F0A-163FB1D0DCF5}" time="2024-01-16T15:09:01.061Z">
        <t:Attribution userId="S::Michele.MARONI@ext.ec.europa.eu::19bca87d-2592-4504-b3be-4c57cc750ff0" userProvider="AD" userName="MARONI Michele (JRC-ISPRA-EXT)"/>
        <t:UnassignAll/>
      </t:Event>
      <t:Event id="{AD2A50FB-AAC8-458D-ABB7-695349117831}" time="2024-01-16T15:09:01.061Z">
        <t:Attribution userId="S::Michele.MARONI@ext.ec.europa.eu::19bca87d-2592-4504-b3be-4c57cc750ff0" userProvider="AD" userName="MARONI Michele (JRC-ISPRA-EXT)"/>
        <t:Assign userId="S::Chiara.GASTALDI@ec.europa.eu::c8b7d82c-d0c9-47f2-bd65-0a59874a04b9" userProvider="AD" userName="GASTALDI Chiara (JRC-ISPRA)"/>
      </t:Event>
    </t:History>
  </t:Task>
  <t:Task id="{24C9EEA0-8C33-442A-9B1B-A859CB7F71D2}">
    <t:Anchor>
      <t:Comment id="1692039635"/>
    </t:Anchor>
    <t:History>
      <t:Event id="{78F41347-F2FE-46EF-BB00-BAA567FBB0CD}" time="2024-12-13T08:20:22.08Z">
        <t:Attribution userId="S::luisa.marelli@ec.europa.eu::78bda841-bac5-4a31-bc15-22549a1dd308" userProvider="AD" userName="MARELLI Luisa (JRC-ISPRA)"/>
        <t:Anchor>
          <t:Comment id="1692039635"/>
        </t:Anchor>
        <t:Create/>
      </t:Event>
      <t:Event id="{F527C7AB-BDAC-4B54-8ED1-6B26E8739C91}" time="2024-12-13T08:20:22.08Z">
        <t:Attribution userId="S::luisa.marelli@ec.europa.eu::78bda841-bac5-4a31-bc15-22549a1dd308" userProvider="AD" userName="MARELLI Luisa (JRC-ISPRA)"/>
        <t:Anchor>
          <t:Comment id="1692039635"/>
        </t:Anchor>
        <t:Assign userId="S::Giulia.BARBERO-VIGNOLA@ec.europa.eu::1479d97b-2e3a-4278-8e36-66f773dbda5c" userProvider="AD" userName="BARBERO VIGNOLA Giulia (JRC-ISPRA)"/>
      </t:Event>
      <t:Event id="{AC3A5172-58E7-4026-8385-E8D48C129432}" time="2024-12-13T08:20:22.08Z">
        <t:Attribution userId="S::luisa.marelli@ec.europa.eu::78bda841-bac5-4a31-bc15-22549a1dd308" userProvider="AD" userName="MARELLI Luisa (JRC-ISPRA)"/>
        <t:Anchor>
          <t:Comment id="1692039635"/>
        </t:Anchor>
        <t:SetTitle title="Not clear if you refer here to specific initiatives (in which case please explain in one line what they are and from who), or if it is generic. @BARBERO VIGNOLA Giulia (JRC-ISPRA)"/>
      </t:Event>
    </t:History>
  </t:Task>
  <t:Task id="{5D9B55D9-B3D6-4560-80BE-A53E328ACF4F}">
    <t:Anchor>
      <t:Comment id="609258425"/>
    </t:Anchor>
    <t:History>
      <t:Event id="{C62F2B75-393E-4952-82A3-1618A060F6FB}" time="2024-12-13T08:57:34.734Z">
        <t:Attribution userId="S::luisa.marelli@ec.europa.eu::78bda841-bac5-4a31-bc15-22549a1dd308" userProvider="AD" userName="MARELLI Luisa (JRC-ISPRA)"/>
        <t:Anchor>
          <t:Comment id="609258425"/>
        </t:Anchor>
        <t:Create/>
      </t:Event>
      <t:Event id="{7096246B-1B41-4979-8073-88B8F7375B26}" time="2024-12-13T08:57:34.734Z">
        <t:Attribution userId="S::luisa.marelli@ec.europa.eu::78bda841-bac5-4a31-bc15-22549a1dd308" userProvider="AD" userName="MARELLI Luisa (JRC-ISPRA)"/>
        <t:Anchor>
          <t:Comment id="609258425"/>
        </t:Anchor>
        <t:Assign userId="S::Robert.M'BAREK@ec.europa.eu::e7ef06c1-b725-4ed3-8354-b1c093f4ebe3" userProvider="AD" userName="M'BAREK Robert (JRC-SEVILLA)"/>
      </t:Event>
      <t:Event id="{979AE9BD-461B-4F72-AFE1-D2EA07642234}" time="2024-12-13T08:57:34.734Z">
        <t:Attribution userId="S::luisa.marelli@ec.europa.eu::78bda841-bac5-4a31-bc15-22549a1dd308" userProvider="AD" userName="MARELLI Luisa (JRC-ISPRA)"/>
        <t:Anchor>
          <t:Comment id="609258425"/>
        </t:Anchor>
        <t:SetTitle title="This title is not very appealing for a Cab's report ... why not using something like &quot;Global Ecological Product metric to complement GDP measures? @M'BAREK Robert (JRC-SEVILLA)"/>
      </t:Event>
      <t:Event id="{6EE3EEC5-00BB-40E4-A2A2-9A1B7B5B5F13}" time="2024-12-13T09:01:45.96Z">
        <t:Attribution userId="S::robert.m'barek@ec.europa.eu::e7ef06c1-b725-4ed3-8354-b1c093f4ebe3" userProvider="AD" userName="M'BAREK Robert (JRC-SEVILLA)"/>
        <t:Anchor>
          <t:Comment id="1330840710"/>
        </t:Anchor>
        <t:UnassignAll/>
      </t:Event>
      <t:Event id="{3CE45D45-35CF-4E19-A7B9-4860FEA114EE}" time="2024-12-13T09:01:45.96Z">
        <t:Attribution userId="S::robert.m'barek@ec.europa.eu::e7ef06c1-b725-4ed3-8354-b1c093f4ebe3" userProvider="AD" userName="M'BAREK Robert (JRC-SEVILLA)"/>
        <t:Anchor>
          <t:Comment id="1330840710"/>
        </t:Anchor>
        <t:Assign userId="S::Luisa.MARELLI@ec.europa.eu::78bda841-bac5-4a31-bc15-22549a1dd308" userProvider="AD" userName="MARELLI Luisa (JRC-ISPRA)"/>
      </t:Event>
    </t:History>
  </t:Task>
  <t:Task id="{532B266F-57F2-416E-BBED-A6A18B45D1AF}">
    <t:Anchor>
      <t:Comment id="285700868"/>
    </t:Anchor>
    <t:History>
      <t:Event id="{4A6E1107-B95A-4421-9F77-231D60227D22}" time="2025-02-28T14:11:20.185Z">
        <t:Attribution userId="S::esther.sanye-mengual@ec.europa.eu::e7a7bec5-623d-4a38-b253-d48756bde0a3" userProvider="AD" userName="SANYE MENGUAL Esther (JRC-ISPRA)"/>
        <t:Anchor>
          <t:Comment id="139237089"/>
        </t:Anchor>
        <t:Create/>
      </t:Event>
      <t:Event id="{4DDB5868-5DB6-43F9-99B7-9080096D72DC}" time="2025-02-28T14:11:20.185Z">
        <t:Attribution userId="S::esther.sanye-mengual@ec.europa.eu::e7a7bec5-623d-4a38-b253-d48756bde0a3" userProvider="AD" userName="SANYE MENGUAL Esther (JRC-ISPRA)"/>
        <t:Anchor>
          <t:Comment id="139237089"/>
        </t:Anchor>
        <t:Assign userId="S::Giulia.LISTORTI@ec.europa.eu::2f5fb6d0-8420-4570-b4aa-aab3792d4f97" userProvider="AD" userName="LISTORTI Giulia (JRC-ISPRA)"/>
      </t:Event>
      <t:Event id="{537CC9B0-CCAA-48E1-8333-633B12303B4C}" time="2025-02-28T14:11:20.185Z">
        <t:Attribution userId="S::esther.sanye-mengual@ec.europa.eu::e7a7bec5-623d-4a38-b253-d48756bde0a3" userProvider="AD" userName="SANYE MENGUAL Esther (JRC-ISPRA)"/>
        <t:Anchor>
          <t:Comment id="139237089"/>
        </t:Anchor>
        <t:SetTitle title="@LISTORTI Giulia (JRC-ISPRA) - see proposal"/>
      </t:Event>
    </t:History>
  </t:Task>
  <t:Task id="{69A79D43-9D2D-451D-95EB-EB1B81AEC8A3}">
    <t:Anchor>
      <t:Comment id="1254614353"/>
    </t:Anchor>
    <t:History>
      <t:Event id="{6CFB4B5F-52AF-4EEF-A710-5FD234E4B0EA}" time="2025-03-31T13:53:31.288Z">
        <t:Attribution userId="S::chiara.gastaldi@ec.europa.eu::c8b7d82c-d0c9-47f2-bd65-0a59874a04b9" userProvider="AD" userName="GASTALDI Chiara (JRC-ISPRA)"/>
        <t:Anchor>
          <t:Comment id="2095354300"/>
        </t:Anchor>
        <t:Create/>
      </t:Event>
      <t:Event id="{3DBB1584-D9DC-434D-9789-80CC76D67B02}" time="2025-03-31T13:53:31.288Z">
        <t:Attribution userId="S::chiara.gastaldi@ec.europa.eu::c8b7d82c-d0c9-47f2-bd65-0a59874a04b9" userProvider="AD" userName="GASTALDI Chiara (JRC-ISPRA)"/>
        <t:Anchor>
          <t:Comment id="2095354300"/>
        </t:Anchor>
        <t:Assign userId="S::Laia.DELGADO-CALLICO@ec.europa.eu::840be715-dc1a-449e-9e6e-a6679b46f859" userProvider="AD" userName="DELGADO CALLICO Laia (JRC-PETTEN)"/>
      </t:Event>
      <t:Event id="{4C1E1CF2-9201-44AD-88C1-BFC48DD89B26}" time="2025-03-31T13:53:31.288Z">
        <t:Attribution userId="S::chiara.gastaldi@ec.europa.eu::c8b7d82c-d0c9-47f2-bd65-0a59874a04b9" userProvider="AD" userName="GASTALDI Chiara (JRC-ISPRA)"/>
        <t:Anchor>
          <t:Comment id="2095354300"/>
        </t:Anchor>
        <t:SetTitle title="@DELGADO CALLICO Laia (JRC-PETTEN) can you help me recovering the links of this section so I complete the bibliography?"/>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89f68d6-b300-487d-ba76-b41225ee5e69">
      <Terms xmlns="http://schemas.microsoft.com/office/infopath/2007/PartnerControls"/>
    </lcf76f155ced4ddcb4097134ff3c332f>
    <SharedWithUsers xmlns="f10e3298-64ea-4e10-9051-34cf7ba13039">
      <UserInfo>
        <DisplayName>CISTERNINO Stefano (JRC-ISPRA-EXT)</DisplayName>
        <AccountId>222</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DC8F977FFF614BBCB6E7F0B2182B16" ma:contentTypeVersion="13" ma:contentTypeDescription="Create a new document." ma:contentTypeScope="" ma:versionID="9145a283cb84d31efd968f4d8f4ed09f">
  <xsd:schema xmlns:xsd="http://www.w3.org/2001/XMLSchema" xmlns:xs="http://www.w3.org/2001/XMLSchema" xmlns:p="http://schemas.microsoft.com/office/2006/metadata/properties" xmlns:ns2="189f68d6-b300-487d-ba76-b41225ee5e69" xmlns:ns3="f10e3298-64ea-4e10-9051-34cf7ba13039" targetNamespace="http://schemas.microsoft.com/office/2006/metadata/properties" ma:root="true" ma:fieldsID="b8e7487caa8946f7e71d796156c13a92" ns2:_="" ns3:_="">
    <xsd:import namespace="189f68d6-b300-487d-ba76-b41225ee5e69"/>
    <xsd:import namespace="f10e3298-64ea-4e10-9051-34cf7ba130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68d6-b300-487d-ba76-b41225ee5e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0e3298-64ea-4e10-9051-34cf7ba1303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FED00-2CF8-4278-A832-B3982205A109}">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f10e3298-64ea-4e10-9051-34cf7ba13039"/>
    <ds:schemaRef ds:uri="http://schemas.microsoft.com/office/infopath/2007/PartnerControls"/>
    <ds:schemaRef ds:uri="http://purl.org/dc/elements/1.1/"/>
    <ds:schemaRef ds:uri="189f68d6-b300-487d-ba76-b41225ee5e69"/>
    <ds:schemaRef ds:uri="http://www.w3.org/XML/1998/namespace"/>
    <ds:schemaRef ds:uri="http://purl.org/dc/dcmitype/"/>
  </ds:schemaRefs>
</ds:datastoreItem>
</file>

<file path=customXml/itemProps2.xml><?xml version="1.0" encoding="utf-8"?>
<ds:datastoreItem xmlns:ds="http://schemas.openxmlformats.org/officeDocument/2006/customXml" ds:itemID="{C909DCA4-F9EE-4EBD-891F-0EB57CF690DA}">
  <ds:schemaRefs>
    <ds:schemaRef ds:uri="http://schemas.microsoft.com/sharepoint/v3/contenttype/forms"/>
  </ds:schemaRefs>
</ds:datastoreItem>
</file>

<file path=customXml/itemProps3.xml><?xml version="1.0" encoding="utf-8"?>
<ds:datastoreItem xmlns:ds="http://schemas.openxmlformats.org/officeDocument/2006/customXml" ds:itemID="{6BA119E2-0ABA-4469-8E36-2673E045AE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68d6-b300-487d-ba76-b41225ee5e69"/>
    <ds:schemaRef ds:uri="f10e3298-64ea-4e10-9051-34cf7ba130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E5B444-E33C-4A8C-80B9-F92C58888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30</Pages>
  <Words>31598</Words>
  <Characters>205710</Characters>
  <Application>Microsoft Office Word</Application>
  <DocSecurity>0</DocSecurity>
  <Lines>2938</Lines>
  <Paragraphs>721</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236587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BARBERO VIGNOLA Giulia (JRC-ISPRA)</dc:creator>
  <cp:keywords/>
  <dc:description/>
  <cp:lastModifiedBy>GASTALDI Chiara (JRC-ISPRA)</cp:lastModifiedBy>
  <cp:revision>70</cp:revision>
  <cp:lastPrinted>2024-12-06T01:45:00Z</cp:lastPrinted>
  <dcterms:created xsi:type="dcterms:W3CDTF">2025-03-28T15:13:00Z</dcterms:created>
  <dcterms:modified xsi:type="dcterms:W3CDTF">2025-04-17T09:38:00Z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0x01010019DC8F977FFF614BBCB6E7F0B2182B16</vt:lpwstr>
  </property>
  <property fmtid="{D5CDD505-2E9C-101B-9397-08002B2CF9AE}" pid="3" name="MediaServiceImageTags">
    <vt:lpwstr/>
  </property>
  <property fmtid="{D5CDD505-2E9C-101B-9397-08002B2CF9AE}" pid="4" name="ZOTERO_PREF_2">
    <vt:lpwstr>itationUpdates" value="true"/&gt;&lt;/prefs&gt;&lt;/data&gt;</vt:lpwstr>
  </property>
  <property fmtid="{D5CDD505-2E9C-101B-9397-08002B2CF9AE}" pid="5" name="ZOTERO_PREF_1">
    <vt:lpwstr>&lt;data data-version="3" zotero-version="6.0.36"&gt;&lt;session id="unAUwhIF"/&gt;&lt;style id="http://www.zotero.org/styles/ieee" locale="en-GB" hasBibliography="1" bibliographyStyleHasBeenSet="1"/&gt;&lt;prefs&gt;&lt;pref name="fieldType" value="Field"/&gt;&lt;pref name="dontAskDelayC</vt:lpwstr>
  </property>
  <property fmtid="{D5CDD505-2E9C-101B-9397-08002B2CF9AE}" pid="6" name="MSIP_Label_6bd9ddd1-4d20-43f6-abfa-fc3c07406f94_Enabled">
    <vt:lpwstr>true</vt:lpwstr>
  </property>
  <property fmtid="{D5CDD505-2E9C-101B-9397-08002B2CF9AE}" pid="7" name="MSIP_Label_6bd9ddd1-4d20-43f6-abfa-fc3c07406f94_SetDate">
    <vt:lpwstr>2024-09-03T14:33:26Z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118e45ac-8af6-48d9-ba11-8dd7e5718d72</vt:lpwstr>
  </property>
  <property fmtid="{D5CDD505-2E9C-101B-9397-08002B2CF9AE}" pid="12" name="MSIP_Label_6bd9ddd1-4d20-43f6-abfa-fc3c07406f94_ContentBits">
    <vt:lpwstr>0</vt:lpwstr>
  </property>
</Properties>
</file>