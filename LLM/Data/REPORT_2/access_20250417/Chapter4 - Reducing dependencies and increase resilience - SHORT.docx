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C5DC" w14:textId="3A2BFE09" w:rsidR="2C5422C2" w:rsidRPr="0052186E" w:rsidRDefault="2C5422C2">
      <w:pPr>
        <w:rPr>
          <w:rFonts w:eastAsia="EC Square Sans Pro Light" w:cs="EC Square Sans Pro Light"/>
        </w:rPr>
      </w:pPr>
      <w:r w:rsidRPr="0052186E">
        <w:rPr>
          <w:rFonts w:eastAsia="EC Square Sans Pro Light" w:cs="EC Square Sans Pro Light"/>
          <w:b/>
          <w:color w:val="6CA644"/>
          <w:sz w:val="56"/>
          <w:szCs w:val="56"/>
          <w:lang w:eastAsia="en-US"/>
        </w:rPr>
        <w:t>Contents</w:t>
      </w:r>
    </w:p>
    <w:sdt>
      <w:sdtPr>
        <w:id w:val="1792700399"/>
        <w:docPartObj>
          <w:docPartGallery w:val="Table of Contents"/>
          <w:docPartUnique/>
        </w:docPartObj>
      </w:sdtPr>
      <w:sdtEndPr/>
      <w:sdtContent>
        <w:p w14:paraId="1EAB99DE" w14:textId="05F61C6B" w:rsidR="659C11AC" w:rsidRDefault="00246AD6" w:rsidP="6994842D">
          <w:pPr>
            <w:pStyle w:val="TOC1"/>
            <w:tabs>
              <w:tab w:val="clear" w:pos="9016"/>
              <w:tab w:val="right" w:leader="dot" w:pos="9015"/>
            </w:tabs>
            <w:rPr>
              <w:rStyle w:val="Hyperlink"/>
            </w:rPr>
          </w:pPr>
          <w:r>
            <w:fldChar w:fldCharType="begin"/>
          </w:r>
          <w:r w:rsidR="659C11AC">
            <w:instrText>TOC \o "1-9" \z \u \h</w:instrText>
          </w:r>
          <w:r>
            <w:fldChar w:fldCharType="separate"/>
          </w:r>
          <w:hyperlink w:anchor="_Toc937865651">
            <w:r w:rsidR="6994842D" w:rsidRPr="6994842D">
              <w:rPr>
                <w:rStyle w:val="Hyperlink"/>
              </w:rPr>
              <w:t>4. Reducing excessive dependencies and increasing resilience</w:t>
            </w:r>
            <w:r w:rsidR="659C11AC">
              <w:tab/>
            </w:r>
            <w:r w:rsidR="659C11AC">
              <w:fldChar w:fldCharType="begin"/>
            </w:r>
            <w:r w:rsidR="659C11AC">
              <w:instrText>PAGEREF _Toc937865651 \h</w:instrText>
            </w:r>
            <w:r w:rsidR="659C11AC">
              <w:fldChar w:fldCharType="separate"/>
            </w:r>
            <w:r w:rsidR="6994842D" w:rsidRPr="6994842D">
              <w:rPr>
                <w:rStyle w:val="Hyperlink"/>
              </w:rPr>
              <w:t>1</w:t>
            </w:r>
            <w:r w:rsidR="659C11AC">
              <w:fldChar w:fldCharType="end"/>
            </w:r>
          </w:hyperlink>
        </w:p>
        <w:p w14:paraId="75BFF2C1" w14:textId="71891D2B" w:rsidR="659C11AC" w:rsidRDefault="003703AE" w:rsidP="6994842D">
          <w:pPr>
            <w:pStyle w:val="TOC2"/>
            <w:tabs>
              <w:tab w:val="clear" w:pos="9016"/>
              <w:tab w:val="left" w:pos="600"/>
              <w:tab w:val="right" w:leader="dot" w:pos="9015"/>
            </w:tabs>
            <w:rPr>
              <w:rStyle w:val="Hyperlink"/>
            </w:rPr>
          </w:pPr>
          <w:hyperlink w:anchor="_Toc78710596">
            <w:r w:rsidR="6994842D" w:rsidRPr="6994842D">
              <w:rPr>
                <w:rStyle w:val="Hyperlink"/>
              </w:rPr>
              <w:t>4.1</w:t>
            </w:r>
            <w:r w:rsidR="00246AD6">
              <w:tab/>
            </w:r>
            <w:r w:rsidR="6994842D" w:rsidRPr="6994842D">
              <w:rPr>
                <w:rStyle w:val="Hyperlink"/>
              </w:rPr>
              <w:t>Critical Raw Materials for the green and digital transition</w:t>
            </w:r>
            <w:r w:rsidR="00246AD6">
              <w:tab/>
            </w:r>
            <w:r w:rsidR="00246AD6">
              <w:fldChar w:fldCharType="begin"/>
            </w:r>
            <w:r w:rsidR="00246AD6">
              <w:instrText>PAGEREF _Toc78710596 \h</w:instrText>
            </w:r>
            <w:r w:rsidR="00246AD6">
              <w:fldChar w:fldCharType="separate"/>
            </w:r>
            <w:r w:rsidR="6994842D" w:rsidRPr="6994842D">
              <w:rPr>
                <w:rStyle w:val="Hyperlink"/>
              </w:rPr>
              <w:t>2</w:t>
            </w:r>
            <w:r w:rsidR="00246AD6">
              <w:fldChar w:fldCharType="end"/>
            </w:r>
          </w:hyperlink>
        </w:p>
        <w:p w14:paraId="6AC9B3F5" w14:textId="1732B934" w:rsidR="659C11AC" w:rsidRDefault="003703AE" w:rsidP="6994842D">
          <w:pPr>
            <w:pStyle w:val="TOC2"/>
            <w:tabs>
              <w:tab w:val="clear" w:pos="9016"/>
              <w:tab w:val="left" w:pos="600"/>
              <w:tab w:val="right" w:leader="dot" w:pos="9015"/>
            </w:tabs>
            <w:rPr>
              <w:rStyle w:val="Hyperlink"/>
            </w:rPr>
          </w:pPr>
          <w:hyperlink w:anchor="_Toc808939872">
            <w:r w:rsidR="6994842D" w:rsidRPr="6994842D">
              <w:rPr>
                <w:rStyle w:val="Hyperlink"/>
              </w:rPr>
              <w:t>4.2</w:t>
            </w:r>
            <w:r w:rsidR="00246AD6">
              <w:tab/>
            </w:r>
            <w:r w:rsidR="6994842D" w:rsidRPr="6994842D">
              <w:rPr>
                <w:rStyle w:val="Hyperlink"/>
              </w:rPr>
              <w:t>A sustainable and regenerative environment</w:t>
            </w:r>
            <w:r w:rsidR="00246AD6">
              <w:tab/>
            </w:r>
            <w:r w:rsidR="00246AD6">
              <w:fldChar w:fldCharType="begin"/>
            </w:r>
            <w:r w:rsidR="00246AD6">
              <w:instrText>PAGEREF _Toc808939872 \h</w:instrText>
            </w:r>
            <w:r w:rsidR="00246AD6">
              <w:fldChar w:fldCharType="separate"/>
            </w:r>
            <w:r w:rsidR="6994842D" w:rsidRPr="6994842D">
              <w:rPr>
                <w:rStyle w:val="Hyperlink"/>
              </w:rPr>
              <w:t>6</w:t>
            </w:r>
            <w:r w:rsidR="00246AD6">
              <w:fldChar w:fldCharType="end"/>
            </w:r>
          </w:hyperlink>
        </w:p>
        <w:p w14:paraId="26D0773F" w14:textId="4522076B" w:rsidR="659C11AC" w:rsidRDefault="003703AE" w:rsidP="6994842D">
          <w:pPr>
            <w:pStyle w:val="TOC3"/>
            <w:tabs>
              <w:tab w:val="clear" w:pos="9016"/>
              <w:tab w:val="right" w:leader="dot" w:pos="9015"/>
            </w:tabs>
            <w:rPr>
              <w:rStyle w:val="Hyperlink"/>
            </w:rPr>
          </w:pPr>
          <w:hyperlink w:anchor="_Toc177306820">
            <w:r w:rsidR="6994842D" w:rsidRPr="6994842D">
              <w:rPr>
                <w:rStyle w:val="Hyperlink"/>
              </w:rPr>
              <w:t>Bioeconomy and sustainable use of Biomass</w:t>
            </w:r>
            <w:r w:rsidR="00246AD6">
              <w:tab/>
            </w:r>
            <w:r w:rsidR="00246AD6">
              <w:fldChar w:fldCharType="begin"/>
            </w:r>
            <w:r w:rsidR="00246AD6">
              <w:instrText>PAGEREF _Toc177306820 \h</w:instrText>
            </w:r>
            <w:r w:rsidR="00246AD6">
              <w:fldChar w:fldCharType="separate"/>
            </w:r>
            <w:r w:rsidR="6994842D" w:rsidRPr="6994842D">
              <w:rPr>
                <w:rStyle w:val="Hyperlink"/>
              </w:rPr>
              <w:t>6</w:t>
            </w:r>
            <w:r w:rsidR="00246AD6">
              <w:fldChar w:fldCharType="end"/>
            </w:r>
          </w:hyperlink>
        </w:p>
        <w:p w14:paraId="0DCF0B85" w14:textId="72511AFC" w:rsidR="659C11AC" w:rsidRDefault="003703AE" w:rsidP="6994842D">
          <w:pPr>
            <w:pStyle w:val="TOC3"/>
            <w:tabs>
              <w:tab w:val="clear" w:pos="9016"/>
              <w:tab w:val="right" w:leader="dot" w:pos="9015"/>
            </w:tabs>
            <w:rPr>
              <w:rStyle w:val="Hyperlink"/>
            </w:rPr>
          </w:pPr>
          <w:hyperlink w:anchor="_Toc368045607">
            <w:r w:rsidR="6994842D" w:rsidRPr="6994842D">
              <w:rPr>
                <w:rStyle w:val="Hyperlink"/>
              </w:rPr>
              <w:t>Nature-based solutions</w:t>
            </w:r>
            <w:r w:rsidR="00246AD6">
              <w:tab/>
            </w:r>
            <w:r w:rsidR="00246AD6">
              <w:fldChar w:fldCharType="begin"/>
            </w:r>
            <w:r w:rsidR="00246AD6">
              <w:instrText>PAGEREF _Toc368045607 \h</w:instrText>
            </w:r>
            <w:r w:rsidR="00246AD6">
              <w:fldChar w:fldCharType="separate"/>
            </w:r>
            <w:r w:rsidR="6994842D" w:rsidRPr="6994842D">
              <w:rPr>
                <w:rStyle w:val="Hyperlink"/>
              </w:rPr>
              <w:t>6</w:t>
            </w:r>
            <w:r w:rsidR="00246AD6">
              <w:fldChar w:fldCharType="end"/>
            </w:r>
          </w:hyperlink>
        </w:p>
        <w:p w14:paraId="02392D3B" w14:textId="3160A22D" w:rsidR="659C11AC" w:rsidRDefault="003703AE" w:rsidP="6994842D">
          <w:pPr>
            <w:pStyle w:val="TOC3"/>
            <w:tabs>
              <w:tab w:val="clear" w:pos="9016"/>
              <w:tab w:val="right" w:leader="dot" w:pos="9015"/>
            </w:tabs>
            <w:rPr>
              <w:rStyle w:val="Hyperlink"/>
            </w:rPr>
          </w:pPr>
          <w:hyperlink w:anchor="_Toc713880">
            <w:r w:rsidR="6994842D" w:rsidRPr="6994842D">
              <w:rPr>
                <w:rStyle w:val="Hyperlink"/>
              </w:rPr>
              <w:t>Towards agroecosystems - regeneration and resilience</w:t>
            </w:r>
            <w:r w:rsidR="00246AD6">
              <w:tab/>
            </w:r>
            <w:r w:rsidR="00246AD6">
              <w:fldChar w:fldCharType="begin"/>
            </w:r>
            <w:r w:rsidR="00246AD6">
              <w:instrText>PAGEREF _Toc713880 \h</w:instrText>
            </w:r>
            <w:r w:rsidR="00246AD6">
              <w:fldChar w:fldCharType="separate"/>
            </w:r>
            <w:r w:rsidR="6994842D" w:rsidRPr="6994842D">
              <w:rPr>
                <w:rStyle w:val="Hyperlink"/>
              </w:rPr>
              <w:t>6</w:t>
            </w:r>
            <w:r w:rsidR="00246AD6">
              <w:fldChar w:fldCharType="end"/>
            </w:r>
          </w:hyperlink>
        </w:p>
        <w:p w14:paraId="47699939" w14:textId="576EADCE" w:rsidR="659C11AC" w:rsidRDefault="003703AE" w:rsidP="6994842D">
          <w:pPr>
            <w:pStyle w:val="TOC3"/>
            <w:tabs>
              <w:tab w:val="clear" w:pos="9016"/>
              <w:tab w:val="right" w:leader="dot" w:pos="9015"/>
            </w:tabs>
            <w:rPr>
              <w:rStyle w:val="Hyperlink"/>
            </w:rPr>
          </w:pPr>
          <w:hyperlink w:anchor="_Toc1647044125">
            <w:r w:rsidR="6994842D" w:rsidRPr="6994842D">
              <w:rPr>
                <w:rStyle w:val="Hyperlink"/>
              </w:rPr>
              <w:t>Blue economy</w:t>
            </w:r>
            <w:r w:rsidR="00246AD6">
              <w:tab/>
            </w:r>
            <w:r w:rsidR="00246AD6">
              <w:fldChar w:fldCharType="begin"/>
            </w:r>
            <w:r w:rsidR="00246AD6">
              <w:instrText>PAGEREF _Toc1647044125 \h</w:instrText>
            </w:r>
            <w:r w:rsidR="00246AD6">
              <w:fldChar w:fldCharType="separate"/>
            </w:r>
            <w:r w:rsidR="6994842D" w:rsidRPr="6994842D">
              <w:rPr>
                <w:rStyle w:val="Hyperlink"/>
              </w:rPr>
              <w:t>6</w:t>
            </w:r>
            <w:r w:rsidR="00246AD6">
              <w:fldChar w:fldCharType="end"/>
            </w:r>
          </w:hyperlink>
        </w:p>
        <w:p w14:paraId="5FF7A001" w14:textId="2FF9B587" w:rsidR="659C11AC" w:rsidRDefault="003703AE" w:rsidP="6994842D">
          <w:pPr>
            <w:pStyle w:val="TOC2"/>
            <w:tabs>
              <w:tab w:val="clear" w:pos="9016"/>
              <w:tab w:val="left" w:pos="600"/>
              <w:tab w:val="right" w:leader="dot" w:pos="9015"/>
            </w:tabs>
            <w:rPr>
              <w:rStyle w:val="Hyperlink"/>
            </w:rPr>
          </w:pPr>
          <w:hyperlink w:anchor="_Toc1960906521">
            <w:r w:rsidR="6994842D" w:rsidRPr="6994842D">
              <w:rPr>
                <w:rStyle w:val="Hyperlink"/>
              </w:rPr>
              <w:t>4.3</w:t>
            </w:r>
            <w:r w:rsidR="00246AD6">
              <w:tab/>
            </w:r>
            <w:r w:rsidR="6994842D" w:rsidRPr="6994842D">
              <w:rPr>
                <w:rStyle w:val="Hyperlink"/>
              </w:rPr>
              <w:t>Climate adaptation and resilience</w:t>
            </w:r>
            <w:r w:rsidR="00246AD6">
              <w:tab/>
            </w:r>
            <w:r w:rsidR="00246AD6">
              <w:fldChar w:fldCharType="begin"/>
            </w:r>
            <w:r w:rsidR="00246AD6">
              <w:instrText>PAGEREF _Toc1960906521 \h</w:instrText>
            </w:r>
            <w:r w:rsidR="00246AD6">
              <w:fldChar w:fldCharType="separate"/>
            </w:r>
            <w:r w:rsidR="6994842D" w:rsidRPr="6994842D">
              <w:rPr>
                <w:rStyle w:val="Hyperlink"/>
              </w:rPr>
              <w:t>6</w:t>
            </w:r>
            <w:r w:rsidR="00246AD6">
              <w:fldChar w:fldCharType="end"/>
            </w:r>
          </w:hyperlink>
        </w:p>
        <w:p w14:paraId="65933D52" w14:textId="311B783C" w:rsidR="659C11AC" w:rsidRDefault="003703AE" w:rsidP="6994842D">
          <w:pPr>
            <w:pStyle w:val="TOC2"/>
            <w:tabs>
              <w:tab w:val="clear" w:pos="9016"/>
              <w:tab w:val="left" w:pos="600"/>
              <w:tab w:val="right" w:leader="dot" w:pos="9015"/>
            </w:tabs>
            <w:rPr>
              <w:rStyle w:val="Hyperlink"/>
            </w:rPr>
          </w:pPr>
          <w:hyperlink w:anchor="_Toc1249164429">
            <w:r w:rsidR="6994842D" w:rsidRPr="6994842D">
              <w:rPr>
                <w:rStyle w:val="Hyperlink"/>
              </w:rPr>
              <w:t>4.4</w:t>
            </w:r>
            <w:r w:rsidR="00246AD6">
              <w:tab/>
            </w:r>
            <w:r w:rsidR="6994842D" w:rsidRPr="6994842D">
              <w:rPr>
                <w:rStyle w:val="Hyperlink"/>
              </w:rPr>
              <w:t>International collaboration on the global challenges</w:t>
            </w:r>
            <w:r w:rsidR="00246AD6">
              <w:tab/>
            </w:r>
            <w:r w:rsidR="00246AD6">
              <w:fldChar w:fldCharType="begin"/>
            </w:r>
            <w:r w:rsidR="00246AD6">
              <w:instrText>PAGEREF _Toc1249164429 \h</w:instrText>
            </w:r>
            <w:r w:rsidR="00246AD6">
              <w:fldChar w:fldCharType="separate"/>
            </w:r>
            <w:r w:rsidR="6994842D" w:rsidRPr="6994842D">
              <w:rPr>
                <w:rStyle w:val="Hyperlink"/>
              </w:rPr>
              <w:t>6</w:t>
            </w:r>
            <w:r w:rsidR="00246AD6">
              <w:fldChar w:fldCharType="end"/>
            </w:r>
          </w:hyperlink>
        </w:p>
        <w:p w14:paraId="598A5E46" w14:textId="49967D87" w:rsidR="659C11AC" w:rsidRDefault="003703AE" w:rsidP="6994842D">
          <w:pPr>
            <w:pStyle w:val="TOC1"/>
            <w:tabs>
              <w:tab w:val="clear" w:pos="9016"/>
              <w:tab w:val="right" w:leader="dot" w:pos="9015"/>
            </w:tabs>
            <w:rPr>
              <w:rStyle w:val="Hyperlink"/>
            </w:rPr>
          </w:pPr>
          <w:hyperlink w:anchor="_Toc2046024254">
            <w:r w:rsidR="6994842D" w:rsidRPr="6994842D">
              <w:rPr>
                <w:rStyle w:val="Hyperlink"/>
              </w:rPr>
              <w:t>REFERENCES</w:t>
            </w:r>
            <w:r w:rsidR="00246AD6">
              <w:tab/>
            </w:r>
            <w:r w:rsidR="00246AD6">
              <w:fldChar w:fldCharType="begin"/>
            </w:r>
            <w:r w:rsidR="00246AD6">
              <w:instrText>PAGEREF _Toc2046024254 \h</w:instrText>
            </w:r>
            <w:r w:rsidR="00246AD6">
              <w:fldChar w:fldCharType="separate"/>
            </w:r>
            <w:r w:rsidR="6994842D" w:rsidRPr="6994842D">
              <w:rPr>
                <w:rStyle w:val="Hyperlink"/>
              </w:rPr>
              <w:t>6</w:t>
            </w:r>
            <w:r w:rsidR="00246AD6">
              <w:fldChar w:fldCharType="end"/>
            </w:r>
          </w:hyperlink>
          <w:r w:rsidR="00246AD6">
            <w:fldChar w:fldCharType="end"/>
          </w:r>
        </w:p>
      </w:sdtContent>
    </w:sdt>
    <w:p w14:paraId="742270FE" w14:textId="120A0580" w:rsidR="659C11AC" w:rsidRDefault="659C11AC" w:rsidP="659C11AC">
      <w:pPr>
        <w:rPr>
          <w:rFonts w:eastAsia="EC Square Sans Pro Light" w:cs="EC Square Sans Pro Light"/>
          <w:b/>
          <w:bCs/>
          <w:color w:val="6CA644"/>
          <w:sz w:val="56"/>
          <w:szCs w:val="56"/>
          <w:lang w:eastAsia="en-US"/>
        </w:rPr>
      </w:pPr>
    </w:p>
    <w:p w14:paraId="7873D6C3" w14:textId="77777777" w:rsidR="005D30FE" w:rsidRDefault="005D30FE" w:rsidP="5B1E31BC">
      <w:pPr>
        <w:pStyle w:val="TOC1"/>
        <w:rPr>
          <w:rFonts w:ascii="EC Square Sans Pro" w:hAnsi="EC Square Sans Pro"/>
          <w:color w:val="2B579A"/>
          <w:sz w:val="22"/>
          <w:szCs w:val="22"/>
        </w:rPr>
      </w:pPr>
    </w:p>
    <w:p w14:paraId="3E4F7D98" w14:textId="41A8BC97" w:rsidR="003F13D5" w:rsidRPr="004D671A" w:rsidRDefault="003F13D5" w:rsidP="1F0EC7CB">
      <w:pPr>
        <w:rPr>
          <w:u w:val="single"/>
          <w:lang w:eastAsia="en-US"/>
        </w:rPr>
        <w:sectPr w:rsidR="003F13D5" w:rsidRPr="004D671A" w:rsidSect="002C7224">
          <w:footerReference w:type="default" r:id="rId11"/>
          <w:footerReference w:type="first" r:id="rId12"/>
          <w:pgSz w:w="11906" w:h="16838"/>
          <w:pgMar w:top="1440" w:right="1440" w:bottom="1440" w:left="1440" w:header="709" w:footer="709" w:gutter="0"/>
          <w:pgNumType w:fmt="lowerRoman" w:start="1"/>
          <w:cols w:space="708"/>
          <w:docGrid w:linePitch="360"/>
        </w:sectPr>
      </w:pPr>
    </w:p>
    <w:p w14:paraId="21963723" w14:textId="3671C048" w:rsidR="00AC2B40" w:rsidRPr="0052186E" w:rsidRDefault="002C7224" w:rsidP="00011B9E">
      <w:pPr>
        <w:pStyle w:val="JRCLevel-1title"/>
        <w:ind w:right="-755"/>
      </w:pPr>
      <w:bookmarkStart w:id="0" w:name="_Toc937865651"/>
      <w:bookmarkStart w:id="1" w:name="_Toc160095594"/>
      <w:bookmarkStart w:id="2" w:name="_Toc161312013"/>
      <w:bookmarkStart w:id="3" w:name="_Toc184306446"/>
      <w:bookmarkStart w:id="4" w:name="_Toc184881532"/>
      <w:bookmarkStart w:id="5" w:name="_Toc184968562"/>
      <w:r>
        <w:lastRenderedPageBreak/>
        <w:t xml:space="preserve">4. </w:t>
      </w:r>
      <w:r w:rsidR="0083515A">
        <w:t>Reducing excessive dependencies and increasing resilience</w:t>
      </w:r>
      <w:bookmarkEnd w:id="0"/>
      <w:r w:rsidR="0083515A">
        <w:t xml:space="preserve"> </w:t>
      </w:r>
      <w:bookmarkEnd w:id="1"/>
      <w:bookmarkEnd w:id="2"/>
      <w:bookmarkEnd w:id="3"/>
      <w:bookmarkEnd w:id="4"/>
      <w:bookmarkEnd w:id="5"/>
    </w:p>
    <w:p w14:paraId="1ACDF62F" w14:textId="711E9F46" w:rsidR="00AC2B40" w:rsidRDefault="00AC2B40" w:rsidP="00072427">
      <w:pPr>
        <w:pStyle w:val="JRCText"/>
        <w:spacing w:before="0" w:after="0"/>
        <w:jc w:val="left"/>
        <w:rPr>
          <w:rFonts w:eastAsia="EC Square Sans Pro" w:cs="EC Square Sans Pro"/>
        </w:rPr>
      </w:pPr>
    </w:p>
    <w:p w14:paraId="5319537C" w14:textId="7A27D7D2" w:rsidR="00E9375D" w:rsidRPr="00346C9C" w:rsidRDefault="00E9375D" w:rsidP="2543426A">
      <w:pPr>
        <w:pStyle w:val="JRCText"/>
        <w:rPr>
          <w:rFonts w:eastAsia="Times New Roman"/>
          <w:sz w:val="22"/>
          <w:szCs w:val="22"/>
          <w:lang w:eastAsia="en-GB"/>
        </w:rPr>
      </w:pPr>
      <w:r w:rsidRPr="4A0335A9">
        <w:rPr>
          <w:rFonts w:eastAsia="Times New Roman"/>
          <w:sz w:val="22"/>
          <w:szCs w:val="22"/>
          <w:lang w:eastAsia="en-GB"/>
        </w:rPr>
        <w:t>The</w:t>
      </w:r>
      <w:r w:rsidRPr="4A0335A9">
        <w:rPr>
          <w:rFonts w:ascii="Times New Roman" w:eastAsia="Times New Roman" w:hAnsi="Times New Roman"/>
          <w:sz w:val="22"/>
          <w:szCs w:val="22"/>
          <w:lang w:eastAsia="en-GB"/>
        </w:rPr>
        <w:t xml:space="preserve"> </w:t>
      </w:r>
      <w:r w:rsidRPr="4A0335A9">
        <w:rPr>
          <w:rFonts w:eastAsia="Times New Roman"/>
          <w:sz w:val="22"/>
          <w:szCs w:val="22"/>
          <w:lang w:eastAsia="en-GB"/>
        </w:rPr>
        <w:t xml:space="preserve">green transition requires a holistic approach that integrates multiple strategic cross-cutting areas to achieve a sustainable, regenerative, and resilient economy that </w:t>
      </w:r>
      <w:r w:rsidRPr="4A0335A9">
        <w:rPr>
          <w:sz w:val="22"/>
          <w:szCs w:val="22"/>
        </w:rPr>
        <w:t>prioritizes the well-being of both people and the planet, restoring natural resources</w:t>
      </w:r>
      <w:r w:rsidRPr="4A0335A9">
        <w:rPr>
          <w:rFonts w:eastAsia="Times New Roman"/>
          <w:sz w:val="22"/>
          <w:szCs w:val="22"/>
          <w:lang w:eastAsia="en-GB"/>
        </w:rPr>
        <w:t xml:space="preserve"> and preserving the environment. To succeed, a holistic approach is required, one that harnesses the potential of innovation, technology, and sustainable practices to drive growth, create jobs, and improve well-being.</w:t>
      </w:r>
      <w:r w:rsidRPr="4A0335A9">
        <w:rPr>
          <w:rFonts w:ascii="Times New Roman" w:eastAsia="Times New Roman" w:hAnsi="Times New Roman"/>
          <w:sz w:val="24"/>
          <w:szCs w:val="24"/>
          <w:lang w:eastAsia="en-GB"/>
        </w:rPr>
        <w:t xml:space="preserve"> </w:t>
      </w:r>
      <w:r w:rsidR="00346C9C" w:rsidRPr="4A0335A9">
        <w:rPr>
          <w:rFonts w:eastAsia="Times New Roman"/>
          <w:sz w:val="22"/>
          <w:szCs w:val="22"/>
          <w:lang w:eastAsia="en-GB"/>
        </w:rPr>
        <w:t>This chapter examines the essential elements of a successful green transition, including the</w:t>
      </w:r>
      <w:ins w:id="6" w:author="MANCINI Lucia (JRC-ISPRA-EXT)" w:date="2025-03-25T11:04:00Z">
        <w:r w:rsidR="61479C3A" w:rsidRPr="4A0335A9">
          <w:rPr>
            <w:rFonts w:eastAsia="Times New Roman"/>
            <w:sz w:val="22"/>
            <w:szCs w:val="22"/>
            <w:lang w:eastAsia="en-GB"/>
          </w:rPr>
          <w:t xml:space="preserve"> availability of critical raw materials,</w:t>
        </w:r>
      </w:ins>
      <w:ins w:id="7" w:author="MANCINI Lucia (JRC-ISPRA-EXT)" w:date="2025-03-25T11:05:00Z">
        <w:r w:rsidR="61479C3A" w:rsidRPr="4A0335A9">
          <w:rPr>
            <w:rFonts w:eastAsia="Times New Roman"/>
            <w:sz w:val="22"/>
            <w:szCs w:val="22"/>
            <w:lang w:eastAsia="en-GB"/>
          </w:rPr>
          <w:t xml:space="preserve"> the</w:t>
        </w:r>
      </w:ins>
      <w:r w:rsidR="00346C9C" w:rsidRPr="4A0335A9">
        <w:rPr>
          <w:rFonts w:eastAsia="Times New Roman"/>
          <w:sz w:val="22"/>
          <w:szCs w:val="22"/>
          <w:lang w:eastAsia="en-GB"/>
        </w:rPr>
        <w:t xml:space="preserve"> creation of a sustainable and regenerative environment</w:t>
      </w:r>
      <w:del w:id="8" w:author="GASTALDI Chiara (JRC-ISPRA)" w:date="2025-03-29T19:35:00Z">
        <w:r w:rsidR="00346C9C" w:rsidRPr="4A0335A9" w:rsidDel="00246AD6">
          <w:rPr>
            <w:rFonts w:eastAsia="Times New Roman"/>
            <w:sz w:val="22"/>
            <w:szCs w:val="22"/>
            <w:lang w:eastAsia="en-GB"/>
          </w:rPr>
          <w:delText xml:space="preserve">, the leveraging of R&amp;I to boost eco-innovation, and the integration of digital solutions to support the green </w:delText>
        </w:r>
        <w:commentRangeStart w:id="9"/>
        <w:r w:rsidR="00346C9C" w:rsidRPr="4A0335A9" w:rsidDel="00246AD6">
          <w:rPr>
            <w:rFonts w:eastAsia="Times New Roman"/>
            <w:sz w:val="22"/>
            <w:szCs w:val="22"/>
            <w:lang w:eastAsia="en-GB"/>
          </w:rPr>
          <w:delText>transition</w:delText>
        </w:r>
      </w:del>
      <w:commentRangeEnd w:id="9"/>
      <w:r w:rsidR="00246AD6">
        <w:rPr>
          <w:rStyle w:val="CommentReference"/>
          <w:rFonts w:eastAsia="Times New Roman"/>
        </w:rPr>
        <w:commentReference w:id="9"/>
      </w:r>
      <w:r w:rsidR="00346C9C" w:rsidRPr="4A0335A9">
        <w:rPr>
          <w:rFonts w:eastAsia="Times New Roman"/>
          <w:sz w:val="22"/>
          <w:szCs w:val="22"/>
          <w:lang w:eastAsia="en-GB"/>
        </w:rPr>
        <w:t>. By exploring these cross-cutting themes, we can identify the most effective strategies for strengthening the EU's green transition and unlock its full potential, ensuring that it is both sustainable and competitive.</w:t>
      </w:r>
    </w:p>
    <w:p w14:paraId="5FC1B69C" w14:textId="617FFAF6" w:rsidR="00E9375D" w:rsidRDefault="00E9375D" w:rsidP="2543426A">
      <w:pPr>
        <w:pStyle w:val="JRCText"/>
        <w:rPr>
          <w:rStyle w:val="normaltextrun"/>
          <w:color w:val="000000" w:themeColor="text1"/>
          <w:sz w:val="22"/>
          <w:szCs w:val="22"/>
        </w:rPr>
      </w:pPr>
    </w:p>
    <w:p w14:paraId="6CBD9EF0" w14:textId="49EF7900" w:rsidR="0083515A" w:rsidRPr="0052186E" w:rsidRDefault="2CFFF61F" w:rsidP="0083515A">
      <w:pPr>
        <w:pStyle w:val="JRCLevel-2title"/>
        <w:numPr>
          <w:ilvl w:val="1"/>
          <w:numId w:val="25"/>
        </w:numPr>
      </w:pPr>
      <w:bookmarkStart w:id="10" w:name="_Toc78710596"/>
      <w:r>
        <w:t xml:space="preserve">Critical Raw Materials </w:t>
      </w:r>
      <w:commentRangeStart w:id="11"/>
      <w:r w:rsidR="56A973B6">
        <w:t>for the green and digital transition</w:t>
      </w:r>
      <w:commentRangeEnd w:id="11"/>
      <w:r>
        <w:rPr>
          <w:rStyle w:val="CommentReference"/>
        </w:rPr>
        <w:commentReference w:id="11"/>
      </w:r>
      <w:bookmarkEnd w:id="10"/>
    </w:p>
    <w:p w14:paraId="12AE3F54" w14:textId="47F16F2A" w:rsidR="00A464CD" w:rsidRDefault="0AD169D6" w:rsidP="00246AD6">
      <w:pPr>
        <w:keepNext/>
        <w:keepLines/>
        <w:spacing w:before="0" w:after="0"/>
        <w:rPr>
          <w:del w:id="12" w:author="MANCINI Lucia (JRC-ISPRA-EXT)" w:date="2025-03-25T11:05:00Z"/>
          <w:i/>
          <w:iCs/>
          <w:color w:val="70AD47" w:themeColor="accent6"/>
        </w:rPr>
      </w:pPr>
      <w:del w:id="13" w:author="MANCINI Lucia (JRC-ISPRA-EXT)" w:date="2025-03-25T11:05:00Z">
        <w:r w:rsidRPr="4A0335A9" w:rsidDel="0AD169D6">
          <w:rPr>
            <w:i/>
            <w:iCs/>
            <w:color w:val="70AD47" w:themeColor="accent6"/>
            <w:sz w:val="22"/>
            <w:szCs w:val="22"/>
          </w:rPr>
          <w:delText>Achieving the EGD objectives will lead to an unprecedented critical raw materials demand, leading to supply risks</w:delText>
        </w:r>
      </w:del>
    </w:p>
    <w:p w14:paraId="41C03DDA" w14:textId="77777777" w:rsidR="00A464CD" w:rsidRPr="00E56BBE" w:rsidRDefault="00A464CD" w:rsidP="00A464CD">
      <w:pPr>
        <w:keepNext/>
        <w:keepLines/>
        <w:spacing w:before="0" w:after="0"/>
        <w:rPr>
          <w:bCs/>
          <w:i/>
          <w:iCs/>
          <w:color w:val="70AD47" w:themeColor="accent6"/>
          <w:sz w:val="22"/>
          <w:szCs w:val="22"/>
        </w:rPr>
      </w:pPr>
    </w:p>
    <w:p w14:paraId="0711A0DA" w14:textId="2DE5DA28" w:rsidR="00A464CD" w:rsidRDefault="00A464CD" w:rsidP="00A464CD">
      <w:pPr>
        <w:spacing w:before="0" w:line="257" w:lineRule="auto"/>
      </w:pPr>
      <w:r w:rsidRPr="4A0335A9">
        <w:rPr>
          <w:sz w:val="22"/>
          <w:szCs w:val="22"/>
        </w:rPr>
        <w:t xml:space="preserve">EU’s energy transition, decarbonisation of strategic sectors (e.g., industry and transport) and digitalisation are increasing the demand of raw materials; including many that are already classified as critical. Some raw materials are critical, since these are provided by a limited number of countries/companies, thus having a high risk of supply disruption. These are also linked to supply chains in the EU and beyond associated with key economic sectors. An increase in demand of raw materials and </w:t>
      </w:r>
      <w:r w:rsidR="0FAB241B" w:rsidRPr="4A0335A9">
        <w:rPr>
          <w:sz w:val="22"/>
          <w:szCs w:val="22"/>
        </w:rPr>
        <w:t>C</w:t>
      </w:r>
      <w:r w:rsidRPr="4A0335A9">
        <w:rPr>
          <w:sz w:val="22"/>
          <w:szCs w:val="22"/>
        </w:rPr>
        <w:t xml:space="preserve">ritical </w:t>
      </w:r>
      <w:r w:rsidR="50BAB554" w:rsidRPr="4A0335A9">
        <w:rPr>
          <w:sz w:val="22"/>
          <w:szCs w:val="22"/>
        </w:rPr>
        <w:t>R</w:t>
      </w:r>
      <w:r w:rsidRPr="4A0335A9">
        <w:rPr>
          <w:sz w:val="22"/>
          <w:szCs w:val="22"/>
        </w:rPr>
        <w:t xml:space="preserve">aw </w:t>
      </w:r>
      <w:r w:rsidR="618EB93A" w:rsidRPr="4A0335A9">
        <w:rPr>
          <w:sz w:val="22"/>
          <w:szCs w:val="22"/>
        </w:rPr>
        <w:t>M</w:t>
      </w:r>
      <w:r w:rsidRPr="4A0335A9">
        <w:rPr>
          <w:sz w:val="22"/>
          <w:szCs w:val="22"/>
        </w:rPr>
        <w:t xml:space="preserve">aterials </w:t>
      </w:r>
      <w:r w:rsidR="215F98FA" w:rsidRPr="4A0335A9">
        <w:rPr>
          <w:sz w:val="22"/>
          <w:szCs w:val="22"/>
        </w:rPr>
        <w:t xml:space="preserve">(CRM) </w:t>
      </w:r>
      <w:r w:rsidRPr="4A0335A9">
        <w:rPr>
          <w:sz w:val="22"/>
          <w:szCs w:val="22"/>
        </w:rPr>
        <w:t>reflects a major competitiveness issue. Trade restrictions can disrupt supplies and can increase prices; whilst, geopolitical tensions can increase as a result of both rising demands and trade restrictions.</w:t>
      </w:r>
    </w:p>
    <w:p w14:paraId="4A5477B4" w14:textId="07DA47FA" w:rsidR="00A464CD" w:rsidRPr="00E56BBE" w:rsidRDefault="00A464CD" w:rsidP="00A464CD">
      <w:pPr>
        <w:spacing w:before="0" w:line="257" w:lineRule="auto"/>
        <w:rPr>
          <w:sz w:val="22"/>
          <w:szCs w:val="22"/>
        </w:rPr>
      </w:pPr>
      <w:r w:rsidRPr="4A0335A9">
        <w:rPr>
          <w:sz w:val="22"/>
          <w:szCs w:val="22"/>
        </w:rPr>
        <w:t xml:space="preserve">The demand for </w:t>
      </w:r>
      <w:r w:rsidR="5B855779" w:rsidRPr="4A0335A9">
        <w:rPr>
          <w:sz w:val="22"/>
          <w:szCs w:val="22"/>
        </w:rPr>
        <w:t>CRMs</w:t>
      </w:r>
      <w:r w:rsidRPr="4A0335A9">
        <w:rPr>
          <w:sz w:val="22"/>
          <w:szCs w:val="22"/>
        </w:rPr>
        <w:t xml:space="preserve"> (such as, germanium, lithium, cobalt and graphite) is also expected to increase in the coming decades. For instance, </w:t>
      </w:r>
      <w:r w:rsidRPr="4A0335A9">
        <w:rPr>
          <w:rFonts w:eastAsia="EC Square Sans Pro" w:cs="EC Square Sans Pro"/>
          <w:sz w:val="22"/>
          <w:szCs w:val="22"/>
        </w:rPr>
        <w:t xml:space="preserve">future demand for several rare-earth elements (neodymium, praseodymium and dysprosium, among others) will grow as a result of their use in permanent magnets for electric vehicle motors and wind turbines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{"citationID":"a22a5c04ah3","properties":{"formattedCitation":"[1]","plainCitation":"[1]","noteIndex":0},"citationItems":[{"id":2424,"uris":["http://zotero.org/groups/5272309/items/XHX6Y5XL"],"itemData":{"id":2424,"type":"article-journal","abstract":"We review recent progress in the development of self-driving laboratories and discuss their application to autonomous inorganic materials synthesis.\n          , \n            Autonomous experimentation driven by artificial intelligence (AI) provides an exciting opportunity to revolutionize inorganic materials discovery and development. Herein, we review recent progress in the design of self-driving laboratories, including robotics to automate materials synthesis and characterization, in conjunction with AI to interpret experimental outcomes and propose new experimental procedures. We focus on efforts to automate inorganic synthesis through solution-based routes, solid-state reactions, and thin film deposition. In each case, connections are made to relevant work in organic chemistry, where automation is more common. Characterization techniques are primarily discussed in the context of phase identification, as this task is critical to understand what products have formed during synthesis. The application of deep learning to analyze multivariate characterization data and perform phase identification is examined. To achieve “closed-loop” materials synthesis and design, we further provide a detailed overview of optimization algorithms that use active learning to rationally guide experimental iterations. Finally, we highlight several key opportunities and challenges for the future development of self-driving inorganic materials synthesis platforms.","container-title":"Materials Horizons","DOI":"10.1039/D1MH00495F","ISSN":"2051-6347, 2051-6355","issue":"8","journalAbbreviation":"Mater. Horiz.","language":"en","page":"2169-2198","source":"DOI.org (Crossref)","title":"Toward autonomous design and synthesis of novel inorganic materials","volume":"8","author":[{"family":"Szymanski","given":"Nathan J."},{"family":"Zeng","given":"Yan"},{"family":"Huo","given":"Haoyan"},{"family":"Bartel","given":"Christopher J."},{"family":"Kim","given":"Haegyeom"},{"family":"Ceder","given":"Gerbrand"}],"issued":{"date-parts":[["2021"]]}}}],"schema":"https://github.com/citation-style-language/schema/raw/master/csl-citation.json"} </w:instrText>
      </w:r>
      <w:r w:rsidRPr="4A0335A9">
        <w:rPr>
          <w:rFonts w:eastAsia="EC Square Sans Pro" w:cs="EC Square Sans Pro"/>
          <w:sz w:val="22"/>
          <w:szCs w:val="22"/>
        </w:rPr>
        <w:fldChar w:fldCharType="separate"/>
      </w:r>
      <w:r w:rsidR="00C74605" w:rsidRPr="00C74605">
        <w:rPr>
          <w:sz w:val="22"/>
        </w:rPr>
        <w:t>[1]</w:t>
      </w:r>
      <w:r w:rsidRPr="4A0335A9">
        <w:rPr>
          <w:rFonts w:eastAsia="EC Square Sans Pro" w:cs="EC Square Sans Pro"/>
          <w:sz w:val="22"/>
          <w:szCs w:val="22"/>
        </w:rPr>
        <w:fldChar w:fldCharType="end"/>
      </w:r>
      <w:r w:rsidRPr="4A0335A9">
        <w:rPr>
          <w:rFonts w:eastAsia="EC Square Sans Pro" w:cs="EC Square Sans Pro"/>
          <w:sz w:val="22"/>
          <w:szCs w:val="22"/>
        </w:rPr>
        <w:t xml:space="preserve">. Major concern exists related to the announced trade restriction for some of these materials (e.g., China trade restrictions on tellurium, tungsten, molybdenum, bismuth and indium in 2025). The exact implications to the EU industry are being examined, considering both direct use as well as uses outside of the EU that could potentially affect key strategic sectors in the EU. </w:t>
      </w:r>
    </w:p>
    <w:p w14:paraId="25810A2F" w14:textId="245E8216" w:rsidR="00A464CD" w:rsidRPr="00E56BBE" w:rsidRDefault="28AF8D78">
      <w:pPr>
        <w:spacing w:before="0" w:after="160" w:line="240" w:lineRule="auto"/>
        <w:rPr>
          <w:sz w:val="22"/>
          <w:szCs w:val="22"/>
          <w:highlight w:val="yellow"/>
        </w:rPr>
      </w:pPr>
      <w:r w:rsidRPr="4A0335A9">
        <w:rPr>
          <w:sz w:val="22"/>
          <w:szCs w:val="22"/>
        </w:rPr>
        <w:t>T</w:t>
      </w:r>
      <w:r w:rsidR="00A464CD" w:rsidRPr="4A0335A9">
        <w:rPr>
          <w:sz w:val="22"/>
          <w:szCs w:val="22"/>
        </w:rPr>
        <w:t xml:space="preserve">he EU relies heavily on third countries for the supply of </w:t>
      </w:r>
      <w:r w:rsidR="7E068F4F" w:rsidRPr="4A0335A9">
        <w:rPr>
          <w:sz w:val="22"/>
          <w:szCs w:val="22"/>
        </w:rPr>
        <w:t>CRMs</w:t>
      </w:r>
      <w:r w:rsidR="00A464CD" w:rsidRPr="4A0335A9">
        <w:rPr>
          <w:sz w:val="22"/>
          <w:szCs w:val="22"/>
        </w:rPr>
        <w:t xml:space="preserve"> and/or for components containing these. For instance, 77% of the world’s lithium supply is extracted in Australia and Chile, whilst 56% is processed in China and 32% in Chile. China also dominates the extraction and processing of praseodymium, terbium, neodymium, dysprosium (used for permanent magnets used in electric vehicles (EVs) and wind turbines) and gallium (used in electronics and solar panels). 73% of global boron reserves are concentrated in Türkiye, which are used in, for example glass and fiberglass, alloys and metals, fertilizers and insecticides. </w:t>
      </w:r>
    </w:p>
    <w:p w14:paraId="62708616" w14:textId="2AA9E567" w:rsidR="00A464CD" w:rsidRPr="00E56BBE" w:rsidRDefault="00A464CD" w:rsidP="00A464CD">
      <w:pPr>
        <w:spacing w:line="257" w:lineRule="auto"/>
        <w:rPr>
          <w:sz w:val="22"/>
          <w:szCs w:val="22"/>
        </w:rPr>
      </w:pPr>
      <w:r w:rsidRPr="00E56BBE">
        <w:rPr>
          <w:sz w:val="22"/>
          <w:szCs w:val="22"/>
        </w:rPr>
        <w:t xml:space="preserve">Several key risks </w:t>
      </w:r>
      <w:r w:rsidRPr="00E56BBE">
        <w:rPr>
          <w:rFonts w:eastAsia="EC Square Sans Pro" w:cs="EC Square Sans Pro"/>
          <w:sz w:val="22"/>
          <w:szCs w:val="22"/>
        </w:rPr>
        <w:t>linked to critical raw material supply exist, such as concentration of resources among a few countries and companies, potential disruptions in global supply chains, and geopolitical tactics that could impact global trade and security.</w:t>
      </w:r>
      <w:r w:rsidRPr="00E73262">
        <w:rPr>
          <w:sz w:val="22"/>
          <w:szCs w:val="22"/>
        </w:rPr>
        <w:t xml:space="preserve"> </w:t>
      </w:r>
      <w:r w:rsidRPr="00E56BBE">
        <w:rPr>
          <w:sz w:val="22"/>
          <w:szCs w:val="22"/>
        </w:rPr>
        <w:t xml:space="preserve">For example, EU’s hydrogen industry faces some key </w:t>
      </w:r>
      <w:r w:rsidRPr="00E56BBE">
        <w:rPr>
          <w:sz w:val="22"/>
          <w:szCs w:val="22"/>
        </w:rPr>
        <w:lastRenderedPageBreak/>
        <w:t xml:space="preserve">challenges associated with limited EU resources supply, global dependence both for raw and processed materials and precious metals constraints (e.g., iridium supply is a bottleneck for large-scale deployment). Electrolyser production requires more than 40 raw materials (including CRMs, such as iridium and palladium) and 60 processed materials. China (37%), South Africa (11%) and Russia (7%) are major suppliers of raw materials for electrolysers, whilst the EU only produces 2%. Even though, EU’s shares increase towards the final product in the electrolyser value chain, it </w:t>
      </w:r>
      <w:r w:rsidRPr="5CA7C3D7">
        <w:rPr>
          <w:rFonts w:cstheme="minorBidi"/>
          <w:sz w:val="22"/>
          <w:szCs w:val="22"/>
        </w:rPr>
        <w:t xml:space="preserve">does not go much beyond a fifth of the global shares for processed materials and a third of the necessary components. </w:t>
      </w:r>
      <w:r w:rsidRPr="00E56BBE">
        <w:rPr>
          <w:rFonts w:eastAsia="EC Square Sans Pro" w:cs="EC Square Sans Pro"/>
          <w:sz w:val="22"/>
          <w:szCs w:val="22"/>
        </w:rPr>
        <w:t>Natural resource shortages, like water scarcity, are also seen as threats to critical raw material production</w:t>
      </w:r>
      <w:r>
        <w:rPr>
          <w:rFonts w:eastAsia="EC Square Sans Pro" w:cs="EC Square Sans Pro"/>
          <w:sz w:val="22"/>
          <w:szCs w:val="22"/>
        </w:rPr>
        <w:t xml:space="preserve"> </w:t>
      </w:r>
      <w:r>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{"citationID":"uGWPlKCd","properties":{"formattedCitation":"[2]","plainCitation":"[2]","noteIndex":0},"citationItems":[{"id":2985,"uris":["http://zotero.org/groups/5272309/items/B5Z5MM8R"],"itemData":{"id":2985,"type":"report","event-place":"Geneva, Switzerland","publisher":"World Economic Forum","publisher-place":"Geneva, Switzerland","title":"The Global Risks Report 2024. 19th Edition. Insight Report","URL":"https://www.weforum.org/publications/global-risks-report-2024/in-full/","author":[{"literal":"World Economic Forum (WEF)"}],"issued":{"date-parts":[["2024"]]}}}],"schema":"https://github.com/citation-style-language/schema/raw/master/csl-citation.json"} </w:instrText>
      </w:r>
      <w:r>
        <w:rPr>
          <w:rFonts w:eastAsia="EC Square Sans Pro" w:cs="EC Square Sans Pro"/>
          <w:sz w:val="22"/>
          <w:szCs w:val="22"/>
        </w:rPr>
        <w:fldChar w:fldCharType="separate"/>
      </w:r>
      <w:r w:rsidR="00C74605" w:rsidRPr="00C74605">
        <w:rPr>
          <w:rFonts w:eastAsia="EC Square Sans Pro"/>
          <w:sz w:val="22"/>
        </w:rPr>
        <w:t>[2]</w:t>
      </w:r>
      <w:r>
        <w:rPr>
          <w:rFonts w:eastAsia="EC Square Sans Pro" w:cs="EC Square Sans Pro"/>
          <w:sz w:val="22"/>
          <w:szCs w:val="22"/>
        </w:rPr>
        <w:fldChar w:fldCharType="end"/>
      </w:r>
      <w:r>
        <w:rPr>
          <w:rFonts w:eastAsia="EC Square Sans Pro" w:cs="EC Square Sans Pro"/>
          <w:sz w:val="22"/>
          <w:szCs w:val="22"/>
        </w:rPr>
        <w:t>.</w:t>
      </w:r>
    </w:p>
    <w:p w14:paraId="11D4F21B" w14:textId="77777777" w:rsidR="00A464CD" w:rsidRPr="00E56BBE" w:rsidRDefault="00A464CD" w:rsidP="00A464CD">
      <w:pPr>
        <w:spacing w:line="257" w:lineRule="auto"/>
        <w:rPr>
          <w:rFonts w:cstheme="minorBidi"/>
          <w:i/>
          <w:color w:val="1F4E79" w:themeColor="accent1" w:themeShade="80"/>
          <w:sz w:val="22"/>
          <w:szCs w:val="22"/>
        </w:rPr>
      </w:pPr>
    </w:p>
    <w:p w14:paraId="3158AFCE" w14:textId="209E980C" w:rsidR="00A464CD" w:rsidRPr="00773C40" w:rsidRDefault="77E36A0E" w:rsidP="4A0335A9">
      <w:pPr>
        <w:keepNext/>
        <w:keepLines/>
        <w:spacing w:line="257" w:lineRule="auto"/>
        <w:rPr>
          <w:i/>
          <w:iCs/>
          <w:color w:val="538135" w:themeColor="accent6" w:themeShade="BF"/>
          <w:sz w:val="22"/>
          <w:szCs w:val="22"/>
        </w:rPr>
      </w:pPr>
      <w:r w:rsidRPr="4A0335A9">
        <w:rPr>
          <w:i/>
          <w:iCs/>
          <w:color w:val="538135" w:themeColor="accent6" w:themeShade="BF"/>
          <w:sz w:val="22"/>
          <w:szCs w:val="22"/>
        </w:rPr>
        <w:t xml:space="preserve">Objectives of </w:t>
      </w:r>
      <w:r w:rsidR="32FDF2EC" w:rsidRPr="4A0335A9">
        <w:rPr>
          <w:i/>
          <w:iCs/>
          <w:color w:val="538135" w:themeColor="accent6" w:themeShade="BF"/>
          <w:sz w:val="22"/>
          <w:szCs w:val="22"/>
        </w:rPr>
        <w:t xml:space="preserve">the </w:t>
      </w:r>
      <w:r w:rsidR="00A464CD" w:rsidRPr="4A0335A9">
        <w:rPr>
          <w:i/>
          <w:iCs/>
          <w:color w:val="538135" w:themeColor="accent6" w:themeShade="BF"/>
          <w:sz w:val="22"/>
          <w:szCs w:val="22"/>
        </w:rPr>
        <w:t>Critical Raw Materials Act</w:t>
      </w:r>
    </w:p>
    <w:p w14:paraId="5A19D895" w14:textId="1C4A2CA7"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To help address supply risks and dependencies, in 2024 the EU adopted the so-called the Critical Raw Materials Act (CRMA)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dU6I4mK6","properties":{"formattedCitation":"[3]","plainCitation":"[3]","noteIndex":0},"citationItems":[{"id":3040,"uris":["http://zotero.org/groups/5272309/items/KSZX4VE8","http://zotero.org/groups/5272309/items/LGA3VBBQ"],"itemData":{"id":3040,"type":"legislation","language":"en","note":"Legislative Body: EP, CONSIL","title":"Regulation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relevance)","URL":"http://data.europa.eu/eli/reg/2024/1252/oj/eng","accessed":{"date-parts":[["2025",2,10]]},"issued":{"date-parts":[["2024",4,11]]}}}],"schema":"https://github.com/citation-style-language/schema/raw/master/csl-citation.json"} </w:instrText>
      </w:r>
      <w:r w:rsidRPr="4A0335A9">
        <w:rPr>
          <w:rFonts w:eastAsia="EC Square Sans Pro" w:cs="EC Square Sans Pro"/>
          <w:sz w:val="22"/>
          <w:szCs w:val="22"/>
        </w:rPr>
        <w:fldChar w:fldCharType="separate"/>
      </w:r>
      <w:r w:rsidR="00C74605" w:rsidRPr="00C74605">
        <w:rPr>
          <w:rFonts w:eastAsia="EC Square Sans Pro"/>
          <w:sz w:val="22"/>
        </w:rPr>
        <w:t>[3]</w:t>
      </w:r>
      <w:r w:rsidRPr="4A0335A9">
        <w:rPr>
          <w:rFonts w:eastAsia="EC Square Sans Pro" w:cs="EC Square Sans Pro"/>
          <w:sz w:val="22"/>
          <w:szCs w:val="22"/>
        </w:rPr>
        <w:fldChar w:fldCharType="end"/>
      </w:r>
      <w:r w:rsidRPr="4A0335A9">
        <w:rPr>
          <w:rFonts w:eastAsia="EC Square Sans Pro" w:cs="EC Square Sans Pro"/>
          <w:sz w:val="22"/>
          <w:szCs w:val="22"/>
        </w:rPr>
        <w:t xml:space="preserve">. The CRMA introduces four benchmarks: </w:t>
      </w:r>
    </w:p>
    <w:p w14:paraId="38FD02FE" w14:textId="7B5BBDBD"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 an extraction capacity of at least 10% of the Union’s annual consumption of strategic raw materials by 2030; </w:t>
      </w:r>
    </w:p>
    <w:p w14:paraId="53CE42A8" w14:textId="0325C432"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(ii) a processing capacity of at least 40% of the Union’s annual consumption of strategic raw materials by 2030; </w:t>
      </w:r>
    </w:p>
    <w:p w14:paraId="16CBDA75" w14:textId="034F5984"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(iii) a recycling capacity of producing at least 25% of the Union’s annual consumption of strategic raw materials by 2030; </w:t>
      </w:r>
    </w:p>
    <w:p w14:paraId="7CADDA39" w14:textId="23FBFA3C"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(iv) to diversify imports of strategic raw materials, ensuring that by 2030 no third country would account for more than 65% of the Union’s annual consumption of strategic raw materials. </w:t>
      </w:r>
    </w:p>
    <w:p w14:paraId="325D3BF1" w14:textId="42EF9765" w:rsidR="00A464CD" w:rsidRPr="00773C40" w:rsidRDefault="00A464CD" w:rsidP="00A464CD">
      <w:pPr>
        <w:spacing w:line="257" w:lineRule="auto"/>
        <w:rPr>
          <w:rFonts w:eastAsia="EC Square Sans Pro" w:cs="EC Square Sans Pro"/>
          <w:sz w:val="22"/>
          <w:szCs w:val="22"/>
        </w:rPr>
      </w:pPr>
      <w:r w:rsidRPr="4A0335A9">
        <w:rPr>
          <w:rFonts w:eastAsia="EC Square Sans Pro" w:cs="EC Square Sans Pro"/>
          <w:sz w:val="22"/>
          <w:szCs w:val="22"/>
        </w:rPr>
        <w:t xml:space="preserve">At the same time, the CRMA promotes </w:t>
      </w:r>
      <w:r w:rsidRPr="4A0335A9">
        <w:rPr>
          <w:rFonts w:eastAsiaTheme="minorEastAsia" w:cstheme="minorBidi"/>
          <w:sz w:val="22"/>
          <w:szCs w:val="22"/>
        </w:rPr>
        <w:t xml:space="preserve">sustainable raw material production and enhances circularity, while aiming to mitigate adverse impacts within the EU and in third countries with respect to labour rights, human rights and environmental protections. </w:t>
      </w:r>
    </w:p>
    <w:p w14:paraId="3DD158AE" w14:textId="4F036293" w:rsidR="00A464CD" w:rsidRPr="00E56BBE" w:rsidRDefault="00A464CD" w:rsidP="00A464CD">
      <w:pPr>
        <w:pStyle w:val="JRCText"/>
        <w:rPr>
          <w:rFonts w:cstheme="minorBidi"/>
          <w:sz w:val="22"/>
          <w:szCs w:val="22"/>
        </w:rPr>
      </w:pPr>
      <w:r w:rsidRPr="00E56BBE">
        <w:rPr>
          <w:rFonts w:cstheme="minorBidi"/>
          <w:sz w:val="22"/>
          <w:szCs w:val="22"/>
        </w:rPr>
        <w:t>Official data (e.g. ESTAT) do not exist at this time to quantify the CRM Act benchmarks, especially in the case of material consumption, which can be estimated using different methodologies. Nevertheless, information already exists in the EC’s Raw Materials Information System - RMIS</w:t>
      </w:r>
      <w:r w:rsidR="00F72CD7">
        <w:rPr>
          <w:rFonts w:cstheme="minorBidi"/>
          <w:sz w:val="22"/>
          <w:szCs w:val="22"/>
        </w:rPr>
        <w:t xml:space="preserve"> </w:t>
      </w:r>
      <w:r w:rsidR="00F72CD7">
        <w:rPr>
          <w:rFonts w:cstheme="minorBidi"/>
          <w:sz w:val="22"/>
          <w:szCs w:val="22"/>
        </w:rPr>
        <w:fldChar w:fldCharType="begin"/>
      </w:r>
      <w:r w:rsidR="00136104">
        <w:rPr>
          <w:rFonts w:cstheme="minorBidi"/>
          <w:sz w:val="22"/>
          <w:szCs w:val="22"/>
        </w:rPr>
        <w:instrText xml:space="preserve"> ADDIN ZOTERO_ITEM CSL_CITATION {"citationID":"a1pktalf50b","properties":{"formattedCitation":"[4]","plainCitation":"[4]","noteIndex":0},"citationItems":[{"id":2884,"uris":["http://zotero.org/groups/5272309/items/HIEQD4YT"],"itemData":{"id":2884,"type":"webpage","abstract":"European Commission's information gateway and knowledge service centre for non-fuel, non-agriculture primary raw materials and secondary raw materials","container-title":"RMIS - Raw Materials Information System","language":"en","title":"RMIS - Raw Materials Information System","URL":"https://rmis.jrc.ec.europa.eu/","accessed":{"date-parts":[["2025",3,20]]}}}],"schema":"https://github.com/citation-style-language/schema/raw/master/csl-citation.json"} </w:instrText>
      </w:r>
      <w:r w:rsidR="00F72CD7">
        <w:rPr>
          <w:rFonts w:cstheme="minorBidi"/>
          <w:sz w:val="22"/>
          <w:szCs w:val="22"/>
        </w:rPr>
        <w:fldChar w:fldCharType="separate"/>
      </w:r>
      <w:r w:rsidR="00AF1763" w:rsidRPr="00AF1763">
        <w:rPr>
          <w:sz w:val="22"/>
          <w:szCs w:val="24"/>
        </w:rPr>
        <w:t>[4]</w:t>
      </w:r>
      <w:r w:rsidR="00F72CD7">
        <w:rPr>
          <w:rFonts w:cstheme="minorBidi"/>
          <w:sz w:val="22"/>
          <w:szCs w:val="22"/>
        </w:rPr>
        <w:fldChar w:fldCharType="end"/>
      </w:r>
      <w:r w:rsidRPr="00E56BBE">
        <w:rPr>
          <w:rFonts w:cstheme="minorBidi"/>
          <w:sz w:val="22"/>
          <w:szCs w:val="22"/>
        </w:rPr>
        <w:t xml:space="preserve"> (a commitment of the EC in the Circular Economy Action Plan, 2015) from various sources (EC or Member States as far as possible, projects, etc. and particularly from the EC’s critical raw materials assessment and material flow analyses for specific materials). For the overall recycling benchmark, calculation methods for the recycling capacity compared to EU demand are not defined yet. Nevertheless, some data exist in the RMIS from Material System Analysis, from the CRM assessments, from sector/tech specific modelling for battery-specific materials, among others. </w:t>
      </w:r>
    </w:p>
    <w:p w14:paraId="2343D3AB" w14:textId="77777777" w:rsidR="00A464CD" w:rsidRPr="00E56BBE" w:rsidRDefault="00A464CD" w:rsidP="00A464CD">
      <w:pPr>
        <w:spacing w:line="257" w:lineRule="auto"/>
        <w:rPr>
          <w:rFonts w:eastAsiaTheme="minorEastAsia" w:cstheme="minorBidi"/>
          <w:sz w:val="22"/>
          <w:szCs w:val="22"/>
        </w:rPr>
      </w:pPr>
    </w:p>
    <w:p w14:paraId="7C1C1365" w14:textId="77777777" w:rsidR="00A464CD" w:rsidRPr="00773C40" w:rsidRDefault="00A464CD" w:rsidP="00A464CD">
      <w:pPr>
        <w:spacing w:line="257" w:lineRule="auto"/>
        <w:rPr>
          <w:bCs/>
          <w:i/>
          <w:iCs/>
          <w:color w:val="538135" w:themeColor="accent6" w:themeShade="BF"/>
          <w:sz w:val="22"/>
          <w:szCs w:val="22"/>
        </w:rPr>
      </w:pPr>
      <w:r w:rsidRPr="00773C40">
        <w:rPr>
          <w:bCs/>
          <w:i/>
          <w:iCs/>
          <w:color w:val="538135" w:themeColor="accent6" w:themeShade="BF"/>
          <w:sz w:val="22"/>
          <w:szCs w:val="22"/>
        </w:rPr>
        <w:t>Challenges related to circularity: recovery and recycling of CRMs</w:t>
      </w:r>
    </w:p>
    <w:p w14:paraId="1A4A3B94" w14:textId="5C529EDE" w:rsidR="00A464CD" w:rsidRPr="00E56BBE" w:rsidRDefault="00A464CD" w:rsidP="00A464CD">
      <w:pPr>
        <w:pStyle w:val="JRCText"/>
        <w:rPr>
          <w:rFonts w:eastAsia="EC Square Sans Pro" w:cs="EC Square Sans Pro"/>
          <w:sz w:val="22"/>
          <w:szCs w:val="22"/>
        </w:rPr>
      </w:pPr>
      <w:r w:rsidRPr="4A0335A9">
        <w:rPr>
          <w:rFonts w:eastAsia="EC Square Sans Pro" w:cs="EC Square Sans Pro"/>
          <w:sz w:val="22"/>
          <w:szCs w:val="22"/>
        </w:rPr>
        <w:t xml:space="preserve">Circularity can play a key role to enhance resilience and reduce dependencies on </w:t>
      </w:r>
      <w:r w:rsidR="281F1DC4" w:rsidRPr="4A0335A9">
        <w:rPr>
          <w:rFonts w:eastAsia="EC Square Sans Pro" w:cs="EC Square Sans Pro"/>
          <w:sz w:val="22"/>
          <w:szCs w:val="22"/>
        </w:rPr>
        <w:t xml:space="preserve">CRM </w:t>
      </w:r>
      <w:r w:rsidRPr="4A0335A9">
        <w:rPr>
          <w:rFonts w:eastAsia="EC Square Sans Pro" w:cs="EC Square Sans Pro"/>
          <w:sz w:val="22"/>
          <w:szCs w:val="22"/>
        </w:rPr>
        <w:t xml:space="preserve">imports. Secondary raw materials currently only meet a modest fraction of EU demand and this will take time to change, if technically and economically feasible. This will depend on several factors, such as measures to overcome key technology issues, feasibility to separate/recycle and on whether economics are clear. The CRMA contains various articles aiming at increasing circularity, including permanent magnets, and at increasing transparency of environmental impacts of CRM extraction and production. Certain value chains/sectors, such as automotive, batteries, consumer electric and electronic goods are key for the recovery of critical raw materials. Even though the EC has put recently </w:t>
      </w:r>
      <w:r w:rsidRPr="4A0335A9">
        <w:rPr>
          <w:rFonts w:eastAsia="EC Square Sans Pro" w:cs="EC Square Sans Pro"/>
          <w:sz w:val="22"/>
          <w:szCs w:val="22"/>
        </w:rPr>
        <w:lastRenderedPageBreak/>
        <w:t xml:space="preserve">forward legislative measures to increase CRMs recovery and recycling from end-of-life vehicles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oq35hCnz","properties":{"formattedCitation":"[5]","plainCitation":"[5]","noteIndex":0},"citationItems":[{"id":2964,"uris":["http://zotero.org/groups/5272309/items/W59LMCRG","http://zotero.org/groups/5272309/items/Q545I3AB"],"itemData":{"id":2964,"type":"bill","language":"en","title":"Proposal for a REGULATION OF THE EUROPEAN PARLIAMENT AND OF THE COUNCIL on circularity requirements for vehicle design and on management of end-of-life vehicles, amending Regulations (EU) 2018/858 and 2019/1020 and repealing Directives 2000/53/EC and 2005/64/EC","URL":"https://eur-lex.europa.eu/legal-content/EN/ALL/?uri=COM:2023:451:FIN","accessed":{"date-parts":[["2025",1,30]]},"issued":{"date-parts":[["2023"]]}}}],"schema":"https://github.com/citation-style-language/schema/raw/master/csl-citation.json"}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[5]</w:t>
      </w:r>
      <w:r w:rsidRPr="4A0335A9">
        <w:rPr>
          <w:rFonts w:eastAsia="EC Square Sans Pro" w:cs="EC Square Sans Pro"/>
          <w:sz w:val="22"/>
          <w:szCs w:val="22"/>
        </w:rPr>
        <w:fldChar w:fldCharType="end"/>
      </w:r>
      <w:r w:rsidRPr="4A0335A9">
        <w:rPr>
          <w:rFonts w:eastAsia="EC Square Sans Pro" w:cs="EC Square Sans Pro"/>
          <w:sz w:val="22"/>
          <w:szCs w:val="22"/>
        </w:rPr>
        <w:t xml:space="preserve"> and batteries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{"citationID":"mD7Dk8v2","properties":{"formattedCitation":"[6]","plainCitation":"[6]","noteIndex":0},"citationItems":[{"id":2788,"uris":["http://zotero.org/groups/5272309/items/WY52F5QZ"],"itemData":{"id":2788,"type":"legislation","number":"2023/1542","title":"REGULATION (EU) 2023/1542 OF THE EUROPEAN PARLIAMENT AND OF THE COUNCIL","URL":"https://eur-lex.europa.eu/legal-content/EN/TXT/PDF/?uri=CELEX:32023R1542"}}],"schema":"https://github.com/citation-style-language/schema/raw/master/csl-citation.json"}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[6]</w:t>
      </w:r>
      <w:r w:rsidRPr="4A0335A9">
        <w:rPr>
          <w:rFonts w:eastAsia="EC Square Sans Pro" w:cs="EC Square Sans Pro"/>
          <w:sz w:val="22"/>
          <w:szCs w:val="22"/>
        </w:rPr>
        <w:fldChar w:fldCharType="end"/>
      </w:r>
      <w:r w:rsidRPr="4A0335A9">
        <w:rPr>
          <w:rFonts w:eastAsia="EC Square Sans Pro" w:cs="EC Square Sans Pro"/>
          <w:sz w:val="22"/>
          <w:szCs w:val="22"/>
        </w:rPr>
        <w:t xml:space="preserve">, CRMs recovery from WEEE is still characterised by high losses during collection, pre-processing and recycling processes (e.g., absence of recycling processes at industrial scale for neodymium, for example)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{"citationID":"fPWnds3L","properties":{"formattedCitation":"[7]","plainCitation":"[7]","noteIndex":0},"citationItems":[{"id":2794,"uris":["http://zotero.org/groups/5272309/items/8MYCKULV"],"itemData":{"id":2794,"type":"book","collection-number":"no.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[7]</w:t>
      </w:r>
      <w:r w:rsidRPr="4A0335A9">
        <w:rPr>
          <w:rFonts w:eastAsia="EC Square Sans Pro" w:cs="EC Square Sans Pro"/>
          <w:sz w:val="22"/>
          <w:szCs w:val="22"/>
        </w:rPr>
        <w:fldChar w:fldCharType="end"/>
      </w:r>
      <w:r w:rsidRPr="4A0335A9">
        <w:rPr>
          <w:rFonts w:eastAsia="EC Square Sans Pro" w:cs="EC Square Sans Pro"/>
          <w:sz w:val="22"/>
          <w:szCs w:val="22"/>
        </w:rPr>
        <w:t xml:space="preserve">. </w:t>
      </w:r>
    </w:p>
    <w:p w14:paraId="1BCE22E3" w14:textId="622DDC47" w:rsidR="00A464CD" w:rsidRPr="00E56BBE" w:rsidRDefault="00A464CD" w:rsidP="00A464CD">
      <w:pPr>
        <w:pStyle w:val="JRCText"/>
        <w:rPr>
          <w:rFonts w:eastAsia="EC Square Sans Pro" w:cs="EC Square Sans Pro"/>
          <w:sz w:val="22"/>
          <w:szCs w:val="22"/>
        </w:rPr>
      </w:pPr>
      <w:r w:rsidRPr="00E56BBE">
        <w:rPr>
          <w:rFonts w:eastAsia="EC Square Sans Pro" w:cs="EC Square Sans Pro"/>
          <w:sz w:val="22"/>
          <w:szCs w:val="22"/>
        </w:rPr>
        <w:t>For instance, PV modules waste generation is expected to grow exponentially (i.e., from 45,000 tonnes in 2016 to reaching 1.7-8 million tonnes globally by 2030). The PV modules contain both critical raw materials, precious metals (e.g., silver) and highly energy intensive materials (e.g., silicon wafer) that are worth being recovered and/or reused</w:t>
      </w:r>
      <w:r>
        <w:rPr>
          <w:rFonts w:eastAsia="EC Square Sans Pro" w:cs="EC Square Sans Pro"/>
          <w:sz w:val="22"/>
          <w:szCs w:val="22"/>
        </w:rPr>
        <w:t xml:space="preserve"> </w:t>
      </w:r>
      <w:r>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{"citationID":"KhXDnVgI","properties":{"formattedCitation":"[8]","plainCitation":"[8]","noteIndex":0},"citationItems":[{"id":2963,"uris":["http://zotero.org/groups/5272309/items/9VRXRYF7"],"itemData":{"id":2963,"type":"article-journal","container-title":"Applied Energy","DOI":"10.1016/j.apenergy.2021.116727","ISSN":"03062619","journalAbbreviation":"Applied Energy","language":"en","page":"116727","source":"DOI.org (Crossref)","title":"A Life Cycle Assessment of a recovery process from End-of-Life Photovoltaic Panels","volume":"290","author":[{"family":"Ansanelli","given":"G."},{"family":"Fiorentino","given":"G."},{"family":"Tammaro","given":"M."},{"family":"Zucaro","given":"A."}],"issued":{"date-parts":[["2021",5]]}}}],"schema":"https://github.com/citation-style-language/schema/raw/master/csl-citation.json"} </w:instrText>
      </w:r>
      <w:r>
        <w:rPr>
          <w:rFonts w:eastAsia="EC Square Sans Pro" w:cs="EC Square Sans Pro"/>
          <w:sz w:val="22"/>
          <w:szCs w:val="22"/>
        </w:rPr>
        <w:fldChar w:fldCharType="separate"/>
      </w:r>
      <w:r w:rsidR="00AF1763" w:rsidRPr="00AF1763">
        <w:rPr>
          <w:sz w:val="22"/>
        </w:rPr>
        <w:t>[8]</w:t>
      </w:r>
      <w:r>
        <w:rPr>
          <w:rFonts w:eastAsia="EC Square Sans Pro" w:cs="EC Square Sans Pro"/>
          <w:sz w:val="22"/>
          <w:szCs w:val="22"/>
        </w:rPr>
        <w:fldChar w:fldCharType="end"/>
      </w:r>
      <w:r w:rsidRPr="00E56BBE">
        <w:rPr>
          <w:rFonts w:eastAsia="EC Square Sans Pro" w:cs="EC Square Sans Pro"/>
          <w:sz w:val="22"/>
          <w:szCs w:val="22"/>
        </w:rPr>
        <w:t xml:space="preserve">. These are listed under the </w:t>
      </w:r>
      <w:r w:rsidRPr="00E56BBE">
        <w:rPr>
          <w:sz w:val="22"/>
          <w:szCs w:val="22"/>
          <w:lang w:val="en-US"/>
        </w:rPr>
        <w:t>Waste Electrical and Electronic Equipment (WEEE) Directive 2012/19 and, therefore, subject to recovery and preparation for re-use and recycling targets (85% and 80%, respectively). However, these targets are mass based and, in the case of PV modules, do not encourage the development of an efficient recovery of materials present in smaller traces</w:t>
      </w:r>
      <w:r>
        <w:rPr>
          <w:sz w:val="22"/>
          <w:szCs w:val="22"/>
          <w:lang w:val="en-US"/>
        </w:rPr>
        <w:t xml:space="preserve"> </w:t>
      </w:r>
      <w:r>
        <w:rPr>
          <w:sz w:val="22"/>
          <w:szCs w:val="22"/>
          <w:lang w:val="en-US"/>
        </w:rPr>
        <w:fldChar w:fldCharType="begin"/>
      </w:r>
      <w:r w:rsidR="00136104">
        <w:rPr>
          <w:sz w:val="22"/>
          <w:szCs w:val="22"/>
          <w:lang w:val="en-US"/>
        </w:rPr>
        <w:instrText xml:space="preserve"> ADDIN ZOTERO_ITEM CSL_CITATION {"citationID":"qlH331gc","properties":{"formattedCitation":"[9]","plainCitation":"[9]","noteIndex":0},"citationItems":[{"id":2962,"uris":["http://zotero.org/groups/5272309/items/VUZKM4WM"],"itemData":{"id":2962,"type":"article-journal","container-title":"Waste Management","DOI":"10.1016/j.wasman.2019.04.059","ISSN":"0956053X","journalAbbreviation":"Waste Management","language":"en","page":"156-167","source":"DOI.org (Crossref)","title":"Resource efficient recovery of critical and precious metals from waste silicon PV panel recycling","volume":"91","author":[{"family":"Ardente","given":"Fulvio"},{"family":"Latunussa","given":"Cynthia E.L."},{"family":"Blengini","given":"Gian Andrea"}],"issued":{"date-parts":[["2019",5]]}}}],"schema":"https://github.com/citation-style-language/schema/raw/master/csl-citation.json"} </w:instrText>
      </w:r>
      <w:r>
        <w:rPr>
          <w:sz w:val="22"/>
          <w:szCs w:val="22"/>
          <w:lang w:val="en-US"/>
        </w:rPr>
        <w:fldChar w:fldCharType="separate"/>
      </w:r>
      <w:r w:rsidR="00AF1763" w:rsidRPr="00AF1763">
        <w:rPr>
          <w:sz w:val="22"/>
        </w:rPr>
        <w:t>[9]</w:t>
      </w:r>
      <w:r>
        <w:rPr>
          <w:sz w:val="22"/>
          <w:szCs w:val="22"/>
          <w:lang w:val="en-US"/>
        </w:rPr>
        <w:fldChar w:fldCharType="end"/>
      </w:r>
      <w:r w:rsidRPr="00E56BBE">
        <w:rPr>
          <w:sz w:val="22"/>
          <w:szCs w:val="22"/>
          <w:lang w:val="en-US"/>
        </w:rPr>
        <w:t>, thus missing an opportunity of recovery and recycling critical and precious materials (e.g., silicon). Furthermore, waste legislation should be coupled with product design considerations, as it is necessary to know the material composition of the PV modules placed on the market</w:t>
      </w:r>
      <w:r>
        <w:rPr>
          <w:sz w:val="22"/>
          <w:szCs w:val="22"/>
          <w:lang w:val="en-US"/>
        </w:rPr>
        <w:t xml:space="preserve"> </w:t>
      </w:r>
      <w:r>
        <w:rPr>
          <w:sz w:val="22"/>
          <w:szCs w:val="22"/>
          <w:lang w:val="en-US"/>
        </w:rPr>
        <w:fldChar w:fldCharType="begin"/>
      </w:r>
      <w:r w:rsidR="00136104">
        <w:rPr>
          <w:sz w:val="22"/>
          <w:szCs w:val="22"/>
          <w:lang w:val="en-US"/>
        </w:rPr>
        <w:instrText xml:space="preserve"> ADDIN ZOTERO_ITEM CSL_CITATION {"citationID":"RFl7sIXX","properties":{"formattedCitation":"[10], [11]","plainCitation":"[10], [11]","noteIndex":0},"citationItems":[{"id":2796,"uris":["http://zotero.org/groups/5272309/items/EAY9SLIW"],"itemData":{"id":2796,"type":"report","call-number":"JRC133158","number":"EUR 31491 EN","publisher":"Publications Office of the European Union","title":"A systematic analysis of EU publications on the Circular Economy","URL":"https://publications.jrc.ec.europa.eu/repository/handle/JRC133158","author":[{"family":"Baldassarre","given":"Brian"},{"family":"Saveyn","given":"Hans"}],"issued":{"date-parts":[["2023",5,2]]}}},{"id":3083,"uris":["http://zotero.org/groups/5272309/items/CXK7A8B7"],"itemData":{"id":3083,"type":"article-journal","abstract":"Abstract\n            Why is it important to understand the potential of circular economy for security? With the green transition in full swing and vulnerabilities in value chains as a consequence of the COVID–19 pandemic and Russian aggression towards Ukraine, this question has never been more timely. Titanium metal constitutes a poignant case, as it is a critical raw material essential for the strategic civil aerospace and defence sectors. In addition, circular economy solutions constitute a viable solution to mitigate import dependencies in the case of this particular raw material. The European Union, with one of the largest aviation industries globally, is dependent on titanium imports from Russia and the United States. The latter, in turn, (re)imports titanium scrap from EU aviation manufacturing to increase material efficiency and reduce costs through recycling. Based on extensive stakeholder interviews across several countries and quantitative trade data, this article presents a first-time analysis of how, in the case of the titanium value chain, circular economy solutions can support the EU Open Strategic Autonomy (OSA) objectives, as enshrined in the 2023 Critical Raw Materials Act. We suggest that in order for the EU to achieve both the OSA and decarbonization objectives, it is essential to prioritize the establishment of recycling facilities as part of reshoring of the mid-value titanium industry. With the prospect of Ukraine becoming an EU member state, this strategy could be complemented by investments into the decarbonization of the upstream value chain in Ukraine while meshing it further with the EU industrial base. We argue that such reshoring could be best achieved through careful intergovernmental and industrial negotiations between the US and EU stakeholders within the formerly established channels for aviation dispute resolutions and within the framework of Ukraine's postwar reconstruction and potential EU accession.","container-title":"International Affairs","DOI":"10.1093/ia/iiae127","ISSN":"0020-5850, 1468-2346","issue":"4","language":"en","license":"https://creativecommons.org/licenses/by/4.0/","page":"1735-1748","source":"DOI.org (Crossref)","title":"Achieving European Union strategic autonomy: circularity in critical raw materials value chains","title-short":"Achieving European Union strategic autonomy","volume":"100","author":[{"family":"Jakimów","given":"Małgorzata"},{"family":"Samokhalov","given":"Vsevolod"},{"family":"Baldassarre","given":"Brian"}],"issued":{"date-parts":[["2024",7,10]]}}}],"schema":"https://github.com/citation-style-language/schema/raw/master/csl-citation.json"} </w:instrText>
      </w:r>
      <w:r>
        <w:rPr>
          <w:sz w:val="22"/>
          <w:szCs w:val="22"/>
          <w:lang w:val="en-US"/>
        </w:rPr>
        <w:fldChar w:fldCharType="separate"/>
      </w:r>
      <w:r w:rsidR="00AF1763" w:rsidRPr="00AF1763">
        <w:rPr>
          <w:sz w:val="22"/>
        </w:rPr>
        <w:t>[10], [11]</w:t>
      </w:r>
      <w:r>
        <w:rPr>
          <w:sz w:val="22"/>
          <w:szCs w:val="22"/>
          <w:lang w:val="en-US"/>
        </w:rPr>
        <w:fldChar w:fldCharType="end"/>
      </w:r>
      <w:r w:rsidRPr="00E56BBE">
        <w:rPr>
          <w:sz w:val="22"/>
          <w:szCs w:val="22"/>
          <w:lang w:val="en-US"/>
        </w:rPr>
        <w:t>.</w:t>
      </w:r>
    </w:p>
    <w:p w14:paraId="4DBBCB69" w14:textId="5BF5E704" w:rsidR="00A464CD" w:rsidRPr="00E56BBE" w:rsidRDefault="00A464CD" w:rsidP="00A464CD">
      <w:pPr>
        <w:pStyle w:val="JRCText"/>
        <w:rPr>
          <w:rFonts w:eastAsia="EC Square Sans Pro" w:cs="EC Square Sans Pro"/>
          <w:sz w:val="22"/>
          <w:szCs w:val="22"/>
        </w:rPr>
      </w:pPr>
      <w:r w:rsidRPr="4A0335A9">
        <w:rPr>
          <w:rFonts w:eastAsia="EC Square Sans Pro" w:cs="EC Square Sans Pro"/>
          <w:sz w:val="22"/>
          <w:szCs w:val="22"/>
        </w:rPr>
        <w:t xml:space="preserve">As highlighted in the </w:t>
      </w:r>
      <w:r w:rsidRPr="00BE10AF">
        <w:rPr>
          <w:rFonts w:eastAsia="EC Square Sans Pro" w:cs="EC Square Sans Pro"/>
          <w:sz w:val="22"/>
          <w:szCs w:val="22"/>
        </w:rPr>
        <w:t xml:space="preserve">Section </w:t>
      </w:r>
      <w:r w:rsidR="3862183D" w:rsidRPr="00BE10AF">
        <w:rPr>
          <w:rFonts w:eastAsia="EC Square Sans Pro" w:cs="EC Square Sans Pro"/>
          <w:sz w:val="22"/>
          <w:szCs w:val="22"/>
        </w:rPr>
        <w:t>2.3</w:t>
      </w:r>
      <w:r w:rsidRPr="4A0335A9">
        <w:rPr>
          <w:rFonts w:eastAsia="EC Square Sans Pro" w:cs="EC Square Sans Pro"/>
          <w:sz w:val="22"/>
          <w:szCs w:val="22"/>
        </w:rPr>
        <w:t xml:space="preserve">, recycling requires high up front investments, and the low profitability of recycling many CRMs and other materials (e.g., lithium, copper, aluminium) can still act as a barrier. Nevertheless, the increasing value of some scarce metals, such as indium or tellurium, may eventually justify the investment in large-scale recovery and in the recycling of certain electronic items (e.g. touch screens)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{"citationID":"3l47Lxme","properties":{"formattedCitation":"[7]","plainCitation":"[7]","noteIndex":0},"citationItems":[{"id":2794,"uris":["http://zotero.org/groups/5272309/items/8MYCKULV"],"itemData":{"id":2794,"type":"book","collection-number":"no.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[7]</w:t>
      </w:r>
      <w:r w:rsidRPr="4A0335A9">
        <w:rPr>
          <w:rFonts w:eastAsia="EC Square Sans Pro" w:cs="EC Square Sans Pro"/>
          <w:sz w:val="22"/>
          <w:szCs w:val="22"/>
        </w:rPr>
        <w:fldChar w:fldCharType="end"/>
      </w:r>
      <w:r w:rsidRPr="4A0335A9">
        <w:rPr>
          <w:rFonts w:eastAsia="EC Square Sans Pro" w:cs="EC Square Sans Pro"/>
          <w:sz w:val="22"/>
          <w:szCs w:val="22"/>
        </w:rPr>
        <w:t>.</w:t>
      </w:r>
    </w:p>
    <w:p w14:paraId="606C16B5" w14:textId="2536C64F" w:rsidR="00A464CD" w:rsidRPr="00E56BBE" w:rsidRDefault="00A464CD" w:rsidP="00BE10AF">
      <w:pPr>
        <w:pStyle w:val="JRCText"/>
        <w:spacing w:line="257" w:lineRule="auto"/>
        <w:rPr>
          <w:rFonts w:eastAsia="EC Square Sans Pro" w:cs="EC Square Sans Pro"/>
          <w:b/>
          <w:bCs/>
          <w:sz w:val="22"/>
          <w:szCs w:val="22"/>
        </w:rPr>
      </w:pPr>
    </w:p>
    <w:p w14:paraId="2DB00528" w14:textId="1CCE330C" w:rsidR="00A464CD" w:rsidRDefault="00A464CD" w:rsidP="00A464CD">
      <w:pPr>
        <w:pStyle w:val="JRCText"/>
        <w:rPr>
          <w:rFonts w:eastAsia="Times New Roman"/>
          <w:i/>
          <w:iCs/>
          <w:color w:val="70AD47" w:themeColor="accent6"/>
          <w:sz w:val="22"/>
          <w:szCs w:val="22"/>
          <w:lang w:eastAsia="en-GB"/>
        </w:rPr>
      </w:pPr>
      <w:r w:rsidRPr="4A0335A9">
        <w:rPr>
          <w:rFonts w:eastAsia="Times New Roman"/>
          <w:i/>
          <w:iCs/>
          <w:color w:val="70AD47" w:themeColor="accent6"/>
          <w:sz w:val="22"/>
          <w:szCs w:val="22"/>
          <w:lang w:eastAsia="en-GB"/>
        </w:rPr>
        <w:t>Increasing EU’s CRMs extraction capacity</w:t>
      </w:r>
      <w:r w:rsidR="135A87CD" w:rsidRPr="4A0335A9">
        <w:rPr>
          <w:rFonts w:eastAsia="Times New Roman"/>
          <w:i/>
          <w:iCs/>
          <w:color w:val="70AD47" w:themeColor="accent6"/>
          <w:sz w:val="22"/>
          <w:szCs w:val="22"/>
          <w:lang w:eastAsia="en-GB"/>
        </w:rPr>
        <w:t xml:space="preserve"> in the EU</w:t>
      </w:r>
    </w:p>
    <w:p w14:paraId="48FA096D" w14:textId="2722163D" w:rsidR="00A464CD" w:rsidRPr="00E56BBE" w:rsidRDefault="00A464CD" w:rsidP="00A464CD">
      <w:pPr>
        <w:pStyle w:val="JRCText"/>
        <w:rPr>
          <w:rFonts w:eastAsia="EC Square Sans Pro" w:cs="EC Square Sans Pro"/>
          <w:sz w:val="22"/>
          <w:szCs w:val="22"/>
        </w:rPr>
      </w:pPr>
      <w:r w:rsidRPr="00E56BBE">
        <w:rPr>
          <w:rFonts w:eastAsia="EC Square Sans Pro" w:cs="EC Square Sans Pro"/>
          <w:sz w:val="22"/>
          <w:szCs w:val="22"/>
        </w:rPr>
        <w:t xml:space="preserve">Demand for many raw materials, including critical raw materials, is likely to continue to increase in coming years to meet digitalisation, renewable energy, and other needs. In at least the short term, these will predominantly still come from mining for most CRMs.  Specific materials, like many critical raw materials, require extensive processing. Positively, many of these are often coming anyway from wastes (tailings) of base materials, such as copper. Nonetheless, these require additional processing of the tailings to extract them. </w:t>
      </w:r>
      <w:r w:rsidRPr="4221A10D">
        <w:rPr>
          <w:rFonts w:eastAsia="EC Square Sans Pro" w:cs="EC Square Sans Pro"/>
          <w:sz w:val="22"/>
          <w:szCs w:val="22"/>
        </w:rPr>
        <w:t xml:space="preserve"> </w:t>
      </w:r>
    </w:p>
    <w:p w14:paraId="3B488645" w14:textId="3BA7B0BF" w:rsidR="00A464CD" w:rsidRPr="00E56BBE" w:rsidRDefault="00A464CD" w:rsidP="00A464CD">
      <w:pPr>
        <w:pStyle w:val="JRCText"/>
        <w:rPr>
          <w:rFonts w:eastAsia="EC Square Sans Pro" w:cs="EC Square Sans Pro"/>
          <w:sz w:val="22"/>
          <w:szCs w:val="22"/>
        </w:rPr>
      </w:pPr>
      <w:r w:rsidRPr="4A0335A9">
        <w:rPr>
          <w:rFonts w:eastAsia="EC Square Sans Pro" w:cs="EC Square Sans Pro"/>
          <w:sz w:val="22"/>
          <w:szCs w:val="22"/>
        </w:rPr>
        <w:t xml:space="preserve">In addition to putting an extraction capacity benchmark, the CRMA also aims to provide “strategic projects” with expedited approval processes to boost critical raw material production, raising environmental and social concerns. Opening of new mines for EU’s critical/strategic as well as other raw materials can lead to impacts on ecosystems and social systems </w:t>
      </w:r>
      <w:r w:rsidRPr="4A0335A9">
        <w:rPr>
          <w:sz w:val="22"/>
          <w:szCs w:val="22"/>
        </w:rPr>
        <w:t xml:space="preserve">(in particular, resource extraction can affect local communities) and generate trade-offs with </w:t>
      </w:r>
      <w:r w:rsidRPr="4A0335A9">
        <w:rPr>
          <w:rFonts w:eastAsia="EC Square Sans Pro" w:cs="EC Square Sans Pro"/>
          <w:sz w:val="22"/>
          <w:szCs w:val="22"/>
        </w:rPr>
        <w:t>environmental protection policies, such as the Nature Restoration Law</w:t>
      </w:r>
      <w:r w:rsidR="41FF9894" w:rsidRPr="4A0335A9">
        <w:rPr>
          <w:rFonts w:eastAsia="EC Square Sans Pro" w:cs="EC Square Sans Pro"/>
          <w:sz w:val="22"/>
          <w:szCs w:val="22"/>
        </w:rPr>
        <w:t xml:space="preserve"> (see chapter 3.2.1 for trade-offs between minerals extraction and biodiversity)</w:t>
      </w:r>
      <w:r w:rsidRPr="4A0335A9">
        <w:rPr>
          <w:rFonts w:eastAsia="EC Square Sans Pro" w:cs="EC Square Sans Pro"/>
          <w:sz w:val="22"/>
          <w:szCs w:val="22"/>
        </w:rPr>
        <w:t xml:space="preserve">. On the other hand, demand will probably be met by supply from extra EU countries, if this is not within the EU. The conditions and impacts associated with non-EU supply might be even greater. </w:t>
      </w:r>
    </w:p>
    <w:p w14:paraId="6853DF94" w14:textId="77777777" w:rsidR="00A464CD" w:rsidRPr="003037C7" w:rsidRDefault="00A464CD" w:rsidP="00A464CD">
      <w:pPr>
        <w:spacing w:before="0" w:after="160" w:line="240" w:lineRule="auto"/>
        <w:textAlignment w:val="baseline"/>
        <w:rPr>
          <w:rFonts w:ascii="Calibri" w:hAnsi="Calibri" w:cs="Calibri"/>
          <w:sz w:val="22"/>
          <w:szCs w:val="22"/>
        </w:rPr>
      </w:pPr>
      <w:r w:rsidRPr="47D68CCF">
        <w:rPr>
          <w:sz w:val="22"/>
          <w:szCs w:val="22"/>
        </w:rPr>
        <w:t xml:space="preserve">In the case of metals, exploiting lower grade deposits of </w:t>
      </w:r>
      <w:r w:rsidRPr="00184508">
        <w:rPr>
          <w:sz w:val="22"/>
          <w:szCs w:val="22"/>
        </w:rPr>
        <w:t xml:space="preserve">minerals </w:t>
      </w:r>
      <w:r w:rsidRPr="00184508">
        <w:rPr>
          <w:rFonts w:eastAsia="EC Square Sans Pro" w:cs="EC Square Sans Pro"/>
          <w:sz w:val="22"/>
          <w:szCs w:val="22"/>
        </w:rPr>
        <w:t xml:space="preserve">(i.e. mineral deposits with lower concentrations of the desired mineral or metal) </w:t>
      </w:r>
      <w:r w:rsidRPr="00184508">
        <w:rPr>
          <w:sz w:val="22"/>
          <w:szCs w:val="22"/>
        </w:rPr>
        <w:t xml:space="preserve">will require increased processing and might result in the risk of partially offsetting the climate change targets and other environmental targets that are pursued by a number of other EGD policies (e.g. nature restoration law, zero pollution, biodiversity, etc.). At the same time, preserving healthy ecosystems is vital in order to support the provision of biomass </w:t>
      </w:r>
      <w:r w:rsidRPr="00184508">
        <w:rPr>
          <w:rFonts w:eastAsia="EC Square Sans Pro" w:cs="EC Square Sans Pro"/>
          <w:sz w:val="22"/>
          <w:szCs w:val="22"/>
        </w:rPr>
        <w:t xml:space="preserve">and other ecosystem services </w:t>
      </w:r>
      <w:r w:rsidRPr="00184508">
        <w:rPr>
          <w:sz w:val="22"/>
          <w:szCs w:val="22"/>
        </w:rPr>
        <w:t>which allows the fulfilment of a variety of human needs.</w:t>
      </w:r>
      <w:r>
        <w:rPr>
          <w:rFonts w:ascii="Calibri" w:hAnsi="Calibri" w:cs="Calibri"/>
          <w:sz w:val="22"/>
          <w:szCs w:val="22"/>
        </w:rPr>
        <w:t> </w:t>
      </w:r>
      <w:r>
        <w:rPr>
          <w:rFonts w:cs="Calibri"/>
          <w:sz w:val="22"/>
          <w:szCs w:val="22"/>
        </w:rPr>
        <w:t xml:space="preserve">Furthermore, energy consumption for extraction and processing of raw materials is a major environmental consideration. Shifting towards more efficient operations based on best practice and </w:t>
      </w:r>
      <w:r>
        <w:rPr>
          <w:rFonts w:cs="Calibri"/>
          <w:sz w:val="22"/>
          <w:szCs w:val="22"/>
        </w:rPr>
        <w:lastRenderedPageBreak/>
        <w:t xml:space="preserve">also using renewable energy sources could reduce related impacts; offsetting increases in energy use associated with increased demand, including for raw materials that require additional processing. This can also be a competitiveness opportunity, facilitating costs reduction through efficiency and through the use of lower cost energy sources. </w:t>
      </w:r>
    </w:p>
    <w:p w14:paraId="74B51AC9" w14:textId="77777777" w:rsidR="00A464CD" w:rsidRPr="00E56BBE" w:rsidRDefault="00A464CD" w:rsidP="00A464CD">
      <w:pPr>
        <w:spacing w:before="0" w:after="160" w:line="240" w:lineRule="auto"/>
        <w:textAlignment w:val="baseline"/>
        <w:rPr>
          <w:rFonts w:cstheme="minorBidi"/>
          <w:sz w:val="22"/>
          <w:szCs w:val="22"/>
        </w:rPr>
      </w:pPr>
      <w:r w:rsidRPr="4A0335A9">
        <w:rPr>
          <w:rFonts w:cstheme="minorBidi"/>
          <w:sz w:val="22"/>
          <w:szCs w:val="22"/>
        </w:rPr>
        <w:t>Social opposition to mining activities and lack of public acceptance can delay or derail projects. Moreover, there is limited public awareness of the social and environmental impacts associated with increased CRM extraction and processing, particularly when such activities are outsourced to regions with lower standards. At the same time, society wants renewable energy, digitalisation, and healthcare devices, among others. Equally, this desire will be met, even if extraction and processing is not based in the EU, thus increasing potential supply risks, lowering competitiveness (and, hence, reducing jobs and welfare in the EU), and potentially exacerbate other global issues (such as climate change).</w:t>
      </w:r>
    </w:p>
    <w:p w14:paraId="0E479C8C" w14:textId="77777777" w:rsidR="00A464CD" w:rsidRPr="00E56BBE" w:rsidRDefault="00A464CD" w:rsidP="00A464CD">
      <w:pPr>
        <w:pStyle w:val="ListParagraph"/>
        <w:spacing w:before="0" w:after="160" w:line="240" w:lineRule="auto"/>
        <w:rPr>
          <w:sz w:val="22"/>
          <w:szCs w:val="22"/>
        </w:rPr>
      </w:pPr>
    </w:p>
    <w:p w14:paraId="6C4D6AE4" w14:textId="77777777" w:rsidR="00A464CD" w:rsidRPr="00AF13C9" w:rsidRDefault="00A464CD" w:rsidP="00A464CD">
      <w:pPr>
        <w:pStyle w:val="JRCText"/>
        <w:rPr>
          <w:rFonts w:eastAsia="Times New Roman"/>
          <w:bCs/>
          <w:i/>
          <w:iCs/>
          <w:color w:val="70AD47" w:themeColor="accent6"/>
          <w:sz w:val="22"/>
          <w:szCs w:val="22"/>
          <w:lang w:eastAsia="en-GB"/>
        </w:rPr>
      </w:pPr>
      <w:r w:rsidRPr="00AF13C9">
        <w:rPr>
          <w:rFonts w:eastAsia="Times New Roman"/>
          <w:bCs/>
          <w:i/>
          <w:iCs/>
          <w:color w:val="70AD47" w:themeColor="accent6"/>
          <w:sz w:val="22"/>
          <w:szCs w:val="22"/>
          <w:lang w:eastAsia="en-GB"/>
        </w:rPr>
        <w:t>Ensuring that materials imported from extra EU countries are produced in a sustainable and responsible manner</w:t>
      </w:r>
    </w:p>
    <w:p w14:paraId="710AAA55" w14:textId="7C76D95F" w:rsidR="00A464CD" w:rsidRPr="00E56BBE" w:rsidRDefault="00A464CD" w:rsidP="00A464CD">
      <w:pPr>
        <w:spacing w:line="257" w:lineRule="auto"/>
        <w:rPr>
          <w:rFonts w:eastAsia="EC Square Sans Pro" w:cs="EC Square Sans Pro"/>
          <w:sz w:val="22"/>
          <w:szCs w:val="22"/>
        </w:rPr>
      </w:pPr>
      <w:r w:rsidRPr="2ED78F6E">
        <w:rPr>
          <w:rFonts w:eastAsia="EC Square Sans Pro" w:cs="EC Square Sans Pro"/>
          <w:sz w:val="22"/>
          <w:szCs w:val="22"/>
        </w:rPr>
        <w:t xml:space="preserve">While the objectives of the CRMA aim to increase the domestic supply of both primary and secondary materials, a certain level of international supply will continue to be essential to fulfil the EU’s materials demand. Many critical raw materials are essential for renewable energy technologies, batteries, and other green innovations, as well as sectors such as electronics and mobility. They will continue to be predominantly imported from some developing countries with low governance capacities. In these regions, the extractive sector can create severe environmental and social impacts, such as deforestation, pollution, violation of indigenous people rights, unsafe working conditions, and human rights violations, particularly in artisanal and small-scale mining (ASM) sectors. ASM, while providing livelihoods to millions, operates largely informally, increasing vulnerabilities to exploitation, resource mismanagement, and the perpetuation of conflicts in resource-rich areas </w:t>
      </w:r>
      <w:r w:rsidRPr="2ED78F6E">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{"citationID":"I25gNjQX","properties":{"formattedCitation":"[12], [13]","plainCitation":"[12], [13]","noteIndex":0},"citationItems":[{"id":2961,"uris":["http://zotero.org/groups/5272309/items/9Z2GK2F7"],"itemData":{"id":2961,"type":"article-journal","container-title":"Resources Policy","DOI":"10.1016/j.resourpol.2021.102015","ISSN":"03014207","journalAbbreviation":"Resources Policy","language":"en","page":"102015","source":"DOI.org (Crossref)","title":"Assessing impacts of responsible sourcing initiatives for cobalt: Insights from a case study","title-short":"Assessing impacts of responsible sourcing initiatives for cobalt","volume":"71","author":[{"family":"Mancini","given":"Lucia"},{"family":"Eslava","given":"Nicolas A."},{"family":"Traverso","given":"Marzia"},{"family":"Mathieux","given":"Fabrice"}],"issued":{"date-parts":[["2021",6]]}}},{"id":2960,"uris":["http://zotero.org/groups/5272309/items/E8VGBY4N"],"itemData":{"id":2960,"type":"article-journal","container-title":"The Extractive Industries and Society","DOI":"10.1016/j.exis.2019.05.018","ISSN":"2214790X","issue":"3","journalAbbreviation":"The Extractive Industries and Society","language":"en","page":"915-939","source":"DOI.org (Crossref)","title":"The precarious political economy of cobalt: Balancing prosperity, poverty, and brutality in artisanal and industrial mining in the Democratic Republic of the Congo","title-short":"The precarious political economy of cobalt","volume":"6","author":[{"family":"Sovacool","given":"Benjamin K."}],"issued":{"date-parts":[["2019",7]]}}}],"schema":"https://github.com/citation-style-language/schema/raw/master/csl-citation.json"} </w:instrText>
      </w:r>
      <w:r w:rsidRPr="2ED78F6E">
        <w:rPr>
          <w:rFonts w:eastAsia="EC Square Sans Pro" w:cs="EC Square Sans Pro"/>
          <w:sz w:val="22"/>
          <w:szCs w:val="22"/>
        </w:rPr>
        <w:fldChar w:fldCharType="separate"/>
      </w:r>
      <w:r w:rsidR="00AF1763" w:rsidRPr="00AF1763">
        <w:rPr>
          <w:rFonts w:eastAsia="EC Square Sans Pro"/>
          <w:sz w:val="22"/>
        </w:rPr>
        <w:t>[12], [13]</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4135624F" w14:textId="2827DFB1" w:rsidR="00A464CD" w:rsidDel="003C42D4" w:rsidRDefault="00A464CD" w:rsidP="00A464CD">
      <w:pPr>
        <w:spacing w:line="257" w:lineRule="auto"/>
        <w:rPr>
          <w:del w:id="14" w:author="GASTALDI Chiara (JRC-ISPRA)" w:date="2025-03-31T14:44:00Z"/>
          <w:rFonts w:eastAsia="EC Square Sans Pro" w:cs="EC Square Sans Pro"/>
          <w:sz w:val="22"/>
          <w:szCs w:val="22"/>
        </w:rPr>
      </w:pPr>
      <w:r w:rsidRPr="4A0335A9">
        <w:rPr>
          <w:rFonts w:eastAsia="EC Square Sans Pro" w:cs="EC Square Sans Pro"/>
          <w:sz w:val="22"/>
          <w:szCs w:val="22"/>
        </w:rPr>
        <w:t xml:space="preserve">For some critical raw materials, the main extraction sites are in areas of conflicts; or even promote conflicts and support problematic regimes. Materials extraction in such areas can further contribute, directly or indirectly, to armed conflict, gross human rights violations and hinder economic and social development. Regulations, such as the Conflict Minerals Regulation and the EU Batteries Regulation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{"citationID":"otpDRIij","properties":{"formattedCitation":"[6]","plainCitation":"[6]","noteIndex":0},"citationItems":[{"id":2788,"uris":["http://zotero.org/groups/5272309/items/WY52F5QZ"],"itemData":{"id":2788,"type":"legislation","number":"2023/1542","title":"REGULATION (EU) 2023/1542 OF THE EUROPEAN PARLIAMENT AND OF THE COUNCIL","URL":"https://eur-lex.europa.eu/legal-content/EN/TXT/PDF/?uri=CELEX:32023R1542"}}],"schema":"https://github.com/citation-style-language/schema/raw/master/csl-citation.json"} </w:instrText>
      </w:r>
      <w:r w:rsidRPr="4A0335A9">
        <w:rPr>
          <w:rFonts w:eastAsia="EC Square Sans Pro" w:cs="EC Square Sans Pro"/>
          <w:sz w:val="22"/>
          <w:szCs w:val="22"/>
        </w:rPr>
        <w:fldChar w:fldCharType="separate"/>
      </w:r>
      <w:r w:rsidR="00AF1763" w:rsidRPr="00AF1763">
        <w:rPr>
          <w:rFonts w:eastAsia="EC Square Sans Pro"/>
          <w:sz w:val="22"/>
        </w:rPr>
        <w:t>[6]</w:t>
      </w:r>
      <w:r w:rsidRPr="4A0335A9">
        <w:rPr>
          <w:rFonts w:eastAsia="EC Square Sans Pro" w:cs="EC Square Sans Pro"/>
          <w:sz w:val="22"/>
          <w:szCs w:val="22"/>
        </w:rPr>
        <w:fldChar w:fldCharType="end"/>
      </w:r>
      <w:r w:rsidRPr="4A0335A9">
        <w:rPr>
          <w:rFonts w:eastAsia="EC Square Sans Pro" w:cs="EC Square Sans Pro"/>
          <w:sz w:val="22"/>
          <w:szCs w:val="22"/>
        </w:rPr>
        <w:t xml:space="preserve">, enforce due diligence in sourcing, emphasizing transparency, risk management, and sustainability. Both regulations mandate third-party audits and public reporting to enhance accountability and support responsible sourcing practices. </w:t>
      </w:r>
      <w:commentRangeStart w:id="15"/>
      <w:commentRangeStart w:id="16"/>
      <w:r w:rsidRPr="4A0335A9">
        <w:rPr>
          <w:rFonts w:eastAsia="EC Square Sans Pro" w:cs="EC Square Sans Pro"/>
          <w:sz w:val="22"/>
          <w:szCs w:val="22"/>
        </w:rPr>
        <w:t xml:space="preserve">The Corporate Sustainability Due Diligence Directive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{"citationID":"Ejicd705","properties":{"formattedCitation":"[14]","plainCitation":"[14]","noteIndex":0},"citationItems":[{"id":2959,"uris":["http://zotero.org/groups/5272309/items/PGRX74MD"],"itemData":{"id":2959,"type":"bill","language":"en","title":"Proposal for a DIRECTIVE OF THE EUROPEAN PARLIAMENT AND OF THE COUNCIL on Corporate Sustainability Due Diligence and amending Directive (EU) 2019/1937","URL":"https://eur-lex.europa.eu/legal-content/EN/ALL/?uri=celex:52022PC0071","accessed":{"date-parts":[["2025",1,30]]},"issued":{"date-parts":[["2022"]]}}}],"schema":"https://github.com/citation-style-language/schema/raw/master/csl-citation.json"} </w:instrText>
      </w:r>
      <w:r w:rsidRPr="4A0335A9">
        <w:rPr>
          <w:rFonts w:eastAsia="EC Square Sans Pro" w:cs="EC Square Sans Pro"/>
          <w:sz w:val="22"/>
          <w:szCs w:val="22"/>
        </w:rPr>
        <w:fldChar w:fldCharType="separate"/>
      </w:r>
      <w:r w:rsidR="00AF1763" w:rsidRPr="00AF1763">
        <w:rPr>
          <w:rFonts w:eastAsia="EC Square Sans Pro"/>
          <w:sz w:val="22"/>
        </w:rPr>
        <w:t>[14]</w:t>
      </w:r>
      <w:r w:rsidRPr="4A0335A9">
        <w:rPr>
          <w:rFonts w:eastAsia="EC Square Sans Pro" w:cs="EC Square Sans Pro"/>
          <w:sz w:val="22"/>
          <w:szCs w:val="22"/>
        </w:rPr>
        <w:fldChar w:fldCharType="end"/>
      </w:r>
      <w:r w:rsidRPr="4A0335A9">
        <w:rPr>
          <w:rFonts w:eastAsia="EC Square Sans Pro" w:cs="EC Square Sans Pro"/>
          <w:sz w:val="22"/>
          <w:szCs w:val="22"/>
        </w:rPr>
        <w:t xml:space="preserve"> extends these principles across corporate value chains, aiming to foster responsible business practices globally.</w:t>
      </w:r>
      <w:commentRangeEnd w:id="15"/>
      <w:r>
        <w:rPr>
          <w:rStyle w:val="CommentReference"/>
        </w:rPr>
        <w:commentReference w:id="15"/>
      </w:r>
      <w:commentRangeEnd w:id="16"/>
      <w:r>
        <w:rPr>
          <w:rStyle w:val="CommentReference"/>
        </w:rPr>
        <w:commentReference w:id="16"/>
      </w:r>
    </w:p>
    <w:p w14:paraId="57B6DF38" w14:textId="2F69452A" w:rsidR="00A464CD" w:rsidRPr="00AF13C9" w:rsidDel="003C42D4" w:rsidRDefault="00A464CD" w:rsidP="00A464CD">
      <w:pPr>
        <w:spacing w:line="257" w:lineRule="auto"/>
        <w:rPr>
          <w:del w:id="17" w:author="GASTALDI Chiara (JRC-ISPRA)" w:date="2025-03-31T14:44:00Z"/>
          <w:rFonts w:eastAsia="EC Square Sans Pro" w:cs="EC Square Sans Pro"/>
          <w:sz w:val="22"/>
          <w:szCs w:val="22"/>
        </w:rPr>
      </w:pPr>
    </w:p>
    <w:p w14:paraId="63CB42EA" w14:textId="272ADCF4" w:rsidR="0083515A" w:rsidRDefault="00A464CD" w:rsidP="4A0335A9">
      <w:pPr>
        <w:pStyle w:val="JRCText"/>
        <w:rPr>
          <w:rStyle w:val="normaltextrun"/>
          <w:b/>
          <w:bCs/>
          <w:color w:val="000000" w:themeColor="text1"/>
          <w:sz w:val="22"/>
          <w:szCs w:val="22"/>
        </w:rPr>
      </w:pPr>
      <w:commentRangeStart w:id="18"/>
      <w:commentRangeStart w:id="19"/>
      <w:r w:rsidRPr="4A0335A9">
        <w:rPr>
          <w:rFonts w:eastAsia="EC Square Sans Pro" w:cs="EC Square Sans Pro"/>
        </w:rPr>
        <w:br w:type="page"/>
      </w:r>
      <w:r w:rsidR="36D2B3BB" w:rsidRPr="00BE10AF">
        <w:rPr>
          <w:rFonts w:asciiTheme="minorHAnsi" w:eastAsiaTheme="minorEastAsia" w:hAnsiTheme="minorHAnsi" w:cstheme="minorBidi"/>
          <w:i/>
          <w:iCs/>
          <w:color w:val="70AD47" w:themeColor="accent6"/>
          <w:lang w:eastAsia="en-GB"/>
        </w:rPr>
        <w:lastRenderedPageBreak/>
        <w:t>Key considerations on the implementation of the Critical Raw Materials Act (CRMA)</w:t>
      </w:r>
      <w:commentRangeEnd w:id="18"/>
      <w:r>
        <w:rPr>
          <w:rStyle w:val="CommentReference"/>
        </w:rPr>
        <w:commentReference w:id="18"/>
      </w:r>
      <w:commentRangeEnd w:id="19"/>
      <w:r w:rsidR="00540C2A">
        <w:rPr>
          <w:rStyle w:val="CommentReference"/>
          <w:rFonts w:eastAsia="Times New Roman"/>
        </w:rPr>
        <w:commentReference w:id="19"/>
      </w:r>
    </w:p>
    <w:p w14:paraId="0B70D1BB" w14:textId="0F2F343E" w:rsidR="0083515A" w:rsidRDefault="36D2B3BB" w:rsidP="4A0335A9">
      <w:pPr>
        <w:pStyle w:val="JRCText"/>
        <w:rPr>
          <w:rStyle w:val="normaltextrun"/>
          <w:color w:val="000000" w:themeColor="text1"/>
          <w:sz w:val="22"/>
          <w:szCs w:val="22"/>
        </w:rPr>
      </w:pPr>
      <w:r w:rsidRPr="4A0335A9">
        <w:rPr>
          <w:rStyle w:val="normaltextrun"/>
          <w:color w:val="000000" w:themeColor="text1"/>
          <w:sz w:val="22"/>
          <w:szCs w:val="22"/>
        </w:rPr>
        <w:t xml:space="preserve">The implementation of the Critical Raw Materials Act (CRMA) requires a multifaceted approach that addresses recycling, production, stakeholder engagement, and international collaboration. Below are key considerations and potential enablers that can guide the </w:t>
      </w:r>
      <w:del w:id="21" w:author="GUERREIRO MIGUEL Mecia (JRC-SEVILLA)" w:date="2025-04-02T12:43:00Z">
        <w:r w:rsidRPr="4A0335A9" w:rsidDel="00540C2A">
          <w:rPr>
            <w:rStyle w:val="normaltextrun"/>
            <w:color w:val="000000" w:themeColor="text1"/>
            <w:sz w:val="22"/>
            <w:szCs w:val="22"/>
          </w:rPr>
          <w:delText xml:space="preserve">effective </w:delText>
        </w:r>
      </w:del>
      <w:r w:rsidRPr="4A0335A9">
        <w:rPr>
          <w:rStyle w:val="normaltextrun"/>
          <w:color w:val="000000" w:themeColor="text1"/>
          <w:sz w:val="22"/>
          <w:szCs w:val="22"/>
        </w:rPr>
        <w:t>implementation of the CRMA:</w:t>
      </w:r>
    </w:p>
    <w:p w14:paraId="75FE6981" w14:textId="0694F9CE"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 xml:space="preserve">1. Enhancing </w:t>
      </w:r>
      <w:r w:rsidR="715F76BE" w:rsidRPr="4A0335A9">
        <w:rPr>
          <w:rStyle w:val="normaltextrun"/>
          <w:i/>
          <w:iCs/>
          <w:color w:val="000000" w:themeColor="text1"/>
          <w:sz w:val="22"/>
          <w:szCs w:val="22"/>
        </w:rPr>
        <w:t>r</w:t>
      </w:r>
      <w:r w:rsidRPr="4A0335A9">
        <w:rPr>
          <w:rStyle w:val="normaltextrun"/>
          <w:i/>
          <w:iCs/>
          <w:color w:val="000000" w:themeColor="text1"/>
          <w:sz w:val="22"/>
          <w:szCs w:val="22"/>
        </w:rPr>
        <w:t xml:space="preserve">ecycling and </w:t>
      </w:r>
      <w:r w:rsidR="6D735992" w:rsidRPr="4A0335A9">
        <w:rPr>
          <w:rStyle w:val="normaltextrun"/>
          <w:i/>
          <w:iCs/>
          <w:color w:val="000000" w:themeColor="text1"/>
          <w:sz w:val="22"/>
          <w:szCs w:val="22"/>
        </w:rPr>
        <w:t>d</w:t>
      </w:r>
      <w:r w:rsidRPr="4A0335A9">
        <w:rPr>
          <w:rStyle w:val="normaltextrun"/>
          <w:i/>
          <w:iCs/>
          <w:color w:val="000000" w:themeColor="text1"/>
          <w:sz w:val="22"/>
          <w:szCs w:val="22"/>
        </w:rPr>
        <w:t xml:space="preserve">ata </w:t>
      </w:r>
      <w:r w:rsidR="578CFD7D" w:rsidRPr="4A0335A9">
        <w:rPr>
          <w:rStyle w:val="normaltextrun"/>
          <w:i/>
          <w:iCs/>
          <w:color w:val="000000" w:themeColor="text1"/>
          <w:sz w:val="22"/>
          <w:szCs w:val="22"/>
        </w:rPr>
        <w:t>t</w:t>
      </w:r>
      <w:r w:rsidRPr="4A0335A9">
        <w:rPr>
          <w:rStyle w:val="normaltextrun"/>
          <w:i/>
          <w:iCs/>
          <w:color w:val="000000" w:themeColor="text1"/>
          <w:sz w:val="22"/>
          <w:szCs w:val="22"/>
        </w:rPr>
        <w:t>ransparency</w:t>
      </w:r>
    </w:p>
    <w:p w14:paraId="58994064" w14:textId="1B219FF0" w:rsidR="0083515A" w:rsidRDefault="36D2B3BB" w:rsidP="4A0335A9">
      <w:pPr>
        <w:pStyle w:val="JRCText"/>
        <w:numPr>
          <w:ilvl w:val="0"/>
          <w:numId w:val="4"/>
        </w:numPr>
        <w:rPr>
          <w:rStyle w:val="normaltextrun"/>
          <w:color w:val="000000" w:themeColor="text1"/>
          <w:sz w:val="22"/>
          <w:szCs w:val="22"/>
        </w:rPr>
      </w:pPr>
      <w:r w:rsidRPr="4A0335A9">
        <w:rPr>
          <w:rStyle w:val="normaltextrun"/>
          <w:color w:val="000000" w:themeColor="text1"/>
          <w:sz w:val="22"/>
          <w:szCs w:val="22"/>
        </w:rPr>
        <w:t xml:space="preserve">The overall recycling capacity benchmark within the CRMA should be disaggregated into specific, non-binding targets for each strategic raw material. This could provide better insights into required efforts for each material to enhance circularity. </w:t>
      </w:r>
    </w:p>
    <w:p w14:paraId="1BC2B7E4" w14:textId="00DEE6A9" w:rsidR="0083515A" w:rsidRDefault="50537666" w:rsidP="4A0335A9">
      <w:pPr>
        <w:pStyle w:val="JRCText"/>
        <w:numPr>
          <w:ilvl w:val="0"/>
          <w:numId w:val="4"/>
        </w:numPr>
        <w:rPr>
          <w:rStyle w:val="normaltextrun"/>
          <w:color w:val="000000" w:themeColor="text1"/>
          <w:sz w:val="22"/>
          <w:szCs w:val="22"/>
        </w:rPr>
      </w:pPr>
      <w:r w:rsidRPr="4A0335A9">
        <w:rPr>
          <w:rStyle w:val="normaltextrun"/>
          <w:color w:val="000000" w:themeColor="text1"/>
          <w:sz w:val="22"/>
          <w:szCs w:val="22"/>
        </w:rPr>
        <w:t>E</w:t>
      </w:r>
      <w:r w:rsidR="36D2B3BB" w:rsidRPr="4A0335A9">
        <w:rPr>
          <w:rStyle w:val="normaltextrun"/>
          <w:color w:val="000000" w:themeColor="text1"/>
          <w:sz w:val="22"/>
          <w:szCs w:val="22"/>
        </w:rPr>
        <w:t>stablishing standardized calculation methods for comparing recycling capacity against EU demand is essential to accurately assess and improve recycling practices.</w:t>
      </w:r>
    </w:p>
    <w:p w14:paraId="3B2D8955" w14:textId="7F0D9113" w:rsidR="0083515A" w:rsidRDefault="28E4D7C4" w:rsidP="4A0335A9">
      <w:pPr>
        <w:pStyle w:val="JRCText"/>
        <w:numPr>
          <w:ilvl w:val="0"/>
          <w:numId w:val="4"/>
        </w:numPr>
        <w:rPr>
          <w:rStyle w:val="normaltextrun"/>
          <w:color w:val="000000" w:themeColor="text1"/>
          <w:sz w:val="22"/>
          <w:szCs w:val="22"/>
        </w:rPr>
      </w:pPr>
      <w:r w:rsidRPr="4A0335A9">
        <w:rPr>
          <w:rStyle w:val="normaltextrun"/>
          <w:color w:val="000000" w:themeColor="text1"/>
          <w:sz w:val="22"/>
          <w:szCs w:val="22"/>
        </w:rPr>
        <w:t>C</w:t>
      </w:r>
      <w:r w:rsidR="36D2B3BB" w:rsidRPr="4A0335A9">
        <w:rPr>
          <w:rStyle w:val="normaltextrun"/>
          <w:color w:val="000000" w:themeColor="text1"/>
          <w:sz w:val="22"/>
          <w:szCs w:val="22"/>
        </w:rPr>
        <w:t>omprehensive data provision for individual raw materials, rather than aggregated material groups, is necessary for imports, exports, production, and recycling metrics. This data granularity will aid in more precise policy formulation and resource management.</w:t>
      </w:r>
    </w:p>
    <w:p w14:paraId="1D57A545" w14:textId="34B98CD8"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2. Stakeholder engagement and social considerations</w:t>
      </w:r>
    </w:p>
    <w:p w14:paraId="6F307F9F" w14:textId="3A706762" w:rsidR="0083515A" w:rsidRDefault="36D2B3BB" w:rsidP="4A0335A9">
      <w:pPr>
        <w:pStyle w:val="JRCText"/>
        <w:numPr>
          <w:ilvl w:val="0"/>
          <w:numId w:val="3"/>
        </w:numPr>
        <w:rPr>
          <w:rStyle w:val="normaltextrun"/>
          <w:color w:val="000000" w:themeColor="text1"/>
          <w:sz w:val="22"/>
          <w:szCs w:val="22"/>
        </w:rPr>
      </w:pPr>
      <w:r w:rsidRPr="4A0335A9">
        <w:rPr>
          <w:rStyle w:val="normaltextrun"/>
          <w:color w:val="000000" w:themeColor="text1"/>
          <w:sz w:val="22"/>
          <w:szCs w:val="22"/>
        </w:rPr>
        <w:t>Meaningful engagement with stakeholders and local communities from the onset of mining projects ensures social acceptance and community buy-in, which are critical for sustainable project development.</w:t>
      </w:r>
    </w:p>
    <w:p w14:paraId="7EE06DAA" w14:textId="5746AB8D" w:rsidR="0083515A" w:rsidRDefault="62978C6F" w:rsidP="4A0335A9">
      <w:pPr>
        <w:pStyle w:val="JRCText"/>
        <w:numPr>
          <w:ilvl w:val="0"/>
          <w:numId w:val="3"/>
        </w:numPr>
        <w:rPr>
          <w:rStyle w:val="normaltextrun"/>
          <w:color w:val="000000" w:themeColor="text1"/>
          <w:sz w:val="22"/>
          <w:szCs w:val="22"/>
        </w:rPr>
      </w:pPr>
      <w:r w:rsidRPr="4A0335A9">
        <w:rPr>
          <w:rStyle w:val="normaltextrun"/>
          <w:color w:val="000000" w:themeColor="text1"/>
          <w:sz w:val="22"/>
          <w:szCs w:val="22"/>
        </w:rPr>
        <w:t>A</w:t>
      </w:r>
      <w:r w:rsidR="36D2B3BB" w:rsidRPr="4A0335A9">
        <w:rPr>
          <w:rStyle w:val="normaltextrun"/>
          <w:color w:val="000000" w:themeColor="text1"/>
          <w:sz w:val="22"/>
          <w:szCs w:val="22"/>
        </w:rPr>
        <w:t xml:space="preserve"> balanced analysis of social and environmental trade-offs, both within Europe and globally, is imperative. This includes assessing socio-environmental impacts and gauging public opinion to inform decision-making.</w:t>
      </w:r>
    </w:p>
    <w:p w14:paraId="3FAE42D6" w14:textId="2B13F996" w:rsidR="0083515A" w:rsidRDefault="36D2B3BB" w:rsidP="4A0335A9">
      <w:pPr>
        <w:pStyle w:val="JRCText"/>
        <w:numPr>
          <w:ilvl w:val="0"/>
          <w:numId w:val="3"/>
        </w:numPr>
        <w:rPr>
          <w:rStyle w:val="normaltextrun"/>
          <w:color w:val="000000" w:themeColor="text1"/>
          <w:sz w:val="22"/>
          <w:szCs w:val="22"/>
        </w:rPr>
      </w:pPr>
      <w:r w:rsidRPr="4A0335A9">
        <w:rPr>
          <w:rStyle w:val="normaltextrun"/>
          <w:color w:val="000000" w:themeColor="text1"/>
          <w:sz w:val="22"/>
          <w:szCs w:val="22"/>
        </w:rPr>
        <w:t>Encouraging the use of Best Available Techniques reference documents (BREFs) under the Industrial Emissions Directive can lead to enhanced environmental and social practices in mining operations.</w:t>
      </w:r>
    </w:p>
    <w:p w14:paraId="26C935AD" w14:textId="2929F5CF"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3. Enhancing competitiveness and sustainable practices</w:t>
      </w:r>
    </w:p>
    <w:p w14:paraId="6E982F5D" w14:textId="308C4CA9" w:rsidR="0083515A" w:rsidRDefault="36D2B3BB" w:rsidP="4A0335A9">
      <w:pPr>
        <w:pStyle w:val="JRCText"/>
        <w:numPr>
          <w:ilvl w:val="0"/>
          <w:numId w:val="2"/>
        </w:numPr>
        <w:rPr>
          <w:rStyle w:val="normaltextrun"/>
          <w:color w:val="000000" w:themeColor="text1"/>
          <w:sz w:val="22"/>
          <w:szCs w:val="22"/>
        </w:rPr>
      </w:pPr>
      <w:r w:rsidRPr="4A0335A9">
        <w:rPr>
          <w:rStyle w:val="normaltextrun"/>
          <w:color w:val="000000" w:themeColor="text1"/>
          <w:sz w:val="22"/>
          <w:szCs w:val="22"/>
        </w:rPr>
        <w:t>Crafting policies that promote sustainable mining practices and processing, focusing on both domestic production and imports, will ensure a fair competitive environment. Prioritization should be given to sustainable materials to maintain EU competitiveness.</w:t>
      </w:r>
    </w:p>
    <w:p w14:paraId="69DAC9B6" w14:textId="400FE670" w:rsidR="0083515A" w:rsidRDefault="36D2B3BB" w:rsidP="4A0335A9">
      <w:pPr>
        <w:pStyle w:val="JRCText"/>
        <w:numPr>
          <w:ilvl w:val="0"/>
          <w:numId w:val="2"/>
        </w:numPr>
        <w:rPr>
          <w:rStyle w:val="normaltextrun"/>
          <w:color w:val="000000" w:themeColor="text1"/>
          <w:sz w:val="22"/>
          <w:szCs w:val="22"/>
        </w:rPr>
      </w:pPr>
      <w:r w:rsidRPr="4A0335A9">
        <w:rPr>
          <w:rStyle w:val="normaltextrun"/>
          <w:color w:val="000000" w:themeColor="text1"/>
          <w:sz w:val="22"/>
          <w:szCs w:val="22"/>
        </w:rPr>
        <w:t>Analysis and support of existing operations for base metal CRMs should be prioritized. Optimizing these operations can enhance resource efficiency and security.</w:t>
      </w:r>
    </w:p>
    <w:p w14:paraId="26605D1E" w14:textId="6E40D459" w:rsidR="0083515A" w:rsidRDefault="36D2B3BB" w:rsidP="4A0335A9">
      <w:pPr>
        <w:pStyle w:val="JRCText"/>
        <w:numPr>
          <w:ilvl w:val="0"/>
          <w:numId w:val="2"/>
        </w:numPr>
        <w:rPr>
          <w:rStyle w:val="normaltextrun"/>
          <w:color w:val="000000" w:themeColor="text1"/>
          <w:sz w:val="22"/>
          <w:szCs w:val="22"/>
        </w:rPr>
      </w:pPr>
      <w:r w:rsidRPr="4A0335A9">
        <w:rPr>
          <w:rStyle w:val="normaltextrun"/>
          <w:color w:val="000000" w:themeColor="text1"/>
          <w:sz w:val="22"/>
          <w:szCs w:val="22"/>
        </w:rPr>
        <w:t>The broader socio-environmental and geo-political consequences of non-EU mining must be acknowledged. Communicating the risks of increased reliance on politically sensitive regions for raw material supply is vital for informed policy and strategic choices.</w:t>
      </w:r>
    </w:p>
    <w:p w14:paraId="7269EB3E" w14:textId="443F0B99"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4. Strengthening global partnerships and due diligence</w:t>
      </w:r>
    </w:p>
    <w:p w14:paraId="57209B10" w14:textId="2CB42093" w:rsidR="0083515A" w:rsidRDefault="36D2B3BB" w:rsidP="4A0335A9">
      <w:pPr>
        <w:pStyle w:val="JRCText"/>
        <w:numPr>
          <w:ilvl w:val="0"/>
          <w:numId w:val="1"/>
        </w:numPr>
        <w:rPr>
          <w:rStyle w:val="normaltextrun"/>
          <w:color w:val="000000" w:themeColor="text1"/>
          <w:sz w:val="22"/>
          <w:szCs w:val="22"/>
        </w:rPr>
      </w:pPr>
      <w:r w:rsidRPr="4A0335A9">
        <w:rPr>
          <w:rStyle w:val="normaltextrun"/>
          <w:color w:val="000000" w:themeColor="text1"/>
          <w:sz w:val="22"/>
          <w:szCs w:val="22"/>
        </w:rPr>
        <w:t>Instituting strong due diligence protocols in key supply chains, as is being done for battery supply chains, can mitigate risks and enhance transparency throughout the supply chain, particularly in downstream phases.</w:t>
      </w:r>
    </w:p>
    <w:p w14:paraId="09C56DFE" w14:textId="251C0215" w:rsidR="0083515A" w:rsidRDefault="36D2B3BB" w:rsidP="4A0335A9">
      <w:pPr>
        <w:pStyle w:val="JRCText"/>
        <w:numPr>
          <w:ilvl w:val="0"/>
          <w:numId w:val="1"/>
        </w:numPr>
        <w:rPr>
          <w:rStyle w:val="normaltextrun"/>
          <w:color w:val="000000" w:themeColor="text1"/>
          <w:sz w:val="22"/>
          <w:szCs w:val="22"/>
        </w:rPr>
      </w:pPr>
      <w:r w:rsidRPr="4A0335A9">
        <w:rPr>
          <w:rStyle w:val="normaltextrun"/>
          <w:color w:val="000000" w:themeColor="text1"/>
          <w:sz w:val="22"/>
          <w:szCs w:val="22"/>
        </w:rPr>
        <w:t>Strengthening capacity-building efforts in resource-rich developing countries through training, improved infrastructure, and strategic partnerships can foster sustainable resource management practices. Collaboration under initiatives like the EU Raw Material Partnerships can complement these efforts, demonstrating a commitment to ethical and sustainable resource management.</w:t>
      </w:r>
    </w:p>
    <w:p w14:paraId="47B8995B" w14:textId="3DE6BBD8" w:rsidR="0083515A" w:rsidRDefault="36D2B3BB" w:rsidP="4A0335A9">
      <w:pPr>
        <w:pStyle w:val="JRCText"/>
        <w:numPr>
          <w:ilvl w:val="0"/>
          <w:numId w:val="1"/>
        </w:numPr>
        <w:rPr>
          <w:rStyle w:val="normaltextrun"/>
          <w:color w:val="000000" w:themeColor="text1"/>
          <w:sz w:val="22"/>
          <w:szCs w:val="22"/>
        </w:rPr>
      </w:pPr>
      <w:r w:rsidRPr="4A0335A9">
        <w:rPr>
          <w:rStyle w:val="normaltextrun"/>
          <w:color w:val="000000" w:themeColor="text1"/>
          <w:sz w:val="22"/>
          <w:szCs w:val="22"/>
        </w:rPr>
        <w:lastRenderedPageBreak/>
        <w:t>These considerations provide a structured approach to effectively implement the Critical Raw Materials Act, ensuring a balanced focus on economic, environmental, and social dimensions while fostering international collaboration and sustainable practices.</w:t>
      </w:r>
    </w:p>
    <w:p w14:paraId="4C930CFE" w14:textId="74F6250A" w:rsidR="0083515A" w:rsidRDefault="0083515A" w:rsidP="4A0335A9">
      <w:pPr>
        <w:pStyle w:val="JRCText"/>
        <w:rPr>
          <w:rFonts w:eastAsia="EC Square Sans Pro" w:cs="EC Square Sans Pro"/>
        </w:rPr>
      </w:pPr>
    </w:p>
    <w:p w14:paraId="1B335023" w14:textId="28BA791D" w:rsidR="4A0335A9" w:rsidRDefault="4A0335A9" w:rsidP="4A0335A9">
      <w:pPr>
        <w:pStyle w:val="JRCText"/>
        <w:rPr>
          <w:rStyle w:val="normaltextrun"/>
          <w:color w:val="000000" w:themeColor="text1"/>
          <w:sz w:val="22"/>
          <w:szCs w:val="22"/>
        </w:rPr>
      </w:pPr>
    </w:p>
    <w:p w14:paraId="22D2E33D" w14:textId="23D3DB2A" w:rsidR="4A0335A9" w:rsidRDefault="4A0335A9" w:rsidP="4A0335A9">
      <w:pPr>
        <w:pStyle w:val="JRCText"/>
        <w:rPr>
          <w:rStyle w:val="normaltextrun"/>
          <w:color w:val="000000" w:themeColor="text1"/>
          <w:sz w:val="22"/>
          <w:szCs w:val="22"/>
        </w:rPr>
      </w:pPr>
    </w:p>
    <w:p w14:paraId="23AF1B30" w14:textId="77777777" w:rsidR="0083515A" w:rsidRDefault="0083515A">
      <w:pPr>
        <w:spacing w:before="0" w:after="160"/>
        <w:jc w:val="left"/>
        <w:rPr>
          <w:b/>
          <w:bCs/>
          <w:color w:val="6CA644"/>
          <w:sz w:val="32"/>
          <w:szCs w:val="32"/>
          <w:lang w:eastAsia="en-US"/>
        </w:rPr>
      </w:pPr>
      <w:r>
        <w:br w:type="page"/>
      </w:r>
    </w:p>
    <w:p w14:paraId="45B73BCF" w14:textId="1D355FF6" w:rsidR="00583159" w:rsidRPr="0052186E" w:rsidRDefault="00583159" w:rsidP="00583159">
      <w:pPr>
        <w:pStyle w:val="JRCLevel-2title"/>
        <w:numPr>
          <w:ilvl w:val="1"/>
          <w:numId w:val="25"/>
        </w:numPr>
      </w:pPr>
      <w:bookmarkStart w:id="22" w:name="_Toc808939872"/>
      <w:commentRangeStart w:id="23"/>
      <w:commentRangeStart w:id="24"/>
      <w:r>
        <w:lastRenderedPageBreak/>
        <w:t>A sustainable and regenerative environment</w:t>
      </w:r>
      <w:bookmarkEnd w:id="22"/>
      <w:r>
        <w:t xml:space="preserve"> </w:t>
      </w:r>
      <w:commentRangeEnd w:id="23"/>
      <w:r>
        <w:rPr>
          <w:rStyle w:val="CommentReference"/>
        </w:rPr>
        <w:commentReference w:id="23"/>
      </w:r>
      <w:commentRangeEnd w:id="24"/>
      <w:r>
        <w:rPr>
          <w:rStyle w:val="CommentReference"/>
        </w:rPr>
        <w:commentReference w:id="24"/>
      </w:r>
    </w:p>
    <w:p w14:paraId="396D71D9" w14:textId="78D38867" w:rsidR="005B1E07" w:rsidRPr="0052186E" w:rsidRDefault="00937B6B" w:rsidP="6FD9000B">
      <w:pPr>
        <w:pStyle w:val="JRCText"/>
        <w:spacing w:before="0"/>
        <w:rPr>
          <w:rStyle w:val="normaltextrun"/>
          <w:b/>
          <w:bCs/>
          <w:color w:val="000000" w:themeColor="text1"/>
          <w:sz w:val="22"/>
          <w:szCs w:val="22"/>
        </w:rPr>
      </w:pPr>
      <w:r w:rsidRPr="6FD9000B">
        <w:rPr>
          <w:rFonts w:eastAsia="Times New Roman"/>
          <w:sz w:val="22"/>
          <w:szCs w:val="22"/>
          <w:lang w:eastAsia="en-GB"/>
        </w:rPr>
        <w:t xml:space="preserve">Addressing the multiple ecological, social and economic crisis requires moving beyond resources conservation towards a </w:t>
      </w:r>
      <w:r w:rsidR="00346C9C" w:rsidRPr="6FD9000B">
        <w:rPr>
          <w:rFonts w:eastAsia="Times New Roman"/>
          <w:b/>
          <w:bCs/>
          <w:sz w:val="22"/>
          <w:szCs w:val="22"/>
          <w:lang w:eastAsia="en-GB"/>
        </w:rPr>
        <w:t>regenerative environment</w:t>
      </w:r>
      <w:r w:rsidR="00346C9C" w:rsidRPr="6FD9000B">
        <w:rPr>
          <w:rFonts w:eastAsia="Times New Roman"/>
          <w:sz w:val="22"/>
          <w:szCs w:val="22"/>
          <w:lang w:eastAsia="en-GB"/>
        </w:rPr>
        <w:t xml:space="preserve"> </w:t>
      </w:r>
      <w:r w:rsidRPr="6FD9000B">
        <w:rPr>
          <w:rFonts w:eastAsia="Times New Roman"/>
          <w:sz w:val="22"/>
          <w:szCs w:val="22"/>
          <w:lang w:eastAsia="en-GB"/>
        </w:rPr>
        <w:t xml:space="preserve">that </w:t>
      </w:r>
      <w:r w:rsidR="00346C9C" w:rsidRPr="6FD9000B">
        <w:rPr>
          <w:rFonts w:eastAsia="Times New Roman"/>
          <w:sz w:val="22"/>
          <w:szCs w:val="22"/>
          <w:lang w:eastAsia="en-GB"/>
        </w:rPr>
        <w:t xml:space="preserve">is </w:t>
      </w:r>
      <w:r w:rsidRPr="6FD9000B">
        <w:rPr>
          <w:rFonts w:eastAsia="Times New Roman"/>
          <w:sz w:val="22"/>
          <w:szCs w:val="22"/>
          <w:lang w:eastAsia="en-GB"/>
        </w:rPr>
        <w:t>capable to</w:t>
      </w:r>
      <w:r w:rsidR="009A7BFA" w:rsidRPr="6FD9000B">
        <w:rPr>
          <w:rFonts w:eastAsia="Times New Roman"/>
          <w:sz w:val="22"/>
          <w:szCs w:val="22"/>
          <w:lang w:eastAsia="en-GB"/>
        </w:rPr>
        <w:t xml:space="preserve"> restore and </w:t>
      </w:r>
      <w:r w:rsidRPr="6FD9000B">
        <w:rPr>
          <w:rFonts w:eastAsia="Times New Roman"/>
          <w:sz w:val="22"/>
          <w:szCs w:val="22"/>
          <w:lang w:eastAsia="en-GB"/>
        </w:rPr>
        <w:t>revitalise</w:t>
      </w:r>
      <w:r w:rsidR="009A7BFA" w:rsidRPr="6FD9000B">
        <w:rPr>
          <w:rFonts w:eastAsia="Times New Roman"/>
          <w:sz w:val="22"/>
          <w:szCs w:val="22"/>
          <w:lang w:eastAsia="en-GB"/>
        </w:rPr>
        <w:t xml:space="preserve"> natural and human ecosystems</w:t>
      </w:r>
      <w:r w:rsidRPr="6FD9000B">
        <w:rPr>
          <w:rFonts w:eastAsia="Times New Roman"/>
          <w:sz w:val="22"/>
          <w:szCs w:val="22"/>
          <w:lang w:eastAsia="en-GB"/>
        </w:rPr>
        <w:t xml:space="preserve"> and increase </w:t>
      </w:r>
      <w:r w:rsidR="009A7BFA" w:rsidRPr="6FD9000B">
        <w:rPr>
          <w:rFonts w:eastAsia="Times New Roman"/>
          <w:sz w:val="22"/>
          <w:szCs w:val="22"/>
          <w:lang w:eastAsia="en-GB"/>
        </w:rPr>
        <w:t>their resilience.</w:t>
      </w:r>
      <w:r w:rsidRPr="6FD9000B">
        <w:rPr>
          <w:rFonts w:eastAsia="Times New Roman"/>
          <w:sz w:val="22"/>
          <w:szCs w:val="22"/>
          <w:lang w:eastAsia="en-GB"/>
        </w:rPr>
        <w:t xml:space="preserve"> Such a system can</w:t>
      </w:r>
      <w:r w:rsidR="00346C9C" w:rsidRPr="6FD9000B">
        <w:rPr>
          <w:rFonts w:eastAsia="Times New Roman"/>
          <w:sz w:val="22"/>
          <w:szCs w:val="22"/>
          <w:lang w:eastAsia="en-GB"/>
        </w:rPr>
        <w:t xml:space="preserve"> provide numerous benefits for climate change mitigation, resource efficiency, biodiversity conservation, human health and well-being, </w:t>
      </w:r>
      <w:r w:rsidRPr="6FD9000B">
        <w:rPr>
          <w:rFonts w:eastAsia="Times New Roman"/>
          <w:sz w:val="22"/>
          <w:szCs w:val="22"/>
          <w:lang w:eastAsia="en-GB"/>
        </w:rPr>
        <w:t>as well as</w:t>
      </w:r>
      <w:r w:rsidR="00346C9C" w:rsidRPr="6FD9000B">
        <w:rPr>
          <w:rFonts w:eastAsia="Times New Roman"/>
          <w:sz w:val="22"/>
          <w:szCs w:val="22"/>
          <w:lang w:eastAsia="en-GB"/>
        </w:rPr>
        <w:t xml:space="preserve"> economic development. Creating sustainable and regenerative economy and environment requires a multi-faceted approach that involves various sectors. As key examples, t</w:t>
      </w:r>
      <w:r w:rsidR="005B1E07" w:rsidRPr="6FD9000B">
        <w:rPr>
          <w:rFonts w:eastAsia="Times New Roman"/>
          <w:sz w:val="22"/>
          <w:szCs w:val="22"/>
          <w:lang w:eastAsia="en-GB"/>
        </w:rPr>
        <w:t>he bioeconomy, and sustainable use of biomass, the blue economy, nature-based solutions, biotechnologies, and agroecosystems regeneration are interconnected domains that must be linked to drive this transition</w:t>
      </w:r>
      <w:r w:rsidR="005B1E07" w:rsidRPr="6FD9000B">
        <w:rPr>
          <w:sz w:val="22"/>
          <w:szCs w:val="22"/>
        </w:rPr>
        <w:t xml:space="preserve"> as they hold significant potential for sustainable development</w:t>
      </w:r>
      <w:r w:rsidR="00EE3E91" w:rsidRPr="6FD9000B">
        <w:rPr>
          <w:sz w:val="22"/>
          <w:szCs w:val="22"/>
        </w:rPr>
        <w:t xml:space="preserve"> and regenerative growth</w:t>
      </w:r>
      <w:r w:rsidR="005B1E07" w:rsidRPr="6FD9000B">
        <w:rPr>
          <w:rFonts w:eastAsia="Times New Roman"/>
          <w:sz w:val="22"/>
          <w:szCs w:val="22"/>
          <w:lang w:eastAsia="en-GB"/>
        </w:rPr>
        <w:t>.</w:t>
      </w:r>
    </w:p>
    <w:p w14:paraId="00D20B25" w14:textId="0D95260D" w:rsidR="2543426A" w:rsidRDefault="00B51708" w:rsidP="6FD9000B">
      <w:pPr>
        <w:pStyle w:val="JRCText"/>
        <w:spacing w:before="0"/>
        <w:rPr>
          <w:rStyle w:val="normaltextrun"/>
          <w:color w:val="000000" w:themeColor="text1"/>
          <w:sz w:val="22"/>
          <w:szCs w:val="22"/>
        </w:rPr>
      </w:pPr>
      <w:r w:rsidRPr="6FD9000B">
        <w:rPr>
          <w:rStyle w:val="normaltextrun"/>
          <w:color w:val="000000" w:themeColor="text1"/>
          <w:sz w:val="22"/>
          <w:szCs w:val="22"/>
        </w:rPr>
        <w:t xml:space="preserve">The </w:t>
      </w:r>
      <w:r w:rsidRPr="6FD9000B">
        <w:rPr>
          <w:rStyle w:val="normaltextrun"/>
          <w:b/>
          <w:bCs/>
          <w:color w:val="000000" w:themeColor="text1"/>
          <w:sz w:val="22"/>
          <w:szCs w:val="22"/>
        </w:rPr>
        <w:t>bioeconomy</w:t>
      </w:r>
      <w:r w:rsidRPr="6FD9000B">
        <w:rPr>
          <w:rStyle w:val="normaltextrun"/>
          <w:color w:val="000000" w:themeColor="text1"/>
          <w:sz w:val="22"/>
          <w:szCs w:val="22"/>
        </w:rPr>
        <w:t xml:space="preserve"> lies at the heart of the green transition, which involves the production, processing, and use of biological resources to create products, services, and energy. A key component of the bioeconomy is the </w:t>
      </w:r>
      <w:r w:rsidRPr="6FD9000B">
        <w:rPr>
          <w:rStyle w:val="normaltextrun"/>
          <w:b/>
          <w:bCs/>
          <w:color w:val="000000" w:themeColor="text1"/>
          <w:sz w:val="22"/>
          <w:szCs w:val="22"/>
        </w:rPr>
        <w:t>sustainable use of biomass</w:t>
      </w:r>
      <w:r w:rsidRPr="6FD9000B">
        <w:rPr>
          <w:rStyle w:val="normaltextrun"/>
          <w:color w:val="000000" w:themeColor="text1"/>
          <w:sz w:val="22"/>
          <w:szCs w:val="22"/>
        </w:rPr>
        <w:t xml:space="preserve">, which ensures that biological resources are harvested and utilized in a way that maintains ecosystem services, biodiversity, and soil health. </w:t>
      </w:r>
    </w:p>
    <w:p w14:paraId="14CB0B89" w14:textId="6FD8182D" w:rsidR="00B51708" w:rsidRPr="00B51708" w:rsidRDefault="00B51708" w:rsidP="6FD9000B">
      <w:pPr>
        <w:spacing w:before="0"/>
        <w:rPr>
          <w:sz w:val="24"/>
          <w:szCs w:val="24"/>
        </w:rPr>
      </w:pPr>
      <w:r w:rsidRPr="6FD9000B">
        <w:rPr>
          <w:b/>
          <w:bCs/>
          <w:sz w:val="22"/>
          <w:szCs w:val="22"/>
        </w:rPr>
        <w:t>Nature-based solutions (NBS)</w:t>
      </w:r>
      <w:r w:rsidRPr="6FD9000B">
        <w:rPr>
          <w:sz w:val="22"/>
          <w:szCs w:val="22"/>
        </w:rPr>
        <w:t xml:space="preserve"> are essential for achieving the green transition, as they involve working with and enhancing natural ecosystems to address societal challenges, such as climate change, biodiversity loss, and human well-being. NBS can be applied in various contexts, including agroecosystems, forests, wetlands, and urban areas, to promote ecosystem services, biodiversity, and ecosystem resilience. By integrating NBS with the bioeconomy and blue economy, we can develop holistic approaches that support the regeneration and restoration of degraded ecosystems, while promoting sustainable land use and resource management.</w:t>
      </w:r>
    </w:p>
    <w:p w14:paraId="171243D5" w14:textId="77777777" w:rsidR="00F04FC9" w:rsidRDefault="00F04FC9" w:rsidP="6FD9000B">
      <w:pPr>
        <w:pStyle w:val="JRCText"/>
        <w:spacing w:before="0"/>
        <w:rPr>
          <w:rFonts w:eastAsia="Times New Roman"/>
          <w:sz w:val="22"/>
          <w:szCs w:val="22"/>
          <w:lang w:eastAsia="en-GB"/>
        </w:rPr>
      </w:pPr>
      <w:r w:rsidRPr="6FD9000B">
        <w:rPr>
          <w:rFonts w:eastAsia="Times New Roman"/>
          <w:b/>
          <w:bCs/>
          <w:sz w:val="22"/>
          <w:szCs w:val="22"/>
          <w:lang w:eastAsia="en-GB"/>
        </w:rPr>
        <w:t>Agroecosystems regeneration and resilience</w:t>
      </w:r>
      <w:r w:rsidRPr="6FD9000B">
        <w:rPr>
          <w:rFonts w:eastAsia="Times New Roman"/>
          <w:sz w:val="22"/>
          <w:szCs w:val="22"/>
          <w:lang w:eastAsia="en-GB"/>
        </w:rPr>
        <w:t xml:space="preserve"> are essential for achieving the green transition, as they involve the restoration and regeneration of degraded agricultural landscapes to promote ecosystem services, biodiversity, and soil health. Agroecosystems regeneration can be achieved through the adoption of sustainable agricultural practices, such as agroforestry, permaculture, and regenerative agriculture, which prioritize soil conservation, efficient water use, and integrated pest management.</w:t>
      </w:r>
    </w:p>
    <w:p w14:paraId="4C863E11" w14:textId="29672327" w:rsidR="00B51708" w:rsidRPr="00583159" w:rsidRDefault="00B51708" w:rsidP="6FD9000B">
      <w:pPr>
        <w:spacing w:before="0"/>
        <w:rPr>
          <w:sz w:val="22"/>
          <w:szCs w:val="22"/>
        </w:rPr>
      </w:pPr>
      <w:r w:rsidRPr="6FD9000B">
        <w:rPr>
          <w:b/>
          <w:bCs/>
          <w:sz w:val="22"/>
          <w:szCs w:val="22"/>
        </w:rPr>
        <w:t>Biotechnologies</w:t>
      </w:r>
      <w:r w:rsidRPr="6FD9000B">
        <w:rPr>
          <w:sz w:val="22"/>
          <w:szCs w:val="22"/>
        </w:rPr>
        <w:t xml:space="preserve"> are a critical enabler of the green transition, as they offer innovative solutions for sustainable production, processing, and use of biological resources. Biotechnologies can be applied in various sectors, including agriculture, forestry, and marine industries, to improve crop yields, disease resistance, and water efficiency, while reducing the environmental impacts of production systems. </w:t>
      </w:r>
    </w:p>
    <w:p w14:paraId="7FFADE0D" w14:textId="53BDFF0E" w:rsidR="00F04FC9" w:rsidRPr="0045514D" w:rsidRDefault="00F04FC9" w:rsidP="6FD9000B">
      <w:pPr>
        <w:spacing w:before="0"/>
        <w:rPr>
          <w:sz w:val="24"/>
          <w:szCs w:val="24"/>
        </w:rPr>
      </w:pPr>
      <w:r w:rsidRPr="6FD9000B">
        <w:rPr>
          <w:sz w:val="22"/>
          <w:szCs w:val="22"/>
        </w:rPr>
        <w:t xml:space="preserve">Finally, the </w:t>
      </w:r>
      <w:r w:rsidRPr="6FD9000B">
        <w:rPr>
          <w:b/>
          <w:bCs/>
          <w:sz w:val="22"/>
          <w:szCs w:val="22"/>
        </w:rPr>
        <w:t>blue economy</w:t>
      </w:r>
      <w:r w:rsidRPr="6FD9000B">
        <w:rPr>
          <w:sz w:val="22"/>
          <w:szCs w:val="22"/>
        </w:rPr>
        <w:t xml:space="preserve"> plays a vital role in the green transition, as it focuses on the sustainable use of ocean resources to promote economic growth, social inclusion, and environmental protection. By integrating the blue economy with the bioeconomy, we can develop innovative solutions for sustainable aquaculture, marine biotechnology, and coastal ecosystem restoration.</w:t>
      </w:r>
    </w:p>
    <w:p w14:paraId="1575E577" w14:textId="4022BE00" w:rsidR="00F04FC9" w:rsidRPr="00F04FC9" w:rsidRDefault="00F04FC9" w:rsidP="6FD9000B">
      <w:pPr>
        <w:spacing w:before="0"/>
        <w:rPr>
          <w:sz w:val="22"/>
          <w:szCs w:val="22"/>
        </w:rPr>
      </w:pPr>
      <w:r w:rsidRPr="6FD9000B">
        <w:rPr>
          <w:sz w:val="22"/>
          <w:szCs w:val="22"/>
        </w:rPr>
        <w:t>All the above cross-cutting domains are essential to drive the green transition: by integrating these areas, we can develop innovative solutions that promote sustainable development, mitigate climate change, and support the regeneration and restoration of degraded ecosystems. This holistic approach will be essential for achieving a sustainable, regenerative, and resilient future aligned with human well-being and the health of the planet.</w:t>
      </w:r>
    </w:p>
    <w:p w14:paraId="4E356A26" w14:textId="28D45731" w:rsidR="00C4215A" w:rsidRPr="00043FD2" w:rsidRDefault="5DDAE810" w:rsidP="0001673F">
      <w:pPr>
        <w:pStyle w:val="JRCLevel-3title"/>
        <w:ind w:left="0" w:firstLine="0"/>
        <w:rPr>
          <w:u w:val="single"/>
        </w:rPr>
      </w:pPr>
      <w:bookmarkStart w:id="25" w:name="_Toc184301805"/>
      <w:bookmarkStart w:id="26" w:name="_Toc184301806"/>
      <w:bookmarkStart w:id="27" w:name="_Toc184306449"/>
      <w:bookmarkStart w:id="28" w:name="_Toc184881535"/>
      <w:bookmarkStart w:id="29" w:name="_Toc184968564"/>
      <w:bookmarkStart w:id="30" w:name="_Toc177306820"/>
      <w:bookmarkStart w:id="31" w:name="_Toc178177990"/>
      <w:bookmarkStart w:id="32" w:name="_Toc180422163"/>
      <w:bookmarkEnd w:id="25"/>
      <w:bookmarkEnd w:id="26"/>
      <w:commentRangeStart w:id="33"/>
      <w:commentRangeStart w:id="34"/>
      <w:commentRangeStart w:id="35"/>
      <w:commentRangeStart w:id="36"/>
      <w:commentRangeStart w:id="37"/>
      <w:r>
        <w:lastRenderedPageBreak/>
        <w:t xml:space="preserve">Bioeconomy and </w:t>
      </w:r>
      <w:r w:rsidR="59860D73">
        <w:t>s</w:t>
      </w:r>
      <w:r w:rsidR="2BF779F1">
        <w:t xml:space="preserve">ustainable use of </w:t>
      </w:r>
      <w:r w:rsidR="454036B3">
        <w:t>Biomass</w:t>
      </w:r>
      <w:bookmarkEnd w:id="27"/>
      <w:bookmarkEnd w:id="28"/>
      <w:bookmarkEnd w:id="29"/>
      <w:commentRangeEnd w:id="33"/>
      <w:r>
        <w:rPr>
          <w:rStyle w:val="CommentReference"/>
        </w:rPr>
        <w:commentReference w:id="33"/>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bookmarkEnd w:id="30"/>
    </w:p>
    <w:bookmarkEnd w:id="31"/>
    <w:bookmarkEnd w:id="32"/>
    <w:p w14:paraId="0FD5B889" w14:textId="4715E6C4" w:rsidR="00CD30B7" w:rsidRPr="00785798" w:rsidRDefault="2B220FF1" w:rsidP="385A19E0">
      <w:pPr>
        <w:pStyle w:val="NormalWeb"/>
        <w:spacing w:before="120" w:beforeAutospacing="0" w:after="120" w:afterAutospacing="0" w:line="259" w:lineRule="auto"/>
        <w:jc w:val="both"/>
        <w:rPr>
          <w:rFonts w:ascii="EC Square Sans Pro" w:eastAsiaTheme="minorEastAsia" w:hAnsi="EC Square Sans Pro" w:cstheme="minorBidi"/>
          <w:sz w:val="22"/>
          <w:szCs w:val="22"/>
        </w:rPr>
      </w:pPr>
      <w:r w:rsidRPr="385A19E0">
        <w:rPr>
          <w:rFonts w:ascii="EC Square Sans Pro" w:eastAsiaTheme="minorEastAsia" w:hAnsi="EC Square Sans Pro" w:cstheme="minorBidi"/>
          <w:sz w:val="22"/>
          <w:szCs w:val="22"/>
        </w:rPr>
        <w:t xml:space="preserve">The bioeconomy is </w:t>
      </w:r>
      <w:r w:rsidR="00281D85">
        <w:rPr>
          <w:rFonts w:ascii="EC Square Sans Pro" w:eastAsiaTheme="minorEastAsia" w:hAnsi="EC Square Sans Pro" w:cstheme="minorBidi"/>
          <w:sz w:val="22"/>
          <w:szCs w:val="22"/>
        </w:rPr>
        <w:t xml:space="preserve">an essential part </w:t>
      </w:r>
      <w:r w:rsidRPr="385A19E0">
        <w:rPr>
          <w:rFonts w:ascii="EC Square Sans Pro" w:eastAsiaTheme="minorEastAsia" w:hAnsi="EC Square Sans Pro" w:cstheme="minorBidi"/>
          <w:sz w:val="22"/>
          <w:szCs w:val="22"/>
        </w:rPr>
        <w:t>of the green transition</w:t>
      </w:r>
      <w:r w:rsidR="00382653">
        <w:rPr>
          <w:rFonts w:ascii="EC Square Sans Pro" w:eastAsiaTheme="minorEastAsia" w:hAnsi="EC Square Sans Pro" w:cstheme="minorBidi"/>
          <w:sz w:val="22"/>
          <w:szCs w:val="22"/>
        </w:rPr>
        <w:t xml:space="preserve"> </w:t>
      </w:r>
      <w:r w:rsidRPr="385A19E0">
        <w:rPr>
          <w:rFonts w:ascii="EC Square Sans Pro" w:eastAsiaTheme="minorEastAsia" w:hAnsi="EC Square Sans Pro" w:cstheme="minorBidi"/>
          <w:sz w:val="22"/>
          <w:szCs w:val="22"/>
        </w:rPr>
        <w:t xml:space="preserve">. The material basis of </w:t>
      </w:r>
      <w:r w:rsidR="46CAF526" w:rsidRPr="385A19E0">
        <w:rPr>
          <w:rFonts w:ascii="EC Square Sans Pro" w:eastAsiaTheme="minorEastAsia" w:hAnsi="EC Square Sans Pro" w:cstheme="minorBidi"/>
          <w:sz w:val="22"/>
          <w:szCs w:val="22"/>
        </w:rPr>
        <w:t xml:space="preserve">the bioeconomy is biomass. </w:t>
      </w:r>
      <w:r w:rsidR="743B8037" w:rsidRPr="385A19E0">
        <w:rPr>
          <w:rFonts w:ascii="EC Square Sans Pro" w:eastAsiaTheme="minorEastAsia" w:hAnsi="EC Square Sans Pro" w:cstheme="minorBidi"/>
          <w:sz w:val="22"/>
          <w:szCs w:val="22"/>
        </w:rPr>
        <w:t>Biomass is perceived as ‘</w:t>
      </w:r>
      <w:r w:rsidR="2EB5F864" w:rsidRPr="385A19E0">
        <w:rPr>
          <w:rFonts w:ascii="EC Square Sans Pro" w:eastAsiaTheme="minorEastAsia" w:hAnsi="EC Square Sans Pro" w:cstheme="minorBidi"/>
          <w:sz w:val="22"/>
          <w:szCs w:val="22"/>
        </w:rPr>
        <w:t>renewable</w:t>
      </w:r>
      <w:r w:rsidR="743B8037" w:rsidRPr="385A19E0">
        <w:rPr>
          <w:rFonts w:ascii="EC Square Sans Pro" w:eastAsiaTheme="minorEastAsia" w:hAnsi="EC Square Sans Pro" w:cstheme="minorBidi"/>
          <w:sz w:val="22"/>
          <w:szCs w:val="22"/>
        </w:rPr>
        <w:t>’ and hence ‘sustainable’</w:t>
      </w:r>
      <w:r w:rsidR="00281D85">
        <w:rPr>
          <w:rFonts w:ascii="EC Square Sans Pro" w:eastAsiaTheme="minorEastAsia" w:hAnsi="EC Square Sans Pro" w:cstheme="minorBidi"/>
          <w:sz w:val="22"/>
          <w:szCs w:val="22"/>
        </w:rPr>
        <w:t xml:space="preserve"> </w:t>
      </w:r>
      <w:r w:rsidR="00C74605">
        <w:rPr>
          <w:rFonts w:ascii="EC Square Sans Pro" w:eastAsiaTheme="minorEastAsia" w:hAnsi="EC Square Sans Pro" w:cstheme="minorBidi"/>
          <w:sz w:val="22"/>
          <w:szCs w:val="22"/>
        </w:rPr>
        <w:fldChar w:fldCharType="begin"/>
      </w:r>
      <w:r w:rsidR="00136104">
        <w:rPr>
          <w:rFonts w:ascii="EC Square Sans Pro" w:eastAsiaTheme="minorEastAsia" w:hAnsi="EC Square Sans Pro" w:cstheme="minorBidi"/>
          <w:sz w:val="22"/>
          <w:szCs w:val="22"/>
        </w:rPr>
        <w:instrText xml:space="preserve"> ADDIN ZOTERO_ITEM CSL_CITATION {"citationID":"opedT4bs","properties":{"formattedCitation":"[15]","plainCitation":"[15]","noteIndex":0},"citationItems":[{"id":2880,"uris":["http://zotero.org/groups/5272309/items/2H5YCY57"],"itemData":{"id":2880,"type":"article-journal","abstract":"The bioeconomy, a recent addition to the political project of ecological modernization, is largely premised on the widespread use of biomass. Biomass is presented by bioeconomy proponents as renewable and, therefore, sustainable. However, a large body of academic and non-academic literature questions this sustainability, citing the negative socio-ecological aspects of biomass use. Given this contradiction, we ask how the key institutions of the innovation system (government, science, and industry), construct and uphold the image of sustainability of biomass use in the bioeconomy. Through an analysis based on ideology critique, we look at the broad field of biomass policy in Germany, including official bioeconomy strategies and biomass potential calculations, expert portrayals of biomass use in the bioeconomy-themed Year of Science, and an iconic biomass-based commodity. We identify four central ideological strategies that uphold the image of sustainability and contribute to creating political consent for the political project of the German bioeconomy: seeking managerial solutions, relying on technological innovation, relegating solutions into the future, and obscuring the materiality of nature. We discuss how these strategies are upheld by the wider discourse and institutions of ecological modernization and argue that particular attention should be given to the biophysical materiality of living nature in this context. The materiality of nature represents both an obstacle to the ideological strategies identified, and a starting point for envisioning alternative society–nature relations.","container-title":"Sustainability Science","DOI":"10.1007/s11625-022-01254-4","ISSN":"1862-4057","issue":"2","journalAbbreviation":"Sustain Sci","language":"en","page":"675-688","source":"Springer Link","title":"The making of sustainability: ideological strategies, the materiality of nature, and biomass use in the bioeconomy","title-short":"The making of sustainability","volume":"18","author":[{"family":"Boyer","given":"Miriam"},{"family":"Kusche","given":"Franziska"},{"family":"Hackfort","given":"Sarah"},{"family":"Prause","given":"Louisa"},{"family":"Engelbrecht-Bock","given":"Friederike"}],"issued":{"date-parts":[["2023",3,1]]}}}],"schema":"https://github.com/citation-style-language/schema/raw/master/csl-citation.json"} </w:instrText>
      </w:r>
      <w:r w:rsidR="00C74605">
        <w:rPr>
          <w:rFonts w:ascii="EC Square Sans Pro" w:eastAsiaTheme="minorEastAsia" w:hAnsi="EC Square Sans Pro" w:cstheme="minorBidi"/>
          <w:sz w:val="22"/>
          <w:szCs w:val="22"/>
        </w:rPr>
        <w:fldChar w:fldCharType="separate"/>
      </w:r>
      <w:r w:rsidR="00AF1763" w:rsidRPr="00AF1763">
        <w:rPr>
          <w:rFonts w:ascii="EC Square Sans Pro" w:eastAsiaTheme="minorEastAsia" w:hAnsi="EC Square Sans Pro"/>
          <w:sz w:val="22"/>
        </w:rPr>
        <w:t>[15]</w:t>
      </w:r>
      <w:r w:rsidR="00C74605">
        <w:rPr>
          <w:rFonts w:ascii="EC Square Sans Pro" w:eastAsiaTheme="minorEastAsia" w:hAnsi="EC Square Sans Pro" w:cstheme="minorBidi"/>
          <w:sz w:val="22"/>
          <w:szCs w:val="22"/>
        </w:rPr>
        <w:fldChar w:fldCharType="end"/>
      </w:r>
      <w:r w:rsidR="00AF1763">
        <w:rPr>
          <w:rFonts w:ascii="EC Square Sans Pro" w:eastAsiaTheme="minorEastAsia" w:hAnsi="EC Square Sans Pro" w:cstheme="minorBidi"/>
          <w:sz w:val="22"/>
          <w:szCs w:val="22"/>
        </w:rPr>
        <w:t>.</w:t>
      </w:r>
      <w:r w:rsidR="76907946" w:rsidRPr="385A19E0">
        <w:rPr>
          <w:rFonts w:ascii="EC Square Sans Pro" w:eastAsiaTheme="minorEastAsia" w:hAnsi="EC Square Sans Pro" w:cstheme="minorBidi"/>
          <w:sz w:val="22"/>
          <w:szCs w:val="22"/>
        </w:rPr>
        <w:t xml:space="preserve"> However, </w:t>
      </w:r>
      <w:r w:rsidR="22CFCA8E" w:rsidRPr="385A19E0">
        <w:rPr>
          <w:rFonts w:ascii="EC Square Sans Pro" w:eastAsiaTheme="minorEastAsia" w:hAnsi="EC Square Sans Pro" w:cstheme="minorBidi"/>
          <w:sz w:val="22"/>
          <w:szCs w:val="22"/>
        </w:rPr>
        <w:t>for</w:t>
      </w:r>
      <w:r w:rsidR="76907946" w:rsidRPr="385A19E0">
        <w:rPr>
          <w:rFonts w:ascii="EC Square Sans Pro" w:eastAsiaTheme="minorEastAsia" w:hAnsi="EC Square Sans Pro" w:cstheme="minorBidi"/>
          <w:sz w:val="22"/>
          <w:szCs w:val="22"/>
        </w:rPr>
        <w:t xml:space="preserve"> the bioeconomy to be truly sustainable, the careful consideration of how biomass </w:t>
      </w:r>
      <w:r w:rsidR="6F329413" w:rsidRPr="385A19E0">
        <w:rPr>
          <w:rFonts w:ascii="EC Square Sans Pro" w:eastAsiaTheme="minorEastAsia" w:hAnsi="EC Square Sans Pro" w:cstheme="minorBidi"/>
          <w:sz w:val="22"/>
          <w:szCs w:val="22"/>
        </w:rPr>
        <w:t xml:space="preserve">is used, is central. </w:t>
      </w:r>
    </w:p>
    <w:p w14:paraId="6985BBFA" w14:textId="48310136" w:rsidR="00CD30B7" w:rsidRPr="00785798" w:rsidRDefault="3BAD8B44" w:rsidP="524A601E">
      <w:pPr>
        <w:pStyle w:val="NormalWeb"/>
        <w:spacing w:before="120" w:beforeAutospacing="0" w:after="120" w:afterAutospacing="0" w:line="259" w:lineRule="auto"/>
        <w:jc w:val="both"/>
        <w:rPr>
          <w:rFonts w:ascii="EC Square Sans Pro" w:eastAsiaTheme="minorEastAsia" w:hAnsi="EC Square Sans Pro" w:cstheme="minorBidi"/>
          <w:sz w:val="22"/>
          <w:szCs w:val="22"/>
          <w:shd w:val="clear" w:color="auto" w:fill="E6E6E6"/>
        </w:rPr>
      </w:pPr>
      <w:r w:rsidRPr="52C26004">
        <w:rPr>
          <w:rFonts w:ascii="EC Square Sans Pro" w:eastAsiaTheme="minorEastAsia" w:hAnsi="EC Square Sans Pro" w:cstheme="minorBidi"/>
          <w:sz w:val="22"/>
          <w:szCs w:val="22"/>
        </w:rPr>
        <w:t>B</w:t>
      </w:r>
      <w:r w:rsidR="30F980A8" w:rsidRPr="52C26004">
        <w:rPr>
          <w:rFonts w:ascii="EC Square Sans Pro" w:eastAsiaTheme="minorEastAsia" w:hAnsi="EC Square Sans Pro" w:cstheme="minorBidi"/>
          <w:sz w:val="22"/>
          <w:szCs w:val="22"/>
        </w:rPr>
        <w:t xml:space="preserve">iomass use is </w:t>
      </w:r>
      <w:r w:rsidR="77E9D22F" w:rsidRPr="52C26004">
        <w:rPr>
          <w:rFonts w:ascii="EC Square Sans Pro" w:eastAsiaTheme="minorEastAsia" w:hAnsi="EC Square Sans Pro" w:cstheme="minorBidi"/>
          <w:sz w:val="22"/>
          <w:szCs w:val="22"/>
        </w:rPr>
        <w:t>increasing</w:t>
      </w:r>
      <w:r w:rsidR="11B1DB2F" w:rsidRPr="52C26004">
        <w:rPr>
          <w:rFonts w:ascii="EC Square Sans Pro" w:eastAsiaTheme="minorEastAsia" w:hAnsi="EC Square Sans Pro" w:cstheme="minorBidi"/>
          <w:sz w:val="22"/>
          <w:szCs w:val="22"/>
        </w:rPr>
        <w:t>ly</w:t>
      </w:r>
      <w:r w:rsidR="30F980A8" w:rsidRPr="52C26004">
        <w:rPr>
          <w:rFonts w:ascii="EC Square Sans Pro" w:eastAsiaTheme="minorEastAsia" w:hAnsi="EC Square Sans Pro" w:cstheme="minorBidi"/>
          <w:sz w:val="22"/>
          <w:szCs w:val="22"/>
        </w:rPr>
        <w:t xml:space="preserve"> driven by demand for bioenergy and material</w:t>
      </w:r>
      <w:r w:rsidR="7B5B82D0" w:rsidRPr="52C26004">
        <w:rPr>
          <w:rFonts w:ascii="EC Square Sans Pro" w:eastAsiaTheme="minorEastAsia" w:hAnsi="EC Square Sans Pro" w:cstheme="minorBidi"/>
          <w:sz w:val="22"/>
          <w:szCs w:val="22"/>
        </w:rPr>
        <w:t xml:space="preserve">, as </w:t>
      </w:r>
      <w:r w:rsidR="30F980A8" w:rsidRPr="52C26004">
        <w:rPr>
          <w:rFonts w:ascii="EC Square Sans Pro" w:eastAsiaTheme="minorEastAsia" w:hAnsi="EC Square Sans Pro" w:cstheme="minorBidi"/>
          <w:sz w:val="22"/>
          <w:szCs w:val="22"/>
        </w:rPr>
        <w:t xml:space="preserve">the uses of biomass for food and feed remains stable. While recycling of biomass has increased in the past decade, so has sourcing of virgin fibres, resulting in an increasing impact on biomass-producing </w:t>
      </w:r>
      <w:r w:rsidR="2563A1FB" w:rsidRPr="52C26004">
        <w:rPr>
          <w:rFonts w:ascii="EC Square Sans Pro" w:eastAsiaTheme="minorEastAsia" w:hAnsi="EC Square Sans Pro" w:cstheme="minorBidi"/>
          <w:sz w:val="22"/>
          <w:szCs w:val="22"/>
        </w:rPr>
        <w:t>system</w:t>
      </w:r>
      <w:r w:rsidR="2A538CBA" w:rsidRPr="52C26004">
        <w:rPr>
          <w:rFonts w:ascii="EC Square Sans Pro" w:hAnsi="EC Square Sans Pro" w:cstheme="minorBidi"/>
          <w:color w:val="2B579A"/>
          <w:sz w:val="22"/>
          <w:szCs w:val="22"/>
        </w:rPr>
        <w:fldChar w:fldCharType="begin"/>
      </w:r>
      <w:r w:rsidR="00136104">
        <w:rPr>
          <w:rFonts w:ascii="EC Square Sans Pro" w:hAnsi="EC Square Sans Pro" w:cstheme="minorBidi"/>
          <w:sz w:val="22"/>
          <w:szCs w:val="22"/>
        </w:rPr>
        <w:instrText xml:space="preserve"> ADDIN ZOTERO_ITEM CSL_CITATION {"citationID":"715u6rMr","properties":{"formattedCitation":"(Mubareka et al., 2023)","plainCitation":"(Mubareka et al., 2023)","dontUpdate":true,"noteIndex":0},"citationItems":[{"id":"0yu8QLla/S66eB5yY","uris":["http://zotero.org/users/12387146/items/HHF7DV5K"],"itemData":{"id":1387,"type":"book","abstract":"The European Union (EU) uses biodmass to meet its needs for food and feed, energy, and materials. The demand and supply of biomass have environmental, social, and economic impacts. Understanding biomass supply, demand, costs, and their associated impacts is particularly important for relevant EU policy areas, to facilitate solid and evidence-based policymaking.\nAs the European Commission's (EC) in-house science service, the role of the European Commission’s Joint Research Centre (JRC) is to provide EU policies with independent, evidence-based, scientific and technical support throughout the whole policy cycle, thereby contributing to coherent policies. To provide a sound scientific basis for well-prepared EC policy making, the JRC was requested by Commission services to periodically provide data, processed information, models, and analysis on EU and global biomass supply and demand and its sustainability. This report is the 3rd public-facing report under this mandate.","note":"DOI: 10.2760/484748","source":"ResearchGate","title":"Biomass production, supply, uses and flows in the European Union","author":[{"family":"Mubareka","given":"Sarah"},{"family":"Migliavacca","given":"Mirco"},{"family":"Sanchez Lopez","given":"Javier"},{"family":"Avitabile","given":"Valerio"},{"family":"Baldoni","given":"Edoardo"},{"family":"Bausano","given":"Giovanni"},{"family":"Boysen-Urban","given":"Kirsten"},{"family":"Caldeira","given":"Carla"},{"family":"Camia","given":"Andrea"},{"family":"Cazzaniga","given":"Noemi"},{"family":"Ceccherini","given":"Guido"},{"family":"De Laurentiis","given":"Valeria"},{"family":"Doerner","given":"Hendrik"},{"family":"Giuntoli","given":"Jacopo"},{"family":"Gras","given":"Michaël"},{"family":"Guillen","given":"Jordi"},{"family":"Gurria","given":"Patricia"},{"family":"Hassegawa","given":"Mariana"},{"family":"Jasinevicius","given":"Gediminas"},{"family":"Zulian","given":"Grazia"}],"issued":{"date-parts":[["2023",3,8]]}}}],"schema":"https://github.com/citation-style-language/schema/raw/master/csl-citation.json"} </w:instrText>
      </w:r>
      <w:r w:rsidR="2A538CBA" w:rsidRPr="52C26004">
        <w:rPr>
          <w:rFonts w:ascii="EC Square Sans Pro" w:hAnsi="EC Square Sans Pro" w:cstheme="minorBidi"/>
          <w:color w:val="2B579A"/>
          <w:sz w:val="22"/>
          <w:szCs w:val="22"/>
        </w:rPr>
        <w:fldChar w:fldCharType="end"/>
      </w:r>
      <w:r w:rsidR="419AB742" w:rsidRPr="52C26004">
        <w:rPr>
          <w:rFonts w:ascii="EC Square Sans Pro" w:eastAsiaTheme="minorEastAsia" w:hAnsi="EC Square Sans Pro" w:cstheme="minorBidi"/>
          <w:sz w:val="22"/>
          <w:szCs w:val="22"/>
        </w:rPr>
        <w:t>. Ecosystem</w:t>
      </w:r>
      <w:r w:rsidR="0FB0181C" w:rsidRPr="52C26004">
        <w:rPr>
          <w:rFonts w:ascii="EC Square Sans Pro" w:eastAsiaTheme="minorEastAsia" w:hAnsi="EC Square Sans Pro" w:cstheme="minorBidi"/>
          <w:sz w:val="22"/>
          <w:szCs w:val="22"/>
        </w:rPr>
        <w:t xml:space="preserve"> conditions are deteriorating all over Europe. Especially the pressure </w:t>
      </w:r>
      <w:r w:rsidR="799B4B76" w:rsidRPr="52C26004">
        <w:rPr>
          <w:rFonts w:ascii="EC Square Sans Pro" w:eastAsiaTheme="minorEastAsia" w:hAnsi="EC Square Sans Pro" w:cstheme="minorBidi"/>
          <w:sz w:val="22"/>
          <w:szCs w:val="22"/>
        </w:rPr>
        <w:t>on forests is high and undermines good forest condition</w:t>
      </w:r>
      <w:r w:rsidR="30F980A8" w:rsidRPr="52C26004">
        <w:rPr>
          <w:rFonts w:ascii="EC Square Sans Pro" w:eastAsiaTheme="minorEastAsia" w:hAnsi="EC Square Sans Pro" w:cstheme="minorBidi"/>
          <w:sz w:val="22"/>
          <w:szCs w:val="22"/>
        </w:rPr>
        <w:t xml:space="preserve"> </w:t>
      </w:r>
      <w:r w:rsidR="2A538CBA" w:rsidRPr="52C26004">
        <w:rPr>
          <w:rFonts w:ascii="EC Square Sans Pro" w:hAnsi="EC Square Sans Pro" w:cstheme="minorBidi"/>
          <w:color w:val="2B579A"/>
          <w:sz w:val="22"/>
          <w:szCs w:val="22"/>
        </w:rPr>
        <w:fldChar w:fldCharType="begin"/>
      </w:r>
      <w:r w:rsidR="00136104">
        <w:rPr>
          <w:rFonts w:ascii="EC Square Sans Pro" w:hAnsi="EC Square Sans Pro" w:cstheme="minorBidi"/>
          <w:sz w:val="22"/>
          <w:szCs w:val="22"/>
        </w:rPr>
        <w:instrText xml:space="preserve"> ADDIN ZOTERO_ITEM CSL_CITATION {"citationID":"cANVfuYU","properties":{"formattedCitation":"[17], [18]","plainCitation":"[17], [18]","noteIndex":0},"citationItems":[{"id":"0yu8QLla/dZMb3QQ5","uris":["http://zotero.org/users/12387146/items/ZSY3CIL3"],"itemData":{"id":1416,"type":"webpage","abstract":"Europe’s ecosystems, on which we depend for food, timber, clean air, clean water, climate regulation and recreation, suffer from unrelenting pressures caused by intensive land or sea use, climate change, pollution, overexploitation and invasive alien species. Ensuring that ecosystems achieve or maintain a healthy state or a good condition is thus a key requirement to secure the sustainability of human activities and human well-being. This guiding principle applies for all ecosystems including marine and freshwater ecosystems, natural and semi-natural areas such as wetlands or heathlands but also managed ecosystems such as forests, farmlands and urban green spaces. \nKnowledge about ecosystem condition, the factors that improve or decline that condition, and the impacts on ecosystem services, with the benefits they deliver to people, is key to effective management, decision-making and policy design. Such an understanding helps target actions for conservation or restoration and more broadly sustainable use. This ecosystem assessment extends and complements the knowledge we have about the state and trends of ecosystems reported under the EU environmental legislation. The conservation of habitats and species as well as the environmental ambitions on freshwater and marine ecosystems have a well-defined thematic and geographical scope. This assessment goes beyond covering the entire terrestrial and marine territory of the EU and in many cases provides more spatially explicit information. Ecosystems inside and outside protected areas such as coastal and inland wetlands and forests contribute to the wellbeing of people through ecosystem services. Despite their importance, they are often heavily impacted and bringing these systems back in a good condition is a key objective for a more sustainable planet. But also human dominated ecosystems such as farmlands and urban green spaces are important providers of provisioning, regulating and cultural ecosystem services and can host remarkable levels of biodiversity that are at the basis of ecosystem services. These ecosystems should not be ignored when considering solutions to bend the curve of biodiversity loss. Consequently, this assessment brings together for the first time EU wide and commonly agreed data sets that can be used to assess the state and trends of ecosystems and their services as well as the pressures and their trends they are exposed to. This is particularly important to understand where and how much ecosystems are degraded and threatened so as to guide priority and cost-effective restoration efforts.","container-title":"JRC Publications Repository","language":"en","note":"ISBN: 9789276304234 9789276306146 9789276408420 9789276408345 9789276408352 9789276408338 9789276408376 9789276408482 9789276408390 9789276408512 9789276408451 9789276408369 9789276408499 9789276408413 9789276408437 9789276408321 9789276408468 9789276408444 9789276408406 9789276408505 9789276408314 9789276408475 9789276408307 9789276408383\nISSN: 1831-9424, 1018-5593\nDOI: 10.2760/190829","title":"EU Ecosystem Assessment","URL":"https://publications.jrc.ec.europa.eu/repository/handle/JRC123783","author":[{"family":"Maes","given":"Joachim"},{"family":"Teller","given":"Anne"},{"family":"Erhard","given":"Markus"},{"family":"Conde","given":"Sophie"},{"family":"Vallecillo","given":"RODRIGUEZ Sara"},{"family":"Barredo","given":"CANO Jose Ignacio"},{"family":"Paracchini","given":"Maria-Luisa"},{"family":"Malak","given":"Dania Abdul"},{"family":"Trombetti","given":"Marco"},{"family":"Vigiak","given":"Olga"},{"family":"Zulian","given":"Grazia"},{"family":"Addamo","given":"Anna"},{"family":"Grizzetti","given":"Bruna"},{"family":"Somma","given":"Francesca"},{"family":"Hagyo","given":"Andrea"},{"family":"Vogt","given":"Peter"},{"family":"Polce","given":"Chiara"},{"family":"Jones","given":"Arwyn"},{"family":"Carré","given":"Aurelien"},{"family":"Hauser","given":"Rayka"}],"accessed":{"date-parts":[["2024",3,12]]},"issued":{"date-parts":[["2021",5,19]]}}},{"id":"0yu8QLla/3jHG4GDU","uris":["http://zotero.org/groups/5179557/items/DY7KS33R"],"itemData":{"id":344,"type":"report","publisher":"IPBES","title":"IPBES (2022): Summary for policymakers of the methodological assessment of the diverse values and valuation of nature of the Intergovernmental Science-Policy Platform on Biodiversity and Ecosystem Services.","title-short":"IPBES values assessment","URL":"https://zenodo.org/record/7410287","author":[{"literal":"IPBES"}],"issued":{"date-parts":[["2022",7]]}}}],"schema":"https://github.com/citation-style-language/schema/raw/master/csl-citation.json"} </w:instrText>
      </w:r>
      <w:r w:rsidR="2A538CBA" w:rsidRPr="52C26004">
        <w:rPr>
          <w:rFonts w:ascii="EC Square Sans Pro" w:hAnsi="EC Square Sans Pro" w:cstheme="minorBidi"/>
          <w:color w:val="2B579A"/>
          <w:sz w:val="22"/>
          <w:szCs w:val="22"/>
        </w:rPr>
        <w:fldChar w:fldCharType="separate"/>
      </w:r>
      <w:r w:rsidR="00AF1763" w:rsidRPr="00AF1763">
        <w:rPr>
          <w:rFonts w:ascii="EC Square Sans Pro" w:eastAsiaTheme="minorEastAsia" w:hAnsi="EC Square Sans Pro"/>
          <w:sz w:val="22"/>
        </w:rPr>
        <w:t>[17], [18]</w:t>
      </w:r>
      <w:r w:rsidR="2A538CBA" w:rsidRPr="52C26004">
        <w:rPr>
          <w:rFonts w:ascii="EC Square Sans Pro" w:hAnsi="EC Square Sans Pro" w:cstheme="minorBidi"/>
          <w:color w:val="2B579A"/>
          <w:sz w:val="22"/>
          <w:szCs w:val="22"/>
        </w:rPr>
        <w:fldChar w:fldCharType="end"/>
      </w:r>
      <w:r w:rsidR="30F980A8" w:rsidRPr="52C26004">
        <w:rPr>
          <w:rFonts w:ascii="EC Square Sans Pro" w:eastAsiaTheme="minorEastAsia" w:hAnsi="EC Square Sans Pro" w:cstheme="minorBidi"/>
          <w:sz w:val="22"/>
          <w:szCs w:val="22"/>
        </w:rPr>
        <w:t>.</w:t>
      </w:r>
      <w:r w:rsidR="415F8890" w:rsidRPr="52C26004">
        <w:rPr>
          <w:rFonts w:ascii="EC Square Sans Pro" w:eastAsiaTheme="minorEastAsia" w:hAnsi="EC Square Sans Pro" w:cstheme="minorBidi"/>
          <w:sz w:val="22"/>
          <w:szCs w:val="22"/>
        </w:rPr>
        <w:t xml:space="preserve"> </w:t>
      </w:r>
      <w:r w:rsidR="14493146" w:rsidRPr="52C26004">
        <w:rPr>
          <w:rFonts w:ascii="EC Square Sans Pro" w:eastAsiaTheme="minorEastAsia" w:hAnsi="EC Square Sans Pro" w:cstheme="minorBidi"/>
          <w:sz w:val="22"/>
          <w:szCs w:val="22"/>
        </w:rPr>
        <w:t>This is why a</w:t>
      </w:r>
      <w:r w:rsidR="415F8890" w:rsidRPr="52C26004">
        <w:rPr>
          <w:rFonts w:ascii="EC Square Sans Pro" w:eastAsiaTheme="minorEastAsia" w:hAnsi="EC Square Sans Pro" w:cstheme="minorBidi"/>
          <w:sz w:val="22"/>
          <w:szCs w:val="22"/>
        </w:rPr>
        <w:t xml:space="preserve"> strategic management of biomass is essential for a sustainable bioeconomy. </w:t>
      </w:r>
    </w:p>
    <w:p w14:paraId="31F07E20" w14:textId="5556F7FF" w:rsidR="00CD30B7" w:rsidRPr="00AF1763" w:rsidRDefault="7823F8F0" w:rsidP="75426797">
      <w:pPr>
        <w:textAlignment w:val="baseline"/>
        <w:rPr>
          <w:sz w:val="22"/>
        </w:rPr>
      </w:pPr>
      <w:r w:rsidRPr="67C83E1A">
        <w:rPr>
          <w:rFonts w:eastAsiaTheme="minorEastAsia" w:cstheme="minorBidi"/>
          <w:sz w:val="22"/>
          <w:szCs w:val="22"/>
        </w:rPr>
        <w:t>To better understand the underlying dynamics concerning biomass use, this analysis looks at the role of biomass in</w:t>
      </w:r>
      <w:r w:rsidR="3C874A89" w:rsidRPr="67C83E1A">
        <w:rPr>
          <w:rFonts w:eastAsiaTheme="minorEastAsia" w:cstheme="minorBidi"/>
          <w:sz w:val="22"/>
          <w:szCs w:val="22"/>
        </w:rPr>
        <w:t xml:space="preserve"> several EGD initiatives</w:t>
      </w:r>
      <w:r w:rsidR="009A5FB1" w:rsidRPr="67C83E1A">
        <w:rPr>
          <w:rStyle w:val="FootnoteReference"/>
          <w:rFonts w:eastAsiaTheme="minorEastAsia"/>
          <w:sz w:val="22"/>
          <w:szCs w:val="22"/>
          <w:lang w:val="fr-FR"/>
        </w:rPr>
        <w:footnoteReference w:id="2"/>
      </w:r>
      <w:r w:rsidR="3A6ED0C9" w:rsidRPr="67C83E1A">
        <w:rPr>
          <w:rFonts w:eastAsiaTheme="minorEastAsia" w:cstheme="minorBidi"/>
          <w:sz w:val="22"/>
          <w:szCs w:val="22"/>
        </w:rPr>
        <w:t>, deploying a</w:t>
      </w:r>
      <w:r w:rsidR="7F010031" w:rsidRPr="00785798">
        <w:rPr>
          <w:rStyle w:val="normaltextrun"/>
          <w:rFonts w:eastAsia="EC Square Sans Pro" w:cs="EC Square Sans Pro"/>
          <w:sz w:val="22"/>
          <w:szCs w:val="22"/>
        </w:rPr>
        <w:t xml:space="preserve"> qualitative content analysis. </w:t>
      </w:r>
      <w:r w:rsidR="588DB31B" w:rsidRPr="75426797">
        <w:rPr>
          <w:sz w:val="22"/>
          <w:szCs w:val="22"/>
        </w:rPr>
        <w:t xml:space="preserve">Qualitative content analysis is a methodological approach used to analyse textual data through systematic coding and interpretation. It involves the identification of recurring themes, concepts, and patterns within a body of text, thereby providing insights into the underlying meanings </w:t>
      </w:r>
      <w:r w:rsidR="588DB31B" w:rsidRPr="00BD03B6">
        <w:rPr>
          <w:sz w:val="22"/>
          <w:szCs w:val="22"/>
          <w:u w:val="single"/>
        </w:rPr>
        <w:t>and</w:t>
      </w:r>
      <w:r w:rsidR="588DB31B" w:rsidRPr="75426797">
        <w:rPr>
          <w:sz w:val="22"/>
          <w:szCs w:val="22"/>
        </w:rPr>
        <w:t xml:space="preserve"> </w:t>
      </w:r>
      <w:r w:rsidR="588DB31B" w:rsidRPr="00043FD2">
        <w:rPr>
          <w:sz w:val="22"/>
          <w:szCs w:val="22"/>
          <w:u w:val="single"/>
        </w:rPr>
        <w:t>intentions</w:t>
      </w:r>
      <w:r w:rsidR="588DB31B" w:rsidRPr="75426797">
        <w:rPr>
          <w:sz w:val="22"/>
          <w:szCs w:val="22"/>
        </w:rPr>
        <w:t xml:space="preserve"> conveyed</w:t>
      </w:r>
      <w:r w:rsidR="00BD03B6">
        <w:rPr>
          <w:sz w:val="22"/>
          <w:szCs w:val="22"/>
        </w:rPr>
        <w:t xml:space="preserve"> </w:t>
      </w:r>
      <w:r w:rsidR="00BD03B6">
        <w:rPr>
          <w:sz w:val="22"/>
          <w:szCs w:val="22"/>
        </w:rPr>
        <w:fldChar w:fldCharType="begin"/>
      </w:r>
      <w:r w:rsidR="00136104">
        <w:rPr>
          <w:sz w:val="22"/>
          <w:szCs w:val="22"/>
        </w:rPr>
        <w:instrText xml:space="preserve"> ADDIN ZOTERO_ITEM CSL_CITATION {"citationID":"vVGlpo89","properties":{"formattedCitation":"[19]","plainCitation":"[19]","noteIndex":0},"citationItems":[{"id":2879,"uris":["http://zotero.org/groups/5272309/items/Z6TRBFK5"],"itemData":{"id":2879,"type":"article-journal","abstract":"Content analysis is a widely used qualitative research technique. Rather than being a single method, current applications of content analysis show three distinct approaches: conventional, directed, or summative. All three approaches are used to interpret meaning from the content of text data and, hence, adhere to the naturalistic paradigm. The major differences among the approaches are coding schemes, origins of codes, and threats to trustworthiness. In conventional content analysis, coding categories are derived directly from the text data. With a directed approach, analysis starts with a theory or relevant research findings as guidance for initial codes. A summative content analysis involves counting and comparisons, usually of keywords or content, followed by the interpretation of the underlying context. The authors delineate analytic procedures specific to each approach and techniques addressing trustworthiness with hypothetical examples drawn from the area of end-of-life care.","container-title":"Qualitative Health Research","DOI":"10.1177/1049732305276687","ISSN":"1049-7323","issue":"9","journalAbbreviation":"Qual Health Res","language":"EN","note":"publisher: SAGE Publications Inc","page":"1277-1288","source":"SAGE Journals","title":"Three Approaches to Qualitative Content Analysis","volume":"15","author":[{"family":"Hsieh","given":"Hsiu-Fang"},{"family":"Shannon","given":"Sarah E."}],"issued":{"date-parts":[["2005",11,1]]}}}],"schema":"https://github.com/citation-style-language/schema/raw/master/csl-citation.json"} </w:instrText>
      </w:r>
      <w:r w:rsidR="00BD03B6">
        <w:rPr>
          <w:sz w:val="22"/>
          <w:szCs w:val="22"/>
        </w:rPr>
        <w:fldChar w:fldCharType="separate"/>
      </w:r>
      <w:r w:rsidR="00AF1763" w:rsidRPr="00AF1763">
        <w:rPr>
          <w:sz w:val="22"/>
        </w:rPr>
        <w:t>[19]</w:t>
      </w:r>
      <w:r w:rsidR="00BD03B6">
        <w:rPr>
          <w:sz w:val="22"/>
          <w:szCs w:val="22"/>
        </w:rPr>
        <w:fldChar w:fldCharType="end"/>
      </w:r>
      <w:r w:rsidR="588DB31B" w:rsidRPr="75426797">
        <w:rPr>
          <w:sz w:val="22"/>
          <w:szCs w:val="22"/>
        </w:rPr>
        <w:t xml:space="preserve"> .</w:t>
      </w:r>
    </w:p>
    <w:p w14:paraId="7AD6F027" w14:textId="6FC370C3" w:rsidR="00CD30B7" w:rsidRPr="00785798" w:rsidRDefault="7A3F1DD6" w:rsidP="00410BEF">
      <w:pPr>
        <w:spacing w:beforeAutospacing="1" w:afterAutospacing="1" w:line="240" w:lineRule="auto"/>
        <w:textAlignment w:val="baseline"/>
        <w:rPr>
          <w:rFonts w:eastAsia="Aptos Narrow" w:cs="Aptos Narrow"/>
          <w:color w:val="242424"/>
          <w:sz w:val="22"/>
          <w:szCs w:val="22"/>
        </w:rPr>
      </w:pPr>
      <w:r w:rsidRPr="00785798">
        <w:rPr>
          <w:rFonts w:eastAsia="EC Square Sans Pro" w:cs="EC Square Sans Pro"/>
          <w:sz w:val="22"/>
          <w:szCs w:val="22"/>
        </w:rPr>
        <w:t xml:space="preserve">Table 1 summarises the </w:t>
      </w:r>
      <w:r w:rsidR="00EA16D7">
        <w:rPr>
          <w:rFonts w:eastAsia="EC Square Sans Pro" w:cs="EC Square Sans Pro"/>
          <w:sz w:val="22"/>
          <w:szCs w:val="22"/>
        </w:rPr>
        <w:t xml:space="preserve">mentions </w:t>
      </w:r>
      <w:r w:rsidRPr="00785798">
        <w:rPr>
          <w:rFonts w:eastAsia="EC Square Sans Pro" w:cs="EC Square Sans Pro"/>
          <w:sz w:val="22"/>
          <w:szCs w:val="22"/>
        </w:rPr>
        <w:t xml:space="preserve">of </w:t>
      </w:r>
      <w:r w:rsidR="00EA16D7">
        <w:rPr>
          <w:rFonts w:eastAsia="EC Square Sans Pro" w:cs="EC Square Sans Pro"/>
          <w:sz w:val="22"/>
          <w:szCs w:val="22"/>
        </w:rPr>
        <w:t xml:space="preserve">different forms of </w:t>
      </w:r>
      <w:r w:rsidRPr="00785798">
        <w:rPr>
          <w:rFonts w:eastAsia="EC Square Sans Pro" w:cs="EC Square Sans Pro"/>
          <w:sz w:val="22"/>
          <w:szCs w:val="22"/>
        </w:rPr>
        <w:t xml:space="preserve">biomass </w:t>
      </w:r>
      <w:r w:rsidR="00EA16D7">
        <w:rPr>
          <w:rFonts w:eastAsia="EC Square Sans Pro" w:cs="EC Square Sans Pro"/>
          <w:sz w:val="22"/>
          <w:szCs w:val="22"/>
        </w:rPr>
        <w:t>in relation with the</w:t>
      </w:r>
      <w:r w:rsidR="00EA16D7" w:rsidRPr="00785798">
        <w:rPr>
          <w:rFonts w:eastAsia="EC Square Sans Pro" w:cs="EC Square Sans Pro"/>
          <w:sz w:val="22"/>
          <w:szCs w:val="22"/>
        </w:rPr>
        <w:t xml:space="preserve"> </w:t>
      </w:r>
      <w:r w:rsidRPr="00785798">
        <w:rPr>
          <w:rFonts w:eastAsia="EC Square Sans Pro" w:cs="EC Square Sans Pro"/>
          <w:sz w:val="22"/>
          <w:szCs w:val="22"/>
        </w:rPr>
        <w:t xml:space="preserve">EGD thematic areas </w:t>
      </w:r>
      <w:r w:rsidR="00EA16D7">
        <w:rPr>
          <w:rFonts w:eastAsia="EC Square Sans Pro" w:cs="EC Square Sans Pro"/>
          <w:sz w:val="22"/>
          <w:szCs w:val="22"/>
        </w:rPr>
        <w:t>in</w:t>
      </w:r>
      <w:r w:rsidR="00EA16D7" w:rsidRPr="00785798">
        <w:rPr>
          <w:rFonts w:eastAsia="EC Square Sans Pro" w:cs="EC Square Sans Pro"/>
          <w:sz w:val="22"/>
          <w:szCs w:val="22"/>
        </w:rPr>
        <w:t xml:space="preserve"> </w:t>
      </w:r>
      <w:r w:rsidRPr="00785798">
        <w:rPr>
          <w:rFonts w:eastAsia="EC Square Sans Pro" w:cs="EC Square Sans Pro"/>
          <w:sz w:val="22"/>
          <w:szCs w:val="22"/>
        </w:rPr>
        <w:t>specific policies. A numerical value was assigned based on the strength of reference to biomass</w:t>
      </w:r>
      <w:r w:rsidR="00C15E61">
        <w:rPr>
          <w:rStyle w:val="FootnoteReference"/>
          <w:rFonts w:eastAsia="EC Square Sans Pro" w:cs="EC Square Sans Pro"/>
          <w:sz w:val="22"/>
          <w:szCs w:val="22"/>
        </w:rPr>
        <w:footnoteReference w:id="3"/>
      </w:r>
      <w:r w:rsidRPr="00785798">
        <w:rPr>
          <w:rFonts w:eastAsia="EC Square Sans Pro" w:cs="EC Square Sans Pro"/>
          <w:sz w:val="22"/>
          <w:szCs w:val="22"/>
        </w:rPr>
        <w:t xml:space="preserve">: </w:t>
      </w:r>
    </w:p>
    <w:p w14:paraId="6FAE1307" w14:textId="67E32BB1" w:rsidR="2B06F1F7" w:rsidRPr="00785798" w:rsidRDefault="35E3E93F" w:rsidP="00410BEF">
      <w:pPr>
        <w:pStyle w:val="ListParagraph"/>
        <w:numPr>
          <w:ilvl w:val="0"/>
          <w:numId w:val="26"/>
        </w:numPr>
        <w:spacing w:beforeAutospacing="1" w:afterAutospacing="1" w:line="240" w:lineRule="auto"/>
        <w:rPr>
          <w:rFonts w:eastAsia="Calibri" w:cs="Calibri"/>
          <w:color w:val="242424"/>
          <w:sz w:val="22"/>
          <w:szCs w:val="22"/>
          <w:lang w:val="en-US"/>
        </w:rPr>
      </w:pPr>
      <w:r w:rsidRPr="00785798">
        <w:rPr>
          <w:rFonts w:eastAsia="Calibri" w:cs="Calibri"/>
          <w:color w:val="000000" w:themeColor="text1"/>
          <w:sz w:val="22"/>
          <w:szCs w:val="22"/>
        </w:rPr>
        <w:t xml:space="preserve">‘3’ denotes </w:t>
      </w:r>
      <w:r w:rsidR="00EA16D7">
        <w:rPr>
          <w:rFonts w:eastAsia="Calibri" w:cs="Calibri"/>
          <w:color w:val="000000" w:themeColor="text1"/>
          <w:sz w:val="22"/>
          <w:szCs w:val="22"/>
        </w:rPr>
        <w:t>frequent mentions</w:t>
      </w:r>
      <w:r w:rsidRPr="00785798">
        <w:rPr>
          <w:rFonts w:eastAsia="Calibri" w:cs="Calibri"/>
          <w:color w:val="000000" w:themeColor="text1"/>
          <w:sz w:val="22"/>
          <w:szCs w:val="22"/>
        </w:rPr>
        <w:t xml:space="preserve"> </w:t>
      </w:r>
      <w:r w:rsidR="007848BD">
        <w:rPr>
          <w:rFonts w:eastAsia="Calibri" w:cs="Calibri"/>
          <w:color w:val="000000" w:themeColor="text1"/>
          <w:sz w:val="22"/>
          <w:szCs w:val="22"/>
        </w:rPr>
        <w:t>of</w:t>
      </w:r>
      <w:r w:rsidRPr="00785798">
        <w:rPr>
          <w:rFonts w:eastAsia="Calibri" w:cs="Calibri"/>
          <w:color w:val="000000" w:themeColor="text1"/>
          <w:sz w:val="22"/>
          <w:szCs w:val="22"/>
        </w:rPr>
        <w:t xml:space="preserve"> biomass in achieving the thematic area </w:t>
      </w:r>
    </w:p>
    <w:p w14:paraId="74EE58CB" w14:textId="5699ACC7" w:rsidR="2750DC72" w:rsidRPr="00785798" w:rsidRDefault="35E3E93F" w:rsidP="00410BEF">
      <w:pPr>
        <w:pStyle w:val="ListParagraph"/>
        <w:numPr>
          <w:ilvl w:val="0"/>
          <w:numId w:val="26"/>
        </w:numPr>
        <w:spacing w:beforeAutospacing="1" w:afterAutospacing="1" w:line="360" w:lineRule="auto"/>
        <w:rPr>
          <w:rFonts w:eastAsia="Calibri" w:cs="Calibri"/>
          <w:color w:val="242424"/>
          <w:sz w:val="22"/>
          <w:szCs w:val="22"/>
          <w:lang w:val="en-US"/>
        </w:rPr>
      </w:pPr>
      <w:r w:rsidRPr="00785798">
        <w:rPr>
          <w:rFonts w:eastAsia="Calibri" w:cs="Calibri"/>
          <w:color w:val="000000" w:themeColor="text1"/>
          <w:sz w:val="22"/>
          <w:szCs w:val="22"/>
        </w:rPr>
        <w:t xml:space="preserve">‘2’ denotes moderate </w:t>
      </w:r>
      <w:r w:rsidR="00EA16D7">
        <w:rPr>
          <w:rFonts w:eastAsia="Calibri" w:cs="Calibri"/>
          <w:color w:val="000000" w:themeColor="text1"/>
          <w:sz w:val="22"/>
          <w:szCs w:val="22"/>
        </w:rPr>
        <w:t>mentions</w:t>
      </w:r>
    </w:p>
    <w:p w14:paraId="38A45D11" w14:textId="60863AF0" w:rsidR="00CD30B7" w:rsidRPr="00785798" w:rsidRDefault="35E3E93F" w:rsidP="00410BEF">
      <w:pPr>
        <w:pStyle w:val="ListParagraph"/>
        <w:numPr>
          <w:ilvl w:val="0"/>
          <w:numId w:val="26"/>
        </w:numPr>
        <w:spacing w:beforeAutospacing="1" w:after="0" w:afterAutospacing="1" w:line="360" w:lineRule="auto"/>
        <w:textAlignment w:val="baseline"/>
        <w:rPr>
          <w:rFonts w:eastAsia="Calibri" w:cs="Calibri"/>
          <w:color w:val="000000" w:themeColor="text1"/>
          <w:sz w:val="22"/>
          <w:szCs w:val="22"/>
        </w:rPr>
      </w:pPr>
      <w:r w:rsidRPr="00785798">
        <w:rPr>
          <w:rFonts w:eastAsia="Calibri" w:cs="Calibri"/>
          <w:color w:val="000000" w:themeColor="text1"/>
          <w:sz w:val="22"/>
          <w:szCs w:val="22"/>
        </w:rPr>
        <w:t xml:space="preserve">‘1’ indicates low or indirect </w:t>
      </w:r>
      <w:r w:rsidR="00EA16D7">
        <w:rPr>
          <w:rFonts w:eastAsia="Calibri" w:cs="Calibri"/>
          <w:color w:val="000000" w:themeColor="text1"/>
          <w:sz w:val="22"/>
          <w:szCs w:val="22"/>
        </w:rPr>
        <w:t>mentions</w:t>
      </w:r>
    </w:p>
    <w:p w14:paraId="23A24DB9" w14:textId="13BC34D1" w:rsidR="00CD30B7" w:rsidRPr="00785798" w:rsidRDefault="35E3E93F" w:rsidP="00410BEF">
      <w:pPr>
        <w:pStyle w:val="ListParagraph"/>
        <w:numPr>
          <w:ilvl w:val="0"/>
          <w:numId w:val="26"/>
        </w:numPr>
        <w:spacing w:beforeAutospacing="1" w:after="0" w:afterAutospacing="1" w:line="360" w:lineRule="auto"/>
        <w:textAlignment w:val="baseline"/>
        <w:rPr>
          <w:rFonts w:eastAsia="Calibri" w:cs="Calibri"/>
          <w:color w:val="000000" w:themeColor="text1"/>
          <w:sz w:val="22"/>
          <w:szCs w:val="22"/>
        </w:rPr>
      </w:pPr>
      <w:r w:rsidRPr="00785798">
        <w:rPr>
          <w:rFonts w:eastAsia="Calibri" w:cs="Calibri"/>
          <w:color w:val="000000" w:themeColor="text1"/>
          <w:sz w:val="22"/>
          <w:szCs w:val="22"/>
        </w:rPr>
        <w:t>‘0’ designates an absence of a reference to biomass in the policy in relation to the thematic area.</w:t>
      </w:r>
    </w:p>
    <w:p w14:paraId="636E5352" w14:textId="77777777" w:rsidR="00C15E61" w:rsidRDefault="00C15E61" w:rsidP="00410BEF">
      <w:pPr>
        <w:pStyle w:val="Caption"/>
        <w:spacing w:after="200" w:line="240" w:lineRule="auto"/>
        <w:jc w:val="both"/>
        <w:rPr>
          <w:rFonts w:ascii="EC Square Sans Pro" w:eastAsia="EC Square Sans Pro" w:hAnsi="EC Square Sans Pro" w:cs="EC Square Sans Pro"/>
          <w:szCs w:val="20"/>
          <w:lang w:val="en-US"/>
        </w:rPr>
      </w:pPr>
    </w:p>
    <w:p w14:paraId="23E84B6D" w14:textId="77777777" w:rsidR="00C15E61" w:rsidRDefault="00C15E61" w:rsidP="00072427">
      <w:pPr>
        <w:rPr>
          <w:rFonts w:eastAsia="EC Square Sans Pro"/>
          <w:lang w:val="en-US" w:eastAsia="en-US"/>
        </w:rPr>
      </w:pPr>
      <w:r>
        <w:rPr>
          <w:rFonts w:eastAsia="EC Square Sans Pro"/>
          <w:lang w:val="en-US"/>
        </w:rPr>
        <w:br w:type="page"/>
      </w:r>
    </w:p>
    <w:p w14:paraId="2F027239" w14:textId="41163EBD" w:rsidR="00CD30B7" w:rsidRPr="00C15E61" w:rsidRDefault="7F010031" w:rsidP="75426797">
      <w:pPr>
        <w:pStyle w:val="Caption"/>
        <w:spacing w:after="200" w:line="240" w:lineRule="auto"/>
        <w:jc w:val="both"/>
        <w:rPr>
          <w:rFonts w:eastAsia="EC Square Sans Pro" w:cs="EC Square Sans Pro"/>
          <w:sz w:val="18"/>
        </w:rPr>
      </w:pPr>
      <w:r w:rsidRPr="75426797">
        <w:rPr>
          <w:rFonts w:ascii="EC Square Sans Pro" w:eastAsia="EC Square Sans Pro" w:hAnsi="EC Square Sans Pro" w:cs="EC Square Sans Pro"/>
          <w:b/>
          <w:bCs/>
          <w:lang w:val="en-US"/>
        </w:rPr>
        <w:lastRenderedPageBreak/>
        <w:t>Table 1.</w:t>
      </w:r>
      <w:r w:rsidRPr="75426797">
        <w:rPr>
          <w:rFonts w:ascii="EC Square Sans Pro" w:eastAsia="EC Square Sans Pro" w:hAnsi="EC Square Sans Pro" w:cs="EC Square Sans Pro"/>
        </w:rPr>
        <w:t xml:space="preserve"> Heatmap of </w:t>
      </w:r>
      <w:r w:rsidR="5C36DA66" w:rsidRPr="75426797">
        <w:rPr>
          <w:rFonts w:ascii="EC Square Sans Pro" w:eastAsia="EC Square Sans Pro" w:hAnsi="EC Square Sans Pro" w:cs="EC Square Sans Pro"/>
        </w:rPr>
        <w:t>mentions of</w:t>
      </w:r>
      <w:r w:rsidRPr="75426797">
        <w:rPr>
          <w:rFonts w:ascii="EC Square Sans Pro" w:eastAsia="EC Square Sans Pro" w:hAnsi="EC Square Sans Pro" w:cs="EC Square Sans Pro"/>
        </w:rPr>
        <w:t xml:space="preserve"> biomass in </w:t>
      </w:r>
      <w:r w:rsidR="65BA2700" w:rsidRPr="75426797">
        <w:rPr>
          <w:rFonts w:ascii="EC Square Sans Pro" w:eastAsia="EC Square Sans Pro" w:hAnsi="EC Square Sans Pro" w:cs="EC Square Sans Pro"/>
        </w:rPr>
        <w:t xml:space="preserve">the </w:t>
      </w:r>
      <w:r w:rsidRPr="75426797">
        <w:rPr>
          <w:rFonts w:ascii="EC Square Sans Pro" w:eastAsia="EC Square Sans Pro" w:hAnsi="EC Square Sans Pro" w:cs="EC Square Sans Pro"/>
        </w:rPr>
        <w:t>EGD</w:t>
      </w:r>
      <w:r w:rsidR="65BA2700" w:rsidRPr="75426797">
        <w:rPr>
          <w:rFonts w:ascii="EC Square Sans Pro" w:eastAsia="EC Square Sans Pro" w:hAnsi="EC Square Sans Pro" w:cs="EC Square Sans Pro"/>
        </w:rPr>
        <w:t xml:space="preserve"> Thematic Areas (TA)</w:t>
      </w:r>
      <w:r w:rsidRPr="75426797">
        <w:rPr>
          <w:rFonts w:ascii="EC Square Sans Pro" w:eastAsia="EC Square Sans Pro" w:hAnsi="EC Square Sans Pro" w:cs="EC Square Sans Pro"/>
        </w:rPr>
        <w:t xml:space="preserve">: 3 = strong </w:t>
      </w:r>
      <w:r w:rsidR="5FEA912B" w:rsidRPr="75426797">
        <w:rPr>
          <w:rFonts w:ascii="EC Square Sans Pro" w:eastAsia="EC Square Sans Pro" w:hAnsi="EC Square Sans Pro" w:cs="EC Square Sans Pro"/>
        </w:rPr>
        <w:t>mention</w:t>
      </w:r>
      <w:r w:rsidR="3B5AAB24" w:rsidRPr="75426797">
        <w:rPr>
          <w:rFonts w:ascii="EC Square Sans Pro" w:eastAsia="EC Square Sans Pro" w:hAnsi="EC Square Sans Pro" w:cs="EC Square Sans Pro"/>
        </w:rPr>
        <w:t xml:space="preserve"> and main TA</w:t>
      </w:r>
      <w:r w:rsidR="02A7F572" w:rsidRPr="75426797">
        <w:rPr>
          <w:rFonts w:ascii="EC Square Sans Pro" w:eastAsia="EC Square Sans Pro" w:hAnsi="EC Square Sans Pro" w:cs="EC Square Sans Pro"/>
        </w:rPr>
        <w:t xml:space="preserve"> of the policy</w:t>
      </w:r>
      <w:r w:rsidRPr="75426797">
        <w:rPr>
          <w:rFonts w:ascii="EC Square Sans Pro" w:eastAsia="EC Square Sans Pro" w:hAnsi="EC Square Sans Pro" w:cs="EC Square Sans Pro"/>
        </w:rPr>
        <w:t xml:space="preserve">, 2 = medium </w:t>
      </w:r>
      <w:r w:rsidR="5FEA912B" w:rsidRPr="75426797">
        <w:rPr>
          <w:rFonts w:ascii="EC Square Sans Pro" w:eastAsia="EC Square Sans Pro" w:hAnsi="EC Square Sans Pro" w:cs="EC Square Sans Pro"/>
        </w:rPr>
        <w:t>mention</w:t>
      </w:r>
      <w:r w:rsidRPr="75426797">
        <w:rPr>
          <w:rFonts w:ascii="EC Square Sans Pro" w:eastAsia="EC Square Sans Pro" w:hAnsi="EC Square Sans Pro" w:cs="EC Square Sans Pro"/>
        </w:rPr>
        <w:t xml:space="preserve">, 1 = low or indirect </w:t>
      </w:r>
      <w:r w:rsidR="5FEA912B" w:rsidRPr="75426797">
        <w:rPr>
          <w:rFonts w:ascii="EC Square Sans Pro" w:eastAsia="EC Square Sans Pro" w:hAnsi="EC Square Sans Pro" w:cs="EC Square Sans Pro"/>
        </w:rPr>
        <w:t>mention</w:t>
      </w:r>
      <w:r w:rsidRPr="75426797">
        <w:rPr>
          <w:rFonts w:ascii="EC Square Sans Pro" w:eastAsia="EC Square Sans Pro" w:hAnsi="EC Square Sans Pro" w:cs="EC Square Sans Pro"/>
        </w:rPr>
        <w:t xml:space="preserve">, 0 = no </w:t>
      </w:r>
      <w:r w:rsidR="5FEA912B" w:rsidRPr="75426797">
        <w:rPr>
          <w:rFonts w:ascii="EC Square Sans Pro" w:eastAsia="EC Square Sans Pro" w:hAnsi="EC Square Sans Pro" w:cs="EC Square Sans Pro"/>
        </w:rPr>
        <w:t>mention</w:t>
      </w:r>
      <w:r w:rsidRPr="75426797">
        <w:rPr>
          <w:rFonts w:ascii="EC Square Sans Pro" w:eastAsia="EC Square Sans Pro" w:hAnsi="EC Square Sans Pro" w:cs="EC Square Sans Pro"/>
        </w:rPr>
        <w:t>.</w:t>
      </w:r>
      <w:r w:rsidR="3B5AAB24" w:rsidRPr="75426797">
        <w:rPr>
          <w:rFonts w:ascii="EC Square Sans Pro" w:eastAsia="EC Square Sans Pro" w:hAnsi="EC Square Sans Pro" w:cs="EC Square Sans Pro"/>
        </w:rPr>
        <w:t xml:space="preserve"> </w:t>
      </w:r>
    </w:p>
    <w:tbl>
      <w:tblPr>
        <w:tblW w:w="921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51"/>
        <w:gridCol w:w="709"/>
        <w:gridCol w:w="709"/>
        <w:gridCol w:w="709"/>
        <w:gridCol w:w="709"/>
        <w:gridCol w:w="709"/>
        <w:gridCol w:w="709"/>
        <w:gridCol w:w="709"/>
      </w:tblGrid>
      <w:tr w:rsidR="009E47ED" w:rsidRPr="00C15E61" w14:paraId="7C589429" w14:textId="77777777" w:rsidTr="009E47ED">
        <w:trPr>
          <w:trHeight w:val="300"/>
        </w:trPr>
        <w:tc>
          <w:tcPr>
            <w:tcW w:w="4253" w:type="dxa"/>
            <w:tcBorders>
              <w:top w:val="single" w:sz="6" w:space="0" w:color="auto"/>
              <w:left w:val="nil"/>
              <w:bottom w:val="single" w:sz="6" w:space="0" w:color="auto"/>
              <w:right w:val="nil"/>
            </w:tcBorders>
            <w:tcMar>
              <w:left w:w="105" w:type="dxa"/>
              <w:right w:w="105" w:type="dxa"/>
            </w:tcMar>
            <w:vAlign w:val="center"/>
          </w:tcPr>
          <w:p w14:paraId="4F42FA32" w14:textId="42D6AA4B" w:rsidR="00187DB9" w:rsidRPr="00C15E61" w:rsidRDefault="00187DB9" w:rsidP="00410BEF">
            <w:pPr>
              <w:spacing w:after="0" w:line="240" w:lineRule="auto"/>
            </w:pPr>
          </w:p>
        </w:tc>
        <w:tc>
          <w:tcPr>
            <w:tcW w:w="708" w:type="dxa"/>
            <w:tcBorders>
              <w:top w:val="single" w:sz="6" w:space="0" w:color="auto"/>
              <w:left w:val="nil"/>
              <w:bottom w:val="single" w:sz="6" w:space="0" w:color="auto"/>
              <w:right w:val="nil"/>
            </w:tcBorders>
            <w:tcMar>
              <w:left w:w="105" w:type="dxa"/>
              <w:right w:w="105" w:type="dxa"/>
            </w:tcMar>
            <w:vAlign w:val="center"/>
          </w:tcPr>
          <w:p w14:paraId="194A58DE" w14:textId="581C1CB2" w:rsidR="00187DB9" w:rsidRPr="00C15E61" w:rsidRDefault="2F01CF2D" w:rsidP="00C15E61">
            <w:pPr>
              <w:spacing w:after="0" w:line="240" w:lineRule="auto"/>
              <w:jc w:val="center"/>
            </w:pPr>
            <w:r w:rsidRPr="75426797">
              <w:rPr>
                <w:b/>
                <w:bCs/>
                <w:lang w:val="en-US"/>
              </w:rPr>
              <w:t>TA 1</w:t>
            </w:r>
            <w:r w:rsidRPr="75426797">
              <w:rPr>
                <w:lang w:val="en-US"/>
              </w:rPr>
              <w:t xml:space="preserve"> </w:t>
            </w:r>
          </w:p>
        </w:tc>
        <w:tc>
          <w:tcPr>
            <w:tcW w:w="709" w:type="dxa"/>
            <w:tcBorders>
              <w:top w:val="single" w:sz="6" w:space="0" w:color="auto"/>
              <w:left w:val="nil"/>
              <w:bottom w:val="single" w:sz="6" w:space="0" w:color="auto"/>
              <w:right w:val="nil"/>
            </w:tcBorders>
            <w:tcMar>
              <w:left w:w="105" w:type="dxa"/>
              <w:right w:w="105" w:type="dxa"/>
            </w:tcMar>
            <w:vAlign w:val="center"/>
          </w:tcPr>
          <w:p w14:paraId="21795DFD" w14:textId="0E18AAC4" w:rsidR="00187DB9" w:rsidRPr="00C15E61" w:rsidRDefault="2F01CF2D" w:rsidP="009E47ED">
            <w:pPr>
              <w:spacing w:after="0" w:line="240" w:lineRule="auto"/>
              <w:jc w:val="center"/>
            </w:pPr>
            <w:r w:rsidRPr="75426797">
              <w:rPr>
                <w:b/>
                <w:bCs/>
                <w:lang w:val="en-US"/>
              </w:rPr>
              <w:t xml:space="preserve">TA </w:t>
            </w:r>
            <w:ins w:id="39" w:author="GASTALDI Chiara (JRC-ISPRA)" w:date="2025-03-31T15:40:00Z">
              <w:r w:rsidR="009E47ED">
                <w:rPr>
                  <w:b/>
                  <w:bCs/>
                  <w:lang w:val="en-US"/>
                </w:rPr>
                <w:t>2</w:t>
              </w:r>
            </w:ins>
            <w:r w:rsidRPr="75426797">
              <w:rPr>
                <w:lang w:val="en-US"/>
              </w:rPr>
              <w:t xml:space="preserve"> </w:t>
            </w:r>
          </w:p>
        </w:tc>
        <w:tc>
          <w:tcPr>
            <w:tcW w:w="709" w:type="dxa"/>
            <w:tcBorders>
              <w:top w:val="single" w:sz="6" w:space="0" w:color="auto"/>
              <w:left w:val="nil"/>
              <w:bottom w:val="single" w:sz="6" w:space="0" w:color="auto"/>
              <w:right w:val="nil"/>
            </w:tcBorders>
            <w:tcMar>
              <w:left w:w="105" w:type="dxa"/>
              <w:right w:w="105" w:type="dxa"/>
            </w:tcMar>
            <w:vAlign w:val="center"/>
          </w:tcPr>
          <w:p w14:paraId="2B473ED1" w14:textId="351BD5DE" w:rsidR="00187DB9" w:rsidRPr="00C15E61" w:rsidRDefault="00187DB9" w:rsidP="009E47ED">
            <w:pPr>
              <w:spacing w:after="0" w:line="240" w:lineRule="auto"/>
              <w:jc w:val="center"/>
            </w:pPr>
            <w:r w:rsidRPr="00C15E61">
              <w:rPr>
                <w:b/>
                <w:bCs/>
                <w:lang w:val="en-US"/>
              </w:rPr>
              <w:t>TA</w:t>
            </w:r>
            <w:ins w:id="40" w:author="GASTALDI Chiara (JRC-ISPRA)" w:date="2025-03-31T15:39:00Z">
              <w:r w:rsidR="009E47ED">
                <w:rPr>
                  <w:b/>
                  <w:bCs/>
                  <w:lang w:val="en-US"/>
                </w:rPr>
                <w:t xml:space="preserve"> 3</w:t>
              </w:r>
            </w:ins>
          </w:p>
        </w:tc>
        <w:tc>
          <w:tcPr>
            <w:tcW w:w="708" w:type="dxa"/>
            <w:tcBorders>
              <w:top w:val="single" w:sz="6" w:space="0" w:color="auto"/>
              <w:left w:val="nil"/>
              <w:bottom w:val="single" w:sz="6" w:space="0" w:color="auto"/>
              <w:right w:val="nil"/>
            </w:tcBorders>
            <w:tcMar>
              <w:left w:w="105" w:type="dxa"/>
              <w:right w:w="105" w:type="dxa"/>
            </w:tcMar>
            <w:vAlign w:val="center"/>
          </w:tcPr>
          <w:p w14:paraId="135C2569" w14:textId="2D88A553" w:rsidR="00187DB9" w:rsidRPr="00C15E61" w:rsidRDefault="2F01CF2D" w:rsidP="009E47ED">
            <w:pPr>
              <w:spacing w:after="0" w:line="240" w:lineRule="auto"/>
              <w:jc w:val="center"/>
            </w:pPr>
            <w:r w:rsidRPr="75426797">
              <w:rPr>
                <w:b/>
                <w:bCs/>
                <w:lang w:val="en-US"/>
              </w:rPr>
              <w:t xml:space="preserve">TA </w:t>
            </w:r>
            <w:ins w:id="41" w:author="GASTALDI Chiara (JRC-ISPRA)" w:date="2025-03-31T15:40:00Z">
              <w:r w:rsidR="009E47ED">
                <w:rPr>
                  <w:b/>
                  <w:bCs/>
                  <w:lang w:val="en-US"/>
                </w:rPr>
                <w:t>4</w:t>
              </w:r>
            </w:ins>
            <w:r w:rsidRPr="75426797">
              <w:rPr>
                <w:b/>
                <w:bCs/>
                <w:lang w:val="en-US"/>
              </w:rPr>
              <w:t xml:space="preserve"> </w:t>
            </w:r>
          </w:p>
        </w:tc>
        <w:tc>
          <w:tcPr>
            <w:tcW w:w="709" w:type="dxa"/>
            <w:tcBorders>
              <w:top w:val="single" w:sz="6" w:space="0" w:color="auto"/>
              <w:left w:val="nil"/>
              <w:bottom w:val="single" w:sz="6" w:space="0" w:color="auto"/>
              <w:right w:val="nil"/>
            </w:tcBorders>
            <w:tcMar>
              <w:left w:w="105" w:type="dxa"/>
              <w:right w:w="105" w:type="dxa"/>
            </w:tcMar>
            <w:vAlign w:val="center"/>
          </w:tcPr>
          <w:p w14:paraId="2E06D598" w14:textId="35F0E72F" w:rsidR="00187DB9" w:rsidRPr="00C15E61" w:rsidRDefault="00187DB9" w:rsidP="00C15E61">
            <w:pPr>
              <w:spacing w:after="0" w:line="240" w:lineRule="auto"/>
              <w:jc w:val="center"/>
            </w:pPr>
            <w:r w:rsidRPr="00C15E61">
              <w:rPr>
                <w:b/>
                <w:bCs/>
                <w:lang w:val="en-US"/>
              </w:rPr>
              <w:t>TA 5</w:t>
            </w:r>
            <w:r w:rsidRPr="00C15E61">
              <w:br/>
            </w:r>
          </w:p>
        </w:tc>
        <w:tc>
          <w:tcPr>
            <w:tcW w:w="709" w:type="dxa"/>
            <w:tcBorders>
              <w:top w:val="single" w:sz="6" w:space="0" w:color="auto"/>
              <w:left w:val="nil"/>
              <w:bottom w:val="single" w:sz="6" w:space="0" w:color="auto"/>
              <w:right w:val="nil"/>
            </w:tcBorders>
            <w:tcMar>
              <w:left w:w="105" w:type="dxa"/>
              <w:right w:w="105" w:type="dxa"/>
            </w:tcMar>
            <w:vAlign w:val="center"/>
          </w:tcPr>
          <w:p w14:paraId="5AEF51AC" w14:textId="32A983B1" w:rsidR="00187DB9" w:rsidRPr="00C15E61" w:rsidRDefault="00187DB9" w:rsidP="00C15E61">
            <w:pPr>
              <w:spacing w:after="0" w:line="240" w:lineRule="auto"/>
              <w:jc w:val="center"/>
            </w:pPr>
            <w:r w:rsidRPr="00C15E61">
              <w:rPr>
                <w:b/>
                <w:bCs/>
                <w:lang w:val="en-US"/>
              </w:rPr>
              <w:t>TA 6</w:t>
            </w:r>
            <w:r w:rsidRPr="00C15E61">
              <w:br/>
            </w:r>
          </w:p>
        </w:tc>
        <w:tc>
          <w:tcPr>
            <w:tcW w:w="709" w:type="dxa"/>
            <w:tcBorders>
              <w:top w:val="single" w:sz="6" w:space="0" w:color="auto"/>
              <w:left w:val="nil"/>
              <w:bottom w:val="single" w:sz="6" w:space="0" w:color="auto"/>
              <w:right w:val="nil"/>
            </w:tcBorders>
            <w:tcMar>
              <w:left w:w="105" w:type="dxa"/>
              <w:right w:w="105" w:type="dxa"/>
            </w:tcMar>
            <w:vAlign w:val="center"/>
          </w:tcPr>
          <w:p w14:paraId="13AB4FFF" w14:textId="0AFC21F2" w:rsidR="00187DB9" w:rsidRPr="00C15E61" w:rsidRDefault="00187DB9" w:rsidP="00C15E61">
            <w:pPr>
              <w:spacing w:after="0" w:line="240" w:lineRule="auto"/>
              <w:jc w:val="center"/>
            </w:pPr>
            <w:r w:rsidRPr="00C15E61">
              <w:rPr>
                <w:b/>
                <w:bCs/>
                <w:lang w:val="en-US"/>
              </w:rPr>
              <w:t xml:space="preserve">TA 7 </w:t>
            </w:r>
            <w:r w:rsidRPr="00C15E61">
              <w:br/>
            </w:r>
          </w:p>
        </w:tc>
      </w:tr>
      <w:tr w:rsidR="009E47ED" w:rsidRPr="00C15E61" w14:paraId="16B394FB"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36B026C" w14:textId="1C23720D" w:rsidR="00187DB9" w:rsidRPr="00C15E61" w:rsidRDefault="00187DB9" w:rsidP="00410BEF">
            <w:pPr>
              <w:spacing w:after="0" w:line="240" w:lineRule="auto"/>
            </w:pPr>
            <w:r w:rsidRPr="00C15E61">
              <w:rPr>
                <w:lang w:val="en-US"/>
              </w:rPr>
              <w:t xml:space="preserve">Forest Strategy </w:t>
            </w:r>
          </w:p>
        </w:tc>
        <w:tc>
          <w:tcPr>
            <w:tcW w:w="709" w:type="dxa"/>
            <w:tcBorders>
              <w:top w:val="single" w:sz="6" w:space="0" w:color="auto"/>
              <w:left w:val="nil"/>
              <w:bottom w:val="nil"/>
              <w:right w:val="nil"/>
            </w:tcBorders>
            <w:shd w:val="clear" w:color="auto" w:fill="63BE7B"/>
            <w:tcMar>
              <w:left w:w="105" w:type="dxa"/>
              <w:right w:w="105" w:type="dxa"/>
            </w:tcMar>
            <w:vAlign w:val="center"/>
          </w:tcPr>
          <w:p w14:paraId="3C13A758" w14:textId="21579F0B"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nil"/>
              <w:right w:val="nil"/>
            </w:tcBorders>
            <w:shd w:val="clear" w:color="auto" w:fill="96D3A7"/>
            <w:tcMar>
              <w:left w:w="105" w:type="dxa"/>
              <w:right w:w="105" w:type="dxa"/>
            </w:tcMar>
            <w:vAlign w:val="center"/>
          </w:tcPr>
          <w:p w14:paraId="6C608D2A" w14:textId="4ACFCF2F"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70759F38" w14:textId="6D3676BD"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578FD6E3" w14:textId="6D0CF66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760E3B3B" w14:textId="129B7D36"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96D3A7"/>
            <w:tcMar>
              <w:left w:w="105" w:type="dxa"/>
              <w:right w:w="105" w:type="dxa"/>
            </w:tcMar>
            <w:vAlign w:val="center"/>
          </w:tcPr>
          <w:p w14:paraId="76300901" w14:textId="1A470EDA"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1933C128" w14:textId="5997A56F" w:rsidR="00187DB9" w:rsidRPr="00C15E61" w:rsidRDefault="00187DB9" w:rsidP="00410BEF">
            <w:pPr>
              <w:spacing w:after="0" w:line="240" w:lineRule="auto"/>
              <w:jc w:val="center"/>
            </w:pPr>
            <w:r w:rsidRPr="00C15E61">
              <w:rPr>
                <w:lang w:val="en-US"/>
              </w:rPr>
              <w:t>0</w:t>
            </w:r>
          </w:p>
        </w:tc>
      </w:tr>
      <w:tr w:rsidR="009E47ED" w:rsidRPr="00C15E61" w14:paraId="2E3F6C04"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1211CB1B" w14:textId="61FA1FE5" w:rsidR="00187DB9" w:rsidRPr="00C15E61" w:rsidRDefault="00187DB9" w:rsidP="00410BEF">
            <w:pPr>
              <w:spacing w:after="0" w:line="240" w:lineRule="auto"/>
            </w:pPr>
            <w:r w:rsidRPr="00C15E61">
              <w:rPr>
                <w:lang w:val="en-US"/>
              </w:rPr>
              <w:t>Farm to Fork</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65A99F66" w14:textId="591DA9C1"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47EF96D" w14:textId="3A91F796"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3E02D701" w14:textId="49B38A60"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D7374E2" w14:textId="27DDA59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3AB28E87" w14:textId="10F092F5"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24CDC4EB" w14:textId="71C69D3B"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68B847A9" w14:textId="757DF022" w:rsidR="00187DB9" w:rsidRPr="00C15E61" w:rsidRDefault="00187DB9" w:rsidP="00410BEF">
            <w:pPr>
              <w:spacing w:after="0" w:line="240" w:lineRule="auto"/>
              <w:jc w:val="center"/>
            </w:pPr>
            <w:r w:rsidRPr="00C15E61">
              <w:rPr>
                <w:lang w:val="en-US"/>
              </w:rPr>
              <w:t>1</w:t>
            </w:r>
          </w:p>
        </w:tc>
      </w:tr>
      <w:tr w:rsidR="009E47ED" w:rsidRPr="00C15E61" w14:paraId="16C8DC71"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270B5133" w14:textId="4F7904EA" w:rsidR="00187DB9" w:rsidRPr="00C15E61" w:rsidRDefault="00187DB9" w:rsidP="00410BEF">
            <w:pPr>
              <w:spacing w:after="0" w:line="240" w:lineRule="auto"/>
            </w:pPr>
            <w:r w:rsidRPr="00C15E61">
              <w:rPr>
                <w:lang w:val="en-US"/>
              </w:rPr>
              <w:t>Soil Monitoring Law</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350D3219" w14:textId="505E900B"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FCFCFF"/>
            <w:tcMar>
              <w:left w:w="105" w:type="dxa"/>
              <w:right w:w="105" w:type="dxa"/>
            </w:tcMar>
            <w:vAlign w:val="center"/>
          </w:tcPr>
          <w:p w14:paraId="55F70F49" w14:textId="0CB14953"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169195F4" w14:textId="4F5D7BC1"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4DA22101" w14:textId="3B33A94D"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64548454" w14:textId="2FE4CF16"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63BE7B"/>
            <w:tcMar>
              <w:left w:w="105" w:type="dxa"/>
              <w:right w:w="105" w:type="dxa"/>
            </w:tcMar>
            <w:vAlign w:val="center"/>
          </w:tcPr>
          <w:p w14:paraId="2B283068" w14:textId="5AF89A3B"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nil"/>
              <w:right w:val="nil"/>
            </w:tcBorders>
            <w:shd w:val="clear" w:color="auto" w:fill="C9E8D3"/>
            <w:tcMar>
              <w:left w:w="105" w:type="dxa"/>
              <w:right w:w="105" w:type="dxa"/>
            </w:tcMar>
            <w:vAlign w:val="center"/>
          </w:tcPr>
          <w:p w14:paraId="6AB2D5F6" w14:textId="6AEB21E7" w:rsidR="00187DB9" w:rsidRPr="00C15E61" w:rsidRDefault="00187DB9" w:rsidP="00410BEF">
            <w:pPr>
              <w:spacing w:after="0" w:line="240" w:lineRule="auto"/>
              <w:jc w:val="center"/>
            </w:pPr>
            <w:r w:rsidRPr="00C15E61">
              <w:rPr>
                <w:lang w:val="en-US"/>
              </w:rPr>
              <w:t>1</w:t>
            </w:r>
          </w:p>
        </w:tc>
      </w:tr>
      <w:tr w:rsidR="009E47ED" w:rsidRPr="00C15E61" w14:paraId="69DAC876" w14:textId="77777777" w:rsidTr="009E47ED">
        <w:trPr>
          <w:trHeight w:val="300"/>
        </w:trPr>
        <w:tc>
          <w:tcPr>
            <w:tcW w:w="4253" w:type="dxa"/>
            <w:tcBorders>
              <w:top w:val="single" w:sz="6" w:space="0" w:color="auto"/>
              <w:left w:val="single" w:sz="6" w:space="0" w:color="000000" w:themeColor="text1"/>
              <w:bottom w:val="nil"/>
              <w:right w:val="nil"/>
            </w:tcBorders>
            <w:tcMar>
              <w:left w:w="105" w:type="dxa"/>
              <w:right w:w="105" w:type="dxa"/>
            </w:tcMar>
            <w:vAlign w:val="center"/>
          </w:tcPr>
          <w:p w14:paraId="0C846FAD" w14:textId="519699E4" w:rsidR="00187DB9" w:rsidRPr="00C15E61" w:rsidRDefault="00187DB9" w:rsidP="00410BEF">
            <w:pPr>
              <w:spacing w:after="0" w:line="240" w:lineRule="auto"/>
            </w:pPr>
            <w:r w:rsidRPr="00C15E61">
              <w:rPr>
                <w:lang w:val="en-US"/>
              </w:rPr>
              <w:t>Biodiversity Strategy</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1B1A128C" w14:textId="569127F3"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FCFCFF"/>
            <w:tcMar>
              <w:left w:w="105" w:type="dxa"/>
              <w:right w:w="105" w:type="dxa"/>
            </w:tcMar>
            <w:vAlign w:val="center"/>
          </w:tcPr>
          <w:p w14:paraId="3019252D" w14:textId="76764E5E"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C9E8D3"/>
            <w:tcMar>
              <w:left w:w="105" w:type="dxa"/>
              <w:right w:w="105" w:type="dxa"/>
            </w:tcMar>
            <w:vAlign w:val="center"/>
          </w:tcPr>
          <w:p w14:paraId="60FA2ACD" w14:textId="3DCF76CA"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3E76CE4E" w14:textId="3576946E"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138CAA33" w14:textId="1A1D5F32"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63BE7B"/>
            <w:tcMar>
              <w:left w:w="105" w:type="dxa"/>
              <w:right w:w="105" w:type="dxa"/>
            </w:tcMar>
            <w:vAlign w:val="center"/>
          </w:tcPr>
          <w:p w14:paraId="6BEBCE15" w14:textId="16EDA7C8"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77456E13" w14:textId="569442D1" w:rsidR="00187DB9" w:rsidRPr="00C15E61" w:rsidRDefault="00187DB9" w:rsidP="00410BEF">
            <w:pPr>
              <w:spacing w:after="0" w:line="240" w:lineRule="auto"/>
              <w:jc w:val="center"/>
            </w:pPr>
            <w:r w:rsidRPr="00C15E61">
              <w:rPr>
                <w:lang w:val="en-US"/>
              </w:rPr>
              <w:t>0</w:t>
            </w:r>
          </w:p>
        </w:tc>
      </w:tr>
      <w:tr w:rsidR="009E47ED" w:rsidRPr="00C15E61" w14:paraId="0C2355EB"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DA114A5" w14:textId="4471D472" w:rsidR="00187DB9" w:rsidRPr="00C15E61" w:rsidRDefault="00187DB9" w:rsidP="00410BEF">
            <w:pPr>
              <w:spacing w:after="0" w:line="240" w:lineRule="auto"/>
            </w:pPr>
            <w:r w:rsidRPr="00C15E61">
              <w:rPr>
                <w:lang w:val="en-US"/>
              </w:rPr>
              <w:t>Nature Restoration Law</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31A784FD" w14:textId="2D74F43C"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11632895" w14:textId="21E163D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01591670" w14:textId="6F5E23C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E8A9236" w14:textId="18446787"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3C08C277" w14:textId="570D7078"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63BE7B"/>
            <w:tcMar>
              <w:left w:w="105" w:type="dxa"/>
              <w:right w:w="105" w:type="dxa"/>
            </w:tcMar>
            <w:vAlign w:val="center"/>
          </w:tcPr>
          <w:p w14:paraId="130386D8" w14:textId="1873BCEB"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7DBE6B17" w14:textId="6298BE8E" w:rsidR="00187DB9" w:rsidRPr="00C15E61" w:rsidRDefault="00187DB9" w:rsidP="00410BEF">
            <w:pPr>
              <w:spacing w:after="0" w:line="240" w:lineRule="auto"/>
              <w:jc w:val="center"/>
            </w:pPr>
            <w:r w:rsidRPr="00C15E61">
              <w:rPr>
                <w:lang w:val="en-US"/>
              </w:rPr>
              <w:t>0</w:t>
            </w:r>
          </w:p>
        </w:tc>
      </w:tr>
      <w:tr w:rsidR="009E47ED" w:rsidRPr="00C15E61" w14:paraId="5E0A893D"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126B36A4" w14:textId="7AA804B4" w:rsidR="00187DB9" w:rsidRPr="00C15E61" w:rsidRDefault="00187DB9" w:rsidP="00410BEF">
            <w:pPr>
              <w:spacing w:after="0" w:line="240" w:lineRule="auto"/>
            </w:pPr>
            <w:r w:rsidRPr="00C15E61">
              <w:rPr>
                <w:lang w:val="en-US"/>
              </w:rPr>
              <w:t>Towards a strong and sustainable Algae sector</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7D939652" w14:textId="1F5A9F86"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39A2D066" w14:textId="032984DB"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7486F41B" w14:textId="62EB18A5"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B109BAF" w14:textId="3F48835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2EB05DBA" w14:textId="0A2AB45A"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6D7C43E2" w14:textId="4481C51F"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7453757" w14:textId="17C7CEF0" w:rsidR="00187DB9" w:rsidRPr="00C15E61" w:rsidRDefault="00187DB9" w:rsidP="00410BEF">
            <w:pPr>
              <w:spacing w:after="0" w:line="240" w:lineRule="auto"/>
              <w:jc w:val="center"/>
            </w:pPr>
            <w:r w:rsidRPr="00C15E61">
              <w:rPr>
                <w:lang w:val="en-US"/>
              </w:rPr>
              <w:t>0</w:t>
            </w:r>
          </w:p>
        </w:tc>
      </w:tr>
      <w:tr w:rsidR="009E47ED" w:rsidRPr="00C15E61" w14:paraId="5EB2091E"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C818501" w14:textId="3D11B794" w:rsidR="00187DB9" w:rsidRPr="00C15E61" w:rsidRDefault="00187DB9" w:rsidP="00410BEF">
            <w:pPr>
              <w:spacing w:after="0" w:line="240" w:lineRule="auto"/>
            </w:pPr>
            <w:r w:rsidRPr="00C15E61">
              <w:rPr>
                <w:lang w:val="en-US"/>
              </w:rPr>
              <w:t>CAP New Strategic plans</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42D8E714" w14:textId="1E89EF58"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1169E84B" w14:textId="51F52257"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BE8672E" w14:textId="61FE2EE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59290A4" w14:textId="17431A1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691AAEF0" w14:textId="459CBFF7"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60DAD90E" w14:textId="103BD7FA"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66EA0926" w14:textId="56736764" w:rsidR="00187DB9" w:rsidRPr="00C15E61" w:rsidRDefault="00187DB9" w:rsidP="00410BEF">
            <w:pPr>
              <w:spacing w:after="0" w:line="240" w:lineRule="auto"/>
              <w:jc w:val="center"/>
            </w:pPr>
            <w:r w:rsidRPr="00C15E61">
              <w:rPr>
                <w:lang w:val="en-US"/>
              </w:rPr>
              <w:t>1</w:t>
            </w:r>
          </w:p>
        </w:tc>
      </w:tr>
      <w:tr w:rsidR="009E47ED" w:rsidRPr="00C15E61" w14:paraId="23738893"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7C69F5F4" w14:textId="102258BE" w:rsidR="00187DB9" w:rsidRPr="00C15E61" w:rsidRDefault="00187DB9" w:rsidP="00410BEF">
            <w:pPr>
              <w:spacing w:after="0" w:line="240" w:lineRule="auto"/>
            </w:pPr>
            <w:r w:rsidRPr="00C15E61">
              <w:rPr>
                <w:lang w:val="en-US"/>
              </w:rPr>
              <w:t>Progress Report of Bioeconomy Strategy 2022</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33BC292B" w14:textId="3A10F1EC"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71D6543" w14:textId="67421096"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0E6C034B" w14:textId="458654FF"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B22E5B2" w14:textId="5C8CDB3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02C40A96" w14:textId="2EE49953"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6360C42C" w14:textId="20147977"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254A143E" w14:textId="2D84C45A" w:rsidR="00187DB9" w:rsidRPr="00C15E61" w:rsidRDefault="00187DB9" w:rsidP="00410BEF">
            <w:pPr>
              <w:spacing w:after="0" w:line="240" w:lineRule="auto"/>
              <w:jc w:val="center"/>
            </w:pPr>
            <w:r w:rsidRPr="00C15E61">
              <w:rPr>
                <w:lang w:val="en-US"/>
              </w:rPr>
              <w:t>0</w:t>
            </w:r>
          </w:p>
        </w:tc>
      </w:tr>
      <w:tr w:rsidR="009E47ED" w:rsidRPr="00C15E61" w14:paraId="2EB35768" w14:textId="77777777" w:rsidTr="009E47ED">
        <w:trPr>
          <w:trHeight w:val="300"/>
        </w:trPr>
        <w:tc>
          <w:tcPr>
            <w:tcW w:w="4253" w:type="dxa"/>
            <w:tcBorders>
              <w:top w:val="single" w:sz="6" w:space="0" w:color="auto"/>
              <w:left w:val="single" w:sz="6" w:space="0" w:color="000000" w:themeColor="text1"/>
              <w:bottom w:val="single" w:sz="6" w:space="0" w:color="auto"/>
              <w:right w:val="nil"/>
            </w:tcBorders>
            <w:shd w:val="clear" w:color="auto" w:fill="FFFFFF" w:themeFill="background1"/>
            <w:tcMar>
              <w:left w:w="105" w:type="dxa"/>
              <w:right w:w="105" w:type="dxa"/>
            </w:tcMar>
            <w:vAlign w:val="center"/>
          </w:tcPr>
          <w:p w14:paraId="689745A1" w14:textId="6632D499" w:rsidR="00187DB9" w:rsidRPr="00C15E61" w:rsidRDefault="00187DB9" w:rsidP="00410BEF">
            <w:pPr>
              <w:spacing w:after="0" w:line="240" w:lineRule="auto"/>
            </w:pPr>
            <w:r w:rsidRPr="00C15E61">
              <w:rPr>
                <w:lang w:val="en-US"/>
              </w:rPr>
              <w:t xml:space="preserve">RED II/III </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121E1E11" w14:textId="373EAC7B"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47917E6B" w14:textId="137AC6F2"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B18300E" w14:textId="4FEA184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12AA3238" w14:textId="76A21E52"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E304791" w14:textId="346CD5DA"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2B4EAAAD" w14:textId="5ED1778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1F97E88" w14:textId="405006B8" w:rsidR="00187DB9" w:rsidRPr="00C15E61" w:rsidRDefault="00187DB9" w:rsidP="00410BEF">
            <w:pPr>
              <w:spacing w:after="0" w:line="240" w:lineRule="auto"/>
              <w:jc w:val="center"/>
            </w:pPr>
            <w:r w:rsidRPr="00C15E61">
              <w:rPr>
                <w:lang w:val="en-US"/>
              </w:rPr>
              <w:t>0</w:t>
            </w:r>
          </w:p>
        </w:tc>
      </w:tr>
      <w:tr w:rsidR="009E47ED" w:rsidRPr="00C15E61" w14:paraId="44E29BE9"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B0C9ECD" w14:textId="217DF81A" w:rsidR="00187DB9" w:rsidRPr="00C15E61" w:rsidRDefault="00187DB9" w:rsidP="00410BEF">
            <w:pPr>
              <w:spacing w:after="0" w:line="240" w:lineRule="auto"/>
            </w:pPr>
            <w:r w:rsidRPr="00C15E61">
              <w:rPr>
                <w:lang w:val="en-US"/>
              </w:rPr>
              <w:t>EU Soil Strategy for 2030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291991F5" w14:textId="14573593"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22B9524C" w14:textId="4472811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56B55D3" w14:textId="3265D6A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34BDE72" w14:textId="3A461F0A"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069BA636" w14:textId="35652C51"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63BE7B"/>
            <w:tcMar>
              <w:left w:w="105" w:type="dxa"/>
              <w:right w:w="105" w:type="dxa"/>
            </w:tcMar>
            <w:vAlign w:val="center"/>
          </w:tcPr>
          <w:p w14:paraId="57CC4768" w14:textId="11FF03B8"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CFF60FB" w14:textId="7B0AAB96" w:rsidR="00187DB9" w:rsidRPr="00C15E61" w:rsidRDefault="00187DB9" w:rsidP="00410BEF">
            <w:pPr>
              <w:spacing w:after="0" w:line="240" w:lineRule="auto"/>
              <w:jc w:val="center"/>
            </w:pPr>
            <w:r w:rsidRPr="00C15E61">
              <w:rPr>
                <w:lang w:val="en-US"/>
              </w:rPr>
              <w:t>0</w:t>
            </w:r>
          </w:p>
        </w:tc>
      </w:tr>
      <w:tr w:rsidR="009E47ED" w:rsidRPr="00C15E61" w14:paraId="4B08D2A1"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365E8A42" w14:textId="39E2C5B2" w:rsidR="00187DB9" w:rsidRPr="00C15E61" w:rsidRDefault="00187DB9" w:rsidP="00410BEF">
            <w:pPr>
              <w:spacing w:after="0" w:line="240" w:lineRule="auto"/>
            </w:pPr>
            <w:r w:rsidRPr="00C15E61">
              <w:rPr>
                <w:lang w:val="en-US"/>
              </w:rPr>
              <w:t>Framework for Carbon Removals</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33B247A5" w14:textId="7A00F68D"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4CEC0722" w14:textId="28987C87"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06C1D6AC" w14:textId="4C99A449"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2132E2DA" w14:textId="165CF5E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C4AC1ED" w14:textId="28793BB8"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0897EEBF" w14:textId="4AC7F0A6"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59C949B" w14:textId="0C80557F" w:rsidR="00187DB9" w:rsidRPr="00C15E61" w:rsidRDefault="00187DB9" w:rsidP="00410BEF">
            <w:pPr>
              <w:spacing w:after="0" w:line="240" w:lineRule="auto"/>
              <w:jc w:val="center"/>
            </w:pPr>
            <w:r w:rsidRPr="00C15E61">
              <w:rPr>
                <w:lang w:val="en-US"/>
              </w:rPr>
              <w:t>0</w:t>
            </w:r>
          </w:p>
        </w:tc>
      </w:tr>
      <w:tr w:rsidR="009E47ED" w:rsidRPr="00C15E61" w14:paraId="734807F6"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202C9192" w14:textId="73A7213E" w:rsidR="00187DB9" w:rsidRPr="00C15E61" w:rsidRDefault="00187DB9" w:rsidP="00410BEF">
            <w:pPr>
              <w:spacing w:after="0" w:line="240" w:lineRule="auto"/>
            </w:pPr>
            <w:r w:rsidRPr="00C15E61">
              <w:rPr>
                <w:lang w:val="en-US"/>
              </w:rPr>
              <w:t xml:space="preserve">LULUCF </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58324168" w14:textId="047F2C81"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4893730" w14:textId="22C6F36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D2C09CB" w14:textId="682F330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09AED4A4" w14:textId="23C69A1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221241B7" w14:textId="182A5278"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5A8BCC69" w14:textId="0FA984E6"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3FDA7BF" w14:textId="22D7D839" w:rsidR="00187DB9" w:rsidRPr="00C15E61" w:rsidRDefault="00187DB9" w:rsidP="00410BEF">
            <w:pPr>
              <w:spacing w:after="0" w:line="240" w:lineRule="auto"/>
              <w:jc w:val="center"/>
            </w:pPr>
            <w:r w:rsidRPr="00C15E61">
              <w:rPr>
                <w:lang w:val="en-US"/>
              </w:rPr>
              <w:t>0</w:t>
            </w:r>
          </w:p>
        </w:tc>
      </w:tr>
      <w:tr w:rsidR="009E47ED" w:rsidRPr="00C15E61" w14:paraId="3946BC24"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1A781BAA" w14:textId="1D5D7E4A" w:rsidR="00187DB9" w:rsidRPr="00C15E61" w:rsidRDefault="00187DB9" w:rsidP="00410BEF">
            <w:pPr>
              <w:spacing w:after="0" w:line="240" w:lineRule="auto"/>
            </w:pPr>
            <w:r w:rsidRPr="00C15E61">
              <w:rPr>
                <w:lang w:val="en-US"/>
              </w:rPr>
              <w:t>REPowerEU</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5015281A" w14:textId="5FC8B035"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6D9D6C48" w14:textId="24FDB97F"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A52D272" w14:textId="0F3E5F67"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6B67FEB9" w14:textId="7052D995"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B3C4CAB" w14:textId="42589557"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6C6B7D5" w14:textId="4699FB3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85AD5A2" w14:textId="7E5E8834" w:rsidR="00187DB9" w:rsidRPr="00C15E61" w:rsidRDefault="00187DB9" w:rsidP="00410BEF">
            <w:pPr>
              <w:spacing w:after="0" w:line="240" w:lineRule="auto"/>
              <w:jc w:val="center"/>
            </w:pPr>
            <w:r w:rsidRPr="00C15E61">
              <w:rPr>
                <w:lang w:val="en-US"/>
              </w:rPr>
              <w:t>0</w:t>
            </w:r>
          </w:p>
        </w:tc>
      </w:tr>
      <w:tr w:rsidR="009E47ED" w:rsidRPr="00C15E61" w14:paraId="4D84B571"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B264107" w14:textId="7802978C" w:rsidR="00187DB9" w:rsidRPr="00C15E61" w:rsidRDefault="00187DB9" w:rsidP="00410BEF">
            <w:pPr>
              <w:spacing w:after="0" w:line="240" w:lineRule="auto"/>
            </w:pPr>
            <w:r w:rsidRPr="00C15E61">
              <w:rPr>
                <w:lang w:val="en-US"/>
              </w:rPr>
              <w:t>Adaption to Climate Change</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588A35A0" w14:textId="770FF3BD"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CB29019" w14:textId="7AEF5CBD"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67D0AAD0" w14:textId="457964E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686AC85" w14:textId="1B3BD531"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0C5B289" w14:textId="327908BF"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5E27B53B" w14:textId="66650673"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7473CE75" w14:textId="399DEFE0" w:rsidR="00187DB9" w:rsidRPr="00C15E61" w:rsidRDefault="00187DB9" w:rsidP="00410BEF">
            <w:pPr>
              <w:spacing w:after="0" w:line="240" w:lineRule="auto"/>
              <w:jc w:val="center"/>
            </w:pPr>
            <w:r w:rsidRPr="00C15E61">
              <w:rPr>
                <w:lang w:val="en-US"/>
              </w:rPr>
              <w:t>0</w:t>
            </w:r>
          </w:p>
        </w:tc>
      </w:tr>
      <w:tr w:rsidR="009E47ED" w:rsidRPr="00C15E61" w14:paraId="0B388096" w14:textId="77777777" w:rsidTr="009E47ED">
        <w:trPr>
          <w:trHeight w:val="300"/>
        </w:trPr>
        <w:tc>
          <w:tcPr>
            <w:tcW w:w="4253" w:type="dxa"/>
            <w:tcBorders>
              <w:top w:val="single" w:sz="6" w:space="0" w:color="auto"/>
              <w:left w:val="single" w:sz="6" w:space="0" w:color="000000" w:themeColor="text1"/>
              <w:bottom w:val="single" w:sz="6" w:space="0" w:color="auto"/>
              <w:right w:val="nil"/>
            </w:tcBorders>
            <w:shd w:val="clear" w:color="auto" w:fill="FFFFFF" w:themeFill="background1"/>
            <w:tcMar>
              <w:left w:w="105" w:type="dxa"/>
              <w:right w:w="105" w:type="dxa"/>
            </w:tcMar>
            <w:vAlign w:val="center"/>
          </w:tcPr>
          <w:p w14:paraId="63CABF9E" w14:textId="43AB66CE" w:rsidR="00187DB9" w:rsidRPr="00C15E61" w:rsidRDefault="00187DB9" w:rsidP="00410BEF">
            <w:pPr>
              <w:spacing w:after="0" w:line="240" w:lineRule="auto"/>
            </w:pPr>
            <w:r w:rsidRPr="00C15E61">
              <w:rPr>
                <w:lang w:val="en-US"/>
              </w:rPr>
              <w:t>Circular Economy Action Plan</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2A8A478" w14:textId="6BB2071C"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5C17FFE9" w14:textId="5CDFEB7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48BE9051" w14:textId="21AE6149"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93669CF" w14:textId="74B140C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7972073B" w14:textId="2F1ECCF6"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5EC2A9A" w14:textId="02465DD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0309156" w14:textId="6B3D5A04" w:rsidR="00187DB9" w:rsidRPr="00C15E61" w:rsidRDefault="00187DB9" w:rsidP="00410BEF">
            <w:pPr>
              <w:spacing w:after="0" w:line="240" w:lineRule="auto"/>
              <w:jc w:val="center"/>
            </w:pPr>
            <w:r w:rsidRPr="00C15E61">
              <w:rPr>
                <w:lang w:val="en-US"/>
              </w:rPr>
              <w:t>0</w:t>
            </w:r>
          </w:p>
        </w:tc>
      </w:tr>
      <w:tr w:rsidR="009E47ED" w:rsidRPr="00C15E61" w14:paraId="015BCB64"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48E37354" w14:textId="642539A5" w:rsidR="00187DB9" w:rsidRPr="00C15E61" w:rsidRDefault="00187DB9" w:rsidP="00410BEF">
            <w:pPr>
              <w:spacing w:after="0" w:line="240" w:lineRule="auto"/>
            </w:pPr>
            <w:r w:rsidRPr="00C15E61">
              <w:rPr>
                <w:lang w:val="en-US"/>
              </w:rPr>
              <w:t>Transition pathways for a chemical industry</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721ECBF6" w14:textId="1147AEDA"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2A68B756" w14:textId="58BEF749"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7B609740" w14:textId="6F5068DE"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69AC4BE" w14:textId="2563F341"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20526E2" w14:textId="41E4D8F9"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18D43439" w14:textId="30E7439D"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1C1E7D16" w14:textId="304CB9B5" w:rsidR="00187DB9" w:rsidRPr="00C15E61" w:rsidRDefault="00187DB9" w:rsidP="00410BEF">
            <w:pPr>
              <w:spacing w:after="0" w:line="240" w:lineRule="auto"/>
              <w:jc w:val="center"/>
            </w:pPr>
            <w:r w:rsidRPr="00C15E61">
              <w:rPr>
                <w:lang w:val="en-US"/>
              </w:rPr>
              <w:t>2</w:t>
            </w:r>
          </w:p>
        </w:tc>
      </w:tr>
      <w:tr w:rsidR="009E47ED" w:rsidRPr="00C15E61" w14:paraId="2B928F48"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9F7B699" w14:textId="72722EA4" w:rsidR="00187DB9" w:rsidRPr="00C15E61" w:rsidRDefault="00187DB9" w:rsidP="00410BEF">
            <w:pPr>
              <w:spacing w:after="0" w:line="240" w:lineRule="auto"/>
            </w:pPr>
            <w:r w:rsidRPr="00C15E61">
              <w:rPr>
                <w:lang w:val="en-US"/>
              </w:rPr>
              <w:t>Conservation of fisheries resources and protection of marine ecosystems</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7010B2F8" w14:textId="1E116C64"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3FEC21A8" w14:textId="4920E79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54CD87D" w14:textId="40590B0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B6236C9" w14:textId="7EF0006E"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737F70C" w14:textId="56CA6AF8"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63BE7B"/>
            <w:tcMar>
              <w:left w:w="105" w:type="dxa"/>
              <w:right w:w="105" w:type="dxa"/>
            </w:tcMar>
            <w:vAlign w:val="center"/>
          </w:tcPr>
          <w:p w14:paraId="5A11B0BD" w14:textId="2438C50C"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30671C3A" w14:textId="6152D6E2" w:rsidR="00187DB9" w:rsidRPr="00C15E61" w:rsidRDefault="00187DB9" w:rsidP="00410BEF">
            <w:pPr>
              <w:spacing w:after="0" w:line="240" w:lineRule="auto"/>
              <w:jc w:val="center"/>
            </w:pPr>
            <w:r w:rsidRPr="00C15E61">
              <w:rPr>
                <w:lang w:val="en-US"/>
              </w:rPr>
              <w:t>1</w:t>
            </w:r>
          </w:p>
        </w:tc>
      </w:tr>
      <w:tr w:rsidR="009E47ED" w:rsidRPr="00C15E61" w14:paraId="5D3B09B8"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4742D6A8" w14:textId="4B6EFA48" w:rsidR="00187DB9" w:rsidRPr="00C15E61" w:rsidRDefault="00187DB9" w:rsidP="00410BEF">
            <w:pPr>
              <w:spacing w:after="0" w:line="240" w:lineRule="auto"/>
            </w:pPr>
            <w:r w:rsidRPr="00C15E61">
              <w:rPr>
                <w:lang w:val="en-US"/>
              </w:rPr>
              <w:t xml:space="preserve">Climate Law </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656DEEFF" w14:textId="416F63D8"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356F5489" w14:textId="479D98BA"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AD44357" w14:textId="3E9501C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A089D1A" w14:textId="043AE6D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01AB2F6C" w14:textId="64F77225"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1D777A8F" w14:textId="5DDBF5A6"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29BF478" w14:textId="16B13995" w:rsidR="00187DB9" w:rsidRPr="00C15E61" w:rsidRDefault="00187DB9" w:rsidP="00410BEF">
            <w:pPr>
              <w:spacing w:after="0" w:line="240" w:lineRule="auto"/>
              <w:jc w:val="center"/>
            </w:pPr>
            <w:r w:rsidRPr="00C15E61">
              <w:rPr>
                <w:lang w:val="en-US"/>
              </w:rPr>
              <w:t>0</w:t>
            </w:r>
          </w:p>
        </w:tc>
      </w:tr>
    </w:tbl>
    <w:p w14:paraId="510AB764" w14:textId="60D36BC0" w:rsidR="00AF354A" w:rsidRPr="00AF354A" w:rsidRDefault="7F010031" w:rsidP="00B27FF9">
      <w:pPr>
        <w:spacing w:after="200" w:line="240" w:lineRule="auto"/>
        <w:textAlignment w:val="baseline"/>
      </w:pPr>
      <w:r w:rsidRPr="75426797">
        <w:rPr>
          <w:rFonts w:eastAsia="EC Square Sans Pro" w:cs="EC Square Sans Pro"/>
          <w:i/>
          <w:iCs/>
          <w:sz w:val="18"/>
          <w:szCs w:val="18"/>
          <w:lang w:val="fr-FR"/>
        </w:rPr>
        <w:t>Source: JRC elaboration, 2024</w:t>
      </w:r>
      <w:r w:rsidR="45D79BEA" w:rsidRPr="75426797">
        <w:rPr>
          <w:rFonts w:eastAsia="EC Square Sans Pro" w:cs="EC Square Sans Pro"/>
          <w:i/>
          <w:iCs/>
          <w:sz w:val="18"/>
          <w:szCs w:val="18"/>
          <w:lang w:val="fr-FR"/>
        </w:rPr>
        <w:t>.</w:t>
      </w:r>
      <w:r w:rsidR="65BA2700" w:rsidRPr="75426797">
        <w:rPr>
          <w:rFonts w:eastAsia="EC Square Sans Pro" w:cs="EC Square Sans Pro"/>
          <w:i/>
          <w:iCs/>
          <w:sz w:val="18"/>
          <w:szCs w:val="18"/>
          <w:lang w:val="fr-FR"/>
        </w:rPr>
        <w:t xml:space="preserve"> </w:t>
      </w:r>
      <w:r w:rsidR="0644CF08" w:rsidRPr="75426797">
        <w:rPr>
          <w:rFonts w:eastAsia="EC Square Sans Pro" w:cs="EC Square Sans Pro"/>
          <w:sz w:val="18"/>
          <w:szCs w:val="18"/>
        </w:rPr>
        <w:t>TA 1: Climate ambition; TA 2: Clean, affordable and secure energy; TA 3: Industrial strategy for a clean and circular economy; TA 4: Sustainable and Smart Mobility; TA 5: Greening the common agriculture plans and F2F; TA 6: Preserving and restoring ecosystems and biodiversity; TA 7: Towards zero pollution ambition for a toxic free environment.</w:t>
      </w:r>
    </w:p>
    <w:p w14:paraId="27D11D5E" w14:textId="4670A7E5" w:rsidR="00CD30B7" w:rsidRPr="005D30FE" w:rsidRDefault="58B3FB90">
      <w:pPr>
        <w:textAlignment w:val="baseline"/>
        <w:rPr>
          <w:sz w:val="22"/>
          <w:szCs w:val="22"/>
        </w:rPr>
      </w:pPr>
      <w:r w:rsidRPr="52C26004">
        <w:rPr>
          <w:rFonts w:eastAsiaTheme="minorEastAsia" w:cstheme="minorBidi"/>
          <w:sz w:val="22"/>
          <w:szCs w:val="22"/>
        </w:rPr>
        <w:t xml:space="preserve">Out of 18 policy documents analysed, 13 have moderate to high </w:t>
      </w:r>
      <w:r w:rsidR="345120D3" w:rsidRPr="52C26004">
        <w:rPr>
          <w:rFonts w:eastAsiaTheme="minorEastAsia" w:cstheme="minorBidi"/>
          <w:sz w:val="22"/>
          <w:szCs w:val="22"/>
        </w:rPr>
        <w:t>mentions of</w:t>
      </w:r>
      <w:r w:rsidRPr="52C26004">
        <w:rPr>
          <w:rFonts w:eastAsiaTheme="minorEastAsia" w:cstheme="minorBidi"/>
          <w:sz w:val="22"/>
          <w:szCs w:val="22"/>
        </w:rPr>
        <w:t xml:space="preserve"> biomass with respect to achieving the objectives of TA1 (</w:t>
      </w:r>
      <w:r w:rsidR="017D9280" w:rsidRPr="52C26004">
        <w:rPr>
          <w:rFonts w:eastAsiaTheme="minorEastAsia" w:cstheme="minorBidi"/>
          <w:sz w:val="22"/>
          <w:szCs w:val="22"/>
        </w:rPr>
        <w:t>c</w:t>
      </w:r>
      <w:r w:rsidRPr="52C26004">
        <w:rPr>
          <w:rFonts w:eastAsiaTheme="minorEastAsia" w:cstheme="minorBidi"/>
          <w:sz w:val="22"/>
          <w:szCs w:val="22"/>
        </w:rPr>
        <w:t>limate ambition), 10 for achieving the objectives of TA</w:t>
      </w:r>
      <w:r w:rsidR="017D9280" w:rsidRPr="52C26004">
        <w:rPr>
          <w:rFonts w:eastAsiaTheme="minorEastAsia" w:cstheme="minorBidi"/>
          <w:sz w:val="22"/>
          <w:szCs w:val="22"/>
        </w:rPr>
        <w:t>6</w:t>
      </w:r>
      <w:r w:rsidRPr="52C26004">
        <w:rPr>
          <w:rFonts w:eastAsiaTheme="minorEastAsia" w:cstheme="minorBidi"/>
          <w:sz w:val="22"/>
          <w:szCs w:val="22"/>
        </w:rPr>
        <w:t xml:space="preserve"> (ecosystems and biodiversity), 8 for TA</w:t>
      </w:r>
      <w:r w:rsidR="017D9280" w:rsidRPr="52C26004">
        <w:rPr>
          <w:rFonts w:eastAsiaTheme="minorEastAsia" w:cstheme="minorBidi"/>
          <w:sz w:val="22"/>
          <w:szCs w:val="22"/>
        </w:rPr>
        <w:t>5</w:t>
      </w:r>
      <w:r w:rsidRPr="52C26004">
        <w:rPr>
          <w:rFonts w:eastAsiaTheme="minorEastAsia" w:cstheme="minorBidi"/>
          <w:sz w:val="22"/>
          <w:szCs w:val="22"/>
        </w:rPr>
        <w:t xml:space="preserve"> (</w:t>
      </w:r>
      <w:r w:rsidR="017D9280" w:rsidRPr="52C26004">
        <w:rPr>
          <w:rFonts w:eastAsiaTheme="minorEastAsia" w:cstheme="minorBidi"/>
          <w:sz w:val="22"/>
          <w:szCs w:val="22"/>
        </w:rPr>
        <w:t>food system</w:t>
      </w:r>
      <w:r w:rsidRPr="52C26004">
        <w:rPr>
          <w:rFonts w:eastAsiaTheme="minorEastAsia" w:cstheme="minorBidi"/>
          <w:sz w:val="22"/>
          <w:szCs w:val="22"/>
        </w:rPr>
        <w:t xml:space="preserve">), </w:t>
      </w:r>
      <w:r w:rsidR="017D9280" w:rsidRPr="52C26004">
        <w:rPr>
          <w:rFonts w:eastAsiaTheme="minorEastAsia" w:cstheme="minorBidi"/>
          <w:sz w:val="22"/>
          <w:szCs w:val="22"/>
        </w:rPr>
        <w:t>3 for TA2 (energy) and 3 for TA3 (circular economy)</w:t>
      </w:r>
      <w:r w:rsidR="3FF82B34" w:rsidRPr="52C26004">
        <w:rPr>
          <w:rFonts w:eastAsiaTheme="minorEastAsia" w:cstheme="minorBidi"/>
          <w:sz w:val="22"/>
          <w:szCs w:val="22"/>
        </w:rPr>
        <w:t>.</w:t>
      </w:r>
      <w:r w:rsidR="438C2A8D" w:rsidRPr="52C26004">
        <w:rPr>
          <w:rFonts w:eastAsiaTheme="minorEastAsia" w:cstheme="minorBidi"/>
          <w:sz w:val="22"/>
          <w:szCs w:val="22"/>
        </w:rPr>
        <w:t xml:space="preserve"> </w:t>
      </w:r>
      <w:r w:rsidR="3FF82B34" w:rsidRPr="52C26004">
        <w:rPr>
          <w:rFonts w:eastAsiaTheme="minorEastAsia" w:cstheme="minorBidi"/>
          <w:sz w:val="22"/>
          <w:szCs w:val="22"/>
        </w:rPr>
        <w:t>It is worth noting that the reason why biomass</w:t>
      </w:r>
      <w:r w:rsidR="3FF82B34" w:rsidRPr="52C26004">
        <w:rPr>
          <w:rFonts w:eastAsiaTheme="minorEastAsia"/>
          <w:sz w:val="22"/>
          <w:szCs w:val="22"/>
        </w:rPr>
        <w:t xml:space="preserve"> matters in these policies can differ: </w:t>
      </w:r>
      <w:r w:rsidR="5BC6196B" w:rsidRPr="52C26004">
        <w:rPr>
          <w:sz w:val="22"/>
          <w:szCs w:val="22"/>
        </w:rPr>
        <w:t>to function as a carbon sink (regulating service);</w:t>
      </w:r>
      <w:r w:rsidR="3FF82B34" w:rsidRPr="52C26004">
        <w:rPr>
          <w:sz w:val="22"/>
          <w:szCs w:val="22"/>
        </w:rPr>
        <w:t xml:space="preserve"> </w:t>
      </w:r>
      <w:r w:rsidR="5BC6196B" w:rsidRPr="52C26004">
        <w:rPr>
          <w:sz w:val="22"/>
          <w:szCs w:val="22"/>
        </w:rPr>
        <w:t>to provide renewable energy (provisional service);</w:t>
      </w:r>
      <w:r w:rsidR="345120D3" w:rsidRPr="52C26004">
        <w:rPr>
          <w:sz w:val="22"/>
          <w:szCs w:val="22"/>
        </w:rPr>
        <w:t xml:space="preserve"> </w:t>
      </w:r>
      <w:r w:rsidR="5BC6196B" w:rsidRPr="52C26004">
        <w:rPr>
          <w:sz w:val="22"/>
          <w:szCs w:val="22"/>
        </w:rPr>
        <w:t>to provide food (provisional service);</w:t>
      </w:r>
      <w:r w:rsidR="3FF82B34" w:rsidRPr="52C26004">
        <w:rPr>
          <w:sz w:val="22"/>
          <w:szCs w:val="22"/>
        </w:rPr>
        <w:t xml:space="preserve"> </w:t>
      </w:r>
      <w:r w:rsidR="5BC6196B" w:rsidRPr="52C26004">
        <w:rPr>
          <w:sz w:val="22"/>
          <w:szCs w:val="22"/>
        </w:rPr>
        <w:t>to provide material (provisional service).</w:t>
      </w:r>
    </w:p>
    <w:p w14:paraId="08BCED34" w14:textId="77777777" w:rsidR="00CD30B7" w:rsidRPr="005D30FE" w:rsidRDefault="00CD30B7" w:rsidP="00CD30B7">
      <w:pPr>
        <w:pStyle w:val="JRCText"/>
        <w:spacing w:line="240" w:lineRule="auto"/>
        <w:rPr>
          <w:i/>
          <w:iCs/>
          <w:color w:val="808080" w:themeColor="background1" w:themeShade="80"/>
          <w:sz w:val="22"/>
          <w:szCs w:val="22"/>
        </w:rPr>
      </w:pPr>
    </w:p>
    <w:p w14:paraId="62F1C673" w14:textId="140CBB58" w:rsidR="00281D85" w:rsidRDefault="78EC0E51" w:rsidP="00CD30B7">
      <w:pPr>
        <w:rPr>
          <w:sz w:val="22"/>
          <w:szCs w:val="22"/>
        </w:rPr>
      </w:pPr>
      <w:r w:rsidRPr="52C26004">
        <w:rPr>
          <w:rFonts w:eastAsia="EC Square Sans Pro" w:cs="EC Square Sans Pro"/>
          <w:sz w:val="22"/>
          <w:szCs w:val="22"/>
        </w:rPr>
        <w:t xml:space="preserve">The analysis revealed two dominant </w:t>
      </w:r>
      <w:r w:rsidR="3238FD5D" w:rsidRPr="52C26004">
        <w:rPr>
          <w:rFonts w:eastAsia="EC Square Sans Pro" w:cs="EC Square Sans Pro"/>
          <w:sz w:val="22"/>
          <w:szCs w:val="22"/>
        </w:rPr>
        <w:t>roles of</w:t>
      </w:r>
      <w:r w:rsidRPr="52C26004">
        <w:rPr>
          <w:rFonts w:eastAsia="EC Square Sans Pro" w:cs="EC Square Sans Pro"/>
          <w:sz w:val="22"/>
          <w:szCs w:val="22"/>
        </w:rPr>
        <w:t xml:space="preserve"> biomass in the EGD policies</w:t>
      </w:r>
      <w:r w:rsidR="5BC6196B" w:rsidRPr="52C26004">
        <w:rPr>
          <w:sz w:val="22"/>
          <w:szCs w:val="22"/>
        </w:rPr>
        <w:t>: protection</w:t>
      </w:r>
      <w:r w:rsidR="4305BB87" w:rsidRPr="52C26004">
        <w:rPr>
          <w:sz w:val="22"/>
          <w:szCs w:val="22"/>
        </w:rPr>
        <w:t xml:space="preserve"> and enhancement</w:t>
      </w:r>
      <w:r w:rsidR="5BC6196B" w:rsidRPr="52C26004">
        <w:rPr>
          <w:sz w:val="22"/>
          <w:szCs w:val="22"/>
        </w:rPr>
        <w:t xml:space="preserve"> </w:t>
      </w:r>
      <w:r w:rsidR="2FC46EE9" w:rsidRPr="52C26004">
        <w:rPr>
          <w:sz w:val="22"/>
          <w:szCs w:val="22"/>
        </w:rPr>
        <w:t xml:space="preserve">of the environment </w:t>
      </w:r>
      <w:r w:rsidR="5BC6196B" w:rsidRPr="52C26004">
        <w:rPr>
          <w:sz w:val="22"/>
          <w:szCs w:val="22"/>
        </w:rPr>
        <w:t xml:space="preserve">and </w:t>
      </w:r>
      <w:r w:rsidR="27D081AC" w:rsidRPr="52C26004">
        <w:rPr>
          <w:sz w:val="22"/>
          <w:szCs w:val="22"/>
        </w:rPr>
        <w:t>biomass use</w:t>
      </w:r>
      <w:r w:rsidR="5BC6196B" w:rsidRPr="52C26004">
        <w:rPr>
          <w:sz w:val="22"/>
          <w:szCs w:val="22"/>
        </w:rPr>
        <w:t xml:space="preserve">. Protection </w:t>
      </w:r>
      <w:r w:rsidR="7A4CCB12" w:rsidRPr="52C26004">
        <w:rPr>
          <w:sz w:val="22"/>
          <w:szCs w:val="22"/>
        </w:rPr>
        <w:t xml:space="preserve">policies </w:t>
      </w:r>
      <w:r w:rsidR="5BC6196B" w:rsidRPr="52C26004">
        <w:rPr>
          <w:sz w:val="22"/>
          <w:szCs w:val="22"/>
        </w:rPr>
        <w:t xml:space="preserve">focus on conserving and restoring primary production systems like forests and agricultural land, crucial for water regulation, carbon sequestration, and biodiversity. </w:t>
      </w:r>
      <w:r w:rsidR="188605F8" w:rsidRPr="52C26004">
        <w:rPr>
          <w:sz w:val="22"/>
          <w:szCs w:val="22"/>
        </w:rPr>
        <w:t>Policies more focused on b</w:t>
      </w:r>
      <w:r w:rsidR="208D8EB6" w:rsidRPr="52C26004">
        <w:rPr>
          <w:sz w:val="22"/>
          <w:szCs w:val="22"/>
        </w:rPr>
        <w:t>iomass use</w:t>
      </w:r>
      <w:r w:rsidR="5BC6196B" w:rsidRPr="52C26004">
        <w:rPr>
          <w:sz w:val="22"/>
          <w:szCs w:val="22"/>
        </w:rPr>
        <w:t xml:space="preserve"> </w:t>
      </w:r>
      <w:r w:rsidR="53DF5B87" w:rsidRPr="52C26004">
        <w:rPr>
          <w:sz w:val="22"/>
          <w:szCs w:val="22"/>
        </w:rPr>
        <w:t>regulate the use of</w:t>
      </w:r>
      <w:r w:rsidR="5BC6196B" w:rsidRPr="52C26004">
        <w:rPr>
          <w:sz w:val="22"/>
          <w:szCs w:val="22"/>
        </w:rPr>
        <w:t xml:space="preserve"> biomass </w:t>
      </w:r>
      <w:r w:rsidR="1AF439B7" w:rsidRPr="52C26004">
        <w:rPr>
          <w:sz w:val="22"/>
          <w:szCs w:val="22"/>
        </w:rPr>
        <w:t>primarily</w:t>
      </w:r>
      <w:r w:rsidR="47962F22" w:rsidRPr="52C26004">
        <w:rPr>
          <w:sz w:val="22"/>
          <w:szCs w:val="22"/>
        </w:rPr>
        <w:t xml:space="preserve"> </w:t>
      </w:r>
      <w:r w:rsidR="363E391B" w:rsidRPr="52C26004">
        <w:rPr>
          <w:sz w:val="22"/>
          <w:szCs w:val="22"/>
        </w:rPr>
        <w:t>from</w:t>
      </w:r>
      <w:r w:rsidR="47962F22" w:rsidRPr="52C26004">
        <w:rPr>
          <w:sz w:val="22"/>
          <w:szCs w:val="22"/>
        </w:rPr>
        <w:t xml:space="preserve"> </w:t>
      </w:r>
      <w:r w:rsidR="5A6E32B8" w:rsidRPr="52C26004">
        <w:rPr>
          <w:sz w:val="22"/>
          <w:szCs w:val="22"/>
        </w:rPr>
        <w:t xml:space="preserve">an </w:t>
      </w:r>
      <w:r w:rsidR="5BC6196B" w:rsidRPr="52C26004">
        <w:rPr>
          <w:sz w:val="22"/>
          <w:szCs w:val="22"/>
        </w:rPr>
        <w:t>economic p</w:t>
      </w:r>
      <w:r w:rsidR="3F600744" w:rsidRPr="52C26004">
        <w:rPr>
          <w:sz w:val="22"/>
          <w:szCs w:val="22"/>
        </w:rPr>
        <w:t>er</w:t>
      </w:r>
      <w:r w:rsidR="5BCF27AE" w:rsidRPr="52C26004">
        <w:rPr>
          <w:sz w:val="22"/>
          <w:szCs w:val="22"/>
        </w:rPr>
        <w:t>s</w:t>
      </w:r>
      <w:r w:rsidR="3F600744" w:rsidRPr="52C26004">
        <w:rPr>
          <w:sz w:val="22"/>
          <w:szCs w:val="22"/>
        </w:rPr>
        <w:t>pective</w:t>
      </w:r>
      <w:r w:rsidR="49907553" w:rsidRPr="52C26004">
        <w:rPr>
          <w:sz w:val="22"/>
          <w:szCs w:val="22"/>
        </w:rPr>
        <w:t>, using a</w:t>
      </w:r>
      <w:r w:rsidR="5BC6196B" w:rsidRPr="52C26004">
        <w:rPr>
          <w:sz w:val="22"/>
          <w:szCs w:val="22"/>
        </w:rPr>
        <w:t xml:space="preserve"> “win-win” policy discourse. Examples include the RED III and REPowerEU Plan, which promote biomass use to reduce fossil fuel dependence and </w:t>
      </w:r>
      <w:r w:rsidR="4B8F2122" w:rsidRPr="52C26004">
        <w:rPr>
          <w:sz w:val="22"/>
          <w:szCs w:val="22"/>
        </w:rPr>
        <w:t xml:space="preserve">to </w:t>
      </w:r>
      <w:r w:rsidR="5BC6196B" w:rsidRPr="52C26004">
        <w:rPr>
          <w:sz w:val="22"/>
          <w:szCs w:val="22"/>
        </w:rPr>
        <w:t>support climate goals</w:t>
      </w:r>
      <w:r w:rsidR="3323AF97" w:rsidRPr="52C26004">
        <w:rPr>
          <w:sz w:val="22"/>
          <w:szCs w:val="22"/>
        </w:rPr>
        <w:t xml:space="preserve"> at the same time</w:t>
      </w:r>
      <w:r w:rsidR="5BC6196B" w:rsidRPr="52C26004">
        <w:rPr>
          <w:sz w:val="22"/>
          <w:szCs w:val="22"/>
        </w:rPr>
        <w:t>, and the Circular Economy Action Plan, which encourages biomass</w:t>
      </w:r>
      <w:r w:rsidR="345120D3" w:rsidRPr="52C26004">
        <w:rPr>
          <w:sz w:val="22"/>
          <w:szCs w:val="22"/>
        </w:rPr>
        <w:t xml:space="preserve"> use</w:t>
      </w:r>
      <w:r w:rsidR="5BC6196B" w:rsidRPr="52C26004">
        <w:rPr>
          <w:sz w:val="22"/>
          <w:szCs w:val="22"/>
        </w:rPr>
        <w:t xml:space="preserve"> </w:t>
      </w:r>
      <w:r w:rsidR="5BC6196B" w:rsidRPr="52C26004">
        <w:rPr>
          <w:sz w:val="22"/>
          <w:szCs w:val="22"/>
        </w:rPr>
        <w:lastRenderedPageBreak/>
        <w:t xml:space="preserve">for material production and waste reduction. Other policies like the EU Algae Initiative and Farm to Fork strategy </w:t>
      </w:r>
      <w:r w:rsidR="0D1AFEFB" w:rsidRPr="52C26004">
        <w:rPr>
          <w:sz w:val="22"/>
          <w:szCs w:val="22"/>
        </w:rPr>
        <w:t xml:space="preserve">also </w:t>
      </w:r>
      <w:r w:rsidR="5BC6196B" w:rsidRPr="52C26004">
        <w:rPr>
          <w:sz w:val="22"/>
          <w:szCs w:val="22"/>
        </w:rPr>
        <w:t xml:space="preserve">emphasize the dual benefits of biomass for economic growth and environmental sustainability. </w:t>
      </w:r>
    </w:p>
    <w:p w14:paraId="52E4A05B" w14:textId="233F55AD" w:rsidR="00CD30B7" w:rsidRPr="005D30FE" w:rsidRDefault="365C6580" w:rsidP="00CD30B7">
      <w:pPr>
        <w:rPr>
          <w:sz w:val="22"/>
          <w:szCs w:val="22"/>
        </w:rPr>
      </w:pPr>
      <w:r w:rsidRPr="6FD9000B">
        <w:rPr>
          <w:rFonts w:eastAsia="EC Square Sans Pro" w:cs="EC Square Sans Pro"/>
          <w:sz w:val="22"/>
          <w:szCs w:val="22"/>
        </w:rPr>
        <w:t xml:space="preserve">There are overlaps between the policies, in the sense that some protection side policies advocate the </w:t>
      </w:r>
      <w:r w:rsidR="00281D85">
        <w:rPr>
          <w:rFonts w:eastAsia="EC Square Sans Pro" w:cs="EC Square Sans Pro"/>
          <w:sz w:val="22"/>
          <w:szCs w:val="22"/>
        </w:rPr>
        <w:t>use</w:t>
      </w:r>
      <w:r w:rsidR="00281D85" w:rsidRPr="6FD9000B">
        <w:rPr>
          <w:rFonts w:eastAsia="EC Square Sans Pro" w:cs="EC Square Sans Pro"/>
          <w:sz w:val="22"/>
          <w:szCs w:val="22"/>
        </w:rPr>
        <w:t xml:space="preserve"> </w:t>
      </w:r>
      <w:r w:rsidRPr="6FD9000B">
        <w:rPr>
          <w:rFonts w:eastAsia="EC Square Sans Pro" w:cs="EC Square Sans Pro"/>
          <w:sz w:val="22"/>
          <w:szCs w:val="22"/>
        </w:rPr>
        <w:t>of biomass and vice versa. C</w:t>
      </w:r>
      <w:r w:rsidR="00CD30B7" w:rsidRPr="6FD9000B">
        <w:rPr>
          <w:sz w:val="22"/>
          <w:szCs w:val="22"/>
        </w:rPr>
        <w:t xml:space="preserve">hallenges such as biomass availability and competition with other sectors are noted, particularly in the </w:t>
      </w:r>
      <w:r w:rsidR="6C20A9B6" w:rsidRPr="6FD9000B">
        <w:rPr>
          <w:sz w:val="22"/>
          <w:szCs w:val="22"/>
        </w:rPr>
        <w:t xml:space="preserve">Transition pathways for a </w:t>
      </w:r>
      <w:r w:rsidR="00CD30B7" w:rsidRPr="6FD9000B">
        <w:rPr>
          <w:sz w:val="22"/>
          <w:szCs w:val="22"/>
        </w:rPr>
        <w:t>chemical industry transition.</w:t>
      </w:r>
    </w:p>
    <w:p w14:paraId="6E367820" w14:textId="1571AD22" w:rsidR="0001673F" w:rsidRPr="005A2AF4" w:rsidRDefault="00F075BC" w:rsidP="005A2AF4">
      <w:pPr>
        <w:rPr>
          <w:rFonts w:eastAsiaTheme="minorEastAsia"/>
          <w:sz w:val="22"/>
          <w:szCs w:val="22"/>
        </w:rPr>
      </w:pPr>
      <w:r w:rsidRPr="6FD9000B">
        <w:rPr>
          <w:rFonts w:eastAsiaTheme="minorEastAsia"/>
          <w:sz w:val="22"/>
          <w:szCs w:val="22"/>
        </w:rPr>
        <w:t>While b</w:t>
      </w:r>
      <w:r w:rsidR="00CD30B7" w:rsidRPr="6FD9000B">
        <w:rPr>
          <w:rFonts w:eastAsiaTheme="minorEastAsia"/>
          <w:sz w:val="22"/>
          <w:szCs w:val="22"/>
        </w:rPr>
        <w:t xml:space="preserve">iomass emerges as a central component contributing to various thematic areas of the EGD, including climate ambition, biodiversity preservation, greening the agriculture sector, and fostering circular economy, yet there is a notable </w:t>
      </w:r>
      <w:r w:rsidR="00CD30B7" w:rsidRPr="6FD9000B">
        <w:rPr>
          <w:rFonts w:eastAsiaTheme="minorEastAsia"/>
          <w:b/>
          <w:bCs/>
          <w:sz w:val="22"/>
          <w:szCs w:val="22"/>
        </w:rPr>
        <w:t xml:space="preserve">absence of quantification of biomass </w:t>
      </w:r>
      <w:r w:rsidR="1BA659BD" w:rsidRPr="6FD9000B">
        <w:rPr>
          <w:rFonts w:eastAsiaTheme="minorEastAsia"/>
          <w:b/>
          <w:bCs/>
          <w:sz w:val="22"/>
          <w:szCs w:val="22"/>
        </w:rPr>
        <w:t>uses</w:t>
      </w:r>
      <w:r w:rsidR="00CD30B7" w:rsidRPr="6FD9000B">
        <w:rPr>
          <w:rFonts w:eastAsiaTheme="minorEastAsia"/>
          <w:sz w:val="22"/>
          <w:szCs w:val="22"/>
        </w:rPr>
        <w:t xml:space="preserve"> for all sectors</w:t>
      </w:r>
      <w:r w:rsidR="00AB0F57" w:rsidRPr="6FD9000B">
        <w:rPr>
          <w:rFonts w:eastAsiaTheme="minorEastAsia"/>
          <w:sz w:val="22"/>
          <w:szCs w:val="22"/>
        </w:rPr>
        <w:t>, but especially so for woody biomass use sectors</w:t>
      </w:r>
      <w:r w:rsidR="00CD30B7" w:rsidRPr="6FD9000B">
        <w:rPr>
          <w:rFonts w:eastAsiaTheme="minorEastAsia"/>
          <w:sz w:val="22"/>
          <w:szCs w:val="22"/>
        </w:rPr>
        <w:t>.</w:t>
      </w:r>
      <w:r w:rsidR="2195D770" w:rsidRPr="218D1E97">
        <w:rPr>
          <w:rFonts w:eastAsiaTheme="minorEastAsia"/>
          <w:sz w:val="22"/>
          <w:szCs w:val="22"/>
        </w:rPr>
        <w:t xml:space="preserve"> </w:t>
      </w:r>
      <w:r w:rsidR="033D8D95" w:rsidRPr="6FD9000B">
        <w:rPr>
          <w:rFonts w:eastAsiaTheme="minorEastAsia"/>
          <w:sz w:val="22"/>
          <w:szCs w:val="22"/>
        </w:rPr>
        <w:t>Not only does t</w:t>
      </w:r>
      <w:r w:rsidR="00CD30B7" w:rsidRPr="6FD9000B">
        <w:rPr>
          <w:rFonts w:eastAsiaTheme="minorEastAsia"/>
          <w:sz w:val="22"/>
          <w:szCs w:val="22"/>
        </w:rPr>
        <w:t xml:space="preserve">his hamper </w:t>
      </w:r>
      <w:r w:rsidR="583835E0" w:rsidRPr="6FD9000B">
        <w:rPr>
          <w:rFonts w:eastAsiaTheme="minorEastAsia"/>
          <w:sz w:val="22"/>
          <w:szCs w:val="22"/>
        </w:rPr>
        <w:t xml:space="preserve">an </w:t>
      </w:r>
      <w:r w:rsidR="00CD30B7" w:rsidRPr="6FD9000B">
        <w:rPr>
          <w:rFonts w:eastAsiaTheme="minorEastAsia"/>
          <w:sz w:val="22"/>
          <w:szCs w:val="22"/>
        </w:rPr>
        <w:t>effort to assess whether the policies are feasible in their ambition within a wider policy context</w:t>
      </w:r>
      <w:r w:rsidR="6EA07864" w:rsidRPr="6FD9000B">
        <w:rPr>
          <w:rFonts w:eastAsiaTheme="minorEastAsia"/>
          <w:sz w:val="22"/>
          <w:szCs w:val="22"/>
        </w:rPr>
        <w:t>, it also makes policy-making</w:t>
      </w:r>
      <w:r w:rsidR="33434CEA" w:rsidRPr="6FD9000B">
        <w:rPr>
          <w:rFonts w:eastAsiaTheme="minorEastAsia"/>
          <w:sz w:val="22"/>
          <w:szCs w:val="22"/>
        </w:rPr>
        <w:t xml:space="preserve">, in particular at the implementation stage, </w:t>
      </w:r>
      <w:r w:rsidR="6EA07864" w:rsidRPr="6FD9000B">
        <w:rPr>
          <w:rFonts w:eastAsiaTheme="minorEastAsia"/>
          <w:sz w:val="22"/>
          <w:szCs w:val="22"/>
        </w:rPr>
        <w:t xml:space="preserve">more difficult. For </w:t>
      </w:r>
      <w:r w:rsidR="54AD8928" w:rsidRPr="6FD9000B">
        <w:rPr>
          <w:rFonts w:eastAsiaTheme="minorEastAsia"/>
          <w:sz w:val="22"/>
          <w:szCs w:val="22"/>
        </w:rPr>
        <w:t>instance,</w:t>
      </w:r>
      <w:r w:rsidR="6EA07864" w:rsidRPr="6FD9000B">
        <w:rPr>
          <w:rFonts w:eastAsiaTheme="minorEastAsia"/>
          <w:sz w:val="22"/>
          <w:szCs w:val="22"/>
        </w:rPr>
        <w:t xml:space="preserve"> wood for bioenergy is now reported under the</w:t>
      </w:r>
      <w:r w:rsidR="3D3D4442" w:rsidRPr="6FD9000B">
        <w:rPr>
          <w:rFonts w:eastAsiaTheme="minorEastAsia"/>
          <w:sz w:val="22"/>
          <w:szCs w:val="22"/>
        </w:rPr>
        <w:t xml:space="preserve"> </w:t>
      </w:r>
      <w:r w:rsidR="6EA07864" w:rsidRPr="6FD9000B">
        <w:rPr>
          <w:rFonts w:eastAsiaTheme="minorEastAsia"/>
          <w:sz w:val="22"/>
          <w:szCs w:val="22"/>
        </w:rPr>
        <w:t>Regulation EU 2018/1999 on the Governance of the Energy Un</w:t>
      </w:r>
      <w:r w:rsidR="2C4A0C69" w:rsidRPr="6FD9000B">
        <w:rPr>
          <w:rFonts w:eastAsiaTheme="minorEastAsia"/>
          <w:sz w:val="22"/>
          <w:szCs w:val="22"/>
        </w:rPr>
        <w:t xml:space="preserve">ion and Climate Action in Eurostat, but there are many issues with this dataset (see </w:t>
      </w:r>
      <w:r w:rsidR="31AA5332" w:rsidRPr="6FD9000B">
        <w:rPr>
          <w:rFonts w:eastAsiaTheme="minorEastAsia"/>
          <w:sz w:val="22"/>
          <w:szCs w:val="22"/>
        </w:rPr>
        <w:t xml:space="preserve">a discussion in section 3.2.3 of </w:t>
      </w:r>
      <w:commentRangeStart w:id="42"/>
      <w:commentRangeStart w:id="43"/>
      <w:r w:rsidR="7DCBE5D5" w:rsidRPr="6FD9000B">
        <w:rPr>
          <w:rFonts w:eastAsiaTheme="minorEastAsia"/>
          <w:sz w:val="22"/>
          <w:szCs w:val="22"/>
        </w:rPr>
        <w:t>EC JRC et al.</w:t>
      </w:r>
      <w:r w:rsidR="2C4A0C69" w:rsidRPr="6FD9000B">
        <w:rPr>
          <w:rFonts w:eastAsiaTheme="minorEastAsia"/>
          <w:sz w:val="22"/>
          <w:szCs w:val="22"/>
        </w:rPr>
        <w:t>, 2025</w:t>
      </w:r>
      <w:commentRangeEnd w:id="42"/>
      <w:r>
        <w:rPr>
          <w:rStyle w:val="CommentReference"/>
        </w:rPr>
        <w:commentReference w:id="42"/>
      </w:r>
      <w:commentRangeEnd w:id="43"/>
      <w:r>
        <w:rPr>
          <w:rStyle w:val="CommentReference"/>
        </w:rPr>
        <w:commentReference w:id="43"/>
      </w:r>
      <w:r w:rsidR="2C4A0C69" w:rsidRPr="6FD9000B">
        <w:rPr>
          <w:rFonts w:eastAsiaTheme="minorEastAsia"/>
          <w:sz w:val="22"/>
          <w:szCs w:val="22"/>
        </w:rPr>
        <w:t>)</w:t>
      </w:r>
      <w:r w:rsidR="00AE7F65" w:rsidRPr="6FD9000B">
        <w:rPr>
          <w:rFonts w:eastAsiaTheme="minorEastAsia"/>
          <w:sz w:val="22"/>
          <w:szCs w:val="22"/>
        </w:rPr>
        <w:t>.</w:t>
      </w:r>
      <w:r w:rsidR="00CD30B7" w:rsidRPr="6FD9000B">
        <w:rPr>
          <w:rFonts w:eastAsiaTheme="minorEastAsia"/>
          <w:sz w:val="22"/>
          <w:szCs w:val="22"/>
        </w:rPr>
        <w:t xml:space="preserve"> </w:t>
      </w:r>
      <w:r w:rsidR="3FC32895" w:rsidRPr="6FD9000B">
        <w:rPr>
          <w:rFonts w:eastAsiaTheme="minorEastAsia"/>
          <w:sz w:val="22"/>
          <w:szCs w:val="22"/>
        </w:rPr>
        <w:t>While</w:t>
      </w:r>
      <w:r w:rsidR="00AE7F65" w:rsidRPr="6FD9000B">
        <w:rPr>
          <w:rFonts w:eastAsiaTheme="minorEastAsia"/>
          <w:sz w:val="22"/>
          <w:szCs w:val="22"/>
        </w:rPr>
        <w:t xml:space="preserve"> bioeconomy provides the essential framework to ensure policy coherence regarding biomass use</w:t>
      </w:r>
      <w:r w:rsidR="055CF288" w:rsidRPr="6FD9000B">
        <w:rPr>
          <w:rFonts w:eastAsiaTheme="minorEastAsia"/>
          <w:sz w:val="22"/>
          <w:szCs w:val="22"/>
        </w:rPr>
        <w:t>, if the current uses are not known, there is little to discuss</w:t>
      </w:r>
      <w:r w:rsidR="00AE7F65" w:rsidRPr="6FD9000B">
        <w:rPr>
          <w:rFonts w:eastAsiaTheme="minorEastAsia"/>
          <w:sz w:val="22"/>
          <w:szCs w:val="22"/>
        </w:rPr>
        <w:t xml:space="preserve">. </w:t>
      </w:r>
      <w:r w:rsidR="00CD30B7" w:rsidRPr="6FD9000B">
        <w:rPr>
          <w:rFonts w:eastAsiaTheme="minorEastAsia"/>
          <w:sz w:val="22"/>
          <w:szCs w:val="22"/>
        </w:rPr>
        <w:t>It is essential to recognize that while biomass holds promise as a sustainable resource, its finite availability necessitates careful consideration of its prioritization and utilization</w:t>
      </w:r>
      <w:r w:rsidR="00AE7F65" w:rsidRPr="6FD9000B">
        <w:rPr>
          <w:rFonts w:eastAsiaTheme="minorEastAsia"/>
          <w:sz w:val="22"/>
          <w:szCs w:val="22"/>
        </w:rPr>
        <w:t xml:space="preserve"> for </w:t>
      </w:r>
      <w:r w:rsidR="00CD30B7" w:rsidRPr="6FD9000B">
        <w:rPr>
          <w:rFonts w:eastAsiaTheme="minorEastAsia"/>
          <w:sz w:val="22"/>
          <w:szCs w:val="22"/>
        </w:rPr>
        <w:t>the potential trade-offs and tensions associated with biomass use, particularly concerning environmental implications and competition for use.</w:t>
      </w:r>
      <w:bookmarkStart w:id="44" w:name="_Toc184301809"/>
      <w:bookmarkStart w:id="45" w:name="_Toc184301810"/>
      <w:bookmarkStart w:id="46" w:name="_Toc184301811"/>
      <w:bookmarkStart w:id="47" w:name="_Toc184301812"/>
      <w:bookmarkEnd w:id="44"/>
      <w:bookmarkEnd w:id="45"/>
      <w:bookmarkEnd w:id="46"/>
      <w:bookmarkEnd w:id="47"/>
    </w:p>
    <w:p w14:paraId="2D366430" w14:textId="75BC2DF4" w:rsidR="001D712B" w:rsidRPr="005D30FE" w:rsidRDefault="001D712B">
      <w:pPr>
        <w:pStyle w:val="JRCLevel-3title"/>
        <w:ind w:left="0" w:firstLine="0"/>
      </w:pPr>
      <w:bookmarkStart w:id="48" w:name="_Toc184306451"/>
      <w:bookmarkStart w:id="49" w:name="_Toc184881536"/>
      <w:bookmarkStart w:id="50" w:name="_Toc184968565"/>
      <w:bookmarkStart w:id="51" w:name="_Toc368045607"/>
      <w:r>
        <w:t>Nature-based solutions</w:t>
      </w:r>
      <w:bookmarkEnd w:id="48"/>
      <w:bookmarkEnd w:id="49"/>
      <w:bookmarkEnd w:id="50"/>
      <w:bookmarkEnd w:id="51"/>
    </w:p>
    <w:p w14:paraId="1AAE444E" w14:textId="5E72D01B" w:rsidR="001D712B" w:rsidRPr="005D30FE" w:rsidRDefault="001D712B" w:rsidP="001D712B">
      <w:pPr>
        <w:rPr>
          <w:sz w:val="22"/>
          <w:szCs w:val="22"/>
        </w:rPr>
      </w:pPr>
      <w:r w:rsidRPr="6FD9000B">
        <w:rPr>
          <w:b/>
          <w:bCs/>
          <w:sz w:val="22"/>
          <w:szCs w:val="22"/>
        </w:rPr>
        <w:t xml:space="preserve">Nature-based solutions are so </w:t>
      </w:r>
      <w:r w:rsidR="00D978EF">
        <w:rPr>
          <w:b/>
          <w:bCs/>
          <w:sz w:val="22"/>
          <w:szCs w:val="22"/>
        </w:rPr>
        <w:t>considered</w:t>
      </w:r>
      <w:r w:rsidRPr="6FD9000B">
        <w:rPr>
          <w:b/>
          <w:bCs/>
          <w:sz w:val="22"/>
          <w:szCs w:val="22"/>
        </w:rPr>
        <w:t xml:space="preserve"> ‘win-win’ strategies</w:t>
      </w:r>
      <w:r w:rsidRPr="6FD9000B">
        <w:rPr>
          <w:sz w:val="22"/>
          <w:szCs w:val="22"/>
        </w:rPr>
        <w:t xml:space="preserve"> that are based on natural processes to partially address the societal challenges described in the EGD such as unsustainable food systems and inequalities, while at the same time having benefits for environmental challenges, namely climate change and biodiversity loss</w:t>
      </w:r>
      <w:r w:rsidR="00D978EF">
        <w:rPr>
          <w:sz w:val="22"/>
          <w:szCs w:val="22"/>
        </w:rPr>
        <w:t>, as well as water conservation and more in general sustainability.</w:t>
      </w:r>
      <w:r w:rsidRPr="6FD9000B">
        <w:rPr>
          <w:sz w:val="22"/>
          <w:szCs w:val="22"/>
        </w:rPr>
        <w:t xml:space="preserve"> Examples of win-win strategies (or co-beneficial strategies) are enhancement of urban green networks, multifunctional forestry and enhancement of ecosystems, such as the restoration of wetlands.</w:t>
      </w:r>
    </w:p>
    <w:p w14:paraId="292D64C8" w14:textId="23FDB3DF" w:rsidR="001D712B" w:rsidRPr="005D30FE" w:rsidRDefault="001D712B" w:rsidP="006513A8">
      <w:pPr>
        <w:jc w:val="left"/>
        <w:rPr>
          <w:rFonts w:asciiTheme="minorHAnsi" w:eastAsiaTheme="minorEastAsia" w:hAnsiTheme="minorHAnsi" w:cstheme="minorBidi"/>
          <w:sz w:val="22"/>
          <w:szCs w:val="22"/>
        </w:rPr>
      </w:pPr>
      <w:r w:rsidRPr="6FD9000B">
        <w:rPr>
          <w:sz w:val="22"/>
          <w:szCs w:val="22"/>
        </w:rPr>
        <w:t>In the European Green Deal, nature-based solutions are a part of the Climate Action for their mitigation potential, but they are also a part of the adaptation strategy to climate change, in that green infrastructure and management of natural areas</w:t>
      </w:r>
      <w:r w:rsidR="00D978EF">
        <w:rPr>
          <w:sz w:val="22"/>
          <w:szCs w:val="22"/>
        </w:rPr>
        <w:t xml:space="preserve"> and landscapes</w:t>
      </w:r>
      <w:r w:rsidRPr="6FD9000B">
        <w:rPr>
          <w:sz w:val="22"/>
          <w:szCs w:val="22"/>
        </w:rPr>
        <w:t xml:space="preserve"> can reduce climate risk. Specifically in the Sustainable Carbon Cycles communication, nature-based solutions are expected to play a role in carbon removal (so-called “</w:t>
      </w:r>
      <w:r w:rsidRPr="6FD9000B">
        <w:rPr>
          <w:b/>
          <w:bCs/>
          <w:sz w:val="22"/>
          <w:szCs w:val="22"/>
        </w:rPr>
        <w:t>carbon farming</w:t>
      </w:r>
      <w:r w:rsidRPr="6FD9000B">
        <w:rPr>
          <w:sz w:val="22"/>
          <w:szCs w:val="22"/>
        </w:rPr>
        <w:t xml:space="preserve">”), as well as in ecosystem restoration. </w:t>
      </w:r>
      <w:r w:rsidR="14A1C0D3" w:rsidRPr="6FD9000B">
        <w:rPr>
          <w:rFonts w:eastAsiaTheme="minorEastAsia" w:cstheme="minorBidi"/>
          <w:sz w:val="22"/>
          <w:szCs w:val="22"/>
          <w:lang w:val="en-US"/>
        </w:rPr>
        <w:t xml:space="preserve">The enhancement of the CO2 removals can be achieved by proactively managing terrestrial ecosystems to enhance carbon storage or minimize greenhouse gas emissions </w:t>
      </w:r>
      <w:r w:rsidR="00FF5E86" w:rsidRPr="0030442C">
        <w:rPr>
          <w:rFonts w:eastAsia="EC Square Sans Pro" w:cs="EC Square Sans Pro"/>
          <w:color w:val="000000" w:themeColor="text1"/>
          <w:sz w:val="22"/>
          <w:szCs w:val="22"/>
        </w:rPr>
        <w:fldChar w:fldCharType="begin"/>
      </w:r>
      <w:r w:rsidR="00136104">
        <w:rPr>
          <w:rFonts w:eastAsia="EC Square Sans Pro" w:cs="EC Square Sans Pro"/>
          <w:color w:val="000000" w:themeColor="text1"/>
          <w:sz w:val="22"/>
          <w:szCs w:val="22"/>
        </w:rPr>
        <w:instrText xml:space="preserve"> ADDIN ZOTERO_ITEM CSL_CITATION {"citationID":"alphrrcun2","properties":{"formattedCitation":"[20]","plainCitation":"[20]","noteIndex":0},"citationItems":[{"id":2848,"uris":["http://zotero.org/groups/5272309/items/7N3T929G"],"itemData":{"id":2848,"type":"article-journal","abstract":"Significance\nMost nations recently agreed to hold global average temperature rise to well below 2 °C. We examine how much climate mitigation nature can contribute to this goal with a comprehensive analysis of “natural climate solutions” (NCS): 20 conservation, restoration, and/or improved land management actions that increase carbon storage and/or avoid greenhouse gas emissions across global forests, wetlands, grasslands, and agricultural lands. We show that NCS can provide over one-third of the cost-effective climate mitigation needed between now and 2030 to stabilize warming to below 2 °C. Alongside aggressive fossil fuel emissions reductions, NCS offer a powerful set of options for nations to deliver on the Paris Climate Agreement while improving soil productivity, cleaning our air and water, and maintaining biodiversity.\n,\n\nBetter stewardship of land is needed to achieve the Paris Climate Agreement goal of holding warming to below 2 °C; however, confusion persists about the specific set of land stewardship options available and their mitigation potential. To address this, we identify and quantify “natural climate solutions” (NCS): 20 conservation, restoration, and improved land management actions that increase carbon storage and/or avoid greenhouse gas emissions across global forests, wetlands, grasslands, and agricultural lands. We find that the maximum potential of NCS—when constrained by food security, fiber security, and biodiversity conservation—is 23.8 petagrams of CO\n2\nequivalent (PgCO\n2\ne) y\n−1\n(95% CI 20.3–37.4). This is ≥30% higher than prior estimates, which did not include the full range of options and safeguards considered here. About half of this maximum (11.3 PgCO\n2\ne y\n−1\n) represents cost-effective climate mitigation, assuming the social cost of CO\n2\npollution is ≥100 USD MgCO\n2\ne\n−1\nby 2030. Natural climate solutions can provide 37% of cost-effective CO\n2\nmitigation needed through 2030 for a &gt;66% chance of holding warming to below 2 °C. One-third of this cost-effective NCS mitigation can be delivered at or below 10 USD MgCO\n2\n−1\n. Most NCS actions—if effectively implemented—also offer water filtration, flood buffering, soil health, biodiversity habitat, and enhanced climate resilience. Work remains to better constrain uncertainty of NCS mitigation estimates. Nevertheless, existing knowledge reported here provides a robust basis for immediate global action to improve ecosystem stewardship as a major solution to climate change.","container-title":"Proceedings of the National Academy of Sciences","DOI":"10.1073/pnas.1710465114","ISSN":"0027-8424, 1091-6490","issue":"44","journalAbbreviation":"Proc. Natl. Acad. Sci. U.S.A.","language":"en","page":"11645-11650","source":"DOI.org (Crossref)","title":"Natural climate solutions","volume":"114","author":[{"family":"Griscom","given":"Bronson W."},{"family":"Adams","given":"Justin"},{"family":"Ellis","given":"Peter W."},{"family":"Houghton","given":"Richard A."},{"family":"Lomax","given":"Guy"},{"family":"Miteva","given":"Daniela A."},{"family":"Schlesinger","given":"William H."},{"family":"Shoch","given":"David"},{"family":"Siikamäki","given":"Juha V."},{"family":"Smith","given":"Pete"},{"family":"Woodbury","given":"Peter"},{"family":"Zganjar","given":"Chris"},{"family":"Blackman","given":"Allen"},{"family":"Campari","given":"João"},{"family":"Conant","given":"Richard T."},{"family":"Delgado","given":"Christopher"},{"family":"Elias","given":"Patricia"},{"family":"Gopalakrishna","given":"Trisha"},{"family":"Hamsik","given":"Marisa R."},{"family":"Herrero","given":"Mario"},{"family":"Kiesecker","given":"Joseph"},{"family":"Landis","given":"Emily"},{"family":"Laestadius","given":"Lars"},{"family":"Leavitt","given":"Sara M."},{"family":"Minnemeyer","given":"Susan"},{"family":"Polasky","given":"Stephen"},{"family":"Potapov","given":"Peter"},{"family":"Putz","given":"Francis E."},{"family":"Sanderman","given":"Jonathan"},{"family":"Silvius","given":"Marcel"},{"family":"Wollenberg","given":"Eva"},{"family":"Fargione","given":"Joseph"}],"issued":{"date-parts":[["2017",10,31]]}}}],"schema":"https://github.com/citation-style-language/schema/raw/master/csl-citation.json"} </w:instrText>
      </w:r>
      <w:r w:rsidR="00FF5E86" w:rsidRPr="0030442C">
        <w:rPr>
          <w:rFonts w:eastAsia="EC Square Sans Pro" w:cs="EC Square Sans Pro"/>
          <w:color w:val="000000" w:themeColor="text1"/>
          <w:sz w:val="22"/>
          <w:szCs w:val="22"/>
        </w:rPr>
        <w:fldChar w:fldCharType="separate"/>
      </w:r>
      <w:r w:rsidR="00382653" w:rsidRPr="00382653">
        <w:rPr>
          <w:sz w:val="22"/>
          <w:szCs w:val="24"/>
        </w:rPr>
        <w:t>[20]</w:t>
      </w:r>
      <w:r w:rsidR="00FF5E86" w:rsidRPr="0030442C">
        <w:rPr>
          <w:rFonts w:eastAsia="EC Square Sans Pro" w:cs="EC Square Sans Pro"/>
          <w:color w:val="000000" w:themeColor="text1"/>
          <w:sz w:val="22"/>
          <w:szCs w:val="22"/>
        </w:rPr>
        <w:fldChar w:fldCharType="end"/>
      </w:r>
      <w:r w:rsidR="14A1C0D3" w:rsidRPr="6FD9000B">
        <w:rPr>
          <w:rFonts w:eastAsiaTheme="minorEastAsia" w:cstheme="minorBidi"/>
          <w:sz w:val="22"/>
          <w:szCs w:val="22"/>
          <w:lang w:val="en-US"/>
        </w:rPr>
        <w:t xml:space="preserve">. These are </w:t>
      </w:r>
      <w:r w:rsidR="00D978EF">
        <w:rPr>
          <w:rFonts w:eastAsiaTheme="minorEastAsia" w:cstheme="minorBidi"/>
          <w:sz w:val="22"/>
          <w:szCs w:val="22"/>
          <w:lang w:val="en-US"/>
        </w:rPr>
        <w:t xml:space="preserve">some of </w:t>
      </w:r>
      <w:r w:rsidR="14A1C0D3" w:rsidRPr="6FD9000B">
        <w:rPr>
          <w:rFonts w:eastAsiaTheme="minorEastAsia" w:cstheme="minorBidi"/>
          <w:sz w:val="22"/>
          <w:szCs w:val="22"/>
          <w:lang w:val="en-US"/>
        </w:rPr>
        <w:t xml:space="preserve">the so-called Nature-based Climate Solutions </w:t>
      </w:r>
      <w:r w:rsidR="14A1C0D3" w:rsidRPr="6FD9000B">
        <w:rPr>
          <w:rFonts w:eastAsiaTheme="minorEastAsia" w:cstheme="minorBidi"/>
          <w:b/>
          <w:bCs/>
          <w:sz w:val="22"/>
          <w:szCs w:val="22"/>
          <w:lang w:val="en-US"/>
        </w:rPr>
        <w:t>(NbCS)</w:t>
      </w:r>
      <w:r w:rsidR="14A1C0D3" w:rsidRPr="6FD9000B">
        <w:rPr>
          <w:rFonts w:eastAsiaTheme="minorEastAsia" w:cstheme="minorBidi"/>
          <w:sz w:val="22"/>
          <w:szCs w:val="22"/>
        </w:rPr>
        <w:t xml:space="preserve"> </w:t>
      </w:r>
      <w:r w:rsidR="00D978EF">
        <w:rPr>
          <w:sz w:val="22"/>
          <w:szCs w:val="22"/>
        </w:rPr>
        <w:t>considered in the Carbon Removals and Carbon Farming regulation</w:t>
      </w:r>
      <w:r w:rsidR="00D978EF" w:rsidRPr="6FD9000B">
        <w:rPr>
          <w:rFonts w:eastAsiaTheme="minorEastAsia" w:cstheme="minorBidi"/>
          <w:sz w:val="22"/>
          <w:szCs w:val="22"/>
        </w:rPr>
        <w:t xml:space="preserve"> </w:t>
      </w:r>
      <w:r w:rsidR="52E20F80" w:rsidRPr="6FD9000B">
        <w:rPr>
          <w:rFonts w:eastAsiaTheme="minorEastAsia" w:cstheme="minorBidi"/>
          <w:sz w:val="22"/>
          <w:szCs w:val="22"/>
        </w:rPr>
        <w:t>- see text box</w:t>
      </w:r>
    </w:p>
    <w:p w14:paraId="2A7F2706" w14:textId="22FDA5D8" w:rsidR="001D712B" w:rsidRPr="005D30FE" w:rsidRDefault="001D712B" w:rsidP="001D712B">
      <w:pPr>
        <w:rPr>
          <w:sz w:val="22"/>
          <w:szCs w:val="22"/>
        </w:rPr>
      </w:pPr>
      <w:r w:rsidRPr="6FD9000B">
        <w:rPr>
          <w:sz w:val="22"/>
          <w:szCs w:val="22"/>
        </w:rPr>
        <w:t xml:space="preserve">The concept of ecosystem restoration also features in the EU Biodiversity Strategy and the EU Forest Strategy. Apart from land, </w:t>
      </w:r>
      <w:r w:rsidR="00AE349A" w:rsidRPr="6FD9000B">
        <w:rPr>
          <w:sz w:val="22"/>
          <w:szCs w:val="22"/>
        </w:rPr>
        <w:t xml:space="preserve">with notable examples in agroecology and forestry, </w:t>
      </w:r>
      <w:r w:rsidRPr="6FD9000B">
        <w:rPr>
          <w:sz w:val="22"/>
          <w:szCs w:val="22"/>
        </w:rPr>
        <w:t>nature-based solutions are encouraged for the restoration of coastal and marine environments as well.</w:t>
      </w:r>
    </w:p>
    <w:p w14:paraId="1F294E83" w14:textId="47E241B0" w:rsidR="001D712B" w:rsidRPr="005D30FE" w:rsidRDefault="001D712B" w:rsidP="6FD9000B">
      <w:pPr>
        <w:spacing w:after="0"/>
        <w:rPr>
          <w:rFonts w:eastAsia="Calibri" w:cstheme="minorBidi"/>
          <w:strike/>
          <w:sz w:val="22"/>
          <w:szCs w:val="22"/>
        </w:rPr>
      </w:pPr>
      <w:r w:rsidRPr="6FD9000B">
        <w:rPr>
          <w:rFonts w:eastAsia="Calibri" w:cstheme="minorBidi"/>
          <w:b/>
          <w:bCs/>
          <w:sz w:val="22"/>
          <w:szCs w:val="22"/>
        </w:rPr>
        <w:t xml:space="preserve">Synergies </w:t>
      </w:r>
      <w:r w:rsidRPr="6FD9000B">
        <w:rPr>
          <w:rFonts w:eastAsia="Calibri" w:cstheme="minorBidi"/>
          <w:sz w:val="22"/>
          <w:szCs w:val="22"/>
        </w:rPr>
        <w:t xml:space="preserve">between ecosystem and biodiversity conservation and climate change adaptation </w:t>
      </w:r>
      <w:r w:rsidRPr="6FD9000B">
        <w:rPr>
          <w:rFonts w:eastAsia="Calibri" w:cstheme="minorBidi"/>
          <w:b/>
          <w:bCs/>
          <w:sz w:val="22"/>
          <w:szCs w:val="22"/>
        </w:rPr>
        <w:t>can be</w:t>
      </w:r>
      <w:r w:rsidRPr="6FD9000B">
        <w:rPr>
          <w:rFonts w:eastAsia="Calibri" w:cstheme="minorBidi"/>
          <w:sz w:val="22"/>
          <w:szCs w:val="22"/>
        </w:rPr>
        <w:t xml:space="preserve"> </w:t>
      </w:r>
      <w:r w:rsidRPr="6FD9000B">
        <w:rPr>
          <w:rFonts w:eastAsia="Calibri" w:cstheme="minorBidi"/>
          <w:b/>
          <w:bCs/>
          <w:sz w:val="22"/>
          <w:szCs w:val="22"/>
        </w:rPr>
        <w:t>leveraged</w:t>
      </w:r>
      <w:r w:rsidR="006171B2" w:rsidRPr="6FD9000B">
        <w:rPr>
          <w:rFonts w:eastAsia="Calibri" w:cstheme="minorBidi"/>
          <w:b/>
          <w:bCs/>
          <w:sz w:val="22"/>
          <w:szCs w:val="22"/>
        </w:rPr>
        <w:t>.</w:t>
      </w:r>
      <w:r w:rsidR="00AE349A" w:rsidRPr="6FD9000B">
        <w:rPr>
          <w:rFonts w:eastAsia="Calibri" w:cstheme="minorBidi"/>
          <w:sz w:val="22"/>
          <w:szCs w:val="22"/>
        </w:rPr>
        <w:t xml:space="preserve"> A few examples are listed in what follows:</w:t>
      </w:r>
    </w:p>
    <w:p w14:paraId="0EB5C13F" w14:textId="77777777"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t>Ecosystem based adaptation</w:t>
      </w:r>
      <w:r w:rsidRPr="005D30FE">
        <w:rPr>
          <w:rFonts w:eastAsia="Calibri" w:cstheme="minorHAnsi"/>
          <w:sz w:val="22"/>
          <w:szCs w:val="22"/>
        </w:rPr>
        <w:t xml:space="preserve"> to climate change is more cost-effective than engineered measures.</w:t>
      </w:r>
    </w:p>
    <w:p w14:paraId="6DC35691" w14:textId="756BF506" w:rsidR="001D712B" w:rsidRPr="005D30FE" w:rsidRDefault="001D712B" w:rsidP="6FD9000B">
      <w:pPr>
        <w:pStyle w:val="ListParagraph"/>
        <w:numPr>
          <w:ilvl w:val="0"/>
          <w:numId w:val="19"/>
        </w:numPr>
        <w:shd w:val="clear" w:color="auto" w:fill="FFFFFF" w:themeFill="background1"/>
        <w:spacing w:before="0" w:after="0"/>
        <w:rPr>
          <w:rFonts w:eastAsia="Calibri"/>
          <w:sz w:val="22"/>
          <w:szCs w:val="22"/>
        </w:rPr>
      </w:pPr>
      <w:r w:rsidRPr="6FD9000B">
        <w:rPr>
          <w:rFonts w:eastAsia="Calibri"/>
          <w:b/>
          <w:bCs/>
          <w:sz w:val="22"/>
          <w:szCs w:val="22"/>
        </w:rPr>
        <w:lastRenderedPageBreak/>
        <w:t>Nature-based solutions</w:t>
      </w:r>
      <w:r w:rsidRPr="6FD9000B">
        <w:rPr>
          <w:rFonts w:eastAsia="Calibri"/>
          <w:sz w:val="22"/>
          <w:szCs w:val="22"/>
        </w:rPr>
        <w:t xml:space="preserve"> simultaneously provide mitigation and adaptation to climate change while providing other benefits for biodiversity, agriculture and urban planning.</w:t>
      </w:r>
    </w:p>
    <w:p w14:paraId="79DCD9DB" w14:textId="77777777"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t>Shift to more sustainable diets and agricultural practices</w:t>
      </w:r>
      <w:r w:rsidRPr="005D30FE">
        <w:rPr>
          <w:rFonts w:eastAsia="Calibri" w:cstheme="minorHAnsi"/>
          <w:sz w:val="22"/>
          <w:szCs w:val="22"/>
        </w:rPr>
        <w:t xml:space="preserve"> may clear suitable areas for reforestation with benefits for biodiversity and climate.</w:t>
      </w:r>
    </w:p>
    <w:p w14:paraId="289E9707" w14:textId="47C136BE" w:rsidR="001D712B" w:rsidRPr="005D30FE" w:rsidRDefault="001D712B" w:rsidP="6FD9000B">
      <w:pPr>
        <w:pStyle w:val="ListParagraph"/>
        <w:numPr>
          <w:ilvl w:val="0"/>
          <w:numId w:val="19"/>
        </w:numPr>
        <w:shd w:val="clear" w:color="auto" w:fill="FFFFFF" w:themeFill="background1"/>
        <w:spacing w:before="0" w:after="0"/>
        <w:rPr>
          <w:rFonts w:eastAsia="Calibri"/>
          <w:sz w:val="22"/>
          <w:szCs w:val="22"/>
        </w:rPr>
      </w:pPr>
      <w:r w:rsidRPr="6FD9000B">
        <w:rPr>
          <w:rFonts w:eastAsia="Calibri"/>
          <w:sz w:val="22"/>
          <w:szCs w:val="22"/>
        </w:rPr>
        <w:t>Identify and protect natural "</w:t>
      </w:r>
      <w:r w:rsidRPr="6FD9000B">
        <w:rPr>
          <w:rFonts w:eastAsia="Calibri"/>
          <w:b/>
          <w:bCs/>
          <w:sz w:val="22"/>
          <w:szCs w:val="22"/>
        </w:rPr>
        <w:t>sanctuaries</w:t>
      </w:r>
      <w:r w:rsidRPr="6FD9000B">
        <w:rPr>
          <w:rFonts w:eastAsia="Calibri"/>
          <w:sz w:val="22"/>
          <w:szCs w:val="22"/>
        </w:rPr>
        <w:t>" for biodiversity restoration.</w:t>
      </w:r>
    </w:p>
    <w:p w14:paraId="6714B3BE" w14:textId="07E5CD73"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t>Reforestation</w:t>
      </w:r>
      <w:r w:rsidRPr="005D30FE">
        <w:rPr>
          <w:rFonts w:eastAsia="Calibri" w:cstheme="minorHAnsi"/>
          <w:sz w:val="22"/>
          <w:szCs w:val="22"/>
        </w:rPr>
        <w:t xml:space="preserve"> of formerly forested land can create a large carbon sink in its early decades and, in the longer term, store considerable amounts of carbon.</w:t>
      </w:r>
      <w:r w:rsidR="00D978EF">
        <w:rPr>
          <w:rFonts w:eastAsia="Calibri" w:cstheme="minorHAnsi"/>
          <w:sz w:val="22"/>
          <w:szCs w:val="22"/>
        </w:rPr>
        <w:t xml:space="preserve"> Further, it </w:t>
      </w:r>
      <w:r w:rsidR="00D978EF" w:rsidRPr="005D30FE">
        <w:rPr>
          <w:rFonts w:eastAsia="Calibri" w:cstheme="minorHAnsi"/>
          <w:sz w:val="22"/>
          <w:szCs w:val="22"/>
        </w:rPr>
        <w:t>couples carbon sequestration with other adaptation benefits, notably floodwater impedance.</w:t>
      </w:r>
    </w:p>
    <w:p w14:paraId="204075D0" w14:textId="48F83BF4"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sz w:val="22"/>
          <w:szCs w:val="22"/>
        </w:rPr>
        <w:t xml:space="preserve">Restoring </w:t>
      </w:r>
      <w:r w:rsidRPr="005D30FE">
        <w:rPr>
          <w:rFonts w:eastAsia="Calibri" w:cstheme="minorHAnsi"/>
          <w:b/>
          <w:sz w:val="22"/>
          <w:szCs w:val="22"/>
        </w:rPr>
        <w:t>natural ecosystem functions</w:t>
      </w:r>
      <w:r w:rsidRPr="005D30FE">
        <w:rPr>
          <w:rFonts w:eastAsia="Calibri" w:cstheme="minorHAnsi"/>
          <w:sz w:val="22"/>
          <w:szCs w:val="22"/>
        </w:rPr>
        <w:t xml:space="preserve"> (e.g. hydrology and carbon dynamics)</w:t>
      </w:r>
    </w:p>
    <w:p w14:paraId="63F474B7" w14:textId="06CBE039"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t>Catchment</w:t>
      </w:r>
      <w:r w:rsidRPr="005D30FE">
        <w:rPr>
          <w:rFonts w:eastAsia="Calibri" w:cstheme="minorHAnsi"/>
          <w:sz w:val="22"/>
          <w:szCs w:val="22"/>
        </w:rPr>
        <w:t xml:space="preserve"> </w:t>
      </w:r>
      <w:r w:rsidRPr="005D30FE">
        <w:rPr>
          <w:rFonts w:eastAsia="Calibri" w:cstheme="minorHAnsi"/>
          <w:b/>
          <w:sz w:val="22"/>
          <w:szCs w:val="22"/>
        </w:rPr>
        <w:t>restoration</w:t>
      </w:r>
      <w:r w:rsidRPr="005D30FE">
        <w:rPr>
          <w:rFonts w:eastAsia="Calibri" w:cstheme="minorHAnsi"/>
          <w:sz w:val="22"/>
          <w:szCs w:val="22"/>
        </w:rPr>
        <w:t xml:space="preserve"> protects simultaneously from floods, droughts, while contributing to carbon storage and sequestration.</w:t>
      </w:r>
    </w:p>
    <w:p w14:paraId="78FB808C" w14:textId="1C5BA8FD"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sz w:val="22"/>
          <w:szCs w:val="22"/>
        </w:rPr>
        <w:t xml:space="preserve">Restoring </w:t>
      </w:r>
      <w:r w:rsidRPr="005D30FE">
        <w:rPr>
          <w:rFonts w:eastAsia="Calibri" w:cstheme="minorHAnsi"/>
          <w:b/>
          <w:sz w:val="22"/>
          <w:szCs w:val="22"/>
        </w:rPr>
        <w:t>grasslands</w:t>
      </w:r>
      <w:r w:rsidRPr="005D30FE">
        <w:rPr>
          <w:rFonts w:eastAsia="Calibri" w:cstheme="minorHAnsi"/>
          <w:sz w:val="22"/>
          <w:szCs w:val="22"/>
        </w:rPr>
        <w:t xml:space="preserve"> ecosystems and </w:t>
      </w:r>
      <w:r w:rsidR="00D978EF" w:rsidRPr="00D978EF">
        <w:rPr>
          <w:rFonts w:eastAsia="Calibri" w:cstheme="minorHAnsi"/>
          <w:sz w:val="22"/>
          <w:szCs w:val="22"/>
        </w:rPr>
        <w:t>agroforestry, drylands e tree grass ecosystem</w:t>
      </w:r>
      <w:r w:rsidR="00D978EF" w:rsidRPr="005D30FE">
        <w:rPr>
          <w:rFonts w:eastAsia="Calibri" w:cstheme="minorHAnsi"/>
          <w:sz w:val="22"/>
          <w:szCs w:val="22"/>
        </w:rPr>
        <w:t xml:space="preserve"> </w:t>
      </w:r>
      <w:r w:rsidRPr="005D30FE">
        <w:rPr>
          <w:rFonts w:eastAsia="Calibri" w:cstheme="minorHAnsi"/>
          <w:sz w:val="22"/>
          <w:szCs w:val="22"/>
        </w:rPr>
        <w:t>(e.g. removing trees and reinstating natural fire regimes) increases resilience and supports soil carbon storage.</w:t>
      </w:r>
    </w:p>
    <w:p w14:paraId="45B820F1" w14:textId="77777777" w:rsidR="00A9084E" w:rsidRDefault="00A9084E" w:rsidP="00A9084E">
      <w:pPr>
        <w:shd w:val="clear" w:color="auto" w:fill="FFFFFF" w:themeFill="background1"/>
        <w:spacing w:before="0" w:after="0"/>
        <w:rPr>
          <w:rFonts w:eastAsia="Calibri"/>
        </w:rPr>
        <w:sectPr w:rsidR="00A9084E" w:rsidSect="002C7224">
          <w:footerReference w:type="default" r:id="rId17"/>
          <w:type w:val="oddPage"/>
          <w:pgSz w:w="11906" w:h="16838"/>
          <w:pgMar w:top="1440" w:right="1440" w:bottom="1440" w:left="1440" w:header="708" w:footer="708" w:gutter="0"/>
          <w:pgNumType w:start="1"/>
          <w:cols w:space="708"/>
          <w:docGrid w:linePitch="360"/>
        </w:sectPr>
      </w:pPr>
      <w:bookmarkStart w:id="52" w:name="_Toc160095604"/>
      <w:bookmarkStart w:id="53" w:name="_Toc161312024"/>
      <w:bookmarkStart w:id="54" w:name="_Toc178177988"/>
      <w:bookmarkStart w:id="55" w:name="_Toc180422161"/>
      <w:bookmarkStart w:id="56" w:name="_Toc184306452"/>
      <w:bookmarkStart w:id="57" w:name="_Toc184881537"/>
      <w:bookmarkStart w:id="58" w:name="_Toc184968566"/>
    </w:p>
    <w:p w14:paraId="2D271519" w14:textId="0A440840" w:rsidR="00A9084E" w:rsidRDefault="00A9084E" w:rsidP="00072427">
      <w:pPr>
        <w:shd w:val="clear" w:color="auto" w:fill="FFFFFF" w:themeFill="background1"/>
        <w:spacing w:before="0" w:after="0"/>
        <w:rPr>
          <w:rFonts w:eastAsia="Calibri"/>
        </w:rPr>
      </w:pPr>
    </w:p>
    <w:p w14:paraId="6EFD4801" w14:textId="77777777" w:rsidR="00D978EF" w:rsidRDefault="00D978EF" w:rsidP="00072427">
      <w:pPr>
        <w:shd w:val="clear" w:color="auto" w:fill="FFFFFF" w:themeFill="background1"/>
        <w:spacing w:before="0" w:after="0"/>
        <w:rPr>
          <w:rFonts w:eastAsia="Calibri"/>
        </w:rPr>
      </w:pPr>
    </w:p>
    <w:bookmarkStart w:id="59" w:name="_Toc713880"/>
    <w:p w14:paraId="3FA05179" w14:textId="61113CE3" w:rsidR="001D712B" w:rsidRPr="005D30FE" w:rsidRDefault="00D978EF">
      <w:pPr>
        <w:pStyle w:val="JRCLevel-3title"/>
        <w:ind w:left="0" w:firstLine="0"/>
      </w:pPr>
      <w:r>
        <w:rPr>
          <w:noProof/>
          <w:lang w:eastAsia="en-GB"/>
        </w:rPr>
        <w:lastRenderedPageBreak/>
        <mc:AlternateContent>
          <mc:Choice Requires="wps">
            <w:drawing>
              <wp:inline distT="0" distB="0" distL="0" distR="0" wp14:anchorId="0CF56B74" wp14:editId="4AB834D7">
                <wp:extent cx="5631815" cy="8839200"/>
                <wp:effectExtent l="0" t="0" r="26035"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815" cy="8839200"/>
                        </a:xfrm>
                        <a:prstGeom prst="rect">
                          <a:avLst/>
                        </a:prstGeom>
                        <a:solidFill>
                          <a:srgbClr val="FFFFFF"/>
                        </a:solidFill>
                        <a:ln w="9525">
                          <a:solidFill>
                            <a:srgbClr val="000000"/>
                          </a:solidFill>
                          <a:miter lim="800000"/>
                          <a:headEnd/>
                          <a:tailEnd/>
                        </a:ln>
                      </wps:spPr>
                      <wps:txbx>
                        <w:txbxContent>
                          <w:p w14:paraId="5D177684" w14:textId="77777777" w:rsidR="003C42D4" w:rsidRPr="00DD0CF0" w:rsidRDefault="003C42D4" w:rsidP="00D978EF">
                            <w:pPr>
                              <w:spacing w:after="0"/>
                              <w:rPr>
                                <w:rStyle w:val="IntenseReference"/>
                                <w:sz w:val="22"/>
                              </w:rPr>
                            </w:pPr>
                            <w:r w:rsidRPr="00DD0CF0">
                              <w:rPr>
                                <w:rStyle w:val="IntenseReference"/>
                                <w:sz w:val="22"/>
                              </w:rPr>
                              <w:t>Nature based climate solutions</w:t>
                            </w:r>
                          </w:p>
                          <w:p w14:paraId="45FEAC2C" w14:textId="34C7DDB2" w:rsidR="003C42D4" w:rsidRPr="00384594" w:rsidRDefault="003C42D4" w:rsidP="00D978EF">
                            <w:pPr>
                              <w:spacing w:after="0"/>
                              <w:rPr>
                                <w:sz w:val="22"/>
                                <w:szCs w:val="22"/>
                              </w:rPr>
                            </w:pPr>
                            <w:r w:rsidRPr="00384594">
                              <w:rPr>
                                <w:sz w:val="22"/>
                                <w:szCs w:val="22"/>
                              </w:rPr>
                              <w:t>Nature-based Climate Solutions (NbCS) have a potential to increase CO2 removals by proper management of terrestrial ecosystems to enhance carbon storage and minimize greenhouse gas emissions. NbCS such as conserving and restoring carbon-rich forests and wetlands, optimizing the use of land for agriculture, forestry, and grassland management can offer not only environmental and climate benefits, but also economic incentives, and potential diversification of income for farmers and land managers.</w:t>
                            </w:r>
                          </w:p>
                          <w:p w14:paraId="561FDE16" w14:textId="77777777" w:rsidR="003C42D4" w:rsidRPr="00384594" w:rsidRDefault="003C42D4" w:rsidP="00D978EF">
                            <w:pPr>
                              <w:spacing w:after="0"/>
                              <w:rPr>
                                <w:sz w:val="22"/>
                                <w:szCs w:val="22"/>
                              </w:rPr>
                            </w:pPr>
                            <w:r w:rsidRPr="00384594">
                              <w:rPr>
                                <w:sz w:val="22"/>
                                <w:szCs w:val="22"/>
                              </w:rPr>
                              <w:t xml:space="preserve">The carbon sequestration capacity of ecosystems largely depends on how they are managed. Examples of management practices and NbCS to enhance carbon sinks and bring biodiversity benefits are: </w:t>
                            </w:r>
                          </w:p>
                          <w:p w14:paraId="1F97E47C" w14:textId="7F362549"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Pr>
                                <w:b/>
                                <w:sz w:val="22"/>
                                <w:szCs w:val="22"/>
                              </w:rPr>
                              <w:t xml:space="preserve">Afforestation/Reforestation and improved </w:t>
                            </w:r>
                            <w:r w:rsidRPr="00384594">
                              <w:rPr>
                                <w:b/>
                                <w:sz w:val="22"/>
                                <w:szCs w:val="22"/>
                              </w:rPr>
                              <w:t>Forest Management</w:t>
                            </w:r>
                            <w:r w:rsidRPr="00384594">
                              <w:rPr>
                                <w:sz w:val="22"/>
                                <w:szCs w:val="22"/>
                              </w:rPr>
                              <w:t xml:space="preserve">: Enhancing carbon sequestration </w:t>
                            </w:r>
                            <w:r>
                              <w:rPr>
                                <w:sz w:val="22"/>
                                <w:szCs w:val="22"/>
                              </w:rPr>
                              <w:t xml:space="preserve">and resilience </w:t>
                            </w:r>
                            <w:r w:rsidRPr="00384594">
                              <w:rPr>
                                <w:sz w:val="22"/>
                                <w:szCs w:val="22"/>
                              </w:rPr>
                              <w:t>through reforestation, silvicultural practices (including diversifying tree species, e</w:t>
                            </w:r>
                            <w:r w:rsidRPr="00384594">
                              <w:rPr>
                                <w:rFonts w:cstheme="minorHAnsi"/>
                                <w:sz w:val="22"/>
                                <w:szCs w:val="22"/>
                              </w:rPr>
                              <w:t>xtending the rotation period between harvest cycles, reducing harvest intensity etc.)</w:t>
                            </w:r>
                            <w:r w:rsidRPr="00384594">
                              <w:rPr>
                                <w:sz w:val="22"/>
                                <w:szCs w:val="22"/>
                              </w:rPr>
                              <w:t xml:space="preserve"> and agroforestry, while maintaining biodiversity and ecosystem services</w:t>
                            </w:r>
                            <w:r>
                              <w:rPr>
                                <w:sz w:val="22"/>
                                <w:szCs w:val="22"/>
                              </w:rPr>
                              <w:t xml:space="preserve"> (</w:t>
                            </w:r>
                            <w:r w:rsidRPr="007937C9">
                              <w:rPr>
                                <w:sz w:val="22"/>
                                <w:szCs w:val="22"/>
                                <w:highlight w:val="yellow"/>
                              </w:rPr>
                              <w:t>Chiti et al., 2024</w:t>
                            </w:r>
                            <w:r w:rsidRPr="00D978EF">
                              <w:rPr>
                                <w:sz w:val="22"/>
                                <w:szCs w:val="22"/>
                              </w:rPr>
                              <w:t xml:space="preserve"> (Report EFI))</w:t>
                            </w:r>
                            <w:r w:rsidRPr="00384594">
                              <w:rPr>
                                <w:sz w:val="22"/>
                                <w:szCs w:val="22"/>
                              </w:rPr>
                              <w:t>;</w:t>
                            </w:r>
                          </w:p>
                          <w:p w14:paraId="21253181" w14:textId="0F580E14"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Agricultural Soil Management</w:t>
                            </w:r>
                            <w:r w:rsidRPr="00384594">
                              <w:rPr>
                                <w:sz w:val="22"/>
                                <w:szCs w:val="22"/>
                              </w:rPr>
                              <w:t xml:space="preserve">: Increasing soil organic carbon (SOC) through sustainable practices such as conservation agriculture, the use of cover crops, </w:t>
                            </w:r>
                            <w:r>
                              <w:rPr>
                                <w:sz w:val="22"/>
                                <w:szCs w:val="22"/>
                              </w:rPr>
                              <w:t>minimum tillage, introduction of legume/rotation crops and</w:t>
                            </w:r>
                            <w:r w:rsidRPr="00384594">
                              <w:rPr>
                                <w:sz w:val="22"/>
                                <w:szCs w:val="22"/>
                              </w:rPr>
                              <w:t xml:space="preserve"> shifting annual cropland to other uses</w:t>
                            </w:r>
                            <w:r>
                              <w:rPr>
                                <w:sz w:val="22"/>
                                <w:szCs w:val="22"/>
                              </w:rPr>
                              <w:t>, agroforestry</w:t>
                            </w:r>
                            <w:r w:rsidRPr="00384594">
                              <w:rPr>
                                <w:sz w:val="22"/>
                                <w:szCs w:val="22"/>
                              </w:rPr>
                              <w:t xml:space="preserve"> (</w:t>
                            </w:r>
                            <w:r w:rsidRPr="007937C9">
                              <w:rPr>
                                <w:rFonts w:cstheme="minorHAnsi"/>
                                <w:sz w:val="22"/>
                                <w:szCs w:val="22"/>
                                <w:highlight w:val="yellow"/>
                              </w:rPr>
                              <w:t>Peterson et al., 2025</w:t>
                            </w:r>
                            <w:r w:rsidRPr="00384594">
                              <w:rPr>
                                <w:rFonts w:cstheme="minorHAnsi"/>
                                <w:sz w:val="22"/>
                                <w:szCs w:val="22"/>
                              </w:rPr>
                              <w:t>)</w:t>
                            </w:r>
                            <w:r w:rsidRPr="00384594">
                              <w:rPr>
                                <w:sz w:val="22"/>
                                <w:szCs w:val="22"/>
                              </w:rPr>
                              <w:t>;</w:t>
                            </w:r>
                          </w:p>
                          <w:p w14:paraId="2AE8EE24" w14:textId="77777777"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Peatland Rewetting</w:t>
                            </w:r>
                            <w:r w:rsidRPr="00384594">
                              <w:rPr>
                                <w:sz w:val="22"/>
                                <w:szCs w:val="22"/>
                              </w:rPr>
                              <w:t xml:space="preserve">: Restoring carbon sequestration and reducing GHG emissions by rewetting drained peatlands </w:t>
                            </w:r>
                            <w:r w:rsidRPr="00384594">
                              <w:rPr>
                                <w:rFonts w:cstheme="minorHAnsi"/>
                                <w:sz w:val="22"/>
                                <w:szCs w:val="22"/>
                              </w:rPr>
                              <w:t>(</w:t>
                            </w:r>
                            <w:r w:rsidRPr="007937C9">
                              <w:rPr>
                                <w:rFonts w:cstheme="minorHAnsi"/>
                                <w:sz w:val="22"/>
                                <w:szCs w:val="22"/>
                                <w:highlight w:val="yellow"/>
                              </w:rPr>
                              <w:t>Buma et al., 202x</w:t>
                            </w:r>
                            <w:r w:rsidRPr="00384594">
                              <w:rPr>
                                <w:rFonts w:cstheme="minorHAnsi"/>
                                <w:sz w:val="22"/>
                                <w:szCs w:val="22"/>
                              </w:rPr>
                              <w:t>)</w:t>
                            </w:r>
                            <w:r w:rsidRPr="00384594">
                              <w:rPr>
                                <w:sz w:val="22"/>
                                <w:szCs w:val="22"/>
                              </w:rPr>
                              <w:t xml:space="preserve">; </w:t>
                            </w:r>
                          </w:p>
                          <w:p w14:paraId="4504B178" w14:textId="77777777" w:rsidR="003C42D4" w:rsidRPr="00384594" w:rsidRDefault="003C42D4" w:rsidP="00D978EF">
                            <w:pPr>
                              <w:pStyle w:val="ListParagraph"/>
                              <w:numPr>
                                <w:ilvl w:val="0"/>
                                <w:numId w:val="27"/>
                              </w:numPr>
                              <w:tabs>
                                <w:tab w:val="num" w:pos="142"/>
                              </w:tabs>
                              <w:spacing w:before="0" w:line="278" w:lineRule="auto"/>
                              <w:ind w:left="0" w:firstLine="0"/>
                              <w:contextualSpacing w:val="0"/>
                              <w:jc w:val="left"/>
                              <w:rPr>
                                <w:sz w:val="22"/>
                                <w:szCs w:val="22"/>
                              </w:rPr>
                            </w:pPr>
                            <w:r w:rsidRPr="00384594">
                              <w:rPr>
                                <w:b/>
                                <w:sz w:val="22"/>
                                <w:szCs w:val="22"/>
                              </w:rPr>
                              <w:t>Grassland Management</w:t>
                            </w:r>
                            <w:r w:rsidRPr="00384594">
                              <w:rPr>
                                <w:sz w:val="22"/>
                                <w:szCs w:val="22"/>
                              </w:rPr>
                              <w:t>: Converting cropland to grassland or maintaining continuous grasslands to increase SOC;</w:t>
                            </w:r>
                          </w:p>
                          <w:p w14:paraId="601932FE" w14:textId="77777777" w:rsidR="003C42D4" w:rsidRPr="00384594" w:rsidRDefault="003C42D4" w:rsidP="00D978EF">
                            <w:pPr>
                              <w:spacing w:after="0"/>
                              <w:rPr>
                                <w:b/>
                                <w:sz w:val="22"/>
                                <w:szCs w:val="22"/>
                              </w:rPr>
                            </w:pPr>
                            <w:r w:rsidRPr="00384594">
                              <w:rPr>
                                <w:b/>
                                <w:sz w:val="22"/>
                                <w:szCs w:val="22"/>
                              </w:rPr>
                              <w:t>Co-benefits and Trade-offs:</w:t>
                            </w:r>
                          </w:p>
                          <w:p w14:paraId="41C6116A" w14:textId="77777777" w:rsidR="003C42D4" w:rsidRPr="00384594" w:rsidRDefault="003C42D4" w:rsidP="00D978EF">
                            <w:pPr>
                              <w:spacing w:after="0"/>
                              <w:rPr>
                                <w:sz w:val="22"/>
                                <w:szCs w:val="22"/>
                              </w:rPr>
                            </w:pPr>
                            <w:r w:rsidRPr="00384594">
                              <w:rPr>
                                <w:sz w:val="22"/>
                                <w:szCs w:val="22"/>
                              </w:rPr>
                              <w:t xml:space="preserve">NbCS can yield co-benefits such as biodiversity enhancement and biophysical climate adaptation impacts, but may also involve negative trade-offs, including biophysical impacts, nutrient cycle changes, and methane emissions. Afforestation, for example, can increase precipitation </w:t>
                            </w:r>
                            <w:r w:rsidRPr="00384594">
                              <w:rPr>
                                <w:rFonts w:cstheme="minorHAnsi"/>
                                <w:sz w:val="22"/>
                                <w:szCs w:val="22"/>
                              </w:rPr>
                              <w:fldChar w:fldCharType="begin"/>
                            </w:r>
                            <w:r w:rsidRPr="00384594">
                              <w:rPr>
                                <w:rFonts w:cstheme="minorHAnsi"/>
                                <w:sz w:val="22"/>
                                <w:szCs w:val="22"/>
                              </w:rPr>
                              <w:instrText xml:space="preserve"> ADDIN EN.CITE &lt;EndNote&gt;&lt;Cite&gt;&lt;Author&gt;Caporaso&lt;/Author&gt;&lt;Year&gt;2024&lt;/Year&gt;&lt;RecNum&gt;60&lt;/RecNum&gt;&lt;DisplayText&gt;(Caporaso et al., 2024)&lt;/DisplayText&gt;&lt;record&gt;&lt;rec-number&gt;60&lt;/rec-number&gt;&lt;foreign-keys&gt;&lt;key app="EN" db-id="xrpdef2t1pt29qeftfipprrw0s5w555edart" timestamp="1738065825"&gt;60&lt;/key&gt;&lt;/foreign-keys&gt;&lt;ref-type name="Journal Article"&gt;17&lt;/ref-type&gt;&lt;contributors&gt;&lt;authors&gt;&lt;author&gt;Caporaso, Luca&lt;/author&gt;&lt;author&gt;Duveiller, Gregory&lt;/author&gt;&lt;author&gt;Giuliani, Graziano&lt;/author&gt;&lt;author&gt;Giorgi, Filippo&lt;/author&gt;&lt;author&gt;Stengel, Martin&lt;/author&gt;&lt;author&gt;Massaro, Emanuele&lt;/author&gt;&lt;author&gt;Piccardo, Matteo&lt;/author&gt;&lt;author&gt;Cescatti, Alessandro&lt;/author&gt;&lt;/authors&gt;&lt;/contributors&gt;&lt;titles&gt;&lt;title&gt;Converging Findings of Climate Models and Satellite Observations on the Positive Impact of European Forests on Cloud Cover&lt;/title&gt;&lt;secondary-title&gt;Journal of Geophysical Research: Atmospheres&lt;/secondary-title&gt;&lt;/titles&gt;&lt;periodical&gt;&lt;full-title&gt;Journal of Geophysical Research: Atmospheres&lt;/full-title&gt;&lt;/periodical&gt;&lt;pages&gt;e2023JD039235&lt;/pages&gt;&lt;volume&gt;129&lt;/volume&gt;&lt;number&gt;11&lt;/number&gt;&lt;dates&gt;&lt;year&gt;2024&lt;/year&gt;&lt;/dates&gt;&lt;isbn&gt;2169-897X&lt;/isbn&gt;&lt;urls&gt;&lt;related-urls&gt;&lt;url&gt;https://agupubs.onlinelibrary.wiley.com/doi/abs/10.1029/2023JD039235&lt;/url&gt;&lt;/related-urls&gt;&lt;/urls&gt;&lt;electronic-resource-num&gt;https://doi.org/10.1029/2023JD039235&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Caporaso et al., 2024</w:t>
                            </w:r>
                            <w:r w:rsidRPr="00384594">
                              <w:rPr>
                                <w:rFonts w:cstheme="minorHAnsi"/>
                                <w:noProof/>
                                <w:sz w:val="22"/>
                                <w:szCs w:val="22"/>
                              </w:rPr>
                              <w:t>)</w:t>
                            </w:r>
                            <w:r w:rsidRPr="00384594">
                              <w:rPr>
                                <w:rFonts w:cstheme="minorHAnsi"/>
                                <w:sz w:val="22"/>
                                <w:szCs w:val="22"/>
                              </w:rPr>
                              <w:fldChar w:fldCharType="end"/>
                            </w:r>
                            <w:r w:rsidRPr="00384594">
                              <w:rPr>
                                <w:sz w:val="22"/>
                                <w:szCs w:val="22"/>
                              </w:rPr>
                              <w:t xml:space="preserve">, but may also lead to negative effects on water availability </w:t>
                            </w:r>
                            <w:r w:rsidRPr="00384594">
                              <w:rPr>
                                <w:rFonts w:cstheme="minorHAnsi"/>
                                <w:sz w:val="22"/>
                                <w:szCs w:val="22"/>
                              </w:rPr>
                              <w:fldChar w:fldCharType="begin"/>
                            </w:r>
                            <w:r w:rsidRPr="00384594">
                              <w:rPr>
                                <w:rFonts w:cstheme="minorHAnsi"/>
                                <w:sz w:val="22"/>
                                <w:szCs w:val="22"/>
                              </w:rPr>
                              <w:instrText xml:space="preserve"> ADDIN EN.CITE &lt;EndNote&gt;&lt;Cite&gt;&lt;Author&gt;Hoek van Dijke&lt;/Author&gt;&lt;Year&gt;2022&lt;/Year&gt;&lt;RecNum&gt;59&lt;/RecNum&gt;&lt;DisplayText&gt;(Hoek van Dijke et al., 2022)&lt;/DisplayText&gt;&lt;record&gt;&lt;rec-number&gt;59&lt;/rec-number&gt;&lt;foreign-keys&gt;&lt;key app="EN" db-id="xrpdef2t1pt29qeftfipprrw0s5w555edart" timestamp="1738065379"&gt;59&lt;/key&gt;&lt;/foreign-keys&gt;&lt;ref-type name="Journal Article"&gt;17&lt;/ref-type&gt;&lt;contributors&gt;&lt;authors&gt;&lt;author&gt;Hoek van Dijke, Anne J.&lt;/author&gt;&lt;author&gt;Herold, Martin&lt;/author&gt;&lt;author&gt;Mallick, Kaniska&lt;/author&gt;&lt;author&gt;Benedict, Imme&lt;/author&gt;&lt;author&gt;Machwitz, Miriam&lt;/author&gt;&lt;author&gt;Schlerf, Martin&lt;/author&gt;&lt;author&gt;Pranindita, Agnes&lt;/author&gt;&lt;author&gt;Theeuwen, Jolanda J. E.&lt;/author&gt;&lt;author&gt;Bastin, Jean-François&lt;/author&gt;&lt;author&gt;Teuling, Adriaan J.&lt;/author&gt;&lt;/authors&gt;&lt;/contributors&gt;&lt;titles&gt;&lt;title&gt;Shifts in regional water availability due to global tree restoration&lt;/title&gt;&lt;secondary-title&gt;Nature Geoscience&lt;/secondary-title&gt;&lt;/titles&gt;&lt;periodical&gt;&lt;full-title&gt;Nature Geoscience&lt;/full-title&gt;&lt;/periodical&gt;&lt;pages&gt;363-368&lt;/pages&gt;&lt;volume&gt;15&lt;/volume&gt;&lt;number&gt;5&lt;/number&gt;&lt;dates&gt;&lt;year&gt;2022&lt;/year&gt;&lt;pub-dates&gt;&lt;date&gt;2022/05/01&lt;/date&gt;&lt;/pub-dates&gt;&lt;/dates&gt;&lt;isbn&gt;1752-0908&lt;/isbn&gt;&lt;urls&gt;&lt;related-urls&gt;&lt;url&gt;https://doi.org/10.1038/s41561-022-00935-0&lt;/url&gt;&lt;/related-urls&gt;&lt;/urls&gt;&lt;electronic-resource-num&gt;10.1038/s41561-022-00935-0&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Hoek van Dijke et al., 2022)</w:t>
                            </w:r>
                            <w:r w:rsidRPr="00384594">
                              <w:rPr>
                                <w:rFonts w:cstheme="minorHAnsi"/>
                                <w:sz w:val="22"/>
                                <w:szCs w:val="22"/>
                              </w:rPr>
                              <w:fldChar w:fldCharType="end"/>
                            </w:r>
                            <w:r w:rsidRPr="00384594">
                              <w:rPr>
                                <w:sz w:val="22"/>
                                <w:szCs w:val="22"/>
                              </w:rPr>
                              <w:t>. The following key considerations should therefore be carefully taken into account:</w:t>
                            </w:r>
                          </w:p>
                          <w:p w14:paraId="6696F2DC" w14:textId="16F9B181"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Water Availability</w:t>
                            </w:r>
                            <w:r w:rsidRPr="00384594">
                              <w:rPr>
                                <w:sz w:val="22"/>
                                <w:szCs w:val="22"/>
                              </w:rPr>
                              <w:t>: Afforestation is only sustainable in areas with sufficient water availability, and in regions where this is no</w:t>
                            </w:r>
                            <w:r>
                              <w:rPr>
                                <w:sz w:val="22"/>
                                <w:szCs w:val="22"/>
                              </w:rPr>
                              <w:t xml:space="preserve">t jeopardized by climate change; alternatively, </w:t>
                            </w:r>
                            <w:r w:rsidRPr="00D978EF">
                              <w:rPr>
                                <w:sz w:val="22"/>
                                <w:szCs w:val="22"/>
                              </w:rPr>
                              <w:t>design afforestation with species mixture adapted to future climatic conditions</w:t>
                            </w:r>
                            <w:r>
                              <w:rPr>
                                <w:sz w:val="22"/>
                                <w:szCs w:val="22"/>
                              </w:rPr>
                              <w:t>.</w:t>
                            </w:r>
                          </w:p>
                          <w:p w14:paraId="47EFDC94" w14:textId="77777777" w:rsidR="003C42D4" w:rsidRPr="00384594" w:rsidRDefault="003C42D4" w:rsidP="00D978EF">
                            <w:pPr>
                              <w:pStyle w:val="ListParagraph"/>
                              <w:numPr>
                                <w:ilvl w:val="0"/>
                                <w:numId w:val="28"/>
                              </w:numPr>
                              <w:tabs>
                                <w:tab w:val="num" w:pos="350"/>
                                <w:tab w:val="num" w:pos="406"/>
                              </w:tabs>
                              <w:spacing w:before="0" w:after="0" w:line="279" w:lineRule="auto"/>
                              <w:ind w:left="308" w:hanging="280"/>
                              <w:contextualSpacing w:val="0"/>
                              <w:jc w:val="left"/>
                              <w:rPr>
                                <w:sz w:val="22"/>
                                <w:szCs w:val="22"/>
                              </w:rPr>
                            </w:pPr>
                            <w:r w:rsidRPr="00384594">
                              <w:rPr>
                                <w:b/>
                                <w:sz w:val="22"/>
                                <w:szCs w:val="22"/>
                              </w:rPr>
                              <w:t>Leakage</w:t>
                            </w:r>
                            <w:r w:rsidRPr="00384594">
                              <w:rPr>
                                <w:sz w:val="22"/>
                                <w:szCs w:val="22"/>
                              </w:rPr>
                              <w:t>: Harvest intensity reduction is one of the NbCS with higher potential for carbon sequestration enhancement. However, reduced timber harvesting intensity can lead to leakage, such as increased wood import from other regions (</w:t>
                            </w:r>
                            <w:r w:rsidRPr="007937C9">
                              <w:rPr>
                                <w:sz w:val="22"/>
                                <w:szCs w:val="22"/>
                                <w:highlight w:val="yellow"/>
                              </w:rPr>
                              <w:t>I. Kallio and Solberg, 2018</w:t>
                            </w:r>
                            <w:r w:rsidRPr="00384594">
                              <w:rPr>
                                <w:sz w:val="22"/>
                                <w:szCs w:val="22"/>
                              </w:rPr>
                              <w:t>).</w:t>
                            </w:r>
                          </w:p>
                          <w:p w14:paraId="57EE00DE"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Afforestation of drained peatlands</w:t>
                            </w:r>
                            <w:r w:rsidRPr="00384594">
                              <w:rPr>
                                <w:sz w:val="22"/>
                                <w:szCs w:val="22"/>
                              </w:rPr>
                              <w:t xml:space="preserve"> might not be a viable option due to trade-offs </w:t>
                            </w:r>
                            <w:r w:rsidRPr="00384594">
                              <w:rPr>
                                <w:rFonts w:cstheme="minorHAnsi"/>
                                <w:sz w:val="22"/>
                                <w:szCs w:val="22"/>
                              </w:rPr>
                              <w:t xml:space="preserve"> </w:t>
                            </w:r>
                            <w:r w:rsidRPr="00384594">
                              <w:rPr>
                                <w:sz w:val="22"/>
                                <w:szCs w:val="22"/>
                              </w:rPr>
                              <w:t>between carbon sequestration of the trees at the cost of enhanced soil respiration, leading to likely negative feedback of soil emissions</w:t>
                            </w:r>
                            <w:r w:rsidRPr="00384594">
                              <w:rPr>
                                <w:rFonts w:cstheme="minorHAnsi"/>
                                <w:sz w:val="22"/>
                                <w:szCs w:val="22"/>
                              </w:rPr>
                              <w:t xml:space="preserve"> </w: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 </w:instrTex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EN.CITE.DATA </w:instrText>
                            </w:r>
                            <w:r w:rsidRPr="00384594">
                              <w:rPr>
                                <w:rFonts w:cstheme="minorHAnsi"/>
                                <w:sz w:val="22"/>
                                <w:szCs w:val="22"/>
                              </w:rPr>
                            </w:r>
                            <w:r w:rsidRPr="00384594">
                              <w:rPr>
                                <w:rFonts w:cstheme="minorHAnsi"/>
                                <w:sz w:val="22"/>
                                <w:szCs w:val="22"/>
                              </w:rPr>
                              <w:fldChar w:fldCharType="end"/>
                            </w:r>
                            <w:r w:rsidRPr="00384594">
                              <w:rPr>
                                <w:rFonts w:cstheme="minorHAnsi"/>
                                <w:sz w:val="22"/>
                                <w:szCs w:val="22"/>
                              </w:rPr>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Jurasinski et al., 2024</w:t>
                            </w:r>
                            <w:r w:rsidRPr="00384594">
                              <w:rPr>
                                <w:rFonts w:cstheme="minorHAnsi"/>
                                <w:noProof/>
                                <w:sz w:val="22"/>
                                <w:szCs w:val="22"/>
                              </w:rPr>
                              <w:t>)</w:t>
                            </w:r>
                            <w:r w:rsidRPr="00384594">
                              <w:rPr>
                                <w:rFonts w:cstheme="minorHAnsi"/>
                                <w:sz w:val="22"/>
                                <w:szCs w:val="22"/>
                              </w:rPr>
                              <w:fldChar w:fldCharType="end"/>
                            </w:r>
                            <w:r w:rsidRPr="00384594">
                              <w:rPr>
                                <w:rFonts w:cstheme="minorHAnsi"/>
                                <w:sz w:val="22"/>
                                <w:szCs w:val="22"/>
                              </w:rPr>
                              <w:t>.</w:t>
                            </w:r>
                          </w:p>
                          <w:p w14:paraId="60A41C17"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Regional Context</w:t>
                            </w:r>
                            <w:r w:rsidRPr="00384594">
                              <w:rPr>
                                <w:sz w:val="22"/>
                                <w:szCs w:val="22"/>
                              </w:rPr>
                              <w:t>: NbCS must be tailored to regional contexts, taking into account local conditions, species niches, and potential trade-offs).</w:t>
                            </w:r>
                          </w:p>
                          <w:p w14:paraId="12D67739" w14:textId="77777777" w:rsidR="003C42D4" w:rsidRDefault="003C42D4" w:rsidP="00D978EF">
                            <w:pPr>
                              <w:spacing w:after="0"/>
                            </w:pPr>
                            <w:r w:rsidRPr="00384594">
                              <w:rPr>
                                <w:sz w:val="22"/>
                                <w:szCs w:val="22"/>
                              </w:rPr>
                              <w:t>Overall, NbCS offer a promising approach to climate mitigation, but require careful consideration of co-benefits, trade-offs, and regional contexts to ensure effective and sustainable implementation</w:t>
                            </w:r>
                          </w:p>
                          <w:p w14:paraId="2A3AC85F" w14:textId="1F821976" w:rsidR="003C42D4" w:rsidRDefault="003C42D4"/>
                        </w:txbxContent>
                      </wps:txbx>
                      <wps:bodyPr rot="0" vert="horz" wrap="square" lIns="91440" tIns="45720" rIns="91440" bIns="45720" anchor="t" anchorCtr="0">
                        <a:noAutofit/>
                      </wps:bodyPr>
                    </wps:wsp>
                  </a:graphicData>
                </a:graphic>
              </wp:inline>
            </w:drawing>
          </mc:Choice>
          <mc:Fallback xmlns:oel="http://schemas.microsoft.com/office/2019/extlst" xmlns:w16du="http://schemas.microsoft.com/office/word/2023/wordml/word16du" xmlns:w16sdtfl="http://schemas.microsoft.com/office/word/2024/wordml/sdtformatlock">
            <w:pict>
              <v:shapetype w14:anchorId="0CF56B74" id="_x0000_t202" coordsize="21600,21600" o:spt="202" path="m,l,21600r21600,l21600,xe">
                <v:stroke joinstyle="miter"/>
                <v:path gradientshapeok="t" o:connecttype="rect"/>
              </v:shapetype>
              <v:shape id="Text Box 2" o:spid="_x0000_s1026" type="#_x0000_t202" style="width:443.45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">
                <v:textbox>
                  <w:txbxContent>
                    <w:p w14:paraId="5D177684" w14:textId="77777777" w:rsidR="003C42D4" w:rsidRPr="00DD0CF0" w:rsidRDefault="003C42D4" w:rsidP="00D978EF">
                      <w:pPr>
                        <w:spacing w:after="0"/>
                        <w:rPr>
                          <w:rStyle w:val="IntenseReference"/>
                          <w:sz w:val="22"/>
                        </w:rPr>
                      </w:pPr>
                      <w:r w:rsidRPr="00DD0CF0">
                        <w:rPr>
                          <w:rStyle w:val="IntenseReference"/>
                          <w:sz w:val="22"/>
                        </w:rPr>
                        <w:t>Nature based climate solutions</w:t>
                      </w:r>
                    </w:p>
                    <w:p w14:paraId="45FEAC2C" w14:textId="34C7DDB2" w:rsidR="003C42D4" w:rsidRPr="00384594" w:rsidRDefault="003C42D4" w:rsidP="00D978EF">
                      <w:pPr>
                        <w:spacing w:after="0"/>
                        <w:rPr>
                          <w:sz w:val="22"/>
                          <w:szCs w:val="22"/>
                        </w:rPr>
                      </w:pPr>
                      <w:r w:rsidRPr="00384594">
                        <w:rPr>
                          <w:sz w:val="22"/>
                          <w:szCs w:val="22"/>
                        </w:rPr>
                        <w:t>Nature-based Climate Solutions (NbCS) have a potential to increase CO2 removals by proper management of terrestrial ecosystems to enhance carbon storage and minimize greenhouse gas emissions. NbCS such as conserving and restoring carbon-rich forests and wetlands, optimizing the use of land for agriculture, forestry, and grassland management can offer not only environmental and climate benefits, but also economic incentives, and potential diversification of income for farmers and land managers.</w:t>
                      </w:r>
                    </w:p>
                    <w:p w14:paraId="561FDE16" w14:textId="77777777" w:rsidR="003C42D4" w:rsidRPr="00384594" w:rsidRDefault="003C42D4" w:rsidP="00D978EF">
                      <w:pPr>
                        <w:spacing w:after="0"/>
                        <w:rPr>
                          <w:sz w:val="22"/>
                          <w:szCs w:val="22"/>
                        </w:rPr>
                      </w:pPr>
                      <w:r w:rsidRPr="00384594">
                        <w:rPr>
                          <w:sz w:val="22"/>
                          <w:szCs w:val="22"/>
                        </w:rPr>
                        <w:t xml:space="preserve">The carbon sequestration capacity of ecosystems largely depends on how they are managed. Examples of management practices and NbCS to enhance carbon sinks and bring biodiversity benefits are: </w:t>
                      </w:r>
                    </w:p>
                    <w:p w14:paraId="1F97E47C" w14:textId="7F362549"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Pr>
                          <w:b/>
                          <w:sz w:val="22"/>
                          <w:szCs w:val="22"/>
                        </w:rPr>
                        <w:t xml:space="preserve">Afforestation/Reforestation and improved </w:t>
                      </w:r>
                      <w:r w:rsidRPr="00384594">
                        <w:rPr>
                          <w:b/>
                          <w:sz w:val="22"/>
                          <w:szCs w:val="22"/>
                        </w:rPr>
                        <w:t>Forest Management</w:t>
                      </w:r>
                      <w:r w:rsidRPr="00384594">
                        <w:rPr>
                          <w:sz w:val="22"/>
                          <w:szCs w:val="22"/>
                        </w:rPr>
                        <w:t xml:space="preserve">: Enhancing carbon sequestration </w:t>
                      </w:r>
                      <w:r>
                        <w:rPr>
                          <w:sz w:val="22"/>
                          <w:szCs w:val="22"/>
                        </w:rPr>
                        <w:t xml:space="preserve">and resilience </w:t>
                      </w:r>
                      <w:r w:rsidRPr="00384594">
                        <w:rPr>
                          <w:sz w:val="22"/>
                          <w:szCs w:val="22"/>
                        </w:rPr>
                        <w:t>through reforestation, silvicultural practices (including diversifying tree species, e</w:t>
                      </w:r>
                      <w:r w:rsidRPr="00384594">
                        <w:rPr>
                          <w:rFonts w:cstheme="minorHAnsi"/>
                          <w:sz w:val="22"/>
                          <w:szCs w:val="22"/>
                        </w:rPr>
                        <w:t>xtending the rotation period between harvest cycles, reducing harvest intensity etc.)</w:t>
                      </w:r>
                      <w:r w:rsidRPr="00384594">
                        <w:rPr>
                          <w:sz w:val="22"/>
                          <w:szCs w:val="22"/>
                        </w:rPr>
                        <w:t xml:space="preserve"> and agroforestry, while maintaining biodiversity and ecosystem services</w:t>
                      </w:r>
                      <w:r>
                        <w:rPr>
                          <w:sz w:val="22"/>
                          <w:szCs w:val="22"/>
                        </w:rPr>
                        <w:t xml:space="preserve"> (</w:t>
                      </w:r>
                      <w:r w:rsidRPr="007937C9">
                        <w:rPr>
                          <w:sz w:val="22"/>
                          <w:szCs w:val="22"/>
                          <w:highlight w:val="yellow"/>
                        </w:rPr>
                        <w:t>Chiti et al., 2024</w:t>
                      </w:r>
                      <w:r w:rsidRPr="00D978EF">
                        <w:rPr>
                          <w:sz w:val="22"/>
                          <w:szCs w:val="22"/>
                        </w:rPr>
                        <w:t xml:space="preserve"> (Report EFI))</w:t>
                      </w:r>
                      <w:r w:rsidRPr="00384594">
                        <w:rPr>
                          <w:sz w:val="22"/>
                          <w:szCs w:val="22"/>
                        </w:rPr>
                        <w:t>;</w:t>
                      </w:r>
                    </w:p>
                    <w:p w14:paraId="21253181" w14:textId="0F580E14"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Agricultural Soil Management</w:t>
                      </w:r>
                      <w:r w:rsidRPr="00384594">
                        <w:rPr>
                          <w:sz w:val="22"/>
                          <w:szCs w:val="22"/>
                        </w:rPr>
                        <w:t xml:space="preserve">: Increasing soil organic carbon (SOC) through sustainable practices such as conservation agriculture, the use of cover crops, </w:t>
                      </w:r>
                      <w:r>
                        <w:rPr>
                          <w:sz w:val="22"/>
                          <w:szCs w:val="22"/>
                        </w:rPr>
                        <w:t>minimum tillage, introduction of legume/rotation crops and</w:t>
                      </w:r>
                      <w:r w:rsidRPr="00384594">
                        <w:rPr>
                          <w:sz w:val="22"/>
                          <w:szCs w:val="22"/>
                        </w:rPr>
                        <w:t xml:space="preserve"> shifting annual cropland to other uses</w:t>
                      </w:r>
                      <w:r>
                        <w:rPr>
                          <w:sz w:val="22"/>
                          <w:szCs w:val="22"/>
                        </w:rPr>
                        <w:t>, agroforestry</w:t>
                      </w:r>
                      <w:r w:rsidRPr="00384594">
                        <w:rPr>
                          <w:sz w:val="22"/>
                          <w:szCs w:val="22"/>
                        </w:rPr>
                        <w:t xml:space="preserve"> (</w:t>
                      </w:r>
                      <w:r w:rsidRPr="007937C9">
                        <w:rPr>
                          <w:rFonts w:cstheme="minorHAnsi"/>
                          <w:sz w:val="22"/>
                          <w:szCs w:val="22"/>
                          <w:highlight w:val="yellow"/>
                        </w:rPr>
                        <w:t>Peterson et al., 2025</w:t>
                      </w:r>
                      <w:r w:rsidRPr="00384594">
                        <w:rPr>
                          <w:rFonts w:cstheme="minorHAnsi"/>
                          <w:sz w:val="22"/>
                          <w:szCs w:val="22"/>
                        </w:rPr>
                        <w:t>)</w:t>
                      </w:r>
                      <w:r w:rsidRPr="00384594">
                        <w:rPr>
                          <w:sz w:val="22"/>
                          <w:szCs w:val="22"/>
                        </w:rPr>
                        <w:t>;</w:t>
                      </w:r>
                    </w:p>
                    <w:p w14:paraId="2AE8EE24" w14:textId="77777777"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Peatland Rewetting</w:t>
                      </w:r>
                      <w:r w:rsidRPr="00384594">
                        <w:rPr>
                          <w:sz w:val="22"/>
                          <w:szCs w:val="22"/>
                        </w:rPr>
                        <w:t xml:space="preserve">: Restoring carbon sequestration and reducing GHG emissions by rewetting drained peatlands </w:t>
                      </w:r>
                      <w:r w:rsidRPr="00384594">
                        <w:rPr>
                          <w:rFonts w:cstheme="minorHAnsi"/>
                          <w:sz w:val="22"/>
                          <w:szCs w:val="22"/>
                        </w:rPr>
                        <w:t>(</w:t>
                      </w:r>
                      <w:r w:rsidRPr="007937C9">
                        <w:rPr>
                          <w:rFonts w:cstheme="minorHAnsi"/>
                          <w:sz w:val="22"/>
                          <w:szCs w:val="22"/>
                          <w:highlight w:val="yellow"/>
                        </w:rPr>
                        <w:t>Buma et al., 202x</w:t>
                      </w:r>
                      <w:r w:rsidRPr="00384594">
                        <w:rPr>
                          <w:rFonts w:cstheme="minorHAnsi"/>
                          <w:sz w:val="22"/>
                          <w:szCs w:val="22"/>
                        </w:rPr>
                        <w:t>)</w:t>
                      </w:r>
                      <w:r w:rsidRPr="00384594">
                        <w:rPr>
                          <w:sz w:val="22"/>
                          <w:szCs w:val="22"/>
                        </w:rPr>
                        <w:t xml:space="preserve">; </w:t>
                      </w:r>
                    </w:p>
                    <w:p w14:paraId="4504B178" w14:textId="77777777" w:rsidR="003C42D4" w:rsidRPr="00384594" w:rsidRDefault="003C42D4" w:rsidP="00D978EF">
                      <w:pPr>
                        <w:pStyle w:val="ListParagraph"/>
                        <w:numPr>
                          <w:ilvl w:val="0"/>
                          <w:numId w:val="27"/>
                        </w:numPr>
                        <w:tabs>
                          <w:tab w:val="num" w:pos="142"/>
                        </w:tabs>
                        <w:spacing w:before="0" w:line="278" w:lineRule="auto"/>
                        <w:ind w:left="0" w:firstLine="0"/>
                        <w:contextualSpacing w:val="0"/>
                        <w:jc w:val="left"/>
                        <w:rPr>
                          <w:sz w:val="22"/>
                          <w:szCs w:val="22"/>
                        </w:rPr>
                      </w:pPr>
                      <w:r w:rsidRPr="00384594">
                        <w:rPr>
                          <w:b/>
                          <w:sz w:val="22"/>
                          <w:szCs w:val="22"/>
                        </w:rPr>
                        <w:t>Grassland Management</w:t>
                      </w:r>
                      <w:r w:rsidRPr="00384594">
                        <w:rPr>
                          <w:sz w:val="22"/>
                          <w:szCs w:val="22"/>
                        </w:rPr>
                        <w:t>: Converting cropland to grassland or maintaining continuous grasslands to increase SOC;</w:t>
                      </w:r>
                    </w:p>
                    <w:p w14:paraId="601932FE" w14:textId="77777777" w:rsidR="003C42D4" w:rsidRPr="00384594" w:rsidRDefault="003C42D4" w:rsidP="00D978EF">
                      <w:pPr>
                        <w:spacing w:after="0"/>
                        <w:rPr>
                          <w:b/>
                          <w:sz w:val="22"/>
                          <w:szCs w:val="22"/>
                        </w:rPr>
                      </w:pPr>
                      <w:r w:rsidRPr="00384594">
                        <w:rPr>
                          <w:b/>
                          <w:sz w:val="22"/>
                          <w:szCs w:val="22"/>
                        </w:rPr>
                        <w:t>Co-benefits and Trade-offs:</w:t>
                      </w:r>
                    </w:p>
                    <w:p w14:paraId="41C6116A" w14:textId="77777777" w:rsidR="003C42D4" w:rsidRPr="00384594" w:rsidRDefault="003C42D4" w:rsidP="00D978EF">
                      <w:pPr>
                        <w:spacing w:after="0"/>
                        <w:rPr>
                          <w:sz w:val="22"/>
                          <w:szCs w:val="22"/>
                        </w:rPr>
                      </w:pPr>
                      <w:r w:rsidRPr="00384594">
                        <w:rPr>
                          <w:sz w:val="22"/>
                          <w:szCs w:val="22"/>
                        </w:rPr>
                        <w:t xml:space="preserve">NbCS can yield co-benefits such as biodiversity enhancement and biophysical climate adaptation impacts, but may also involve negative trade-offs, including biophysical impacts, nutrient cycle changes, and methane emissions. Afforestation, for example, can increase precipitation </w:t>
                      </w:r>
                      <w:r w:rsidRPr="00384594">
                        <w:rPr>
                          <w:rFonts w:cstheme="minorHAnsi"/>
                          <w:sz w:val="22"/>
                          <w:szCs w:val="22"/>
                        </w:rPr>
                        <w:fldChar w:fldCharType="begin"/>
                      </w:r>
                      <w:r w:rsidRPr="00384594">
                        <w:rPr>
                          <w:rFonts w:cstheme="minorHAnsi"/>
                          <w:sz w:val="22"/>
                          <w:szCs w:val="22"/>
                        </w:rPr>
                        <w:instrText xml:space="preserve"> ADDIN EN.CITE &lt;EndNote&gt;&lt;Cite&gt;&lt;Author&gt;Caporaso&lt;/Author&gt;&lt;Year&gt;2024&lt;/Year&gt;&lt;RecNum&gt;60&lt;/RecNum&gt;&lt;DisplayText&gt;(Caporaso et al., 2024)&lt;/DisplayText&gt;&lt;record&gt;&lt;rec-number&gt;60&lt;/rec-number&gt;&lt;foreign-keys&gt;&lt;key app="EN" db-id="xrpdef2t1pt29qeftfipprrw0s5w555edart" timestamp="1738065825"&gt;60&lt;/key&gt;&lt;/foreign-keys&gt;&lt;ref-type name="Journal Article"&gt;17&lt;/ref-type&gt;&lt;contributors&gt;&lt;authors&gt;&lt;author&gt;Caporaso, Luca&lt;/author&gt;&lt;author&gt;Duveiller, Gregory&lt;/author&gt;&lt;author&gt;Giuliani, Graziano&lt;/author&gt;&lt;author&gt;Giorgi, Filippo&lt;/author&gt;&lt;author&gt;Stengel, Martin&lt;/author&gt;&lt;author&gt;Massaro, Emanuele&lt;/author&gt;&lt;author&gt;Piccardo, Matteo&lt;/author&gt;&lt;author&gt;Cescatti, Alessandro&lt;/author&gt;&lt;/authors&gt;&lt;/contributors&gt;&lt;titles&gt;&lt;title&gt;Converging Findings of Climate Models and Satellite Observations on the Positive Impact of European Forests on Cloud Cover&lt;/title&gt;&lt;secondary-title&gt;Journal of Geophysical Research: Atmospheres&lt;/secondary-title&gt;&lt;/titles&gt;&lt;periodical&gt;&lt;full-title&gt;Journal of Geophysical Research: Atmospheres&lt;/full-title&gt;&lt;/periodical&gt;&lt;pages&gt;e2023JD039235&lt;/pages&gt;&lt;volume&gt;129&lt;/volume&gt;&lt;number&gt;11&lt;/number&gt;&lt;dates&gt;&lt;year&gt;2024&lt;/year&gt;&lt;/dates&gt;&lt;isbn&gt;2169-897X&lt;/isbn&gt;&lt;urls&gt;&lt;related-urls&gt;&lt;url&gt;https://agupubs.onlinelibrary.wiley.com/doi/abs/10.1029/2023JD039235&lt;/url&gt;&lt;/related-urls&gt;&lt;/urls&gt;&lt;electronic-resource-num&gt;https://doi.org/10.1029/2023JD039235&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Caporaso et al., 2024</w:t>
                      </w:r>
                      <w:r w:rsidRPr="00384594">
                        <w:rPr>
                          <w:rFonts w:cstheme="minorHAnsi"/>
                          <w:noProof/>
                          <w:sz w:val="22"/>
                          <w:szCs w:val="22"/>
                        </w:rPr>
                        <w:t>)</w:t>
                      </w:r>
                      <w:r w:rsidRPr="00384594">
                        <w:rPr>
                          <w:rFonts w:cstheme="minorHAnsi"/>
                          <w:sz w:val="22"/>
                          <w:szCs w:val="22"/>
                        </w:rPr>
                        <w:fldChar w:fldCharType="end"/>
                      </w:r>
                      <w:r w:rsidRPr="00384594">
                        <w:rPr>
                          <w:sz w:val="22"/>
                          <w:szCs w:val="22"/>
                        </w:rPr>
                        <w:t xml:space="preserve">, but may also lead to negative effects on water availability </w:t>
                      </w:r>
                      <w:r w:rsidRPr="00384594">
                        <w:rPr>
                          <w:rFonts w:cstheme="minorHAnsi"/>
                          <w:sz w:val="22"/>
                          <w:szCs w:val="22"/>
                        </w:rPr>
                        <w:fldChar w:fldCharType="begin"/>
                      </w:r>
                      <w:r w:rsidRPr="00384594">
                        <w:rPr>
                          <w:rFonts w:cstheme="minorHAnsi"/>
                          <w:sz w:val="22"/>
                          <w:szCs w:val="22"/>
                        </w:rPr>
                        <w:instrText xml:space="preserve"> ADDIN EN.CITE &lt;EndNote&gt;&lt;Cite&gt;&lt;Author&gt;Hoek van Dijke&lt;/Author&gt;&lt;Year&gt;2022&lt;/Year&gt;&lt;RecNum&gt;59&lt;/RecNum&gt;&lt;DisplayText&gt;(Hoek van Dijke et al., 2022)&lt;/DisplayText&gt;&lt;record&gt;&lt;rec-number&gt;59&lt;/rec-number&gt;&lt;foreign-keys&gt;&lt;key app="EN" db-id="xrpdef2t1pt29qeftfipprrw0s5w555edart" timestamp="1738065379"&gt;59&lt;/key&gt;&lt;/foreign-keys&gt;&lt;ref-type name="Journal Article"&gt;17&lt;/ref-type&gt;&lt;contributors&gt;&lt;authors&gt;&lt;author&gt;Hoek van Dijke, Anne J.&lt;/author&gt;&lt;author&gt;Herold, Martin&lt;/author&gt;&lt;author&gt;Mallick, Kaniska&lt;/author&gt;&lt;author&gt;Benedict, Imme&lt;/author&gt;&lt;author&gt;Machwitz, Miriam&lt;/author&gt;&lt;author&gt;Schlerf, Martin&lt;/author&gt;&lt;author&gt;Pranindita, Agnes&lt;/author&gt;&lt;author&gt;Theeuwen, Jolanda J. E.&lt;/author&gt;&lt;author&gt;Bastin, Jean-François&lt;/author&gt;&lt;author&gt;Teuling, Adriaan J.&lt;/author&gt;&lt;/authors&gt;&lt;/contributors&gt;&lt;titles&gt;&lt;title&gt;Shifts in regional water availability due to global tree restoration&lt;/title&gt;&lt;secondary-title&gt;Nature Geoscience&lt;/secondary-title&gt;&lt;/titles&gt;&lt;periodical&gt;&lt;full-title&gt;Nature Geoscience&lt;/full-title&gt;&lt;/periodical&gt;&lt;pages&gt;363-368&lt;/pages&gt;&lt;volume&gt;15&lt;/volume&gt;&lt;number&gt;5&lt;/number&gt;&lt;dates&gt;&lt;year&gt;2022&lt;/year&gt;&lt;pub-dates&gt;&lt;date&gt;2022/05/01&lt;/date&gt;&lt;/pub-dates&gt;&lt;/dates&gt;&lt;isbn&gt;1752-0908&lt;/isbn&gt;&lt;urls&gt;&lt;related-urls&gt;&lt;url&gt;https://doi.org/10.1038/s41561-022-00935-0&lt;/url&gt;&lt;/related-urls&gt;&lt;/urls&gt;&lt;electronic-resource-num&gt;10.1038/s41561-022-00935-0&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Hoek van Dijke et al., 2022)</w:t>
                      </w:r>
                      <w:r w:rsidRPr="00384594">
                        <w:rPr>
                          <w:rFonts w:cstheme="minorHAnsi"/>
                          <w:sz w:val="22"/>
                          <w:szCs w:val="22"/>
                        </w:rPr>
                        <w:fldChar w:fldCharType="end"/>
                      </w:r>
                      <w:r w:rsidRPr="00384594">
                        <w:rPr>
                          <w:sz w:val="22"/>
                          <w:szCs w:val="22"/>
                        </w:rPr>
                        <w:t>. The following key considerations should therefore be carefully taken into account:</w:t>
                      </w:r>
                    </w:p>
                    <w:p w14:paraId="6696F2DC" w14:textId="16F9B181"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Water Availability</w:t>
                      </w:r>
                      <w:r w:rsidRPr="00384594">
                        <w:rPr>
                          <w:sz w:val="22"/>
                          <w:szCs w:val="22"/>
                        </w:rPr>
                        <w:t>: Afforestation is only sustainable in areas with sufficient water availability, and in regions where this is no</w:t>
                      </w:r>
                      <w:r>
                        <w:rPr>
                          <w:sz w:val="22"/>
                          <w:szCs w:val="22"/>
                        </w:rPr>
                        <w:t xml:space="preserve">t jeopardized by climate change; alternatively, </w:t>
                      </w:r>
                      <w:r w:rsidRPr="00D978EF">
                        <w:rPr>
                          <w:sz w:val="22"/>
                          <w:szCs w:val="22"/>
                        </w:rPr>
                        <w:t>design afforestation with species mixture adapted to future climatic conditions</w:t>
                      </w:r>
                      <w:r>
                        <w:rPr>
                          <w:sz w:val="22"/>
                          <w:szCs w:val="22"/>
                        </w:rPr>
                        <w:t>.</w:t>
                      </w:r>
                    </w:p>
                    <w:p w14:paraId="47EFDC94" w14:textId="77777777" w:rsidR="003C42D4" w:rsidRPr="00384594" w:rsidRDefault="003C42D4" w:rsidP="00D978EF">
                      <w:pPr>
                        <w:pStyle w:val="ListParagraph"/>
                        <w:numPr>
                          <w:ilvl w:val="0"/>
                          <w:numId w:val="28"/>
                        </w:numPr>
                        <w:tabs>
                          <w:tab w:val="num" w:pos="350"/>
                          <w:tab w:val="num" w:pos="406"/>
                        </w:tabs>
                        <w:spacing w:before="0" w:after="0" w:line="279" w:lineRule="auto"/>
                        <w:ind w:left="308" w:hanging="280"/>
                        <w:contextualSpacing w:val="0"/>
                        <w:jc w:val="left"/>
                        <w:rPr>
                          <w:sz w:val="22"/>
                          <w:szCs w:val="22"/>
                        </w:rPr>
                      </w:pPr>
                      <w:r w:rsidRPr="00384594">
                        <w:rPr>
                          <w:b/>
                          <w:sz w:val="22"/>
                          <w:szCs w:val="22"/>
                        </w:rPr>
                        <w:t>Leakage</w:t>
                      </w:r>
                      <w:r w:rsidRPr="00384594">
                        <w:rPr>
                          <w:sz w:val="22"/>
                          <w:szCs w:val="22"/>
                        </w:rPr>
                        <w:t>: Harvest intensity reduction is one of the NbCS with higher potential for carbon sequestration enhancement. However, reduced timber harvesting intensity can lead to leakage, such as increased wood import from other regions (</w:t>
                      </w:r>
                      <w:r w:rsidRPr="007937C9">
                        <w:rPr>
                          <w:sz w:val="22"/>
                          <w:szCs w:val="22"/>
                          <w:highlight w:val="yellow"/>
                        </w:rPr>
                        <w:t>I. Kallio and Solberg, 2018</w:t>
                      </w:r>
                      <w:r w:rsidRPr="00384594">
                        <w:rPr>
                          <w:sz w:val="22"/>
                          <w:szCs w:val="22"/>
                        </w:rPr>
                        <w:t>).</w:t>
                      </w:r>
                    </w:p>
                    <w:p w14:paraId="57EE00DE"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Afforestation of drained peatlands</w:t>
                      </w:r>
                      <w:r w:rsidRPr="00384594">
                        <w:rPr>
                          <w:sz w:val="22"/>
                          <w:szCs w:val="22"/>
                        </w:rPr>
                        <w:t xml:space="preserve"> might not be a viable option due to trade-offs </w:t>
                      </w:r>
                      <w:r w:rsidRPr="00384594">
                        <w:rPr>
                          <w:rFonts w:cstheme="minorHAnsi"/>
                          <w:sz w:val="22"/>
                          <w:szCs w:val="22"/>
                        </w:rPr>
                        <w:t xml:space="preserve"> </w:t>
                      </w:r>
                      <w:r w:rsidRPr="00384594">
                        <w:rPr>
                          <w:sz w:val="22"/>
                          <w:szCs w:val="22"/>
                        </w:rPr>
                        <w:t>between carbon sequestration of the trees at the cost of enhanced soil respiration, leading to likely negative feedback of soil emissions</w:t>
                      </w:r>
                      <w:r w:rsidRPr="00384594">
                        <w:rPr>
                          <w:rFonts w:cstheme="minorHAnsi"/>
                          <w:sz w:val="22"/>
                          <w:szCs w:val="22"/>
                        </w:rPr>
                        <w:t xml:space="preserve"> </w: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 </w:instrTex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EN.CITE.DATA </w:instrText>
                      </w:r>
                      <w:r w:rsidRPr="00384594">
                        <w:rPr>
                          <w:rFonts w:cstheme="minorHAnsi"/>
                          <w:sz w:val="22"/>
                          <w:szCs w:val="22"/>
                        </w:rPr>
                      </w:r>
                      <w:r w:rsidRPr="00384594">
                        <w:rPr>
                          <w:rFonts w:cstheme="minorHAnsi"/>
                          <w:sz w:val="22"/>
                          <w:szCs w:val="22"/>
                        </w:rPr>
                        <w:fldChar w:fldCharType="end"/>
                      </w:r>
                      <w:r w:rsidRPr="00384594">
                        <w:rPr>
                          <w:rFonts w:cstheme="minorHAnsi"/>
                          <w:sz w:val="22"/>
                          <w:szCs w:val="22"/>
                        </w:rPr>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Jurasinski et al., 2024</w:t>
                      </w:r>
                      <w:r w:rsidRPr="00384594">
                        <w:rPr>
                          <w:rFonts w:cstheme="minorHAnsi"/>
                          <w:noProof/>
                          <w:sz w:val="22"/>
                          <w:szCs w:val="22"/>
                        </w:rPr>
                        <w:t>)</w:t>
                      </w:r>
                      <w:r w:rsidRPr="00384594">
                        <w:rPr>
                          <w:rFonts w:cstheme="minorHAnsi"/>
                          <w:sz w:val="22"/>
                          <w:szCs w:val="22"/>
                        </w:rPr>
                        <w:fldChar w:fldCharType="end"/>
                      </w:r>
                      <w:r w:rsidRPr="00384594">
                        <w:rPr>
                          <w:rFonts w:cstheme="minorHAnsi"/>
                          <w:sz w:val="22"/>
                          <w:szCs w:val="22"/>
                        </w:rPr>
                        <w:t>.</w:t>
                      </w:r>
                    </w:p>
                    <w:p w14:paraId="60A41C17"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Regional Context</w:t>
                      </w:r>
                      <w:r w:rsidRPr="00384594">
                        <w:rPr>
                          <w:sz w:val="22"/>
                          <w:szCs w:val="22"/>
                        </w:rPr>
                        <w:t>: NbCS must be tailored to regional contexts, taking into account local conditions, species niches, and potential trade-offs).</w:t>
                      </w:r>
                    </w:p>
                    <w:p w14:paraId="12D67739" w14:textId="77777777" w:rsidR="003C42D4" w:rsidRDefault="003C42D4" w:rsidP="00D978EF">
                      <w:pPr>
                        <w:spacing w:after="0"/>
                      </w:pPr>
                      <w:r w:rsidRPr="00384594">
                        <w:rPr>
                          <w:sz w:val="22"/>
                          <w:szCs w:val="22"/>
                        </w:rPr>
                        <w:t>Overall, NbCS offer a promising approach to climate mitigation, but require careful consideration of co-benefits, trade-offs, and regional contexts to ensure effective and sustainable implementation</w:t>
                      </w:r>
                    </w:p>
                    <w:p w14:paraId="2A3AC85F" w14:textId="1F821976" w:rsidR="003C42D4" w:rsidRDefault="003C42D4"/>
                  </w:txbxContent>
                </v:textbox>
                <w10:anchorlock/>
              </v:shape>
            </w:pict>
          </mc:Fallback>
        </mc:AlternateContent>
      </w:r>
      <w:commentRangeStart w:id="60"/>
      <w:commentRangeStart w:id="61"/>
      <w:commentRangeStart w:id="62"/>
      <w:commentRangeStart w:id="63"/>
      <w:commentRangeStart w:id="64"/>
      <w:commentRangeStart w:id="65"/>
      <w:commentRangeStart w:id="66"/>
      <w:r w:rsidR="1B38440A">
        <w:lastRenderedPageBreak/>
        <w:t>Towards</w:t>
      </w:r>
      <w:commentRangeEnd w:id="60"/>
      <w:r w:rsidR="00A205C6">
        <w:rPr>
          <w:rStyle w:val="CommentReference"/>
          <w:bCs w:val="0"/>
          <w:color w:val="auto"/>
        </w:rPr>
        <w:commentReference w:id="60"/>
      </w:r>
      <w:commentRangeEnd w:id="61"/>
      <w:r>
        <w:commentReference w:id="61"/>
      </w:r>
      <w:commentRangeEnd w:id="62"/>
      <w:r w:rsidR="00EA4161">
        <w:rPr>
          <w:rStyle w:val="CommentReference"/>
          <w:bCs w:val="0"/>
          <w:color w:val="auto"/>
        </w:rPr>
        <w:commentReference w:id="62"/>
      </w:r>
      <w:commentRangeEnd w:id="63"/>
      <w:r w:rsidR="000B685B">
        <w:rPr>
          <w:rStyle w:val="CommentReference"/>
          <w:bCs w:val="0"/>
          <w:color w:val="auto"/>
        </w:rPr>
        <w:commentReference w:id="63"/>
      </w:r>
      <w:r w:rsidR="1B38440A">
        <w:t xml:space="preserve"> </w:t>
      </w:r>
      <w:r w:rsidR="005D30FE">
        <w:t>ag</w:t>
      </w:r>
      <w:r w:rsidR="001D712B">
        <w:t xml:space="preserve">roecosystems </w:t>
      </w:r>
      <w:r w:rsidR="00410BEF">
        <w:t xml:space="preserve">- </w:t>
      </w:r>
      <w:r w:rsidR="001D712B">
        <w:t>regeneration and resilience</w:t>
      </w:r>
      <w:bookmarkEnd w:id="52"/>
      <w:bookmarkEnd w:id="53"/>
      <w:bookmarkEnd w:id="54"/>
      <w:bookmarkEnd w:id="55"/>
      <w:bookmarkEnd w:id="56"/>
      <w:bookmarkEnd w:id="57"/>
      <w:bookmarkEnd w:id="58"/>
      <w:commentRangeEnd w:id="64"/>
      <w:r w:rsidR="1B38440A">
        <w:rPr>
          <w:rStyle w:val="CommentReference"/>
        </w:rPr>
        <w:commentReference w:id="64"/>
      </w:r>
      <w:commentRangeEnd w:id="65"/>
      <w:r w:rsidR="1B38440A">
        <w:rPr>
          <w:rStyle w:val="CommentReference"/>
        </w:rPr>
        <w:commentReference w:id="65"/>
      </w:r>
      <w:commentRangeEnd w:id="66"/>
      <w:r w:rsidR="1B38440A">
        <w:rPr>
          <w:rStyle w:val="CommentReference"/>
        </w:rPr>
        <w:commentReference w:id="66"/>
      </w:r>
      <w:bookmarkEnd w:id="59"/>
    </w:p>
    <w:p w14:paraId="7C5A70B4" w14:textId="2CBE00E2"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Industrial agriculture is dominated by anthropic inputs, typically obtained by extractive (non-circular) processes and aimed at a commodity-production model. Agroecological and regenerative approaches, instead, aim at maximising the efficiency (circularity, sustainability) of natural inputs in terms of resource use (water, soil, biodiversity) and favour</w:t>
      </w:r>
      <w:r w:rsidR="00AE349A" w:rsidRPr="005D30FE">
        <w:rPr>
          <w:rStyle w:val="normaltextrun"/>
          <w:color w:val="000000" w:themeColor="text1"/>
          <w:sz w:val="22"/>
          <w:szCs w:val="22"/>
        </w:rPr>
        <w:t>ing</w:t>
      </w:r>
      <w:r w:rsidRPr="005D30FE">
        <w:rPr>
          <w:rStyle w:val="normaltextrun"/>
          <w:color w:val="000000" w:themeColor="text1"/>
          <w:sz w:val="22"/>
          <w:szCs w:val="22"/>
        </w:rPr>
        <w:t xml:space="preserve"> the regeneration of ecosystems functions and services. Healthy ecosystems, managed towards their continuous regeneration, can in turn provide a multitude of services to farmers and the human community, from ecological inputs (such as clean water, fertile soil and pollination), to natural protection against flooding and extreme weather. </w:t>
      </w:r>
    </w:p>
    <w:p w14:paraId="34A29DD5" w14:textId="72111436"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For decades</w:t>
      </w:r>
      <w:r w:rsidR="00AE349A" w:rsidRPr="005D30FE">
        <w:rPr>
          <w:rStyle w:val="normaltextrun"/>
          <w:color w:val="000000" w:themeColor="text1"/>
          <w:sz w:val="22"/>
          <w:szCs w:val="22"/>
        </w:rPr>
        <w:t>,</w:t>
      </w:r>
      <w:r w:rsidRPr="005D30FE">
        <w:rPr>
          <w:rStyle w:val="normaltextrun"/>
          <w:color w:val="000000" w:themeColor="text1"/>
          <w:sz w:val="22"/>
          <w:szCs w:val="22"/>
        </w:rPr>
        <w:t xml:space="preserve"> mainstream agriculture has been extractive without directly accounting for the depletion of the natural capital. Consequently, agriculture has become one of the main drivers of environmental degradation, biodiversity loss and climate change. For example, the agricultural sector in Europe is responsible for an estimated 11% of total GHG emissions, most of which (66% per cent) is due to livestock production through enteric fermentation (49%) and manure </w:t>
      </w:r>
      <w:commentRangeStart w:id="72"/>
      <w:r w:rsidRPr="005D30FE">
        <w:rPr>
          <w:rStyle w:val="normaltextrun"/>
          <w:color w:val="000000" w:themeColor="text1"/>
          <w:sz w:val="22"/>
          <w:szCs w:val="22"/>
        </w:rPr>
        <w:t>management</w:t>
      </w:r>
      <w:r w:rsidR="007C4433">
        <w:rPr>
          <w:rStyle w:val="normaltextrun"/>
          <w:color w:val="000000" w:themeColor="text1"/>
          <w:sz w:val="22"/>
          <w:szCs w:val="22"/>
        </w:rPr>
        <w:t xml:space="preserve"> </w:t>
      </w:r>
      <w:r w:rsidR="007C4433">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{"citationID":"a1uo1mgdlkg","properties":{"formattedCitation":"[21]","plainCitation":"[21]","noteIndex":0},"citationItems":[{"id":3181,"uris":["http://zotero.org/groups/5272309/items/2HAMLPLL"],"itemData":{"id":3181,"type":"webpage","abstract":"While non-CO 2 greenhouse gas emission reductions from the European Union agriculture sector are covered by national targets under the Effort Sharing Regulation (ESR), they only fell by 5% between 2005 and 2022. Estimates indicate that these emissions fell by a further 2% between 2022 and 2023. Member States project that their cumulative agricultural emissions would increase by 2030 based on current policies and measures alone. The total reduction of agricultural emissions by 2030 would reach a level 7% below 2005 levels with the implementation of additional, currently planned measures. This highlights the need for further action to reduce non-CO 2 emissions in the agriculture sector.","language":"en","title":"Greenhouse gas emissions from agriculture in Europe","URL":"https://www.eea.europa.eu/en/analysis/indicators/greenhouse-gas-emissions-from-agriculture","author":[{"literal":"EEA"}],"accessed":{"date-parts":[["2025",4,1]]},"issued":{"date-parts":[["2024",10,31]]}}}],"schema":"https://github.com/citation-style-language/schema/raw/master/csl-citation.json"} </w:instrText>
      </w:r>
      <w:r w:rsidR="007C4433">
        <w:rPr>
          <w:rStyle w:val="normaltextrun"/>
          <w:color w:val="000000" w:themeColor="text1"/>
          <w:sz w:val="22"/>
          <w:szCs w:val="22"/>
        </w:rPr>
        <w:fldChar w:fldCharType="separate"/>
      </w:r>
      <w:r w:rsidR="006B6AEE" w:rsidRPr="006B6AEE">
        <w:rPr>
          <w:sz w:val="22"/>
        </w:rPr>
        <w:t>[21]</w:t>
      </w:r>
      <w:r w:rsidR="007C4433">
        <w:rPr>
          <w:rStyle w:val="normaltextrun"/>
          <w:color w:val="000000" w:themeColor="text1"/>
          <w:sz w:val="22"/>
          <w:szCs w:val="22"/>
        </w:rPr>
        <w:fldChar w:fldCharType="end"/>
      </w:r>
      <w:r w:rsidRPr="005D30FE">
        <w:rPr>
          <w:rStyle w:val="normaltextrun"/>
          <w:color w:val="000000" w:themeColor="text1"/>
          <w:sz w:val="22"/>
          <w:szCs w:val="22"/>
        </w:rPr>
        <w:t>.</w:t>
      </w:r>
      <w:commentRangeEnd w:id="72"/>
      <w:r w:rsidR="00A0535F">
        <w:rPr>
          <w:rStyle w:val="CommentReference"/>
          <w:rFonts w:eastAsia="Times New Roman"/>
        </w:rPr>
        <w:commentReference w:id="72"/>
      </w:r>
    </w:p>
    <w:p w14:paraId="5D8DB231" w14:textId="65CD1B4B"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Two EU guiding strategies (Biodiversity Strategy for 2030 and Farm to Fork), include targets aiming to reduce the impacts of the food system on the environment, fostering the transition to healthier, more sustainable and fairer food systems. Targets include significant reductions in the use of mineral fertilisers and pesticides, as well as an increased uptake of more environmentally sustainable farming practices and farm management systems</w:t>
      </w:r>
      <w:r w:rsidR="00A63EFD" w:rsidRPr="005D30FE">
        <w:rPr>
          <w:rStyle w:val="normaltextrun"/>
          <w:color w:val="000000" w:themeColor="text1"/>
          <w:sz w:val="22"/>
          <w:szCs w:val="22"/>
        </w:rPr>
        <w:t xml:space="preserve"> (see Chapter </w:t>
      </w:r>
      <w:r w:rsidR="005D30FE">
        <w:rPr>
          <w:rStyle w:val="normaltextrun"/>
          <w:color w:val="000000" w:themeColor="text1"/>
          <w:sz w:val="22"/>
          <w:szCs w:val="22"/>
        </w:rPr>
        <w:t>3</w:t>
      </w:r>
      <w:r w:rsidR="00A63EFD" w:rsidRPr="005D30FE">
        <w:rPr>
          <w:rStyle w:val="normaltextrun"/>
          <w:color w:val="000000" w:themeColor="text1"/>
          <w:sz w:val="22"/>
          <w:szCs w:val="22"/>
        </w:rPr>
        <w:t>)</w:t>
      </w:r>
      <w:r w:rsidRPr="005D30FE">
        <w:rPr>
          <w:rStyle w:val="normaltextrun"/>
          <w:color w:val="000000" w:themeColor="text1"/>
          <w:sz w:val="22"/>
          <w:szCs w:val="22"/>
        </w:rPr>
        <w:t xml:space="preserve">. </w:t>
      </w:r>
    </w:p>
    <w:p w14:paraId="1FF9FC63" w14:textId="3005A2BB"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The challenge is to decrease environmental impacts while guaranteeing food security and social standards, in a supportive economic environment that aligns with broader sustainability goals. Such shift involves acting on different parts of the food system</w:t>
      </w:r>
      <w:r w:rsidR="00882B7A" w:rsidRPr="005D30FE">
        <w:rPr>
          <w:rStyle w:val="normaltextrun"/>
          <w:color w:val="000000" w:themeColor="text1"/>
          <w:sz w:val="22"/>
          <w:szCs w:val="22"/>
        </w:rPr>
        <w:t xml:space="preserve">, by keeping a system approach (see Chapter </w:t>
      </w:r>
      <w:r w:rsidR="005D30FE">
        <w:rPr>
          <w:rStyle w:val="normaltextrun"/>
          <w:color w:val="000000" w:themeColor="text1"/>
          <w:sz w:val="22"/>
          <w:szCs w:val="22"/>
        </w:rPr>
        <w:t>3</w:t>
      </w:r>
      <w:r w:rsidR="00882B7A" w:rsidRPr="005D30FE">
        <w:rPr>
          <w:rStyle w:val="normaltextrun"/>
          <w:color w:val="000000" w:themeColor="text1"/>
          <w:sz w:val="22"/>
          <w:szCs w:val="22"/>
        </w:rPr>
        <w:t>)</w:t>
      </w:r>
      <w:r w:rsidRPr="005D30FE">
        <w:rPr>
          <w:rStyle w:val="normaltextrun"/>
          <w:color w:val="000000" w:themeColor="text1"/>
          <w:sz w:val="22"/>
          <w:szCs w:val="22"/>
        </w:rPr>
        <w:t>. Changing human diets (consuming less animal products and more plant-based proteins) coupled to reducing food waste are pre-conditions for shifting production towards an increased environmental sustainability to avoid exceeding the planetary boundaries, while enhancing the regenerative capacity of natural capital</w:t>
      </w:r>
      <w:r w:rsidR="00136104">
        <w:rPr>
          <w:rStyle w:val="normaltextrun"/>
          <w:color w:val="000000" w:themeColor="text1"/>
          <w:sz w:val="22"/>
          <w:szCs w:val="22"/>
        </w:rPr>
        <w:t xml:space="preserve"> </w:t>
      </w:r>
      <w:r w:rsidR="00B73D43">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{"citationID":"and37mjleq","properties":{"formattedCitation":"[22], [23], [24]","plainCitation":"[22], [23], [24]","noteIndex":0},"citationItems":[{"id":3177,"uris":["http://zotero.org/groups/5272309/items/2MULJSPK"],"itemData":{"id":3177,"type":"article-journal","abstract":"Agroecology has been proposed as a strategy to improve food system sustainability, but has also been criticised for using land inefficiently. We compared five explorative storylines, developed in a stakeholder process, for future food systems in the EU to 2050. We modelled a range of biophysical (e.g., land use and food production), environmental (e.g., greenhouse gas emissions) and social indicators, and potential for regional food self-sufficiency, and investigated the economic policy needed to reach these futures by 2050. Two contrasting storylines for upscaling agroecological practices emerged. In one, agroecology was implemented to produce high-value products serving high-income consumers through trade but, despite 40% of agricultural area being under organic management, only two out of eight EU environmental policy targets were met. As diets followed current trends in this storyline, there were few improvements in environmental indicators compared with the current situation, despite large-scale implementation of agroecological farming practices. This suggests that large-scale implementation of agroecological practices without concurrent changes on the demand side could aggravate existing environmental pressures. However, our second agroecological storyline showed that if large-scale diffusion of agroecological farming practices were implemented alongside drastic dietary change and waste reductions, major improvements on environmental indicators could be achieved and all relevant EU policy targets met. An alternative storyline comprising sustainable intensification in combination with dietary change and waste reductions was efficient in meeting targets related to climate, biodiversity, ammonia emissions, and use of antibiotics, but did not meet targets for reductions in pesticide and fertiliser use. These results confirm the importance of dietary change for food system climate change mitigation. Economic modelling showed a need for drastic changes in consumer preferences towards more plant-based, agroecological and local foods, and for improvements in technology, for these storylines to be realised, as very high taxes and tariffs would otherwise be needed.","container-title":"Science of The Total Environment","DOI":"10.1016/j.scitotenv.2022.157612","ISSN":"0048-9697","journalAbbreviation":"Science of The Total Environment","page":"157612","source":"ScienceDirect","title":"Agroecological practices in combination with healthy diets can help meet EU food system policy targets","volume":"847","author":[{"family":"Röös","given":"Elin"},{"family":"Mayer","given":"Andreas"},{"family":"Muller","given":"Adrian"},{"family":"Kalt","given":"Gerald"},{"family":"Ferguson","given":"Shon"},{"family":"Erb","given":"Karl-Heinz"},{"family":"Hart","given":"Rob"},{"family":"Matej","given":"Sarah"},{"family":"Kaufmann","given":"Lisa"},{"family":"Pfeifer","given":"Catherine"},{"family":"Frehner","given":"Anita"},{"family":"Smith","given":"Pete"},{"family":"Schwarz","given":"Gerald"}],"issued":{"date-parts":[["2022",11,15]]}}},{"id":3175,"uris":["http://zotero.org/groups/5272309/items/TIKMBS7Y"],"itemData":{"id":3175,"type":"article-journal","abstract":"Abstract\n            Organic agriculture is proposed as a promising approach to achieving sustainable food systems, but its feasibility is also contested. We use a food systems model that addresses agronomic characteristics of organic agriculture to analyze the role that organic agriculture could play in sustainable food systems. Here we show that a 100% conversion to organic agriculture needs more land than conventional agriculture but reduces N-surplus and pesticide use. However, in combination with reductions of food wastage and food-competing feed from arable land, with correspondingly reduced production and consumption of animal products, land use under organic agriculture remains below the reference scenario. Other indicators such as greenhouse gas emissions also improve, but adequate nitrogen supply is challenging. Besides focusing on production, sustainable food systems need to address waste, crop–grass–livestock interdependencies and human consumption. None of the corresponding strategies needs full implementation and their combined partial implementation delivers a more sustainable food future.","container-title":"Nature Communications","DOI":"10.1038/s41467-017-01410-w","ISSN":"2041-1723","issue":"1","journalAbbreviation":"Nat Commun","language":"en","page":"1290","source":"DOI.org (Crossref)","title":"Strategies for feeding the world more sustainably with organic agriculture","volume":"8","author":[{"family":"Muller","given":"Adrian"},{"family":"Schader","given":"Christian"},{"family":"El-Hage Scialabba","given":"Nadia"},{"family":"Brüggemann","given":"Judith"},{"family":"Isensee","given":"Anne"},{"family":"Erb","given":"Karl-Heinz"},{"family":"Smith","given":"Pete"},{"family":"Klocke","given":"Peter"},{"family":"Leiber","given":"Florian"},{"family":"Stolze","given":"Matthias"},{"family":"Niggli","given":"Urs"}],"issued":{"date-parts":[["2017",11,14]]}}},{"id":3176,"uris":["http://zotero.org/groups/5272309/items/LKX7NTPT"],"itemData":{"id":3176,"type":"report","abstract":"Key messages AGROECOLOGY: AN AMBITIOUS, SYSTEMIC PROJECT Jointly addressing the challenges of ensuring sustainable food for Europeans, protecting biodiversity and natural resources, and mitigating climate change calls for a profound transition in our agri-food system. An agro-ecological project based on abandoning pesticides and synthetic fertilisers and redeploying extensive grasslands and landscape infrastructures would make it possible to tackle these challenges in a coherent manner. AN ORIGINAL MODELLING OF THE EUROPEAN FOOD SYSTEM The TYFA project explores the possibility of generalising agroecology at the European level by analysing the uses and requirements of agricultural production, both now and in the future. An original quantitative model (TYFAm), systemically comparing agricultural production, modes of production and land use, is used to retrospectively analyse the functioning of the European food system and to quantify an agro-ecological scenario for 2050 by testing the implications of different hypotheses. PROSPECTS FOR A LESS PRODUCTION-ORIENTED AGRO-ECOLOGICAL SYSTEM European diets, which are increasingly unbalanced and too rich, especially in animal products, are contributing to an increase in obesity, diabetes and cardiovascular disease. They are based on intensive agriculture, which is highly dependent on: (i) pesticides and synthetic fertilisers—with proven health and environmental consequences; and (ii) imports of plant proteins for animal feed—making Europe a net importer of agricultural land. Moving towards diets that contain fewer animal products therefore opens up prospects for a transition to a less productive agro-ecological system. SUSTAINABLE FOOD FOR 530 MILLION EUROPEANS The TYFA scenario is based on generalising agroecology, abandoning imports of plant proteins and adopting healthier diets by 2050. Despite an induced decline in production of 35% compared to 2010 (in Kcal), this scenario: – feeds Europeans healthily while maintaining export capacity; – reduces Europe’s global food footprint; – results in a 40% reduction in agricultural GHG emissions; – and helps to restore biodiversity and to protect natural resources. Further research is underway on the socio-economic and political implications of the TYFA scenario.","language":"en","number":"09/18","publisher":"IDDRI","title":"An agroecological Europe in 2050: multifunctional agriculture for healthy eating - Findings from the Ten Years For Agroecology (TYFA) modelling exercise","title-short":"An agroecological Europe in 2050","URL":"https://www.iddri.org/sites/default/files/PDF/Publications/Catalogue%20Iddri/Etude/201809-ST0918EN-tyfa.pdf","author":[{"literal":"Xavier Poux"},{"literal":"Pierre-Marie Aubert"}],"accessed":{"date-parts":[["2025",4,1]]},"issued":{"date-parts":[["2018",9,18]]}}}],"schema":"https://github.com/citation-style-language/schema/raw/master/csl-citation.json"} </w:instrText>
      </w:r>
      <w:r w:rsidR="00B73D43">
        <w:rPr>
          <w:rStyle w:val="normaltextrun"/>
          <w:color w:val="000000" w:themeColor="text1"/>
          <w:sz w:val="22"/>
          <w:szCs w:val="22"/>
        </w:rPr>
        <w:fldChar w:fldCharType="separate"/>
      </w:r>
      <w:r w:rsidR="006B6AEE" w:rsidRPr="006B6AEE">
        <w:rPr>
          <w:sz w:val="22"/>
        </w:rPr>
        <w:t>[22], [23], [24]</w:t>
      </w:r>
      <w:r w:rsidR="00B73D43">
        <w:rPr>
          <w:rStyle w:val="normaltextrun"/>
          <w:color w:val="000000" w:themeColor="text1"/>
          <w:sz w:val="22"/>
          <w:szCs w:val="22"/>
        </w:rPr>
        <w:fldChar w:fldCharType="end"/>
      </w:r>
      <w:r w:rsidRPr="005D30FE">
        <w:rPr>
          <w:rStyle w:val="normaltextrun"/>
          <w:color w:val="000000" w:themeColor="text1"/>
          <w:sz w:val="22"/>
          <w:szCs w:val="22"/>
        </w:rPr>
        <w:t>.</w:t>
      </w:r>
    </w:p>
    <w:p w14:paraId="54541BBC" w14:textId="36CF66C4"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In this frame, ecological approaches to farming such as agroecology a</w:t>
      </w:r>
      <w:r w:rsidR="00065F6B" w:rsidRPr="005D30FE">
        <w:rPr>
          <w:rStyle w:val="normaltextrun"/>
          <w:color w:val="000000" w:themeColor="text1"/>
          <w:sz w:val="22"/>
          <w:szCs w:val="22"/>
        </w:rPr>
        <w:t>re</w:t>
      </w:r>
      <w:r w:rsidRPr="005D30FE">
        <w:rPr>
          <w:rStyle w:val="normaltextrun"/>
          <w:color w:val="000000" w:themeColor="text1"/>
          <w:sz w:val="22"/>
          <w:szCs w:val="22"/>
        </w:rPr>
        <w:t xml:space="preserve"> possible solution</w:t>
      </w:r>
      <w:r w:rsidR="00065F6B" w:rsidRPr="005D30FE">
        <w:rPr>
          <w:rStyle w:val="normaltextrun"/>
          <w:color w:val="000000" w:themeColor="text1"/>
          <w:sz w:val="22"/>
          <w:szCs w:val="22"/>
        </w:rPr>
        <w:t>s</w:t>
      </w:r>
      <w:r w:rsidRPr="005D30FE">
        <w:rPr>
          <w:rStyle w:val="normaltextrun"/>
          <w:color w:val="000000" w:themeColor="text1"/>
          <w:sz w:val="22"/>
          <w:szCs w:val="22"/>
        </w:rPr>
        <w:t xml:space="preserve"> for food systems transformation, enhancing food security, nutrition, health and wellbeing, livelihoods, soil health, biodiversity, sustainability, and ecosystem services</w:t>
      </w:r>
      <w:r w:rsidR="004E1370">
        <w:rPr>
          <w:rStyle w:val="normaltextrun"/>
          <w:color w:val="000000" w:themeColor="text1"/>
          <w:sz w:val="22"/>
          <w:szCs w:val="22"/>
        </w:rPr>
        <w:t xml:space="preserve"> </w:t>
      </w:r>
      <w:r w:rsidR="004E1370">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{"citationID":"a6ji2k0h9i","properties":{"formattedCitation":"[25], [26]","plainCitation":"[25], [26]","noteIndex":0},"citationItems":[{"id":3179,"uris":["http://zotero.org/groups/5272309/items/697P6IK3"],"itemData":{"id":3179,"type":"article-journal","abstract":"Food systems contribute to multiple crises while failing to deliver healthy, nutritious food for all. A substantial amount of research suggests that the root cause of this issue lies in the complete integration of food systems within global capitalism and the consequent subordination of fairness and sustainability to profit accumulation. We draw on critical political economy to explore how the integration of food systems within global capitalism and their subordination to profit occur. Subsequently, we illustrate how this subordination erodes the autonomy of food producers, with strong environmental and social consequences for consumers and society at large. Lastly, we discuss how agroecology could transform food systems and enhance producers' autonomy, while mitigating environmental and social dysfunction. We stress how the transformative power of agroecology lies in its double nature: concrete (technical) and social (political). By acting in both dimensions, agroecology can help reorient food systems away from profit accumulation and towards better meeting community needs, in line with the tenets of food sovereignty.","container-title":"The Lancet Planetary Health","DOI":"10.1016/S2542-5196(24)00234-1","ISSN":"2542-5196","issue":"11","journalAbbreviation":"The Lancet Planetary Health","page":"e958-e965","source":"ScienceDirect","title":"Transforming food systems through agroecology: enhancing farmers' autonomy for a safe and just transition","title-short":"Transforming food systems through agroecology","volume":"8","author":[{"family":"Ceddia","given":"M Graziano"},{"family":"Boillat","given":"Sébastien"},{"family":"Jacobi","given":"Johanna"}],"issued":{"date-parts":[["2024",11,1]]}}},{"id":3178,"uris":["http://zotero.org/groups/5272309/items/2XKDKJ7A"],"itemData":{"id":3178,"type":"article-journal","abstract":"Agroecology (AE) has been proposed as a transformative approach to climate change mitigation and adaptation that reduces climate risk while supporting long-term productivity and resilience of food systems by applying ecological and humanistic principles. Agroecology is a holistic systems approach to producing food, which incorporates social, economic, and political dimensions. Agroecological practices include landscape and farm diversification, intercropping, crop and pasture rotation, adding organic amendments, cover crops, and minimizing or avoiding synthetic inputs. Social dimensions of agroecology include co-creation of knowledge with farmers, participatory processes, nonwage labor relations, collective property and management of resources, and addressing social inequities. This paper reviews the recent evidence and potential for agroecology as a transformative approach, both as climate change adaptation and mitigation strategy as well as to meet key societal goals such as healthy ecosystems, food security, and nutrition.","container-title":"Current Opinion in Environmental Sustainability","DOI":"10.1016/j.cosust.2023.101275","ISSN":"1877-3435","journalAbbreviation":"Current Opinion in Environmental Sustainability","page":"101275","source":"ScienceDirect","title":"Agroecology as a transformative approach to tackle climatic, food, and ecosystemic crises","volume":"62","author":[{"family":"Bezner Kerr","given":"Rachel"},{"family":"Postigo","given":"Julio C"},{"family":"Smith","given":"Pete"},{"family":"Cowie","given":"Annette"},{"family":"Singh","given":"Pramod K"},{"family":"Rivera-Ferre","given":"Marta"},{"family":"Tirado-von der Pahlen","given":"Maria Cristina"},{"family":"Campbell","given":"Donovan"},{"family":"Neufeldt","given":"Henry"}],"issued":{"date-parts":[["2023",6,1]]}}}],"schema":"https://github.com/citation-style-language/schema/raw/master/csl-citation.json"} </w:instrText>
      </w:r>
      <w:r w:rsidR="004E1370">
        <w:rPr>
          <w:rStyle w:val="normaltextrun"/>
          <w:color w:val="000000" w:themeColor="text1"/>
          <w:sz w:val="22"/>
          <w:szCs w:val="22"/>
        </w:rPr>
        <w:fldChar w:fldCharType="separate"/>
      </w:r>
      <w:r w:rsidR="006B6AEE" w:rsidRPr="006B6AEE">
        <w:rPr>
          <w:sz w:val="22"/>
        </w:rPr>
        <w:t>[25], [26]</w:t>
      </w:r>
      <w:r w:rsidR="004E1370">
        <w:rPr>
          <w:rStyle w:val="normaltextrun"/>
          <w:color w:val="000000" w:themeColor="text1"/>
          <w:sz w:val="22"/>
          <w:szCs w:val="22"/>
        </w:rPr>
        <w:fldChar w:fldCharType="end"/>
      </w:r>
      <w:r w:rsidRPr="005D30FE">
        <w:rPr>
          <w:rStyle w:val="normaltextrun"/>
          <w:color w:val="000000" w:themeColor="text1"/>
          <w:sz w:val="22"/>
          <w:szCs w:val="22"/>
        </w:rPr>
        <w:t>.</w:t>
      </w:r>
    </w:p>
    <w:p w14:paraId="03178E6B" w14:textId="0699D265"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Building on the key principles of agroecology</w:t>
      </w:r>
      <w:r w:rsidR="00F53CAB">
        <w:rPr>
          <w:rStyle w:val="normaltextrun"/>
          <w:color w:val="000000" w:themeColor="text1"/>
          <w:sz w:val="22"/>
          <w:szCs w:val="22"/>
        </w:rPr>
        <w:t xml:space="preserve"> </w:t>
      </w:r>
      <w:r w:rsidR="00F53CAB">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1o4fi230l9","properties":{"formattedCitation":"[27]","plainCitation":"[27]","noteIndex":0},"citationItems":[{"id":3180,"uris":["http://zotero.org/groups/5272309/items/U3A3TRWF"],"itemData":{"id":3180,"type":"report","language":"en","note":"https://www.fao.org/agroecology/database/detail/en/c/1242141/","number":"14","title":"Agroecological and other innovative approaches for sustainable agriculture and food systems that enhance food security and nutrition | FAO","title-short":"HLPE 14","URL":"https://www.fao.org/3/ca5602en/ca5602en.pdf","author":[{"literal":"HLPE"}],"accessed":{"date-parts":[["2025",4,1]]},"issued":{"date-parts":[["2019"]]}}}],"schema":"https://github.com/citation-style-language/schema/raw/master/csl-citation.json"} </w:instrText>
      </w:r>
      <w:r w:rsidR="00F53CAB">
        <w:rPr>
          <w:rStyle w:val="normaltextrun"/>
          <w:color w:val="000000" w:themeColor="text1"/>
          <w:sz w:val="22"/>
          <w:szCs w:val="22"/>
        </w:rPr>
        <w:fldChar w:fldCharType="separate"/>
      </w:r>
      <w:r w:rsidR="006B6AEE" w:rsidRPr="006B6AEE">
        <w:rPr>
          <w:sz w:val="22"/>
        </w:rPr>
        <w:t>[27]</w:t>
      </w:r>
      <w:r w:rsidR="00F53CAB">
        <w:rPr>
          <w:rStyle w:val="normaltextrun"/>
          <w:color w:val="000000" w:themeColor="text1"/>
          <w:sz w:val="22"/>
          <w:szCs w:val="22"/>
        </w:rPr>
        <w:fldChar w:fldCharType="end"/>
      </w:r>
      <w:r w:rsidRPr="005D30FE">
        <w:rPr>
          <w:rStyle w:val="normaltextrun"/>
          <w:color w:val="000000" w:themeColor="text1"/>
          <w:sz w:val="22"/>
          <w:szCs w:val="22"/>
        </w:rPr>
        <w:t xml:space="preserve">, five key farm management principles can be identified: </w:t>
      </w:r>
    </w:p>
    <w:p w14:paraId="39BF3FD7"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Build-up and maintenance of soil health;</w:t>
      </w:r>
    </w:p>
    <w:p w14:paraId="7900F1F2"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Decrease of total input intensity;</w:t>
      </w:r>
    </w:p>
    <w:p w14:paraId="344ED5C3"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Increased reliance on self-produced inputs;</w:t>
      </w:r>
    </w:p>
    <w:p w14:paraId="4F6B75A0"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Avoidance of most harmful inputs; and</w:t>
      </w:r>
    </w:p>
    <w:p w14:paraId="688C6885"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Presence of semi-natural elements on farm.</w:t>
      </w:r>
    </w:p>
    <w:p w14:paraId="2BD09346" w14:textId="24524CEF"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Benefits deriving from an enhanced supply of ecosystem services are multifold. Supporting agricultural production, protecting agricultural fields against extreme events, supporting ancillary activities, such as those based on food and wine tourism are benefits quantifiable in economic terms. The value of seven ecosystem services</w:t>
      </w:r>
      <w:ins w:id="73" w:author="MARONI Michele (JRC-ISPRA-EXT)" w:date="2025-04-01T14:14:00Z">
        <w:r w:rsidR="00BE51D5">
          <w:rPr>
            <w:rStyle w:val="normaltextrun"/>
            <w:color w:val="000000" w:themeColor="text1"/>
            <w:sz w:val="22"/>
            <w:szCs w:val="22"/>
          </w:rPr>
          <w:t xml:space="preserve"> </w:t>
        </w:r>
      </w:ins>
      <w:r w:rsidRPr="005D30FE">
        <w:rPr>
          <w:rStyle w:val="normaltextrun"/>
          <w:color w:val="0070C0"/>
          <w:sz w:val="22"/>
          <w:szCs w:val="22"/>
          <w:vertAlign w:val="superscript"/>
        </w:rPr>
        <w:footnoteReference w:id="4"/>
      </w:r>
      <w:r w:rsidRPr="005D30FE">
        <w:rPr>
          <w:rStyle w:val="normaltextrun"/>
          <w:color w:val="000000" w:themeColor="text1"/>
          <w:sz w:val="22"/>
          <w:szCs w:val="22"/>
        </w:rPr>
        <w:t xml:space="preserve"> accounts for the EU-27 in 2018 is estimated at 56.7 million euro per year for cropland and grassland</w:t>
      </w:r>
      <w:r w:rsidR="00CD313B">
        <w:rPr>
          <w:rStyle w:val="normaltextrun"/>
          <w:color w:val="000000" w:themeColor="text1"/>
          <w:sz w:val="22"/>
          <w:szCs w:val="22"/>
        </w:rPr>
        <w:t xml:space="preserve"> </w:t>
      </w:r>
      <w:r w:rsidR="00063C24">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{"citationID":"agme34688g","properties":{"formattedCitation":"[28], [29]","plainCitation":"[28], [29]","noteIndex":0},"citationItems":[{"id":3183,"uris":["http://zotero.org/groups/5272309/items/AQTJ8P8F"],"itemData":{"id":3183,"type":"report","abstract":"The purpose of ecosystem services accounting is to quantify the main contributions of ecosystems to society and the economy and to report these contributions in accounting tables that are compatible with the structures and practices used in traditional economic accounting. In 2015, the European Commission launched the Integrated system for Natural Capital Accounting (INCA) project to produce concrete applications for the European Union, compliant with the international standard of the system of environmental economic accounting experimental ecosystem accounting. In this report, we assess, value and account for three new ecosystem services: habitat and species maintenance, on-site soil retention, and water purification. We also review and build on existing ecosystem services accounts, such as crop and timber provision, carbon sequestration and crop pollination. Finally, based on the nine ecosystem services accounts compiled for the EU, we look at the readily available INCA indicators, which can support policy analysis and contribute to international reference frameworks such as the post-2020 global biodiversity framework and the sustainable development goals.","call-number":"KJ-NA-30856-EN-N","language":"eng","publisher":"Publications Office of the European Union","source":"Publications Office of the European Union","title":"Ecosystem services accounting. Part III, Pilot accounts for habitat and species maintenance, on-site soil retention and water purification","URL":"https://data.europa.eu/doi/10.2760/636621","author":[{"literal":"Joint Research Centre\n                \n                        (European Commission)"},{"family":"La Notte","given":"Alessandra"},{"family":"Garcia-Bendito","given":"Eduardo"},{"family":"Ferrini","given":"Silvia"},{"family":"Grizzetti","given":"Bruna"},{"family":"Rega","given":"Carlo"},{"family":"Herrando","given":"Sergi"},{"family":"Villero","given":"Dani"},{"family":"Vallecillo","given":"Sara"},{"family":"Grammatikopoulou","given":"Ioanna"},{"family":"Zurbarán-Nucci","given":"Mayra"},{"family":"Czùcz","given":"Bálint"},{"family":"Maes","given":"Joachim"}],"accessed":{"date-parts":[["2025",4,1]]},"issued":{"date-parts":[["2021"]]}}},{"id":3184,"uris":["http://zotero.org/groups/5272309/items/WVCWXZP8"],"itemData":{"id":3184,"type":"post-weblog","abstract":"Classical economic models routinely included land as a production factor, a practice economists later abandoned. This column argues that adding natural capital in economic models is necessary for achieving environmental sustainability. The EU has comparatively advanced data on resource use and ecosystem services, but this covers only part of what is needed to fully understand the multiple feedback loops between nature and the economy. Such an understanding would help fiscal policymakers prioritise investment in green sustainability whilst also ensuring that debt remains on a sustainable path.","container-title":"CEPR","language":"en","title":"The models used to inform policy are lacking natural capital","URL":"https://cepr.org/voxeu/columns/models-used-inform-policy-are-lacking-natural-capital","author":[{"literal":"Olga Croitorov"},{"literal":"Björn Döhring"},{"literal":"Christoph Maier"},{"literal":"Kieran Mc Morrow"},{"literal":"Anna Thum-Thysen"}],"accessed":{"date-parts":[["2025",4,1]]},"issued":{"date-parts":[["2024",1,23]]}}}],"schema":"https://github.com/citation-style-language/schema/raw/master/csl-citation.json"} </w:instrText>
      </w:r>
      <w:r w:rsidR="00063C24">
        <w:rPr>
          <w:rStyle w:val="normaltextrun"/>
          <w:color w:val="000000" w:themeColor="text1"/>
          <w:sz w:val="22"/>
          <w:szCs w:val="22"/>
        </w:rPr>
        <w:fldChar w:fldCharType="separate"/>
      </w:r>
      <w:r w:rsidR="006B6AEE" w:rsidRPr="006B6AEE">
        <w:rPr>
          <w:sz w:val="22"/>
        </w:rPr>
        <w:t>[28], [29]</w:t>
      </w:r>
      <w:r w:rsidR="00063C24">
        <w:rPr>
          <w:rStyle w:val="normaltextrun"/>
          <w:color w:val="000000" w:themeColor="text1"/>
          <w:sz w:val="22"/>
          <w:szCs w:val="22"/>
        </w:rPr>
        <w:fldChar w:fldCharType="end"/>
      </w:r>
      <w:r w:rsidRPr="005D30FE">
        <w:rPr>
          <w:rStyle w:val="normaltextrun"/>
          <w:color w:val="000000" w:themeColor="text1"/>
          <w:sz w:val="22"/>
          <w:szCs w:val="22"/>
        </w:rPr>
        <w:t xml:space="preserve">. In addition, the Gross Ecosystem Product (GEP), which aggregates the contribution of ecosystem services to the economy, shows that in a macroeconomic </w:t>
      </w:r>
      <w:r w:rsidRPr="005D30FE">
        <w:rPr>
          <w:rStyle w:val="normaltextrun"/>
          <w:color w:val="000000" w:themeColor="text1"/>
          <w:sz w:val="22"/>
          <w:szCs w:val="22"/>
        </w:rPr>
        <w:lastRenderedPageBreak/>
        <w:t xml:space="preserve">scenario driven by changes in consumer preferences towards a greater consumption of plant-based protein, the shift in the EU agricultural sector generates an increase of 1.5% (equivalent to approximately 2.3 billion euros) </w:t>
      </w:r>
      <w:r w:rsidR="00705462">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{"citationID":"a24ue1qlnqk","properties":{"formattedCitation":"[30]","plainCitation":"[30]","noteIndex":0},"citationItems":[{"id":3185,"uris":["http://zotero.org/groups/5272309/items/BUFZ72BK"],"itemData":{"id":3185,"type":"book","abstract":"The benefits provided by ecosystem services, such as crop pollination and water purification, are of great importance to any economy, both directly and indirectly. Therefore, nature-inclusive decision-making requires that such benefits are taken into account in the economic decision-making process. However, in most assessments, the Gross Domestic Product (GDP), which shows the total value of output/income generated in a country, is used as the main economic development indicator, not capturing fully the contributions of nature to economic activity and human well-being. The concept of Gross Ecosystem Product (GEP) (see Ouyang et al. 2013 and 2020), which summarizes the value that ecosystem services provide to the economy in monetary terms is a way to overcome these short-comings in policy assessments. This technical report introduces and showcases the new GEP module in the macroeconomic model MAGNET. MAGNET is a GTAP-based global CGE model used to assess policy impacts on the economy. MAGNET’s endogenous land supply and forestry representation makes this model particularly suitable for this task. Built upon the Integrated Natural Capital Accounting (INCA) database on monetary value of ecosystem services, the new GEP module allows for comparison of the impact of different policies on both GDP and GEP in the European Union. The report provides an example of a practical application of the GEP module. In particular, we apply a forward-looking policy scenario that assumes a significant change in consumption patterns. The results of preliminary simulations show that such an impact can significantly differ both between GDP and GEP and across particular ecosystem services.","call-number":"KJ-NA-31-937-EN-N","ISBN":"978-92-68-16030-5","language":"eng","publisher":"Publications Office of the European Union","source":"Publications Office of the European Union","title":"Gross ecosystem product in macroeconomic modelling","URL":"https://data.europa.eu/doi/10.2760/57602","author":[{"literal":"Joint Research Centre\n                \n                        (European Commission)"},{"family":"Rokicki","given":"Bartlomiej"},{"family":"M'Barek","given":"Robert"},{"family":"Grammatikopoulou","given":"Ioanna"},{"family":"La Notte","given":"Alessandra"},{"family":"Alphen","given":"Monica","dropping-particle":"van"},{"family":"Zeist","given":"Willem-Jan","dropping-particle":"van"},{"family":"Bartelings","given":"Heleen"},{"family":"Polman","given":"Nico"}],"accessed":{"date-parts":[["2025",4,1]]},"issued":{"date-parts":[["2024"]]}}}],"schema":"https://github.com/citation-style-language/schema/raw/master/csl-citation.json"} </w:instrText>
      </w:r>
      <w:r w:rsidR="00705462">
        <w:rPr>
          <w:rStyle w:val="normaltextrun"/>
          <w:color w:val="000000" w:themeColor="text1"/>
          <w:sz w:val="22"/>
          <w:szCs w:val="22"/>
        </w:rPr>
        <w:fldChar w:fldCharType="separate"/>
      </w:r>
      <w:r w:rsidR="006B6AEE" w:rsidRPr="006B6AEE">
        <w:rPr>
          <w:sz w:val="22"/>
        </w:rPr>
        <w:t>[30]</w:t>
      </w:r>
      <w:r w:rsidR="00705462">
        <w:rPr>
          <w:rStyle w:val="normaltextrun"/>
          <w:color w:val="000000" w:themeColor="text1"/>
          <w:sz w:val="22"/>
          <w:szCs w:val="22"/>
        </w:rPr>
        <w:fldChar w:fldCharType="end"/>
      </w:r>
      <w:r w:rsidRPr="005D30FE">
        <w:rPr>
          <w:rStyle w:val="normaltextrun"/>
          <w:color w:val="000000" w:themeColor="text1"/>
          <w:sz w:val="22"/>
          <w:szCs w:val="22"/>
        </w:rPr>
        <w:t>.</w:t>
      </w:r>
    </w:p>
    <w:p w14:paraId="7BAEA158" w14:textId="77777777" w:rsidR="001D712B" w:rsidRPr="005D30FE" w:rsidRDefault="7C6A8C09" w:rsidP="001D712B">
      <w:pPr>
        <w:pStyle w:val="JRCText"/>
        <w:rPr>
          <w:rStyle w:val="normaltextrun"/>
          <w:color w:val="000000" w:themeColor="text1"/>
          <w:sz w:val="22"/>
          <w:szCs w:val="22"/>
        </w:rPr>
      </w:pPr>
      <w:r w:rsidRPr="5058844E">
        <w:rPr>
          <w:rStyle w:val="normaltextrun"/>
          <w:color w:val="000000" w:themeColor="text1"/>
          <w:sz w:val="22"/>
          <w:szCs w:val="22"/>
        </w:rPr>
        <w:t xml:space="preserve">The provision of these ecosystem services serves to mitigate the economic exposure of the agricultural sector, thereby reducing the potential for nature-related financial risks and ultimately increase the resilience of the sector. To illustrate, the decline in pollinators, the intensification of soil erosion and the occurrence of flooding events have the effect of increasing the operating costs of agricultural businesses and reducing their profitability. For banks that extend credit to these agricultural enterprises, lower profitability may result in elevated default rates, which are indicative of credit risk. Also, the insurance sector may be under pressure to cover claims due to an increased exposure to hazards, which relates to liquidity risk. Furthermore, a reduction in production levels will result in a decline in demand for activities associated with the transformation of primary production. This will have an impact on the value chain, which is linked to credit and market risks. </w:t>
      </w:r>
      <w:commentRangeStart w:id="74"/>
      <w:commentRangeStart w:id="75"/>
      <w:commentRangeStart w:id="76"/>
      <w:r w:rsidRPr="5058844E">
        <w:rPr>
          <w:rStyle w:val="normaltextrun"/>
          <w:color w:val="000000" w:themeColor="text1"/>
          <w:sz w:val="22"/>
          <w:szCs w:val="22"/>
        </w:rPr>
        <w:t>In countries where the economy is heavily reliant on the agricultural sector, a reduction in exports could have a detrimental effect on revenue, potentially leading to an increase in sovereign debt risk.</w:t>
      </w:r>
      <w:commentRangeEnd w:id="74"/>
      <w:r w:rsidR="001D712B">
        <w:rPr>
          <w:rStyle w:val="CommentReference"/>
        </w:rPr>
        <w:commentReference w:id="74"/>
      </w:r>
      <w:commentRangeEnd w:id="75"/>
      <w:r w:rsidR="001D712B">
        <w:rPr>
          <w:rStyle w:val="CommentReference"/>
        </w:rPr>
        <w:commentReference w:id="75"/>
      </w:r>
      <w:commentRangeEnd w:id="76"/>
      <w:r w:rsidR="001D712B">
        <w:rPr>
          <w:rStyle w:val="CommentReference"/>
        </w:rPr>
        <w:commentReference w:id="76"/>
      </w:r>
    </w:p>
    <w:p w14:paraId="3B6C4222" w14:textId="77777777" w:rsidR="001D712B" w:rsidRPr="005D30FE" w:rsidRDefault="001D712B" w:rsidP="001D712B">
      <w:pPr>
        <w:spacing w:before="0" w:after="0" w:line="240" w:lineRule="auto"/>
        <w:rPr>
          <w:sz w:val="22"/>
          <w:szCs w:val="22"/>
        </w:rPr>
      </w:pPr>
    </w:p>
    <w:p w14:paraId="128B60E0" w14:textId="214DB7B3" w:rsidR="00910613" w:rsidRPr="005D30FE" w:rsidRDefault="00910613" w:rsidP="00910613">
      <w:pPr>
        <w:pStyle w:val="JRCLevel-3title"/>
      </w:pPr>
      <w:bookmarkStart w:id="78" w:name="_Toc184301813"/>
      <w:bookmarkStart w:id="79" w:name="_Toc184301814"/>
      <w:bookmarkStart w:id="80" w:name="_Toc184301815"/>
      <w:bookmarkStart w:id="81" w:name="_Toc184301816"/>
      <w:bookmarkStart w:id="82" w:name="_Toc184301817"/>
      <w:bookmarkStart w:id="83" w:name="_Toc178177993"/>
      <w:bookmarkStart w:id="84" w:name="_Toc180422166"/>
      <w:bookmarkStart w:id="85" w:name="_Toc184306453"/>
      <w:bookmarkStart w:id="86" w:name="_Toc184881539"/>
      <w:bookmarkStart w:id="87" w:name="_Toc184968568"/>
      <w:bookmarkStart w:id="88" w:name="_Toc193208127"/>
      <w:bookmarkStart w:id="89" w:name="_Toc193208767"/>
      <w:bookmarkStart w:id="90" w:name="_Toc1647044125"/>
      <w:bookmarkEnd w:id="78"/>
      <w:bookmarkEnd w:id="79"/>
      <w:bookmarkEnd w:id="80"/>
      <w:bookmarkEnd w:id="81"/>
      <w:bookmarkEnd w:id="82"/>
      <w:r>
        <w:t>Blue economy</w:t>
      </w:r>
      <w:bookmarkEnd w:id="83"/>
      <w:bookmarkEnd w:id="84"/>
      <w:bookmarkEnd w:id="85"/>
      <w:bookmarkEnd w:id="86"/>
      <w:bookmarkEnd w:id="87"/>
      <w:r>
        <w:tab/>
      </w:r>
      <w:bookmarkEnd w:id="88"/>
      <w:bookmarkEnd w:id="89"/>
      <w:bookmarkEnd w:id="90"/>
    </w:p>
    <w:p w14:paraId="092C407F" w14:textId="75E7ACE2" w:rsidR="35AF5D5B" w:rsidRPr="00FC79C8" w:rsidRDefault="35AF5D5B" w:rsidP="05A08F63">
      <w:pPr>
        <w:spacing w:line="240" w:lineRule="auto"/>
        <w:rPr>
          <w:i/>
          <w:iCs/>
          <w:color w:val="85BD5F"/>
          <w:sz w:val="22"/>
          <w:szCs w:val="22"/>
        </w:rPr>
      </w:pPr>
      <w:commentRangeStart w:id="91"/>
      <w:commentRangeStart w:id="92"/>
      <w:commentRangeStart w:id="93"/>
      <w:r w:rsidRPr="05A08F63">
        <w:rPr>
          <w:i/>
          <w:iCs/>
          <w:color w:val="85BD5F"/>
          <w:sz w:val="22"/>
          <w:szCs w:val="22"/>
        </w:rPr>
        <w:t>Socio-economic relevance of the EU Blue Economy</w:t>
      </w:r>
      <w:commentRangeEnd w:id="91"/>
      <w:r>
        <w:rPr>
          <w:rStyle w:val="CommentReference"/>
        </w:rPr>
        <w:commentReference w:id="91"/>
      </w:r>
      <w:commentRangeEnd w:id="92"/>
      <w:r>
        <w:rPr>
          <w:rStyle w:val="CommentReference"/>
        </w:rPr>
        <w:commentReference w:id="92"/>
      </w:r>
      <w:commentRangeEnd w:id="93"/>
      <w:r>
        <w:rPr>
          <w:rStyle w:val="CommentReference"/>
        </w:rPr>
        <w:commentReference w:id="93"/>
      </w:r>
    </w:p>
    <w:p w14:paraId="3A31B212" w14:textId="3D282FFC" w:rsidR="00A460A6" w:rsidRPr="005D30FE" w:rsidRDefault="35AF5D5B" w:rsidP="00FC79C8">
      <w:pPr>
        <w:rPr>
          <w:sz w:val="22"/>
          <w:szCs w:val="22"/>
        </w:rPr>
      </w:pPr>
      <w:r w:rsidRPr="005D30FE">
        <w:rPr>
          <w:sz w:val="22"/>
          <w:szCs w:val="22"/>
        </w:rPr>
        <w:t xml:space="preserve">The Blue Economy (BE), encompassing all economic activities based on or related to oceans and seas, directly employs over 3.5 million people in the EU and accounts for 1.3 % of EU Gross Value Added (GVA). Established blue economy sectors, including fisheries, aquaculture, coastal tourism, maritime transport, </w:t>
      </w:r>
      <w:ins w:id="94" w:author="ZEPHAROVICH Elena (JRC-ISPRA)" w:date="2025-03-26T14:47:00Z">
        <w:r w:rsidR="0ACC43B2" w:rsidRPr="659C11AC">
          <w:rPr>
            <w:sz w:val="22"/>
            <w:szCs w:val="22"/>
          </w:rPr>
          <w:t xml:space="preserve">algae production and uses, </w:t>
        </w:r>
      </w:ins>
      <w:r w:rsidRPr="005D30FE">
        <w:rPr>
          <w:sz w:val="22"/>
          <w:szCs w:val="22"/>
        </w:rPr>
        <w:t>port activities, shipbuilding and marine extraction of oil and gas, generated a GVA of €171.1 billion in 2021, up by 35 % compared with 2020</w:t>
      </w:r>
      <w:r w:rsidR="00A460A6" w:rsidRPr="005D30FE">
        <w:rPr>
          <w:sz w:val="22"/>
          <w:szCs w:val="22"/>
        </w:rPr>
        <w:t xml:space="preserve">, when most Blue Economy sectors – particularly Coastal Tourism – suffered from the restrictions imposed by the COVID-19 pandemic, making the lowest contribution to the EU economy since 2009. </w:t>
      </w:r>
      <w:r w:rsidRPr="005D30FE">
        <w:rPr>
          <w:sz w:val="22"/>
          <w:szCs w:val="22"/>
        </w:rPr>
        <w:t xml:space="preserve"> These figures do not include the marine defence industry and other emerging sectors for which data is not fully available in the public domain. The contribution of the BE to the entire EU economy extends well beyond the abovementioned sectors. It also supports a wide range of related industries and services across multiple supply chains, leading to considerable spillover effects and economic benefits, further amplifying its economic impact. Furthermore, the blue economy has the potential to drive innovation and technological advancements in a wide range of sectors, such as marine renewable energy, aquaculture, desalination, robotics, and marine biotechnology. </w:t>
      </w:r>
    </w:p>
    <w:p w14:paraId="1C592D6F" w14:textId="4160D0A9" w:rsidR="35AF5D5B" w:rsidRPr="005D30FE" w:rsidRDefault="35AF5D5B" w:rsidP="00FC79C8">
      <w:pPr>
        <w:rPr>
          <w:sz w:val="22"/>
          <w:szCs w:val="22"/>
        </w:rPr>
      </w:pPr>
      <w:r w:rsidRPr="005D30FE">
        <w:rPr>
          <w:sz w:val="22"/>
          <w:szCs w:val="22"/>
        </w:rPr>
        <w:t>Seas and oceans remain largely unexploited compared to land, holding vast potential for economic growth and development. Their exploitation requires careful management to ensure a sustainable, resilient and competitive BE. In turn, marine ecosystems require conservation and restoration activities, thereby creating new opportunities for sustainable management practices, nature-based solutions and green employment.</w:t>
      </w:r>
    </w:p>
    <w:p w14:paraId="61E62256" w14:textId="7DEFC0EB" w:rsidR="0046794E" w:rsidRPr="00FC79C8" w:rsidRDefault="0046794E" w:rsidP="0046794E">
      <w:pPr>
        <w:rPr>
          <w:i/>
          <w:color w:val="70AD47" w:themeColor="accent6"/>
          <w:sz w:val="22"/>
          <w:szCs w:val="22"/>
        </w:rPr>
      </w:pPr>
      <w:r w:rsidRPr="00FC79C8">
        <w:rPr>
          <w:i/>
          <w:color w:val="70AD47" w:themeColor="accent6"/>
          <w:sz w:val="22"/>
          <w:szCs w:val="22"/>
        </w:rPr>
        <w:t>Enablers, solutions &amp; way forward</w:t>
      </w:r>
    </w:p>
    <w:p w14:paraId="6D0ADB35" w14:textId="3A66854F" w:rsidR="0046794E" w:rsidRPr="005D30FE" w:rsidRDefault="00A460A6" w:rsidP="0046794E">
      <w:pPr>
        <w:rPr>
          <w:sz w:val="22"/>
          <w:szCs w:val="22"/>
        </w:rPr>
      </w:pPr>
      <w:r w:rsidRPr="005D30FE">
        <w:rPr>
          <w:sz w:val="22"/>
          <w:szCs w:val="22"/>
        </w:rPr>
        <w:t xml:space="preserve">A broad range of economic activities and sectors depend on marine resources, natural capital and ecosystem services. This includes a primary sector (e.g. fishing and aquaculture), the marine extractive industry (e.g. oil, gas, and other minerals), manufacturing industries (e.g. shipbuilding, nautical equipment, sport goods, apparel, etc.), and services (e.g. food, beverage, accommodation and recreational activities in coastal areas, maritime transport, finance, insurance, defence, etc.). </w:t>
      </w:r>
      <w:r w:rsidR="0046794E" w:rsidRPr="005D30FE">
        <w:rPr>
          <w:sz w:val="22"/>
          <w:szCs w:val="22"/>
        </w:rPr>
        <w:t xml:space="preserve">For some of the more “established” BE sectors, EU Member States regularly share comparable statistics about </w:t>
      </w:r>
      <w:r w:rsidR="0046794E" w:rsidRPr="005D30FE">
        <w:rPr>
          <w:sz w:val="22"/>
          <w:szCs w:val="22"/>
        </w:rPr>
        <w:lastRenderedPageBreak/>
        <w:t>their socio-economic performance mainly via Eurostat. This includes economic activities in the Marine living resources, Marine non-living resources, Offshore wind energy, Port activities, Shipbuilding and repair, Maritime transport, and Coastal tourism sectors. Economic activities of other sectors, such as emerging business applications harnessing innovative technologies and nature-based solutions, are less available in Eurostat statistics. This includes economic activities in sectors such as Blue Biotechnology, Desalination, Ecosystem restoration, Innovative marine infrastructure, Research, Robotics, etc.</w:t>
      </w:r>
    </w:p>
    <w:p w14:paraId="7F431F4F" w14:textId="76C5B86E" w:rsidR="0046794E" w:rsidRPr="005D30FE" w:rsidRDefault="47525FF8" w:rsidP="0046794E">
      <w:pPr>
        <w:rPr>
          <w:sz w:val="22"/>
          <w:szCs w:val="22"/>
        </w:rPr>
      </w:pPr>
      <w:r w:rsidRPr="75426797">
        <w:rPr>
          <w:sz w:val="22"/>
          <w:szCs w:val="22"/>
        </w:rPr>
        <w:t xml:space="preserve">The following table provides an overview of some of the most promising enabling solutions for the sustainability transition under implementation in the BE, sector by sector </w:t>
      </w:r>
      <w:r w:rsidRPr="00200A8E">
        <w:rPr>
          <w:sz w:val="22"/>
          <w:szCs w:val="22"/>
          <w:highlight w:val="yellow"/>
        </w:rPr>
        <w:t>(Table 1)</w:t>
      </w:r>
      <w:r w:rsidRPr="75426797">
        <w:rPr>
          <w:sz w:val="22"/>
          <w:szCs w:val="22"/>
        </w:rPr>
        <w:t>. Based on good practices and sectoral policies inspired by the European Green Deal, the solutions presented in this table offer leverage points towards the establishment of a regenerative environment in the EU.</w:t>
      </w:r>
    </w:p>
    <w:p w14:paraId="1CB431AD" w14:textId="750FFF77" w:rsidR="35AF5D5B" w:rsidRPr="00FC79C8" w:rsidRDefault="35AF5D5B" w:rsidP="626D0899">
      <w:pPr>
        <w:rPr>
          <w:bCs/>
          <w:i/>
          <w:color w:val="85BD5F"/>
          <w:sz w:val="22"/>
          <w:szCs w:val="22"/>
        </w:rPr>
      </w:pPr>
      <w:commentRangeStart w:id="95"/>
      <w:commentRangeStart w:id="96"/>
      <w:r w:rsidRPr="00FC79C8">
        <w:rPr>
          <w:bCs/>
          <w:i/>
          <w:color w:val="85BD5F"/>
          <w:sz w:val="22"/>
          <w:szCs w:val="22"/>
        </w:rPr>
        <w:t>Relevant policy and governance frameworks</w:t>
      </w:r>
      <w:commentRangeEnd w:id="95"/>
      <w:r w:rsidR="00A5770B" w:rsidRPr="00FC79C8">
        <w:rPr>
          <w:rStyle w:val="CommentReference"/>
          <w:i/>
          <w:sz w:val="22"/>
          <w:szCs w:val="22"/>
          <w:lang w:eastAsia="en-US"/>
        </w:rPr>
        <w:commentReference w:id="95"/>
      </w:r>
      <w:commentRangeEnd w:id="96"/>
      <w:r w:rsidR="0046794E" w:rsidRPr="00FC79C8">
        <w:rPr>
          <w:rStyle w:val="CommentReference"/>
          <w:i/>
          <w:sz w:val="22"/>
          <w:szCs w:val="22"/>
          <w:lang w:eastAsia="en-US"/>
        </w:rPr>
        <w:commentReference w:id="96"/>
      </w:r>
    </w:p>
    <w:p w14:paraId="1F6F03EF" w14:textId="5C0065D6" w:rsidR="35AF5D5B" w:rsidRPr="005D30FE" w:rsidRDefault="35AF5D5B" w:rsidP="626D0899">
      <w:pPr>
        <w:spacing w:before="0" w:after="160" w:line="257" w:lineRule="auto"/>
        <w:rPr>
          <w:sz w:val="22"/>
          <w:szCs w:val="22"/>
        </w:rPr>
      </w:pPr>
      <w:r w:rsidRPr="005D30FE">
        <w:rPr>
          <w:sz w:val="22"/>
          <w:szCs w:val="22"/>
        </w:rPr>
        <w:t xml:space="preserve">Since 2018, the JRC publishes annual </w:t>
      </w:r>
      <w:r w:rsidRPr="005D30FE">
        <w:rPr>
          <w:b/>
          <w:bCs/>
          <w:sz w:val="22"/>
          <w:szCs w:val="22"/>
        </w:rPr>
        <w:t>EU Blue Economy Reports</w:t>
      </w:r>
      <w:r w:rsidR="002D4196">
        <w:rPr>
          <w:b/>
          <w:bCs/>
          <w:sz w:val="22"/>
          <w:szCs w:val="22"/>
        </w:rPr>
        <w:t xml:space="preserve"> </w:t>
      </w:r>
      <w:r w:rsidR="00287622">
        <w:rPr>
          <w:rStyle w:val="FootnoteReference"/>
          <w:b/>
          <w:bCs/>
          <w:sz w:val="22"/>
          <w:szCs w:val="22"/>
        </w:rPr>
        <w:footnoteReference w:id="5"/>
      </w:r>
      <w:r w:rsidR="004650C8">
        <w:t>,</w:t>
      </w:r>
      <w:r w:rsidRPr="005D30FE">
        <w:rPr>
          <w:sz w:val="22"/>
          <w:szCs w:val="22"/>
        </w:rPr>
        <w:t xml:space="preserve"> monitoring the socio-economic performance of established and emerging EU Blue Economy sectors. In 2021, in collaboration with DG MARE (A4), the JRC established an </w:t>
      </w:r>
      <w:r w:rsidRPr="005D30FE">
        <w:rPr>
          <w:b/>
          <w:bCs/>
          <w:sz w:val="22"/>
          <w:szCs w:val="22"/>
        </w:rPr>
        <w:t>EU Blue Economy Observatory</w:t>
      </w:r>
      <w:r w:rsidR="004650C8">
        <w:rPr>
          <w:b/>
          <w:bCs/>
          <w:sz w:val="22"/>
          <w:szCs w:val="22"/>
        </w:rPr>
        <w:t xml:space="preserve"> </w:t>
      </w:r>
      <w:r w:rsidR="004650C8">
        <w:rPr>
          <w:rStyle w:val="FootnoteReference"/>
          <w:b/>
          <w:bCs/>
          <w:sz w:val="22"/>
          <w:szCs w:val="22"/>
        </w:rPr>
        <w:footnoteReference w:id="6"/>
      </w:r>
      <w:r w:rsidRPr="005D30FE">
        <w:rPr>
          <w:rFonts w:eastAsia="Calibri" w:cs="Calibri"/>
          <w:sz w:val="22"/>
          <w:szCs w:val="22"/>
          <w:vertAlign w:val="superscript"/>
        </w:rPr>
        <w:t xml:space="preserve"> </w:t>
      </w:r>
      <w:r w:rsidRPr="005D30FE">
        <w:rPr>
          <w:sz w:val="22"/>
          <w:szCs w:val="22"/>
        </w:rPr>
        <w:t>to act as a knowledge gateway facilitating access to information about the socio-economic performance of EU Blue Economy sectors and their progress in decarbonisation and energy transition</w:t>
      </w:r>
      <w:r w:rsidR="00CD61B7">
        <w:rPr>
          <w:sz w:val="22"/>
          <w:szCs w:val="22"/>
        </w:rPr>
        <w:t xml:space="preserve"> </w:t>
      </w:r>
      <w:r w:rsidR="006C5CFA">
        <w:rPr>
          <w:sz w:val="22"/>
          <w:szCs w:val="22"/>
        </w:rPr>
        <w:fldChar w:fldCharType="begin"/>
      </w:r>
      <w:r w:rsidR="006B6AEE">
        <w:rPr>
          <w:sz w:val="22"/>
          <w:szCs w:val="22"/>
        </w:rPr>
        <w:instrText xml:space="preserve"> ADDIN ZOTERO_ITEM CSL_CITATION {"citationID":"a1jfabr1n89","properties":{"formattedCitation":"[31]","plainCitation":"[31]","noteIndex":0},"citationItems":[{"id":2873,"uris":["http://zotero.org/groups/5272309/items/GT8VKIW2"],"itemData":{"id":2873,"type":"bill","language":"en","title":"COMMUNICATION FROM THE COMMISSION TO THE EUROPEAN PARLIAMENT, THE COUNCIL, THE EUROPEAN ECONOMIC AND SOCIAL COMMITTEE AND THE COMMITTEE OF THE REGIONS On the Energy Transition of the EU Fisheries and Aquaculture sector","URL":"https://eur-lex.europa.eu/legal-content/EN/TXT/?uri=CELEX%3A52023DC0100#footnote30","accessed":{"date-parts":[["2025",3,25]]},"issued":{"date-parts":[["2023"]]}}}],"schema":"https://github.com/citation-style-language/schema/raw/master/csl-citation.json"} </w:instrText>
      </w:r>
      <w:r w:rsidR="006C5CFA">
        <w:rPr>
          <w:sz w:val="22"/>
          <w:szCs w:val="22"/>
        </w:rPr>
        <w:fldChar w:fldCharType="separate"/>
      </w:r>
      <w:r w:rsidR="006B6AEE" w:rsidRPr="006B6AEE">
        <w:rPr>
          <w:sz w:val="22"/>
        </w:rPr>
        <w:t>[31]</w:t>
      </w:r>
      <w:r w:rsidR="006C5CFA">
        <w:rPr>
          <w:sz w:val="22"/>
          <w:szCs w:val="22"/>
        </w:rPr>
        <w:fldChar w:fldCharType="end"/>
      </w:r>
      <w:r w:rsidRPr="005D30FE">
        <w:rPr>
          <w:sz w:val="22"/>
          <w:szCs w:val="22"/>
        </w:rPr>
        <w:t xml:space="preserve"> using best available data. </w:t>
      </w:r>
    </w:p>
    <w:p w14:paraId="1CCA2AB0" w14:textId="53D56F8B" w:rsidR="35AF5D5B" w:rsidRPr="005D30FE" w:rsidRDefault="0046794E" w:rsidP="626D0899">
      <w:pPr>
        <w:spacing w:before="0" w:after="160" w:line="257" w:lineRule="auto"/>
        <w:rPr>
          <w:sz w:val="22"/>
          <w:szCs w:val="22"/>
        </w:rPr>
      </w:pPr>
      <w:r w:rsidRPr="05A08F63">
        <w:rPr>
          <w:sz w:val="22"/>
          <w:szCs w:val="22"/>
        </w:rPr>
        <w:t xml:space="preserve">In </w:t>
      </w:r>
      <w:r w:rsidR="35AF5D5B" w:rsidRPr="05A08F63">
        <w:rPr>
          <w:sz w:val="22"/>
          <w:szCs w:val="22"/>
        </w:rPr>
        <w:t xml:space="preserve"> 2008,</w:t>
      </w:r>
      <w:r w:rsidRPr="05A08F63">
        <w:rPr>
          <w:sz w:val="22"/>
          <w:szCs w:val="22"/>
        </w:rPr>
        <w:t xml:space="preserve"> the Commission adopted</w:t>
      </w:r>
      <w:r w:rsidR="35AF5D5B" w:rsidRPr="05A08F63">
        <w:rPr>
          <w:sz w:val="22"/>
          <w:szCs w:val="22"/>
        </w:rPr>
        <w:t xml:space="preserve"> the Marine Strategy Framework Directive (MSFD)</w:t>
      </w:r>
      <w:r w:rsidR="00156800">
        <w:rPr>
          <w:sz w:val="22"/>
          <w:szCs w:val="22"/>
        </w:rPr>
        <w:t xml:space="preserve"> </w:t>
      </w:r>
      <w:r w:rsidR="00672820">
        <w:rPr>
          <w:sz w:val="22"/>
          <w:szCs w:val="22"/>
        </w:rPr>
        <w:fldChar w:fldCharType="begin"/>
      </w:r>
      <w:r w:rsidR="006B6AEE">
        <w:rPr>
          <w:sz w:val="22"/>
          <w:szCs w:val="22"/>
        </w:rPr>
        <w:instrText xml:space="preserve"> ADDIN ZOTERO_ITEM CSL_CITATION {"citationID":"ase5l6kbfk","properties":{"formattedCitation":"[32]","plainCitation":"[32]","noteIndex":0},"citationItems":[{"id":2872,"uris":["http://zotero.org/groups/5272309/items/XY77K5EV"],"itemData":{"id":2872,"type":"legislation","container-title":"OJ L","language":"en","title":"Directive 2008/56/EC of the European Parliament and of the Council of 17 June 2008 establishing a framework for community action in the field of marine environmental policy (Marine Strategy Framework Directive) (Text with EEA relevance)","URL":"http://data.europa.eu/eli/dir/2008/56/oj/eng","accessed":{"date-parts":[["2025",3,25]]},"issued":{"date-parts":[["2008",6,17]]}}}],"schema":"https://github.com/citation-style-language/schema/raw/master/csl-citation.json"} </w:instrText>
      </w:r>
      <w:r w:rsidR="00672820">
        <w:rPr>
          <w:sz w:val="22"/>
          <w:szCs w:val="22"/>
        </w:rPr>
        <w:fldChar w:fldCharType="separate"/>
      </w:r>
      <w:r w:rsidR="006B6AEE" w:rsidRPr="006B6AEE">
        <w:rPr>
          <w:sz w:val="22"/>
        </w:rPr>
        <w:t>[32]</w:t>
      </w:r>
      <w:r w:rsidR="00672820">
        <w:rPr>
          <w:sz w:val="22"/>
          <w:szCs w:val="22"/>
        </w:rPr>
        <w:fldChar w:fldCharType="end"/>
      </w:r>
      <w:r w:rsidR="00F069C5">
        <w:rPr>
          <w:sz w:val="22"/>
          <w:szCs w:val="22"/>
        </w:rPr>
        <w:t>,</w:t>
      </w:r>
      <w:r w:rsidR="006C5CFA">
        <w:rPr>
          <w:sz w:val="22"/>
          <w:szCs w:val="22"/>
        </w:rPr>
        <w:t xml:space="preserve"> </w:t>
      </w:r>
      <w:r w:rsidR="35AF5D5B" w:rsidRPr="05A08F63">
        <w:rPr>
          <w:sz w:val="22"/>
          <w:szCs w:val="22"/>
        </w:rPr>
        <w:t>represent</w:t>
      </w:r>
      <w:r w:rsidR="00F069C5">
        <w:rPr>
          <w:sz w:val="22"/>
          <w:szCs w:val="22"/>
        </w:rPr>
        <w:t>ing</w:t>
      </w:r>
      <w:r w:rsidR="35AF5D5B" w:rsidRPr="05A08F63">
        <w:rPr>
          <w:sz w:val="22"/>
          <w:szCs w:val="22"/>
        </w:rPr>
        <w:t xml:space="preserve"> the environmental pillar of the EU's maritime policy, providing a framework for EU marine waters to achieve Good Environmental Status (GES). </w:t>
      </w:r>
      <w:r w:rsidRPr="05A08F63">
        <w:rPr>
          <w:sz w:val="22"/>
          <w:szCs w:val="22"/>
        </w:rPr>
        <w:t>Later, i</w:t>
      </w:r>
      <w:r w:rsidR="35AF5D5B" w:rsidRPr="05A08F63">
        <w:rPr>
          <w:sz w:val="22"/>
          <w:szCs w:val="22"/>
        </w:rPr>
        <w:t xml:space="preserve">n 2012, </w:t>
      </w:r>
      <w:r w:rsidRPr="05A08F63">
        <w:rPr>
          <w:sz w:val="22"/>
          <w:szCs w:val="22"/>
        </w:rPr>
        <w:t>the</w:t>
      </w:r>
      <w:r w:rsidR="35AF5D5B" w:rsidRPr="05A08F63">
        <w:rPr>
          <w:sz w:val="22"/>
          <w:szCs w:val="22"/>
        </w:rPr>
        <w:t xml:space="preserve"> Blue Economy Strategy</w:t>
      </w:r>
      <w:r w:rsidR="00672820">
        <w:rPr>
          <w:sz w:val="22"/>
          <w:szCs w:val="22"/>
        </w:rPr>
        <w:t xml:space="preserve"> </w:t>
      </w:r>
      <w:r w:rsidR="00E721DA">
        <w:rPr>
          <w:sz w:val="22"/>
          <w:szCs w:val="22"/>
        </w:rPr>
        <w:fldChar w:fldCharType="begin"/>
      </w:r>
      <w:r w:rsidR="006B6AEE">
        <w:rPr>
          <w:sz w:val="22"/>
          <w:szCs w:val="22"/>
        </w:rPr>
        <w:instrText xml:space="preserve"> ADDIN ZOTERO_ITEM CSL_CITATION {"citationID":"a2boe30apfl","properties":{"formattedCitation":"[33]","plainCitation":"[33]","noteIndex":0},"citationItems":[{"id":2871,"uris":["http://zotero.org/groups/5272309/items/MSUEFICS"],"itemData":{"id":2871,"type":"bill","language":"en","title":"COMMUNICATION FROM THE COMMISSION TO THE EUROPEAN PARLIAMENT, THE COUNCIL, THE EUROPEAN ECONOMIC AND SOCIAL COMMITTEE AND THE COMMITTEE OF THE REGIONS Blue Growth opportunities for marine and maritime sustainable growth","URL":"https://eur-lex.europa.eu/legal-content/EN/TXT/?uri=CELEX:52012DC0494","accessed":{"date-parts":[["2025",3,25]]},"issued":{"date-parts":[["2012"]]}}}],"schema":"https://github.com/citation-style-language/schema/raw/master/csl-citation.json"} </w:instrText>
      </w:r>
      <w:r w:rsidR="00E721DA">
        <w:rPr>
          <w:sz w:val="22"/>
          <w:szCs w:val="22"/>
        </w:rPr>
        <w:fldChar w:fldCharType="separate"/>
      </w:r>
      <w:r w:rsidR="006B6AEE" w:rsidRPr="006B6AEE">
        <w:rPr>
          <w:sz w:val="22"/>
        </w:rPr>
        <w:t>[33]</w:t>
      </w:r>
      <w:r w:rsidR="00E721DA">
        <w:rPr>
          <w:sz w:val="22"/>
          <w:szCs w:val="22"/>
        </w:rPr>
        <w:fldChar w:fldCharType="end"/>
      </w:r>
      <w:r w:rsidR="35AF5D5B" w:rsidRPr="05A08F63">
        <w:rPr>
          <w:sz w:val="22"/>
          <w:szCs w:val="22"/>
        </w:rPr>
        <w:t xml:space="preserve"> </w:t>
      </w:r>
      <w:r w:rsidRPr="05A08F63">
        <w:rPr>
          <w:sz w:val="22"/>
          <w:szCs w:val="22"/>
        </w:rPr>
        <w:t xml:space="preserve">was introduced </w:t>
      </w:r>
      <w:r w:rsidR="35AF5D5B" w:rsidRPr="05A08F63">
        <w:rPr>
          <w:sz w:val="22"/>
          <w:szCs w:val="22"/>
        </w:rPr>
        <w:t>to make the best of ocean and coastal resources as to stimulate sustainable economic growth and prosperity. With the adoption of the Maritime Spatial Planning directive</w:t>
      </w:r>
      <w:r w:rsidR="00981E55">
        <w:rPr>
          <w:sz w:val="22"/>
          <w:szCs w:val="22"/>
        </w:rPr>
        <w:t xml:space="preserve"> </w:t>
      </w:r>
      <w:r w:rsidR="000211B0">
        <w:rPr>
          <w:sz w:val="22"/>
          <w:szCs w:val="22"/>
        </w:rPr>
        <w:fldChar w:fldCharType="begin"/>
      </w:r>
      <w:r w:rsidR="006B6AEE">
        <w:rPr>
          <w:sz w:val="22"/>
          <w:szCs w:val="22"/>
        </w:rPr>
        <w:instrText xml:space="preserve"> ADDIN ZOTERO_ITEM CSL_CITATION {"citationID":"a1c9d2g2nc7","properties":{"formattedCitation":"[34]","plainCitation":"[34]","noteIndex":0},"citationItems":[{"id":2870,"uris":["http://zotero.org/groups/5272309/items/ACGWRMLR"],"itemData":{"id":2870,"type":"bill","authority":"EP, CONSIL","container-title":"OJ L","language":"en","title":"Directive 2014/89/EU of the European Parliament and of the Council of 23 July 2014 establishing a framework for maritime spatial planning","URL":"http://data.europa.eu/eli/dir/2014/89/oj/eng","volume":"257","accessed":{"date-parts":[["2025",3,25]]},"issued":{"date-parts":[["2014",7,23]]}}}],"schema":"https://github.com/citation-style-language/schema/raw/master/csl-citation.json"} </w:instrText>
      </w:r>
      <w:r w:rsidR="000211B0">
        <w:rPr>
          <w:sz w:val="22"/>
          <w:szCs w:val="22"/>
        </w:rPr>
        <w:fldChar w:fldCharType="separate"/>
      </w:r>
      <w:r w:rsidR="006B6AEE" w:rsidRPr="006B6AEE">
        <w:rPr>
          <w:sz w:val="22"/>
        </w:rPr>
        <w:t>[34]</w:t>
      </w:r>
      <w:r w:rsidR="000211B0">
        <w:rPr>
          <w:sz w:val="22"/>
          <w:szCs w:val="22"/>
        </w:rPr>
        <w:fldChar w:fldCharType="end"/>
      </w:r>
      <w:r w:rsidR="35AF5D5B" w:rsidRPr="05A08F63">
        <w:rPr>
          <w:sz w:val="22"/>
          <w:szCs w:val="22"/>
        </w:rPr>
        <w:t xml:space="preserve"> in 2014, the EU introduced a key instrument of integrated maritime policy which allows to increase cross-border cooperation and protect the marine environment more effectively. In 2021, the Commission adopted the Communication on a new approach for a sustainable blue economy in the EU “</w:t>
      </w:r>
      <w:r w:rsidR="35AF5D5B" w:rsidRPr="05A08F63">
        <w:rPr>
          <w:i/>
          <w:iCs/>
          <w:sz w:val="22"/>
          <w:szCs w:val="22"/>
        </w:rPr>
        <w:t>A Green Recovery for the Blue Economy – Transforming the EU's Blue Economy for a Sustainable Future</w:t>
      </w:r>
      <w:r w:rsidR="35AF5D5B" w:rsidRPr="05A08F63">
        <w:rPr>
          <w:sz w:val="22"/>
          <w:szCs w:val="22"/>
        </w:rPr>
        <w:t>”</w:t>
      </w:r>
      <w:r w:rsidR="0052643D">
        <w:rPr>
          <w:sz w:val="22"/>
          <w:szCs w:val="22"/>
        </w:rPr>
        <w:t xml:space="preserve"> </w:t>
      </w:r>
      <w:r w:rsidR="0052643D">
        <w:rPr>
          <w:sz w:val="22"/>
          <w:szCs w:val="22"/>
        </w:rPr>
        <w:fldChar w:fldCharType="begin"/>
      </w:r>
      <w:r w:rsidR="006B6AEE">
        <w:rPr>
          <w:sz w:val="22"/>
          <w:szCs w:val="22"/>
        </w:rPr>
        <w:instrText xml:space="preserve"> ADDIN ZOTERO_ITEM CSL_CITATION {"citationID":"a110ulroh4c","properties":{"formattedCitation":"[35]","plainCitation":"[35]","noteIndex":0},"citationItems":[{"id":2869,"uris":["http://zotero.org/groups/5272309/items/ZZDLIIBT"],"itemData":{"id":2869,"type":"bill","language":"en","title":"COMMUNICATION FROM THE COMMISSION TO THE EUROPEAN PARLIAMENT, THE COUNCIL, THE EUROPEAN ECONOMIC AND SOCIAL COMMITTEE AND THE COMMITTEE OF THE REGIONS on a new approach for a sustainable blue economy in the EU Transforming the EU's Blue Economy for a Sustainable Future","URL":"https://eur-lex.europa.eu/legal-content/EN/TXT/?uri=CELEX:52021DC0240","accessed":{"date-parts":[["2025",3,25]]},"issued":{"date-parts":[["2021"]]}}}],"schema":"https://github.com/citation-style-language/schema/raw/master/csl-citation.json"} </w:instrText>
      </w:r>
      <w:r w:rsidR="0052643D">
        <w:rPr>
          <w:sz w:val="22"/>
          <w:szCs w:val="22"/>
        </w:rPr>
        <w:fldChar w:fldCharType="separate"/>
      </w:r>
      <w:r w:rsidR="006B6AEE" w:rsidRPr="006B6AEE">
        <w:rPr>
          <w:sz w:val="22"/>
        </w:rPr>
        <w:t>[35]</w:t>
      </w:r>
      <w:r w:rsidR="0052643D">
        <w:rPr>
          <w:sz w:val="22"/>
          <w:szCs w:val="22"/>
        </w:rPr>
        <w:fldChar w:fldCharType="end"/>
      </w:r>
      <w:r w:rsidR="35AF5D5B" w:rsidRPr="05A08F63">
        <w:rPr>
          <w:sz w:val="22"/>
          <w:szCs w:val="22"/>
        </w:rPr>
        <w:t>. In line with the European Green Deal, this strategy is the current long-term policy framework guiding the sustainability transition of all blue economy value chains, replacing unchecked expansionary targets with roadmaps to achieve climate-neutrality, zero pollution, responsible food systems, biodiversity protection and coastal resilience. Good practices and enabling solutions for this transition are outlined in Annex 1.</w:t>
      </w:r>
    </w:p>
    <w:p w14:paraId="02ED1909" w14:textId="3B6074DA" w:rsidR="00011B9E" w:rsidRDefault="00011B9E">
      <w:pPr>
        <w:spacing w:before="0" w:after="160"/>
        <w:jc w:val="left"/>
        <w:rPr>
          <w:b/>
          <w:bCs/>
          <w:color w:val="6CA644"/>
          <w:sz w:val="32"/>
          <w:szCs w:val="32"/>
          <w:lang w:eastAsia="en-US"/>
        </w:rPr>
      </w:pPr>
      <w:bookmarkStart w:id="97" w:name="_Toc160095617"/>
      <w:bookmarkStart w:id="98" w:name="_Toc161312040"/>
      <w:bookmarkStart w:id="99" w:name="_Toc178178004"/>
      <w:bookmarkStart w:id="100" w:name="_Toc180422173"/>
      <w:bookmarkStart w:id="101" w:name="_Toc184306454"/>
      <w:bookmarkStart w:id="102" w:name="_Toc184881540"/>
      <w:bookmarkStart w:id="103" w:name="_Toc184968569"/>
    </w:p>
    <w:p w14:paraId="10693CD4" w14:textId="77777777" w:rsidR="002143AC" w:rsidRDefault="002143AC">
      <w:pPr>
        <w:spacing w:before="0" w:after="160"/>
        <w:jc w:val="left"/>
        <w:rPr>
          <w:b/>
          <w:bCs/>
          <w:color w:val="6CA644"/>
          <w:sz w:val="32"/>
          <w:szCs w:val="32"/>
          <w:lang w:eastAsia="en-US"/>
        </w:rPr>
      </w:pPr>
      <w:bookmarkStart w:id="104" w:name="_Toc193208128"/>
      <w:r>
        <w:br w:type="page"/>
      </w:r>
    </w:p>
    <w:p w14:paraId="5215FA18" w14:textId="7C67F9C5" w:rsidR="0030442C" w:rsidRPr="0030442C" w:rsidRDefault="002143AC" w:rsidP="0030442C">
      <w:pPr>
        <w:pStyle w:val="JRCLevel-2title"/>
        <w:numPr>
          <w:ilvl w:val="1"/>
          <w:numId w:val="25"/>
        </w:numPr>
      </w:pPr>
      <w:bookmarkStart w:id="105" w:name="_Toc1960906521"/>
      <w:r>
        <w:lastRenderedPageBreak/>
        <w:t>Climate adaptation and resilience</w:t>
      </w:r>
      <w:bookmarkEnd w:id="105"/>
      <w:commentRangeStart w:id="106"/>
    </w:p>
    <w:p w14:paraId="30285A23" w14:textId="77777777" w:rsidR="0030442C" w:rsidRPr="0030442C" w:rsidRDefault="0030442C" w:rsidP="0030442C">
      <w:pPr>
        <w:spacing w:before="240" w:line="257" w:lineRule="auto"/>
        <w:ind w:left="862" w:hanging="862"/>
        <w:rPr>
          <w:bCs/>
          <w:i/>
          <w:iCs/>
          <w:color w:val="70AD47" w:themeColor="accent6"/>
          <w:sz w:val="22"/>
          <w:szCs w:val="22"/>
        </w:rPr>
      </w:pPr>
      <w:r w:rsidRPr="0030442C">
        <w:rPr>
          <w:bCs/>
          <w:i/>
          <w:iCs/>
          <w:color w:val="70AD47" w:themeColor="accent6"/>
          <w:sz w:val="22"/>
          <w:szCs w:val="22"/>
        </w:rPr>
        <w:t>The Evidence for Urgent Action</w:t>
      </w:r>
      <w:commentRangeEnd w:id="106"/>
      <w:r w:rsidRPr="0030442C">
        <w:rPr>
          <w:sz w:val="16"/>
          <w:szCs w:val="16"/>
          <w:lang w:eastAsia="en-US"/>
        </w:rPr>
        <w:commentReference w:id="106"/>
      </w:r>
    </w:p>
    <w:p w14:paraId="1716CE61" w14:textId="3BEE8C10"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color w:val="000000" w:themeColor="text1"/>
          <w:sz w:val="22"/>
          <w:szCs w:val="22"/>
        </w:rPr>
        <w:t xml:space="preserve">The European Environment Agency (EEA) reports temperatures in the EU rising faster than the global average, projecting increases of 1.4-4.2°C by 2100 (compared to 1986-2005)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{"citationID":"QMTlXNjn","properties":{"formattedCitation":"[36]","plainCitation":"[36]","noteIndex":0},"citationItems":[{"id":3073,"uris":["http://zotero.org/groups/5272309/items/Q6V5IGTK"],"itemData":{"id":3073,"type":"webpage","abstract":"Global mean temperature between 2013 and 2023 was 1.19 to 1.22°C warmer than the pre-industrial level, which makes it the warmest decade on record. European land temperatures have increased even faster over the same period by 2.12 to 2.19°C, depending on the dataset used. The UNFCCC member countries have committed to limiting global temperature increase to well below 2°C above the pre-industrial level and aim to limit the increase to 1.5°C. Without drastic cuts in global greenhouse gas emissions, the 2°C limit will already be exceeded before 2050.","language":"en","title":"Global and European temperatures","URL":"https://www.eea.europa.eu/en/analysis/indicators/global-and-european-temperatures","accessed":{"date-parts":[["2024",10,30]]},"issued":{"date-parts":[["2024",6,26]]}}}],"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[36]</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severity of this challenge became evident in summer 2022, when </w:t>
      </w:r>
      <w:r w:rsidRPr="0030442C">
        <w:rPr>
          <w:rFonts w:eastAsia="EC Square Sans Pro" w:cs="EC Square Sans Pro"/>
          <w:b/>
          <w:bCs/>
          <w:color w:val="000000" w:themeColor="text1"/>
          <w:sz w:val="22"/>
          <w:szCs w:val="22"/>
        </w:rPr>
        <w:t>record-breaking heat waves</w:t>
      </w:r>
      <w:r w:rsidRPr="0030442C">
        <w:rPr>
          <w:rFonts w:eastAsia="EC Square Sans Pro" w:cs="EC Square Sans Pro"/>
          <w:color w:val="000000" w:themeColor="text1"/>
          <w:sz w:val="22"/>
          <w:szCs w:val="22"/>
        </w:rPr>
        <w:t xml:space="preserve"> led to over </w:t>
      </w:r>
      <w:r w:rsidRPr="0030442C">
        <w:rPr>
          <w:rFonts w:eastAsia="EC Square Sans Pro" w:cs="EC Square Sans Pro"/>
          <w:b/>
          <w:bCs/>
          <w:color w:val="000000" w:themeColor="text1"/>
          <w:sz w:val="22"/>
          <w:szCs w:val="22"/>
        </w:rPr>
        <w:t>61,000 excess deaths</w:t>
      </w:r>
      <w:r w:rsidRPr="0030442C">
        <w:rPr>
          <w:rFonts w:eastAsia="EC Square Sans Pro" w:cs="EC Square Sans Pro"/>
          <w:color w:val="000000" w:themeColor="text1"/>
          <w:sz w:val="22"/>
          <w:szCs w:val="22"/>
        </w:rPr>
        <w:t xml:space="preserve"> across Europe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{"citationID":"zqjYNbpy","properties":{"formattedCitation":"[37]","plainCitation":"[37]","noteIndex":0},"citationItems":[{"id":2669,"uris":["http://zotero.org/groups/5272309/items/V4HFTKJZ"],"itemData":{"id":2669,"type":"webpage","abstract":"Heat in the 2022 summer caused more than 61,000 excess heat-related deaths among the European population, according to a recent study published in Nature Medicine.","language":"en","title":"Over 61,000 excess deaths quantified in Europe due to heat in record summer 2022","URL":"https://climate-adapt.eea.europa.eu/en/observatory/news-archive-observatory/over-61-000-excess-deaths-in-europe-due-to-heat-in-record-summer-2022","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[37]</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competitiveness compass for the EU highlights includes the creation of a “European Climate adaptation Plan” as a flagship action for the third pillar of competitiveness on increasing security. However, while the European Climate Law sets legally binding targets for emissions reduction, </w:t>
      </w:r>
      <w:r w:rsidRPr="0030442C">
        <w:rPr>
          <w:rFonts w:eastAsia="EC Square Sans Pro" w:cs="EC Square Sans Pro"/>
          <w:b/>
          <w:bCs/>
          <w:color w:val="000000" w:themeColor="text1"/>
          <w:sz w:val="22"/>
          <w:szCs w:val="22"/>
        </w:rPr>
        <w:t xml:space="preserve">adaptation lacks concrete, enforceable goals </w:t>
      </w:r>
      <w:r w:rsidRPr="0030442C">
        <w:rPr>
          <w:rFonts w:eastAsia="EC Square Sans Pro" w:cs="EC Square Sans Pro"/>
          <w:b/>
          <w:bCs/>
          <w:color w:val="000000" w:themeColor="text1"/>
          <w:sz w:val="22"/>
          <w:szCs w:val="22"/>
        </w:rPr>
        <w:fldChar w:fldCharType="begin"/>
      </w:r>
      <w:r w:rsidR="006B6AEE">
        <w:rPr>
          <w:rFonts w:eastAsia="EC Square Sans Pro" w:cs="EC Square Sans Pro"/>
          <w:b/>
          <w:bCs/>
          <w:color w:val="000000" w:themeColor="text1"/>
          <w:sz w:val="22"/>
          <w:szCs w:val="22"/>
        </w:rPr>
        <w:instrText xml:space="preserve"> ADDIN ZOTERO_ITEM CSL_CITATION {"citationID":"yq7FLWYu","properties":{"formattedCitation":"[38]","plainCitation":"[38]","noteIndex":0},"citationItems":[{"id":2668,"uris":["http://zotero.org/groups/5272309/items/TCUIWIWR"],"itemData":{"id":2668,"type":"webpage","language":"en","title":"2024 report: state of eu progress to climate neutrality | ecno","title-short":"2024 report","URL":"https://climateobservatory.eu/report/2024-report-state-eu-progress-climate-neutrality","accessed":{"date-parts":[["2024",10,30]]},"issued":{"date-parts":[["2024",7,2]]}}}],"schema":"https://github.com/citation-style-language/schema/raw/master/csl-citation.json"} </w:instrText>
      </w:r>
      <w:r w:rsidRPr="0030442C">
        <w:rPr>
          <w:rFonts w:eastAsia="EC Square Sans Pro" w:cs="EC Square Sans Pro"/>
          <w:b/>
          <w:bCs/>
          <w:color w:val="000000" w:themeColor="text1"/>
          <w:sz w:val="22"/>
          <w:szCs w:val="22"/>
        </w:rPr>
        <w:fldChar w:fldCharType="separate"/>
      </w:r>
      <w:r w:rsidR="006B6AEE" w:rsidRPr="006B6AEE">
        <w:rPr>
          <w:rFonts w:eastAsia="EC Square Sans Pro"/>
          <w:sz w:val="22"/>
        </w:rPr>
        <w:t>[38]</w:t>
      </w:r>
      <w:r w:rsidRPr="0030442C">
        <w:rPr>
          <w:rFonts w:eastAsia="EC Square Sans Pro" w:cs="EC Square Sans Pro"/>
          <w:b/>
          <w:bCs/>
          <w:color w:val="000000" w:themeColor="text1"/>
          <w:sz w:val="22"/>
          <w:szCs w:val="22"/>
        </w:rPr>
        <w:fldChar w:fldCharType="end"/>
      </w:r>
      <w:r w:rsidRPr="0030442C">
        <w:rPr>
          <w:rFonts w:eastAsia="EC Square Sans Pro" w:cs="EC Square Sans Pro"/>
          <w:color w:val="000000" w:themeColor="text1"/>
          <w:sz w:val="22"/>
          <w:szCs w:val="22"/>
        </w:rPr>
        <w:t>.</w:t>
      </w:r>
    </w:p>
    <w:p w14:paraId="60F814A9" w14:textId="1F5C1D69"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Economic Impacts</w:t>
      </w:r>
      <w:r w:rsidRPr="0030442C">
        <w:rPr>
          <w:rFonts w:eastAsia="EC Square Sans Pro" w:cs="EC Square Sans Pro"/>
          <w:color w:val="000000" w:themeColor="text1"/>
          <w:sz w:val="22"/>
          <w:szCs w:val="22"/>
        </w:rPr>
        <w:t xml:space="preserve">: The scale of financial risk is substantial. The EEA documents </w:t>
      </w:r>
      <w:r w:rsidRPr="0030442C">
        <w:rPr>
          <w:rFonts w:eastAsia="EC Square Sans Pro" w:cs="EC Square Sans Pro"/>
          <w:b/>
          <w:bCs/>
          <w:color w:val="000000" w:themeColor="text1"/>
          <w:sz w:val="22"/>
          <w:szCs w:val="22"/>
        </w:rPr>
        <w:t>€520 billion in losses</w:t>
      </w:r>
      <w:r w:rsidRPr="0030442C">
        <w:rPr>
          <w:rFonts w:eastAsia="EC Square Sans Pro" w:cs="EC Square Sans Pro"/>
          <w:color w:val="000000" w:themeColor="text1"/>
          <w:sz w:val="22"/>
          <w:szCs w:val="22"/>
        </w:rPr>
        <w:t xml:space="preserve"> from climate-related events within the period 1980-2020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{"citationID":"k1ACEFJd","properties":{"formattedCitation":"[39]","plainCitation":"[39]","noteIndex":0},"citationItems":[{"id":2667,"uris":["http://zotero.org/groups/5272309/items/IL4G6K9S"],"itemData":{"id":2667,"type":"webpage","abstract":"The EU adaptation strategy aims to build resilience and ensure that Europe is well prepared to manage the risks from and adapt to the impacts of climate change, including limiting economic losses and other harm. All regions of Europe face economic losses and fatalities from weather and climate extremes every year. To support policy processes on climate change adaptation, data on these losses must be collected and reported across EEA member countries and in a coherent way over decades.","container-title":"European Environment Agency","genre":"Briefing","language":"en","title":"Economic losses and fatalities from weather- and climate-related events in Europe","URL":"https://www.eea.europa.eu/publications/economic-losses-and-fatalities-from/economic-losses-and-fatalities-from","accessed":{"date-parts":[["2024",10,30]]}}}],"schema":"https://github.com/citation-style-language/schema/raw/master/csl-citation.json"}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[39]</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Future </w:t>
      </w:r>
      <w:r w:rsidRPr="0030442C">
        <w:rPr>
          <w:rFonts w:eastAsia="EC Square Sans Pro" w:cs="EC Square Sans Pro"/>
          <w:b/>
          <w:bCs/>
          <w:color w:val="000000" w:themeColor="text1"/>
          <w:sz w:val="22"/>
          <w:szCs w:val="22"/>
        </w:rPr>
        <w:t>adaptation costs</w:t>
      </w:r>
      <w:r w:rsidRPr="0030442C">
        <w:rPr>
          <w:rFonts w:eastAsia="EC Square Sans Pro" w:cs="EC Square Sans Pro"/>
          <w:color w:val="000000" w:themeColor="text1"/>
          <w:sz w:val="22"/>
          <w:szCs w:val="22"/>
        </w:rPr>
        <w:t xml:space="preserve"> are projected to range from €35-62 billion annually in the 2020s, escalating to €158-518 billion by the 2050s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{"citationID":"rMWONGBQ","properties":{"formattedCitation":"[40]","plainCitation":"[40]","noteIndex":0},"citationItems":[{"id":2665,"uris":["http://zotero.org/groups/5272309/items/43S9WEXG"],"itemData":{"id":2665,"type":"webpage","abstract":"Valuing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w:t>
      </w:r>
      <w:r w:rsidRPr="0030442C">
        <w:rPr>
          <w:rFonts w:eastAsia="EC Square Sans Pro" w:cs="EC Square Sans Pro"/>
          <w:b/>
          <w:color w:val="000000" w:themeColor="text1"/>
          <w:sz w:val="22"/>
          <w:szCs w:val="22"/>
        </w:rPr>
        <w:t>JRC's PESETA IV study</w:t>
      </w:r>
      <w:r w:rsidRPr="0030442C">
        <w:rPr>
          <w:rFonts w:eastAsia="EC Square Sans Pro" w:cs="EC Square Sans Pro"/>
          <w:color w:val="000000" w:themeColor="text1"/>
          <w:sz w:val="22"/>
          <w:szCs w:val="22"/>
        </w:rPr>
        <w:t xml:space="preserve"> presents a stark outlook: under a 2°C warming scenario, Europe faces annual </w:t>
      </w:r>
      <w:r w:rsidRPr="0030442C">
        <w:rPr>
          <w:rFonts w:eastAsia="EC Square Sans Pro" w:cs="EC Square Sans Pro"/>
          <w:b/>
          <w:bCs/>
          <w:color w:val="000000" w:themeColor="text1"/>
          <w:sz w:val="22"/>
          <w:szCs w:val="22"/>
        </w:rPr>
        <w:t>wealth loss</w:t>
      </w:r>
      <w:r w:rsidRPr="0030442C">
        <w:rPr>
          <w:rFonts w:eastAsia="EC Square Sans Pro" w:cs="EC Square Sans Pro"/>
          <w:color w:val="000000" w:themeColor="text1"/>
          <w:sz w:val="22"/>
          <w:szCs w:val="22"/>
        </w:rPr>
        <w:t xml:space="preserve"> of 1.9% of GDP by 2050, with potential </w:t>
      </w:r>
      <w:r w:rsidRPr="0030442C">
        <w:rPr>
          <w:rFonts w:eastAsia="EC Square Sans Pro" w:cs="EC Square Sans Pro"/>
          <w:b/>
          <w:bCs/>
          <w:color w:val="000000" w:themeColor="text1"/>
          <w:sz w:val="22"/>
          <w:szCs w:val="22"/>
        </w:rPr>
        <w:t>infrastructure damage</w:t>
      </w:r>
      <w:r w:rsidRPr="0030442C">
        <w:rPr>
          <w:rFonts w:eastAsia="EC Square Sans Pro" w:cs="EC Square Sans Pro"/>
          <w:color w:val="000000" w:themeColor="text1"/>
          <w:sz w:val="22"/>
          <w:szCs w:val="22"/>
        </w:rPr>
        <w:t xml:space="preserve"> increasing tenfold under business-as-usual conditions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wV3C5qZn","properties":{"formattedCitation":"[41]","plainCitation":"[41]","noteIndex":0},"citationItems":[{"id":2666,"uris":["http://zotero.org/groups/5272309/items/78GZVLNY"],"itemData":{"id":2666,"type":"book","event-place":"LU","language":"eng","publisher":"Publications Office","publisher-place":"LU","source":"DOI.org (CSL JSON)","title":"Climate change impacts and adaptation in Europe: JRC PESETA IV final report.","title-short":"Climate change impacts and adaptation in Europe","URL":"https://data.europa.eu/doi/10.2760/171121","author":[{"literal":"European Commission. Joint Research Centre."}],"accessed":{"date-parts":[["2024",10,30]]},"issued":{"date-parts":[["2020"]]}}}],"schema":"https://github.com/citation-style-language/schema/raw/master/csl-citation.json"}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[41]</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283D84CB" w14:textId="77777777" w:rsidR="0030442C" w:rsidRPr="0030442C" w:rsidRDefault="0030442C" w:rsidP="0030442C">
      <w:pPr>
        <w:spacing w:line="276" w:lineRule="auto"/>
        <w:rPr>
          <w:rFonts w:eastAsia="EC Square Sans Pro" w:cs="EC Square Sans Pro"/>
          <w:sz w:val="22"/>
          <w:szCs w:val="22"/>
        </w:rPr>
      </w:pPr>
      <w:r w:rsidRPr="0030442C">
        <w:rPr>
          <w:rFonts w:eastAsia="EC Square Sans Pro" w:cs="EC Square Sans Pro"/>
          <w:b/>
          <w:bCs/>
          <w:sz w:val="22"/>
          <w:szCs w:val="22"/>
        </w:rPr>
        <w:t xml:space="preserve">No standardized and clear assessment of adaptation needs and adaptation benefits: </w:t>
      </w:r>
      <w:r w:rsidRPr="0030442C">
        <w:rPr>
          <w:rFonts w:eastAsia="EC Square Sans Pro" w:cs="EC Square Sans Pro"/>
          <w:sz w:val="22"/>
          <w:szCs w:val="22"/>
        </w:rPr>
        <w:t xml:space="preserve">Investments for climate adaptation differ from those in climate mitigation in several aspects, which have a bearing on the incentives to raise private funding </w:t>
      </w:r>
      <w:r w:rsidRPr="00807953">
        <w:rPr>
          <w:rFonts w:eastAsia="EC Square Sans Pro" w:cs="EC Square Sans Pro"/>
          <w:sz w:val="22"/>
          <w:szCs w:val="22"/>
          <w:highlight w:val="yellow"/>
          <w:rPrChange w:id="107" w:author="MARONI Michele (JRC-ISPRA-EXT)" w:date="2025-04-01T14:20:00Z">
            <w:rPr>
              <w:rFonts w:eastAsia="EC Square Sans Pro" w:cs="EC Square Sans Pro"/>
              <w:sz w:val="22"/>
              <w:szCs w:val="22"/>
            </w:rPr>
          </w:rPrChange>
        </w:rPr>
        <w:t>(</w:t>
      </w:r>
      <w:commentRangeStart w:id="108"/>
      <w:r w:rsidRPr="00807953">
        <w:rPr>
          <w:rFonts w:eastAsia="EC Square Sans Pro" w:cs="EC Square Sans Pro"/>
          <w:sz w:val="22"/>
          <w:szCs w:val="22"/>
          <w:highlight w:val="yellow"/>
        </w:rPr>
        <w:t>Mullan &amp; Ranger, 2022</w:t>
      </w:r>
      <w:commentRangeEnd w:id="108"/>
      <w:r w:rsidRPr="00807953">
        <w:rPr>
          <w:sz w:val="16"/>
          <w:szCs w:val="16"/>
          <w:highlight w:val="yellow"/>
          <w:lang w:eastAsia="en-US"/>
        </w:rPr>
        <w:commentReference w:id="108"/>
      </w:r>
      <w:r w:rsidRPr="00807953">
        <w:rPr>
          <w:rFonts w:eastAsia="EC Square Sans Pro" w:cs="EC Square Sans Pro"/>
          <w:sz w:val="22"/>
          <w:szCs w:val="22"/>
          <w:highlight w:val="yellow"/>
          <w:rPrChange w:id="109" w:author="MARONI Michele (JRC-ISPRA-EXT)" w:date="2025-04-01T14:20:00Z">
            <w:rPr>
              <w:rFonts w:eastAsia="EC Square Sans Pro" w:cs="EC Square Sans Pro"/>
              <w:sz w:val="22"/>
              <w:szCs w:val="22"/>
            </w:rPr>
          </w:rPrChange>
        </w:rPr>
        <w:t>)</w:t>
      </w:r>
      <w:r w:rsidRPr="0030442C">
        <w:rPr>
          <w:rFonts w:eastAsia="EC Square Sans Pro" w:cs="EC Square Sans Pro"/>
          <w:sz w:val="22"/>
          <w:szCs w:val="22"/>
        </w:rPr>
        <w:t xml:space="preserve">. First and foremost, there are </w:t>
      </w:r>
      <w:r w:rsidRPr="0030442C">
        <w:rPr>
          <w:rFonts w:eastAsia="EC Square Sans Pro" w:cs="EC Square Sans Pro"/>
          <w:b/>
          <w:bCs/>
          <w:sz w:val="22"/>
          <w:szCs w:val="22"/>
        </w:rPr>
        <w:t>no unique standards and methodologies to assess physical risk</w:t>
      </w:r>
      <w:r w:rsidRPr="0030442C">
        <w:rPr>
          <w:rFonts w:eastAsia="EC Square Sans Pro" w:cs="EC Square Sans Pro"/>
          <w:sz w:val="22"/>
          <w:szCs w:val="22"/>
        </w:rPr>
        <w:t xml:space="preserve"> and the reduction thereof from adaptation investments. This hinders the definition of any clearly quantified and internationally agreed targets for adaptation, as well as the assessment of its economic benefits. Additionally, market actors suffer from </w:t>
      </w:r>
      <w:r w:rsidRPr="0030442C">
        <w:rPr>
          <w:rFonts w:eastAsia="EC Square Sans Pro" w:cs="EC Square Sans Pro"/>
          <w:b/>
          <w:bCs/>
          <w:sz w:val="22"/>
          <w:szCs w:val="22"/>
        </w:rPr>
        <w:t>information asymmetries and knowledge gaps</w:t>
      </w:r>
      <w:r w:rsidRPr="0030442C">
        <w:rPr>
          <w:rFonts w:eastAsia="EC Square Sans Pro" w:cs="EC Square Sans Pro"/>
          <w:sz w:val="22"/>
          <w:szCs w:val="22"/>
        </w:rPr>
        <w:t>, which reduce their incentive and ability to invest in adaptation (</w:t>
      </w:r>
      <w:r w:rsidRPr="001A2FC2">
        <w:rPr>
          <w:rFonts w:eastAsia="EC Square Sans Pro" w:cs="EC Square Sans Pro"/>
          <w:sz w:val="22"/>
          <w:szCs w:val="22"/>
          <w:highlight w:val="yellow"/>
        </w:rPr>
        <w:t xml:space="preserve">Stout </w:t>
      </w:r>
      <w:commentRangeStart w:id="110"/>
      <w:r w:rsidRPr="001A2FC2">
        <w:rPr>
          <w:rFonts w:eastAsia="EC Square Sans Pro" w:cs="EC Square Sans Pro"/>
          <w:sz w:val="22"/>
          <w:szCs w:val="22"/>
          <w:highlight w:val="yellow"/>
        </w:rPr>
        <w:t>2022</w:t>
      </w:r>
      <w:commentRangeEnd w:id="110"/>
      <w:r w:rsidRPr="001A2FC2">
        <w:rPr>
          <w:sz w:val="16"/>
          <w:szCs w:val="16"/>
          <w:highlight w:val="yellow"/>
          <w:lang w:eastAsia="en-US"/>
        </w:rPr>
        <w:commentReference w:id="110"/>
      </w:r>
      <w:r w:rsidRPr="0030442C">
        <w:rPr>
          <w:rFonts w:eastAsia="EC Square Sans Pro" w:cs="EC Square Sans Pro"/>
          <w:sz w:val="22"/>
          <w:szCs w:val="22"/>
        </w:rPr>
        <w:t>). As a result, many companies are underestimating the threat of physical climate risks, leading to a potential increase in the costs and the risks resulting from a late adoption of adaptation plans (</w:t>
      </w:r>
      <w:r w:rsidRPr="001A2FC2">
        <w:rPr>
          <w:rFonts w:eastAsia="EC Square Sans Pro" w:cs="EC Square Sans Pro"/>
          <w:sz w:val="22"/>
          <w:szCs w:val="22"/>
          <w:highlight w:val="yellow"/>
        </w:rPr>
        <w:t xml:space="preserve">S&amp;P Sustainability </w:t>
      </w:r>
      <w:commentRangeStart w:id="111"/>
      <w:r w:rsidRPr="001A2FC2">
        <w:rPr>
          <w:rFonts w:eastAsia="EC Square Sans Pro" w:cs="EC Square Sans Pro"/>
          <w:sz w:val="22"/>
          <w:szCs w:val="22"/>
          <w:highlight w:val="yellow"/>
        </w:rPr>
        <w:t xml:space="preserve">Research </w:t>
      </w:r>
      <w:commentRangeEnd w:id="111"/>
      <w:r w:rsidRPr="001A2FC2">
        <w:rPr>
          <w:sz w:val="16"/>
          <w:szCs w:val="16"/>
          <w:highlight w:val="yellow"/>
          <w:lang w:eastAsia="en-US"/>
        </w:rPr>
        <w:commentReference w:id="111"/>
      </w:r>
      <w:r w:rsidRPr="001A2FC2">
        <w:rPr>
          <w:rFonts w:eastAsia="EC Square Sans Pro" w:cs="EC Square Sans Pro"/>
          <w:sz w:val="22"/>
          <w:szCs w:val="22"/>
          <w:highlight w:val="yellow"/>
        </w:rPr>
        <w:t>2024</w:t>
      </w:r>
      <w:r w:rsidRPr="0030442C">
        <w:rPr>
          <w:rFonts w:eastAsia="EC Square Sans Pro" w:cs="EC Square Sans Pro"/>
          <w:sz w:val="22"/>
          <w:szCs w:val="22"/>
        </w:rPr>
        <w:t>).</w:t>
      </w:r>
    </w:p>
    <w:p w14:paraId="5B1C1AB7" w14:textId="35B210EF"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Sectoral Vulnerabilities</w:t>
      </w:r>
      <w:r w:rsidRPr="0030442C">
        <w:rPr>
          <w:rFonts w:eastAsia="EC Square Sans Pro" w:cs="EC Square Sans Pro"/>
          <w:color w:val="000000" w:themeColor="text1"/>
          <w:sz w:val="22"/>
          <w:szCs w:val="22"/>
        </w:rPr>
        <w:t xml:space="preserve">: Climate impacts create interconnected challenges across sectors. </w:t>
      </w:r>
      <w:r w:rsidRPr="0030442C">
        <w:rPr>
          <w:rFonts w:eastAsia="EC Square Sans Pro" w:cs="EC Square Sans Pro"/>
          <w:b/>
          <w:bCs/>
          <w:color w:val="000000" w:themeColor="text1"/>
          <w:sz w:val="22"/>
          <w:szCs w:val="22"/>
        </w:rPr>
        <w:t>Water stress</w:t>
      </w:r>
      <w:r w:rsidRPr="0030442C">
        <w:rPr>
          <w:rFonts w:eastAsia="EC Square Sans Pro" w:cs="EC Square Sans Pro"/>
          <w:color w:val="000000" w:themeColor="text1"/>
          <w:sz w:val="22"/>
          <w:szCs w:val="22"/>
        </w:rPr>
        <w:t xml:space="preserve"> will affect 89.6 million Europeans by 2030 according to EEA forecasts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{"citationID":"ZWJ0Ozvk","properties":{"formattedCitation":"[42]","plainCitation":"[42]","noteIndex":0},"citationItems":[{"id":2664,"uris":["http://zotero.org/groups/5272309/items/WZHHW4FH"],"itemData":{"id":2664,"type":"webpage","abstract":"Water scarcity affected 29% of the EU territory during at least one season in 2019. Despite water abstraction declining by 15% in the EU between 2000 and 2019, there has been no overall reduction in the area affected by water scarcity conditions. In fact, since 2010 there has been a worsening of the situation. This, compounded with the fact that climate change is expected to further increase the frequency, intensity and impacts of drought events, makes it somewhat unlikely that water scarcity will reduce by 2030. Additional effort is needed to ensure sustainable water use","language":"en","title":"Water scarcity conditions in Europe (Water exploitation index plus)","URL":"https://www.eea.europa.eu/en/analysis/indicators/use-of-freshwater-resources-in-europe-1","accessed":{"date-parts":[["2024",10,30]]},"issued":{"date-parts":[["2023",1,13]]}}}],"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[42]</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Agricultural productivity</w:t>
      </w:r>
      <w:r w:rsidRPr="0030442C">
        <w:rPr>
          <w:rFonts w:eastAsia="EC Square Sans Pro" w:cs="EC Square Sans Pro"/>
          <w:color w:val="000000" w:themeColor="text1"/>
          <w:sz w:val="22"/>
          <w:szCs w:val="22"/>
        </w:rPr>
        <w:t xml:space="preserve"> faces severe threats, with yields potentially declining by up to 50% in Southern Europe by 2050, </w:t>
      </w:r>
      <w:r>
        <w:rPr>
          <w:rFonts w:eastAsia="EC Square Sans Pro" w:cs="EC Square Sans Pro"/>
          <w:color w:val="000000" w:themeColor="text1"/>
          <w:sz w:val="22"/>
          <w:szCs w:val="22"/>
        </w:rPr>
        <w:t xml:space="preserve">which are not expected to be compensated by increased yields in northern countries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{"citationID":"a1do8iki8i1","properties":{"formattedCitation":"[43], [44]","plainCitation":"[43], [44]","noteIndex":0},"citationItems":[{"id":2663,"uris":["http://zotero.org/groups/5272309/items/4WAS5WYE"],"itemData":{"id":2663,"type":"book","event-place":"LU","language":"eng","publisher":"Publications Office","publisher-place":"LU","source":"DOI.org (CSL JSON)","title":"Analysis of climate change impacts on EU agriculture by 2050: JRC PESETA IV project : Task 3.","title-short":"Analysis of climate change impacts on EU agriculture by 2050","URL":"https://data.europa.eu/doi/10.2760/121115","author":[{"literal":"European Commission. Joint Research Centre."}],"accessed":{"date-parts":[["2024",10,30]]},"issued":{"date-parts":[["2020"]]}}},{"id":2474,"uris":["http://zotero.org/groups/5272309/items/9XBXWW7A"],"itemData":{"id":2474,"type":"webpage","abstract":"Climate change is a very serious threat, and its consequences impact many different aspects of our lives. Read our overview of climate change’s main consequences.","language":"en","title":"Consequences of climate change - European Commission","URL":"https://climate.ec.europa.eu/climate-change/consequences-climate-change_en","accessed":{"date-parts":[["2025",2,17]]}}}],"schema":"https://github.com/citation-style-language/schema/raw/master/csl-citation.json"}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sz w:val="22"/>
        </w:rPr>
        <w:t>[43], [44]</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w:t>
      </w:r>
      <w:r w:rsidRPr="0030442C">
        <w:rPr>
          <w:rFonts w:eastAsia="EC Square Sans Pro" w:cs="EC Square Sans Pro"/>
          <w:b/>
          <w:bCs/>
          <w:color w:val="000000" w:themeColor="text1"/>
          <w:sz w:val="22"/>
          <w:szCs w:val="22"/>
        </w:rPr>
        <w:t>Mediterranean region</w:t>
      </w:r>
      <w:r w:rsidRPr="0030442C">
        <w:rPr>
          <w:rFonts w:eastAsia="EC Square Sans Pro" w:cs="EC Square Sans Pro"/>
          <w:color w:val="000000" w:themeColor="text1"/>
          <w:sz w:val="22"/>
          <w:szCs w:val="22"/>
        </w:rPr>
        <w:t xml:space="preserve"> particularly exemplifies these compound risks, facing doubled </w:t>
      </w:r>
      <w:r w:rsidRPr="0030442C">
        <w:rPr>
          <w:rFonts w:eastAsia="EC Square Sans Pro" w:cs="EC Square Sans Pro"/>
          <w:b/>
          <w:bCs/>
          <w:color w:val="000000" w:themeColor="text1"/>
          <w:sz w:val="22"/>
          <w:szCs w:val="22"/>
        </w:rPr>
        <w:t>wildfire risk</w:t>
      </w:r>
      <w:r w:rsidRPr="0030442C">
        <w:rPr>
          <w:rFonts w:eastAsia="EC Square Sans Pro" w:cs="EC Square Sans Pro"/>
          <w:color w:val="000000" w:themeColor="text1"/>
          <w:sz w:val="22"/>
          <w:szCs w:val="22"/>
        </w:rPr>
        <w:t xml:space="preserve"> by century's end while also managing increased drought frequency and intensity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{"citationID":"SgiWpazy","properties":{"formattedCitation":"[45], [46]","plainCitation":"[45], [46]","noteIndex":0},"citationItems":[{"id":2662,"uris":["http://zotero.org/groups/5272309/items/YLWKE6EN"],"itemData":{"id":2662,"type":"webpage","abstract":".","language":"en","title":"Cross-chapter paper 4: mediterranean region","title-short":"Cross-chapter paper 4","URL":"https://www.ipcc.ch/report/ar6/wg2/chapter/ccp4/","accessed":{"date-parts":[["2024",10,30]]}}},{"id":2661,"uris":["http://zotero.org/groups/5272309/items/CVUM88XK"],"itemData":{"id":2661,"type":"webpage","abstract":"There was a sharp increase in burnt areas in the summer months, mostly affecting the Mediterranean.","language":"en","title":"Wildfires: 2023 among the worst in the EU in this century - European Commission","title-short":"Wildfires","URL":"https://joint-research-centre.ec.europa.eu/jrc-news-and-updates/wildfires-2023-among-worst-eu-century-2024-04-10_en","accessed":{"date-parts":[["2024",10,30]]},"issued":{"date-parts":[["2024",10,2]]}}}],"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[45], [46]</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6039B672" w14:textId="484E5DEF"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Implementation Status</w:t>
      </w:r>
      <w:r w:rsidRPr="0030442C">
        <w:rPr>
          <w:rFonts w:eastAsia="EC Square Sans Pro" w:cs="EC Square Sans Pro"/>
          <w:color w:val="000000" w:themeColor="text1"/>
          <w:sz w:val="22"/>
          <w:szCs w:val="22"/>
        </w:rPr>
        <w:t xml:space="preserve">: The current response shows mixed progress. While all 27 Member States have adopted </w:t>
      </w:r>
      <w:r w:rsidRPr="0030442C">
        <w:rPr>
          <w:rFonts w:eastAsia="EC Square Sans Pro" w:cs="EC Square Sans Pro"/>
          <w:b/>
          <w:bCs/>
          <w:color w:val="000000" w:themeColor="text1"/>
          <w:sz w:val="22"/>
          <w:szCs w:val="22"/>
        </w:rPr>
        <w:t>adaptation strategies</w:t>
      </w:r>
      <w:r w:rsidRPr="0030442C">
        <w:rPr>
          <w:rFonts w:eastAsia="EC Square Sans Pro" w:cs="EC Square Sans Pro"/>
          <w:color w:val="000000" w:themeColor="text1"/>
          <w:sz w:val="22"/>
          <w:szCs w:val="22"/>
        </w:rPr>
        <w:t xml:space="preserve">, their effectiveness varies significantly. Some policy areas demonstrate successful </w:t>
      </w:r>
      <w:r w:rsidRPr="0030442C">
        <w:rPr>
          <w:rFonts w:eastAsia="EC Square Sans Pro" w:cs="EC Square Sans Pro"/>
          <w:b/>
          <w:bCs/>
          <w:color w:val="000000" w:themeColor="text1"/>
          <w:sz w:val="22"/>
          <w:szCs w:val="22"/>
        </w:rPr>
        <w:t>mainstreaming</w:t>
      </w:r>
      <w:r w:rsidRPr="0030442C">
        <w:rPr>
          <w:rFonts w:eastAsia="EC Square Sans Pro" w:cs="EC Square Sans Pro"/>
          <w:color w:val="000000" w:themeColor="text1"/>
          <w:sz w:val="22"/>
          <w:szCs w:val="22"/>
        </w:rPr>
        <w:t xml:space="preserve"> - the Water Framework Directive and CAP now incorporate climate considerations. However, critical sectors like </w:t>
      </w:r>
      <w:r w:rsidRPr="0030442C">
        <w:rPr>
          <w:rFonts w:eastAsia="EC Square Sans Pro" w:cs="EC Square Sans Pro"/>
          <w:b/>
          <w:bCs/>
          <w:color w:val="000000" w:themeColor="text1"/>
          <w:sz w:val="22"/>
          <w:szCs w:val="22"/>
        </w:rPr>
        <w:t>energy</w:t>
      </w:r>
      <w:r w:rsidRPr="0030442C">
        <w:rPr>
          <w:rFonts w:eastAsia="EC Square Sans Pro" w:cs="EC Square Sans Pro"/>
          <w:color w:val="000000" w:themeColor="text1"/>
          <w:sz w:val="22"/>
          <w:szCs w:val="22"/>
        </w:rPr>
        <w:t xml:space="preserve"> and </w:t>
      </w:r>
      <w:r w:rsidRPr="0030442C">
        <w:rPr>
          <w:rFonts w:eastAsia="EC Square Sans Pro" w:cs="EC Square Sans Pro"/>
          <w:b/>
          <w:bCs/>
          <w:color w:val="000000" w:themeColor="text1"/>
          <w:sz w:val="22"/>
          <w:szCs w:val="22"/>
        </w:rPr>
        <w:t>transport</w:t>
      </w:r>
      <w:r w:rsidRPr="0030442C">
        <w:rPr>
          <w:rFonts w:eastAsia="EC Square Sans Pro" w:cs="EC Square Sans Pro"/>
          <w:color w:val="000000" w:themeColor="text1"/>
          <w:sz w:val="22"/>
          <w:szCs w:val="22"/>
        </w:rPr>
        <w:t xml:space="preserve"> still have to develop a consolidated adaptation planning. The EEA emphasizes that current adaptation actions must increase in both </w:t>
      </w:r>
      <w:r w:rsidRPr="0030442C">
        <w:rPr>
          <w:rFonts w:eastAsia="EC Square Sans Pro" w:cs="EC Square Sans Pro"/>
          <w:b/>
          <w:bCs/>
          <w:color w:val="000000" w:themeColor="text1"/>
          <w:sz w:val="22"/>
          <w:szCs w:val="22"/>
        </w:rPr>
        <w:t>pace</w:t>
      </w:r>
      <w:r w:rsidRPr="0030442C">
        <w:rPr>
          <w:rFonts w:eastAsia="EC Square Sans Pro" w:cs="EC Square Sans Pro"/>
          <w:color w:val="000000" w:themeColor="text1"/>
          <w:sz w:val="22"/>
          <w:szCs w:val="22"/>
        </w:rPr>
        <w:t xml:space="preserve"> and </w:t>
      </w:r>
      <w:r w:rsidRPr="0030442C">
        <w:rPr>
          <w:rFonts w:eastAsia="EC Square Sans Pro" w:cs="EC Square Sans Pro"/>
          <w:b/>
          <w:bCs/>
          <w:color w:val="000000" w:themeColor="text1"/>
          <w:sz w:val="22"/>
          <w:szCs w:val="22"/>
        </w:rPr>
        <w:t>scale</w:t>
      </w:r>
      <w:r w:rsidRPr="0030442C">
        <w:rPr>
          <w:rFonts w:eastAsia="EC Square Sans Pro" w:cs="EC Square Sans Pro"/>
          <w:color w:val="000000" w:themeColor="text1"/>
          <w:sz w:val="22"/>
          <w:szCs w:val="22"/>
        </w:rPr>
        <w:t xml:space="preserve"> to match growing climate risks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{"citationID":"LJId4Jly","properties":{"formattedCitation":"[47], [48]","plainCitation":"[47], [48]","noteIndex":0},"citationItems":[{"id":2655,"uris":["http://zotero.org/groups/5272309/items/W9QIEGW3"],"itemData":{"id":2655,"type":"webpage","abstract":"The first European Climate Risk Assessment (EUCRA) identifies 36 climate risks that pose a threat to Europe’s energy and food security, ecosystems, infrastructure, water resources, financial stability, and people’s health. It shows that many of these risks have already reached critical levels and can become catastrophic without urgent and decisive action. The knowledge in this first-of-its-kind assessment is synthesised to support strategic policymaking.","container-title":"European Environment Agency","genre":"Publication","language":"en","title":"European climate risk assessment","URL":"https://www.eea.europa.eu/publications/european-climate-risk-assessment","accessed":{"date-parts":[["2024",10,30]]}}},{"id":2656,"uris":["http://zotero.org/groups/5272309/items/HKNMF2XX"],"itemData":{"id":2656,"type":"webpage","abstract":"Climate change is already impacting Europeans’ daily lives and will continue to do so for the foreseeable future. Europe is expected to get warmer, some regions getting drier, while others wetter. These changes will not only impact our health but also the ecosystems we depend on. The EU is preparing to live with a changing climate through various adaptation measures.","language":"en","title":"Climate change impacts, risks and adaptation","URL":"https://www.eea.europa.eu/en/topics/in-depth/climate-change-impacts-risks-and-adaptation","accessed":{"date-parts":[["2024",10,30]]},"issued":{"date-parts":[["2024",9,3]]}}}],"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[47], [48]</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211916B2" w14:textId="77777777" w:rsidR="0030442C" w:rsidRPr="0030442C" w:rsidRDefault="0030442C" w:rsidP="0030442C">
      <w:pPr>
        <w:keepNext/>
        <w:spacing w:before="240" w:line="257" w:lineRule="auto"/>
        <w:ind w:left="862" w:hanging="862"/>
        <w:rPr>
          <w:bCs/>
          <w:i/>
          <w:iCs/>
          <w:color w:val="70AD47" w:themeColor="accent6"/>
          <w:sz w:val="22"/>
          <w:szCs w:val="22"/>
        </w:rPr>
      </w:pPr>
      <w:r w:rsidRPr="0030442C">
        <w:rPr>
          <w:bCs/>
          <w:i/>
          <w:iCs/>
          <w:color w:val="70AD47" w:themeColor="accent6"/>
          <w:sz w:val="22"/>
          <w:szCs w:val="22"/>
        </w:rPr>
        <w:lastRenderedPageBreak/>
        <w:t>From Challenges to Strategic Opportunities in the EU Adaptation</w:t>
      </w:r>
    </w:p>
    <w:p w14:paraId="5A8877FD" w14:textId="52AC756F"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Systemic Barriers to Action</w:t>
      </w:r>
      <w:r w:rsidRPr="0030442C">
        <w:rPr>
          <w:rFonts w:eastAsia="EC Square Sans Pro" w:cs="EC Square Sans Pro"/>
          <w:color w:val="000000" w:themeColor="text1"/>
          <w:sz w:val="22"/>
          <w:szCs w:val="22"/>
        </w:rPr>
        <w:t xml:space="preserve">: Current adaptation efforts face four interconnected challenges, as documented by EEA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{"citationID":"71eMD5d7","properties":{"formattedCitation":"[40], [47]","plainCitation":"[40], [47]","noteIndex":0},"citationItems":[{"id":2665,"uris":["http://zotero.org/groups/5272309/items/43S9WEXG"],"itemData":{"id":2665,"type":"webpage","abstract":"Valuing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id":2655,"uris":["http://zotero.org/groups/5272309/items/W9QIEGW3"],"itemData":{"id":2655,"type":"webpage","abstract":"The first European Climate Risk Assessment (EUCRA) identifies 36 climate risks that pose a threat to Europe’s energy and food security, ecosystems, infrastructure, water resources, financial stability, and people’s health. It shows that many of these risks have already reached critical levels and can become catastrophic without urgent and decisive action. The knowledge in this first-of-its-kind assessment is synthesised to support strategic policymaking.","container-title":"European Environment Agency","genre":"Publication","language":"en","title":"European climate risk assessment","URL":"https://www.eea.europa.eu/publications/european-climate-risk-assessment","accessed":{"date-parts":[["2024",10,30]]}}}],"schema":"https://github.com/citation-style-language/schema/raw/master/csl-citation.json"}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 [47]</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Financial barriers</w:t>
      </w:r>
      <w:r w:rsidRPr="0030442C">
        <w:rPr>
          <w:rFonts w:eastAsia="EC Square Sans Pro" w:cs="EC Square Sans Pro"/>
          <w:color w:val="000000" w:themeColor="text1"/>
          <w:sz w:val="22"/>
          <w:szCs w:val="22"/>
        </w:rPr>
        <w:t xml:space="preserve"> extend beyond initial investment costs - EIB and EEA identify uncertain returns and limited private sector engagement as key obstacles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{"citationID":"wf7g50wE","properties":{"formattedCitation":"[49], [50]","plainCitation":"[49], [50]","noteIndex":0},"citationItems":[{"id":2849,"uris":["http://zotero.org/groups/5272309/items/XJR4NXJX"],"itemData":{"id":2849,"type":"webpage","language":"en","title":"Financial","URL":"https://climate-adapt.eea.europa.eu/en/eu-adaptation-policy/sector-policies/financial","accessed":{"date-parts":[["2024",10,30]]}}},{"id":2660,"uris":["http://zotero.org/groups/5272309/items/IXNELDNN"],"itemData":{"id":2660,"type":"webpage","abstract":"2023-2024 EIB Climate Survey","language":"en","title":"People in major industrialised nations support compensating low-income countries affected by climate change","URL":"https://www.eib.org/en/surveys/climate-survey/6th-climate-survey/world","accessed":{"date-parts":[["2024",10,30]]}}}],"schema":"https://github.com/citation-style-language/schema/raw/master/csl-citation.json"}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[49], [50]</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Institutional fragmentation</w:t>
      </w:r>
      <w:r w:rsidRPr="0030442C">
        <w:rPr>
          <w:rFonts w:eastAsia="EC Square Sans Pro" w:cs="EC Square Sans Pro"/>
          <w:color w:val="000000" w:themeColor="text1"/>
          <w:sz w:val="22"/>
          <w:szCs w:val="22"/>
        </w:rPr>
        <w:t xml:space="preserve"> complicates coordination, highlighting disparities between governance levels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{"citationID":"vdXuoIGK","properties":{"formattedCitation":"[40], [51]","plainCitation":"[40], [51]","noteIndex":0},"citationItems":[{"id":2665,"uris":["http://zotero.org/groups/5272309/items/43S9WEXG"],"itemData":{"id":2665,"type":"webpage","abstract":"Valuing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id":2659,"uris":["http://zotero.org/groups/5272309/items/ZIDEILSV"],"itemData":{"id":2659,"type":"article-journal","abstract":"Policymakers at different government levels develop integrated adaptation strategy processes (ASPs), which are supposed to prepare a particular region, country or municipality for the impacts of climate change. The adaptation literature suggests that coordination of these efforts promises comprehensive climate change adaptation, because it allows making use of synergies and avoiding maladaptation. Nonetheless, we lack evidence about the coordination of multiple levels and its potential to actually facilitate climate change adaptation. Based on an examination of 14 integrated ASPs, the author asks how they interact with each other, if they reconcile the priorities of other levels, and if they are an adequate tool for coordinating climate change adaptation. The study reveals a considerable gap between theory and practice. It demonstrates that the call for coordination is not reflected in current adaptation policy and questions whether (more) coordination is what we need to be better prepared for the impacts of climate change.","container-title":"Journal of Environmental Planning and Management","issue":"12","language":"en","page":"2166-2185","source":"ideas.repec.org","title":"Coordinating climate change adaptation across levels of government: the gap between theory and practice of integrated adaptation strategy processes","title-short":"Coordinating climate change adaptation across levels of government","volume":"62","author":[{"family":"Clar","given":"Christoph"}],"issued":{"date-parts":[["2019"]]}}}],"schema":"https://github.com/citation-style-language/schema/raw/master/csl-citation.json"}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 [51]</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Such challenge is at the core of the EU competitiveness compass, which has identified “simplification” as the first horizontal enabler towards competitiveness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{"citationID":"a7fir4vhql","properties":{"formattedCitation":"[52]","plainCitation":"[52]","noteIndex":0},"citationItems":[{"id":2930,"uris":["http://zotero.org/groups/5272309/items/ER2ZKF8C"],"itemData":{"id":2930,"type":"webpage","abstract":"Today,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sz w:val="22"/>
        </w:rPr>
        <w:t>[52]</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Information gaps</w:t>
      </w:r>
      <w:r w:rsidRPr="0030442C">
        <w:rPr>
          <w:rFonts w:eastAsia="EC Square Sans Pro" w:cs="EC Square Sans Pro"/>
          <w:color w:val="000000" w:themeColor="text1"/>
          <w:sz w:val="22"/>
          <w:szCs w:val="22"/>
        </w:rPr>
        <w:t xml:space="preserve"> persist in local-level climate projections, while </w:t>
      </w:r>
      <w:r w:rsidRPr="0030442C">
        <w:rPr>
          <w:rFonts w:eastAsia="EC Square Sans Pro" w:cs="EC Square Sans Pro"/>
          <w:b/>
          <w:bCs/>
          <w:color w:val="000000" w:themeColor="text1"/>
          <w:sz w:val="22"/>
          <w:szCs w:val="22"/>
        </w:rPr>
        <w:t>behavioural barriers</w:t>
      </w:r>
      <w:r w:rsidRPr="0030442C">
        <w:rPr>
          <w:rFonts w:eastAsia="EC Square Sans Pro" w:cs="EC Square Sans Pro"/>
          <w:color w:val="000000" w:themeColor="text1"/>
          <w:sz w:val="22"/>
          <w:szCs w:val="22"/>
        </w:rPr>
        <w:t xml:space="preserve"> include resistance to transformative changes in traditional practices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{"citationID":"SJ9f3hh7","properties":{"formattedCitation":"[40], [53]","plainCitation":"[40], [53]","noteIndex":0},"citationItems":[{"id":2665,"uris":["http://zotero.org/groups/5272309/items/43S9WEXG"],"itemData":{"id":2665,"type":"webpage","abstract":"Valuing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id":2658,"uris":["http://zotero.org/groups/5272309/items/KPNN8T59"],"itemData":{"id":2658,"type":"article-journal","abstract":"Most people think climate change and sustainability are important problems, but too few global citizens engaged in high-greenhouse-gas-emitting behavior are engaged in enough mitigating behavior to stem the increasing flow of greenhouse gases and other environmental problems. Why is that? Structural barriers such as a climate-averse infrastructure are part of the answer, but psychological barriers also impede behavioral choices that would facilitate mitigation, adaptation, and environmental sustainability. Although many individuals are engaged in some ameliorative action, most could do more, but they are hindered by seven categories of psychological barriers, or “dragons of inaction”: limited cognition about the problem, ideological worldviews that tend to preclude pro-environmental attitudes and behavior, comparisons with key other people, sunk costs and behavioral momentum, discredence toward experts and authorities, perceived risks of change, and positive but inadequate behavior change. Structural barriers must be removed wherever possible, but this is unlikely to be sufficient. Psychologists must work with other scientists, technical experts, and policymakers to help citizens overcome these psychological barriers. (PsycINFO Database Record (c) 2016 APA, all rights reserved)","container-title":"American Psychologist","DOI":"10.1037/a0023566","ISSN":"1935-990X","issue":"4","page":"290-302","source":"APA PsycNet","title":"The dragons of inaction: Psychological barriers that limit climate change mitigation and adaptation","title-short":"The dragons of inaction","volume":"66","author":[{"family":"Gifford","given":"Robert"}],"issued":{"date-parts":[["2011"]]}}}],"schema":"https://github.com/citation-style-language/schema/raw/master/csl-citation.json"}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 [53]</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40701022" w14:textId="3769BE37"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Cross-Sectoral Opportunities</w:t>
      </w:r>
      <w:r w:rsidRPr="0030442C">
        <w:rPr>
          <w:rFonts w:eastAsia="EC Square Sans Pro" w:cs="EC Square Sans Pro"/>
          <w:color w:val="000000" w:themeColor="text1"/>
          <w:sz w:val="22"/>
          <w:szCs w:val="22"/>
        </w:rPr>
        <w:t xml:space="preserve">: Evidence shows adaptation actions can advance multiple EU priorities simultaneously. </w:t>
      </w:r>
      <w:r w:rsidRPr="0030442C">
        <w:rPr>
          <w:rFonts w:eastAsia="EC Square Sans Pro" w:cs="EC Square Sans Pro"/>
          <w:b/>
          <w:bCs/>
          <w:color w:val="000000" w:themeColor="text1"/>
          <w:sz w:val="22"/>
          <w:szCs w:val="22"/>
        </w:rPr>
        <w:t>Nature-based solutions</w:t>
      </w:r>
      <w:r w:rsidRPr="0030442C">
        <w:rPr>
          <w:rFonts w:eastAsia="EC Square Sans Pro" w:cs="EC Square Sans Pro"/>
          <w:color w:val="000000" w:themeColor="text1"/>
          <w:sz w:val="22"/>
          <w:szCs w:val="22"/>
        </w:rPr>
        <w:t xml:space="preserve"> demonstrate clear co-benefits; </w:t>
      </w:r>
      <w:r w:rsidRPr="0030442C">
        <w:rPr>
          <w:rFonts w:eastAsia="EC Square Sans Pro" w:cs="EC Square Sans Pro"/>
          <w:color w:val="000000" w:themeColor="text1"/>
          <w:sz w:val="22"/>
          <w:szCs w:val="22"/>
        </w:rPr>
        <w:fldChar w:fldCharType="begin"/>
      </w:r>
      <w:r w:rsidR="00136104">
        <w:rPr>
          <w:rFonts w:eastAsia="EC Square Sans Pro" w:cs="EC Square Sans Pro"/>
          <w:color w:val="000000" w:themeColor="text1"/>
          <w:sz w:val="22"/>
          <w:szCs w:val="22"/>
        </w:rPr>
        <w:instrText xml:space="preserve"> ADDIN ZOTERO_ITEM CSL_CITATION {"citationID":"PCejznes","properties":{"formattedCitation":"[20]","plainCitation":"[20]","noteIndex":0},"citationItems":[{"id":2848,"uris":["http://zotero.org/groups/5272309/items/7N3T929G"],"itemData":{"id":2848,"type":"article-journal","abstract":"Significance\nMost nations recently agreed to hold global average temperature rise to well below 2 °C. We examine how much climate mitigation nature can contribute to this goal with a comprehensive analysis of “natural climate solutions” (NCS): 20 conservation, restoration, and/or improved land management actions that increase carbon storage and/or avoid greenhouse gas emissions across global forests, wetlands, grasslands, and agricultural lands. We show that NCS can provide over one-third of the cost-effective climate mitigation needed between now and 2030 to stabilize warming to below 2 °C. Alongside aggressive fossil fuel emissions reductions, NCS offer a powerful set of options for nations to deliver on the Paris Climate Agreement while improving soil productivity, cleaning our air and water, and maintaining biodiversity.\n,\n\nBetter stewardship of land is needed to achieve the Paris Climate Agreement goal of holding warming to below 2 °C; however, confusion persists about the specific set of land stewardship options available and their mitigation potential. To address this, we identify and quantify “natural climate solutions” (NCS): 20 conservation, restoration, and improved land management actions that increase carbon storage and/or avoid greenhouse gas emissions across global forests, wetlands, grasslands, and agricultural lands. We find that the maximum potential of NCS—when constrained by food security, fiber security, and biodiversity conservation—is 23.8 petagrams of CO\n2\nequivalent (PgCO\n2\ne) y\n−1\n(95% CI 20.3–37.4). This is ≥30% higher than prior estimates, which did not include the full range of options and safeguards considered here. About half of this maximum (11.3 PgCO\n2\ne y\n−1\n) represents cost-effective climate mitigation, assuming the social cost of CO\n2\npollution is ≥100 USD MgCO\n2\ne\n−1\nby 2030. Natural climate solutions can provide 37% of cost-effective CO\n2\nmitigation needed through 2030 for a &gt;66% chance of holding warming to below 2 °C. One-third of this cost-effective NCS mitigation can be delivered at or below 10 USD MgCO\n2\n−1\n. Most NCS actions—if effectively implemented—also offer water filtration, flood buffering, soil health, biodiversity habitat, and enhanced climate resilience. Work remains to better constrain uncertainty of NCS mitigation estimates. Nevertheless, existing knowledge reported here provides a robust basis for immediate global action to improve ecosystem stewardship as a major solution to climate change.","container-title":"Proceedings of the National Academy of Sciences","DOI":"10.1073/pnas.1710465114","ISSN":"0027-8424, 1091-6490","issue":"44","journalAbbreviation":"Proc. Natl. Acad. Sci. U.S.A.","language":"en","page":"11645-11650","source":"DOI.org (Crossref)","title":"Natural climate solutions","volume":"114","author":[{"family":"Griscom","given":"Bronson W."},{"family":"Adams","given":"Justin"},{"family":"Ellis","given":"Peter W."},{"family":"Houghton","given":"Richard A."},{"family":"Lomax","given":"Guy"},{"family":"Miteva","given":"Daniela A."},{"family":"Schlesinger","given":"William H."},{"family":"Shoch","given":"David"},{"family":"Siikamäki","given":"Juha V."},{"family":"Smith","given":"Pete"},{"family":"Woodbury","given":"Peter"},{"family":"Zganjar","given":"Chris"},{"family":"Blackman","given":"Allen"},{"family":"Campari","given":"João"},{"family":"Conant","given":"Richard T."},{"family":"Delgado","given":"Christopher"},{"family":"Elias","given":"Patricia"},{"family":"Gopalakrishna","given":"Trisha"},{"family":"Hamsik","given":"Marisa R."},{"family":"Herrero","given":"Mario"},{"family":"Kiesecker","given":"Joseph"},{"family":"Landis","given":"Emily"},{"family":"Laestadius","given":"Lars"},{"family":"Leavitt","given":"Sara M."},{"family":"Minnemeyer","given":"Susan"},{"family":"Polasky","given":"Stephen"},{"family":"Potapov","given":"Peter"},{"family":"Putz","given":"Francis E."},{"family":"Sanderman","given":"Jonathan"},{"family":"Silvius","given":"Marcel"},{"family":"Wollenberg","given":"Eva"},{"family":"Fargione","given":"Joseph"}],"issued":{"date-parts":[["2017",10,31]]}}}],"schema":"https://github.com/citation-style-language/schema/raw/master/csl-citation.json"} </w:instrText>
      </w:r>
      <w:r w:rsidRPr="0030442C">
        <w:rPr>
          <w:rFonts w:eastAsia="EC Square Sans Pro" w:cs="EC Square Sans Pro"/>
          <w:color w:val="000000" w:themeColor="text1"/>
          <w:sz w:val="22"/>
          <w:szCs w:val="22"/>
        </w:rPr>
        <w:fldChar w:fldCharType="separate"/>
      </w:r>
      <w:r w:rsidR="00AF1763" w:rsidRPr="00AF1763">
        <w:rPr>
          <w:rFonts w:eastAsia="EC Square Sans Pro"/>
          <w:sz w:val="22"/>
        </w:rPr>
        <w:t>[20]</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document enhanced carbon sequestration alongside adaptation benefits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{"citationID":"egrjAH9X","properties":{"formattedCitation":"[20], [54]","plainCitation":"[20], [54]","noteIndex":0},"citationItems":[{"id":2848,"uris":["http://zotero.org/groups/5272309/items/7N3T929G"],"itemData":{"id":2848,"type":"article-journal","abstract":"Significance\nMost nations recently agreed to hold global average temperature rise to well below 2 °C. We examine how much climate mitigation nature can contribute to this goal with a comprehensive analysis of “natural climate solutions” (NCS): 20 conservation, restoration, and/or improved land management actions that increase carbon storage and/or avoid greenhouse gas emissions across global forests, wetlands, grasslands, and agricultural lands. We show that NCS can provide over one-third of the cost-effective climate mitigation needed between now and 2030 to stabilize warming to below 2 °C. Alongside aggressive fossil fuel emissions reductions, NCS offer a powerful set of options for nations to deliver on the Paris Climate Agreement while improving soil productivity, cleaning our air and water, and maintaining biodiversity.\n,\n\nBetter stewardship of land is needed to achieve the Paris Climate Agreement goal of holding warming to below 2 °C; however, confusion persists about the specific set of land stewardship options available and their mitigation potential. To address this, we identify and quantify “natural climate solutions” (NCS): 20 conservation, restoration, and improved land management actions that increase carbon storage and/or avoid greenhouse gas emissions across global forests, wetlands, grasslands, and agricultural lands. We find that the maximum potential of NCS—when constrained by food security, fiber security, and biodiversity conservation—is 23.8 petagrams of CO\n2\nequivalent (PgCO\n2\ne) y\n−1\n(95% CI 20.3–37.4). This is ≥30% higher than prior estimates, which did not include the full range of options and safeguards considered here. About half of this maximum (11.3 PgCO\n2\ne y\n−1\n) represents cost-effective climate mitigation, assuming the social cost of CO\n2\npollution is ≥100 USD MgCO\n2\ne\n−1\nby 2030. Natural climate solutions can provide 37% of cost-effective CO\n2\nmitigation needed through 2030 for a &gt;66% chance of holding warming to below 2 °C. One-third of this cost-effective NCS mitigation can be delivered at or below 10 USD MgCO\n2\n−1\n. Most NCS actions—if effectively implemented—also offer water filtration, flood buffering, soil health, biodiversity habitat, and enhanced climate resilience. Work remains to better constrain uncertainty of NCS mitigation estimates. Nevertheless, existing knowledge reported here provides a robust basis for immediate global action to improve ecosystem stewardship as a major solution to climate change.","container-title":"Proceedings of the National Academy of Sciences","DOI":"10.1073/pnas.1710465114","ISSN":"0027-8424, 1091-6490","issue":"44","journalAbbreviation":"Proc. Natl. Acad. Sci. U.S.A.","language":"en","page":"11645-11650","source":"DOI.org (Crossref)","title":"Natural climate solutions","volume":"114","author":[{"family":"Griscom","given":"Bronson W."},{"family":"Adams","given":"Justin"},{"family":"Ellis","given":"Peter W."},{"family":"Houghton","given":"Richard A."},{"family":"Lomax","given":"Guy"},{"family":"Miteva","given":"Daniela A."},{"family":"Schlesinger","given":"William H."},{"family":"Shoch","given":"David"},{"family":"Siikamäki","given":"Juha V."},{"family":"Smith","given":"Pete"},{"family":"Woodbury","given":"Peter"},{"family":"Zganjar","given":"Chris"},{"family":"Blackman","given":"Allen"},{"family":"Campari","given":"João"},{"family":"Conant","given":"Richard T."},{"family":"Delgado","given":"Christopher"},{"family":"Elias","given":"Patricia"},{"family":"Gopalakrishna","given":"Trisha"},{"family":"Hamsik","given":"Marisa R."},{"family":"Herrero","given":"Mario"},{"family":"Kiesecker","given":"Joseph"},{"family":"Landis","given":"Emily"},{"family":"Laestadius","given":"Lars"},{"family":"Leavitt","given":"Sara M."},{"family":"Minnemeyer","given":"Susan"},{"family":"Polasky","given":"Stephen"},{"family":"Potapov","given":"Peter"},{"family":"Putz","given":"Francis E."},{"family":"Sanderman","given":"Jonathan"},{"family":"Silvius","given":"Marcel"},{"family":"Wollenberg","given":"Eva"},{"family":"Fargione","given":"Joseph"}],"issued":{"date-parts":[["2017",10,31]]}}},{"id":2847,"uris":["http://zotero.org/groups/5272309/items/FFPT4B79"],"itemData":{"id":2847,"type":"webpage","language":"en","title":"Nature-based Solutions","URL":"https://climate-adapt.eea.europa.eu/en/eu-adaptation-policy/key-eu-actions/NbS","accessed":{"date-parts":[["2024",10,30]]}}}],"schema":"https://github.com/citation-style-language/schema/raw/master/csl-citation.json"}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[20], [54]</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In urban areas, </w:t>
      </w:r>
      <w:r w:rsidRPr="0030442C">
        <w:rPr>
          <w:rFonts w:eastAsia="EC Square Sans Pro" w:cs="EC Square Sans Pro"/>
          <w:b/>
          <w:bCs/>
          <w:color w:val="000000" w:themeColor="text1"/>
          <w:sz w:val="22"/>
          <w:szCs w:val="22"/>
        </w:rPr>
        <w:t>green infrastructure</w:t>
      </w:r>
      <w:r w:rsidRPr="0030442C">
        <w:rPr>
          <w:rFonts w:eastAsia="EC Square Sans Pro" w:cs="EC Square Sans Pro"/>
          <w:color w:val="000000" w:themeColor="text1"/>
          <w:sz w:val="22"/>
          <w:szCs w:val="22"/>
        </w:rPr>
        <w:t xml:space="preserve"> delivers quantifiable improvements in air quality and public health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{"citationID":"rEiwDZER","properties":{"formattedCitation":"[55], [56]","plainCitation":"[55], [56]","noteIndex":0},"citationItems":[{"id":2657,"uris":["http://zotero.org/groups/5272309/items/TZ5FRJT4"],"itemData":{"id":2657,"type":"article-journal","container-title":"Lancet (London, England)","DOI":"10.1016/S0140-6736(15)60854-6","ISSN":"1474-547X","issue":"10006","journalAbbreviation":"Lancet","language":"eng","page":"1861-1914","source":"PubMed","title":"Health and climate change: policy responses to protect public health","title-short":"Health and climate change","volume":"386","author":[{"family":"Watts","given":"Nick"},{"family":"Adger","given":"W. Neil"},{"family":"Agnolucci","given":"Paolo"},{"family":"Blackstock","given":"Jason"},{"family":"Byass","given":"Peter"},{"family":"Cai","given":"Wenjia"},{"family":"Chaytor","given":"Sarah"},{"family":"Colbourn","given":"Tim"},{"family":"Collins","given":"Mat"},{"family":"Cooper","given":"Adam"},{"family":"Cox","given":"Peter M."},{"family":"Depledge","given":"Joanna"},{"family":"Drummond","given":"Paul"},{"family":"Ekins","given":"Paul"},{"family":"Galaz","given":"Victor"},{"family":"Grace","given":"Delia"},{"family":"Graham","given":"Hilary"},{"family":"Grubb","given":"Michael"},{"family":"Haines","given":"Andy"},{"family":"Hamilton","given":"Ian"},{"family":"Hunter","given":"Alasdair"},{"family":"Jiang","given":"Xujia"},{"family":"Li","given":"Moxuan"},{"family":"Kelman","given":"Ilan"},{"family":"Liang","given":"Lu"},{"family":"Lott","given":"Melissa"},{"family":"Lowe","given":"Robert"},{"family":"Luo","given":"Yong"},{"family":"Mace","given":"Georgina"},{"family":"Maslin","given":"Mark"},{"family":"Nilsson","given":"Maria"},{"family":"Oreszczyn","given":"Tadj"},{"family":"Pye","given":"Steve"},{"family":"Quinn","given":"Tara"},{"family":"Svensdotter","given":"My"},{"family":"Venevsky","given":"Sergey"},{"family":"Warner","given":"Koko"},{"family":"Xu","given":"Bing"},{"family":"Yang","given":"Jun"},{"family":"Yin","given":"Yongyuan"},{"family":"Yu","given":"Chaoqing"},{"family":"Zhang","given":"Qiang"},{"family":"Gong","given":"Peng"},{"family":"Montgomery","given":"Hugh"},{"family":"Costello","given":"Anthony"}],"issued":{"date-parts":[["2015",11,7]]}}},{"id":2846,"uris":["http://zotero.org/groups/5272309/items/WNUZ4PKE"],"itemData":{"id":2846,"type":"webpage","language":"en","title":"Eu green infrastructure strategy","URL":"https://climate-adapt.eea.europa.eu/en/metadata/publications/eu-green-infrastructure-strategy","accessed":{"date-parts":[["2024",10,30]]}}}],"schema":"https://github.com/citation-style-language/schema/raw/master/csl-citation.json"}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[55], [56]</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commentRangeStart w:id="112"/>
      <w:r w:rsidRPr="00F153D8">
        <w:rPr>
          <w:rFonts w:eastAsia="EC Square Sans Pro" w:cs="EC Square Sans Pro"/>
          <w:color w:val="000000" w:themeColor="text1"/>
          <w:sz w:val="22"/>
          <w:szCs w:val="22"/>
          <w:highlight w:val="yellow"/>
        </w:rPr>
        <w:t xml:space="preserve">Vandeplas </w:t>
      </w:r>
      <w:commentRangeEnd w:id="112"/>
      <w:r w:rsidRPr="00F153D8">
        <w:rPr>
          <w:sz w:val="16"/>
          <w:szCs w:val="16"/>
          <w:highlight w:val="yellow"/>
          <w:lang w:eastAsia="en-US"/>
        </w:rPr>
        <w:commentReference w:id="112"/>
      </w:r>
      <w:r w:rsidRPr="00F153D8">
        <w:rPr>
          <w:rFonts w:eastAsia="EC Square Sans Pro" w:cs="EC Square Sans Pro"/>
          <w:color w:val="000000" w:themeColor="text1"/>
          <w:sz w:val="22"/>
          <w:szCs w:val="22"/>
          <w:highlight w:val="yellow"/>
        </w:rPr>
        <w:t>et al. (2022)</w:t>
      </w:r>
      <w:r w:rsidRPr="0030442C">
        <w:rPr>
          <w:rFonts w:eastAsia="EC Square Sans Pro" w:cs="EC Square Sans Pro"/>
          <w:color w:val="000000" w:themeColor="text1"/>
          <w:sz w:val="22"/>
          <w:szCs w:val="22"/>
        </w:rPr>
        <w:t xml:space="preserve"> identifies significant </w:t>
      </w:r>
      <w:r w:rsidRPr="0030442C">
        <w:rPr>
          <w:rFonts w:eastAsia="EC Square Sans Pro" w:cs="EC Square Sans Pro"/>
          <w:b/>
          <w:bCs/>
          <w:color w:val="000000" w:themeColor="text1"/>
          <w:sz w:val="22"/>
          <w:szCs w:val="22"/>
        </w:rPr>
        <w:t>job creation potential</w:t>
      </w:r>
      <w:r w:rsidRPr="0030442C">
        <w:rPr>
          <w:rFonts w:eastAsia="EC Square Sans Pro" w:cs="EC Square Sans Pro"/>
          <w:color w:val="000000" w:themeColor="text1"/>
          <w:sz w:val="22"/>
          <w:szCs w:val="22"/>
        </w:rPr>
        <w:t xml:space="preserve"> through adaptation projects, particularly in vulnerable regions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{"citationID":"LgCGyE2P","properties":{"formattedCitation":"[56], [57]","plainCitation":"[56], [57]","noteIndex":0},"citationItems":[{"id":2846,"uris":["http://zotero.org/groups/5272309/items/WNUZ4PKE"],"itemData":{"id":2846,"type":"webpage","language":"en","title":"Eu green infrastructure strategy","URL":"https://climate-adapt.eea.europa.eu/en/metadata/publications/eu-green-infrastructure-strategy","accessed":{"date-parts":[["2024",10,30]]}}},{"id":2840,"uris":["http://zotero.org/groups/5272309/items/IAJE7DM5"],"itemData":{"id":2840,"type":"article-journal","abstract":"We study the impact of climate change mitigation policies intended to reach the Paris Agreement’s two-degree target on the structure of European labour markets. Employing a three-sector macro-econometric model with a rich labour market extension, we show that the measures targeted at shrinking the use of fossil fuels in electricity generation and the road transport sector – both of which have an overall modest, positive impact on GDP and total employment – could make occupational structure less unequal and polarised in 2030, the target deadline. This could occur in more than half of the European Union’s member states, particularly where the industries most affected by the transition to a low-carbon economy (i.e., mining and quarrying, utilities and manufacturing of coke and refined petroleum products) remain most important.","container-title":"Ecological Economics","DOI":"10.1016/j.ecolecon.2023.108022","ISSN":"0921-8009","journalAbbreviation":"Ecological Economics","page":"108022","source":"ScienceDirect","title":"The impact of climate change mitigation policies on European labour markets","volume":"216","author":[{"family":"Alexandri","given":"Eva"},{"family":"Antón","given":"José-Ignacio"},{"family":"Lewney","given":"Richard"}],"issued":{"date-parts":[["2024",2,1]]}}}],"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[56], [57]</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2627BF6C" w14:textId="3BDA874C" w:rsidR="0030442C" w:rsidRPr="0030442C" w:rsidRDefault="0030442C" w:rsidP="0030442C">
      <w:pPr>
        <w:spacing w:before="240" w:after="240"/>
        <w:rPr>
          <w:rFonts w:eastAsia="Calibri" w:cs="Calibri"/>
          <w:b/>
          <w:bCs/>
          <w:color w:val="000000" w:themeColor="text1"/>
          <w:sz w:val="22"/>
          <w:szCs w:val="22"/>
        </w:rPr>
      </w:pPr>
      <w:r w:rsidRPr="0030442C">
        <w:rPr>
          <w:rFonts w:eastAsia="EC Square Sans Pro" w:cs="EC Square Sans Pro"/>
          <w:b/>
          <w:bCs/>
          <w:color w:val="000000" w:themeColor="text1"/>
          <w:sz w:val="22"/>
          <w:szCs w:val="22"/>
        </w:rPr>
        <w:t>Innovation and Economic Potential</w:t>
      </w:r>
      <w:r w:rsidRPr="0030442C">
        <w:rPr>
          <w:rFonts w:eastAsia="EC Square Sans Pro" w:cs="EC Square Sans Pro"/>
          <w:color w:val="000000" w:themeColor="text1"/>
          <w:sz w:val="22"/>
          <w:szCs w:val="22"/>
        </w:rPr>
        <w:t xml:space="preserve">: The adaptation challenge presents opportunities for EU leadership. The European Commission identifies emerging markets for adaptation technologies and services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{"citationID":"UeATDfBC","properties":{"formattedCitation":"[58]","plainCitation":"[58]","noteIndex":0},"citationItems":[{"id":2845,"uris":["http://zotero.org/groups/5272309/items/66YWIYG3"],"itemData":{"id":2845,"type":"webpage","abstract":"How we can adapt to the impacts of climate change and become climate resilient by 2050.","language":"en","title":"Eu adaptation strategy - european commission","URL":"https://climate.ec.europa.eu/eu-action/adaptation-climate-change/eu-adaptation-strategy_en","accessed":{"date-parts":[["2024",10,30]]}}}],"schema":"https://github.com/citation-style-language/schema/raw/master/csl-citation.json"}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[58]</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Cross-border cooperation</w:t>
      </w:r>
      <w:r w:rsidRPr="0030442C">
        <w:rPr>
          <w:rFonts w:eastAsia="EC Square Sans Pro" w:cs="EC Square Sans Pro"/>
          <w:color w:val="000000" w:themeColor="text1"/>
          <w:sz w:val="22"/>
          <w:szCs w:val="22"/>
        </w:rPr>
        <w:t xml:space="preserve"> on shared climate risks can strengthen EU cohesion, while </w:t>
      </w:r>
      <w:r w:rsidRPr="0030442C">
        <w:rPr>
          <w:rFonts w:eastAsia="EC Square Sans Pro" w:cs="EC Square Sans Pro"/>
          <w:b/>
          <w:bCs/>
          <w:color w:val="000000" w:themeColor="text1"/>
          <w:sz w:val="22"/>
          <w:szCs w:val="22"/>
        </w:rPr>
        <w:t>technological innovation</w:t>
      </w:r>
      <w:r w:rsidRPr="0030442C">
        <w:rPr>
          <w:rFonts w:eastAsia="EC Square Sans Pro" w:cs="EC Square Sans Pro"/>
          <w:color w:val="000000" w:themeColor="text1"/>
          <w:sz w:val="22"/>
          <w:szCs w:val="22"/>
        </w:rPr>
        <w:t xml:space="preserve"> in areas like early warning systems shows benefit-cost ratios exceeding 1:10</w:t>
      </w:r>
      <w:r w:rsidRPr="0030442C">
        <w:rPr>
          <w:rFonts w:eastAsia="EC Square Sans Pro" w:cs="EC Square Sans Pro"/>
          <w:b/>
          <w:bCs/>
          <w:color w:val="000000" w:themeColor="text1"/>
          <w:sz w:val="22"/>
          <w:szCs w:val="22"/>
        </w:rPr>
        <w:t xml:space="preserve"> </w:t>
      </w:r>
      <w:r w:rsidRPr="0030442C">
        <w:rPr>
          <w:rFonts w:eastAsia="EC Square Sans Pro" w:cs="EC Square Sans Pro"/>
          <w:b/>
          <w:bCs/>
          <w:color w:val="000000" w:themeColor="text1"/>
          <w:sz w:val="22"/>
          <w:szCs w:val="22"/>
        </w:rPr>
        <w:fldChar w:fldCharType="begin"/>
      </w:r>
      <w:r w:rsidR="006B6AEE">
        <w:rPr>
          <w:rFonts w:eastAsia="EC Square Sans Pro" w:cs="EC Square Sans Pro"/>
          <w:b/>
          <w:bCs/>
          <w:color w:val="000000" w:themeColor="text1"/>
          <w:sz w:val="22"/>
          <w:szCs w:val="22"/>
        </w:rPr>
        <w:instrText xml:space="preserve"> ADDIN ZOTERO_ITEM CSL_CITATION {"citationID":"x58kxigH","properties":{"formattedCitation":"[59], [60]","plainCitation":"[59], [60]","noteIndex":0},"citationItems":[{"id":2754,"uris":["http://zotero.org/groups/5272309/items/ZTDGJVJF"],"itemData":{"id":2754,"type":"book","event-place":"LU","language":"eng","publisher":"Publications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Centre."}],"accessed":{"date-parts":[["2024",10,2]]},"issued":{"date-parts":[["2023"]]}}},{"id":2838,"uris":["http://zotero.org/groups/5272309/items/WEV6EMZU"],"itemData":{"id":2838,"type":"webpage","abstract":"Research for REGI committee - Climate adaptation using Cohesion Policy:  Fostering adaptation, regional resilience and economic sustainability","language":"en","title":"Research for regi committee - climate adaptation using cohesion policy: fostering adaptation, regional resilience and economic sustainability | think tank | european parliament","title-short":"Research for regi committee - climate adaptation using cohesion policy","URL":"https://www.europarl.europa.eu/thinktank/en/document/IPOL_STU(2024)752459","accessed":{"date-parts":[["2024",10,30]]}}}],"schema":"https://github.com/citation-style-language/schema/raw/master/csl-citation.json"} </w:instrText>
      </w:r>
      <w:r w:rsidRPr="0030442C">
        <w:rPr>
          <w:rFonts w:eastAsia="EC Square Sans Pro" w:cs="EC Square Sans Pro"/>
          <w:b/>
          <w:bCs/>
          <w:color w:val="000000" w:themeColor="text1"/>
          <w:sz w:val="22"/>
          <w:szCs w:val="22"/>
        </w:rPr>
        <w:fldChar w:fldCharType="separate"/>
      </w:r>
      <w:r w:rsidR="006B6AEE" w:rsidRPr="006B6AEE">
        <w:rPr>
          <w:rFonts w:eastAsia="EC Square Sans Pro"/>
          <w:sz w:val="22"/>
        </w:rPr>
        <w:t>[59], [60]</w:t>
      </w:r>
      <w:r w:rsidRPr="0030442C">
        <w:rPr>
          <w:rFonts w:eastAsia="EC Square Sans Pro" w:cs="EC Square Sans Pro"/>
          <w:b/>
          <w:bCs/>
          <w:color w:val="000000" w:themeColor="text1"/>
          <w:sz w:val="22"/>
          <w:szCs w:val="22"/>
        </w:rPr>
        <w:fldChar w:fldCharType="end"/>
      </w:r>
      <w:r w:rsidRPr="0030442C">
        <w:rPr>
          <w:rFonts w:eastAsia="EC Square Sans Pro" w:cs="EC Square Sans Pro"/>
          <w:b/>
          <w:bCs/>
          <w:color w:val="000000" w:themeColor="text1"/>
          <w:sz w:val="22"/>
          <w:szCs w:val="22"/>
        </w:rPr>
        <w:t>.</w:t>
      </w:r>
      <w:r w:rsidRPr="0030442C">
        <w:rPr>
          <w:rFonts w:eastAsia="Calibri" w:cs="Calibri"/>
          <w:b/>
          <w:bCs/>
          <w:color w:val="000000" w:themeColor="text1"/>
          <w:sz w:val="22"/>
          <w:szCs w:val="22"/>
        </w:rPr>
        <w:t xml:space="preserve"> </w:t>
      </w:r>
    </w:p>
    <w:p w14:paraId="5DE74842" w14:textId="0EFBF8D6" w:rsidR="0030442C" w:rsidRPr="0030442C" w:rsidRDefault="0030442C" w:rsidP="0030442C">
      <w:pPr>
        <w:spacing w:line="276" w:lineRule="auto"/>
        <w:rPr>
          <w:rFonts w:eastAsia="EC Square Sans Pro" w:cs="EC Square Sans Pro"/>
          <w:sz w:val="22"/>
          <w:szCs w:val="22"/>
        </w:rPr>
      </w:pPr>
      <w:r w:rsidRPr="312E5328">
        <w:rPr>
          <w:rFonts w:eastAsia="EC Square Sans Pro" w:cs="EC Square Sans Pro"/>
          <w:b/>
          <w:bCs/>
          <w:sz w:val="22"/>
          <w:szCs w:val="22"/>
        </w:rPr>
        <w:t xml:space="preserve">Reducing the information gap by providing data and methodologies to assess climate risks: </w:t>
      </w:r>
      <w:r w:rsidRPr="312E5328">
        <w:rPr>
          <w:rFonts w:eastAsia="EC Square Sans Pro" w:cs="EC Square Sans Pro"/>
          <w:sz w:val="22"/>
          <w:szCs w:val="22"/>
        </w:rPr>
        <w:t xml:space="preserve">The EC is already engaged in providing better access to climate risk data and assessment, as proved by the 2024 European Climate Risk Assessment (a report from the EEA regarding the identification and evaluation of climate risks) </w:t>
      </w:r>
      <w:r w:rsidRPr="312E5328">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{"citationID":"zKiRDJYt","properties":{"formattedCitation":"[47]","plainCitation":"[47]","noteIndex":0},"citationItems":[{"id":2655,"uris":["http://zotero.org/groups/5272309/items/W9QIEGW3"],"itemData":{"id":2655,"type":"webpage","abstract":"The first European Climate Risk Assessment (EUCRA) identifies 36 climate risks that pose a threat to Europe’s energy and food security, ecosystems, infrastructure, water resources, financial stability, and people’s health. It shows that many of these risks have already reached critical levels and can become catastrophic without urgent and decisive action. The knowledge in this first-of-its-kind assessment is synthesised to support strategic policymaking.","container-title":"European Environment Agency","genre":"Publication","language":"en","title":"European climate risk assessment","URL":"https://www.eea.europa.eu/publications/european-climate-risk-assessment","accessed":{"date-parts":[["2024",10,30]]}}}],"schema":"https://github.com/citation-style-language/schema/raw/master/csl-citation.json"} </w:instrText>
      </w:r>
      <w:r w:rsidRPr="312E5328">
        <w:rPr>
          <w:rFonts w:eastAsia="EC Square Sans Pro" w:cs="EC Square Sans Pro"/>
          <w:sz w:val="22"/>
          <w:szCs w:val="22"/>
        </w:rPr>
        <w:fldChar w:fldCharType="separate"/>
      </w:r>
      <w:r w:rsidR="006B6AEE" w:rsidRPr="006B6AEE">
        <w:rPr>
          <w:rFonts w:eastAsia="EC Square Sans Pro"/>
          <w:sz w:val="22"/>
        </w:rPr>
        <w:t>[47]</w:t>
      </w:r>
      <w:r w:rsidRPr="312E5328">
        <w:rPr>
          <w:rFonts w:eastAsia="EC Square Sans Pro" w:cs="EC Square Sans Pro"/>
          <w:sz w:val="22"/>
          <w:szCs w:val="22"/>
        </w:rPr>
        <w:fldChar w:fldCharType="end"/>
      </w:r>
      <w:r w:rsidRPr="0030442C">
        <w:rPr>
          <w:rFonts w:eastAsia="EC Square Sans Pro" w:cs="EC Square Sans Pro"/>
          <w:sz w:val="22"/>
          <w:szCs w:val="22"/>
          <w:vertAlign w:val="superscript"/>
        </w:rPr>
        <w:t xml:space="preserve"> </w:t>
      </w:r>
      <w:r w:rsidRPr="0030442C">
        <w:rPr>
          <w:rFonts w:eastAsia="EC Square Sans Pro" w:cs="EC Square Sans Pro"/>
          <w:sz w:val="22"/>
          <w:szCs w:val="22"/>
        </w:rPr>
        <w:t xml:space="preserve">and the JRC Risk Data Hub (a multi-hazard geo-portal mapping climate risk into the EU territories)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{"citationID":"tPt2NWl7","properties":{"formattedCitation":"[61]","plainCitation":"[61]","noteIndex":0},"citationItems":[{"id":3118,"uris":["http://zotero.org/groups/5272309/items/RYSM8JF5"],"itemData":{"id":3118,"type":"post-weblog","abstract":"The Risk Data Hub (RDH) of the Disaster Risk Management Knowledge Centre (DRMKC) is a pioneering platform designed to centralize and standardize risk, damage and loss data at a pan-European level. Developed with the goal of supporting risk assessment and risk analysis processes, the RDH facilitates the collection, sharing, and analysis of data that is crucial for understanding and mitigating risks. This comprehensive repository offers a variety of datasets, tools, and resources that can be utilized by policymakers, researchers, and practitioners in the field of disaster risk reduction.","title":"DRMKC - Risk Data Hub","URL":"https://drmkc.jrc.ec.europa.eu/risk-data-hub/#/","author":[{"family":"European Commision","given":""}],"accessed":{"date-parts":[["2025",3,2]]}}}],"schema":"https://github.com/citation-style-language/schema/raw/master/csl-citation.json"}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[61]</w:t>
      </w:r>
      <w:r w:rsidRPr="0030442C">
        <w:rPr>
          <w:rFonts w:eastAsia="EC Square Sans Pro" w:cs="EC Square Sans Pro"/>
          <w:sz w:val="22"/>
          <w:szCs w:val="22"/>
        </w:rPr>
        <w:fldChar w:fldCharType="end"/>
      </w:r>
      <w:r w:rsidRPr="0030442C">
        <w:rPr>
          <w:rFonts w:eastAsia="EC Square Sans Pro" w:cs="EC Square Sans Pro"/>
          <w:sz w:val="22"/>
          <w:szCs w:val="22"/>
        </w:rPr>
        <w:t xml:space="preserve">. More and better climate-related risk and loss data is also advocated by the new EU Strategy on Adaptation to Climate Change (2021)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{"citationID":"NabIzKte","properties":{"formattedCitation":"[62]","plainCitation":"[62]","noteIndex":0},"citationItems":[{"id":180,"uris":["http://zotero.org/groups/5272309/items/FQG5KP6C"],"itemData":{"id":180,"type":"bill","language":"en","title":"COMMUNICATION FROM THE COMMISSION TO THE EUROPEAN PARLIAMENT, THE COUNCIL, THE EUROPEAN ECONOMIC AND SOCIAL COMMITTEE AND THE COMMITTEE OF THE REGIONS Forging a climate-resilient Europe - the new EU Strategy on Adaptation to Climate Change","title-short":"COM(2021) 82","URL":"https://eur-lex.europa.eu/legal-content/en/TXT/?uri=CELEX:52021DC0082","accessed":{"date-parts":[["2023",11,29]]},"issued":{"date-parts":[["2021"]]}}}],"schema":"https://github.com/citation-style-language/schema/raw/master/csl-citation.json"}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[62]</w:t>
      </w:r>
      <w:r w:rsidRPr="0030442C">
        <w:rPr>
          <w:rFonts w:eastAsia="EC Square Sans Pro" w:cs="EC Square Sans Pro"/>
          <w:sz w:val="22"/>
          <w:szCs w:val="22"/>
        </w:rPr>
        <w:fldChar w:fldCharType="end"/>
      </w:r>
      <w:r w:rsidRPr="0030442C">
        <w:rPr>
          <w:rFonts w:eastAsia="EC Square Sans Pro" w:cs="EC Square Sans Pro"/>
          <w:sz w:val="22"/>
          <w:szCs w:val="22"/>
        </w:rPr>
        <w:t>.</w:t>
      </w:r>
      <w:r w:rsidRPr="0030442C">
        <w:rPr>
          <w:rFonts w:eastAsia="EC Square Sans Pro" w:cs="EC Square Sans Pro"/>
          <w:sz w:val="22"/>
          <w:szCs w:val="22"/>
          <w:vertAlign w:val="superscript"/>
        </w:rPr>
        <w:t xml:space="preserve"> </w:t>
      </w:r>
      <w:r w:rsidRPr="0030442C">
        <w:rPr>
          <w:rFonts w:eastAsia="EC Square Sans Pro" w:cs="EC Square Sans Pro"/>
          <w:sz w:val="22"/>
          <w:szCs w:val="22"/>
        </w:rPr>
        <w:t xml:space="preserve">At the same time, the EC recognizes the need for a comprehensive framework for climate risk adaptation assessment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{"citationID":"af49g4m47c","properties":{"formattedCitation":"[63]","plainCitation":"[63]","noteIndex":0},"citationItems":[{"id":3057,"uris":["http://zotero.org/groups/5272309/items/QBICYKS9"],"itemData":{"id":3057,"type":"bill","language":"en","title":"COMMISSION STAFF WORKING DOCUMENT IMPACT ASSESSMENT REPORT Accompanying the document COMMUNICATION FROM THE COMMISSION TO THE EUROPEAN PARLIAMENT, THE COUNCIL, THE ECONOMIC AND SOCIAL COMMITTEE AND THE COMMITTEE OF THE REGIONS Forging a climate-resilient Europe - The new EU Strategy on Adaptation to Climate Change","URL":"https://eur-lex.europa.eu/legal-content/EN/ALL/?uri=CELEX:52021SC0025","accessed":{"date-parts":[["2025",2,10]]},"issued":{"date-parts":[["2021"]]}}}],"schema":"https://github.com/citation-style-language/schema/raw/master/csl-citation.json"} </w:instrText>
      </w:r>
      <w:r w:rsidRPr="0030442C">
        <w:rPr>
          <w:rFonts w:eastAsia="EC Square Sans Pro" w:cs="EC Square Sans Pro"/>
          <w:sz w:val="22"/>
          <w:szCs w:val="22"/>
        </w:rPr>
        <w:fldChar w:fldCharType="separate"/>
      </w:r>
      <w:r w:rsidR="006B6AEE" w:rsidRPr="006B6AEE">
        <w:rPr>
          <w:sz w:val="22"/>
        </w:rPr>
        <w:t>[63]</w:t>
      </w:r>
      <w:r w:rsidRPr="0030442C">
        <w:rPr>
          <w:rFonts w:eastAsia="EC Square Sans Pro" w:cs="EC Square Sans Pro"/>
          <w:sz w:val="22"/>
          <w:szCs w:val="22"/>
        </w:rPr>
        <w:fldChar w:fldCharType="end"/>
      </w:r>
      <w:r w:rsidRPr="0030442C">
        <w:t xml:space="preserve"> </w:t>
      </w:r>
      <w:r w:rsidRPr="0030442C">
        <w:rPr>
          <w:rFonts w:eastAsia="EC Square Sans Pro" w:cs="EC Square Sans Pro"/>
          <w:sz w:val="22"/>
          <w:szCs w:val="22"/>
        </w:rPr>
        <w:t>so further efforts will be necessary to extend data coverage and access and to diffuse harmonised risk assessment methodologies and standards. To address these barriers, EU MS can help by increasing the availability of data to assess localised climate risk and vulnerability</w:t>
      </w:r>
    </w:p>
    <w:p w14:paraId="0CCBE465" w14:textId="140AE8A5" w:rsidR="0030442C" w:rsidRPr="0030442C" w:rsidRDefault="0030442C" w:rsidP="0030442C">
      <w:pPr>
        <w:keepNext/>
        <w:spacing w:before="240" w:line="257" w:lineRule="auto"/>
        <w:ind w:left="862" w:hanging="862"/>
        <w:rPr>
          <w:bCs/>
          <w:i/>
          <w:iCs/>
          <w:color w:val="70AD47" w:themeColor="accent6"/>
          <w:sz w:val="22"/>
          <w:szCs w:val="22"/>
        </w:rPr>
      </w:pPr>
      <w:r w:rsidRPr="0030442C">
        <w:rPr>
          <w:bCs/>
          <w:i/>
          <w:iCs/>
          <w:color w:val="70AD47" w:themeColor="accent6"/>
          <w:sz w:val="22"/>
          <w:szCs w:val="22"/>
        </w:rPr>
        <w:t xml:space="preserve">From </w:t>
      </w:r>
      <w:r w:rsidR="6694C217" w:rsidRPr="24B14FC5">
        <w:rPr>
          <w:i/>
          <w:iCs/>
          <w:color w:val="70AD47" w:themeColor="accent6"/>
          <w:sz w:val="22"/>
          <w:szCs w:val="22"/>
        </w:rPr>
        <w:t>Numbers</w:t>
      </w:r>
      <w:r w:rsidRPr="0030442C">
        <w:rPr>
          <w:bCs/>
          <w:i/>
          <w:iCs/>
          <w:color w:val="70AD47" w:themeColor="accent6"/>
          <w:sz w:val="22"/>
          <w:szCs w:val="22"/>
        </w:rPr>
        <w:t xml:space="preserve"> to Implementation</w:t>
      </w:r>
    </w:p>
    <w:p w14:paraId="0505B70F" w14:textId="764B3F91" w:rsidR="0030442C" w:rsidRPr="0030442C" w:rsidRDefault="0030442C" w:rsidP="0030442C">
      <w:pPr>
        <w:spacing w:before="240" w:after="240" w:line="257" w:lineRule="auto"/>
        <w:rPr>
          <w:rFonts w:eastAsia="EC Square Sans Pro" w:cs="EC Square Sans Pro"/>
          <w:sz w:val="22"/>
          <w:szCs w:val="22"/>
        </w:rPr>
      </w:pPr>
      <w:del w:id="113" w:author="GASTALDI Chiara (JRC-ISPRA)" w:date="2025-03-25T15:09:00Z">
        <w:r w:rsidRPr="0030442C">
          <w:rPr>
            <w:rFonts w:eastAsia="EC Square Sans Pro" w:cs="EC Square Sans Pro"/>
            <w:sz w:val="22"/>
            <w:szCs w:val="22"/>
          </w:rPr>
          <w:delText xml:space="preserve">The analysis has shown that </w:delText>
        </w:r>
        <w:r w:rsidRPr="43B36107" w:rsidDel="0030442C">
          <w:rPr>
            <w:rFonts w:eastAsia="EC Square Sans Pro" w:cs="EC Square Sans Pro"/>
            <w:sz w:val="22"/>
            <w:szCs w:val="22"/>
          </w:rPr>
          <w:delText>w</w:delText>
        </w:r>
      </w:del>
      <w:ins w:id="114" w:author="GASTALDI Chiara (JRC-ISPRA)" w:date="2025-03-25T15:09:00Z">
        <w:r w:rsidR="1621B106" w:rsidRPr="43B36107">
          <w:rPr>
            <w:rFonts w:eastAsia="EC Square Sans Pro" w:cs="EC Square Sans Pro"/>
            <w:sz w:val="22"/>
            <w:szCs w:val="22"/>
          </w:rPr>
          <w:t>W</w:t>
        </w:r>
      </w:ins>
      <w:r w:rsidRPr="43B36107">
        <w:rPr>
          <w:rFonts w:eastAsia="EC Square Sans Pro" w:cs="EC Square Sans Pro"/>
          <w:sz w:val="22"/>
          <w:szCs w:val="22"/>
        </w:rPr>
        <w:t>hile</w:t>
      </w:r>
      <w:r w:rsidRPr="0030442C">
        <w:rPr>
          <w:rFonts w:eastAsia="EC Square Sans Pro" w:cs="EC Square Sans Pro"/>
          <w:sz w:val="22"/>
          <w:szCs w:val="22"/>
        </w:rPr>
        <w:t xml:space="preserve"> all EU Member States have adopted adaptation strategies, their effectiveness varies significantly, particularly in critical sectors like energy and transport. Moving forward requires addressing </w:t>
      </w:r>
      <w:del w:id="115" w:author="GASTALDI Chiara (JRC-ISPRA)" w:date="2025-03-25T15:09:00Z">
        <w:r w:rsidRPr="0030442C">
          <w:rPr>
            <w:rFonts w:eastAsia="EC Square Sans Pro" w:cs="EC Square Sans Pro"/>
            <w:sz w:val="22"/>
            <w:szCs w:val="22"/>
          </w:rPr>
          <w:delText xml:space="preserve">the </w:delText>
        </w:r>
      </w:del>
      <w:ins w:id="116" w:author="GASTALDI Chiara (JRC-ISPRA)" w:date="2025-03-25T15:09:00Z">
        <w:r w:rsidR="04FCCD8D" w:rsidRPr="552E3E11">
          <w:rPr>
            <w:rFonts w:eastAsia="EC Square Sans Pro" w:cs="EC Square Sans Pro"/>
            <w:sz w:val="22"/>
            <w:szCs w:val="22"/>
          </w:rPr>
          <w:t>a</w:t>
        </w:r>
      </w:ins>
      <w:r w:rsidRPr="552E3E11">
        <w:rPr>
          <w:rFonts w:eastAsia="EC Square Sans Pro" w:cs="EC Square Sans Pro"/>
          <w:sz w:val="22"/>
          <w:szCs w:val="22"/>
        </w:rPr>
        <w:t>fundamental</w:t>
      </w:r>
      <w:r w:rsidRPr="0030442C">
        <w:rPr>
          <w:rFonts w:eastAsia="EC Square Sans Pro" w:cs="EC Square Sans Pro"/>
          <w:sz w:val="22"/>
          <w:szCs w:val="22"/>
        </w:rPr>
        <w:t xml:space="preserve"> challenge</w:t>
      </w:r>
      <w:del w:id="117" w:author="GASTALDI Chiara (JRC-ISPRA)" w:date="2025-03-25T15:09:00Z">
        <w:r w:rsidRPr="0030442C">
          <w:rPr>
            <w:rFonts w:eastAsia="EC Square Sans Pro" w:cs="EC Square Sans Pro"/>
            <w:sz w:val="22"/>
            <w:szCs w:val="22"/>
          </w:rPr>
          <w:delText xml:space="preserve"> documented throughout this analysis</w:delText>
        </w:r>
      </w:del>
      <w:r w:rsidRPr="0030442C">
        <w:rPr>
          <w:rFonts w:eastAsia="EC Square Sans Pro" w:cs="EC Square Sans Pro"/>
          <w:sz w:val="22"/>
          <w:szCs w:val="22"/>
        </w:rPr>
        <w:t xml:space="preserve">: the lack of standardized methods to evaluate adaptation needs and benefits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{"citationID":"uRLjx6Wv","properties":{"formattedCitation":"[64], [65], [66]","plainCitation":"[64], [65], [66]","noteIndex":0},"citationItems":[{"id":2844,"uris":["http://zotero.org/groups/5272309/items/YBN42HW4"],"itemData":{"id":2844,"type":"webpage","abstract":"The European Commission has today adopted a new set of guidelines to assist Member States in updating and implementing comprehensive national adaptation strategies, plans and policies.","language":"en","title":"Building a climate-resilient future - European Commission","URL":"https://climate.ec.europa.eu/news-your-voice/news/building-climate-resilient-future-2023-07-26_en","accessed":{"date-parts":[["2024",10,30]]}}},{"id":2837,"uris":["http://zotero.org/groups/5272309/items/FDPEF7AA"],"itemData":{"id":2837,"type":"article-journal","container-title":"Mitigation and Adaptation Strategies for Global Change","DOI":"10.1007/s11027-015-9678-4","ISSN":"1381-2386, 1573-1596","issue":"2","journalAbbreviation":"Mitig Adapt Strateg Glob Change","language":"en","page":"187-209","source":"DOI.org (Crossref)","title":"Towards a framework to assess, compare and develop monitoring and evaluation of climate change adaptation in Europe","volume":"23","author":[{"family":"Klostermann","given":"Judith"},{"family":"Van De Sandt","given":"Kaj"},{"family":"Harley","given":"Mike"},{"family":"Hildén","given":"Mikael"},{"family":"Leiter","given":"Timo"},{"family":"Van Minnen","given":"Jelle"},{"family":"Pieterse","given":"Nico"},{"family":"Van Bree","given":"Leendert"}],"issued":{"date-parts":[["2018",2]]}}},{"id":2843,"uris":["http://zotero.org/groups/5272309/items/73MGLUIA"],"itemData":{"id":2843,"type":"article-journal","abstract":"EU Member States must implement environmental policy in accordance with the specified rules, including standards supporting the implementation of the adopted EU policies. The standards (target values) for the levels of environmental indicators are included in EU directives. Compliance with EU environmental standards is already bringing many benefits, but there is still much to be done. The aim of our study is to assess the current levels of environmental indicators in EU countries, since prompt achievement of their target values is a prerequisite for sustainable development in this area. A classical correspondence analysis was used to evaluate the degree of differentiation of the levels of indicators in the EU countries based on the data presented in a binary matrix of indicators. As a result, countries have been identified in which indicators monitoring the state of environmental protection have achieved a level in line with the target values indicated in EU directives, and those in which this level has not been achieved. The research procedure used in the article is universal in the sense that it can be used to assess the situation of the objects under study (countries, regions) regardless of the specifics of the phenomenon under study, provided that comparable data are available.","container-title":"Frontiers in Environmental Science","DOI":"10.3389/fenvs.2024.1324030","ISSN":"2296-665X","journalAbbreviation":"Front. Environ. Sci.","page":"1324030","source":"DOI.org (Crossref)","title":"Sustainable development and the degree of implementation of European Union environmental directives","volume":"12","author":[{"family":"Bąk","given":"Iwona"},{"family":"Wawrzyniak","given":"Katarzyna"},{"family":"Sulikowski","given":"Piotr"}],"issued":{"date-parts":[["2024",4,10]]}}}],"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[64], [65], [66]</w:t>
      </w:r>
      <w:r w:rsidRPr="0030442C">
        <w:rPr>
          <w:rFonts w:eastAsia="EC Square Sans Pro" w:cs="EC Square Sans Pro"/>
          <w:sz w:val="22"/>
          <w:szCs w:val="22"/>
        </w:rPr>
        <w:fldChar w:fldCharType="end"/>
      </w:r>
      <w:r w:rsidRPr="0030442C">
        <w:rPr>
          <w:rFonts w:eastAsia="EC Square Sans Pro" w:cs="EC Square Sans Pro"/>
          <w:sz w:val="22"/>
          <w:szCs w:val="22"/>
        </w:rPr>
        <w:t xml:space="preserve">. This gap affects both policy design and the capacity to mobilize private investment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{"citationID":"uxGvxihK","properties":{"formattedCitation":"[49], [67], [68], [69]","plainCitation":"[49], [67], [68], [69]","noteIndex":0},"citationItems":[{"id":2849,"uris":["http://zotero.org/groups/5272309/items/XJR4NXJX"],"itemData":{"id":2849,"type":"webpage","language":"en","title":"Financial","URL":"https://climate-adapt.eea.europa.eu/en/eu-adaptation-policy/sector-policies/financial","accessed":{"date-parts":[["2024",10,30]]}}},{"id":2833,"uris":["http://zotero.org/groups/5272309/items/ZHAYQBFP"],"itemData":{"id":2833,"type":"book","abstract":"The third edition of the EIB Climate Survey shows that COVID-19 has changed people’s perception of the climate emergency. Most Europeans now consider the pandemic to be the greatest challenge facing their countries, but climate change remains a crucial issue.","ISBN":"978-92-861-5021-0","language":"EN","publisher":"European Investment Bank","source":"www.eib.org","title":"The EIB Climate Survey 2020-2021 - The climate crisis in a COVID-19 world: calls for a green recovery","title-short":"The EIB Climate Survey 2020-2021 - The climate crisis in a COVID-19 world","URL":"https://www.eib.org/en/publications/the-eib-climate-survey-2020-2021","author":[{"family":"Bank","given":"European Investment"}],"accessed":{"date-parts":[["2024",10,30]]},"issued":{"date-parts":[["2021",5,31]]}}},{"id":2832,"uris":["http://zotero.org/groups/5272309/items/LNDPCQ96"],"itemData":{"id":2832,"type":"webpage","language":"en","title":"Innovative financial instruments for climate adaptation","URL":"https://climate-adapt.eea.europa.eu/en/metadata/portals/innovative-financial-instruments-for-climate-adaptation","accessed":{"date-parts":[["2024",10,30]]}}},{"id":2831,"uris":["http://zotero.org/groups/5272309/items/2LJUDPQN"],"itemData":{"id":2831,"type":"webpage","abstract":"Closing the gap between available financing for climate change adaptation and the needs of developing countries requires looking beyond traditional sources of finance—i.e., grants and (concessional) loans—to innovative financial instruments and mechanisms that can unlock (private) investment. These instruments are increasingly viewed as a means to scale up the investment needed for countries to achieve […]","container-title":"NAP Global Network","language":"en-US","title":"Inventory of innovative financial instruments for climate change adaptation","URL":"https://napglobalnetwork.org/innovative-financing/","accessed":{"date-parts":[["2024",10,30]]}}}],"schema":"https://github.com/citation-style-language/schema/raw/master/csl-citation.json"}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[49], [67], [68], [69]</w:t>
      </w:r>
      <w:r w:rsidRPr="0030442C">
        <w:rPr>
          <w:rFonts w:eastAsia="EC Square Sans Pro" w:cs="EC Square Sans Pro"/>
          <w:sz w:val="22"/>
          <w:szCs w:val="22"/>
        </w:rPr>
        <w:fldChar w:fldCharType="end"/>
      </w:r>
      <w:r w:rsidRPr="0030442C">
        <w:rPr>
          <w:rFonts w:eastAsia="EC Square Sans Pro" w:cs="EC Square Sans Pro"/>
          <w:sz w:val="22"/>
          <w:szCs w:val="22"/>
        </w:rPr>
        <w:t>.</w:t>
      </w:r>
    </w:p>
    <w:p w14:paraId="474C6F0C" w14:textId="73A20BB8" w:rsidR="0030442C" w:rsidRPr="0030442C" w:rsidRDefault="0030442C" w:rsidP="0030442C">
      <w:pPr>
        <w:spacing w:before="240" w:after="240" w:line="257" w:lineRule="auto"/>
        <w:rPr>
          <w:rFonts w:eastAsia="EC Square Sans Pro" w:cs="EC Square Sans Pro"/>
          <w:sz w:val="22"/>
          <w:szCs w:val="22"/>
        </w:rPr>
      </w:pPr>
      <w:r w:rsidRPr="0030442C">
        <w:rPr>
          <w:rFonts w:eastAsia="EC Square Sans Pro" w:cs="EC Square Sans Pro"/>
          <w:sz w:val="22"/>
          <w:szCs w:val="22"/>
        </w:rPr>
        <w:t xml:space="preserve">The EU Adaptation Strategy provides a framework to address these challenges through three complementary approaches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{"citationID":"Z33OMpwZ","properties":{"formattedCitation":"[70], [71]","plainCitation":"[70], [71]","noteIndex":0},"citationItems":[{"id":3002,"uris":["http://zotero.org/groups/5272309/items/I9D7ZQ2Y"],"itemData":{"id":3002,"type":"bill","language":"en","title":"Report from the commission to the european parliament and the council eu climate action progress report 2023","URL":"https://eur-lex.europa.eu/legal-content/EN/TXT/?uri=CELEX:52023DC0653","accessed":{"date-parts":[["2024",10,30]]},"issued":{"date-parts":[["2023"]]}}},{"id":2819,"uris":["http://zotero.org/groups/5272309/items/WXRTGKMK"],"itemData":{"id":2819,"type":"post-weblog","abstract":"This paper offers the EEB's assessment of the 2021 EU Strategy for Adaptation to Climate Change.","container-title":"EEB - The European Environmental Bureau","language":"en-US","title":"First assessment of the eu’s 2021 adaptation strategy - eeb","URL":"https://eeb.org/library/first-assessment-of-the-eus-2021-adaptation-strategy-eeb/","accessed":{"date-parts":[["2024",10,30]]}}}],"schema":"https://github.com/citation-style-language/schema/raw/master/csl-citation.json"}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[70], [71]</w:t>
      </w:r>
      <w:r w:rsidRPr="0030442C">
        <w:rPr>
          <w:rFonts w:eastAsia="EC Square Sans Pro" w:cs="EC Square Sans Pro"/>
          <w:sz w:val="22"/>
          <w:szCs w:val="22"/>
        </w:rPr>
        <w:fldChar w:fldCharType="end"/>
      </w:r>
      <w:r w:rsidRPr="0030442C">
        <w:rPr>
          <w:rFonts w:eastAsia="EC Square Sans Pro" w:cs="EC Square Sans Pro"/>
          <w:sz w:val="22"/>
          <w:szCs w:val="22"/>
        </w:rPr>
        <w:t>: Financial innovation to overcome investment barriers, policy integration to mainstream adaptation across sectors, and capacity building to address regional disparities. While the mechanisms for effective adaptation exist, accelerating implementation requires better coordination between governance levels and clearer methods for assessing progress.</w:t>
      </w:r>
    </w:p>
    <w:p w14:paraId="5A4D0CD4" w14:textId="7E29FC7D" w:rsidR="0030442C" w:rsidRPr="0030442C" w:rsidRDefault="0030442C" w:rsidP="0030442C">
      <w:pPr>
        <w:spacing w:before="240" w:after="240"/>
        <w:rPr>
          <w:rFonts w:eastAsia="EC Square Sans Pro" w:cs="EC Square Sans Pro"/>
          <w:color w:val="000000" w:themeColor="text1"/>
          <w:sz w:val="22"/>
          <w:szCs w:val="22"/>
        </w:rPr>
      </w:pPr>
      <w:r w:rsidRPr="05A08F63">
        <w:rPr>
          <w:rFonts w:eastAsia="EC Square Sans Pro" w:cs="EC Square Sans Pro"/>
          <w:color w:val="000000" w:themeColor="text1"/>
          <w:sz w:val="22"/>
          <w:szCs w:val="22"/>
        </w:rPr>
        <w:lastRenderedPageBreak/>
        <w:t xml:space="preserve">Current evidence demonstrates that early, strategic action delivers multiple returns across EU policy objectives </w:t>
      </w:r>
      <w:r w:rsidRPr="05A08F63">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{"citationID":"Mvak1stl","properties":{"formattedCitation":"[72], [73], [74]","plainCitation":"[72], [73], [74]","noteIndex":0},"citationItems":[{"id":2818,"uris":["http://zotero.org/groups/5272309/items/5225BRAZ"],"itemData":{"id":2818,"type":"article-journal","abstract":"Recently, reported long-term climate change consequences, such as rising temperatures and melting glaciers, have emphasized mitigation and adaptation actions. While moderating the severity of climate changes, precautionary human actions can also protect the natural environment and human societies. Furthermore, public and private collaboration can leverage resources and expertise, resulting in more impactful mitigation and adaptation actions for effective climate change responses. A coordinated and strategic approach is necessary in order to prioritize these actions across different scales, enabling us to maximize the benefits of climate action and ensure a coordinated response to this global challenge. This study examines the interplay between climate mitigation and adaptation actions in Greece and the European Union (EU). We conducted a literature search using relevant keywords. The search results were systematically approached in alignment with two pairs of thematic homologous entities, enabling the review of these literature findings to be organized and holistically investigated. In this respect, the three fields of agriculture, energy, and multi-parametric determinants of climate neutrality have emerged and been discussed. Our analysis also focused on the key implemented and planned mitigation and adaptation climate actions. Through this review, we identified the most important motives and challenges related to joint adaptation and mitigation actions. Our findings underscore the need for a comprehensive approach to climate action planning that incorporates both adaptation and mitigation measures.","container-title":"Climate","DOI":"10.3390/cli11050105","ISSN":"2225-1154","issue":"5","journalAbbreviation":"Climate","language":"en","page":"105","source":"DOI.org (Crossref)","title":"Enhancing climate neutrality and resilience through coordinated climate action: review of the synergies between mitigation and adaptation actions","title-short":"Enhancing climate neutrality and resilience through coordinated climate action","volume":"11","author":[{"family":"Kyriakopoulos","given":"Grigorios L."},{"family":"Sebos","given":"Ioannis"}],"issued":{"date-parts":[["2023",5,10]]}}},{"id":2817,"uris":["http://zotero.org/groups/5272309/items/HH8Z4XBD"],"itemData":{"id":2817,"type":"article-journal","abstract":"The concept of sustainable development integrates activities in the economic, environmental and social areas. Energy policy, which is very closely linked to climate protection, is of key importance for achieving the goals of the concept in question. All these elements are connected by the European Green Deal strategy and Agenda 2030. Their implementation requires the evaluation of previous actions undertaken within the framework of sustainable development and the diagnosis of the current state. Therefore, this article presents the results of such research in relation to the key industry connected with this process, which is the energy sector. The research methodology was based on the analysis of 14 indicators that characterize four basic areas (dimensions) related to energy and climate sustainability. These indicators concern energy and climate as well as social and economic issues. This approach makes it possible to comprehensively assess the actions taken so far in the implementation of sustainable economic development in the energy and climate area in the European Union (EU) countries. The entropy-complex-proportional-assessment (COPRAS) methodologies, which belong to the group of multiple criteria decision-making methods, were used for this study. The conducted research allowed for the assessment of the changes in the EU countries in terms of energy and climate sustainability between 2009–2018. In addition, the effects of the introduced changes in individual years and in relation to the studied areas (dimensions) were also evaluated. Based on the results, considering the adopted criteria, the EU countries were divided into groups similar to the level of energy and climate sustainability. The results constitute a valuable set of data, which allows for a wide and in-depth multicriteria analysis. This allows for a very objective and broad assessment of the effects of sustainable development policies in the EU countries and the current state in the context of the European Green Deal strategy and Agenda 2030.","container-title":"Energies","DOI":"10.3390/en14061767","ISSN":"1996-1073","issue":"6","journalAbbreviation":"Energies","language":"en","page":"1767","source":"DOI.org (Crossref)","title":"Assessing the level of energy and climate sustainability in the european union countries in the context of the european green deal strategy and agenda 2030","volume":"14","author":[{"family":"Tutak","given":"Magdalena"},{"family":"Brodny","given":"Jarosław"},{"family":"Bindzár","given":"Peter"}],"issued":{"date-parts":[["2021",3,22]]}}},{"id":2816,"uris":["http://zotero.org/groups/5272309/items/ZTXMDTRH"],"itemData":{"id":2816,"type":"article-journal","container-title":"Environmental Science &amp; Policy","DOI":"10.1016/j.envsci.2017.12.009","ISSN":"14629011","journalAbbreviation":"Environmental Science &amp; Policy","language":"en","page":"44-51","source":"DOI.org (Crossref)","title":"Understanding policy integration in the EU—Insights from a multi-level lens on climate adaptation and the EU’s coastal and marine policy","volume":"82","author":[{"family":"Russel","given":"Duncan J."},{"family":"Den Uyl","given":"Roos M."},{"family":"De Vito","given":"Laura"}],"issued":{"date-parts":[["2018",4]]}}}],"schema":"https://github.com/citation-style-language/schema/raw/master/csl-citation.json"} </w:instrText>
      </w:r>
      <w:r w:rsidRPr="05A08F63">
        <w:rPr>
          <w:rFonts w:eastAsia="EC Square Sans Pro" w:cs="EC Square Sans Pro"/>
          <w:color w:val="000000" w:themeColor="text1"/>
          <w:sz w:val="22"/>
          <w:szCs w:val="22"/>
        </w:rPr>
        <w:fldChar w:fldCharType="separate"/>
      </w:r>
      <w:r w:rsidR="006B6AEE" w:rsidRPr="006B6AEE">
        <w:rPr>
          <w:rFonts w:eastAsia="EC Square Sans Pro"/>
          <w:sz w:val="22"/>
        </w:rPr>
        <w:t>[72], [73], [74]</w:t>
      </w:r>
      <w:r w:rsidRPr="05A08F63">
        <w:rPr>
          <w:rFonts w:eastAsia="EC Square Sans Pro" w:cs="EC Square Sans Pro"/>
          <w:color w:val="000000" w:themeColor="text1"/>
          <w:sz w:val="22"/>
          <w:szCs w:val="22"/>
        </w:rPr>
        <w:fldChar w:fldCharType="end"/>
      </w:r>
      <w:r w:rsidRPr="05A08F63">
        <w:rPr>
          <w:rFonts w:eastAsia="EC Square Sans Pro" w:cs="EC Square Sans Pro"/>
          <w:color w:val="000000" w:themeColor="text1"/>
          <w:sz w:val="22"/>
          <w:szCs w:val="22"/>
        </w:rPr>
        <w:t xml:space="preserve">. The mechanisms and frameworks for effective adaptation exist - the critical task is </w:t>
      </w:r>
      <w:r w:rsidRPr="05A08F63">
        <w:rPr>
          <w:rFonts w:eastAsia="EC Square Sans Pro" w:cs="EC Square Sans Pro"/>
          <w:b/>
          <w:bCs/>
          <w:color w:val="000000" w:themeColor="text1"/>
          <w:sz w:val="22"/>
          <w:szCs w:val="22"/>
        </w:rPr>
        <w:t xml:space="preserve">accelerating implementation </w:t>
      </w:r>
      <w:r w:rsidRPr="05A08F63">
        <w:rPr>
          <w:rFonts w:eastAsia="EC Square Sans Pro" w:cs="EC Square Sans Pro"/>
          <w:color w:val="000000" w:themeColor="text1"/>
          <w:sz w:val="22"/>
          <w:szCs w:val="22"/>
        </w:rPr>
        <w:t>at scale.</w:t>
      </w:r>
    </w:p>
    <w:p w14:paraId="25AA5EFD" w14:textId="2BAB43C2" w:rsidR="002143AC" w:rsidRDefault="002143AC">
      <w:pPr>
        <w:spacing w:before="0" w:after="160"/>
        <w:jc w:val="left"/>
        <w:rPr>
          <w:b/>
          <w:bCs/>
          <w:color w:val="6CA644"/>
          <w:sz w:val="32"/>
          <w:szCs w:val="32"/>
          <w:lang w:eastAsia="en-US"/>
        </w:rPr>
      </w:pPr>
    </w:p>
    <w:p w14:paraId="3D626689" w14:textId="66AD6937" w:rsidR="002143AC" w:rsidRPr="002143AC" w:rsidRDefault="002143AC" w:rsidP="002143AC">
      <w:pPr>
        <w:pStyle w:val="JRCLevel-2title"/>
        <w:numPr>
          <w:ilvl w:val="1"/>
          <w:numId w:val="25"/>
        </w:numPr>
      </w:pPr>
      <w:bookmarkStart w:id="118" w:name="_Toc1249164429"/>
      <w:r>
        <w:t>International collaboration on the global challenges</w:t>
      </w:r>
      <w:bookmarkEnd w:id="118"/>
      <w:r w:rsidRPr="6994842D">
        <w:rPr>
          <w:rFonts w:ascii="Calibri" w:hAnsi="Calibri" w:cs="Calibri"/>
        </w:rPr>
        <w:t> </w:t>
      </w:r>
    </w:p>
    <w:p w14:paraId="436C1A4F" w14:textId="31444126" w:rsidR="00D5791A" w:rsidRPr="002143AC" w:rsidRDefault="002143AC" w:rsidP="002143AC">
      <w:pPr>
        <w:spacing w:before="0" w:after="0" w:line="240" w:lineRule="auto"/>
        <w:textAlignment w:val="baseline"/>
        <w:rPr>
          <w:rFonts w:ascii="Segoe UI" w:hAnsi="Segoe UI" w:cs="Segoe UI"/>
          <w:sz w:val="18"/>
          <w:szCs w:val="18"/>
        </w:rPr>
      </w:pPr>
      <w:r w:rsidRPr="7B7BFD1E">
        <w:rPr>
          <w:rFonts w:ascii="Calibri" w:hAnsi="Calibri" w:cs="Calibri"/>
          <w:color w:val="881798"/>
        </w:rPr>
        <w:t> </w:t>
      </w:r>
    </w:p>
    <w:p w14:paraId="7DBA08EB" w14:textId="59D84AC7" w:rsidR="00A929D7" w:rsidRPr="00142A0D" w:rsidRDefault="00A929D7" w:rsidP="05A08F63">
      <w:pPr>
        <w:rPr>
          <w:sz w:val="22"/>
          <w:szCs w:val="22"/>
        </w:rPr>
      </w:pPr>
      <w:r w:rsidRPr="00761726">
        <w:rPr>
          <w:b/>
          <w:bCs/>
          <w:sz w:val="22"/>
          <w:szCs w:val="22"/>
          <w:highlight w:val="yellow"/>
        </w:rPr>
        <w:t>Climate change</w:t>
      </w:r>
      <w:r w:rsidRPr="00761726">
        <w:rPr>
          <w:sz w:val="22"/>
          <w:szCs w:val="22"/>
          <w:highlight w:val="yellow"/>
        </w:rPr>
        <w:t xml:space="preserve"> is a global challenge, for this reason, the EU works with international organisations and partners to combat it and promote sustainable development, such as United Nations Framework Convention on Climate Change, the Conference of the Parties (COP) meetings and the United Nations Sustainable Development Goals (UN SDG).</w:t>
      </w:r>
      <w:r w:rsidRPr="05A08F63">
        <w:rPr>
          <w:sz w:val="22"/>
          <w:szCs w:val="22"/>
        </w:rPr>
        <w:t xml:space="preserve"> The EU engages around the world through dedicated partnerships via financial support, assistance, technology transfers, and enhanced trade relationships. Furthermore, the EU supports the green transition through its climate finance, dedicating 30% of its development aid to climate action. The EU and its Member States take part in international efforts to fight climate change under the UN climate convention, including reporting on emissions and progress towards targets.</w:t>
      </w:r>
    </w:p>
    <w:p w14:paraId="64F51289" w14:textId="1D1AF0CB" w:rsidR="00A929D7" w:rsidRPr="00142A0D" w:rsidRDefault="00A929D7" w:rsidP="05A08F63">
      <w:pPr>
        <w:spacing w:before="240" w:after="240"/>
        <w:rPr>
          <w:sz w:val="22"/>
          <w:szCs w:val="22"/>
        </w:rPr>
      </w:pPr>
      <w:r w:rsidRPr="05A08F63">
        <w:rPr>
          <w:sz w:val="22"/>
          <w:szCs w:val="22"/>
        </w:rPr>
        <w:t>International carbon markets are crucial for reducing emissions, with systems in place globally. The EU is a key player, supporting carbon markets through partnerships like the International Carbon Action Partnership and the Partnership for Market Readiness.</w:t>
      </w:r>
    </w:p>
    <w:p w14:paraId="0C6DC531" w14:textId="61A701FF" w:rsidR="00A929D7" w:rsidRPr="00142A0D" w:rsidRDefault="00A929D7" w:rsidP="05A08F63">
      <w:pPr>
        <w:spacing w:before="240" w:after="240"/>
        <w:rPr>
          <w:sz w:val="22"/>
          <w:szCs w:val="22"/>
        </w:rPr>
      </w:pPr>
      <w:r w:rsidRPr="05A08F63">
        <w:rPr>
          <w:b/>
          <w:bCs/>
          <w:sz w:val="22"/>
          <w:szCs w:val="22"/>
        </w:rPr>
        <w:t>The green energy transition</w:t>
      </w:r>
      <w:r w:rsidRPr="05A08F63">
        <w:rPr>
          <w:sz w:val="22"/>
          <w:szCs w:val="22"/>
        </w:rPr>
        <w:t xml:space="preserve"> is central to the EU’s pursuit of energy independence</w:t>
      </w:r>
      <w:r w:rsidR="69BD6DD7" w:rsidRPr="659C11AC">
        <w:rPr>
          <w:sz w:val="22"/>
          <w:szCs w:val="22"/>
        </w:rPr>
        <w:t xml:space="preserve">, </w:t>
      </w:r>
      <w:r w:rsidR="69BD6DD7" w:rsidRPr="659C11AC">
        <w:rPr>
          <w:rFonts w:eastAsia="EC Square Sans Pro" w:cs="EC Square Sans Pro"/>
          <w:sz w:val="22"/>
          <w:szCs w:val="22"/>
        </w:rPr>
        <w:t>driving an</w:t>
      </w:r>
      <w:r w:rsidRPr="659C11AC">
        <w:rPr>
          <w:rFonts w:eastAsia="EC Square Sans Pro" w:cs="EC Square Sans Pro"/>
          <w:sz w:val="22"/>
          <w:szCs w:val="22"/>
        </w:rPr>
        <w:t xml:space="preserve"> unprecedented transformation of </w:t>
      </w:r>
      <w:r w:rsidR="69BD6DD7" w:rsidRPr="659C11AC">
        <w:rPr>
          <w:rFonts w:eastAsia="EC Square Sans Pro" w:cs="EC Square Sans Pro"/>
          <w:sz w:val="22"/>
          <w:szCs w:val="22"/>
        </w:rPr>
        <w:t xml:space="preserve">its </w:t>
      </w:r>
      <w:r w:rsidRPr="659C11AC">
        <w:rPr>
          <w:rFonts w:eastAsia="EC Square Sans Pro" w:cs="EC Square Sans Pro"/>
          <w:sz w:val="22"/>
          <w:szCs w:val="22"/>
        </w:rPr>
        <w:t xml:space="preserve">energy systems </w:t>
      </w:r>
      <w:r w:rsidR="69BD6DD7" w:rsidRPr="659C11AC">
        <w:rPr>
          <w:rFonts w:eastAsia="EC Square Sans Pro" w:cs="EC Square Sans Pro"/>
          <w:sz w:val="22"/>
          <w:szCs w:val="22"/>
        </w:rPr>
        <w:t>and global connections.</w:t>
      </w:r>
      <w:r w:rsidRPr="05A08F63">
        <w:rPr>
          <w:sz w:val="22"/>
          <w:szCs w:val="22"/>
        </w:rPr>
        <w:t xml:space="preserve"> However, </w:t>
      </w:r>
      <w:r w:rsidR="074F5061" w:rsidRPr="659C11AC">
        <w:rPr>
          <w:rFonts w:eastAsia="EC Square Sans Pro" w:cs="EC Square Sans Pro"/>
          <w:sz w:val="22"/>
          <w:szCs w:val="22"/>
        </w:rPr>
        <w:t xml:space="preserve">with domestic oil and gas production declining, </w:t>
      </w:r>
      <w:r w:rsidRPr="05A08F63">
        <w:rPr>
          <w:sz w:val="22"/>
          <w:szCs w:val="22"/>
        </w:rPr>
        <w:t>reducing reliance on Russian fossil fuels will require sourcing from other international suppliers</w:t>
      </w:r>
      <w:r w:rsidR="5C9750C4" w:rsidRPr="659C11AC">
        <w:rPr>
          <w:sz w:val="22"/>
          <w:szCs w:val="22"/>
        </w:rPr>
        <w:t>.</w:t>
      </w:r>
      <w:r w:rsidRPr="05A08F63">
        <w:rPr>
          <w:sz w:val="22"/>
          <w:szCs w:val="22"/>
        </w:rPr>
        <w:t xml:space="preserve"> Currently, the EU imports 90% of its gas, 97% of its oil, and 70% of its coal</w:t>
      </w:r>
      <w:r w:rsidR="00D76D11">
        <w:rPr>
          <w:sz w:val="22"/>
          <w:szCs w:val="22"/>
        </w:rPr>
        <w:t xml:space="preserve"> </w:t>
      </w:r>
      <w:commentRangeStart w:id="119"/>
      <w:commentRangeStart w:id="120"/>
      <w:commentRangeStart w:id="121"/>
      <w:commentRangeEnd w:id="119"/>
      <w:r w:rsidR="0090232B">
        <w:commentReference w:id="119"/>
      </w:r>
      <w:commentRangeEnd w:id="120"/>
      <w:r>
        <w:commentReference w:id="120"/>
      </w:r>
      <w:commentRangeEnd w:id="121"/>
      <w:r>
        <w:commentReference w:id="121"/>
      </w:r>
      <w:r w:rsidR="00AA5960">
        <w:fldChar w:fldCharType="begin"/>
      </w:r>
      <w:r w:rsidR="006B6AEE">
        <w:instrText xml:space="preserve"> ADDIN ZOTERO_ITEM CSL_CITATION {"citationID":"a90pbhvfrr","properties":{"formattedCitation":"[75]","plainCitation":"[75]","noteIndex":0},"citationItems":[{"id":2577,"uris":["http://zotero.org/groups/5272309/items/8G5AHAGY"],"itemData":{"id":2577,"type":"bill","language":"en","title":"JOINT COMMUNICATION TO THE EUROPEAN PARLIAMENT, THE COUNCIL, THE EUROPEAN ECONOMIC AND SOCIAL COMMITTEE AND THE COMMITTEE OF THE REGIONS EU external energy engagement in a changing world","URL":"https://eur-lex.europa.eu/legal-content/EN/TXT/?uri=CELEX:52022JC0023","accessed":{"date-parts":[["2025",3,27]]},"issued":{"date-parts":[["2022"]]}}}],"schema":"https://github.com/citation-style-language/schema/raw/master/csl-citation.json"} </w:instrText>
      </w:r>
      <w:r w:rsidR="00AA5960">
        <w:fldChar w:fldCharType="separate"/>
      </w:r>
      <w:r w:rsidR="006B6AEE" w:rsidRPr="006B6AEE">
        <w:t>[75]</w:t>
      </w:r>
      <w:r w:rsidR="00AA5960">
        <w:fldChar w:fldCharType="end"/>
      </w:r>
      <w:r w:rsidRPr="05A08F63">
        <w:rPr>
          <w:sz w:val="22"/>
          <w:szCs w:val="22"/>
        </w:rPr>
        <w:t>. As gas demand decreases, the EU will prioritize diversifying suppliers and investing in producing renewable energies located in Europe and green hydrogen</w:t>
      </w:r>
      <w:r w:rsidR="66AC6581" w:rsidRPr="7F807ADB">
        <w:rPr>
          <w:sz w:val="22"/>
          <w:szCs w:val="22"/>
        </w:rPr>
        <w:t xml:space="preserve"> (</w:t>
      </w:r>
      <w:r w:rsidR="66AC6581" w:rsidRPr="0129585E">
        <w:rPr>
          <w:sz w:val="22"/>
          <w:szCs w:val="22"/>
          <w:highlight w:val="yellow"/>
        </w:rPr>
        <w:t>see chapter 2.2)</w:t>
      </w:r>
      <w:r w:rsidR="050F6B5A" w:rsidRPr="7F807ADB">
        <w:rPr>
          <w:sz w:val="22"/>
          <w:szCs w:val="22"/>
        </w:rPr>
        <w:t>.</w:t>
      </w:r>
      <w:commentRangeStart w:id="124"/>
      <w:commentRangeEnd w:id="124"/>
      <w:r>
        <w:commentReference w:id="124"/>
      </w:r>
    </w:p>
    <w:p w14:paraId="6A329814" w14:textId="0B6C7FF9" w:rsidR="00A929D7" w:rsidRPr="005F09A1" w:rsidRDefault="00A929D7" w:rsidP="05A08F63">
      <w:pPr>
        <w:spacing w:before="240" w:after="240"/>
        <w:rPr>
          <w:sz w:val="22"/>
          <w:szCs w:val="22"/>
          <w:u w:val="single"/>
        </w:rPr>
      </w:pPr>
      <w:r w:rsidRPr="05A08F63">
        <w:rPr>
          <w:sz w:val="22"/>
          <w:szCs w:val="22"/>
        </w:rPr>
        <w:t xml:space="preserve">Most of the EU's future gas needs will be replaced by renewables, low-carbon energy, and energy efficiency measures. </w:t>
      </w:r>
      <w:r w:rsidR="5C9750C4" w:rsidRPr="659C11AC">
        <w:rPr>
          <w:sz w:val="22"/>
          <w:szCs w:val="22"/>
        </w:rPr>
        <w:t xml:space="preserve">This </w:t>
      </w:r>
      <w:r w:rsidR="05F0DBC6" w:rsidRPr="659C11AC">
        <w:rPr>
          <w:sz w:val="22"/>
          <w:szCs w:val="22"/>
        </w:rPr>
        <w:t>shift</w:t>
      </w:r>
      <w:r w:rsidRPr="05A08F63">
        <w:rPr>
          <w:sz w:val="22"/>
          <w:szCs w:val="22"/>
        </w:rPr>
        <w:t xml:space="preserve"> away from fossil fuels has already taken momentum due to the decreasing cost of renewable technologies</w:t>
      </w:r>
      <w:r w:rsidR="3379C0B8" w:rsidRPr="659C11AC">
        <w:rPr>
          <w:sz w:val="22"/>
          <w:szCs w:val="22"/>
        </w:rPr>
        <w:t>.</w:t>
      </w:r>
      <w:r w:rsidRPr="05A08F63">
        <w:rPr>
          <w:sz w:val="22"/>
          <w:szCs w:val="22"/>
        </w:rPr>
        <w:t xml:space="preserve"> To support this transition, the EU will collaborate with partners such as the European Investment Bank, the European Bank for Reconstruction and Development, and the World Bank to incentives scaling up the above transition pathways as well as the capture and sale of wasted fossil gases, like methane.</w:t>
      </w:r>
    </w:p>
    <w:p w14:paraId="320128B5" w14:textId="3B163C3D" w:rsidR="00A929D7" w:rsidRPr="00142A0D" w:rsidRDefault="00A929D7" w:rsidP="05A08F63">
      <w:pPr>
        <w:spacing w:before="240" w:after="240"/>
        <w:rPr>
          <w:sz w:val="22"/>
          <w:szCs w:val="22"/>
        </w:rPr>
      </w:pPr>
      <w:r w:rsidRPr="05A08F63">
        <w:rPr>
          <w:sz w:val="22"/>
          <w:szCs w:val="22"/>
        </w:rPr>
        <w:t>Biofuel and feedstock imports have surged in recent years, highlighting the potential externalization of environmental and social impacts when biofuels are sourced from countries with weaker regulations. Similarly, oil imports illustrate that even low-emission energy sources can have unintended consequences if regulatory standards are not harmonized globally.</w:t>
      </w:r>
    </w:p>
    <w:p w14:paraId="0FCB47C9" w14:textId="4C97D13A" w:rsidR="00A929D7" w:rsidRPr="00142A0D" w:rsidRDefault="5B0760D6" w:rsidP="659C11AC">
      <w:pPr>
        <w:spacing w:before="240" w:after="240"/>
        <w:rPr>
          <w:rFonts w:eastAsia="EC Square Sans Pro" w:cs="EC Square Sans Pro"/>
          <w:sz w:val="22"/>
          <w:szCs w:val="22"/>
        </w:rPr>
      </w:pPr>
      <w:r w:rsidRPr="659C11AC">
        <w:rPr>
          <w:rFonts w:eastAsia="EC Square Sans Pro" w:cs="EC Square Sans Pro"/>
          <w:sz w:val="22"/>
          <w:szCs w:val="22"/>
        </w:rPr>
        <w:t xml:space="preserve">Like </w:t>
      </w:r>
      <w:r w:rsidR="00A929D7" w:rsidRPr="659C11AC">
        <w:rPr>
          <w:rFonts w:eastAsia="EC Square Sans Pro" w:cs="EC Square Sans Pro"/>
          <w:sz w:val="22"/>
          <w:szCs w:val="22"/>
        </w:rPr>
        <w:t xml:space="preserve">conventional energy sources, renewable energy projects can </w:t>
      </w:r>
      <w:r w:rsidRPr="659C11AC">
        <w:rPr>
          <w:rFonts w:eastAsia="EC Square Sans Pro" w:cs="EC Square Sans Pro"/>
          <w:sz w:val="22"/>
          <w:szCs w:val="22"/>
        </w:rPr>
        <w:t xml:space="preserve">raise </w:t>
      </w:r>
      <w:r w:rsidR="00A929D7" w:rsidRPr="659C11AC">
        <w:rPr>
          <w:rFonts w:eastAsia="EC Square Sans Pro" w:cs="EC Square Sans Pro"/>
          <w:sz w:val="22"/>
          <w:szCs w:val="22"/>
        </w:rPr>
        <w:t>environmental justice</w:t>
      </w:r>
      <w:r w:rsidRPr="659C11AC">
        <w:rPr>
          <w:rFonts w:eastAsia="EC Square Sans Pro" w:cs="EC Square Sans Pro"/>
          <w:sz w:val="22"/>
          <w:szCs w:val="22"/>
        </w:rPr>
        <w:t xml:space="preserve"> concerns, particularly in</w:t>
      </w:r>
      <w:r w:rsidR="00A929D7" w:rsidRPr="659C11AC">
        <w:rPr>
          <w:rFonts w:eastAsia="EC Square Sans Pro" w:cs="EC Square Sans Pro"/>
          <w:sz w:val="22"/>
          <w:szCs w:val="22"/>
        </w:rPr>
        <w:t xml:space="preserve"> developing countries with weak governance</w:t>
      </w:r>
      <w:r w:rsidR="00A929D7" w:rsidRPr="05A08F63">
        <w:rPr>
          <w:sz w:val="22"/>
          <w:szCs w:val="22"/>
        </w:rPr>
        <w:t>. The uneven distribution of benefits and burdens</w:t>
      </w:r>
      <w:r w:rsidR="319026DE" w:rsidRPr="05A08F63">
        <w:rPr>
          <w:sz w:val="22"/>
          <w:szCs w:val="22"/>
        </w:rPr>
        <w:t>,</w:t>
      </w:r>
      <w:r w:rsidR="5C9750C4" w:rsidRPr="05A08F63">
        <w:rPr>
          <w:sz w:val="22"/>
          <w:szCs w:val="22"/>
        </w:rPr>
        <w:t xml:space="preserve"> </w:t>
      </w:r>
      <w:r w:rsidR="14FAE289" w:rsidRPr="659C11AC">
        <w:rPr>
          <w:rFonts w:eastAsia="EC Square Sans Pro" w:cs="EC Square Sans Pro"/>
          <w:sz w:val="22"/>
          <w:szCs w:val="22"/>
        </w:rPr>
        <w:t>along with</w:t>
      </w:r>
      <w:r w:rsidR="00A929D7" w:rsidRPr="659C11AC">
        <w:rPr>
          <w:rFonts w:eastAsia="EC Square Sans Pro" w:cs="EC Square Sans Pro"/>
          <w:sz w:val="22"/>
          <w:szCs w:val="22"/>
        </w:rPr>
        <w:t xml:space="preserve"> the limited </w:t>
      </w:r>
      <w:r w:rsidR="14FAE289" w:rsidRPr="659C11AC">
        <w:rPr>
          <w:rFonts w:eastAsia="EC Square Sans Pro" w:cs="EC Square Sans Pro"/>
          <w:sz w:val="22"/>
          <w:szCs w:val="22"/>
        </w:rPr>
        <w:t>involvement</w:t>
      </w:r>
      <w:r w:rsidR="00A929D7" w:rsidRPr="659C11AC">
        <w:rPr>
          <w:rFonts w:eastAsia="EC Square Sans Pro" w:cs="EC Square Sans Pro"/>
          <w:sz w:val="22"/>
          <w:szCs w:val="22"/>
        </w:rPr>
        <w:t xml:space="preserve"> of local communities </w:t>
      </w:r>
      <w:r w:rsidR="14FAE289" w:rsidRPr="659C11AC">
        <w:rPr>
          <w:rFonts w:eastAsia="EC Square Sans Pro" w:cs="EC Square Sans Pro"/>
          <w:sz w:val="22"/>
          <w:szCs w:val="22"/>
        </w:rPr>
        <w:t xml:space="preserve">in </w:t>
      </w:r>
      <w:r w:rsidR="00A929D7" w:rsidRPr="659C11AC">
        <w:rPr>
          <w:rFonts w:eastAsia="EC Square Sans Pro" w:cs="EC Square Sans Pro"/>
          <w:sz w:val="22"/>
          <w:szCs w:val="22"/>
        </w:rPr>
        <w:t>decision-making</w:t>
      </w:r>
      <w:r w:rsidR="14FAE289" w:rsidRPr="659C11AC">
        <w:rPr>
          <w:rFonts w:eastAsia="EC Square Sans Pro" w:cs="EC Square Sans Pro"/>
          <w:sz w:val="22"/>
          <w:szCs w:val="22"/>
        </w:rPr>
        <w:t>, is known</w:t>
      </w:r>
      <w:r w:rsidR="00A929D7" w:rsidRPr="659C11AC">
        <w:rPr>
          <w:rFonts w:eastAsia="EC Square Sans Pro" w:cs="EC Square Sans Pro"/>
          <w:sz w:val="22"/>
          <w:szCs w:val="22"/>
        </w:rPr>
        <w:t xml:space="preserve"> as the</w:t>
      </w:r>
      <w:r w:rsidR="00A929D7" w:rsidRPr="05A08F63">
        <w:rPr>
          <w:sz w:val="22"/>
          <w:szCs w:val="22"/>
        </w:rPr>
        <w:t xml:space="preserve"> </w:t>
      </w:r>
      <w:r w:rsidR="5DD16A48" w:rsidRPr="05A08F63">
        <w:rPr>
          <w:sz w:val="22"/>
          <w:szCs w:val="22"/>
        </w:rPr>
        <w:t>'</w:t>
      </w:r>
      <w:r w:rsidR="5C9750C4" w:rsidRPr="05A08F63">
        <w:rPr>
          <w:sz w:val="22"/>
          <w:szCs w:val="22"/>
        </w:rPr>
        <w:t>decarbonization divide</w:t>
      </w:r>
      <w:r w:rsidR="767A52AB" w:rsidRPr="05A08F63">
        <w:rPr>
          <w:sz w:val="22"/>
          <w:szCs w:val="22"/>
        </w:rPr>
        <w:t>'</w:t>
      </w:r>
      <w:r w:rsidR="00F153D8">
        <w:rPr>
          <w:sz w:val="22"/>
          <w:szCs w:val="22"/>
        </w:rPr>
        <w:t xml:space="preserve"> </w:t>
      </w:r>
      <w:r w:rsidR="00B60263">
        <w:rPr>
          <w:sz w:val="22"/>
          <w:szCs w:val="22"/>
        </w:rPr>
        <w:fldChar w:fldCharType="begin"/>
      </w:r>
      <w:r w:rsidR="006B6AEE">
        <w:rPr>
          <w:sz w:val="22"/>
          <w:szCs w:val="22"/>
        </w:rPr>
        <w:instrText xml:space="preserve"> ADDIN ZOTERO_ITEM CSL_CITATION {"citationID":"a18fj1ds5kg","properties":{"formattedCitation":"[76]","plainCitation":"[76]","noteIndex":0},"citationItems":[{"id":2878,"uris":["http://zotero.org/groups/5272309/items/D6R4D9HV"],"itemData":{"id":2878,"type":"article-journal","container-title":"Global Environmental Change","DOI":"10.1016/j.gloenvcha.2019.102028","ISSN":"09593780","journalAbbreviation":"Global Environmental Change","language":"en","page":"102028","source":"DOI.org (Crossref)","title":"The decarbonisation divide: Contextualizing landscapes of low-carbon exploitation and toxicity in Africa","title-short":"The decarbonisation divide","volume":"60","author":[{"family":"Sovacool","given":"Benjamin K."},{"family":"Hook","given":"Andrew"},{"family":"Martiskainen","given":"Mari"},{"family":"Brock","given":"Andrea"},{"family":"Turnheim","given":"Bruno"}],"issued":{"date-parts":[["2020",1]]}}}],"schema":"https://github.com/citation-style-language/schema/raw/master/csl-citation.json"} </w:instrText>
      </w:r>
      <w:r w:rsidR="00B60263">
        <w:rPr>
          <w:sz w:val="22"/>
          <w:szCs w:val="22"/>
        </w:rPr>
        <w:fldChar w:fldCharType="separate"/>
      </w:r>
      <w:r w:rsidR="006B6AEE" w:rsidRPr="006B6AEE">
        <w:rPr>
          <w:sz w:val="22"/>
        </w:rPr>
        <w:t>[76]</w:t>
      </w:r>
      <w:r w:rsidR="00B60263">
        <w:rPr>
          <w:sz w:val="22"/>
          <w:szCs w:val="22"/>
        </w:rPr>
        <w:fldChar w:fldCharType="end"/>
      </w:r>
      <w:r w:rsidR="00A929D7" w:rsidRPr="05A08F63">
        <w:rPr>
          <w:sz w:val="22"/>
          <w:szCs w:val="22"/>
        </w:rPr>
        <w:t xml:space="preserve">. </w:t>
      </w:r>
      <w:r w:rsidR="000F7379" w:rsidRPr="659C11AC">
        <w:rPr>
          <w:rFonts w:eastAsia="EC Square Sans Pro" w:cs="EC Square Sans Pro"/>
          <w:sz w:val="22"/>
          <w:szCs w:val="22"/>
        </w:rPr>
        <w:t>This is evident in</w:t>
      </w:r>
      <w:r w:rsidR="00A929D7" w:rsidRPr="659C11AC">
        <w:rPr>
          <w:rFonts w:eastAsia="EC Square Sans Pro" w:cs="EC Square Sans Pro"/>
          <w:sz w:val="22"/>
          <w:szCs w:val="22"/>
        </w:rPr>
        <w:t xml:space="preserve"> projects </w:t>
      </w:r>
      <w:r w:rsidR="000F7379" w:rsidRPr="659C11AC">
        <w:rPr>
          <w:rFonts w:eastAsia="EC Square Sans Pro" w:cs="EC Square Sans Pro"/>
          <w:sz w:val="22"/>
          <w:szCs w:val="22"/>
        </w:rPr>
        <w:t>that displace</w:t>
      </w:r>
      <w:r w:rsidR="00A929D7" w:rsidRPr="659C11AC">
        <w:rPr>
          <w:rFonts w:eastAsia="EC Square Sans Pro" w:cs="EC Square Sans Pro"/>
          <w:sz w:val="22"/>
          <w:szCs w:val="22"/>
        </w:rPr>
        <w:t xml:space="preserve"> agricultural land and biodiversity for </w:t>
      </w:r>
      <w:r w:rsidR="000F7379" w:rsidRPr="659C11AC">
        <w:rPr>
          <w:rFonts w:eastAsia="EC Square Sans Pro" w:cs="EC Square Sans Pro"/>
          <w:sz w:val="22"/>
          <w:szCs w:val="22"/>
        </w:rPr>
        <w:t>biofuel</w:t>
      </w:r>
      <w:r w:rsidR="00A929D7" w:rsidRPr="659C11AC">
        <w:rPr>
          <w:rFonts w:eastAsia="EC Square Sans Pro" w:cs="EC Square Sans Pro"/>
          <w:sz w:val="22"/>
          <w:szCs w:val="22"/>
        </w:rPr>
        <w:t xml:space="preserve"> production </w:t>
      </w:r>
      <w:r w:rsidR="000F7379" w:rsidRPr="659C11AC">
        <w:rPr>
          <w:rFonts w:eastAsia="EC Square Sans Pro" w:cs="EC Square Sans Pro"/>
          <w:sz w:val="22"/>
          <w:szCs w:val="22"/>
        </w:rPr>
        <w:t xml:space="preserve">or </w:t>
      </w:r>
      <w:r w:rsidR="00A929D7" w:rsidRPr="659C11AC">
        <w:rPr>
          <w:rFonts w:eastAsia="EC Square Sans Pro" w:cs="EC Square Sans Pro"/>
          <w:sz w:val="22"/>
          <w:szCs w:val="22"/>
        </w:rPr>
        <w:t xml:space="preserve">raw </w:t>
      </w:r>
      <w:r w:rsidR="000F7379" w:rsidRPr="659C11AC">
        <w:rPr>
          <w:rFonts w:eastAsia="EC Square Sans Pro" w:cs="EC Square Sans Pro"/>
          <w:sz w:val="22"/>
          <w:szCs w:val="22"/>
        </w:rPr>
        <w:t>material extraction</w:t>
      </w:r>
      <w:r w:rsidR="00A929D7" w:rsidRPr="659C11AC">
        <w:rPr>
          <w:rFonts w:eastAsia="EC Square Sans Pro" w:cs="EC Square Sans Pro"/>
          <w:sz w:val="22"/>
          <w:szCs w:val="22"/>
        </w:rPr>
        <w:t xml:space="preserve"> for clean energy technologies</w:t>
      </w:r>
      <w:r w:rsidR="00B60263">
        <w:rPr>
          <w:sz w:val="22"/>
          <w:szCs w:val="22"/>
        </w:rPr>
        <w:t xml:space="preserve"> </w:t>
      </w:r>
      <w:r w:rsidR="005B6CF5">
        <w:rPr>
          <w:sz w:val="22"/>
          <w:szCs w:val="22"/>
        </w:rPr>
        <w:fldChar w:fldCharType="begin"/>
      </w:r>
      <w:r w:rsidR="006B6AEE">
        <w:rPr>
          <w:sz w:val="22"/>
          <w:szCs w:val="22"/>
        </w:rPr>
        <w:instrText xml:space="preserve"> ADDIN ZOTERO_ITEM CSL_CITATION {"citationID":"a2ej6nb0v7l","properties":{"formattedCitation":"[77]","plainCitation":"[77]","noteIndex":0},"citationItems":[{"id":2877,"uris":["http://zotero.org/groups/5272309/items/3MCRCPY2"],"itemData":{"id":2877,"type":"article-journal","container-title":"Energy Research &amp; Social Science","DOI":"10.1016/j.erss.2020.101837","ISSN":"22146296","journalAbbreviation":"Energy Research &amp; Social Science","language":"en","page":"101837","source":"DOI.org (Crossref)","title":"Renewable energy for whom? A global systematic review of the environmental justice implications of renewable energy technologies","title-short":"Renewable energy for whom?","volume":"71","author":[{"family":"Levenda","given":"A.M."},{"family":"Behrsin","given":"I."},{"family":"Disano","given":"F."}],"issued":{"date-parts":[["2021",1]]}}}],"schema":"https://github.com/citation-style-language/schema/raw/master/csl-citation.json"} </w:instrText>
      </w:r>
      <w:r w:rsidR="005B6CF5">
        <w:rPr>
          <w:sz w:val="22"/>
          <w:szCs w:val="22"/>
        </w:rPr>
        <w:fldChar w:fldCharType="separate"/>
      </w:r>
      <w:r w:rsidR="006B6AEE" w:rsidRPr="006B6AEE">
        <w:rPr>
          <w:sz w:val="22"/>
        </w:rPr>
        <w:t>[77]</w:t>
      </w:r>
      <w:r w:rsidR="005B6CF5">
        <w:rPr>
          <w:sz w:val="22"/>
          <w:szCs w:val="22"/>
        </w:rPr>
        <w:fldChar w:fldCharType="end"/>
      </w:r>
      <w:r w:rsidR="00A929D7" w:rsidRPr="05A08F63">
        <w:rPr>
          <w:sz w:val="22"/>
          <w:szCs w:val="22"/>
        </w:rPr>
        <w:t xml:space="preserve">. Moreover, renewable energy and mining projects can interfere with Indigenous territories (including </w:t>
      </w:r>
      <w:r w:rsidR="00A929D7" w:rsidRPr="05A08F63">
        <w:rPr>
          <w:sz w:val="22"/>
          <w:szCs w:val="22"/>
        </w:rPr>
        <w:lastRenderedPageBreak/>
        <w:t xml:space="preserve">in the Arctic) requiring appropriate participatory processes </w:t>
      </w:r>
      <w:r w:rsidR="00A929D7" w:rsidRPr="659C11AC">
        <w:rPr>
          <w:rFonts w:eastAsia="EC Square Sans Pro" w:cs="EC Square Sans Pro"/>
          <w:sz w:val="22"/>
          <w:szCs w:val="22"/>
        </w:rPr>
        <w:t xml:space="preserve">and </w:t>
      </w:r>
      <w:r w:rsidR="5E6FF7A8" w:rsidRPr="659C11AC">
        <w:rPr>
          <w:rFonts w:eastAsia="EC Square Sans Pro" w:cs="EC Square Sans Pro"/>
          <w:sz w:val="22"/>
          <w:szCs w:val="22"/>
        </w:rPr>
        <w:t>adherence to the</w:t>
      </w:r>
      <w:r w:rsidR="5C9750C4" w:rsidRPr="05A08F63">
        <w:rPr>
          <w:sz w:val="22"/>
          <w:szCs w:val="22"/>
        </w:rPr>
        <w:t xml:space="preserve"> </w:t>
      </w:r>
      <w:r w:rsidR="61AE1125" w:rsidRPr="05A08F63">
        <w:rPr>
          <w:sz w:val="22"/>
          <w:szCs w:val="22"/>
        </w:rPr>
        <w:t>'</w:t>
      </w:r>
      <w:r w:rsidR="5C9750C4" w:rsidRPr="05A08F63">
        <w:rPr>
          <w:rFonts w:eastAsia="EC Square Sans Pro" w:cs="EC Square Sans Pro"/>
          <w:sz w:val="22"/>
          <w:szCs w:val="22"/>
        </w:rPr>
        <w:t>free</w:t>
      </w:r>
      <w:r w:rsidR="00A929D7" w:rsidRPr="05A08F63">
        <w:rPr>
          <w:rFonts w:eastAsia="EC Square Sans Pro" w:cs="EC Square Sans Pro"/>
          <w:sz w:val="22"/>
          <w:szCs w:val="22"/>
        </w:rPr>
        <w:t xml:space="preserve">, prior and informed </w:t>
      </w:r>
      <w:r w:rsidR="5C9750C4" w:rsidRPr="05A08F63">
        <w:rPr>
          <w:rFonts w:eastAsia="EC Square Sans Pro" w:cs="EC Square Sans Pro"/>
          <w:sz w:val="22"/>
          <w:szCs w:val="22"/>
        </w:rPr>
        <w:t>consent</w:t>
      </w:r>
      <w:r w:rsidR="07826E9F" w:rsidRPr="05A08F63">
        <w:rPr>
          <w:rFonts w:eastAsia="EC Square Sans Pro" w:cs="EC Square Sans Pro"/>
          <w:sz w:val="22"/>
          <w:szCs w:val="22"/>
        </w:rPr>
        <w:t>'</w:t>
      </w:r>
      <w:r w:rsidR="5C9750C4" w:rsidRPr="05A08F63">
        <w:rPr>
          <w:rFonts w:eastAsia="EC Square Sans Pro" w:cs="EC Square Sans Pro"/>
          <w:sz w:val="22"/>
          <w:szCs w:val="22"/>
        </w:rPr>
        <w:t xml:space="preserve"> </w:t>
      </w:r>
      <w:r w:rsidR="29FABD7E" w:rsidRPr="659C11AC">
        <w:rPr>
          <w:rFonts w:eastAsia="EC Square Sans Pro" w:cs="EC Square Sans Pro"/>
          <w:sz w:val="22"/>
          <w:szCs w:val="22"/>
        </w:rPr>
        <w:t>principle</w:t>
      </w:r>
      <w:r w:rsidR="00A929D7" w:rsidRPr="05A08F63">
        <w:rPr>
          <w:rFonts w:eastAsia="EC Square Sans Pro" w:cs="EC Square Sans Pro"/>
          <w:sz w:val="22"/>
          <w:szCs w:val="22"/>
        </w:rPr>
        <w:t xml:space="preserve"> established by the Declaration on the Rights of Indigenous Peoples</w:t>
      </w:r>
      <w:r w:rsidR="005B6CF5">
        <w:rPr>
          <w:rFonts w:eastAsia="EC Square Sans Pro" w:cs="EC Square Sans Pro"/>
          <w:sz w:val="22"/>
          <w:szCs w:val="22"/>
        </w:rPr>
        <w:t xml:space="preserve"> </w:t>
      </w:r>
      <w:r w:rsidR="00781101">
        <w:rPr>
          <w:rFonts w:eastAsia="EC Square Sans Pro" w:cs="EC Square Sans Pro"/>
          <w:sz w:val="22"/>
          <w:szCs w:val="22"/>
        </w:rPr>
        <w:t xml:space="preserve"> </w:t>
      </w:r>
      <w:r w:rsidR="00781101">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{"citationID":"aia2nba43b","properties":{"formattedCitation":"[78]","plainCitation":"[78]","noteIndex":0},"citationItems":[{"id":2876,"uris":["http://zotero.org/groups/5272309/items/E89GCXHA"],"itemData":{"id":2876,"type":"document","abstract":"Published: 13 September 2007Author: Office of the High Commissioner for Human RightsPresented: At the 33rd session of the HRC.Links: A/RES/61/295 (also available in 60 more languages)","language":"en","note":"https://undocs.org/A/RES/61/295","title":"UN Declaration on the Rights of Indigenous Peoples","URL":"https://docs.un.org/en/A/RES/61/295","author":[{"literal":"OHCHR"}],"accessed":{"date-parts":[["2025",3,25]]},"issued":{"date-parts":[["2007",9,13]]}}}],"schema":"https://github.com/citation-style-language/schema/raw/master/csl-citation.json"} </w:instrText>
      </w:r>
      <w:r w:rsidR="00781101">
        <w:rPr>
          <w:rFonts w:eastAsia="EC Square Sans Pro" w:cs="EC Square Sans Pro"/>
          <w:sz w:val="22"/>
          <w:szCs w:val="22"/>
        </w:rPr>
        <w:fldChar w:fldCharType="separate"/>
      </w:r>
      <w:r w:rsidR="006B6AEE" w:rsidRPr="006B6AEE">
        <w:rPr>
          <w:sz w:val="22"/>
        </w:rPr>
        <w:t>[78]</w:t>
      </w:r>
      <w:r w:rsidR="00781101">
        <w:rPr>
          <w:rFonts w:eastAsia="EC Square Sans Pro" w:cs="EC Square Sans Pro"/>
          <w:sz w:val="22"/>
          <w:szCs w:val="22"/>
        </w:rPr>
        <w:fldChar w:fldCharType="end"/>
      </w:r>
      <w:r w:rsidR="00A929D7" w:rsidRPr="05A08F63">
        <w:rPr>
          <w:rFonts w:eastAsia="EC Square Sans Pro" w:cs="EC Square Sans Pro"/>
          <w:sz w:val="22"/>
          <w:szCs w:val="22"/>
        </w:rPr>
        <w:t>.</w:t>
      </w:r>
    </w:p>
    <w:p w14:paraId="5D1535A1" w14:textId="06660877" w:rsidR="00A929D7" w:rsidRPr="00142A0D" w:rsidRDefault="00A929D7" w:rsidP="05A08F63">
      <w:pPr>
        <w:spacing w:before="240" w:after="240"/>
        <w:rPr>
          <w:sz w:val="22"/>
          <w:szCs w:val="22"/>
        </w:rPr>
      </w:pPr>
      <w:r w:rsidRPr="05A08F63">
        <w:rPr>
          <w:sz w:val="22"/>
          <w:szCs w:val="22"/>
        </w:rPr>
        <w:t>The EU is exploring the creation of a Global European Hydrogen Facility, alongside hydrogen partnerships, particularly with neighbouring regions and Africa, to import 10 million tonnes of hydrogen by 2030. However, there are concerns that the environmental impacts of non-European imports may not be adequately priced. While the Carbon Border Adjustment Mechanism is designed to maintain fair competition, the lack of standardized environmental regulations globally could hinder progress. Harmonized impact assessments and value chain certification systems will be essential to ensure effective international benchmarks.</w:t>
      </w:r>
    </w:p>
    <w:p w14:paraId="11B75901" w14:textId="2E2BF880" w:rsidR="00A929D7" w:rsidRPr="00142A0D" w:rsidRDefault="00A929D7" w:rsidP="05A08F63">
      <w:pPr>
        <w:spacing w:before="240" w:after="240"/>
        <w:rPr>
          <w:sz w:val="22"/>
          <w:szCs w:val="22"/>
        </w:rPr>
      </w:pPr>
      <w:r w:rsidRPr="05A08F63">
        <w:rPr>
          <w:sz w:val="22"/>
          <w:szCs w:val="22"/>
        </w:rPr>
        <w:t>In addition, the EU aims to diversify nuclear fuel supplies and collaborate with global partners to enhance energy efficiency worldwide.</w:t>
      </w:r>
    </w:p>
    <w:p w14:paraId="41DE23FA" w14:textId="367036D5" w:rsidR="00A929D7" w:rsidRPr="00142A0D" w:rsidRDefault="00A929D7" w:rsidP="05A08F63">
      <w:pPr>
        <w:spacing w:before="240" w:after="240"/>
        <w:rPr>
          <w:sz w:val="22"/>
          <w:szCs w:val="22"/>
        </w:rPr>
      </w:pPr>
      <w:r w:rsidRPr="05A08F63">
        <w:rPr>
          <w:sz w:val="22"/>
          <w:szCs w:val="22"/>
        </w:rPr>
        <w:t xml:space="preserve">To support these efforts, the European Commission and the EU High Representative have launched the </w:t>
      </w:r>
      <w:r w:rsidRPr="00200A8E">
        <w:rPr>
          <w:b/>
          <w:sz w:val="22"/>
          <w:szCs w:val="22"/>
        </w:rPr>
        <w:t>Global Gateway</w:t>
      </w:r>
      <w:r w:rsidRPr="05A08F63">
        <w:rPr>
          <w:sz w:val="22"/>
          <w:szCs w:val="22"/>
        </w:rPr>
        <w:t>, a strategy to enhance smart, clean, and secure links in digital, energy, and transport sectors while strengthening global health, education, research systems</w:t>
      </w:r>
      <w:r w:rsidR="5C9750C4" w:rsidRPr="659C11AC">
        <w:rPr>
          <w:sz w:val="22"/>
          <w:szCs w:val="22"/>
        </w:rPr>
        <w:t>.</w:t>
      </w:r>
      <w:r w:rsidRPr="05A08F63">
        <w:rPr>
          <w:sz w:val="22"/>
          <w:szCs w:val="22"/>
        </w:rPr>
        <w:t xml:space="preserve"> Through a Team Europe approach, the EU and its partners will </w:t>
      </w:r>
      <w:r w:rsidR="5C9750C4" w:rsidRPr="659C11AC">
        <w:rPr>
          <w:sz w:val="22"/>
          <w:szCs w:val="22"/>
        </w:rPr>
        <w:t>mobili</w:t>
      </w:r>
      <w:r w:rsidR="3EEE5478" w:rsidRPr="659C11AC">
        <w:rPr>
          <w:sz w:val="22"/>
          <w:szCs w:val="22"/>
        </w:rPr>
        <w:t>s</w:t>
      </w:r>
      <w:r w:rsidR="5C9750C4" w:rsidRPr="659C11AC">
        <w:rPr>
          <w:sz w:val="22"/>
          <w:szCs w:val="22"/>
        </w:rPr>
        <w:t>e</w:t>
      </w:r>
      <w:r w:rsidRPr="05A08F63">
        <w:rPr>
          <w:sz w:val="22"/>
          <w:szCs w:val="22"/>
        </w:rPr>
        <w:t xml:space="preserve"> up to EUR 300 billion in investments from 2021 to 2027. The initiative aims to bridge the global investment gap and is aligned with the UN's Agenda 2030, the Paris Agreement, and G7 commitments, focusing on sustainable, high-standard infrastructure projects across various regions. It is implemented through projects in Latin America and the Caribbean; the Middle East, Asia and the Pacific; and Sub-Saharan Africa.</w:t>
      </w:r>
    </w:p>
    <w:p w14:paraId="0216F289" w14:textId="799E0B0E" w:rsidR="00A929D7" w:rsidRPr="00142A0D" w:rsidRDefault="00A929D7" w:rsidP="05A08F63">
      <w:pPr>
        <w:spacing w:before="240" w:after="240"/>
        <w:rPr>
          <w:sz w:val="22"/>
          <w:szCs w:val="22"/>
        </w:rPr>
      </w:pPr>
      <w:r w:rsidRPr="05A08F63">
        <w:rPr>
          <w:sz w:val="22"/>
          <w:szCs w:val="22"/>
        </w:rPr>
        <w:t>The European Commission also collaborates with major initiatives like Mission Innovation and the Clean Energy Ministerial to develop green energy solutions, reinforcing the EU's commitment to global sustainability. Mission Innovation has seven Missions – these are public-private innovation alliances focused on scaling clean energy solutions. The Commission is co-leading the Clean Hydrogen Mission and the Urban Transition Mission. The Clean Hydrogen Mission aims to increase hydrogen cost-competitiveness and develop hydrogen valleys worldwide, while the Urban Transitions Mission empowers cities to adopt innovative solutions to achieve urban transitions for clean energy and net-zero carbon solutions.</w:t>
      </w:r>
    </w:p>
    <w:p w14:paraId="45631489" w14:textId="0DC7CE73" w:rsidR="00A929D7" w:rsidRPr="00142A0D" w:rsidRDefault="00A929D7" w:rsidP="05A08F63">
      <w:pPr>
        <w:spacing w:before="240" w:after="240"/>
        <w:rPr>
          <w:sz w:val="22"/>
          <w:szCs w:val="22"/>
        </w:rPr>
      </w:pPr>
      <w:r w:rsidRPr="05A08F63">
        <w:rPr>
          <w:sz w:val="22"/>
          <w:szCs w:val="22"/>
        </w:rPr>
        <w:t xml:space="preserve">EU decarbonisation policies are driving demand for low-emission equipment, such as wind turbines, photovoltaics and electric vehicles, </w:t>
      </w:r>
      <w:r w:rsidRPr="659C11AC">
        <w:rPr>
          <w:rFonts w:eastAsia="EC Square Sans Pro" w:cs="EC Square Sans Pro"/>
          <w:sz w:val="22"/>
          <w:szCs w:val="22"/>
        </w:rPr>
        <w:t>lowering costs and expanding manufacturing capacity</w:t>
      </w:r>
      <w:r w:rsidR="7B23D468" w:rsidRPr="659C11AC">
        <w:rPr>
          <w:rFonts w:eastAsia="EC Square Sans Pro" w:cs="EC Square Sans Pro"/>
          <w:sz w:val="22"/>
          <w:szCs w:val="22"/>
        </w:rPr>
        <w:t xml:space="preserve"> in non-EU countries. Affordable</w:t>
      </w:r>
      <w:r w:rsidRPr="659C11AC">
        <w:rPr>
          <w:rFonts w:eastAsia="EC Square Sans Pro" w:cs="EC Square Sans Pro"/>
          <w:sz w:val="22"/>
          <w:szCs w:val="22"/>
        </w:rPr>
        <w:t xml:space="preserve"> clean energy technologies are </w:t>
      </w:r>
      <w:r w:rsidR="7B23D468" w:rsidRPr="659C11AC">
        <w:rPr>
          <w:rFonts w:eastAsia="EC Square Sans Pro" w:cs="EC Square Sans Pro"/>
          <w:sz w:val="22"/>
          <w:szCs w:val="22"/>
        </w:rPr>
        <w:t>crucial</w:t>
      </w:r>
      <w:r w:rsidRPr="659C11AC">
        <w:rPr>
          <w:rFonts w:eastAsia="EC Square Sans Pro" w:cs="EC Square Sans Pro"/>
          <w:sz w:val="22"/>
          <w:szCs w:val="22"/>
        </w:rPr>
        <w:t xml:space="preserve"> for </w:t>
      </w:r>
      <w:r w:rsidR="7B23D468" w:rsidRPr="659C11AC">
        <w:rPr>
          <w:rFonts w:eastAsia="EC Square Sans Pro" w:cs="EC Square Sans Pro"/>
          <w:sz w:val="22"/>
          <w:szCs w:val="22"/>
        </w:rPr>
        <w:t>expanding</w:t>
      </w:r>
      <w:r w:rsidRPr="659C11AC">
        <w:rPr>
          <w:rFonts w:eastAsia="EC Square Sans Pro" w:cs="EC Square Sans Pro"/>
          <w:sz w:val="22"/>
          <w:szCs w:val="22"/>
        </w:rPr>
        <w:t xml:space="preserve"> electricity </w:t>
      </w:r>
      <w:r w:rsidR="7B23D468" w:rsidRPr="659C11AC">
        <w:rPr>
          <w:rFonts w:eastAsia="EC Square Sans Pro" w:cs="EC Square Sans Pro"/>
          <w:sz w:val="22"/>
          <w:szCs w:val="22"/>
        </w:rPr>
        <w:t>access and enabling a</w:t>
      </w:r>
      <w:r w:rsidRPr="659C11AC">
        <w:rPr>
          <w:rFonts w:eastAsia="EC Square Sans Pro" w:cs="EC Square Sans Pro"/>
          <w:sz w:val="22"/>
          <w:szCs w:val="22"/>
        </w:rPr>
        <w:t xml:space="preserve"> just </w:t>
      </w:r>
      <w:r w:rsidR="7B23D468" w:rsidRPr="659C11AC">
        <w:rPr>
          <w:rFonts w:eastAsia="EC Square Sans Pro" w:cs="EC Square Sans Pro"/>
          <w:sz w:val="22"/>
          <w:szCs w:val="22"/>
        </w:rPr>
        <w:t xml:space="preserve">global </w:t>
      </w:r>
      <w:r w:rsidRPr="659C11AC">
        <w:rPr>
          <w:rFonts w:eastAsia="EC Square Sans Pro" w:cs="EC Square Sans Pro"/>
          <w:sz w:val="22"/>
          <w:szCs w:val="22"/>
        </w:rPr>
        <w:t>energy transition</w:t>
      </w:r>
      <w:r w:rsidR="5C9750C4" w:rsidRPr="659C11AC">
        <w:rPr>
          <w:sz w:val="22"/>
          <w:szCs w:val="22"/>
        </w:rPr>
        <w:t>.</w:t>
      </w:r>
      <w:r w:rsidRPr="05A08F63">
        <w:rPr>
          <w:sz w:val="22"/>
          <w:szCs w:val="22"/>
        </w:rPr>
        <w:t xml:space="preserve"> Expertise gained from deploying these technologies within the EU can also benefit global markets through the expansion of EU companies and workers. To address skills shortages in the green sector, the EU must improve the recognition of qualifications across Member States and for third-country nationals, facilitating greater labour mobility.</w:t>
      </w:r>
    </w:p>
    <w:p w14:paraId="78D727B8" w14:textId="5378C337" w:rsidR="00A929D7" w:rsidRPr="00142A0D" w:rsidRDefault="00A929D7" w:rsidP="05A08F63">
      <w:pPr>
        <w:spacing w:before="240" w:after="240"/>
        <w:rPr>
          <w:sz w:val="22"/>
          <w:szCs w:val="22"/>
        </w:rPr>
      </w:pPr>
      <w:r w:rsidRPr="6994842D">
        <w:rPr>
          <w:b/>
          <w:bCs/>
          <w:sz w:val="22"/>
          <w:szCs w:val="22"/>
        </w:rPr>
        <w:t xml:space="preserve">Raw material supply chains </w:t>
      </w:r>
      <w:r w:rsidRPr="6994842D">
        <w:rPr>
          <w:sz w:val="22"/>
          <w:szCs w:val="22"/>
        </w:rPr>
        <w:t xml:space="preserve">are mostly international, requiring the EU to manage environmental and social impacts beyond its borders. </w:t>
      </w:r>
      <w:r w:rsidR="7DFFC823" w:rsidRPr="6994842D">
        <w:rPr>
          <w:sz w:val="22"/>
          <w:szCs w:val="22"/>
        </w:rPr>
        <w:t>Moreover</w:t>
      </w:r>
      <w:r w:rsidRPr="6994842D">
        <w:rPr>
          <w:sz w:val="22"/>
          <w:szCs w:val="22"/>
        </w:rPr>
        <w:t xml:space="preserve">, </w:t>
      </w:r>
      <w:r w:rsidR="08B5E301" w:rsidRPr="6994842D">
        <w:rPr>
          <w:rFonts w:eastAsia="EC Square Sans Pro" w:cs="EC Square Sans Pro"/>
          <w:sz w:val="22"/>
          <w:szCs w:val="22"/>
        </w:rPr>
        <w:t>geopolitical factors can greatly affect supply security, depending on import reliance, diversification, and other key factors.</w:t>
      </w:r>
    </w:p>
    <w:p w14:paraId="35F87EAD" w14:textId="5308C23B" w:rsidR="00A929D7" w:rsidRDefault="10F96CFD" w:rsidP="6994842D">
      <w:pPr>
        <w:spacing w:before="240" w:after="240"/>
        <w:rPr>
          <w:rFonts w:eastAsia="EC Square Sans Pro" w:cs="EC Square Sans Pro"/>
          <w:sz w:val="22"/>
          <w:szCs w:val="22"/>
        </w:rPr>
      </w:pPr>
      <w:r w:rsidRPr="6994842D">
        <w:rPr>
          <w:rFonts w:eastAsia="EC Square Sans Pro" w:cs="EC Square Sans Pro"/>
          <w:sz w:val="22"/>
          <w:szCs w:val="22"/>
        </w:rPr>
        <w:t xml:space="preserve">The Russian invasion of Ukraine has severely impacted the EU fertiliser sector, which relies heavily on Russian and Belarusian imports and natural gas for production. In 2019, 35% of the EU's fertiliser consumption was imported, with Russia as the largest supplier (12.5%). EU nitrogen fertiliser production is particularly dependent on natural gas, 34% of which came from Russia. The crisis has </w:t>
      </w:r>
      <w:r w:rsidRPr="6994842D">
        <w:rPr>
          <w:rFonts w:eastAsia="EC Square Sans Pro" w:cs="EC Square Sans Pro"/>
          <w:sz w:val="22"/>
          <w:szCs w:val="22"/>
        </w:rPr>
        <w:lastRenderedPageBreak/>
        <w:t>disrupted production and driven up prices, prompting the EU to seek alternative suppliers, including China, Canada, Morocco, and Saudi Arabia</w:t>
      </w:r>
      <w:r w:rsidR="008A4C51">
        <w:rPr>
          <w:rFonts w:eastAsia="EC Square Sans Pro" w:cs="EC Square Sans Pro"/>
          <w:sz w:val="22"/>
          <w:szCs w:val="22"/>
        </w:rPr>
        <w:t xml:space="preserve"> </w:t>
      </w:r>
      <w:r w:rsidR="008A4C51">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{"citationID":"a2h912q8aei","properties":{"formattedCitation":"[79]","plainCitation":"[79]","noteIndex":0},"citationItems":[{"id":2874,"uris":["http://zotero.org/groups/5272309/items/PZYB78S7"],"itemData":{"id":2874,"type":"report","abstract":"This is a special edition of the European Commission’s Raw Materials Information System (RMIS) newsletter. It provides key information related to Ukraine’s, Russia’s and Belarus’ raw materials production and trade, as well as insights on the effects of the ongoing crisis on Europe’s security of supply.","language":"en","note":"ISSN: 2600-0105","title":"Raw Materials Information System (RMIS) Newsletter special edition: focus on the Ukraine – Russia crisis (March 2022)","title-short":"Raw Materials Information System (RMIS) Newsletter special edition","URL":"https://publications.jrc.ec.europa.eu/repository/handle/JRC128980","author":[{"family":"Georgitzikis","given":"Konstantinos"},{"family":"Unguru","given":"Manuela"},{"family":"D'elia","given":"Eleonora"},{"family":"Manfredi","given":"Simone"}],"accessed":{"date-parts":[["2025",3,25]]},"issued":{"date-parts":[["2022"]]}}}],"schema":"https://github.com/citation-style-language/schema/raw/master/csl-citation.json"} </w:instrText>
      </w:r>
      <w:r w:rsidR="008A4C51">
        <w:rPr>
          <w:rFonts w:eastAsia="EC Square Sans Pro" w:cs="EC Square Sans Pro"/>
          <w:sz w:val="22"/>
          <w:szCs w:val="22"/>
        </w:rPr>
        <w:fldChar w:fldCharType="separate"/>
      </w:r>
      <w:r w:rsidR="006B6AEE" w:rsidRPr="006B6AEE">
        <w:rPr>
          <w:sz w:val="22"/>
        </w:rPr>
        <w:t>[79]</w:t>
      </w:r>
      <w:r w:rsidR="008A4C51">
        <w:rPr>
          <w:rFonts w:eastAsia="EC Square Sans Pro" w:cs="EC Square Sans Pro"/>
          <w:sz w:val="22"/>
          <w:szCs w:val="22"/>
        </w:rPr>
        <w:fldChar w:fldCharType="end"/>
      </w:r>
      <w:r w:rsidR="00A929D7" w:rsidRPr="05A08F63">
        <w:rPr>
          <w:rFonts w:eastAsia="EC Square Sans Pro" w:cs="EC Square Sans Pro"/>
          <w:sz w:val="22"/>
          <w:szCs w:val="22"/>
        </w:rPr>
        <w:t xml:space="preserve">. </w:t>
      </w:r>
    </w:p>
    <w:p w14:paraId="711BC8E8" w14:textId="61D03F04" w:rsidR="00A929D7" w:rsidRDefault="25A9CE51" w:rsidP="05A08F63">
      <w:pPr>
        <w:spacing w:before="240" w:after="240"/>
        <w:rPr>
          <w:rFonts w:eastAsia="EC Square Sans Pro" w:cs="EC Square Sans Pro"/>
          <w:sz w:val="22"/>
          <w:szCs w:val="22"/>
        </w:rPr>
      </w:pPr>
      <w:r w:rsidRPr="6994842D">
        <w:rPr>
          <w:rFonts w:eastAsia="EC Square Sans Pro" w:cs="EC Square Sans Pro"/>
          <w:sz w:val="22"/>
          <w:szCs w:val="22"/>
        </w:rPr>
        <w:t>Potash, a key fertiliser component, has also been heavily affected. Russia and Belarus, which together accounted for 35% of global potash production, were major EU suppliers. Sanctions on Belarus and trade disruptions with Russia have created supply gaps, leaving Canada as the primary short-term alternative. EU production, limited to Germany and Spain, cannot scale up quickly, though new mining projects may reduce dependency by 2025. Globally, Canadian producers aim to increase output, but competition from major importers like China, Brazil, and India may drive further price volatility, impacting EU food security and fertiliser availability</w:t>
      </w:r>
      <w:r w:rsidR="00CF0C58">
        <w:rPr>
          <w:rFonts w:eastAsia="EC Square Sans Pro" w:cs="EC Square Sans Pro"/>
          <w:sz w:val="22"/>
          <w:szCs w:val="22"/>
        </w:rPr>
        <w:t xml:space="preserve"> </w:t>
      </w:r>
      <w:r w:rsidR="00CF0C58">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{"citationID":"aphnmhid34","properties":{"formattedCitation":"[80]","plainCitation":"[80]","noteIndex":0},"citationItems":[{"id":2875,"uris":["http://zotero.org/groups/5272309/items/5MVQ6ASH"],"itemData":{"id":2875,"type":"report","abstract":"EU’s import dependency for potash is increasing since 2018. Total EU imports of all forms of potash peaked in 2020, of which more than half were sourced from Russia and Belarus. Russia and Belarus are crucial for the global potash supply. Together they accounted for about 35% of global potash production in 2020. Russia and Belarus are the world's second and third largest potash exporters after Canada. Ukraine is not a potash producer. The imposed sanctions on Belarus and Russia will impact potash flows to international markets in the short-term. The extent of potash supply disruption worldwide is highly uncertain. In the medium term, EU domestic supply from ongoing mine projects is expected to reduce dependence on Belarusian and Russian imports from 2025 onwards","genre":"Scientific analysis or review, Anticipation and foresight","publisher":"European Commission","title":"Potash: Impact assessment for supply security","author":[{"literal":"Georgitzikis K"},{"literal":"D'elia E"}],"issued":{"date-parts":[["2022"]]}}}],"schema":"https://github.com/citation-style-language/schema/raw/master/csl-citation.json"} </w:instrText>
      </w:r>
      <w:r w:rsidR="00CF0C58">
        <w:rPr>
          <w:rFonts w:eastAsia="EC Square Sans Pro" w:cs="EC Square Sans Pro"/>
          <w:sz w:val="22"/>
          <w:szCs w:val="22"/>
        </w:rPr>
        <w:fldChar w:fldCharType="separate"/>
      </w:r>
      <w:r w:rsidR="006B6AEE" w:rsidRPr="006B6AEE">
        <w:rPr>
          <w:sz w:val="22"/>
        </w:rPr>
        <w:t>[80]</w:t>
      </w:r>
      <w:r w:rsidR="00CF0C58">
        <w:rPr>
          <w:rFonts w:eastAsia="EC Square Sans Pro" w:cs="EC Square Sans Pro"/>
          <w:sz w:val="22"/>
          <w:szCs w:val="22"/>
        </w:rPr>
        <w:fldChar w:fldCharType="end"/>
      </w:r>
      <w:r w:rsidR="00A929D7" w:rsidRPr="05A08F63">
        <w:rPr>
          <w:rFonts w:eastAsia="EC Square Sans Pro" w:cs="EC Square Sans Pro"/>
          <w:sz w:val="22"/>
          <w:szCs w:val="22"/>
        </w:rPr>
        <w:t>.</w:t>
      </w:r>
    </w:p>
    <w:p w14:paraId="3C0D0DD1" w14:textId="6FC34E36" w:rsidR="00A929D7" w:rsidRPr="00142A0D" w:rsidRDefault="2931F352" w:rsidP="6994842D">
      <w:pPr>
        <w:spacing w:before="240" w:after="240"/>
      </w:pPr>
      <w:r w:rsidRPr="6994842D">
        <w:rPr>
          <w:rFonts w:eastAsia="EC Square Sans Pro" w:cs="EC Square Sans Pro"/>
          <w:sz w:val="22"/>
          <w:szCs w:val="22"/>
        </w:rPr>
        <w:t>In a circular economy, material-rich products at their end-of-life phase may be illegally exported, including to non-EU countries. Currently, an estimated 15–30% of waste shipments evade controls, increasing environmental risks through improper disposal or treatment. This illegal trade also represents a lost opportunity for material reuse and recycling.</w:t>
      </w:r>
    </w:p>
    <w:p w14:paraId="51F77147" w14:textId="62FDA7C3" w:rsidR="00A929D7" w:rsidRPr="00142A0D" w:rsidRDefault="00A929D7" w:rsidP="05A08F63">
      <w:pPr>
        <w:spacing w:before="240" w:after="240"/>
        <w:rPr>
          <w:sz w:val="22"/>
          <w:szCs w:val="22"/>
        </w:rPr>
      </w:pPr>
      <w:r w:rsidRPr="6994842D">
        <w:rPr>
          <w:sz w:val="22"/>
          <w:szCs w:val="22"/>
        </w:rPr>
        <w:t>The Waste Shipment Regulation aims to reduce waste exports, particularly to non-OECD countries, potentially saving 14 million tonnes of CO2e, creating jobs, and decreasing ocean litter. Revisions to the Waste Framework Directive and Waste Shipment Regulation seek to limit textile waste exports, ensuring only reusable materials are sent to low- and middle-income countries, while promoting resource efficiency within the EU.</w:t>
      </w:r>
    </w:p>
    <w:p w14:paraId="4A519F1B" w14:textId="67A4B3C2" w:rsidR="00A929D7" w:rsidRPr="00142A0D" w:rsidRDefault="00A929D7" w:rsidP="05A08F63">
      <w:pPr>
        <w:spacing w:before="240" w:after="240"/>
        <w:rPr>
          <w:sz w:val="22"/>
          <w:szCs w:val="22"/>
        </w:rPr>
      </w:pPr>
      <w:r w:rsidRPr="6994842D">
        <w:rPr>
          <w:sz w:val="22"/>
          <w:szCs w:val="22"/>
        </w:rPr>
        <w:t xml:space="preserve">In view of rapidly changing geopolitical developments, the EU </w:t>
      </w:r>
      <w:r w:rsidR="6CBCB6B8" w:rsidRPr="6994842D">
        <w:rPr>
          <w:rFonts w:eastAsia="EC Square Sans Pro" w:cs="EC Square Sans Pro"/>
          <w:sz w:val="22"/>
          <w:szCs w:val="22"/>
        </w:rPr>
        <w:t>must act to protect and advance its interests</w:t>
      </w:r>
      <w:r w:rsidRPr="6994842D">
        <w:rPr>
          <w:sz w:val="22"/>
          <w:szCs w:val="22"/>
        </w:rPr>
        <w:t xml:space="preserve"> in the </w:t>
      </w:r>
      <w:r w:rsidRPr="6994842D">
        <w:rPr>
          <w:b/>
          <w:bCs/>
          <w:sz w:val="22"/>
          <w:szCs w:val="22"/>
        </w:rPr>
        <w:t>transport</w:t>
      </w:r>
      <w:r w:rsidRPr="6994842D">
        <w:rPr>
          <w:sz w:val="22"/>
          <w:szCs w:val="22"/>
        </w:rPr>
        <w:t xml:space="preserve"> sector. For all transport modes with an international dimension, ensuring undistorted international competition, reciprocity and a level playing field is essential. To address, effectively, the distorting effects of foreign subsidies in the internal market, including in public procurement, the Commission </w:t>
      </w:r>
      <w:r w:rsidR="1279EAEC" w:rsidRPr="6994842D">
        <w:rPr>
          <w:sz w:val="22"/>
          <w:szCs w:val="22"/>
        </w:rPr>
        <w:t>adopted the Foreign Subsidies Regulation</w:t>
      </w:r>
      <w:r w:rsidR="5C9750C4" w:rsidRPr="6994842D">
        <w:rPr>
          <w:sz w:val="22"/>
          <w:szCs w:val="22"/>
        </w:rPr>
        <w:t>.</w:t>
      </w:r>
    </w:p>
    <w:p w14:paraId="3851B0E4" w14:textId="6EE90AE1" w:rsidR="00A929D7" w:rsidRPr="00142A0D" w:rsidRDefault="00A929D7" w:rsidP="05A08F63">
      <w:pPr>
        <w:spacing w:before="240" w:after="240"/>
        <w:rPr>
          <w:sz w:val="22"/>
          <w:szCs w:val="22"/>
        </w:rPr>
      </w:pPr>
      <w:r w:rsidRPr="6994842D">
        <w:rPr>
          <w:sz w:val="22"/>
          <w:szCs w:val="22"/>
        </w:rPr>
        <w:t>The Commission will also continue to promote the use of European technical, social, environmental and competition standards in international fora, and in relations with individual non-EU countries across transport modes.</w:t>
      </w:r>
    </w:p>
    <w:p w14:paraId="6F23AD25" w14:textId="64CDF9C6" w:rsidR="00A929D7" w:rsidRPr="00142A0D" w:rsidRDefault="3CD259C8" w:rsidP="05A08F63">
      <w:pPr>
        <w:spacing w:before="240" w:line="257" w:lineRule="auto"/>
        <w:rPr>
          <w:sz w:val="22"/>
          <w:szCs w:val="22"/>
        </w:rPr>
      </w:pPr>
      <w:r w:rsidRPr="6994842D">
        <w:rPr>
          <w:rFonts w:eastAsia="EC Square Sans Pro" w:cs="EC Square Sans Pro"/>
          <w:sz w:val="22"/>
          <w:szCs w:val="22"/>
        </w:rPr>
        <w:t xml:space="preserve">The EU's reliance on imported soy and maize for livestock feed raises concerns about self-sufficiency in the </w:t>
      </w:r>
      <w:r w:rsidRPr="6994842D">
        <w:rPr>
          <w:rFonts w:eastAsia="EC Square Sans Pro" w:cs="EC Square Sans Pro"/>
          <w:b/>
          <w:bCs/>
          <w:sz w:val="22"/>
          <w:szCs w:val="22"/>
        </w:rPr>
        <w:t>food system</w:t>
      </w:r>
      <w:r w:rsidR="00A929D7" w:rsidRPr="6994842D">
        <w:rPr>
          <w:sz w:val="22"/>
          <w:szCs w:val="22"/>
        </w:rPr>
        <w:t>. Changes in EU dietary habits may affect food imports, potentially influencing exporters' domestic supply and raising prices as they adapt to EU sustainability standards. Smaller suppliers in developing countries could face challenges accessing the EU market due to stricter regulations.</w:t>
      </w:r>
    </w:p>
    <w:p w14:paraId="46B652D0" w14:textId="608AFEBF" w:rsidR="00A929D7" w:rsidRPr="00142A0D" w:rsidRDefault="00A929D7" w:rsidP="05A08F63">
      <w:pPr>
        <w:spacing w:before="240" w:line="257" w:lineRule="auto"/>
        <w:rPr>
          <w:sz w:val="22"/>
          <w:szCs w:val="22"/>
        </w:rPr>
      </w:pPr>
      <w:r w:rsidRPr="6994842D">
        <w:rPr>
          <w:sz w:val="22"/>
          <w:szCs w:val="22"/>
        </w:rPr>
        <w:t>Food systems are highly globalized, with international trade, input sourcing, and investments creating interdependencies</w:t>
      </w:r>
      <w:commentRangeStart w:id="125"/>
      <w:commentRangeStart w:id="126"/>
      <w:r w:rsidR="003A4B8E">
        <w:t xml:space="preserve"> </w:t>
      </w:r>
      <w:r>
        <w:fldChar w:fldCharType="begin"/>
      </w:r>
      <w:r w:rsidR="006B6AEE">
        <w:instrText xml:space="preserve"> ADDIN ZOTERO_ITEM CSL_CITATION {"citationID":"a25jhe65s4","properties":{"formattedCitation":"[81]","plainCitation":"[81]","noteIndex":0},"citationItems":[{"id":2568,"uris":["http://zotero.org/groups/5272309/items/PJ9CJ9UV"],"itemData":{"id":2568,"type":"book","event-place":"LU","language":"eng","publisher":"Publications Office","publisher-place":"LU","source":"DOI.org (CSL JSON)","title":"Food in a green light: a systems approach to sustainable food.","title-short":"Food in a green light","URL":"https://data.europa.eu/doi/10.2800/884986","author":[{"literal":"European Environment Agency."}],"accessed":{"date-parts":[["2025",3,27]]},"issued":{"date-parts":[["2017"]]}}}],"schema":"https://github.com/citation-style-language/schema/raw/master/csl-citation.json"} </w:instrText>
      </w:r>
      <w:r>
        <w:fldChar w:fldCharType="separate"/>
      </w:r>
      <w:r w:rsidR="006B6AEE" w:rsidRPr="006B6AEE">
        <w:t>[81]</w:t>
      </w:r>
      <w:r>
        <w:fldChar w:fldCharType="end"/>
      </w:r>
      <w:r w:rsidRPr="6994842D">
        <w:rPr>
          <w:sz w:val="22"/>
          <w:szCs w:val="22"/>
        </w:rPr>
        <w:t>. The EU imports environmental impacts through trade</w:t>
      </w:r>
      <w:r w:rsidR="30040821" w:rsidRPr="6994842D">
        <w:rPr>
          <w:sz w:val="22"/>
          <w:szCs w:val="22"/>
        </w:rPr>
        <w:t>,</w:t>
      </w:r>
      <w:r w:rsidR="00C531E7" w:rsidRPr="6994842D">
        <w:rPr>
          <w:sz w:val="22"/>
          <w:szCs w:val="22"/>
        </w:rPr>
        <w:t xml:space="preserve"> </w:t>
      </w:r>
      <w:r w:rsidRPr="6994842D">
        <w:rPr>
          <w:sz w:val="22"/>
          <w:szCs w:val="22"/>
        </w:rPr>
        <w:fldChar w:fldCharType="begin"/>
      </w:r>
      <w:r w:rsidR="006B6AEE">
        <w:rPr>
          <w:sz w:val="22"/>
          <w:szCs w:val="22"/>
        </w:rPr>
        <w:instrText xml:space="preserve"> ADDIN ZOTERO_ITEM CSL_CITATION {"citationID":"a2ehg94c0ek","properties":{"formattedCitation":"[82], [83]","plainCitation":"[82], [83]","noteIndex":0},"citationItems":[{"id":2567,"uris":["http://zotero.org/groups/5272309/items/HGXS4IZA"],"itemData":{"id":2567,"type":"document","abstract":"As part of its commitment towards more sustainable production and consumption, the European Commission developed a Life Cycle Assessment (LCA)-based framework, which allows assessing the environmental impacts related to EU consumption of goods and services. Two indicators have been developed: the Consumption Footprint and the Domestic Footprint. The indicators are relevant in light of achieving the Sustainable Development Goal on Responsible consumption and production (SDG 12), adopted in the 2030 Agenda for Sustainable Development, and to assess implications on other environmentally-relevant SDGs. These indicators aim at supporting the monitoring of European Green Deal Ambitions, such as circular economy (Circular Economy Action Plan), zero pollution (Zero Pollution Action Plan), sustainable food production (Farm to Fork Strategy) and biodiversity conservation (EU Biodiversity Strategy for 2030).","language":"en","title":"Consumption Footprint: assessing the environmental impacts of EU consumption","title-short":"Consumption Footprint","URL":"https://publications.jrc.ec.europa.eu/repository/handle/JRC126257","author":[{"family":"Sala","given":"Serenella"},{"family":"Sanye","given":"MENGUAL Esther"}],"accessed":{"date-parts":[["2025",3,27]]},"issued":{"date-parts":[["2022"]]}}},{"id":2566,"uris":["http://zotero.org/groups/5272309/items/FU8D93BN"],"itemData":{"id":2566,"type":"article-journal","container-title":"Journal of Cleaner Production","DOI":"10.1016/j.jclepro.2019.07.010","ISSN":"09596526","journalAbbreviation":"Journal of Cleaner Production","language":"en","page":"117535","source":"DOI.org (Crossref)","title":"Assessing the decoupling of economic growth from environmental impacts in the European Union: A consumption-based approach","title-short":"Assessing the decoupling of economic growth from environmental impacts in the European Union","volume":"236","author":[{"family":"Sanyé-Mengual","given":"E."},{"family":"Secchi","given":"M."},{"family":"Corrado","given":"S."},{"family":"Beylot","given":"A."},{"family":"Sala","given":"S."}],"issued":{"date-parts":[["2019",11]]}}}],"schema":"https://github.com/citation-style-language/schema/raw/master/csl-citation.json"} </w:instrText>
      </w:r>
      <w:r w:rsidRPr="6994842D">
        <w:rPr>
          <w:sz w:val="22"/>
          <w:szCs w:val="22"/>
        </w:rPr>
        <w:fldChar w:fldCharType="separate"/>
      </w:r>
      <w:r w:rsidR="006B6AEE" w:rsidRPr="006B6AEE">
        <w:rPr>
          <w:sz w:val="22"/>
        </w:rPr>
        <w:t>[82], [83]</w:t>
      </w:r>
      <w:r w:rsidRPr="6994842D">
        <w:rPr>
          <w:sz w:val="22"/>
          <w:szCs w:val="22"/>
        </w:rPr>
        <w:fldChar w:fldCharType="end"/>
      </w:r>
      <w:r w:rsidR="000B432E" w:rsidRPr="6994842D">
        <w:rPr>
          <w:sz w:val="22"/>
          <w:szCs w:val="22"/>
        </w:rPr>
        <w:t xml:space="preserve"> </w:t>
      </w:r>
      <w:commentRangeEnd w:id="125"/>
      <w:r>
        <w:rPr>
          <w:rStyle w:val="CommentReference"/>
        </w:rPr>
        <w:commentReference w:id="125"/>
      </w:r>
      <w:commentRangeEnd w:id="126"/>
      <w:r>
        <w:rPr>
          <w:rStyle w:val="CommentReference"/>
        </w:rPr>
        <w:commentReference w:id="126"/>
      </w:r>
      <w:r w:rsidRPr="6994842D">
        <w:rPr>
          <w:sz w:val="22"/>
          <w:szCs w:val="22"/>
        </w:rPr>
        <w:t xml:space="preserve">with domestic improvements linked to the outsourcing of production. Sustainable food import policies are crucial to prevent environmental harm, such as biodiversity loss and climate change, </w:t>
      </w:r>
      <w:r w:rsidR="384E75B2" w:rsidRPr="6994842D">
        <w:rPr>
          <w:rFonts w:eastAsia="EC Square Sans Pro" w:cs="EC Square Sans Pro"/>
          <w:sz w:val="22"/>
          <w:szCs w:val="22"/>
        </w:rPr>
        <w:t>resulting from lower sustainability standards in exporting countries</w:t>
      </w:r>
      <w:r w:rsidRPr="6994842D">
        <w:rPr>
          <w:sz w:val="22"/>
          <w:szCs w:val="22"/>
        </w:rPr>
        <w:t>. Revising trade policies with negative externalities, could ensure fairness for European farmers.</w:t>
      </w:r>
    </w:p>
    <w:p w14:paraId="5B93BE77" w14:textId="641E6B8E" w:rsidR="00A929D7" w:rsidRPr="00142A0D" w:rsidRDefault="00A929D7" w:rsidP="05A08F63">
      <w:pPr>
        <w:spacing w:before="240" w:line="257" w:lineRule="auto"/>
        <w:rPr>
          <w:sz w:val="22"/>
          <w:szCs w:val="22"/>
        </w:rPr>
      </w:pPr>
      <w:r w:rsidRPr="05A08F63">
        <w:rPr>
          <w:sz w:val="22"/>
          <w:szCs w:val="22"/>
        </w:rPr>
        <w:t>Additionally, the EU also has agreements with non-EU countries for access to surplus fish stocks, with catch limits based on sustainability criteria. In exchange, the EU provides financial support to partner countries.</w:t>
      </w:r>
    </w:p>
    <w:p w14:paraId="43B0F475" w14:textId="105D1CC8" w:rsidR="00A929D7" w:rsidRPr="00D95CB2" w:rsidRDefault="00A929D7" w:rsidP="05A08F63">
      <w:pPr>
        <w:spacing w:before="240" w:after="240"/>
        <w:rPr>
          <w:sz w:val="22"/>
          <w:szCs w:val="22"/>
          <w:u w:val="single"/>
        </w:rPr>
      </w:pPr>
      <w:r w:rsidRPr="05A08F63">
        <w:rPr>
          <w:sz w:val="22"/>
          <w:szCs w:val="22"/>
        </w:rPr>
        <w:lastRenderedPageBreak/>
        <w:t xml:space="preserve">On </w:t>
      </w:r>
      <w:r w:rsidRPr="05A08F63">
        <w:rPr>
          <w:b/>
          <w:bCs/>
          <w:sz w:val="22"/>
          <w:szCs w:val="22"/>
        </w:rPr>
        <w:t>biodiversity</w:t>
      </w:r>
      <w:r w:rsidRPr="05A08F63">
        <w:rPr>
          <w:sz w:val="22"/>
          <w:szCs w:val="22"/>
        </w:rPr>
        <w:t>, the EU is committed to ensuring that the products consumed by its citizens do not contribute to global deforestation or forest degradation through its Deforestation Regulation. This regulation is expected to bring down greenhouse gas emissions and biodiversity loss.</w:t>
      </w:r>
    </w:p>
    <w:p w14:paraId="769EF2C9" w14:textId="2D8A929C" w:rsidR="00A929D7" w:rsidRPr="00142A0D" w:rsidRDefault="00A929D7" w:rsidP="05A08F63">
      <w:pPr>
        <w:spacing w:before="240" w:after="240"/>
        <w:rPr>
          <w:sz w:val="22"/>
          <w:szCs w:val="22"/>
        </w:rPr>
      </w:pPr>
      <w:r w:rsidRPr="6994842D">
        <w:rPr>
          <w:sz w:val="22"/>
          <w:szCs w:val="22"/>
        </w:rPr>
        <w:t>Agricultural expansion for commodity production is the primary driver of deforestation. As a major consumer of these commodities, the EU recogni</w:t>
      </w:r>
      <w:r w:rsidR="66ABADAA" w:rsidRPr="6994842D">
        <w:rPr>
          <w:sz w:val="22"/>
          <w:szCs w:val="22"/>
        </w:rPr>
        <w:t>s</w:t>
      </w:r>
      <w:r w:rsidRPr="6994842D">
        <w:rPr>
          <w:sz w:val="22"/>
          <w:szCs w:val="22"/>
        </w:rPr>
        <w:t>es its responsibility and is taking steps to address the issue. Under the regulation, operators and traders placing these commodities on the EU market or exporting them must demonstrate that their products do not originate from recently deforested land or contribute to forest degradation.</w:t>
      </w:r>
    </w:p>
    <w:p w14:paraId="4AD4F165" w14:textId="3DA9D41E" w:rsidR="00A929D7" w:rsidRPr="00142A0D" w:rsidRDefault="00A929D7" w:rsidP="05A08F63">
      <w:pPr>
        <w:spacing w:before="240" w:after="240"/>
        <w:rPr>
          <w:sz w:val="22"/>
          <w:szCs w:val="22"/>
        </w:rPr>
      </w:pPr>
      <w:r w:rsidRPr="05A08F63">
        <w:rPr>
          <w:sz w:val="22"/>
          <w:szCs w:val="22"/>
        </w:rPr>
        <w:t>In line with the EU’s Global Gateway strategy, the Team Europe Initiative on Deforestation-free Value Chains seeks to help partner countries transition to sustainable, legal, and deforestation-free agricultural value chains. This initiative is a collaborative effort between the European Commission and EU Member States like Germany, the Netherlands, and France, backed by an initial €70 million in funding.</w:t>
      </w:r>
    </w:p>
    <w:p w14:paraId="663D8A94" w14:textId="4D125795" w:rsidR="00A929D7" w:rsidRPr="00142A0D" w:rsidRDefault="00A929D7" w:rsidP="05A08F63">
      <w:pPr>
        <w:spacing w:before="240" w:after="240"/>
        <w:rPr>
          <w:sz w:val="22"/>
          <w:szCs w:val="22"/>
        </w:rPr>
      </w:pPr>
      <w:r w:rsidRPr="05A08F63">
        <w:rPr>
          <w:sz w:val="22"/>
          <w:szCs w:val="22"/>
        </w:rPr>
        <w:t>To ensure smooth global implementation, the Commission and the European External Action Service are introducing a strategic framework for international cooperation on the EU Deforestation Regulation. The framework outlines five priority areas, including support for smallholders, eight guiding principles like a human rights-centred approach, and various tools such as dialogue and financing. This comprehensive framework aims to promote a fair and inclusive transition to deforestation-free agricultural supply chains, leaving no one behind.</w:t>
      </w:r>
    </w:p>
    <w:p w14:paraId="738B2B00" w14:textId="0B6DB352" w:rsidR="46101C48" w:rsidRDefault="46101C48" w:rsidP="6994842D">
      <w:pPr>
        <w:spacing w:before="240" w:after="240"/>
        <w:rPr>
          <w:rFonts w:eastAsia="EC Square Sans Pro" w:cs="EC Square Sans Pro"/>
          <w:sz w:val="22"/>
          <w:szCs w:val="22"/>
        </w:rPr>
      </w:pPr>
      <w:r w:rsidRPr="6994842D">
        <w:rPr>
          <w:rFonts w:eastAsia="EC Square Sans Pro" w:cs="EC Square Sans Pro"/>
          <w:sz w:val="22"/>
          <w:szCs w:val="22"/>
        </w:rPr>
        <w:t xml:space="preserve">On December 2022, world leaders adopted the historic Kunming-Montreal Global Biodiversity Framework. This framework establishes clear, measurable goals and targets, supported by comprehensive monitoring, reporting, and review mechanisms to track progress. It is strengthened by a solid resource mobilisation plan. It commits the global community to taking action to protect and restore nature while removing pollution. </w:t>
      </w:r>
    </w:p>
    <w:p w14:paraId="03CAA026" w14:textId="302F2EEB" w:rsidR="6994842D" w:rsidRDefault="46101C48" w:rsidP="6994842D">
      <w:pPr>
        <w:spacing w:before="240" w:after="240"/>
        <w:rPr>
          <w:sz w:val="22"/>
          <w:szCs w:val="22"/>
        </w:rPr>
      </w:pPr>
      <w:r w:rsidRPr="6994842D">
        <w:rPr>
          <w:rFonts w:eastAsia="EC Square Sans Pro" w:cs="EC Square Sans Pro"/>
          <w:sz w:val="22"/>
          <w:szCs w:val="22"/>
        </w:rPr>
        <w:t>The EU played a key role in COP16, delivering on global financing commitments to protect nature. The outcomes of COP16 have further solidified the global community's efforts to address biodiversity loss. The EU's commitment to mobilizing resources and financing for biodiversity conservation has helped to drive progress towards the goals and targets set out in the Kunming-Montreal Global Biodiversity Framework. With the outcomes of COP16, the international community has taken a significant step forward in protecting and restoring nature, and removing pollution, paving the way for a more sustainable future.</w:t>
      </w:r>
    </w:p>
    <w:p w14:paraId="5700BB20" w14:textId="255914A8" w:rsidR="00A929D7" w:rsidRPr="00142A0D" w:rsidRDefault="00A929D7" w:rsidP="05A08F63">
      <w:pPr>
        <w:spacing w:before="240" w:after="240"/>
        <w:rPr>
          <w:sz w:val="22"/>
          <w:szCs w:val="22"/>
        </w:rPr>
      </w:pPr>
      <w:r w:rsidRPr="05A08F63">
        <w:rPr>
          <w:sz w:val="22"/>
          <w:szCs w:val="22"/>
        </w:rPr>
        <w:t>The NaturAfrica initiative promotes biodiversity conservation in Africa through a people-centered approach, focusing on key landscapes to create jobs, improve security, and support sustainable livelihoods while protecting vital ecosystems and wildlife. EU delegations will design and implement NaturAfrica programs in consultation with national and regional governments, local communities, civil society, and the private sector, with a focus on indigenous communities and women. Aligned with the European Green Deal, NaturAfrica supports EU global commitments on biodiversity under the Convention on Biological Diversity, aiming to preserve ecosystems, combat wildlife crime, and boost financial flows for biodiversity protection in developing countries.</w:t>
      </w:r>
    </w:p>
    <w:p w14:paraId="52178E18" w14:textId="739088F4"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 xml:space="preserve">Climate change and </w:t>
      </w:r>
      <w:r w:rsidRPr="05A08F63">
        <w:rPr>
          <w:rFonts w:eastAsia="EC Square Sans Pro" w:cs="EC Square Sans Pro"/>
          <w:b/>
          <w:bCs/>
          <w:sz w:val="22"/>
          <w:szCs w:val="22"/>
        </w:rPr>
        <w:t>pollutio</w:t>
      </w:r>
      <w:r w:rsidRPr="2D5F936F">
        <w:rPr>
          <w:rFonts w:eastAsia="EC Square Sans Pro" w:cs="EC Square Sans Pro"/>
          <w:b/>
          <w:sz w:val="22"/>
          <w:szCs w:val="22"/>
        </w:rPr>
        <w:t>n</w:t>
      </w:r>
      <w:r w:rsidRPr="05A08F63">
        <w:rPr>
          <w:rFonts w:eastAsia="EC Square Sans Pro" w:cs="EC Square Sans Pro"/>
          <w:sz w:val="22"/>
          <w:szCs w:val="22"/>
        </w:rPr>
        <w:t xml:space="preserve"> are interrelated and cross-border issues which require the involvement of countries under EU Enlargement and neighbourhood policy for achieving the EU Green Deal objectives in EU and globally. The Green Agenda for the Western Balkans, accompanying the Economic </w:t>
      </w:r>
      <w:r w:rsidRPr="05A08F63">
        <w:rPr>
          <w:rFonts w:eastAsia="EC Square Sans Pro" w:cs="EC Square Sans Pro"/>
          <w:sz w:val="22"/>
          <w:szCs w:val="22"/>
        </w:rPr>
        <w:lastRenderedPageBreak/>
        <w:t>and Investment Plan for the region, is a concrete example of the EU international sustainable development policy. It is focused on carbon neutrality, sustainable transport, circular economy, depollution of air, water and soil, sustainability of the food chain and protection of biodiversity as key areas of intervention. The implementation of the Green Agenda is supported through the Instrument for Pre-Accession (IPAIII), the Western Balkans Investment Framework and the European Fund for Sustainable Development Plus (EFSD+), among others.</w:t>
      </w:r>
    </w:p>
    <w:p w14:paraId="6CB315E5" w14:textId="21A8BBF0"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 xml:space="preserve">The Zero pollution action plan for water, air and soil identifies nine Flagships, such as reducing health inequalities, supporting zero pollution action in cities and across regions and minimising the EU’s external pollution footprint. Zero Pollution needs to be tackled at international level and alignment of targets is necessary. For example, the EU imports goods whose production causes environmental impacts in their country of origin. </w:t>
      </w:r>
    </w:p>
    <w:p w14:paraId="2D5BD09A" w14:textId="382EE707"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 xml:space="preserve">International efforts are also needed to achieve a significant reduction in marine plastic litter, as banning single-use-plastic items or even banning all plastic litter in the EU would not be sufficient to reach the 50% reduction target (2022 ZPO).  International collaboration and coordination are needed as only 24 % of all </w:t>
      </w:r>
      <w:r w:rsidRPr="2D5F936F">
        <w:rPr>
          <w:rFonts w:eastAsia="EC Square Sans Pro" w:cs="EC Square Sans Pro"/>
          <w:sz w:val="22"/>
          <w:szCs w:val="22"/>
        </w:rPr>
        <w:t>macro</w:t>
      </w:r>
      <w:r w:rsidR="1F8287D2" w:rsidRPr="2D5F936F">
        <w:rPr>
          <w:rFonts w:eastAsia="EC Square Sans Pro" w:cs="EC Square Sans Pro"/>
          <w:sz w:val="22"/>
          <w:szCs w:val="22"/>
        </w:rPr>
        <w:t>-</w:t>
      </w:r>
      <w:r w:rsidRPr="2D5F936F">
        <w:rPr>
          <w:rFonts w:eastAsia="EC Square Sans Pro" w:cs="EC Square Sans Pro"/>
          <w:sz w:val="22"/>
          <w:szCs w:val="22"/>
        </w:rPr>
        <w:t>litter</w:t>
      </w:r>
      <w:r w:rsidRPr="05A08F63">
        <w:rPr>
          <w:rFonts w:eastAsia="EC Square Sans Pro" w:cs="EC Square Sans Pro"/>
          <w:sz w:val="22"/>
          <w:szCs w:val="22"/>
        </w:rPr>
        <w:t xml:space="preserve"> originates from the EU. </w:t>
      </w:r>
    </w:p>
    <w:p w14:paraId="365E78B1" w14:textId="1D71D6E8"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The Mediterranean Sea is subject to many pressures from human activities, given the large population that lives on its shores and the large number of human activities that take place at sea.  These include contamination from pollutants, marine litter, the unsustainable extraction of fish, underwater noise, non-indigenous species, and physical disturbance of the seabed. The EU cannot, by itself, achieve the zero</w:t>
      </w:r>
      <w:r w:rsidR="74CC82AC" w:rsidRPr="15ABAE1F">
        <w:rPr>
          <w:rFonts w:eastAsia="EC Square Sans Pro" w:cs="EC Square Sans Pro"/>
          <w:sz w:val="22"/>
          <w:szCs w:val="22"/>
        </w:rPr>
        <w:t>-</w:t>
      </w:r>
      <w:r w:rsidRPr="05A08F63">
        <w:rPr>
          <w:rFonts w:eastAsia="EC Square Sans Pro" w:cs="EC Square Sans Pro"/>
          <w:sz w:val="22"/>
          <w:szCs w:val="22"/>
        </w:rPr>
        <w:t>pollution target in the Mediterranean Sea, cooperation between all Mediterranean neighbouring states and regions is needed.</w:t>
      </w:r>
    </w:p>
    <w:p w14:paraId="6148E27C" w14:textId="456F2959" w:rsidR="00A929D7" w:rsidRDefault="00A929D7" w:rsidP="002D4196">
      <w:pPr>
        <w:spacing w:before="240" w:after="240"/>
        <w:jc w:val="left"/>
        <w:rPr>
          <w:rFonts w:eastAsia="EC Square Sans Pro" w:cs="EC Square Sans Pro"/>
          <w:sz w:val="22"/>
          <w:szCs w:val="22"/>
        </w:rPr>
      </w:pPr>
      <w:r w:rsidRPr="05A08F63">
        <w:rPr>
          <w:rFonts w:eastAsia="EC Square Sans Pro" w:cs="EC Square Sans Pro"/>
          <w:sz w:val="22"/>
          <w:szCs w:val="22"/>
        </w:rPr>
        <w:t>The contracting parties of the UN’s Barcelona Convention on the Protection of the Marine Environment and the Coastal Region of the Mediterranean signed a declaration endorsing a new strategy</w:t>
      </w:r>
      <w:r w:rsidR="00E44A80">
        <w:t xml:space="preserve"> </w:t>
      </w:r>
      <w:r w:rsidR="00804494">
        <w:rPr>
          <w:rStyle w:val="FootnoteReference"/>
          <w:rFonts w:eastAsia="EC Square Sans Pro" w:cs="EC Square Sans Pro"/>
          <w:sz w:val="22"/>
          <w:szCs w:val="22"/>
        </w:rPr>
        <w:footnoteReference w:id="7"/>
      </w:r>
      <w:r w:rsidR="00804494">
        <w:rPr>
          <w:rFonts w:eastAsia="EC Square Sans Pro" w:cs="EC Square Sans Pro"/>
          <w:sz w:val="22"/>
          <w:szCs w:val="22"/>
        </w:rPr>
        <w:t xml:space="preserve"> </w:t>
      </w:r>
      <w:r w:rsidRPr="05A08F63">
        <w:rPr>
          <w:rFonts w:eastAsia="EC Square Sans Pro" w:cs="EC Square Sans Pro"/>
          <w:sz w:val="22"/>
          <w:szCs w:val="22"/>
        </w:rPr>
        <w:t>for 2022 to 2027 to achieve a healthy, clean, sustainable and climate resilient Mediterranean Sea. All contracting Parties also agreed to support the designation of a sulphur emissions control area in the whole region, meaning that ships steaming through the Mediterranean can only use fuels containing low sulphur. This aims to bring benefits to water and air quality as well as human health.</w:t>
      </w:r>
    </w:p>
    <w:p w14:paraId="44259420" w14:textId="2E87792A" w:rsidR="00A929D7" w:rsidDel="00AF05DE" w:rsidRDefault="00A929D7" w:rsidP="05A08F63">
      <w:pPr>
        <w:spacing w:before="240" w:after="240"/>
        <w:rPr>
          <w:del w:id="129" w:author="Microsoft Office User" w:date="2025-04-18T11:05:00Z"/>
          <w:rFonts w:eastAsia="EC Square Sans Pro" w:cs="EC Square Sans Pro"/>
          <w:sz w:val="22"/>
          <w:szCs w:val="22"/>
        </w:rPr>
      </w:pPr>
      <w:r w:rsidRPr="6994842D">
        <w:rPr>
          <w:rFonts w:eastAsia="EC Square Sans Pro" w:cs="EC Square Sans Pro"/>
          <w:sz w:val="22"/>
          <w:szCs w:val="22"/>
        </w:rPr>
        <w:t>Additionally, the Chemicals strategy for sustainability aims to play a leading role globally by championing and promoting high chemical safety standards and by not exporting chemicals banned in the EU. To this end, the Commission has launched an open public consultation as part of an initiative to prohibit the production for export of hazardous chemicals that are banned in the EU.</w:t>
      </w:r>
    </w:p>
    <w:p w14:paraId="6B200257" w14:textId="2D5AAB58" w:rsidR="002143AC" w:rsidRDefault="002143AC" w:rsidP="00AF05DE">
      <w:pPr>
        <w:spacing w:before="240" w:after="240"/>
        <w:rPr>
          <w:b/>
          <w:bCs/>
          <w:color w:val="6CA644"/>
          <w:sz w:val="32"/>
          <w:szCs w:val="32"/>
          <w:lang w:eastAsia="en-US"/>
        </w:rPr>
        <w:pPrChange w:id="130" w:author="Microsoft Office User" w:date="2025-04-18T11:05:00Z">
          <w:pPr>
            <w:spacing w:before="0" w:after="160"/>
            <w:jc w:val="left"/>
          </w:pPr>
        </w:pPrChange>
      </w:pPr>
      <w:del w:id="131" w:author="Microsoft Office User" w:date="2025-04-18T11:05:00Z">
        <w:r w:rsidDel="00AF05DE">
          <w:br w:type="page"/>
        </w:r>
      </w:del>
    </w:p>
    <w:p w14:paraId="39F64444" w14:textId="1D6C8338" w:rsidR="005D30FE" w:rsidRPr="00EC4C6C" w:rsidDel="00AF05DE" w:rsidRDefault="00FC79C8" w:rsidP="6994842D">
      <w:pPr>
        <w:pStyle w:val="Heading1"/>
        <w:rPr>
          <w:del w:id="132" w:author="Microsoft Office User" w:date="2025-04-18T11:05:00Z"/>
          <w:rFonts w:eastAsiaTheme="minorEastAsia"/>
          <w:sz w:val="22"/>
          <w:szCs w:val="22"/>
        </w:rPr>
      </w:pPr>
      <w:bookmarkStart w:id="133" w:name="_Toc2046024254"/>
      <w:bookmarkEnd w:id="97"/>
      <w:bookmarkEnd w:id="98"/>
      <w:bookmarkEnd w:id="99"/>
      <w:bookmarkEnd w:id="100"/>
      <w:bookmarkEnd w:id="101"/>
      <w:bookmarkEnd w:id="102"/>
      <w:bookmarkEnd w:id="103"/>
      <w:bookmarkEnd w:id="104"/>
      <w:del w:id="134" w:author="Microsoft Office User" w:date="2025-04-18T11:05:00Z">
        <w:r w:rsidRPr="6994842D" w:rsidDel="00AF05DE">
          <w:rPr>
            <w:rFonts w:eastAsiaTheme="minorEastAsia"/>
            <w:sz w:val="22"/>
            <w:szCs w:val="22"/>
          </w:rPr>
          <w:delText>REFERENCES</w:delText>
        </w:r>
        <w:bookmarkEnd w:id="133"/>
      </w:del>
    </w:p>
    <w:p w14:paraId="467E9918" w14:textId="0CC14210" w:rsidR="005D30FE" w:rsidRPr="00EC4C6C" w:rsidDel="00AF05DE" w:rsidRDefault="00FC79C8" w:rsidP="005D30FE">
      <w:pPr>
        <w:ind w:left="-20" w:right="-20"/>
        <w:rPr>
          <w:del w:id="135" w:author="Microsoft Office User" w:date="2025-04-18T11:05:00Z"/>
          <w:rFonts w:eastAsiaTheme="minorEastAsia"/>
          <w:b/>
          <w:sz w:val="22"/>
          <w:szCs w:val="22"/>
        </w:rPr>
      </w:pPr>
      <w:commentRangeStart w:id="136"/>
      <w:commentRangeStart w:id="137"/>
      <w:commentRangeStart w:id="138"/>
      <w:del w:id="139" w:author="Microsoft Office User" w:date="2025-04-18T11:05:00Z">
        <w:r w:rsidRPr="00EC4C6C" w:rsidDel="00AF05DE">
          <w:rPr>
            <w:b/>
            <w:sz w:val="22"/>
            <w:szCs w:val="22"/>
          </w:rPr>
          <w:delText>References</w:delText>
        </w:r>
        <w:r w:rsidRPr="00EC4C6C" w:rsidDel="00AF05DE">
          <w:rPr>
            <w:b/>
            <w:bCs/>
            <w:sz w:val="22"/>
            <w:szCs w:val="22"/>
          </w:rPr>
          <w:delText xml:space="preserve"> </w:delText>
        </w:r>
        <w:r w:rsidR="005D30FE" w:rsidRPr="00EC4C6C" w:rsidDel="00AF05DE">
          <w:rPr>
            <w:rFonts w:eastAsiaTheme="minorEastAsia"/>
            <w:b/>
            <w:bCs/>
            <w:sz w:val="22"/>
            <w:szCs w:val="22"/>
          </w:rPr>
          <w:delText>biomass</w:delText>
        </w:r>
        <w:commentRangeEnd w:id="136"/>
        <w:r w:rsidR="00D378C6" w:rsidDel="00AF05DE">
          <w:rPr>
            <w:rStyle w:val="CommentReference"/>
            <w:lang w:eastAsia="en-US"/>
          </w:rPr>
          <w:commentReference w:id="136"/>
        </w:r>
        <w:commentRangeEnd w:id="137"/>
        <w:r w:rsidR="00200A8E" w:rsidDel="00AF05DE">
          <w:rPr>
            <w:rStyle w:val="CommentReference"/>
            <w:lang w:eastAsia="en-US"/>
          </w:rPr>
          <w:commentReference w:id="137"/>
        </w:r>
        <w:commentRangeEnd w:id="138"/>
        <w:r w:rsidR="00A86DA6" w:rsidDel="00AF05DE">
          <w:rPr>
            <w:rStyle w:val="CommentReference"/>
            <w:lang w:eastAsia="en-US"/>
          </w:rPr>
          <w:commentReference w:id="138"/>
        </w:r>
      </w:del>
    </w:p>
    <w:p w14:paraId="01C404CA" w14:textId="1B597FB9" w:rsidR="005D30FE" w:rsidRPr="00EC4C6C" w:rsidDel="00AF05DE" w:rsidRDefault="005D30FE" w:rsidP="005D30FE">
      <w:pPr>
        <w:rPr>
          <w:del w:id="144" w:author="Microsoft Office User" w:date="2025-04-18T11:05:00Z"/>
          <w:rFonts w:eastAsiaTheme="minorEastAsia"/>
          <w:sz w:val="22"/>
          <w:szCs w:val="22"/>
        </w:rPr>
      </w:pPr>
      <w:del w:id="145" w:author="Microsoft Office User" w:date="2025-04-18T11:05:00Z">
        <w:r w:rsidRPr="00EC4C6C" w:rsidDel="00AF05DE">
          <w:rPr>
            <w:rFonts w:eastAsiaTheme="minorEastAsia"/>
            <w:sz w:val="22"/>
            <w:szCs w:val="22"/>
          </w:rPr>
          <w:delText>European Commission, Korosuo, A., Borzacchiello, M.T., Giuntoli, J., Lasarte Lopez, J., M`Barek, R., Mubareka, S.B. and</w:delText>
        </w:r>
      </w:del>
    </w:p>
    <w:p w14:paraId="57F86F68" w14:textId="08D6854F" w:rsidR="005D30FE" w:rsidRPr="00EC4C6C" w:rsidDel="00AF05DE" w:rsidRDefault="005D30FE" w:rsidP="005D30FE">
      <w:pPr>
        <w:rPr>
          <w:del w:id="146" w:author="Microsoft Office User" w:date="2025-04-18T11:05:00Z"/>
          <w:rFonts w:eastAsiaTheme="minorEastAsia"/>
          <w:sz w:val="22"/>
          <w:szCs w:val="22"/>
        </w:rPr>
      </w:pPr>
      <w:del w:id="147" w:author="Microsoft Office User" w:date="2025-04-18T11:05:00Z">
        <w:r w:rsidRPr="00EC4C6C" w:rsidDel="00AF05DE">
          <w:rPr>
            <w:rFonts w:eastAsiaTheme="minorEastAsia"/>
            <w:sz w:val="22"/>
            <w:szCs w:val="22"/>
          </w:rPr>
          <w:delText xml:space="preserve">Camia, A., 2024 Trends in the EU bioeconomy - update 2024, Publications Office of the European Union, Luxembourg, 2024, </w:delText>
        </w:r>
        <w:r w:rsidR="003703AE" w:rsidDel="00AF05DE">
          <w:fldChar w:fldCharType="begin"/>
        </w:r>
        <w:r w:rsidR="003703AE" w:rsidDel="00AF05DE">
          <w:delInstrText xml:space="preserve"> HYPERLINK "https://data.europa.eu/doi/10.2760/0141556" </w:delInstrText>
        </w:r>
        <w:r w:rsidR="003703AE" w:rsidDel="00AF05DE">
          <w:fldChar w:fldCharType="separate"/>
        </w:r>
        <w:r w:rsidRPr="00EC4C6C" w:rsidDel="00AF05DE">
          <w:rPr>
            <w:rStyle w:val="Hyperlink"/>
            <w:rFonts w:eastAsiaTheme="minorEastAsia"/>
            <w:sz w:val="22"/>
            <w:szCs w:val="22"/>
            <w:u w:val="none"/>
          </w:rPr>
          <w:delText>https://data.europa.eu/doi/10.2760/0141556</w:delText>
        </w:r>
        <w:r w:rsidR="003703AE" w:rsidDel="00AF05DE">
          <w:rPr>
            <w:rStyle w:val="Hyperlink"/>
            <w:rFonts w:eastAsiaTheme="minorEastAsia"/>
            <w:sz w:val="22"/>
            <w:szCs w:val="22"/>
            <w:u w:val="none"/>
          </w:rPr>
          <w:fldChar w:fldCharType="end"/>
        </w:r>
        <w:r w:rsidRPr="00EC4C6C" w:rsidDel="00AF05DE">
          <w:rPr>
            <w:rFonts w:eastAsiaTheme="minorEastAsia"/>
            <w:sz w:val="22"/>
            <w:szCs w:val="22"/>
          </w:rPr>
          <w:delText>, JRC140285.</w:delText>
        </w:r>
      </w:del>
    </w:p>
    <w:p w14:paraId="70D6C132" w14:textId="655D1E8A" w:rsidR="005D30FE" w:rsidRPr="00EC4C6C" w:rsidDel="00AF05DE" w:rsidRDefault="005D30FE" w:rsidP="005D30FE">
      <w:pPr>
        <w:rPr>
          <w:del w:id="148" w:author="Microsoft Office User" w:date="2025-04-18T11:05:00Z"/>
          <w:rFonts w:eastAsiaTheme="minorEastAsia"/>
          <w:sz w:val="22"/>
          <w:szCs w:val="22"/>
        </w:rPr>
      </w:pPr>
      <w:del w:id="149" w:author="Microsoft Office User" w:date="2025-04-18T11:05:00Z">
        <w:r w:rsidRPr="00EC4C6C" w:rsidDel="00AF05DE">
          <w:rPr>
            <w:rFonts w:eastAsiaTheme="minorEastAsia"/>
            <w:sz w:val="22"/>
            <w:szCs w:val="22"/>
          </w:rPr>
          <w:delText>Maes, J., Teller, A., Erhard, M., Conde, S., Vallecillo, R.S., Barredo, C.J.I., Paracchini, M.-L., Malak, D.A., Trombetti, M., Vigiak, O., Zulian, G., Addamo, A., Grizzetti, B., Somma, F., Hagyo, A., Vogt, P., Polce, C., Jones, A., Carré, A., Hauser, R., 2021. EU Ecosystem Assessment [WWW Document]. JRC Publications Repository. https://doi.org/10.2760/190829</w:delText>
        </w:r>
      </w:del>
    </w:p>
    <w:p w14:paraId="79BE98E4" w14:textId="4CFA89DE" w:rsidR="005D30FE" w:rsidRPr="00EC4C6C" w:rsidDel="00AF05DE" w:rsidRDefault="005D30FE" w:rsidP="005D30FE">
      <w:pPr>
        <w:rPr>
          <w:del w:id="150" w:author="Microsoft Office User" w:date="2025-04-18T11:05:00Z"/>
          <w:rFonts w:eastAsiaTheme="minorEastAsia"/>
          <w:sz w:val="22"/>
          <w:szCs w:val="22"/>
        </w:rPr>
      </w:pPr>
      <w:del w:id="151" w:author="Microsoft Office User" w:date="2025-04-18T11:05:00Z">
        <w:r w:rsidRPr="00EC4C6C" w:rsidDel="00AF05DE">
          <w:rPr>
            <w:rFonts w:eastAsiaTheme="minorEastAsia"/>
            <w:sz w:val="22"/>
            <w:szCs w:val="22"/>
            <w:lang w:val="it-IT"/>
          </w:rPr>
          <w:delText xml:space="preserve">Mubareka, S., Migliavacca, M., Sanchez Lopez, J., Avitabile, V., Baldoni, E., Bausano, G., Boysen-Urban, K., Caldeira, C., Camia, A., Cazzaniga, N., Ceccherini, G., De Laurentiis, V., Doerner, H., Giuntoli, J., Gras, M., Guillen, J., Gurria, P., Hassegawa, M., Jasinevicius, G., Zulian, G., 2023. </w:delText>
        </w:r>
        <w:r w:rsidRPr="00EC4C6C" w:rsidDel="00AF05DE">
          <w:rPr>
            <w:rFonts w:eastAsiaTheme="minorEastAsia"/>
            <w:sz w:val="22"/>
            <w:szCs w:val="22"/>
          </w:rPr>
          <w:delText>Biomass production, supply, uses and flows in the European Union. https://doi.org/10.2760/484748</w:delText>
        </w:r>
      </w:del>
    </w:p>
    <w:p w14:paraId="3414954A" w14:textId="1F2563C1" w:rsidR="00FC79C8" w:rsidRPr="00EC4C6C" w:rsidDel="00AF05DE" w:rsidRDefault="00FC79C8" w:rsidP="00FC79C8">
      <w:pPr>
        <w:pStyle w:val="JRCText"/>
        <w:spacing w:line="240" w:lineRule="auto"/>
        <w:rPr>
          <w:del w:id="152" w:author="Microsoft Office User" w:date="2025-04-18T11:05:00Z"/>
          <w:b/>
          <w:sz w:val="22"/>
          <w:szCs w:val="22"/>
        </w:rPr>
      </w:pPr>
      <w:commentRangeStart w:id="153"/>
      <w:del w:id="154" w:author="Microsoft Office User" w:date="2025-04-18T11:05:00Z">
        <w:r w:rsidRPr="00EC4C6C" w:rsidDel="00AF05DE">
          <w:rPr>
            <w:b/>
            <w:sz w:val="22"/>
            <w:szCs w:val="22"/>
          </w:rPr>
          <w:delText>References</w:delText>
        </w:r>
        <w:r w:rsidRPr="00EC4C6C" w:rsidDel="00AF05DE">
          <w:rPr>
            <w:b/>
            <w:bCs/>
            <w:sz w:val="22"/>
            <w:szCs w:val="22"/>
          </w:rPr>
          <w:delText xml:space="preserve"> agroecosystems</w:delText>
        </w:r>
        <w:commentRangeEnd w:id="153"/>
        <w:r w:rsidR="00C72A1C" w:rsidDel="00AF05DE">
          <w:rPr>
            <w:rStyle w:val="CommentReference"/>
            <w:rFonts w:eastAsia="Times New Roman"/>
          </w:rPr>
          <w:commentReference w:id="153"/>
        </w:r>
      </w:del>
    </w:p>
    <w:p w14:paraId="14AFFCAC" w14:textId="78827D36" w:rsidR="00FC79C8" w:rsidRPr="00EC4C6C" w:rsidDel="00AF05DE" w:rsidRDefault="00FC79C8" w:rsidP="00FC79C8">
      <w:pPr>
        <w:pStyle w:val="JRCText"/>
        <w:rPr>
          <w:del w:id="155" w:author="Microsoft Office User" w:date="2025-04-18T11:05:00Z"/>
          <w:rStyle w:val="normaltextrun"/>
          <w:color w:val="000000" w:themeColor="text1"/>
          <w:sz w:val="22"/>
          <w:szCs w:val="22"/>
        </w:rPr>
      </w:pPr>
      <w:del w:id="156" w:author="Microsoft Office User" w:date="2025-04-18T11:05:00Z">
        <w:r w:rsidRPr="00EA2F9D" w:rsidDel="00AF05DE">
          <w:rPr>
            <w:rStyle w:val="normaltextrun"/>
            <w:color w:val="000000" w:themeColor="text1"/>
            <w:sz w:val="22"/>
            <w:szCs w:val="22"/>
            <w:highlight w:val="yellow"/>
          </w:rPr>
          <w:delText>R. Bezner Kerr, J.C. Postigo, P. Smith, A. Cowie, P.K. Singh, M. Rivera-Ferre, M.C. Tirado-von der Pahlen, D. Campbell, H. Neufeldt Agroecology as a transformative approach to tackle climatic, food, and ecosystemic crises Curr. Opin. Environ. Sustain., 62 (2023)</w:delText>
        </w:r>
      </w:del>
    </w:p>
    <w:p w14:paraId="3E7CFC38" w14:textId="4884667D" w:rsidR="00FC79C8" w:rsidRPr="00EC4C6C" w:rsidDel="00AF05DE" w:rsidRDefault="00FC79C8" w:rsidP="00FC79C8">
      <w:pPr>
        <w:pStyle w:val="JRCText"/>
        <w:rPr>
          <w:del w:id="157" w:author="Microsoft Office User" w:date="2025-04-18T11:05:00Z"/>
          <w:rStyle w:val="normaltextrun"/>
          <w:color w:val="000000" w:themeColor="text1"/>
          <w:sz w:val="22"/>
          <w:szCs w:val="22"/>
        </w:rPr>
      </w:pPr>
      <w:del w:id="158" w:author="Microsoft Office User" w:date="2025-04-18T11:05:00Z">
        <w:r w:rsidRPr="00EA2F9D" w:rsidDel="00AF05DE">
          <w:rPr>
            <w:rStyle w:val="normaltextrun"/>
            <w:color w:val="000000" w:themeColor="text1"/>
            <w:sz w:val="22"/>
            <w:szCs w:val="22"/>
            <w:highlight w:val="yellow"/>
          </w:rPr>
          <w:delText>Ceddia G., Boillat S., Jacobi J., 2024, Transforming food systems through agroecology: enhancing farmers' autonomy for a safe and just transition, The Lancet Planetary Health, 8(11): e958-e965</w:delText>
        </w:r>
      </w:del>
    </w:p>
    <w:p w14:paraId="5BE4D0DA" w14:textId="780F332A" w:rsidR="00FC79C8" w:rsidRPr="00EC4C6C" w:rsidDel="00AF05DE" w:rsidRDefault="00FC79C8" w:rsidP="00FC79C8">
      <w:pPr>
        <w:pStyle w:val="JRCText"/>
        <w:rPr>
          <w:del w:id="159" w:author="Microsoft Office User" w:date="2025-04-18T11:05:00Z"/>
          <w:rStyle w:val="normaltextrun"/>
          <w:color w:val="000000" w:themeColor="text1"/>
          <w:sz w:val="22"/>
          <w:szCs w:val="22"/>
        </w:rPr>
      </w:pPr>
      <w:del w:id="160" w:author="Microsoft Office User" w:date="2025-04-18T11:05:00Z">
        <w:r w:rsidRPr="001B6D9A" w:rsidDel="00AF05DE">
          <w:rPr>
            <w:rStyle w:val="normaltextrun"/>
            <w:color w:val="000000" w:themeColor="text1"/>
            <w:sz w:val="22"/>
            <w:szCs w:val="22"/>
            <w:highlight w:val="yellow"/>
          </w:rPr>
          <w:delText>HLPE. 2019. Agroecological and other innovative approaches for sustainable agriculture and food systems that enhance food security and nutrition. A report by the High Level Panel of Experts on Food Security and Nutrition of the Committee on World Food Security, Rome.</w:delText>
        </w:r>
      </w:del>
    </w:p>
    <w:p w14:paraId="742D133C" w14:textId="32DC73A8" w:rsidR="00FC79C8" w:rsidRPr="00EC4C6C" w:rsidDel="00AF05DE" w:rsidRDefault="00FC79C8" w:rsidP="00FC79C8">
      <w:pPr>
        <w:pStyle w:val="JRCText"/>
        <w:rPr>
          <w:del w:id="161" w:author="Microsoft Office User" w:date="2025-04-18T11:05:00Z"/>
          <w:rStyle w:val="normaltextrun"/>
          <w:color w:val="000000" w:themeColor="text1"/>
          <w:sz w:val="22"/>
          <w:szCs w:val="22"/>
        </w:rPr>
      </w:pPr>
      <w:del w:id="162" w:author="Microsoft Office User" w:date="2025-04-18T11:05:00Z">
        <w:r w:rsidRPr="002A09F4" w:rsidDel="00AF05DE">
          <w:rPr>
            <w:rStyle w:val="normaltextrun"/>
            <w:color w:val="000000" w:themeColor="text1"/>
            <w:sz w:val="22"/>
            <w:szCs w:val="22"/>
            <w:highlight w:val="yellow"/>
          </w:rPr>
          <w:delText>La Notte, A., Vallecillo Rodriguez, S., Garcia Bendito, E., Grammatikopoulou, I., Czucz, B., Ferrini, S., Grizzetti, B., Rega, C., Herrando, S., Villero, D., Zurbaran Nucci, M. and Maes, J., Ecosystem Services Accounting – Part III - Pilot accounts for habitat and species maintenance, on-site soil retention and water purification, EUR 30856 EN, Publications Office of the European Union, Luxembourg, 2021, ISBN 978-92-76-42052-1, doi:10.2760/707, JRC126566</w:delText>
        </w:r>
      </w:del>
    </w:p>
    <w:p w14:paraId="0047CF0D" w14:textId="7D6DD8BA" w:rsidR="00FC79C8" w:rsidRPr="00EC4C6C" w:rsidDel="00AF05DE" w:rsidRDefault="00FC79C8" w:rsidP="00FC79C8">
      <w:pPr>
        <w:pStyle w:val="JRCText"/>
        <w:rPr>
          <w:del w:id="163" w:author="Microsoft Office User" w:date="2025-04-18T11:05:00Z"/>
          <w:rStyle w:val="normaltextrun"/>
          <w:color w:val="000000" w:themeColor="text1"/>
          <w:sz w:val="22"/>
          <w:szCs w:val="22"/>
          <w:lang w:val="fr-FR"/>
        </w:rPr>
      </w:pPr>
      <w:del w:id="164" w:author="Microsoft Office User" w:date="2025-04-18T11:05:00Z">
        <w:r w:rsidRPr="006B5A04" w:rsidDel="00AF05DE">
          <w:rPr>
            <w:rStyle w:val="normaltextrun"/>
            <w:color w:val="000000" w:themeColor="text1"/>
            <w:sz w:val="22"/>
            <w:szCs w:val="22"/>
            <w:highlight w:val="yellow"/>
            <w:lang w:val="de-DE"/>
          </w:rPr>
          <w:delText xml:space="preserve">Muller, A., Schader, C., El-Hage Scialabba, N., Brüggemann, J., Isensee, A., Erb, K. H., … </w:delText>
        </w:r>
        <w:r w:rsidRPr="006B5A04" w:rsidDel="00AF05DE">
          <w:rPr>
            <w:rStyle w:val="normaltextrun"/>
            <w:color w:val="000000" w:themeColor="text1"/>
            <w:sz w:val="22"/>
            <w:szCs w:val="22"/>
            <w:highlight w:val="yellow"/>
          </w:rPr>
          <w:delText xml:space="preserve">Niggli, U. (2017). Strategies for feeding the world more sustainably with organic agriculture. </w:delText>
        </w:r>
        <w:r w:rsidRPr="006B5A04" w:rsidDel="00AF05DE">
          <w:rPr>
            <w:rStyle w:val="normaltextrun"/>
            <w:color w:val="000000" w:themeColor="text1"/>
            <w:sz w:val="22"/>
            <w:szCs w:val="22"/>
            <w:highlight w:val="yellow"/>
            <w:lang w:val="fr-FR"/>
          </w:rPr>
          <w:delText xml:space="preserve">Nature Communications, 8(1), 1–13. </w:delText>
        </w:r>
        <w:r w:rsidRPr="006B5A04" w:rsidDel="00AF05DE">
          <w:rPr>
            <w:highlight w:val="yellow"/>
          </w:rPr>
          <w:fldChar w:fldCharType="begin"/>
        </w:r>
        <w:r w:rsidRPr="006B5A04" w:rsidDel="00AF05DE">
          <w:rPr>
            <w:highlight w:val="yellow"/>
          </w:rPr>
          <w:delInstrText>HYPERLINK "https://doi.org/10.1038/s41467-017-01410-w" \h</w:delInstrText>
        </w:r>
        <w:r w:rsidRPr="006B5A04" w:rsidDel="00AF05DE">
          <w:rPr>
            <w:highlight w:val="yellow"/>
          </w:rPr>
          <w:fldChar w:fldCharType="separate"/>
        </w:r>
        <w:r w:rsidRPr="006B5A04" w:rsidDel="00AF05DE">
          <w:rPr>
            <w:rStyle w:val="normaltextrun"/>
            <w:color w:val="000000" w:themeColor="text1"/>
            <w:sz w:val="22"/>
            <w:szCs w:val="22"/>
            <w:highlight w:val="yellow"/>
            <w:lang w:val="fr-FR"/>
          </w:rPr>
          <w:delText>https://doi.org/10.1038/s41467-017-01410-w</w:delText>
        </w:r>
        <w:r w:rsidRPr="006B5A04" w:rsidDel="00AF05DE">
          <w:rPr>
            <w:highlight w:val="yellow"/>
          </w:rPr>
          <w:fldChar w:fldCharType="end"/>
        </w:r>
      </w:del>
    </w:p>
    <w:p w14:paraId="5DDEC8B6" w14:textId="0FCDDF10" w:rsidR="00FC79C8" w:rsidRPr="00EC4C6C" w:rsidDel="00AF05DE" w:rsidRDefault="00FC79C8" w:rsidP="00FC79C8">
      <w:pPr>
        <w:pStyle w:val="JRCText"/>
        <w:rPr>
          <w:del w:id="165" w:author="Microsoft Office User" w:date="2025-04-18T11:05:00Z"/>
          <w:rStyle w:val="normaltextrun"/>
          <w:color w:val="000000" w:themeColor="text1"/>
          <w:sz w:val="22"/>
          <w:szCs w:val="22"/>
        </w:rPr>
      </w:pPr>
      <w:del w:id="166" w:author="Microsoft Office User" w:date="2025-04-18T11:05:00Z">
        <w:r w:rsidRPr="006B5A04" w:rsidDel="00AF05DE">
          <w:rPr>
            <w:rStyle w:val="normaltextrun"/>
            <w:color w:val="000000" w:themeColor="text1"/>
            <w:sz w:val="22"/>
            <w:szCs w:val="22"/>
            <w:highlight w:val="yellow"/>
            <w:lang w:val="fr-FR"/>
          </w:rPr>
          <w:delText xml:space="preserve">Poux, X., Aubert, P.-M. (2018). </w:delText>
        </w:r>
        <w:r w:rsidRPr="006B5A04" w:rsidDel="00AF05DE">
          <w:rPr>
            <w:rStyle w:val="normaltextrun"/>
            <w:color w:val="000000" w:themeColor="text1"/>
            <w:sz w:val="22"/>
            <w:szCs w:val="22"/>
            <w:highlight w:val="yellow"/>
          </w:rPr>
          <w:delText>An agroecological Europe in 2050: multifunctional agriculture for healthy eating. Findings from the Ten Years For Agroecology (TYFAM) modelling exercise, Iddri-AScA, Study N°09/18, Paris, France, 74 p.</w:delText>
        </w:r>
      </w:del>
    </w:p>
    <w:p w14:paraId="46C6E7A7" w14:textId="591CFE8B" w:rsidR="00FC79C8" w:rsidRPr="00EC4C6C" w:rsidDel="00AF05DE" w:rsidRDefault="00FC79C8" w:rsidP="00FC79C8">
      <w:pPr>
        <w:pStyle w:val="JRCText"/>
        <w:rPr>
          <w:del w:id="167" w:author="Microsoft Office User" w:date="2025-04-18T11:05:00Z"/>
          <w:rStyle w:val="normaltextrun"/>
          <w:color w:val="000000" w:themeColor="text1"/>
          <w:sz w:val="22"/>
          <w:szCs w:val="22"/>
        </w:rPr>
      </w:pPr>
      <w:del w:id="168" w:author="Microsoft Office User" w:date="2025-04-18T11:05:00Z">
        <w:r w:rsidRPr="00705462" w:rsidDel="00AF05DE">
          <w:rPr>
            <w:rStyle w:val="normaltextrun"/>
            <w:color w:val="000000" w:themeColor="text1"/>
            <w:sz w:val="22"/>
            <w:szCs w:val="22"/>
            <w:highlight w:val="yellow"/>
          </w:rPr>
          <w:delText>Rokicki, B., M`barek, R., Grammatikopoulou, I., La Notte, A., Van Alphen, M., Van Zeist, W., Bartelings, H. and Polman, N., Gross Ecosystem Product in macroeconomic modelling, Publications Office of the European Union, Luxembourg, 2024, doi:10.2760/57602, JRC138106</w:delText>
        </w:r>
      </w:del>
    </w:p>
    <w:p w14:paraId="57B1CB5B" w14:textId="6980670D" w:rsidR="00FC79C8" w:rsidRPr="00EC4C6C" w:rsidDel="00AF05DE" w:rsidRDefault="00FC79C8" w:rsidP="00FC79C8">
      <w:pPr>
        <w:pStyle w:val="JRCText"/>
        <w:rPr>
          <w:del w:id="169" w:author="Microsoft Office User" w:date="2025-04-18T11:05:00Z"/>
          <w:rStyle w:val="normaltextrun"/>
          <w:color w:val="000000" w:themeColor="text1"/>
          <w:sz w:val="22"/>
          <w:szCs w:val="22"/>
        </w:rPr>
      </w:pPr>
      <w:del w:id="170" w:author="Microsoft Office User" w:date="2025-04-18T11:05:00Z">
        <w:r w:rsidRPr="006B5A04" w:rsidDel="00AF05DE">
          <w:rPr>
            <w:rStyle w:val="normaltextrun"/>
            <w:color w:val="000000" w:themeColor="text1"/>
            <w:sz w:val="22"/>
            <w:szCs w:val="22"/>
            <w:highlight w:val="yellow"/>
          </w:rPr>
          <w:delText>E. Röös, A. Mayer, A. Muller, G. Kalt, S. Ferguson, K.H. Erb, R. Hart, S. Matej, L. Kaufmann, C. Pfeifer, A. Frehner, P. Smith, G. Schwarz, Agroecological practices in combination with healthy diets can help meet EU food system policy targets, Sci. Total Environ., 847 (2022)</w:delText>
        </w:r>
      </w:del>
    </w:p>
    <w:p w14:paraId="1CB6E589" w14:textId="29BA2397" w:rsidR="00FC79C8" w:rsidRPr="00EC4C6C" w:rsidDel="00AF05DE" w:rsidRDefault="00FC79C8" w:rsidP="00FC79C8">
      <w:pPr>
        <w:keepNext/>
        <w:keepLines/>
        <w:rPr>
          <w:del w:id="171" w:author="Microsoft Office User" w:date="2025-04-18T11:05:00Z"/>
          <w:b/>
          <w:sz w:val="22"/>
          <w:szCs w:val="22"/>
        </w:rPr>
      </w:pPr>
      <w:del w:id="172" w:author="Microsoft Office User" w:date="2025-04-18T11:05:00Z">
        <w:r w:rsidRPr="00EC4C6C" w:rsidDel="00AF05DE">
          <w:rPr>
            <w:b/>
            <w:sz w:val="22"/>
            <w:szCs w:val="22"/>
          </w:rPr>
          <w:delText>References</w:delText>
        </w:r>
        <w:r w:rsidRPr="00EC4C6C" w:rsidDel="00AF05DE">
          <w:rPr>
            <w:b/>
            <w:bCs/>
            <w:sz w:val="22"/>
            <w:szCs w:val="22"/>
          </w:rPr>
          <w:delText xml:space="preserve"> biotech</w:delText>
        </w:r>
      </w:del>
    </w:p>
    <w:p w14:paraId="2F906CD9" w14:textId="044EEBEE" w:rsidR="00FC79C8" w:rsidRPr="00EC4C6C" w:rsidDel="00AF05DE" w:rsidRDefault="00FC79C8" w:rsidP="00FC79C8">
      <w:pPr>
        <w:rPr>
          <w:del w:id="173" w:author="Microsoft Office User" w:date="2025-04-18T11:05:00Z"/>
          <w:sz w:val="22"/>
          <w:szCs w:val="22"/>
        </w:rPr>
      </w:pPr>
      <w:del w:id="174" w:author="Microsoft Office User" w:date="2025-04-18T11:05:00Z">
        <w:r w:rsidRPr="00EC4C6C" w:rsidDel="00AF05DE">
          <w:rPr>
            <w:sz w:val="22"/>
            <w:szCs w:val="22"/>
          </w:rPr>
          <w:delText>Chekol, C., &amp; Gebreyohannes, M. (2018). Application and current trends of biotechnology: a brief review. Austin Journal of Biotechnology &amp; Bioengineering, 5(1), 1-8.</w:delText>
        </w:r>
      </w:del>
    </w:p>
    <w:p w14:paraId="52AC7D86" w14:textId="049B7E09" w:rsidR="00FC79C8" w:rsidRPr="00EC4C6C" w:rsidDel="00AF05DE" w:rsidRDefault="00FC79C8" w:rsidP="00FC79C8">
      <w:pPr>
        <w:rPr>
          <w:del w:id="175" w:author="Microsoft Office User" w:date="2025-04-18T11:05:00Z"/>
          <w:sz w:val="22"/>
          <w:szCs w:val="22"/>
        </w:rPr>
      </w:pPr>
      <w:del w:id="176" w:author="Microsoft Office User" w:date="2025-04-18T11:05:00Z">
        <w:r w:rsidRPr="00EC4C6C" w:rsidDel="00AF05DE">
          <w:rPr>
            <w:sz w:val="22"/>
            <w:szCs w:val="22"/>
          </w:rPr>
          <w:delText>Giraffa, G., Chanishvili, N., &amp; Widyastuti, Y. (2010). Importance of lactobacilli in food and feed biotechnology. Research in microbiology, 161(6), 480-487.</w:delText>
        </w:r>
      </w:del>
    </w:p>
    <w:p w14:paraId="3E585C77" w14:textId="71195BB4" w:rsidR="00FC79C8" w:rsidRPr="00EC4C6C" w:rsidDel="00AF05DE" w:rsidRDefault="00FC79C8" w:rsidP="00FC79C8">
      <w:pPr>
        <w:rPr>
          <w:del w:id="177" w:author="Microsoft Office User" w:date="2025-04-18T11:05:00Z"/>
          <w:sz w:val="22"/>
          <w:szCs w:val="22"/>
        </w:rPr>
      </w:pPr>
      <w:del w:id="178" w:author="Microsoft Office User" w:date="2025-04-18T11:05:00Z">
        <w:r w:rsidRPr="00EC4C6C" w:rsidDel="00AF05DE">
          <w:rPr>
            <w:sz w:val="22"/>
            <w:szCs w:val="22"/>
          </w:rPr>
          <w:delText>Cruz-Cruz, C. A., González-Arnao, M. T., &amp; Engelmann, F. (2013). Biotechnology and conservation of plant biodiversity. Resources, 2(2), 73-95.</w:delText>
        </w:r>
      </w:del>
    </w:p>
    <w:p w14:paraId="5EE01274" w14:textId="34A500DD" w:rsidR="00FC79C8" w:rsidRPr="00EC4C6C" w:rsidDel="00AF05DE" w:rsidRDefault="00FC79C8" w:rsidP="00FC79C8">
      <w:pPr>
        <w:rPr>
          <w:del w:id="179" w:author="Microsoft Office User" w:date="2025-04-18T11:05:00Z"/>
          <w:sz w:val="22"/>
          <w:szCs w:val="22"/>
        </w:rPr>
      </w:pPr>
      <w:del w:id="180" w:author="Microsoft Office User" w:date="2025-04-18T11:05:00Z">
        <w:r w:rsidRPr="00EC4C6C" w:rsidDel="00AF05DE">
          <w:rPr>
            <w:sz w:val="22"/>
            <w:szCs w:val="22"/>
          </w:rPr>
          <w:delText>Rasmussen, R. S., &amp; Morrissey, M. T. (2007). Marine biotechnology for production of food ingredients. Advances in food and nutrition research, 52, 237-292.</w:delText>
        </w:r>
      </w:del>
    </w:p>
    <w:p w14:paraId="278DDF41" w14:textId="509E57A9" w:rsidR="00FC79C8" w:rsidRPr="00EC4C6C" w:rsidDel="00AF05DE" w:rsidRDefault="00FC79C8" w:rsidP="00FC79C8">
      <w:pPr>
        <w:rPr>
          <w:del w:id="181" w:author="Microsoft Office User" w:date="2025-04-18T11:05:00Z"/>
          <w:b/>
          <w:sz w:val="22"/>
          <w:szCs w:val="22"/>
        </w:rPr>
      </w:pPr>
      <w:del w:id="182" w:author="Microsoft Office User" w:date="2025-04-18T11:05:00Z">
        <w:r w:rsidRPr="00EC4C6C" w:rsidDel="00AF05DE">
          <w:rPr>
            <w:b/>
            <w:sz w:val="22"/>
            <w:szCs w:val="22"/>
          </w:rPr>
          <w:delText xml:space="preserve">References blue </w:delText>
        </w:r>
        <w:commentRangeStart w:id="183"/>
        <w:r w:rsidRPr="00EC4C6C" w:rsidDel="00AF05DE">
          <w:rPr>
            <w:b/>
            <w:sz w:val="22"/>
            <w:szCs w:val="22"/>
          </w:rPr>
          <w:delText>economy</w:delText>
        </w:r>
        <w:commentRangeEnd w:id="183"/>
        <w:r w:rsidR="00FB5EB5" w:rsidDel="00AF05DE">
          <w:rPr>
            <w:rStyle w:val="CommentReference"/>
            <w:lang w:eastAsia="en-US"/>
          </w:rPr>
          <w:commentReference w:id="183"/>
        </w:r>
      </w:del>
    </w:p>
    <w:p w14:paraId="08BA9A88" w14:textId="35EF0B4D" w:rsidR="00FC79C8" w:rsidRPr="00EC4C6C" w:rsidDel="00AF05DE" w:rsidRDefault="00FC79C8" w:rsidP="00FC79C8">
      <w:pPr>
        <w:rPr>
          <w:del w:id="184" w:author="Microsoft Office User" w:date="2025-04-18T11:05:00Z"/>
          <w:sz w:val="22"/>
          <w:szCs w:val="22"/>
        </w:rPr>
      </w:pPr>
      <w:del w:id="185" w:author="Microsoft Office User" w:date="2025-04-18T11:05:00Z">
        <w:r w:rsidRPr="00EC4C6C" w:rsidDel="00AF05DE">
          <w:rPr>
            <w:sz w:val="22"/>
            <w:szCs w:val="22"/>
          </w:rPr>
          <w:delText>Deloitte Consulting BV (2023). Good practices for sustainable cruise tourism. Report commissioned by DG MARE. Publications Office of the European Union.</w:delText>
        </w:r>
      </w:del>
    </w:p>
    <w:p w14:paraId="79C705AE" w14:textId="66B76805" w:rsidR="00FC79C8" w:rsidRPr="00EC4C6C" w:rsidDel="00AF05DE" w:rsidRDefault="00FC79C8" w:rsidP="00FC79C8">
      <w:pPr>
        <w:rPr>
          <w:del w:id="186" w:author="Microsoft Office User" w:date="2025-04-18T11:05:00Z"/>
          <w:sz w:val="22"/>
          <w:szCs w:val="22"/>
        </w:rPr>
      </w:pPr>
      <w:del w:id="187" w:author="Microsoft Office User" w:date="2025-04-18T11:05:00Z">
        <w:r w:rsidRPr="00EC4C6C" w:rsidDel="00AF05DE">
          <w:rPr>
            <w:sz w:val="22"/>
            <w:szCs w:val="22"/>
            <w:lang w:val="it-IT"/>
          </w:rPr>
          <w:delText xml:space="preserve">Diez, S. M., Castano Isaza, J., Von Unger, M. K. K., Taggart, M., Bustamante, R., &amp; Crook, S. (2023). </w:delText>
        </w:r>
        <w:r w:rsidRPr="00EC4C6C" w:rsidDel="00AF05DE">
          <w:rPr>
            <w:sz w:val="22"/>
            <w:szCs w:val="22"/>
          </w:rPr>
          <w:delText>Unlocking Blue Carbon Development: Investment Readiness Framework for Governments. World Bank Group &amp; PROBLUE. September 2023.</w:delText>
        </w:r>
      </w:del>
    </w:p>
    <w:p w14:paraId="6331DFD7" w14:textId="1A51611F" w:rsidR="00FC79C8" w:rsidRPr="00EC4C6C" w:rsidDel="00AF05DE" w:rsidRDefault="00FC79C8" w:rsidP="00FC79C8">
      <w:pPr>
        <w:rPr>
          <w:del w:id="188" w:author="Microsoft Office User" w:date="2025-04-18T11:05:00Z"/>
          <w:sz w:val="22"/>
          <w:szCs w:val="22"/>
        </w:rPr>
      </w:pPr>
      <w:del w:id="189" w:author="Microsoft Office User" w:date="2025-04-18T11:05:00Z">
        <w:r w:rsidRPr="00EC4C6C" w:rsidDel="00AF05DE">
          <w:rPr>
            <w:sz w:val="22"/>
            <w:szCs w:val="22"/>
          </w:rPr>
          <w:delText>Ecorys, Deltares, Pescares Italia, Habile (2021). Sustainability criteria for the blue economy - Main report. European Climate, Infrastructure and Environment Executive Agency (CINEA). Luxembourg: Publications Office of the European Union, 2021.</w:delText>
        </w:r>
      </w:del>
    </w:p>
    <w:p w14:paraId="0B653039" w14:textId="259750D4" w:rsidR="00FC79C8" w:rsidRPr="00EC4C6C" w:rsidDel="00AF05DE" w:rsidRDefault="00FC79C8" w:rsidP="00FC79C8">
      <w:pPr>
        <w:rPr>
          <w:del w:id="190" w:author="Microsoft Office User" w:date="2025-04-18T11:05:00Z"/>
          <w:sz w:val="22"/>
          <w:szCs w:val="22"/>
        </w:rPr>
      </w:pPr>
      <w:del w:id="191" w:author="Microsoft Office User" w:date="2025-04-18T11:05:00Z">
        <w:r w:rsidRPr="00EC4C6C" w:rsidDel="00AF05DE">
          <w:rPr>
            <w:sz w:val="22"/>
            <w:szCs w:val="22"/>
          </w:rPr>
          <w:delText>EDA 2023. The 2023 EU Capability Development Priorities. European Defence Agency.</w:delText>
        </w:r>
      </w:del>
    </w:p>
    <w:p w14:paraId="43F7AA83" w14:textId="73FA28CF" w:rsidR="00FC79C8" w:rsidRPr="00EC4C6C" w:rsidDel="00AF05DE" w:rsidRDefault="00FC79C8" w:rsidP="00FC79C8">
      <w:pPr>
        <w:rPr>
          <w:del w:id="192" w:author="Microsoft Office User" w:date="2025-04-18T11:05:00Z"/>
          <w:sz w:val="22"/>
          <w:szCs w:val="22"/>
        </w:rPr>
      </w:pPr>
      <w:del w:id="193" w:author="Microsoft Office User" w:date="2025-04-18T11:05:00Z">
        <w:r w:rsidRPr="00EC4C6C" w:rsidDel="00AF05DE">
          <w:rPr>
            <w:sz w:val="22"/>
            <w:szCs w:val="22"/>
          </w:rPr>
          <w:delText xml:space="preserve">EEA Report No 1/2012. Towards efficient use of water resources in Europe. European Environment Agency, 2012. </w:delText>
        </w:r>
        <w:r w:rsidRPr="00EC4C6C" w:rsidDel="00AF05DE">
          <w:rPr>
            <w:sz w:val="22"/>
            <w:szCs w:val="22"/>
          </w:rPr>
          <w:cr/>
          <w:delText>EESC (2023). Declaration for an EU Blue Deal. European Economic and Social Committee. 26 October 2023.</w:delText>
        </w:r>
      </w:del>
    </w:p>
    <w:p w14:paraId="0F553916" w14:textId="5FF1BF59" w:rsidR="00FC79C8" w:rsidRPr="00EC4C6C" w:rsidDel="00AF05DE" w:rsidRDefault="00FC79C8" w:rsidP="00FC79C8">
      <w:pPr>
        <w:rPr>
          <w:del w:id="194" w:author="Microsoft Office User" w:date="2025-04-18T11:05:00Z"/>
          <w:sz w:val="22"/>
          <w:szCs w:val="22"/>
        </w:rPr>
      </w:pPr>
      <w:del w:id="195" w:author="Microsoft Office User" w:date="2025-04-18T11:05:00Z">
        <w:r w:rsidRPr="00EC4C6C" w:rsidDel="00AF05DE">
          <w:rPr>
            <w:sz w:val="22"/>
            <w:szCs w:val="22"/>
          </w:rPr>
          <w:delText xml:space="preserve">European Commission. (2024). EU Blue Economy Observatory. </w:delText>
        </w:r>
        <w:r w:rsidR="003703AE" w:rsidDel="00AF05DE">
          <w:fldChar w:fldCharType="begin"/>
        </w:r>
        <w:r w:rsidR="003703AE" w:rsidDel="00AF05DE">
          <w:delInstrText xml:space="preserve"> HYPERLINK "https://blue-economy-observatory.ec.europa.eu/" </w:delInstrText>
        </w:r>
        <w:r w:rsidR="003703AE" w:rsidDel="00AF05DE">
          <w:fldChar w:fldCharType="separate"/>
        </w:r>
        <w:r w:rsidRPr="00EC4C6C" w:rsidDel="00AF05DE">
          <w:rPr>
            <w:rStyle w:val="Hyperlink"/>
            <w:sz w:val="22"/>
            <w:szCs w:val="22"/>
            <w:u w:val="none"/>
          </w:rPr>
          <w:delText>https://blue-economy-observatory.ec.europa.eu/</w:delText>
        </w:r>
        <w:r w:rsidR="003703AE" w:rsidDel="00AF05DE">
          <w:rPr>
            <w:rStyle w:val="Hyperlink"/>
            <w:sz w:val="22"/>
            <w:szCs w:val="22"/>
            <w:u w:val="none"/>
          </w:rPr>
          <w:fldChar w:fldCharType="end"/>
        </w:r>
        <w:r w:rsidRPr="00EC4C6C" w:rsidDel="00AF05DE">
          <w:rPr>
            <w:sz w:val="22"/>
            <w:szCs w:val="22"/>
          </w:rPr>
          <w:delText xml:space="preserve"> </w:delText>
        </w:r>
      </w:del>
    </w:p>
    <w:p w14:paraId="537BBE22" w14:textId="7E864603" w:rsidR="00FC79C8" w:rsidRPr="00EC4C6C" w:rsidDel="00AF05DE" w:rsidRDefault="00FC79C8" w:rsidP="00FC79C8">
      <w:pPr>
        <w:rPr>
          <w:del w:id="196" w:author="Microsoft Office User" w:date="2025-04-18T11:05:00Z"/>
          <w:sz w:val="22"/>
          <w:szCs w:val="22"/>
        </w:rPr>
      </w:pPr>
      <w:del w:id="197" w:author="Microsoft Office User" w:date="2025-04-18T11:05:00Z">
        <w:r w:rsidRPr="00EC4C6C" w:rsidDel="00AF05DE">
          <w:rPr>
            <w:sz w:val="22"/>
            <w:szCs w:val="22"/>
          </w:rPr>
          <w:delText>European Commission (2024). The EU Blue Economy Report. 2024. Publications Office of the European Union. Luxembourg.</w:delText>
        </w:r>
      </w:del>
    </w:p>
    <w:p w14:paraId="4D3A0095" w14:textId="7ED7E07A" w:rsidR="00FC79C8" w:rsidRPr="00EC4C6C" w:rsidDel="00AF05DE" w:rsidRDefault="00FC79C8" w:rsidP="00FC79C8">
      <w:pPr>
        <w:rPr>
          <w:del w:id="198" w:author="Microsoft Office User" w:date="2025-04-18T11:05:00Z"/>
          <w:sz w:val="22"/>
          <w:szCs w:val="22"/>
        </w:rPr>
      </w:pPr>
      <w:del w:id="199" w:author="Microsoft Office User" w:date="2025-04-18T11:05:00Z">
        <w:r w:rsidRPr="00EC4C6C" w:rsidDel="00AF05DE">
          <w:rPr>
            <w:sz w:val="22"/>
            <w:szCs w:val="22"/>
          </w:rPr>
          <w:delText>Hendriks, K., Gubbay, S., Arets, E., &amp; Janssen, J. (2020). Carbon stocks and sequestration in terrestrial and marine ecosystems: a lever for nature restoration?. Report commissioned by the European Environment Agency (EEA). Wageningen Environmental Research, Wageningen University. November 2020.</w:delText>
        </w:r>
      </w:del>
    </w:p>
    <w:p w14:paraId="453532FD" w14:textId="31D37104" w:rsidR="00FC79C8" w:rsidRPr="00EC4C6C" w:rsidDel="00AF05DE" w:rsidRDefault="00FC79C8" w:rsidP="00FC79C8">
      <w:pPr>
        <w:rPr>
          <w:del w:id="200" w:author="Microsoft Office User" w:date="2025-04-18T11:05:00Z"/>
          <w:sz w:val="22"/>
          <w:szCs w:val="22"/>
        </w:rPr>
      </w:pPr>
      <w:del w:id="201" w:author="Microsoft Office User" w:date="2025-04-18T11:05:00Z">
        <w:r w:rsidRPr="00EC4C6C" w:rsidDel="00AF05DE">
          <w:rPr>
            <w:sz w:val="22"/>
            <w:szCs w:val="22"/>
          </w:rPr>
          <w:delText>RAE (2013). Decommissioning in the North Sea. Royal Academy of Engineering. March 2013.</w:delText>
        </w:r>
      </w:del>
    </w:p>
    <w:p w14:paraId="24F1EC1A" w14:textId="73E24AEB" w:rsidR="00FC79C8" w:rsidRPr="00EC4C6C" w:rsidDel="00AF05DE" w:rsidRDefault="00FC79C8" w:rsidP="00FC79C8">
      <w:pPr>
        <w:rPr>
          <w:del w:id="202" w:author="Microsoft Office User" w:date="2025-04-18T11:05:00Z"/>
          <w:sz w:val="22"/>
          <w:szCs w:val="22"/>
        </w:rPr>
      </w:pPr>
      <w:del w:id="203" w:author="Microsoft Office User" w:date="2025-04-18T11:05:00Z">
        <w:r w:rsidRPr="00EC4C6C" w:rsidDel="00AF05DE">
          <w:rPr>
            <w:sz w:val="22"/>
            <w:szCs w:val="22"/>
          </w:rPr>
          <w:delText>Scholaert F. (2020). The blue economy - Overview and EU policy framework. European Parliamentary Research Service (EPRS). Members' Research Service. PE 646.152 – January 2020.</w:delText>
        </w:r>
      </w:del>
    </w:p>
    <w:p w14:paraId="6FFB7344" w14:textId="63089D39" w:rsidR="00FC79C8" w:rsidRPr="00EC4C6C" w:rsidDel="00AF05DE" w:rsidRDefault="00FC79C8" w:rsidP="00FC79C8">
      <w:pPr>
        <w:rPr>
          <w:del w:id="204" w:author="Microsoft Office User" w:date="2025-04-18T11:05:00Z"/>
          <w:sz w:val="22"/>
          <w:szCs w:val="22"/>
        </w:rPr>
      </w:pPr>
      <w:del w:id="205" w:author="Microsoft Office User" w:date="2025-04-18T11:05:00Z">
        <w:r w:rsidRPr="00EC4C6C" w:rsidDel="00AF05DE">
          <w:rPr>
            <w:sz w:val="22"/>
            <w:szCs w:val="22"/>
          </w:rPr>
          <w:delText>Wind Europe (2019) Our energy, our future: How offshore wind will help Europe go carbon-neutral</w:delText>
        </w:r>
      </w:del>
    </w:p>
    <w:p w14:paraId="1C81DF08" w14:textId="5C8477F6" w:rsidR="00FC79C8" w:rsidRPr="00EC4C6C" w:rsidDel="00AF05DE" w:rsidRDefault="00FC79C8" w:rsidP="00FC79C8">
      <w:pPr>
        <w:spacing w:before="0" w:after="0"/>
        <w:rPr>
          <w:del w:id="206" w:author="Microsoft Office User" w:date="2025-04-18T11:05:00Z"/>
          <w:sz w:val="22"/>
          <w:szCs w:val="22"/>
        </w:rPr>
      </w:pPr>
    </w:p>
    <w:p w14:paraId="3D55FBF7" w14:textId="432E5FDE" w:rsidR="00FC79C8" w:rsidRPr="00EC4C6C" w:rsidDel="00AF05DE" w:rsidRDefault="00FC79C8" w:rsidP="00FC79C8">
      <w:pPr>
        <w:spacing w:before="0" w:after="0" w:line="257" w:lineRule="auto"/>
        <w:jc w:val="left"/>
        <w:rPr>
          <w:del w:id="207" w:author="Microsoft Office User" w:date="2025-04-18T11:05:00Z"/>
          <w:sz w:val="22"/>
          <w:szCs w:val="22"/>
        </w:rPr>
      </w:pPr>
      <w:del w:id="208" w:author="Microsoft Office User" w:date="2025-04-18T11:05:00Z">
        <w:r w:rsidDel="00AF05DE">
          <w:fldChar w:fldCharType="begin"/>
        </w:r>
        <w:r w:rsidDel="00AF05DE">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"_ftnref1" \h</w:delInstrText>
        </w:r>
        <w:r w:rsidDel="00AF05DE">
          <w:fldChar w:fldCharType="separate"/>
        </w:r>
        <w:r w:rsidRPr="00EC4C6C" w:rsidDel="00AF05DE">
          <w:rPr>
            <w:rStyle w:val="Hyperlink"/>
            <w:color w:val="0563C1"/>
            <w:sz w:val="22"/>
            <w:szCs w:val="22"/>
            <w:u w:val="none"/>
            <w:vertAlign w:val="superscript"/>
            <w:lang w:val="en-US"/>
          </w:rPr>
          <w:delText>[1]</w:delText>
        </w:r>
        <w:r w:rsidDel="00AF05DE">
          <w:fldChar w:fldCharType="end"/>
        </w:r>
        <w:r w:rsidRPr="00EC4C6C" w:rsidDel="00AF05DE">
          <w:rPr>
            <w:sz w:val="22"/>
            <w:szCs w:val="22"/>
            <w:lang w:val="en-US"/>
          </w:rPr>
          <w:delText xml:space="preserve"> </w:delText>
        </w:r>
        <w:r w:rsidDel="00AF05DE">
          <w:fldChar w:fldCharType="begin"/>
        </w:r>
        <w:r w:rsidDel="00AF05DE">
          <w:delInstrText>HYPERLINK "https://blue-economy-observatory.ec.europa.eu/publications_en?f%5B0%5D=library_type_library_type%3A95"</w:delInstrText>
        </w:r>
        <w:r w:rsidDel="00AF05DE">
          <w:fldChar w:fldCharType="separate"/>
        </w:r>
        <w:r w:rsidRPr="00EC4C6C" w:rsidDel="00AF05DE">
          <w:rPr>
            <w:rStyle w:val="Hyperlink"/>
            <w:sz w:val="22"/>
            <w:szCs w:val="22"/>
            <w:u w:val="none"/>
            <w:lang w:val="en-US"/>
          </w:rPr>
          <w:delText>https://blue-economy-observatory.ec.europa.eu/publications_en?f%5B0%5D=library_type_library_type%3A95</w:delText>
        </w:r>
        <w:r w:rsidDel="00AF05DE">
          <w:fldChar w:fldCharType="end"/>
        </w:r>
        <w:r w:rsidRPr="00EC4C6C" w:rsidDel="00AF05DE">
          <w:rPr>
            <w:sz w:val="22"/>
            <w:szCs w:val="22"/>
            <w:lang w:val="en-US"/>
          </w:rPr>
          <w:delText xml:space="preserve"> </w:delText>
        </w:r>
      </w:del>
    </w:p>
    <w:p w14:paraId="26B00634" w14:textId="0B3EF315" w:rsidR="00FC79C8" w:rsidRPr="00EC4C6C" w:rsidDel="00AF05DE" w:rsidRDefault="00FC79C8" w:rsidP="00FC79C8">
      <w:pPr>
        <w:spacing w:before="0" w:after="0" w:line="257" w:lineRule="auto"/>
        <w:rPr>
          <w:del w:id="209" w:author="Microsoft Office User" w:date="2025-04-18T11:05:00Z"/>
          <w:sz w:val="22"/>
          <w:szCs w:val="22"/>
        </w:rPr>
      </w:pPr>
      <w:del w:id="210" w:author="Microsoft Office User" w:date="2025-04-18T11:05:00Z">
        <w:r w:rsidDel="00AF05DE">
          <w:fldChar w:fldCharType="begin"/>
        </w:r>
        <w:r w:rsidDel="00AF05DE">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"_ftnref2" \h</w:delInstrText>
        </w:r>
        <w:r w:rsidDel="00AF05DE">
          <w:fldChar w:fldCharType="separate"/>
        </w:r>
        <w:r w:rsidRPr="00EC4C6C" w:rsidDel="00AF05DE">
          <w:rPr>
            <w:rStyle w:val="Hyperlink"/>
            <w:color w:val="0563C1"/>
            <w:sz w:val="22"/>
            <w:szCs w:val="22"/>
            <w:u w:val="none"/>
            <w:vertAlign w:val="superscript"/>
            <w:lang w:val="en-US"/>
          </w:rPr>
          <w:delText>[2]</w:delText>
        </w:r>
        <w:r w:rsidDel="00AF05DE">
          <w:fldChar w:fldCharType="end"/>
        </w:r>
        <w:r w:rsidRPr="00EC4C6C" w:rsidDel="00AF05DE">
          <w:rPr>
            <w:sz w:val="22"/>
            <w:szCs w:val="22"/>
            <w:lang w:val="en-US"/>
          </w:rPr>
          <w:delText xml:space="preserve"> </w:delText>
        </w:r>
        <w:r w:rsidDel="00AF05DE">
          <w:fldChar w:fldCharType="begin"/>
        </w:r>
        <w:r w:rsidDel="00AF05DE">
          <w:delInstrText>HYPERLINK "https://blue-economy-observatory.ec.europa.eu/" \h</w:delInstrText>
        </w:r>
        <w:r w:rsidDel="00AF05DE">
          <w:fldChar w:fldCharType="separate"/>
        </w:r>
        <w:r w:rsidRPr="00EC4C6C" w:rsidDel="00AF05DE">
          <w:rPr>
            <w:rStyle w:val="Hyperlink"/>
            <w:color w:val="0563C1"/>
            <w:sz w:val="22"/>
            <w:szCs w:val="22"/>
            <w:u w:val="none"/>
            <w:lang w:val="en-US"/>
          </w:rPr>
          <w:delText>https://blue-economy-observatory.ec.europa.eu</w:delText>
        </w:r>
        <w:r w:rsidDel="00AF05DE">
          <w:fldChar w:fldCharType="end"/>
        </w:r>
        <w:r w:rsidRPr="00EC4C6C" w:rsidDel="00AF05DE">
          <w:rPr>
            <w:sz w:val="22"/>
            <w:szCs w:val="22"/>
            <w:lang w:val="en-US"/>
          </w:rPr>
          <w:delText xml:space="preserve">. </w:delText>
        </w:r>
      </w:del>
    </w:p>
    <w:p w14:paraId="49EAB9B4" w14:textId="33677A4C" w:rsidR="00FC79C8" w:rsidRPr="00EC4C6C" w:rsidDel="00AF05DE" w:rsidRDefault="00FC79C8" w:rsidP="00FC79C8">
      <w:pPr>
        <w:spacing w:before="0" w:after="0" w:line="257" w:lineRule="auto"/>
        <w:rPr>
          <w:del w:id="211" w:author="Microsoft Office User" w:date="2025-04-18T11:05:00Z"/>
          <w:sz w:val="22"/>
          <w:szCs w:val="22"/>
        </w:rPr>
      </w:pPr>
      <w:del w:id="212" w:author="Microsoft Office User" w:date="2025-04-18T11:05:00Z">
        <w:r w:rsidDel="00AF05DE">
          <w:fldChar w:fldCharType="begin"/>
        </w:r>
        <w:r w:rsidDel="00AF05DE">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"_ftnref3" \h</w:delInstrText>
        </w:r>
        <w:r w:rsidDel="00AF05DE">
          <w:fldChar w:fldCharType="separate"/>
        </w:r>
        <w:r w:rsidRPr="00EC4C6C" w:rsidDel="00AF05DE">
          <w:rPr>
            <w:rStyle w:val="Hyperlink"/>
            <w:color w:val="0563C1"/>
            <w:sz w:val="22"/>
            <w:szCs w:val="22"/>
            <w:u w:val="none"/>
            <w:vertAlign w:val="superscript"/>
            <w:lang w:val="en-US"/>
          </w:rPr>
          <w:delText>[3]</w:delText>
        </w:r>
        <w:r w:rsidDel="00AF05DE">
          <w:fldChar w:fldCharType="end"/>
        </w:r>
        <w:r w:rsidRPr="00EC4C6C" w:rsidDel="00AF05DE">
          <w:rPr>
            <w:sz w:val="22"/>
            <w:szCs w:val="22"/>
            <w:lang w:val="en-US"/>
          </w:rPr>
          <w:delText xml:space="preserve"> </w:delText>
        </w:r>
        <w:r w:rsidDel="00AF05DE">
          <w:fldChar w:fldCharType="begin"/>
        </w:r>
        <w:r w:rsidDel="00AF05DE">
          <w:delInstrText>HYPERLINK "https://eur-lex.europa.eu/legal-content/EN/TXT/?uri=CELEX%3A52023DC0100" \h</w:delInstrText>
        </w:r>
        <w:r w:rsidDel="00AF05DE">
          <w:fldChar w:fldCharType="separate"/>
        </w:r>
        <w:r w:rsidRPr="00EC4C6C" w:rsidDel="00AF05DE">
          <w:rPr>
            <w:rStyle w:val="Hyperlink"/>
            <w:color w:val="0563C1"/>
            <w:sz w:val="22"/>
            <w:szCs w:val="22"/>
            <w:u w:val="none"/>
            <w:lang w:val="en-US"/>
          </w:rPr>
          <w:delText>https://eur-lex.europa.eu/legal-content/EN/TXT/?uri=CELEX%3A52023DC0100</w:delText>
        </w:r>
        <w:r w:rsidDel="00AF05DE">
          <w:fldChar w:fldCharType="end"/>
        </w:r>
        <w:r w:rsidRPr="00EC4C6C" w:rsidDel="00AF05DE">
          <w:rPr>
            <w:sz w:val="22"/>
            <w:szCs w:val="22"/>
            <w:lang w:val="en-US"/>
          </w:rPr>
          <w:delText xml:space="preserve">. </w:delText>
        </w:r>
      </w:del>
    </w:p>
    <w:p w14:paraId="4CE30CCD" w14:textId="31CA769E" w:rsidR="00FC79C8" w:rsidRPr="00EC4C6C" w:rsidDel="00AF05DE" w:rsidRDefault="00FC79C8" w:rsidP="00FC79C8">
      <w:pPr>
        <w:spacing w:before="0" w:after="0" w:line="257" w:lineRule="auto"/>
        <w:rPr>
          <w:del w:id="213" w:author="Microsoft Office User" w:date="2025-04-18T11:05:00Z"/>
          <w:sz w:val="22"/>
          <w:szCs w:val="22"/>
        </w:rPr>
      </w:pPr>
      <w:del w:id="214" w:author="Microsoft Office User" w:date="2025-04-18T11:05:00Z">
        <w:r w:rsidDel="00AF05DE">
          <w:fldChar w:fldCharType="begin"/>
        </w:r>
        <w:r w:rsidDel="00AF05DE">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"_ftnref4" \h</w:delInstrText>
        </w:r>
        <w:r w:rsidDel="00AF05DE">
          <w:fldChar w:fldCharType="separate"/>
        </w:r>
        <w:r w:rsidRPr="00EC4C6C" w:rsidDel="00AF05DE">
          <w:rPr>
            <w:rStyle w:val="Hyperlink"/>
            <w:color w:val="0563C1"/>
            <w:sz w:val="22"/>
            <w:szCs w:val="22"/>
            <w:u w:val="none"/>
            <w:vertAlign w:val="superscript"/>
            <w:lang w:val="en-US"/>
          </w:rPr>
          <w:delText>[4]</w:delText>
        </w:r>
        <w:r w:rsidDel="00AF05DE">
          <w:fldChar w:fldCharType="end"/>
        </w:r>
        <w:r w:rsidRPr="00EC4C6C" w:rsidDel="00AF05DE">
          <w:rPr>
            <w:sz w:val="22"/>
            <w:szCs w:val="22"/>
            <w:lang w:val="en-US"/>
          </w:rPr>
          <w:delText xml:space="preserve"> Directive 2008/56/EC.</w:delText>
        </w:r>
      </w:del>
    </w:p>
    <w:p w14:paraId="3D6EE938" w14:textId="5FF14A8E" w:rsidR="00FC79C8" w:rsidRPr="00EC4C6C" w:rsidDel="00AF05DE" w:rsidRDefault="00FC79C8" w:rsidP="00FC79C8">
      <w:pPr>
        <w:spacing w:before="0" w:after="0" w:line="257" w:lineRule="auto"/>
        <w:rPr>
          <w:del w:id="215" w:author="Microsoft Office User" w:date="2025-04-18T11:05:00Z"/>
          <w:sz w:val="22"/>
          <w:szCs w:val="22"/>
        </w:rPr>
      </w:pPr>
      <w:del w:id="216" w:author="Microsoft Office User" w:date="2025-04-18T11:05:00Z">
        <w:r w:rsidDel="00AF05DE">
          <w:fldChar w:fldCharType="begin"/>
        </w:r>
        <w:r w:rsidDel="00AF05DE">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"_ftnref5" \h</w:delInstrText>
        </w:r>
        <w:r w:rsidDel="00AF05DE">
          <w:fldChar w:fldCharType="separate"/>
        </w:r>
        <w:r w:rsidRPr="00EC4C6C" w:rsidDel="00AF05DE">
          <w:rPr>
            <w:rStyle w:val="Hyperlink"/>
            <w:color w:val="0563C1"/>
            <w:sz w:val="22"/>
            <w:szCs w:val="22"/>
            <w:u w:val="none"/>
            <w:vertAlign w:val="superscript"/>
            <w:lang w:val="en-US"/>
          </w:rPr>
          <w:delText>[5]</w:delText>
        </w:r>
        <w:r w:rsidDel="00AF05DE">
          <w:fldChar w:fldCharType="end"/>
        </w:r>
        <w:r w:rsidRPr="00EC4C6C" w:rsidDel="00AF05DE">
          <w:rPr>
            <w:sz w:val="22"/>
            <w:szCs w:val="22"/>
            <w:lang w:val="en-US"/>
          </w:rPr>
          <w:delText xml:space="preserve"> COM(2012) 494 final. </w:delText>
        </w:r>
      </w:del>
    </w:p>
    <w:p w14:paraId="62F5CD87" w14:textId="51041E98" w:rsidR="00FC79C8" w:rsidRPr="00EC4C6C" w:rsidDel="00AF05DE" w:rsidRDefault="00FC79C8" w:rsidP="00FC79C8">
      <w:pPr>
        <w:spacing w:before="0" w:after="0" w:line="257" w:lineRule="auto"/>
        <w:rPr>
          <w:del w:id="217" w:author="Microsoft Office User" w:date="2025-04-18T11:05:00Z"/>
          <w:sz w:val="22"/>
          <w:szCs w:val="22"/>
        </w:rPr>
      </w:pPr>
      <w:del w:id="218" w:author="Microsoft Office User" w:date="2025-04-18T11:05:00Z">
        <w:r w:rsidDel="00AF05DE">
          <w:fldChar w:fldCharType="begin"/>
        </w:r>
        <w:r w:rsidDel="00AF05DE">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"_ftnref6" \h</w:delInstrText>
        </w:r>
        <w:r w:rsidDel="00AF05DE">
          <w:fldChar w:fldCharType="separate"/>
        </w:r>
        <w:r w:rsidRPr="00EC4C6C" w:rsidDel="00AF05DE">
          <w:rPr>
            <w:rStyle w:val="Hyperlink"/>
            <w:color w:val="0563C1"/>
            <w:sz w:val="22"/>
            <w:szCs w:val="22"/>
            <w:u w:val="none"/>
            <w:vertAlign w:val="superscript"/>
            <w:lang w:val="en-US"/>
          </w:rPr>
          <w:delText>[6]</w:delText>
        </w:r>
        <w:r w:rsidDel="00AF05DE">
          <w:fldChar w:fldCharType="end"/>
        </w:r>
        <w:r w:rsidRPr="00EC4C6C" w:rsidDel="00AF05DE">
          <w:rPr>
            <w:sz w:val="22"/>
            <w:szCs w:val="22"/>
            <w:lang w:val="en-US"/>
          </w:rPr>
          <w:delText xml:space="preserve"> Directive 2014/89/EU.</w:delText>
        </w:r>
      </w:del>
    </w:p>
    <w:p w14:paraId="0ADA9920" w14:textId="4B459AB8" w:rsidR="00FC79C8" w:rsidRPr="00EC4C6C" w:rsidDel="00AF05DE" w:rsidRDefault="00FC79C8" w:rsidP="00FC79C8">
      <w:pPr>
        <w:spacing w:before="0" w:after="0" w:line="257" w:lineRule="auto"/>
        <w:rPr>
          <w:del w:id="219" w:author="Microsoft Office User" w:date="2025-04-18T11:05:00Z"/>
          <w:sz w:val="22"/>
          <w:szCs w:val="22"/>
        </w:rPr>
      </w:pPr>
      <w:del w:id="220" w:author="Microsoft Office User" w:date="2025-04-18T11:05:00Z">
        <w:r w:rsidDel="00AF05DE">
          <w:fldChar w:fldCharType="begin"/>
        </w:r>
        <w:r w:rsidDel="00AF05DE">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"_ftnref7" \h</w:delInstrText>
        </w:r>
        <w:r w:rsidDel="00AF05DE">
          <w:fldChar w:fldCharType="separate"/>
        </w:r>
        <w:r w:rsidRPr="00EC4C6C" w:rsidDel="00AF05DE">
          <w:rPr>
            <w:rStyle w:val="Hyperlink"/>
            <w:color w:val="0563C1"/>
            <w:sz w:val="22"/>
            <w:szCs w:val="22"/>
            <w:u w:val="none"/>
            <w:vertAlign w:val="superscript"/>
            <w:lang w:val="en-US"/>
          </w:rPr>
          <w:delText>[7]</w:delText>
        </w:r>
        <w:r w:rsidDel="00AF05DE">
          <w:fldChar w:fldCharType="end"/>
        </w:r>
        <w:r w:rsidRPr="00EC4C6C" w:rsidDel="00AF05DE">
          <w:rPr>
            <w:sz w:val="22"/>
            <w:szCs w:val="22"/>
            <w:lang w:val="en-US"/>
          </w:rPr>
          <w:delText xml:space="preserve"> COM/2021/240 final.</w:delText>
        </w:r>
      </w:del>
    </w:p>
    <w:p w14:paraId="7F31155F" w14:textId="484D6221" w:rsidR="00FC79C8" w:rsidRPr="00EC4C6C" w:rsidDel="00AF05DE" w:rsidRDefault="00FC79C8" w:rsidP="00FC79C8">
      <w:pPr>
        <w:rPr>
          <w:del w:id="221" w:author="Microsoft Office User" w:date="2025-04-18T11:05:00Z"/>
          <w:sz w:val="22"/>
          <w:szCs w:val="22"/>
        </w:rPr>
      </w:pPr>
    </w:p>
    <w:p w14:paraId="418E43E9" w14:textId="5BBA6B4C" w:rsidR="005D30FE" w:rsidRPr="00EC4C6C" w:rsidDel="00AF05DE" w:rsidRDefault="005D30FE">
      <w:pPr>
        <w:spacing w:before="0" w:after="160"/>
        <w:jc w:val="left"/>
        <w:rPr>
          <w:del w:id="222" w:author="Microsoft Office User" w:date="2025-04-18T11:05:00Z"/>
          <w:b/>
          <w:bCs/>
          <w:color w:val="6CA644"/>
          <w:sz w:val="32"/>
          <w:szCs w:val="32"/>
          <w:lang w:eastAsia="en-US"/>
        </w:rPr>
      </w:pPr>
    </w:p>
    <w:p w14:paraId="1CEABD7F" w14:textId="079C3659" w:rsidR="00611B04" w:rsidRPr="00EC4C6C" w:rsidDel="00AF05DE" w:rsidRDefault="00611B04">
      <w:pPr>
        <w:spacing w:before="0" w:after="160"/>
        <w:jc w:val="left"/>
        <w:rPr>
          <w:del w:id="223" w:author="Microsoft Office User" w:date="2025-04-18T11:05:00Z"/>
          <w:b/>
          <w:bCs/>
          <w:color w:val="6CA644"/>
          <w:sz w:val="22"/>
          <w:szCs w:val="22"/>
          <w:lang w:eastAsia="en-US"/>
        </w:rPr>
      </w:pPr>
      <w:del w:id="224" w:author="Microsoft Office User" w:date="2025-04-18T11:05:00Z">
        <w:r w:rsidRPr="00EC4C6C" w:rsidDel="00AF05DE">
          <w:rPr>
            <w:b/>
            <w:bCs/>
            <w:color w:val="6CA644"/>
            <w:sz w:val="32"/>
            <w:szCs w:val="32"/>
            <w:lang w:eastAsia="en-US"/>
          </w:rPr>
          <w:delText>Zotero Bibliography</w:delText>
        </w:r>
      </w:del>
    </w:p>
    <w:p w14:paraId="7151ADEE" w14:textId="20E4839C" w:rsidR="006B6AEE" w:rsidRPr="006B6AEE" w:rsidDel="00AF05DE" w:rsidRDefault="00611B04" w:rsidP="006B6AEE">
      <w:pPr>
        <w:pStyle w:val="Bibliography"/>
        <w:rPr>
          <w:del w:id="225" w:author="Microsoft Office User" w:date="2025-04-18T11:05:00Z"/>
        </w:rPr>
      </w:pPr>
      <w:del w:id="226" w:author="Microsoft Office User" w:date="2025-04-18T11:05:00Z">
        <w:r w:rsidRPr="00EC4C6C" w:rsidDel="00AF05DE">
          <w:rPr>
            <w:b/>
            <w:bCs/>
            <w:color w:val="6CA644"/>
            <w:sz w:val="22"/>
            <w:szCs w:val="22"/>
            <w:lang w:eastAsia="en-US"/>
          </w:rPr>
          <w:fldChar w:fldCharType="begin"/>
        </w:r>
        <w:r w:rsidR="006B6AEE" w:rsidDel="00AF05DE">
          <w:rPr>
            <w:b/>
            <w:bCs/>
            <w:color w:val="6CA644"/>
            <w:sz w:val="22"/>
            <w:szCs w:val="22"/>
            <w:lang w:eastAsia="en-US"/>
          </w:rPr>
          <w:delInstrText xml:space="preserve"> ADDIN ZOTERO_BIBL {"uncited":[],"omitted":[],"custom":[]} CSL_BIBLIOGRAPHY </w:delInstrText>
        </w:r>
        <w:r w:rsidRPr="00EC4C6C" w:rsidDel="00AF05DE">
          <w:rPr>
            <w:b/>
            <w:bCs/>
            <w:color w:val="6CA644"/>
            <w:sz w:val="22"/>
            <w:szCs w:val="22"/>
            <w:lang w:eastAsia="en-US"/>
          </w:rPr>
          <w:fldChar w:fldCharType="separate"/>
        </w:r>
        <w:r w:rsidR="006B6AEE" w:rsidRPr="006B6AEE" w:rsidDel="00AF05DE">
          <w:delText>[1]</w:delText>
        </w:r>
        <w:r w:rsidR="006B6AEE" w:rsidRPr="006B6AEE" w:rsidDel="00AF05DE">
          <w:tab/>
          <w:delText xml:space="preserve">N. J. Szymanski, Y. Zeng, H. Huo, C. J. Bartel, H. Kim, and G. Ceder, ‘Toward autonomous design and synthesis of novel inorganic materials’, </w:delText>
        </w:r>
        <w:r w:rsidR="006B6AEE" w:rsidRPr="006B6AEE" w:rsidDel="00AF05DE">
          <w:rPr>
            <w:i/>
            <w:iCs/>
          </w:rPr>
          <w:delText>Mater. Horiz.</w:delText>
        </w:r>
        <w:r w:rsidR="006B6AEE" w:rsidRPr="006B6AEE" w:rsidDel="00AF05DE">
          <w:delText>, vol. 8, no. 8, pp. 2169–2198, 2021, doi: 10.1039/D1MH00495F.</w:delText>
        </w:r>
      </w:del>
    </w:p>
    <w:p w14:paraId="658A6C6F" w14:textId="6AED4C06" w:rsidR="006B6AEE" w:rsidRPr="006B6AEE" w:rsidDel="00AF05DE" w:rsidRDefault="006B6AEE" w:rsidP="006B6AEE">
      <w:pPr>
        <w:pStyle w:val="Bibliography"/>
        <w:rPr>
          <w:del w:id="227" w:author="Microsoft Office User" w:date="2025-04-18T11:05:00Z"/>
        </w:rPr>
      </w:pPr>
      <w:del w:id="228" w:author="Microsoft Office User" w:date="2025-04-18T11:05:00Z">
        <w:r w:rsidRPr="006B6AEE" w:rsidDel="00AF05DE">
          <w:delText>[2]</w:delText>
        </w:r>
        <w:r w:rsidRPr="006B6AEE" w:rsidDel="00AF05DE">
          <w:tab/>
          <w:delText>World Economic Forum (WEF), ‘The Global Risks Report 2024. 19th Edition. Insight Report’, World Economic Forum, Geneva, Switzerland, 2024. [Online]. Available: https://www.weforum.org/publications/global-risks-report-2024/in-full/</w:delText>
        </w:r>
      </w:del>
    </w:p>
    <w:p w14:paraId="0A6ECA99" w14:textId="1598D93F" w:rsidR="006B6AEE" w:rsidRPr="006B6AEE" w:rsidDel="00AF05DE" w:rsidRDefault="006B6AEE" w:rsidP="006B6AEE">
      <w:pPr>
        <w:pStyle w:val="Bibliography"/>
        <w:rPr>
          <w:del w:id="229" w:author="Microsoft Office User" w:date="2025-04-18T11:05:00Z"/>
        </w:rPr>
      </w:pPr>
      <w:del w:id="230" w:author="Microsoft Office User" w:date="2025-04-18T11:05:00Z">
        <w:r w:rsidRPr="006B6AEE" w:rsidDel="00AF05DE">
          <w:delText>[3]</w:delText>
        </w:r>
        <w:r w:rsidRPr="006B6AEE" w:rsidDel="00AF05DE">
          <w:tab/>
        </w:r>
        <w:r w:rsidRPr="006B6AEE" w:rsidDel="00AF05DE">
          <w:rPr>
            <w:i/>
            <w:iCs/>
          </w:rPr>
          <w:delText>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w:delText>
        </w:r>
        <w:r w:rsidRPr="006B6AEE" w:rsidDel="00AF05DE">
          <w:delText>. 2024. Accessed: Feb. 10, 2025. [Online]. Available: http://data.europa.eu/eli/reg/2024/1252/oj/eng</w:delText>
        </w:r>
      </w:del>
    </w:p>
    <w:p w14:paraId="575F151D" w14:textId="5835C474" w:rsidR="006B6AEE" w:rsidRPr="006B6AEE" w:rsidDel="00AF05DE" w:rsidRDefault="006B6AEE" w:rsidP="006B6AEE">
      <w:pPr>
        <w:pStyle w:val="Bibliography"/>
        <w:rPr>
          <w:del w:id="231" w:author="Microsoft Office User" w:date="2025-04-18T11:05:00Z"/>
        </w:rPr>
      </w:pPr>
      <w:del w:id="232" w:author="Microsoft Office User" w:date="2025-04-18T11:05:00Z">
        <w:r w:rsidRPr="006B6AEE" w:rsidDel="00AF05DE">
          <w:delText>[4]</w:delText>
        </w:r>
        <w:r w:rsidRPr="006B6AEE" w:rsidDel="00AF05DE">
          <w:tab/>
          <w:delText>‘RMIS - Raw Materials Information System’, RMIS - Raw Materials Information System. Accessed: Mar. 20, 2025. [Online]. Available: https://rmis.jrc.ec.europa.eu/</w:delText>
        </w:r>
      </w:del>
    </w:p>
    <w:p w14:paraId="75B9E8F3" w14:textId="18E756E5" w:rsidR="006B6AEE" w:rsidRPr="006B6AEE" w:rsidDel="00AF05DE" w:rsidRDefault="006B6AEE" w:rsidP="006B6AEE">
      <w:pPr>
        <w:pStyle w:val="Bibliography"/>
        <w:rPr>
          <w:del w:id="233" w:author="Microsoft Office User" w:date="2025-04-18T11:05:00Z"/>
        </w:rPr>
      </w:pPr>
      <w:del w:id="234" w:author="Microsoft Office User" w:date="2025-04-18T11:05:00Z">
        <w:r w:rsidRPr="006B6AEE" w:rsidDel="00AF05DE">
          <w:delText>[5]</w:delText>
        </w:r>
        <w:r w:rsidRPr="006B6AEE" w:rsidDel="00AF05DE">
          <w:tab/>
        </w:r>
        <w:r w:rsidRPr="006B6AEE" w:rsidDel="00AF05DE">
          <w:rPr>
            <w:i/>
            <w:iCs/>
          </w:rPr>
          <w:delText>Proposal for a REGULATION OF THE EUROPEAN PARLIAMENT AND OF THE COUNCIL on circularity requirements for vehicle design and on management of end-of-life vehicles, amending Regulations (EU) 2018/858 and 2019/1020 and repealing Directives 2000/53/EC and 2005/64/EC</w:delText>
        </w:r>
        <w:r w:rsidRPr="006B6AEE" w:rsidDel="00AF05DE">
          <w:delText>. 2023. Accessed: Jan. 30, 2025. [Online]. Available: https://eur-lex.europa.eu/legal-content/EN/ALL/?uri=COM:2023:451:FIN</w:delText>
        </w:r>
      </w:del>
    </w:p>
    <w:p w14:paraId="782AB64C" w14:textId="5FF8863D" w:rsidR="006B6AEE" w:rsidRPr="006B6AEE" w:rsidDel="00AF05DE" w:rsidRDefault="006B6AEE" w:rsidP="006B6AEE">
      <w:pPr>
        <w:pStyle w:val="Bibliography"/>
        <w:rPr>
          <w:del w:id="235" w:author="Microsoft Office User" w:date="2025-04-18T11:05:00Z"/>
        </w:rPr>
      </w:pPr>
      <w:del w:id="236" w:author="Microsoft Office User" w:date="2025-04-18T11:05:00Z">
        <w:r w:rsidRPr="006B6AEE" w:rsidDel="00AF05DE">
          <w:delText>[6]</w:delText>
        </w:r>
        <w:r w:rsidRPr="006B6AEE" w:rsidDel="00AF05DE">
          <w:tab/>
        </w:r>
        <w:r w:rsidRPr="006B6AEE" w:rsidDel="00AF05DE">
          <w:rPr>
            <w:i/>
            <w:iCs/>
          </w:rPr>
          <w:delText>REGULATION (EU) 2023/1542 OF THE EUROPEAN PARLIAMENT AND OF THE COUNCIL</w:delText>
        </w:r>
        <w:r w:rsidRPr="006B6AEE" w:rsidDel="00AF05DE">
          <w:delText>. [Online]. Available: https://eur-lex.europa.eu/legal-content/EN/TXT/PDF/?uri=CELEX:32023R1542</w:delText>
        </w:r>
      </w:del>
    </w:p>
    <w:p w14:paraId="19A083EA" w14:textId="1F13454A" w:rsidR="006B6AEE" w:rsidRPr="006B6AEE" w:rsidDel="00AF05DE" w:rsidRDefault="006B6AEE" w:rsidP="006B6AEE">
      <w:pPr>
        <w:pStyle w:val="Bibliography"/>
        <w:rPr>
          <w:del w:id="237" w:author="Microsoft Office User" w:date="2025-04-18T11:05:00Z"/>
        </w:rPr>
      </w:pPr>
      <w:del w:id="238" w:author="Microsoft Office User" w:date="2025-04-18T11:05:00Z">
        <w:r w:rsidRPr="006B6AEE" w:rsidDel="00AF05DE">
          <w:delText>[7]</w:delText>
        </w:r>
        <w:r w:rsidRPr="006B6AEE" w:rsidDel="00AF05DE">
          <w:tab/>
          <w:delText xml:space="preserve">European Environment Agency, Ed., </w:delText>
        </w:r>
        <w:r w:rsidRPr="006B6AEE" w:rsidDel="00AF05DE">
          <w:rPr>
            <w:i/>
            <w:iCs/>
          </w:rPr>
          <w:delText>Investigating Europe′s secondary raw material markets</w:delText>
        </w:r>
        <w:r w:rsidRPr="006B6AEE" w:rsidDel="00AF05DE">
          <w:delText>. in EEA report, no. no. 2022, 12. Luxembourg: Publications Office of the European Union, 2022. doi: 10.2800/48962.</w:delText>
        </w:r>
      </w:del>
    </w:p>
    <w:p w14:paraId="3DF156B0" w14:textId="1D3E2CF9" w:rsidR="006B6AEE" w:rsidRPr="006B6AEE" w:rsidDel="00AF05DE" w:rsidRDefault="006B6AEE" w:rsidP="006B6AEE">
      <w:pPr>
        <w:pStyle w:val="Bibliography"/>
        <w:rPr>
          <w:del w:id="239" w:author="Microsoft Office User" w:date="2025-04-18T11:05:00Z"/>
        </w:rPr>
      </w:pPr>
      <w:del w:id="240" w:author="Microsoft Office User" w:date="2025-04-18T11:05:00Z">
        <w:r w:rsidRPr="006B6AEE" w:rsidDel="00AF05DE">
          <w:delText>[8]</w:delText>
        </w:r>
        <w:r w:rsidRPr="006B6AEE" w:rsidDel="00AF05DE">
          <w:tab/>
          <w:delText xml:space="preserve">G. Ansanelli, G. Fiorentino, M. Tammaro, and A. Zucaro, ‘A Life Cycle Assessment of a recovery process from End-of-Life Photovoltaic Panels’, </w:delText>
        </w:r>
        <w:r w:rsidRPr="006B6AEE" w:rsidDel="00AF05DE">
          <w:rPr>
            <w:i/>
            <w:iCs/>
          </w:rPr>
          <w:delText>Applied Energy</w:delText>
        </w:r>
        <w:r w:rsidRPr="006B6AEE" w:rsidDel="00AF05DE">
          <w:delText>, vol. 290, p. 116727, May 2021, doi: 10.1016/j.apenergy.2021.116727.</w:delText>
        </w:r>
      </w:del>
    </w:p>
    <w:p w14:paraId="6E977DFE" w14:textId="7C8CED67" w:rsidR="006B6AEE" w:rsidRPr="006B6AEE" w:rsidDel="00AF05DE" w:rsidRDefault="006B6AEE" w:rsidP="006B6AEE">
      <w:pPr>
        <w:pStyle w:val="Bibliography"/>
        <w:rPr>
          <w:del w:id="241" w:author="Microsoft Office User" w:date="2025-04-18T11:05:00Z"/>
        </w:rPr>
      </w:pPr>
      <w:del w:id="242" w:author="Microsoft Office User" w:date="2025-04-18T11:05:00Z">
        <w:r w:rsidRPr="006B6AEE" w:rsidDel="00AF05DE">
          <w:delText>[9]</w:delText>
        </w:r>
        <w:r w:rsidRPr="006B6AEE" w:rsidDel="00AF05DE">
          <w:tab/>
          <w:delText xml:space="preserve">F. Ardente, C. E. L. Latunussa, and G. A. Blengini, ‘Resource efficient recovery of critical and precious metals from waste silicon PV panel recycling’, </w:delText>
        </w:r>
        <w:r w:rsidRPr="006B6AEE" w:rsidDel="00AF05DE">
          <w:rPr>
            <w:i/>
            <w:iCs/>
          </w:rPr>
          <w:delText>Waste Management</w:delText>
        </w:r>
        <w:r w:rsidRPr="006B6AEE" w:rsidDel="00AF05DE">
          <w:delText>, vol. 91, pp. 156–167, May 2019, doi: 10.1016/j.wasman.2019.04.059.</w:delText>
        </w:r>
      </w:del>
    </w:p>
    <w:p w14:paraId="44C9743B" w14:textId="105CF1AE" w:rsidR="006B6AEE" w:rsidRPr="006B6AEE" w:rsidDel="00AF05DE" w:rsidRDefault="006B6AEE" w:rsidP="006B6AEE">
      <w:pPr>
        <w:pStyle w:val="Bibliography"/>
        <w:rPr>
          <w:del w:id="243" w:author="Microsoft Office User" w:date="2025-04-18T11:05:00Z"/>
        </w:rPr>
      </w:pPr>
      <w:del w:id="244" w:author="Microsoft Office User" w:date="2025-04-18T11:05:00Z">
        <w:r w:rsidRPr="006B6AEE" w:rsidDel="00AF05DE">
          <w:delText>[10]</w:delText>
        </w:r>
        <w:r w:rsidRPr="006B6AEE" w:rsidDel="00AF05DE">
          <w:tab/>
          <w:delText>B. Baldassarre and H. Saveyn, ‘A systematic analysis of EU publications on the Circular Economy’, Publications Office of the European Union, EUR 31491 EN, May 2023. [Online]. Available: https://publications.jrc.ec.europa.eu/repository/handle/JRC133158</w:delText>
        </w:r>
      </w:del>
    </w:p>
    <w:p w14:paraId="7F7CD81E" w14:textId="4E488960" w:rsidR="006B6AEE" w:rsidRPr="006B6AEE" w:rsidDel="00AF05DE" w:rsidRDefault="006B6AEE" w:rsidP="006B6AEE">
      <w:pPr>
        <w:pStyle w:val="Bibliography"/>
        <w:rPr>
          <w:del w:id="245" w:author="Microsoft Office User" w:date="2025-04-18T11:05:00Z"/>
        </w:rPr>
      </w:pPr>
      <w:del w:id="246" w:author="Microsoft Office User" w:date="2025-04-18T11:05:00Z">
        <w:r w:rsidRPr="006B6AEE" w:rsidDel="00AF05DE">
          <w:delText>[11]</w:delText>
        </w:r>
        <w:r w:rsidRPr="006B6AEE" w:rsidDel="00AF05DE">
          <w:tab/>
          <w:delText xml:space="preserve">M. Jakimów, V. Samokhalov, and B. Baldassarre, ‘Achieving European Union strategic autonomy: circularity in critical raw materials value chains’, </w:delText>
        </w:r>
        <w:r w:rsidRPr="006B6AEE" w:rsidDel="00AF05DE">
          <w:rPr>
            <w:i/>
            <w:iCs/>
          </w:rPr>
          <w:delText>International Affairs</w:delText>
        </w:r>
        <w:r w:rsidRPr="006B6AEE" w:rsidDel="00AF05DE">
          <w:delText>, vol. 100, no. 4, pp. 1735–1748, Jul. 2024, doi: 10.1093/ia/iiae127.</w:delText>
        </w:r>
      </w:del>
    </w:p>
    <w:p w14:paraId="737BEB2F" w14:textId="597735B1" w:rsidR="006B6AEE" w:rsidRPr="006B6AEE" w:rsidDel="00AF05DE" w:rsidRDefault="006B6AEE" w:rsidP="006B6AEE">
      <w:pPr>
        <w:pStyle w:val="Bibliography"/>
        <w:rPr>
          <w:del w:id="247" w:author="Microsoft Office User" w:date="2025-04-18T11:05:00Z"/>
        </w:rPr>
      </w:pPr>
      <w:del w:id="248" w:author="Microsoft Office User" w:date="2025-04-18T11:05:00Z">
        <w:r w:rsidRPr="006B6AEE" w:rsidDel="00AF05DE">
          <w:delText>[12]</w:delText>
        </w:r>
        <w:r w:rsidRPr="006B6AEE" w:rsidDel="00AF05DE">
          <w:tab/>
          <w:delText xml:space="preserve">L. Mancini, N. A. Eslava, M. Traverso, and F. Mathieux, ‘Assessing impacts of responsible sourcing initiatives for cobalt: Insights from a case study’, </w:delText>
        </w:r>
        <w:r w:rsidRPr="006B6AEE" w:rsidDel="00AF05DE">
          <w:rPr>
            <w:i/>
            <w:iCs/>
          </w:rPr>
          <w:delText>Resources Policy</w:delText>
        </w:r>
        <w:r w:rsidRPr="006B6AEE" w:rsidDel="00AF05DE">
          <w:delText>, vol. 71, p. 102015, Jun. 2021, doi: 10.1016/j.resourpol.2021.102015.</w:delText>
        </w:r>
      </w:del>
    </w:p>
    <w:p w14:paraId="73FA66AD" w14:textId="1A66BE0F" w:rsidR="006B6AEE" w:rsidRPr="006B6AEE" w:rsidDel="00AF05DE" w:rsidRDefault="006B6AEE" w:rsidP="006B6AEE">
      <w:pPr>
        <w:pStyle w:val="Bibliography"/>
        <w:rPr>
          <w:del w:id="249" w:author="Microsoft Office User" w:date="2025-04-18T11:05:00Z"/>
        </w:rPr>
      </w:pPr>
      <w:del w:id="250" w:author="Microsoft Office User" w:date="2025-04-18T11:05:00Z">
        <w:r w:rsidRPr="006B6AEE" w:rsidDel="00AF05DE">
          <w:delText>[13]</w:delText>
        </w:r>
        <w:r w:rsidRPr="006B6AEE" w:rsidDel="00AF05DE">
          <w:tab/>
          <w:delText xml:space="preserve">B. K. Sovacool, ‘The precarious political economy of cobalt: Balancing prosperity, poverty, and brutality in artisanal and industrial mining in the Democratic Republic of the Congo’, </w:delText>
        </w:r>
        <w:r w:rsidRPr="006B6AEE" w:rsidDel="00AF05DE">
          <w:rPr>
            <w:i/>
            <w:iCs/>
          </w:rPr>
          <w:delText>The Extractive Industries and Society</w:delText>
        </w:r>
        <w:r w:rsidRPr="006B6AEE" w:rsidDel="00AF05DE">
          <w:delText>, vol. 6, no. 3, pp. 915–939, Jul. 2019, doi: 10.1016/j.exis.2019.05.018.</w:delText>
        </w:r>
      </w:del>
    </w:p>
    <w:p w14:paraId="6841FDBF" w14:textId="16A90CBF" w:rsidR="006B6AEE" w:rsidRPr="006B6AEE" w:rsidDel="00AF05DE" w:rsidRDefault="006B6AEE" w:rsidP="006B6AEE">
      <w:pPr>
        <w:pStyle w:val="Bibliography"/>
        <w:rPr>
          <w:del w:id="251" w:author="Microsoft Office User" w:date="2025-04-18T11:05:00Z"/>
        </w:rPr>
      </w:pPr>
      <w:del w:id="252" w:author="Microsoft Office User" w:date="2025-04-18T11:05:00Z">
        <w:r w:rsidRPr="006B6AEE" w:rsidDel="00AF05DE">
          <w:delText>[14]</w:delText>
        </w:r>
        <w:r w:rsidRPr="006B6AEE" w:rsidDel="00AF05DE">
          <w:tab/>
        </w:r>
        <w:r w:rsidRPr="006B6AEE" w:rsidDel="00AF05DE">
          <w:rPr>
            <w:i/>
            <w:iCs/>
          </w:rPr>
          <w:delText>Proposal for a DIRECTIVE OF THE EUROPEAN PARLIAMENT AND OF THE COUNCIL on Corporate Sustainability Due Diligence and amending Directive (EU) 2019/1937</w:delText>
        </w:r>
        <w:r w:rsidRPr="006B6AEE" w:rsidDel="00AF05DE">
          <w:delText>. 2022. Accessed: Jan. 30, 2025. [Online]. Available: https://eur-lex.europa.eu/legal-content/EN/ALL/?uri=celex:52022PC0071</w:delText>
        </w:r>
      </w:del>
    </w:p>
    <w:p w14:paraId="46B06ED0" w14:textId="25057A02" w:rsidR="006B6AEE" w:rsidRPr="006B6AEE" w:rsidDel="00AF05DE" w:rsidRDefault="006B6AEE" w:rsidP="006B6AEE">
      <w:pPr>
        <w:pStyle w:val="Bibliography"/>
        <w:rPr>
          <w:del w:id="253" w:author="Microsoft Office User" w:date="2025-04-18T11:05:00Z"/>
        </w:rPr>
      </w:pPr>
      <w:del w:id="254" w:author="Microsoft Office User" w:date="2025-04-18T11:05:00Z">
        <w:r w:rsidRPr="006B6AEE" w:rsidDel="00AF05DE">
          <w:delText>[15]</w:delText>
        </w:r>
        <w:r w:rsidRPr="006B6AEE" w:rsidDel="00AF05DE">
          <w:tab/>
          <w:delText xml:space="preserve">M. Boyer, F. Kusche, S. Hackfort, L. Prause, and F. Engelbrecht-Bock, ‘The making of sustainability: ideological strategies, the materiality of nature, and biomass use in the bioeconomy’, </w:delText>
        </w:r>
        <w:r w:rsidRPr="006B6AEE" w:rsidDel="00AF05DE">
          <w:rPr>
            <w:i/>
            <w:iCs/>
          </w:rPr>
          <w:delText>Sustain Sci</w:delText>
        </w:r>
        <w:r w:rsidRPr="006B6AEE" w:rsidDel="00AF05DE">
          <w:delText>, vol. 18, no. 2, pp. 675–688, Mar. 2023, doi: 10.1007/s11625-022-01254-4.</w:delText>
        </w:r>
      </w:del>
    </w:p>
    <w:p w14:paraId="79980703" w14:textId="27119CA5" w:rsidR="006B6AEE" w:rsidRPr="006B6AEE" w:rsidDel="00AF05DE" w:rsidRDefault="006B6AEE" w:rsidP="006B6AEE">
      <w:pPr>
        <w:pStyle w:val="Bibliography"/>
        <w:rPr>
          <w:del w:id="255" w:author="Microsoft Office User" w:date="2025-04-18T11:05:00Z"/>
        </w:rPr>
      </w:pPr>
      <w:del w:id="256" w:author="Microsoft Office User" w:date="2025-04-18T11:05:00Z">
        <w:r w:rsidRPr="006B6AEE" w:rsidDel="00AF05DE">
          <w:delText>[16]</w:delText>
        </w:r>
        <w:r w:rsidRPr="006B6AEE" w:rsidDel="00AF05DE">
          <w:tab/>
          <w:delText xml:space="preserve">S. Mubareka </w:delText>
        </w:r>
        <w:r w:rsidRPr="006B6AEE" w:rsidDel="00AF05DE">
          <w:rPr>
            <w:i/>
            <w:iCs/>
          </w:rPr>
          <w:delText>et al.</w:delText>
        </w:r>
        <w:r w:rsidRPr="006B6AEE" w:rsidDel="00AF05DE">
          <w:delText xml:space="preserve">, </w:delText>
        </w:r>
        <w:r w:rsidRPr="006B6AEE" w:rsidDel="00AF05DE">
          <w:rPr>
            <w:i/>
            <w:iCs/>
          </w:rPr>
          <w:delText>Biomass production, supply, uses and flows in the European Union</w:delText>
        </w:r>
        <w:r w:rsidRPr="006B6AEE" w:rsidDel="00AF05DE">
          <w:delText>. 2023. doi: 10.2760/484748.</w:delText>
        </w:r>
      </w:del>
    </w:p>
    <w:p w14:paraId="5851FC0B" w14:textId="1CE0D02B" w:rsidR="006B6AEE" w:rsidRPr="006B6AEE" w:rsidDel="00AF05DE" w:rsidRDefault="006B6AEE" w:rsidP="006B6AEE">
      <w:pPr>
        <w:pStyle w:val="Bibliography"/>
        <w:rPr>
          <w:del w:id="257" w:author="Microsoft Office User" w:date="2025-04-18T11:05:00Z"/>
        </w:rPr>
      </w:pPr>
      <w:del w:id="258" w:author="Microsoft Office User" w:date="2025-04-18T11:05:00Z">
        <w:r w:rsidRPr="006B6AEE" w:rsidDel="00AF05DE">
          <w:delText>[17]</w:delText>
        </w:r>
        <w:r w:rsidRPr="006B6AEE" w:rsidDel="00AF05DE">
          <w:tab/>
          <w:delText xml:space="preserve">J. Maes </w:delText>
        </w:r>
        <w:r w:rsidRPr="006B6AEE" w:rsidDel="00AF05DE">
          <w:rPr>
            <w:i/>
            <w:iCs/>
          </w:rPr>
          <w:delText>et al.</w:delText>
        </w:r>
        <w:r w:rsidRPr="006B6AEE" w:rsidDel="00AF05DE">
          <w:delText>, ‘EU Ecosystem Assessment’, JRC Publications Repository. Accessed: Mar. 12, 2024. [Online]. Available: https://publications.jrc.ec.europa.eu/repository/handle/JRC123783</w:delText>
        </w:r>
      </w:del>
    </w:p>
    <w:p w14:paraId="5C3F18DF" w14:textId="09D133C1" w:rsidR="006B6AEE" w:rsidRPr="006B6AEE" w:rsidDel="00AF05DE" w:rsidRDefault="006B6AEE" w:rsidP="006B6AEE">
      <w:pPr>
        <w:pStyle w:val="Bibliography"/>
        <w:rPr>
          <w:del w:id="259" w:author="Microsoft Office User" w:date="2025-04-18T11:05:00Z"/>
        </w:rPr>
      </w:pPr>
      <w:del w:id="260" w:author="Microsoft Office User" w:date="2025-04-18T11:05:00Z">
        <w:r w:rsidRPr="006B6AEE" w:rsidDel="00AF05DE">
          <w:delText>[18]</w:delText>
        </w:r>
        <w:r w:rsidRPr="006B6AEE" w:rsidDel="00AF05DE">
          <w:tab/>
          <w:delText>IPBES, ‘IPBES (2022): Summary for policymakers of the methodological assessment of the diverse values and valuation of nature of the Intergovernmental Science-Policy Platform on Biodiversity and Ecosystem Services.’, IPBES, Jul. 2022. [Online]. Available: https://zenodo.org/record/7410287</w:delText>
        </w:r>
      </w:del>
    </w:p>
    <w:p w14:paraId="7BAA0BE8" w14:textId="78F76B97" w:rsidR="006B6AEE" w:rsidRPr="006B6AEE" w:rsidDel="00AF05DE" w:rsidRDefault="006B6AEE" w:rsidP="006B6AEE">
      <w:pPr>
        <w:pStyle w:val="Bibliography"/>
        <w:rPr>
          <w:del w:id="261" w:author="Microsoft Office User" w:date="2025-04-18T11:05:00Z"/>
        </w:rPr>
      </w:pPr>
      <w:del w:id="262" w:author="Microsoft Office User" w:date="2025-04-18T11:05:00Z">
        <w:r w:rsidRPr="006B6AEE" w:rsidDel="00AF05DE">
          <w:delText>[19]</w:delText>
        </w:r>
        <w:r w:rsidRPr="006B6AEE" w:rsidDel="00AF05DE">
          <w:tab/>
          <w:delText xml:space="preserve">H.-F. Hsieh and S. E. Shannon, ‘Three Approaches to Qualitative Content Analysis’, </w:delText>
        </w:r>
        <w:r w:rsidRPr="006B6AEE" w:rsidDel="00AF05DE">
          <w:rPr>
            <w:i/>
            <w:iCs/>
          </w:rPr>
          <w:delText>Qual Health Res</w:delText>
        </w:r>
        <w:r w:rsidRPr="006B6AEE" w:rsidDel="00AF05DE">
          <w:delText>, vol. 15, no. 9, pp. 1277–1288, Nov. 2005, doi: 10.1177/1049732305276687.</w:delText>
        </w:r>
      </w:del>
    </w:p>
    <w:p w14:paraId="4597CEDF" w14:textId="5ECB52DE" w:rsidR="006B6AEE" w:rsidRPr="006B6AEE" w:rsidDel="00AF05DE" w:rsidRDefault="006B6AEE" w:rsidP="006B6AEE">
      <w:pPr>
        <w:pStyle w:val="Bibliography"/>
        <w:rPr>
          <w:del w:id="263" w:author="Microsoft Office User" w:date="2025-04-18T11:05:00Z"/>
        </w:rPr>
      </w:pPr>
      <w:del w:id="264" w:author="Microsoft Office User" w:date="2025-04-18T11:05:00Z">
        <w:r w:rsidRPr="006B6AEE" w:rsidDel="00AF05DE">
          <w:delText>[20]</w:delText>
        </w:r>
        <w:r w:rsidRPr="006B6AEE" w:rsidDel="00AF05DE">
          <w:tab/>
          <w:delText xml:space="preserve">B. W. Griscom </w:delText>
        </w:r>
        <w:r w:rsidRPr="006B6AEE" w:rsidDel="00AF05DE">
          <w:rPr>
            <w:i/>
            <w:iCs/>
          </w:rPr>
          <w:delText>et al.</w:delText>
        </w:r>
        <w:r w:rsidRPr="006B6AEE" w:rsidDel="00AF05DE">
          <w:delText xml:space="preserve">, ‘Natural climate solutions’, </w:delText>
        </w:r>
        <w:r w:rsidRPr="006B6AEE" w:rsidDel="00AF05DE">
          <w:rPr>
            <w:i/>
            <w:iCs/>
          </w:rPr>
          <w:delText>Proc. Natl. Acad. Sci. U.S.A.</w:delText>
        </w:r>
        <w:r w:rsidRPr="006B6AEE" w:rsidDel="00AF05DE">
          <w:delText>, vol. 114, no. 44, pp. 11645–11650, Oct. 2017, doi: 10.1073/pnas.1710465114.</w:delText>
        </w:r>
      </w:del>
    </w:p>
    <w:p w14:paraId="6BE82A22" w14:textId="39930D62" w:rsidR="006B6AEE" w:rsidRPr="006B6AEE" w:rsidDel="00AF05DE" w:rsidRDefault="006B6AEE" w:rsidP="006B6AEE">
      <w:pPr>
        <w:pStyle w:val="Bibliography"/>
        <w:rPr>
          <w:del w:id="265" w:author="Microsoft Office User" w:date="2025-04-18T11:05:00Z"/>
        </w:rPr>
      </w:pPr>
      <w:del w:id="266" w:author="Microsoft Office User" w:date="2025-04-18T11:05:00Z">
        <w:r w:rsidRPr="006B6AEE" w:rsidDel="00AF05DE">
          <w:delText>[21]</w:delText>
        </w:r>
        <w:r w:rsidRPr="006B6AEE" w:rsidDel="00AF05DE">
          <w:tab/>
          <w:delText>EEA, ‘Greenhouse gas emissions from agriculture in Europe’. Accessed: Apr. 01, 2025. [Online]. Available: https://www.eea.europa.eu/en/analysis/indicators/greenhouse-gas-emissions-from-agriculture</w:delText>
        </w:r>
      </w:del>
    </w:p>
    <w:p w14:paraId="44A5547C" w14:textId="7C377B78" w:rsidR="006B6AEE" w:rsidRPr="006B6AEE" w:rsidDel="00AF05DE" w:rsidRDefault="006B6AEE" w:rsidP="006B6AEE">
      <w:pPr>
        <w:pStyle w:val="Bibliography"/>
        <w:rPr>
          <w:del w:id="267" w:author="Microsoft Office User" w:date="2025-04-18T11:05:00Z"/>
        </w:rPr>
      </w:pPr>
      <w:del w:id="268" w:author="Microsoft Office User" w:date="2025-04-18T11:05:00Z">
        <w:r w:rsidRPr="006B6AEE" w:rsidDel="00AF05DE">
          <w:delText>[22]</w:delText>
        </w:r>
        <w:r w:rsidRPr="006B6AEE" w:rsidDel="00AF05DE">
          <w:tab/>
          <w:delText xml:space="preserve">E. Röös </w:delText>
        </w:r>
        <w:r w:rsidRPr="006B6AEE" w:rsidDel="00AF05DE">
          <w:rPr>
            <w:i/>
            <w:iCs/>
          </w:rPr>
          <w:delText>et al.</w:delText>
        </w:r>
        <w:r w:rsidRPr="006B6AEE" w:rsidDel="00AF05DE">
          <w:delText xml:space="preserve">, ‘Agroecological practices in combination with healthy diets can help meet EU food system policy targets’, </w:delText>
        </w:r>
        <w:r w:rsidRPr="006B6AEE" w:rsidDel="00AF05DE">
          <w:rPr>
            <w:i/>
            <w:iCs/>
          </w:rPr>
          <w:delText>Science of The Total Environment</w:delText>
        </w:r>
        <w:r w:rsidRPr="006B6AEE" w:rsidDel="00AF05DE">
          <w:delText>, vol. 847, p. 157612, Nov. 2022, doi: 10.1016/j.scitotenv.2022.157612.</w:delText>
        </w:r>
      </w:del>
    </w:p>
    <w:p w14:paraId="15A6F5E3" w14:textId="4BE7F1DC" w:rsidR="006B6AEE" w:rsidRPr="006B6AEE" w:rsidDel="00AF05DE" w:rsidRDefault="006B6AEE" w:rsidP="006B6AEE">
      <w:pPr>
        <w:pStyle w:val="Bibliography"/>
        <w:rPr>
          <w:del w:id="269" w:author="Microsoft Office User" w:date="2025-04-18T11:05:00Z"/>
        </w:rPr>
      </w:pPr>
      <w:del w:id="270" w:author="Microsoft Office User" w:date="2025-04-18T11:05:00Z">
        <w:r w:rsidRPr="006B6AEE" w:rsidDel="00AF05DE">
          <w:delText>[23]</w:delText>
        </w:r>
        <w:r w:rsidRPr="006B6AEE" w:rsidDel="00AF05DE">
          <w:tab/>
          <w:delText xml:space="preserve">A. Muller </w:delText>
        </w:r>
        <w:r w:rsidRPr="006B6AEE" w:rsidDel="00AF05DE">
          <w:rPr>
            <w:i/>
            <w:iCs/>
          </w:rPr>
          <w:delText>et al.</w:delText>
        </w:r>
        <w:r w:rsidRPr="006B6AEE" w:rsidDel="00AF05DE">
          <w:delText xml:space="preserve">, ‘Strategies for feeding the world more sustainably with organic agriculture’, </w:delText>
        </w:r>
        <w:r w:rsidRPr="006B6AEE" w:rsidDel="00AF05DE">
          <w:rPr>
            <w:i/>
            <w:iCs/>
          </w:rPr>
          <w:delText>Nat Commun</w:delText>
        </w:r>
        <w:r w:rsidRPr="006B6AEE" w:rsidDel="00AF05DE">
          <w:delText>, vol. 8, no. 1, p. 1290, Nov. 2017, doi: 10.1038/s41467-017-01410-w.</w:delText>
        </w:r>
      </w:del>
    </w:p>
    <w:p w14:paraId="4133BAF7" w14:textId="347346E0" w:rsidR="006B6AEE" w:rsidRPr="006B6AEE" w:rsidDel="00AF05DE" w:rsidRDefault="006B6AEE" w:rsidP="006B6AEE">
      <w:pPr>
        <w:pStyle w:val="Bibliography"/>
        <w:rPr>
          <w:del w:id="271" w:author="Microsoft Office User" w:date="2025-04-18T11:05:00Z"/>
        </w:rPr>
      </w:pPr>
      <w:del w:id="272" w:author="Microsoft Office User" w:date="2025-04-18T11:05:00Z">
        <w:r w:rsidRPr="006B6AEE" w:rsidDel="00AF05DE">
          <w:delText>[24]</w:delText>
        </w:r>
        <w:r w:rsidRPr="006B6AEE" w:rsidDel="00AF05DE">
          <w:tab/>
          <w:delText>Xavier Poux and Pierre-Marie Aubert, ‘An agroecological Europe in 2050: multifunctional agriculture for healthy eating - Findings from the Ten Years For Agroecology (TYFA) modelling exercise’, IDDRI, 09/18, Sep. 2018. Accessed: Apr. 01, 2025. [Online]. Available: https://www.iddri.org/sites/default/files/PDF/Publications/Catalogue%20Iddri/Etude/201809-ST0918EN-tyfa.pdf</w:delText>
        </w:r>
      </w:del>
    </w:p>
    <w:p w14:paraId="789863BA" w14:textId="6E4BF238" w:rsidR="006B6AEE" w:rsidRPr="006B6AEE" w:rsidDel="00AF05DE" w:rsidRDefault="006B6AEE" w:rsidP="006B6AEE">
      <w:pPr>
        <w:pStyle w:val="Bibliography"/>
        <w:rPr>
          <w:del w:id="273" w:author="Microsoft Office User" w:date="2025-04-18T11:05:00Z"/>
        </w:rPr>
      </w:pPr>
      <w:del w:id="274" w:author="Microsoft Office User" w:date="2025-04-18T11:05:00Z">
        <w:r w:rsidRPr="006B6AEE" w:rsidDel="00AF05DE">
          <w:delText>[25]</w:delText>
        </w:r>
        <w:r w:rsidRPr="006B6AEE" w:rsidDel="00AF05DE">
          <w:tab/>
          <w:delText xml:space="preserve">M. G. Ceddia, S. Boillat, and J. Jacobi, ‘Transforming food systems through agroecology: enhancing farmers’ autonomy for a safe and just transition’, </w:delText>
        </w:r>
        <w:r w:rsidRPr="006B6AEE" w:rsidDel="00AF05DE">
          <w:rPr>
            <w:i/>
            <w:iCs/>
          </w:rPr>
          <w:delText>The Lancet Planetary Health</w:delText>
        </w:r>
        <w:r w:rsidRPr="006B6AEE" w:rsidDel="00AF05DE">
          <w:delText>, vol. 8, no. 11, pp. e958–e965, Nov. 2024, doi: 10.1016/S2542-5196(24)00234-1.</w:delText>
        </w:r>
      </w:del>
    </w:p>
    <w:p w14:paraId="0936DA26" w14:textId="29FBE023" w:rsidR="006B6AEE" w:rsidRPr="006B6AEE" w:rsidDel="00AF05DE" w:rsidRDefault="006B6AEE" w:rsidP="006B6AEE">
      <w:pPr>
        <w:pStyle w:val="Bibliography"/>
        <w:rPr>
          <w:del w:id="275" w:author="Microsoft Office User" w:date="2025-04-18T11:05:00Z"/>
        </w:rPr>
      </w:pPr>
      <w:del w:id="276" w:author="Microsoft Office User" w:date="2025-04-18T11:05:00Z">
        <w:r w:rsidRPr="006B6AEE" w:rsidDel="00AF05DE">
          <w:delText>[26]</w:delText>
        </w:r>
        <w:r w:rsidRPr="006B6AEE" w:rsidDel="00AF05DE">
          <w:tab/>
          <w:delText xml:space="preserve">R. Bezner Kerr </w:delText>
        </w:r>
        <w:r w:rsidRPr="006B6AEE" w:rsidDel="00AF05DE">
          <w:rPr>
            <w:i/>
            <w:iCs/>
          </w:rPr>
          <w:delText>et al.</w:delText>
        </w:r>
        <w:r w:rsidRPr="006B6AEE" w:rsidDel="00AF05DE">
          <w:delText xml:space="preserve">, ‘Agroecology as a transformative approach to tackle climatic, food, and ecosystemic crises’, </w:delText>
        </w:r>
        <w:r w:rsidRPr="006B6AEE" w:rsidDel="00AF05DE">
          <w:rPr>
            <w:i/>
            <w:iCs/>
          </w:rPr>
          <w:delText>Current Opinion in Environmental Sustainability</w:delText>
        </w:r>
        <w:r w:rsidRPr="006B6AEE" w:rsidDel="00AF05DE">
          <w:delText>, vol. 62, p. 101275, Jun. 2023, doi: 10.1016/j.cosust.2023.101275.</w:delText>
        </w:r>
      </w:del>
    </w:p>
    <w:p w14:paraId="185B95C9" w14:textId="1AC114DA" w:rsidR="006B6AEE" w:rsidRPr="006B6AEE" w:rsidDel="00AF05DE" w:rsidRDefault="006B6AEE" w:rsidP="006B6AEE">
      <w:pPr>
        <w:pStyle w:val="Bibliography"/>
        <w:rPr>
          <w:del w:id="277" w:author="Microsoft Office User" w:date="2025-04-18T11:05:00Z"/>
        </w:rPr>
      </w:pPr>
      <w:del w:id="278" w:author="Microsoft Office User" w:date="2025-04-18T11:05:00Z">
        <w:r w:rsidRPr="006B6AEE" w:rsidDel="00AF05DE">
          <w:delText>[27]</w:delText>
        </w:r>
        <w:r w:rsidRPr="006B6AEE" w:rsidDel="00AF05DE">
          <w:tab/>
          <w:delText>HLPE, ‘Agroecological and other innovative approaches for sustainable agriculture and food systems that enhance food security and nutrition | FAO’, 14, 2019. Accessed: Apr. 01, 2025. [Online]. Available: https://www.fao.org/3/ca5602en/ca5602en.pdf</w:delText>
        </w:r>
      </w:del>
    </w:p>
    <w:p w14:paraId="0C8DF96B" w14:textId="413BF82A" w:rsidR="006B6AEE" w:rsidRPr="006B6AEE" w:rsidDel="00AF05DE" w:rsidRDefault="006B6AEE" w:rsidP="006B6AEE">
      <w:pPr>
        <w:pStyle w:val="Bibliography"/>
        <w:rPr>
          <w:del w:id="279" w:author="Microsoft Office User" w:date="2025-04-18T11:05:00Z"/>
        </w:rPr>
      </w:pPr>
      <w:del w:id="280" w:author="Microsoft Office User" w:date="2025-04-18T11:05:00Z">
        <w:r w:rsidRPr="006B6AEE" w:rsidDel="00AF05DE">
          <w:delText>[28]</w:delText>
        </w:r>
        <w:r w:rsidRPr="006B6AEE" w:rsidDel="00AF05DE">
          <w:tab/>
          <w:delText xml:space="preserve">Joint Research Centre                                        (European Commission) </w:delText>
        </w:r>
        <w:r w:rsidRPr="006B6AEE" w:rsidDel="00AF05DE">
          <w:rPr>
            <w:i/>
            <w:iCs/>
          </w:rPr>
          <w:delText>et al.</w:delText>
        </w:r>
        <w:r w:rsidRPr="006B6AEE" w:rsidDel="00AF05DE">
          <w:delText>, ‘Ecosystem services accounting. Part III, Pilot accounts for habitat and species maintenance, on-site soil retention and water purification’, Publications Office of the European Union, 2021. Accessed: Apr. 01, 2025. [Online]. Available: https://data.europa.eu/doi/10.2760/636621</w:delText>
        </w:r>
      </w:del>
    </w:p>
    <w:p w14:paraId="3DA63698" w14:textId="15FAD2EA" w:rsidR="006B6AEE" w:rsidRPr="006B6AEE" w:rsidDel="00AF05DE" w:rsidRDefault="006B6AEE" w:rsidP="006B6AEE">
      <w:pPr>
        <w:pStyle w:val="Bibliography"/>
        <w:rPr>
          <w:del w:id="281" w:author="Microsoft Office User" w:date="2025-04-18T11:05:00Z"/>
        </w:rPr>
      </w:pPr>
      <w:del w:id="282" w:author="Microsoft Office User" w:date="2025-04-18T11:05:00Z">
        <w:r w:rsidRPr="006B6AEE" w:rsidDel="00AF05DE">
          <w:delText>[29]</w:delText>
        </w:r>
        <w:r w:rsidRPr="006B6AEE" w:rsidDel="00AF05DE">
          <w:tab/>
          <w:delText>Olga Croitorov, Björn Döhring, Christoph Maier, Kieran Mc Morrow, and Anna Thum-Thysen, ‘The models used to inform policy are lacking natural capital’, CEPR. Accessed: Apr. 01, 2025. [Online]. Available: https://cepr.org/voxeu/columns/models-used-inform-policy-are-lacking-natural-capital</w:delText>
        </w:r>
      </w:del>
    </w:p>
    <w:p w14:paraId="2C892BF4" w14:textId="759B1650" w:rsidR="006B6AEE" w:rsidRPr="006B6AEE" w:rsidDel="00AF05DE" w:rsidRDefault="006B6AEE" w:rsidP="006B6AEE">
      <w:pPr>
        <w:pStyle w:val="Bibliography"/>
        <w:rPr>
          <w:del w:id="283" w:author="Microsoft Office User" w:date="2025-04-18T11:05:00Z"/>
        </w:rPr>
      </w:pPr>
      <w:del w:id="284" w:author="Microsoft Office User" w:date="2025-04-18T11:05:00Z">
        <w:r w:rsidRPr="006B6AEE" w:rsidDel="00AF05DE">
          <w:delText>[30]</w:delText>
        </w:r>
        <w:r w:rsidRPr="006B6AEE" w:rsidDel="00AF05DE">
          <w:tab/>
          <w:delText xml:space="preserve">Joint Research Centre                                        (European Commission) </w:delText>
        </w:r>
        <w:r w:rsidRPr="006B6AEE" w:rsidDel="00AF05DE">
          <w:rPr>
            <w:i/>
            <w:iCs/>
          </w:rPr>
          <w:delText>et al.</w:delText>
        </w:r>
        <w:r w:rsidRPr="006B6AEE" w:rsidDel="00AF05DE">
          <w:delText xml:space="preserve">, </w:delText>
        </w:r>
        <w:r w:rsidRPr="006B6AEE" w:rsidDel="00AF05DE">
          <w:rPr>
            <w:i/>
            <w:iCs/>
          </w:rPr>
          <w:delText>Gross ecosystem product in macroeconomic modelling</w:delText>
        </w:r>
        <w:r w:rsidRPr="006B6AEE" w:rsidDel="00AF05DE">
          <w:delText>. Publications Office of the European Union, 2024. Accessed: Apr. 01, 2025. [Online]. Available: https://data.europa.eu/doi/10.2760/57602</w:delText>
        </w:r>
      </w:del>
    </w:p>
    <w:p w14:paraId="2567F51A" w14:textId="3E871064" w:rsidR="006B6AEE" w:rsidRPr="006B6AEE" w:rsidDel="00AF05DE" w:rsidRDefault="006B6AEE" w:rsidP="006B6AEE">
      <w:pPr>
        <w:pStyle w:val="Bibliography"/>
        <w:rPr>
          <w:del w:id="285" w:author="Microsoft Office User" w:date="2025-04-18T11:05:00Z"/>
        </w:rPr>
      </w:pPr>
      <w:del w:id="286" w:author="Microsoft Office User" w:date="2025-04-18T11:05:00Z">
        <w:r w:rsidRPr="006B6AEE" w:rsidDel="00AF05DE">
          <w:delText>[31]</w:delText>
        </w:r>
        <w:r w:rsidRPr="006B6AEE" w:rsidDel="00AF05DE">
          <w:tab/>
        </w:r>
        <w:r w:rsidRPr="006B6AEE" w:rsidDel="00AF05DE">
          <w:rPr>
            <w:i/>
            <w:iCs/>
          </w:rPr>
          <w:delText>COMMUNICATION FROM THE COMMISSION TO THE EUROPEAN PARLIAMENT, THE COUNCIL, THE EUROPEAN ECONOMIC AND SOCIAL COMMITTEE AND THE COMMITTEE OF THE REGIONS On the Energy Transition of the EU Fisheries and Aquaculture sector</w:delText>
        </w:r>
        <w:r w:rsidRPr="006B6AEE" w:rsidDel="00AF05DE">
          <w:delText>. 2023. Accessed: Mar. 25, 2025. [Online]. Available: https://eur-lex.europa.eu/legal-content/EN/TXT/?uri=CELEX%3A52023DC0100#footnote30</w:delText>
        </w:r>
      </w:del>
    </w:p>
    <w:p w14:paraId="2032A889" w14:textId="1BE4021E" w:rsidR="006B6AEE" w:rsidRPr="006B6AEE" w:rsidDel="00AF05DE" w:rsidRDefault="006B6AEE" w:rsidP="006B6AEE">
      <w:pPr>
        <w:pStyle w:val="Bibliography"/>
        <w:rPr>
          <w:del w:id="287" w:author="Microsoft Office User" w:date="2025-04-18T11:05:00Z"/>
        </w:rPr>
      </w:pPr>
      <w:del w:id="288" w:author="Microsoft Office User" w:date="2025-04-18T11:05:00Z">
        <w:r w:rsidRPr="006B6AEE" w:rsidDel="00AF05DE">
          <w:delText>[32]</w:delText>
        </w:r>
        <w:r w:rsidRPr="006B6AEE" w:rsidDel="00AF05DE">
          <w:tab/>
        </w:r>
        <w:r w:rsidRPr="006B6AEE" w:rsidDel="00AF05DE">
          <w:rPr>
            <w:i/>
            <w:iCs/>
          </w:rPr>
          <w:delText>Directive 2008/56/EC of the European Parliament and of the Council of 17 June 2008 establishing a framework for community action in the field of marine environmental policy (Marine Strategy Framework Directive) (Text with EEA relevance)</w:delText>
        </w:r>
        <w:r w:rsidRPr="006B6AEE" w:rsidDel="00AF05DE">
          <w:delText>. 2008. Accessed: Mar. 25, 2025. [Online]. Available: http://data.europa.eu/eli/dir/2008/56/oj/eng</w:delText>
        </w:r>
      </w:del>
    </w:p>
    <w:p w14:paraId="52784B30" w14:textId="74EACDA4" w:rsidR="006B6AEE" w:rsidRPr="006B6AEE" w:rsidDel="00AF05DE" w:rsidRDefault="006B6AEE" w:rsidP="006B6AEE">
      <w:pPr>
        <w:pStyle w:val="Bibliography"/>
        <w:rPr>
          <w:del w:id="289" w:author="Microsoft Office User" w:date="2025-04-18T11:05:00Z"/>
        </w:rPr>
      </w:pPr>
      <w:del w:id="290" w:author="Microsoft Office User" w:date="2025-04-18T11:05:00Z">
        <w:r w:rsidRPr="006B6AEE" w:rsidDel="00AF05DE">
          <w:delText>[33]</w:delText>
        </w:r>
        <w:r w:rsidRPr="006B6AEE" w:rsidDel="00AF05DE">
          <w:tab/>
        </w:r>
        <w:r w:rsidRPr="006B6AEE" w:rsidDel="00AF05DE">
          <w:rPr>
            <w:i/>
            <w:iCs/>
          </w:rPr>
          <w:delText>COMMUNICATION FROM THE COMMISSION TO THE EUROPEAN PARLIAMENT, THE COUNCIL, THE EUROPEAN ECONOMIC AND SOCIAL COMMITTEE AND THE COMMITTEE OF THE REGIONS Blue Growth opportunities for marine and maritime sustainable growth</w:delText>
        </w:r>
        <w:r w:rsidRPr="006B6AEE" w:rsidDel="00AF05DE">
          <w:delText>. 2012. Accessed: Mar. 25, 2025. [Online]. Available: https://eur-lex.europa.eu/legal-content/EN/TXT/?uri=CELEX:52012DC0494</w:delText>
        </w:r>
      </w:del>
    </w:p>
    <w:p w14:paraId="6BE94BD9" w14:textId="34EA58C7" w:rsidR="006B6AEE" w:rsidRPr="006B6AEE" w:rsidDel="00AF05DE" w:rsidRDefault="006B6AEE" w:rsidP="006B6AEE">
      <w:pPr>
        <w:pStyle w:val="Bibliography"/>
        <w:rPr>
          <w:del w:id="291" w:author="Microsoft Office User" w:date="2025-04-18T11:05:00Z"/>
        </w:rPr>
      </w:pPr>
      <w:del w:id="292" w:author="Microsoft Office User" w:date="2025-04-18T11:05:00Z">
        <w:r w:rsidRPr="006B6AEE" w:rsidDel="00AF05DE">
          <w:delText>[34]</w:delText>
        </w:r>
        <w:r w:rsidRPr="006B6AEE" w:rsidDel="00AF05DE">
          <w:tab/>
        </w:r>
        <w:r w:rsidRPr="006B6AEE" w:rsidDel="00AF05DE">
          <w:rPr>
            <w:i/>
            <w:iCs/>
          </w:rPr>
          <w:delText>Directive 2014/89/EU of the European Parliament and of the Council of 23 July 2014 establishing a framework for maritime spatial planning</w:delText>
        </w:r>
        <w:r w:rsidRPr="006B6AEE" w:rsidDel="00AF05DE">
          <w:delText>, vol. 257. 2014. Accessed: Mar. 25, 2025. [Online]. Available: http://data.europa.eu/eli/dir/2014/89/oj/eng</w:delText>
        </w:r>
      </w:del>
    </w:p>
    <w:p w14:paraId="700FB4BF" w14:textId="3F18EFA8" w:rsidR="006B6AEE" w:rsidRPr="006B6AEE" w:rsidDel="00AF05DE" w:rsidRDefault="006B6AEE" w:rsidP="006B6AEE">
      <w:pPr>
        <w:pStyle w:val="Bibliography"/>
        <w:rPr>
          <w:del w:id="293" w:author="Microsoft Office User" w:date="2025-04-18T11:05:00Z"/>
        </w:rPr>
      </w:pPr>
      <w:del w:id="294" w:author="Microsoft Office User" w:date="2025-04-18T11:05:00Z">
        <w:r w:rsidRPr="006B6AEE" w:rsidDel="00AF05DE">
          <w:delText>[35]</w:delText>
        </w:r>
        <w:r w:rsidRPr="006B6AEE" w:rsidDel="00AF05DE">
          <w:tab/>
        </w:r>
        <w:r w:rsidRPr="006B6AEE" w:rsidDel="00AF05DE">
          <w:rPr>
            <w:i/>
            <w:iCs/>
          </w:rPr>
          <w:delText>COMMUNICATION FROM THE COMMISSION TO THE EUROPEAN PARLIAMENT, THE COUNCIL, THE EUROPEAN ECONOMIC AND SOCIAL COMMITTEE AND THE COMMITTEE OF THE REGIONS on a new approach for a sustainable blue economy in the EU Transforming the EU’s Blue Economy for a Sustainable Future</w:delText>
        </w:r>
        <w:r w:rsidRPr="006B6AEE" w:rsidDel="00AF05DE">
          <w:delText>. 2021. Accessed: Mar. 25, 2025. [Online]. Available: https://eur-lex.europa.eu/legal-content/EN/TXT/?uri=CELEX:52021DC0240</w:delText>
        </w:r>
      </w:del>
    </w:p>
    <w:p w14:paraId="2595F967" w14:textId="5EAD16E2" w:rsidR="006B6AEE" w:rsidRPr="006B6AEE" w:rsidDel="00AF05DE" w:rsidRDefault="006B6AEE" w:rsidP="006B6AEE">
      <w:pPr>
        <w:pStyle w:val="Bibliography"/>
        <w:rPr>
          <w:del w:id="295" w:author="Microsoft Office User" w:date="2025-04-18T11:05:00Z"/>
        </w:rPr>
      </w:pPr>
      <w:del w:id="296" w:author="Microsoft Office User" w:date="2025-04-18T11:05:00Z">
        <w:r w:rsidRPr="006B6AEE" w:rsidDel="00AF05DE">
          <w:delText>[36]</w:delText>
        </w:r>
        <w:r w:rsidRPr="006B6AEE" w:rsidDel="00AF05DE">
          <w:tab/>
          <w:delText>‘Global and European temperatures’. Accessed: Oct. 30, 2024. [Online]. Available: https://www.eea.europa.eu/en/analysis/indicators/global-and-european-temperatures</w:delText>
        </w:r>
      </w:del>
    </w:p>
    <w:p w14:paraId="058D9B32" w14:textId="47B16B59" w:rsidR="006B6AEE" w:rsidRPr="006B6AEE" w:rsidDel="00AF05DE" w:rsidRDefault="006B6AEE" w:rsidP="006B6AEE">
      <w:pPr>
        <w:pStyle w:val="Bibliography"/>
        <w:rPr>
          <w:del w:id="297" w:author="Microsoft Office User" w:date="2025-04-18T11:05:00Z"/>
        </w:rPr>
      </w:pPr>
      <w:del w:id="298" w:author="Microsoft Office User" w:date="2025-04-18T11:05:00Z">
        <w:r w:rsidRPr="006B6AEE" w:rsidDel="00AF05DE">
          <w:delText>[37]</w:delText>
        </w:r>
        <w:r w:rsidRPr="006B6AEE" w:rsidDel="00AF05DE">
          <w:tab/>
          <w:delText>‘Over 61,000 excess deaths quantified in Europe due to heat in record summer 2022’. Accessed: Oct. 30, 2024. [Online]. Available: https://climate-adapt.eea.europa.eu/en/observatory/news-archive-observatory/over-61-000-excess-deaths-in-europe-due-to-heat-in-record-summer-2022</w:delText>
        </w:r>
      </w:del>
    </w:p>
    <w:p w14:paraId="2487782D" w14:textId="6A81B386" w:rsidR="006B6AEE" w:rsidRPr="006B6AEE" w:rsidDel="00AF05DE" w:rsidRDefault="006B6AEE" w:rsidP="006B6AEE">
      <w:pPr>
        <w:pStyle w:val="Bibliography"/>
        <w:rPr>
          <w:del w:id="299" w:author="Microsoft Office User" w:date="2025-04-18T11:05:00Z"/>
        </w:rPr>
      </w:pPr>
      <w:del w:id="300" w:author="Microsoft Office User" w:date="2025-04-18T11:05:00Z">
        <w:r w:rsidRPr="006B6AEE" w:rsidDel="00AF05DE">
          <w:delText>[38]</w:delText>
        </w:r>
        <w:r w:rsidRPr="006B6AEE" w:rsidDel="00AF05DE">
          <w:tab/>
          <w:delText>‘2024 report: state of eu progress to climate neutrality | ecno’. Accessed: Oct. 30, 2024. [Online]. Available: https://climateobservatory.eu/report/2024-report-state-eu-progress-climate-neutrality</w:delText>
        </w:r>
      </w:del>
    </w:p>
    <w:p w14:paraId="7C1A13DC" w14:textId="58B1059D" w:rsidR="006B6AEE" w:rsidRPr="006B6AEE" w:rsidDel="00AF05DE" w:rsidRDefault="006B6AEE" w:rsidP="006B6AEE">
      <w:pPr>
        <w:pStyle w:val="Bibliography"/>
        <w:rPr>
          <w:del w:id="301" w:author="Microsoft Office User" w:date="2025-04-18T11:05:00Z"/>
        </w:rPr>
      </w:pPr>
      <w:del w:id="302" w:author="Microsoft Office User" w:date="2025-04-18T11:05:00Z">
        <w:r w:rsidRPr="006B6AEE" w:rsidDel="00AF05DE">
          <w:delText>[39]</w:delText>
        </w:r>
        <w:r w:rsidRPr="006B6AEE" w:rsidDel="00AF05DE">
          <w:tab/>
          <w:delText>‘Economic losses and fatalities from weather- and climate-related events in Europe’, European Environment Agency. Accessed: Oct. 30, 2024. [Online]. Available: https://www.eea.europa.eu/publications/economic-losses-and-fatalities-from/economic-losses-and-fatalities-from</w:delText>
        </w:r>
      </w:del>
    </w:p>
    <w:p w14:paraId="0F78E3FF" w14:textId="09488446" w:rsidR="006B6AEE" w:rsidRPr="006B6AEE" w:rsidDel="00AF05DE" w:rsidRDefault="006B6AEE" w:rsidP="006B6AEE">
      <w:pPr>
        <w:pStyle w:val="Bibliography"/>
        <w:rPr>
          <w:del w:id="303" w:author="Microsoft Office User" w:date="2025-04-18T11:05:00Z"/>
        </w:rPr>
      </w:pPr>
      <w:del w:id="304" w:author="Microsoft Office User" w:date="2025-04-18T11:05:00Z">
        <w:r w:rsidRPr="006B6AEE" w:rsidDel="00AF05DE">
          <w:delText>[40]</w:delText>
        </w:r>
        <w:r w:rsidRPr="006B6AEE" w:rsidDel="00AF05DE">
          <w:tab/>
          <w:delText>‘Climate adaptation costing in a changing world’. Accessed: Oct. 30, 2024. [Online]. Available: https://climate-adapt.eea.europa.eu/en/metadata/publications/climate-adaptation-costing-in-a-changing-world</w:delText>
        </w:r>
      </w:del>
    </w:p>
    <w:p w14:paraId="2BCF77E4" w14:textId="550D0072" w:rsidR="006B6AEE" w:rsidRPr="006B6AEE" w:rsidDel="00AF05DE" w:rsidRDefault="006B6AEE" w:rsidP="006B6AEE">
      <w:pPr>
        <w:pStyle w:val="Bibliography"/>
        <w:rPr>
          <w:del w:id="305" w:author="Microsoft Office User" w:date="2025-04-18T11:05:00Z"/>
        </w:rPr>
      </w:pPr>
      <w:del w:id="306" w:author="Microsoft Office User" w:date="2025-04-18T11:05:00Z">
        <w:r w:rsidRPr="006B6AEE" w:rsidDel="00AF05DE">
          <w:delText>[41]</w:delText>
        </w:r>
        <w:r w:rsidRPr="006B6AEE" w:rsidDel="00AF05DE">
          <w:tab/>
          <w:delText xml:space="preserve">European Commission. Joint Research Centre., </w:delText>
        </w:r>
        <w:r w:rsidRPr="006B6AEE" w:rsidDel="00AF05DE">
          <w:rPr>
            <w:i/>
            <w:iCs/>
          </w:rPr>
          <w:delText>Climate change impacts and adaptation in Europe: JRC PESETA IV final report.</w:delText>
        </w:r>
        <w:r w:rsidRPr="006B6AEE" w:rsidDel="00AF05DE">
          <w:delText xml:space="preserve"> LU: Publications Office, 2020. Accessed: Oct. 30, 2024. [Online]. Available: https://data.europa.eu/doi/10.2760/171121</w:delText>
        </w:r>
      </w:del>
    </w:p>
    <w:p w14:paraId="51373FE4" w14:textId="34573B47" w:rsidR="006B6AEE" w:rsidRPr="006B6AEE" w:rsidDel="00AF05DE" w:rsidRDefault="006B6AEE" w:rsidP="006B6AEE">
      <w:pPr>
        <w:pStyle w:val="Bibliography"/>
        <w:rPr>
          <w:del w:id="307" w:author="Microsoft Office User" w:date="2025-04-18T11:05:00Z"/>
        </w:rPr>
      </w:pPr>
      <w:del w:id="308" w:author="Microsoft Office User" w:date="2025-04-18T11:05:00Z">
        <w:r w:rsidRPr="006B6AEE" w:rsidDel="00AF05DE">
          <w:delText>[42]</w:delText>
        </w:r>
        <w:r w:rsidRPr="006B6AEE" w:rsidDel="00AF05DE">
          <w:tab/>
          <w:delText>‘Water scarcity conditions in Europe (Water exploitation index plus)’. Accessed: Oct. 30, 2024. [Online]. Available: https://www.eea.europa.eu/en/analysis/indicators/use-of-freshwater-resources-in-europe-1</w:delText>
        </w:r>
      </w:del>
    </w:p>
    <w:p w14:paraId="4F9AF468" w14:textId="2B1E74EC" w:rsidR="006B6AEE" w:rsidRPr="006B6AEE" w:rsidDel="00AF05DE" w:rsidRDefault="006B6AEE" w:rsidP="006B6AEE">
      <w:pPr>
        <w:pStyle w:val="Bibliography"/>
        <w:rPr>
          <w:del w:id="309" w:author="Microsoft Office User" w:date="2025-04-18T11:05:00Z"/>
        </w:rPr>
      </w:pPr>
      <w:del w:id="310" w:author="Microsoft Office User" w:date="2025-04-18T11:05:00Z">
        <w:r w:rsidRPr="006B6AEE" w:rsidDel="00AF05DE">
          <w:delText>[43]</w:delText>
        </w:r>
        <w:r w:rsidRPr="006B6AEE" w:rsidDel="00AF05DE">
          <w:tab/>
          <w:delText xml:space="preserve">European Commission. Joint Research Centre., </w:delText>
        </w:r>
        <w:r w:rsidRPr="006B6AEE" w:rsidDel="00AF05DE">
          <w:rPr>
            <w:i/>
            <w:iCs/>
          </w:rPr>
          <w:delText>Analysis of climate change impacts on EU agriculture by 2050: JRC PESETA IV project : Task 3.</w:delText>
        </w:r>
        <w:r w:rsidRPr="006B6AEE" w:rsidDel="00AF05DE">
          <w:delText xml:space="preserve"> LU: Publications Office, 2020. Accessed: Oct. 30, 2024. [Online]. Available: https://data.europa.eu/doi/10.2760/121115</w:delText>
        </w:r>
      </w:del>
    </w:p>
    <w:p w14:paraId="069F06D0" w14:textId="7F102682" w:rsidR="006B6AEE" w:rsidRPr="006B6AEE" w:rsidDel="00AF05DE" w:rsidRDefault="006B6AEE" w:rsidP="006B6AEE">
      <w:pPr>
        <w:pStyle w:val="Bibliography"/>
        <w:rPr>
          <w:del w:id="311" w:author="Microsoft Office User" w:date="2025-04-18T11:05:00Z"/>
        </w:rPr>
      </w:pPr>
      <w:del w:id="312" w:author="Microsoft Office User" w:date="2025-04-18T11:05:00Z">
        <w:r w:rsidRPr="006B6AEE" w:rsidDel="00AF05DE">
          <w:delText>[44]</w:delText>
        </w:r>
        <w:r w:rsidRPr="006B6AEE" w:rsidDel="00AF05DE">
          <w:tab/>
          <w:delText>‘Consequences of climate change - European Commission’. Accessed: Feb. 17, 2025. [Online]. Available: https://climate.ec.europa.eu/climate-change/consequences-climate-change_en</w:delText>
        </w:r>
      </w:del>
    </w:p>
    <w:p w14:paraId="1DD5028D" w14:textId="500D881F" w:rsidR="006B6AEE" w:rsidRPr="006B6AEE" w:rsidDel="00AF05DE" w:rsidRDefault="006B6AEE" w:rsidP="006B6AEE">
      <w:pPr>
        <w:pStyle w:val="Bibliography"/>
        <w:rPr>
          <w:del w:id="313" w:author="Microsoft Office User" w:date="2025-04-18T11:05:00Z"/>
        </w:rPr>
      </w:pPr>
      <w:del w:id="314" w:author="Microsoft Office User" w:date="2025-04-18T11:05:00Z">
        <w:r w:rsidRPr="006B6AEE" w:rsidDel="00AF05DE">
          <w:delText>[45]</w:delText>
        </w:r>
        <w:r w:rsidRPr="006B6AEE" w:rsidDel="00AF05DE">
          <w:tab/>
          <w:delText>‘Cross-chapter paper 4: mediterranean region’. Accessed: Oct. 30, 2024. [Online]. Available: https://www.ipcc.ch/report/ar6/wg2/chapter/ccp4/</w:delText>
        </w:r>
      </w:del>
    </w:p>
    <w:p w14:paraId="0FCF9C6A" w14:textId="5F0B5406" w:rsidR="006B6AEE" w:rsidRPr="006B6AEE" w:rsidDel="00AF05DE" w:rsidRDefault="006B6AEE" w:rsidP="006B6AEE">
      <w:pPr>
        <w:pStyle w:val="Bibliography"/>
        <w:rPr>
          <w:del w:id="315" w:author="Microsoft Office User" w:date="2025-04-18T11:05:00Z"/>
        </w:rPr>
      </w:pPr>
      <w:del w:id="316" w:author="Microsoft Office User" w:date="2025-04-18T11:05:00Z">
        <w:r w:rsidRPr="006B6AEE" w:rsidDel="00AF05DE">
          <w:delText>[46]</w:delText>
        </w:r>
        <w:r w:rsidRPr="006B6AEE" w:rsidDel="00AF05DE">
          <w:tab/>
          <w:delText>‘Wildfires: 2023 among the worst in the EU in this century - European Commission’. Accessed: Oct. 30, 2024. [Online]. Available: https://joint-research-centre.ec.europa.eu/jrc-news-and-updates/wildfires-2023-among-worst-eu-century-2024-04-10_en</w:delText>
        </w:r>
      </w:del>
    </w:p>
    <w:p w14:paraId="2AB04309" w14:textId="42F8316D" w:rsidR="006B6AEE" w:rsidRPr="006B6AEE" w:rsidDel="00AF05DE" w:rsidRDefault="006B6AEE" w:rsidP="006B6AEE">
      <w:pPr>
        <w:pStyle w:val="Bibliography"/>
        <w:rPr>
          <w:del w:id="317" w:author="Microsoft Office User" w:date="2025-04-18T11:05:00Z"/>
        </w:rPr>
      </w:pPr>
      <w:del w:id="318" w:author="Microsoft Office User" w:date="2025-04-18T11:05:00Z">
        <w:r w:rsidRPr="006B6AEE" w:rsidDel="00AF05DE">
          <w:delText>[47]</w:delText>
        </w:r>
        <w:r w:rsidRPr="006B6AEE" w:rsidDel="00AF05DE">
          <w:tab/>
          <w:delText>‘European climate risk assessment’, European Environment Agency. Accessed: Oct. 30, 2024. [Online]. Available: https://www.eea.europa.eu/publications/european-climate-risk-assessment</w:delText>
        </w:r>
      </w:del>
    </w:p>
    <w:p w14:paraId="47087068" w14:textId="3AD60DE4" w:rsidR="006B6AEE" w:rsidRPr="006B6AEE" w:rsidDel="00AF05DE" w:rsidRDefault="006B6AEE" w:rsidP="006B6AEE">
      <w:pPr>
        <w:pStyle w:val="Bibliography"/>
        <w:rPr>
          <w:del w:id="319" w:author="Microsoft Office User" w:date="2025-04-18T11:05:00Z"/>
        </w:rPr>
      </w:pPr>
      <w:del w:id="320" w:author="Microsoft Office User" w:date="2025-04-18T11:05:00Z">
        <w:r w:rsidRPr="006B6AEE" w:rsidDel="00AF05DE">
          <w:delText>[48]</w:delText>
        </w:r>
        <w:r w:rsidRPr="006B6AEE" w:rsidDel="00AF05DE">
          <w:tab/>
          <w:delText>‘Climate change impacts, risks and adaptation’. Accessed: Oct. 30, 2024. [Online]. Available: https://www.eea.europa.eu/en/topics/in-depth/climate-change-impacts-risks-and-adaptation</w:delText>
        </w:r>
      </w:del>
    </w:p>
    <w:p w14:paraId="29CD3234" w14:textId="634551BD" w:rsidR="006B6AEE" w:rsidRPr="006B6AEE" w:rsidDel="00AF05DE" w:rsidRDefault="006B6AEE" w:rsidP="006B6AEE">
      <w:pPr>
        <w:pStyle w:val="Bibliography"/>
        <w:rPr>
          <w:del w:id="321" w:author="Microsoft Office User" w:date="2025-04-18T11:05:00Z"/>
        </w:rPr>
      </w:pPr>
      <w:del w:id="322" w:author="Microsoft Office User" w:date="2025-04-18T11:05:00Z">
        <w:r w:rsidRPr="006B6AEE" w:rsidDel="00AF05DE">
          <w:delText>[49]</w:delText>
        </w:r>
        <w:r w:rsidRPr="006B6AEE" w:rsidDel="00AF05DE">
          <w:tab/>
          <w:delText>‘Financial’. Accessed: Oct. 30, 2024. [Online]. Available: https://climate-adapt.eea.europa.eu/en/eu-adaptation-policy/sector-policies/financial</w:delText>
        </w:r>
      </w:del>
    </w:p>
    <w:p w14:paraId="400BC85C" w14:textId="7F28D848" w:rsidR="006B6AEE" w:rsidRPr="006B6AEE" w:rsidDel="00AF05DE" w:rsidRDefault="006B6AEE" w:rsidP="006B6AEE">
      <w:pPr>
        <w:pStyle w:val="Bibliography"/>
        <w:rPr>
          <w:del w:id="323" w:author="Microsoft Office User" w:date="2025-04-18T11:05:00Z"/>
        </w:rPr>
      </w:pPr>
      <w:del w:id="324" w:author="Microsoft Office User" w:date="2025-04-18T11:05:00Z">
        <w:r w:rsidRPr="006B6AEE" w:rsidDel="00AF05DE">
          <w:delText>[50]</w:delText>
        </w:r>
        <w:r w:rsidRPr="006B6AEE" w:rsidDel="00AF05DE">
          <w:tab/>
          <w:delText>‘People in major industrialised nations support compensating low-income countries affected by climate change’. Accessed: Oct. 30, 2024. [Online]. Available: https://www.eib.org/en/surveys/climate-survey/6th-climate-survey/world</w:delText>
        </w:r>
      </w:del>
    </w:p>
    <w:p w14:paraId="1F12589A" w14:textId="131388BF" w:rsidR="006B6AEE" w:rsidRPr="006B6AEE" w:rsidDel="00AF05DE" w:rsidRDefault="006B6AEE" w:rsidP="006B6AEE">
      <w:pPr>
        <w:pStyle w:val="Bibliography"/>
        <w:rPr>
          <w:del w:id="325" w:author="Microsoft Office User" w:date="2025-04-18T11:05:00Z"/>
        </w:rPr>
      </w:pPr>
      <w:del w:id="326" w:author="Microsoft Office User" w:date="2025-04-18T11:05:00Z">
        <w:r w:rsidRPr="006B6AEE" w:rsidDel="00AF05DE">
          <w:delText>[51]</w:delText>
        </w:r>
        <w:r w:rsidRPr="006B6AEE" w:rsidDel="00AF05DE">
          <w:tab/>
          <w:delText xml:space="preserve">C. Clar, ‘Coordinating climate change adaptation across levels of government: the gap between theory and practice of integrated adaptation strategy processes’, </w:delText>
        </w:r>
        <w:r w:rsidRPr="006B6AEE" w:rsidDel="00AF05DE">
          <w:rPr>
            <w:i/>
            <w:iCs/>
          </w:rPr>
          <w:delText>Journal of Environmental Planning and Management</w:delText>
        </w:r>
        <w:r w:rsidRPr="006B6AEE" w:rsidDel="00AF05DE">
          <w:delText>, vol. 62, no. 12, pp. 2166–2185, 2019.</w:delText>
        </w:r>
      </w:del>
    </w:p>
    <w:p w14:paraId="1DDDC3FE" w14:textId="670ECDFE" w:rsidR="006B6AEE" w:rsidRPr="006B6AEE" w:rsidDel="00AF05DE" w:rsidRDefault="006B6AEE" w:rsidP="006B6AEE">
      <w:pPr>
        <w:pStyle w:val="Bibliography"/>
        <w:rPr>
          <w:del w:id="327" w:author="Microsoft Office User" w:date="2025-04-18T11:05:00Z"/>
        </w:rPr>
      </w:pPr>
      <w:del w:id="328" w:author="Microsoft Office User" w:date="2025-04-18T11:05:00Z">
        <w:r w:rsidRPr="006B6AEE" w:rsidDel="00AF05DE">
          <w:delText>[52]</w:delText>
        </w:r>
        <w:r w:rsidRPr="006B6AEE" w:rsidDel="00AF05DE">
          <w:tab/>
          <w:delText>‘EU Compass to regain competitiveness’, European Commission - European Commission. Accessed: Feb. 17, 2025. [Online]. Available: https://ec.europa.eu/commission/presscorner/detail/en/ip_25_339</w:delText>
        </w:r>
      </w:del>
    </w:p>
    <w:p w14:paraId="5FB4BC04" w14:textId="0ABA31E6" w:rsidR="006B6AEE" w:rsidRPr="006B6AEE" w:rsidDel="00AF05DE" w:rsidRDefault="006B6AEE" w:rsidP="006B6AEE">
      <w:pPr>
        <w:pStyle w:val="Bibliography"/>
        <w:rPr>
          <w:del w:id="329" w:author="Microsoft Office User" w:date="2025-04-18T11:05:00Z"/>
        </w:rPr>
      </w:pPr>
      <w:del w:id="330" w:author="Microsoft Office User" w:date="2025-04-18T11:05:00Z">
        <w:r w:rsidRPr="006B6AEE" w:rsidDel="00AF05DE">
          <w:delText>[53]</w:delText>
        </w:r>
        <w:r w:rsidRPr="006B6AEE" w:rsidDel="00AF05DE">
          <w:tab/>
          <w:delText xml:space="preserve">R. Gifford, ‘The dragons of inaction: Psychological barriers that limit climate change mitigation and adaptation’, </w:delText>
        </w:r>
        <w:r w:rsidRPr="006B6AEE" w:rsidDel="00AF05DE">
          <w:rPr>
            <w:i/>
            <w:iCs/>
          </w:rPr>
          <w:delText>American Psychologist</w:delText>
        </w:r>
        <w:r w:rsidRPr="006B6AEE" w:rsidDel="00AF05DE">
          <w:delText>, vol. 66, no. 4, pp. 290–302, 2011, doi: 10.1037/a0023566.</w:delText>
        </w:r>
      </w:del>
    </w:p>
    <w:p w14:paraId="339DD001" w14:textId="6B0A526F" w:rsidR="006B6AEE" w:rsidRPr="006B6AEE" w:rsidDel="00AF05DE" w:rsidRDefault="006B6AEE" w:rsidP="006B6AEE">
      <w:pPr>
        <w:pStyle w:val="Bibliography"/>
        <w:rPr>
          <w:del w:id="331" w:author="Microsoft Office User" w:date="2025-04-18T11:05:00Z"/>
        </w:rPr>
      </w:pPr>
      <w:del w:id="332" w:author="Microsoft Office User" w:date="2025-04-18T11:05:00Z">
        <w:r w:rsidRPr="006B6AEE" w:rsidDel="00AF05DE">
          <w:delText>[54]</w:delText>
        </w:r>
        <w:r w:rsidRPr="006B6AEE" w:rsidDel="00AF05DE">
          <w:tab/>
          <w:delText>‘Nature-based Solutions’. Accessed: Oct. 30, 2024. [Online]. Available: https://climate-adapt.eea.europa.eu/en/eu-adaptation-policy/key-eu-actions/NbS</w:delText>
        </w:r>
      </w:del>
    </w:p>
    <w:p w14:paraId="48417514" w14:textId="5079CDB2" w:rsidR="006B6AEE" w:rsidRPr="006B6AEE" w:rsidDel="00AF05DE" w:rsidRDefault="006B6AEE" w:rsidP="006B6AEE">
      <w:pPr>
        <w:pStyle w:val="Bibliography"/>
        <w:rPr>
          <w:del w:id="333" w:author="Microsoft Office User" w:date="2025-04-18T11:05:00Z"/>
        </w:rPr>
      </w:pPr>
      <w:del w:id="334" w:author="Microsoft Office User" w:date="2025-04-18T11:05:00Z">
        <w:r w:rsidRPr="006B6AEE" w:rsidDel="00AF05DE">
          <w:delText>[55]</w:delText>
        </w:r>
        <w:r w:rsidRPr="006B6AEE" w:rsidDel="00AF05DE">
          <w:tab/>
          <w:delText xml:space="preserve">N. Watts </w:delText>
        </w:r>
        <w:r w:rsidRPr="006B6AEE" w:rsidDel="00AF05DE">
          <w:rPr>
            <w:i/>
            <w:iCs/>
          </w:rPr>
          <w:delText>et al.</w:delText>
        </w:r>
        <w:r w:rsidRPr="006B6AEE" w:rsidDel="00AF05DE">
          <w:delText xml:space="preserve">, ‘Health and climate change: policy responses to protect public health’, </w:delText>
        </w:r>
        <w:r w:rsidRPr="006B6AEE" w:rsidDel="00AF05DE">
          <w:rPr>
            <w:i/>
            <w:iCs/>
          </w:rPr>
          <w:delText>Lancet</w:delText>
        </w:r>
        <w:r w:rsidRPr="006B6AEE" w:rsidDel="00AF05DE">
          <w:delText>, vol. 386, no. 10006, pp. 1861–1914, Nov. 2015, doi: 10.1016/S0140-6736(15)60854-6.</w:delText>
        </w:r>
      </w:del>
    </w:p>
    <w:p w14:paraId="12355B62" w14:textId="5C96262A" w:rsidR="006B6AEE" w:rsidRPr="006B6AEE" w:rsidDel="00AF05DE" w:rsidRDefault="006B6AEE" w:rsidP="006B6AEE">
      <w:pPr>
        <w:pStyle w:val="Bibliography"/>
        <w:rPr>
          <w:del w:id="335" w:author="Microsoft Office User" w:date="2025-04-18T11:05:00Z"/>
        </w:rPr>
      </w:pPr>
      <w:del w:id="336" w:author="Microsoft Office User" w:date="2025-04-18T11:05:00Z">
        <w:r w:rsidRPr="006B6AEE" w:rsidDel="00AF05DE">
          <w:delText>[56]</w:delText>
        </w:r>
        <w:r w:rsidRPr="006B6AEE" w:rsidDel="00AF05DE">
          <w:tab/>
          <w:delText>‘Eu green infrastructure strategy’. Accessed: Oct. 30, 2024. [Online]. Available: https://climate-adapt.eea.europa.eu/en/metadata/publications/eu-green-infrastructure-strategy</w:delText>
        </w:r>
      </w:del>
    </w:p>
    <w:p w14:paraId="23FF6D49" w14:textId="40FEF6BF" w:rsidR="006B6AEE" w:rsidRPr="006B6AEE" w:rsidDel="00AF05DE" w:rsidRDefault="006B6AEE" w:rsidP="006B6AEE">
      <w:pPr>
        <w:pStyle w:val="Bibliography"/>
        <w:rPr>
          <w:del w:id="337" w:author="Microsoft Office User" w:date="2025-04-18T11:05:00Z"/>
        </w:rPr>
      </w:pPr>
      <w:del w:id="338" w:author="Microsoft Office User" w:date="2025-04-18T11:05:00Z">
        <w:r w:rsidRPr="006B6AEE" w:rsidDel="00AF05DE">
          <w:delText>[57]</w:delText>
        </w:r>
        <w:r w:rsidRPr="006B6AEE" w:rsidDel="00AF05DE">
          <w:tab/>
          <w:delText xml:space="preserve">E. Alexandri, J.-I. Antón, and R. Lewney, ‘The impact of climate change mitigation policies on European labour markets’, </w:delText>
        </w:r>
        <w:r w:rsidRPr="006B6AEE" w:rsidDel="00AF05DE">
          <w:rPr>
            <w:i/>
            <w:iCs/>
          </w:rPr>
          <w:delText>Ecological Economics</w:delText>
        </w:r>
        <w:r w:rsidRPr="006B6AEE" w:rsidDel="00AF05DE">
          <w:delText>, vol. 216, p. 108022, Feb. 2024, doi: 10.1016/j.ecolecon.2023.108022.</w:delText>
        </w:r>
      </w:del>
    </w:p>
    <w:p w14:paraId="19104338" w14:textId="714B0253" w:rsidR="006B6AEE" w:rsidRPr="006B6AEE" w:rsidDel="00AF05DE" w:rsidRDefault="006B6AEE" w:rsidP="006B6AEE">
      <w:pPr>
        <w:pStyle w:val="Bibliography"/>
        <w:rPr>
          <w:del w:id="339" w:author="Microsoft Office User" w:date="2025-04-18T11:05:00Z"/>
        </w:rPr>
      </w:pPr>
      <w:del w:id="340" w:author="Microsoft Office User" w:date="2025-04-18T11:05:00Z">
        <w:r w:rsidRPr="006B6AEE" w:rsidDel="00AF05DE">
          <w:delText>[58]</w:delText>
        </w:r>
        <w:r w:rsidRPr="006B6AEE" w:rsidDel="00AF05DE">
          <w:tab/>
          <w:delText>‘Eu adaptation strategy - european commission’. Accessed: Oct. 30, 2024. [Online]. Available: https://climate.ec.europa.eu/eu-action/adaptation-climate-change/eu-adaptation-strategy_en</w:delText>
        </w:r>
      </w:del>
    </w:p>
    <w:p w14:paraId="1FEF6994" w14:textId="2BD09DDC" w:rsidR="006B6AEE" w:rsidRPr="006B6AEE" w:rsidDel="00AF05DE" w:rsidRDefault="006B6AEE" w:rsidP="006B6AEE">
      <w:pPr>
        <w:pStyle w:val="Bibliography"/>
        <w:rPr>
          <w:del w:id="341" w:author="Microsoft Office User" w:date="2025-04-18T11:05:00Z"/>
        </w:rPr>
      </w:pPr>
      <w:del w:id="342" w:author="Microsoft Office User" w:date="2025-04-18T11:05:00Z">
        <w:r w:rsidRPr="006B6AEE" w:rsidDel="00AF05DE">
          <w:delText>[59]</w:delText>
        </w:r>
        <w:r w:rsidRPr="006B6AEE" w:rsidDel="00AF05DE">
          <w:tab/>
          <w:delText xml:space="preserve">European Commission. Joint Research Centre., </w:delText>
        </w:r>
        <w:r w:rsidRPr="006B6AEE" w:rsidDel="00AF05DE">
          <w:rPr>
            <w:i/>
            <w:iCs/>
          </w:rPr>
          <w:delText>European climate neutral industry competitiveness scoreboard (CINDECS): annual report 2022.</w:delText>
        </w:r>
        <w:r w:rsidRPr="006B6AEE" w:rsidDel="00AF05DE">
          <w:delText xml:space="preserve"> LU: Publications Office, 2023. Accessed: Oct. 02, 2024. [Online]. Available: https://data.europa.eu/doi/10.2760/959357</w:delText>
        </w:r>
      </w:del>
    </w:p>
    <w:p w14:paraId="3EB20904" w14:textId="0585F0F1" w:rsidR="006B6AEE" w:rsidRPr="006B6AEE" w:rsidDel="00AF05DE" w:rsidRDefault="006B6AEE" w:rsidP="006B6AEE">
      <w:pPr>
        <w:pStyle w:val="Bibliography"/>
        <w:rPr>
          <w:del w:id="343" w:author="Microsoft Office User" w:date="2025-04-18T11:05:00Z"/>
        </w:rPr>
      </w:pPr>
      <w:del w:id="344" w:author="Microsoft Office User" w:date="2025-04-18T11:05:00Z">
        <w:r w:rsidRPr="006B6AEE" w:rsidDel="00AF05DE">
          <w:delText>[60]</w:delText>
        </w:r>
        <w:r w:rsidRPr="006B6AEE" w:rsidDel="00AF05DE">
          <w:tab/>
          <w:delText>‘Research for regi committee - climate adaptation using cohesion policy: fostering adaptation, regional resilience and economic sustainability | think tank | european parliament’. Accessed: Oct. 30, 2024. [Online]. Available: https://www.europarl.europa.eu/thinktank/en/document/IPOL_STU(2024)752459</w:delText>
        </w:r>
      </w:del>
    </w:p>
    <w:p w14:paraId="4F10A569" w14:textId="1CD8133F" w:rsidR="006B6AEE" w:rsidRPr="006B6AEE" w:rsidDel="00AF05DE" w:rsidRDefault="006B6AEE" w:rsidP="006B6AEE">
      <w:pPr>
        <w:pStyle w:val="Bibliography"/>
        <w:rPr>
          <w:del w:id="345" w:author="Microsoft Office User" w:date="2025-04-18T11:05:00Z"/>
        </w:rPr>
      </w:pPr>
      <w:del w:id="346" w:author="Microsoft Office User" w:date="2025-04-18T11:05:00Z">
        <w:r w:rsidRPr="006B6AEE" w:rsidDel="00AF05DE">
          <w:delText>[61]</w:delText>
        </w:r>
        <w:r w:rsidRPr="006B6AEE" w:rsidDel="00AF05DE">
          <w:tab/>
          <w:delText>European Commision, ‘DRMKC - Risk Data Hub’. Accessed: Mar. 02, 2025. [Online]. Available: https://drmkc.jrc.ec.europa.eu/risk-data-hub/#/</w:delText>
        </w:r>
      </w:del>
    </w:p>
    <w:p w14:paraId="4CA68782" w14:textId="2A454B4B" w:rsidR="006B6AEE" w:rsidRPr="006B6AEE" w:rsidDel="00AF05DE" w:rsidRDefault="006B6AEE" w:rsidP="006B6AEE">
      <w:pPr>
        <w:pStyle w:val="Bibliography"/>
        <w:rPr>
          <w:del w:id="347" w:author="Microsoft Office User" w:date="2025-04-18T11:05:00Z"/>
        </w:rPr>
      </w:pPr>
      <w:del w:id="348" w:author="Microsoft Office User" w:date="2025-04-18T11:05:00Z">
        <w:r w:rsidRPr="006B6AEE" w:rsidDel="00AF05DE">
          <w:delText>[62]</w:delText>
        </w:r>
        <w:r w:rsidRPr="006B6AEE" w:rsidDel="00AF05DE">
          <w:tab/>
        </w:r>
        <w:r w:rsidRPr="006B6AEE" w:rsidDel="00AF05DE">
          <w:rPr>
            <w:i/>
            <w:iCs/>
          </w:rPr>
          <w:delText>COMMUNICATION FROM THE COMMISSION TO THE EUROPEAN PARLIAMENT, THE COUNCIL, THE EUROPEAN ECONOMIC AND SOCIAL COMMITTEE AND THE COMMITTEE OF THE REGIONS Forging a climate-resilient Europe - the new EU Strategy on Adaptation to Climate Change</w:delText>
        </w:r>
        <w:r w:rsidRPr="006B6AEE" w:rsidDel="00AF05DE">
          <w:delText>. 2021. Accessed: Nov. 29, 2023. [Online]. Available: https://eur-lex.europa.eu/legal-content/en/TXT/?uri=CELEX:52021DC0082</w:delText>
        </w:r>
      </w:del>
    </w:p>
    <w:p w14:paraId="2BA96251" w14:textId="59F9482B" w:rsidR="006B6AEE" w:rsidRPr="006B6AEE" w:rsidDel="00AF05DE" w:rsidRDefault="006B6AEE" w:rsidP="006B6AEE">
      <w:pPr>
        <w:pStyle w:val="Bibliography"/>
        <w:rPr>
          <w:del w:id="349" w:author="Microsoft Office User" w:date="2025-04-18T11:05:00Z"/>
        </w:rPr>
      </w:pPr>
      <w:del w:id="350" w:author="Microsoft Office User" w:date="2025-04-18T11:05:00Z">
        <w:r w:rsidRPr="006B6AEE" w:rsidDel="00AF05DE">
          <w:delText>[63]</w:delText>
        </w:r>
        <w:r w:rsidRPr="006B6AEE" w:rsidDel="00AF05DE">
          <w:tab/>
        </w:r>
        <w:r w:rsidRPr="006B6AEE" w:rsidDel="00AF05DE">
          <w:rPr>
            <w:i/>
            <w:iCs/>
          </w:rPr>
          <w:delText>COMMISSION STAFF WORKING DOCUMENT IMPACT ASSESSMENT REPORT Accompanying the document COMMUNICATION FROM THE COMMISSION TO THE EUROPEAN PARLIAMENT, THE COUNCIL, THE ECONOMIC AND SOCIAL COMMITTEE AND THE COMMITTEE OF THE REGIONS Forging a climate-resilient Europe - The new EU Strategy on Adaptation to Climate Change</w:delText>
        </w:r>
        <w:r w:rsidRPr="006B6AEE" w:rsidDel="00AF05DE">
          <w:delText>. 2021. Accessed: Feb. 10, 2025. [Online]. Available: https://eur-lex.europa.eu/legal-content/EN/ALL/?uri=CELEX:52021SC0025</w:delText>
        </w:r>
      </w:del>
    </w:p>
    <w:p w14:paraId="1C2D79F8" w14:textId="17F7E2BA" w:rsidR="006B6AEE" w:rsidRPr="006B6AEE" w:rsidDel="00AF05DE" w:rsidRDefault="006B6AEE" w:rsidP="006B6AEE">
      <w:pPr>
        <w:pStyle w:val="Bibliography"/>
        <w:rPr>
          <w:del w:id="351" w:author="Microsoft Office User" w:date="2025-04-18T11:05:00Z"/>
        </w:rPr>
      </w:pPr>
      <w:del w:id="352" w:author="Microsoft Office User" w:date="2025-04-18T11:05:00Z">
        <w:r w:rsidRPr="006B6AEE" w:rsidDel="00AF05DE">
          <w:delText>[64]</w:delText>
        </w:r>
        <w:r w:rsidRPr="006B6AEE" w:rsidDel="00AF05DE">
          <w:tab/>
          <w:delText>‘Building a climate-resilient future - European Commission’. Accessed: Oct. 30, 2024. [Online]. Available: https://climate.ec.europa.eu/news-your-voice/news/building-climate-resilient-future-2023-07-26_en</w:delText>
        </w:r>
      </w:del>
    </w:p>
    <w:p w14:paraId="17ACEFF2" w14:textId="41A022C0" w:rsidR="006B6AEE" w:rsidRPr="006B6AEE" w:rsidDel="00AF05DE" w:rsidRDefault="006B6AEE" w:rsidP="006B6AEE">
      <w:pPr>
        <w:pStyle w:val="Bibliography"/>
        <w:rPr>
          <w:del w:id="353" w:author="Microsoft Office User" w:date="2025-04-18T11:05:00Z"/>
        </w:rPr>
      </w:pPr>
      <w:del w:id="354" w:author="Microsoft Office User" w:date="2025-04-18T11:05:00Z">
        <w:r w:rsidRPr="006B6AEE" w:rsidDel="00AF05DE">
          <w:delText>[65]</w:delText>
        </w:r>
        <w:r w:rsidRPr="006B6AEE" w:rsidDel="00AF05DE">
          <w:tab/>
          <w:delText xml:space="preserve">J. Klostermann </w:delText>
        </w:r>
        <w:r w:rsidRPr="006B6AEE" w:rsidDel="00AF05DE">
          <w:rPr>
            <w:i/>
            <w:iCs/>
          </w:rPr>
          <w:delText>et al.</w:delText>
        </w:r>
        <w:r w:rsidRPr="006B6AEE" w:rsidDel="00AF05DE">
          <w:delText xml:space="preserve">, ‘Towards a framework to assess, compare and develop monitoring and evaluation of climate change adaptation in Europe’, </w:delText>
        </w:r>
        <w:r w:rsidRPr="006B6AEE" w:rsidDel="00AF05DE">
          <w:rPr>
            <w:i/>
            <w:iCs/>
          </w:rPr>
          <w:delText>Mitig Adapt Strateg Glob Change</w:delText>
        </w:r>
        <w:r w:rsidRPr="006B6AEE" w:rsidDel="00AF05DE">
          <w:delText>, vol. 23, no. 2, pp. 187–209, Feb. 2018, doi: 10.1007/s11027-015-9678-4.</w:delText>
        </w:r>
      </w:del>
    </w:p>
    <w:p w14:paraId="607DCA03" w14:textId="5E37FF9B" w:rsidR="006B6AEE" w:rsidRPr="006B6AEE" w:rsidDel="00AF05DE" w:rsidRDefault="006B6AEE" w:rsidP="006B6AEE">
      <w:pPr>
        <w:pStyle w:val="Bibliography"/>
        <w:rPr>
          <w:del w:id="355" w:author="Microsoft Office User" w:date="2025-04-18T11:05:00Z"/>
        </w:rPr>
      </w:pPr>
      <w:del w:id="356" w:author="Microsoft Office User" w:date="2025-04-18T11:05:00Z">
        <w:r w:rsidRPr="006B6AEE" w:rsidDel="00AF05DE">
          <w:delText>[66]</w:delText>
        </w:r>
        <w:r w:rsidRPr="006B6AEE" w:rsidDel="00AF05DE">
          <w:tab/>
          <w:delText xml:space="preserve">I. Bąk, K. Wawrzyniak, and P. Sulikowski, ‘Sustainable development and the degree of implementation of European Union environmental directives’, </w:delText>
        </w:r>
        <w:r w:rsidRPr="006B6AEE" w:rsidDel="00AF05DE">
          <w:rPr>
            <w:i/>
            <w:iCs/>
          </w:rPr>
          <w:delText>Front. Environ. Sci.</w:delText>
        </w:r>
        <w:r w:rsidRPr="006B6AEE" w:rsidDel="00AF05DE">
          <w:delText>, vol. 12, p. 1324030, Apr. 2024, doi: 10.3389/fenvs.2024.1324030.</w:delText>
        </w:r>
      </w:del>
    </w:p>
    <w:p w14:paraId="54BBD0A5" w14:textId="555A9A18" w:rsidR="006B6AEE" w:rsidRPr="006B6AEE" w:rsidDel="00AF05DE" w:rsidRDefault="006B6AEE" w:rsidP="006B6AEE">
      <w:pPr>
        <w:pStyle w:val="Bibliography"/>
        <w:rPr>
          <w:del w:id="357" w:author="Microsoft Office User" w:date="2025-04-18T11:05:00Z"/>
        </w:rPr>
      </w:pPr>
      <w:del w:id="358" w:author="Microsoft Office User" w:date="2025-04-18T11:05:00Z">
        <w:r w:rsidRPr="006B6AEE" w:rsidDel="00AF05DE">
          <w:delText>[67]</w:delText>
        </w:r>
        <w:r w:rsidRPr="006B6AEE" w:rsidDel="00AF05DE">
          <w:tab/>
          <w:delText xml:space="preserve">E. I. Bank, </w:delText>
        </w:r>
        <w:r w:rsidRPr="006B6AEE" w:rsidDel="00AF05DE">
          <w:rPr>
            <w:i/>
            <w:iCs/>
          </w:rPr>
          <w:delText>The EIB Climate Survey 2020-2021 - The climate crisis in a COVID-19 world: calls for a green recovery</w:delText>
        </w:r>
        <w:r w:rsidRPr="006B6AEE" w:rsidDel="00AF05DE">
          <w:delText>. European Investment Bank, 2021. Accessed: Oct. 30, 2024. [Online]. Available: https://www.eib.org/en/publications/the-eib-climate-survey-2020-2021</w:delText>
        </w:r>
      </w:del>
    </w:p>
    <w:p w14:paraId="444037F0" w14:textId="7A733BAF" w:rsidR="006B6AEE" w:rsidRPr="006B6AEE" w:rsidDel="00AF05DE" w:rsidRDefault="006B6AEE" w:rsidP="006B6AEE">
      <w:pPr>
        <w:pStyle w:val="Bibliography"/>
        <w:rPr>
          <w:del w:id="359" w:author="Microsoft Office User" w:date="2025-04-18T11:05:00Z"/>
        </w:rPr>
      </w:pPr>
      <w:del w:id="360" w:author="Microsoft Office User" w:date="2025-04-18T11:05:00Z">
        <w:r w:rsidRPr="006B6AEE" w:rsidDel="00AF05DE">
          <w:delText>[68]</w:delText>
        </w:r>
        <w:r w:rsidRPr="006B6AEE" w:rsidDel="00AF05DE">
          <w:tab/>
          <w:delText>‘Innovative financial instruments for climate adaptation’. Accessed: Oct. 30, 2024. [Online]. Available: https://climate-adapt.eea.europa.eu/en/metadata/portals/innovative-financial-instruments-for-climate-adaptation</w:delText>
        </w:r>
      </w:del>
    </w:p>
    <w:p w14:paraId="6EAEBE89" w14:textId="5E719C77" w:rsidR="006B6AEE" w:rsidRPr="006B6AEE" w:rsidDel="00AF05DE" w:rsidRDefault="006B6AEE" w:rsidP="006B6AEE">
      <w:pPr>
        <w:pStyle w:val="Bibliography"/>
        <w:rPr>
          <w:del w:id="361" w:author="Microsoft Office User" w:date="2025-04-18T11:05:00Z"/>
        </w:rPr>
      </w:pPr>
      <w:del w:id="362" w:author="Microsoft Office User" w:date="2025-04-18T11:05:00Z">
        <w:r w:rsidRPr="006B6AEE" w:rsidDel="00AF05DE">
          <w:delText>[69]</w:delText>
        </w:r>
        <w:r w:rsidRPr="006B6AEE" w:rsidDel="00AF05DE">
          <w:tab/>
          <w:delText>‘Inventory of innovative financial instruments for climate change adaptation’, NAP Global Network. Accessed: Oct. 30, 2024. [Online]. Available: https://napglobalnetwork.org/innovative-financing/</w:delText>
        </w:r>
      </w:del>
    </w:p>
    <w:p w14:paraId="40D0917E" w14:textId="35F84972" w:rsidR="006B6AEE" w:rsidRPr="006B6AEE" w:rsidDel="00AF05DE" w:rsidRDefault="006B6AEE" w:rsidP="006B6AEE">
      <w:pPr>
        <w:pStyle w:val="Bibliography"/>
        <w:rPr>
          <w:del w:id="363" w:author="Microsoft Office User" w:date="2025-04-18T11:05:00Z"/>
        </w:rPr>
      </w:pPr>
      <w:del w:id="364" w:author="Microsoft Office User" w:date="2025-04-18T11:05:00Z">
        <w:r w:rsidRPr="006B6AEE" w:rsidDel="00AF05DE">
          <w:delText>[70]</w:delText>
        </w:r>
        <w:r w:rsidRPr="006B6AEE" w:rsidDel="00AF05DE">
          <w:tab/>
        </w:r>
        <w:r w:rsidRPr="006B6AEE" w:rsidDel="00AF05DE">
          <w:rPr>
            <w:i/>
            <w:iCs/>
          </w:rPr>
          <w:delText>Report from the commission to the european parliament and the council eu climate action progress report 2023</w:delText>
        </w:r>
        <w:r w:rsidRPr="006B6AEE" w:rsidDel="00AF05DE">
          <w:delText>. 2023. Accessed: Oct. 30, 2024. [Online]. Available: https://eur-lex.europa.eu/legal-content/EN/TXT/?uri=CELEX:52023DC0653</w:delText>
        </w:r>
      </w:del>
    </w:p>
    <w:p w14:paraId="1C6A7534" w14:textId="54427062" w:rsidR="006B6AEE" w:rsidRPr="006B6AEE" w:rsidDel="00AF05DE" w:rsidRDefault="006B6AEE" w:rsidP="006B6AEE">
      <w:pPr>
        <w:pStyle w:val="Bibliography"/>
        <w:rPr>
          <w:del w:id="365" w:author="Microsoft Office User" w:date="2025-04-18T11:05:00Z"/>
        </w:rPr>
      </w:pPr>
      <w:del w:id="366" w:author="Microsoft Office User" w:date="2025-04-18T11:05:00Z">
        <w:r w:rsidRPr="006B6AEE" w:rsidDel="00AF05DE">
          <w:delText>[71]</w:delText>
        </w:r>
        <w:r w:rsidRPr="006B6AEE" w:rsidDel="00AF05DE">
          <w:tab/>
          <w:delText>‘First assessment of the eu’s 2021 adaptation strategy - eeb’, EEB - The European Environmental Bureau. Accessed: Oct. 30, 2024. [Online]. Available: https://eeb.org/library/first-assessment-of-the-eus-2021-adaptation-strategy-eeb/</w:delText>
        </w:r>
      </w:del>
    </w:p>
    <w:p w14:paraId="3B1F0AFB" w14:textId="583362A7" w:rsidR="006B6AEE" w:rsidRPr="006B6AEE" w:rsidDel="00AF05DE" w:rsidRDefault="006B6AEE" w:rsidP="006B6AEE">
      <w:pPr>
        <w:pStyle w:val="Bibliography"/>
        <w:rPr>
          <w:del w:id="367" w:author="Microsoft Office User" w:date="2025-04-18T11:05:00Z"/>
        </w:rPr>
      </w:pPr>
      <w:del w:id="368" w:author="Microsoft Office User" w:date="2025-04-18T11:05:00Z">
        <w:r w:rsidRPr="006B6AEE" w:rsidDel="00AF05DE">
          <w:delText>[72]</w:delText>
        </w:r>
        <w:r w:rsidRPr="006B6AEE" w:rsidDel="00AF05DE">
          <w:tab/>
          <w:delText xml:space="preserve">G. L. Kyriakopoulos and I. Sebos, ‘Enhancing climate neutrality and resilience through coordinated climate action: review of the synergies between mitigation and adaptation actions’, </w:delText>
        </w:r>
        <w:r w:rsidRPr="006B6AEE" w:rsidDel="00AF05DE">
          <w:rPr>
            <w:i/>
            <w:iCs/>
          </w:rPr>
          <w:delText>Climate</w:delText>
        </w:r>
        <w:r w:rsidRPr="006B6AEE" w:rsidDel="00AF05DE">
          <w:delText>, vol. 11, no. 5, p. 105, May 2023, doi: 10.3390/cli11050105.</w:delText>
        </w:r>
      </w:del>
    </w:p>
    <w:p w14:paraId="30F516C7" w14:textId="4ACAFF8A" w:rsidR="006B6AEE" w:rsidRPr="006B6AEE" w:rsidDel="00AF05DE" w:rsidRDefault="006B6AEE" w:rsidP="006B6AEE">
      <w:pPr>
        <w:pStyle w:val="Bibliography"/>
        <w:rPr>
          <w:del w:id="369" w:author="Microsoft Office User" w:date="2025-04-18T11:05:00Z"/>
        </w:rPr>
      </w:pPr>
      <w:del w:id="370" w:author="Microsoft Office User" w:date="2025-04-18T11:05:00Z">
        <w:r w:rsidRPr="006B6AEE" w:rsidDel="00AF05DE">
          <w:delText>[73]</w:delText>
        </w:r>
        <w:r w:rsidRPr="006B6AEE" w:rsidDel="00AF05DE">
          <w:tab/>
          <w:delText xml:space="preserve">M. Tutak, J. Brodny, and P. Bindzár, ‘Assessing the level of energy and climate sustainability in the european union countries in the context of the european green deal strategy and agenda 2030’, </w:delText>
        </w:r>
        <w:r w:rsidRPr="006B6AEE" w:rsidDel="00AF05DE">
          <w:rPr>
            <w:i/>
            <w:iCs/>
          </w:rPr>
          <w:delText>Energies</w:delText>
        </w:r>
        <w:r w:rsidRPr="006B6AEE" w:rsidDel="00AF05DE">
          <w:delText>, vol. 14, no. 6, p. 1767, Mar. 2021, doi: 10.3390/en14061767.</w:delText>
        </w:r>
      </w:del>
    </w:p>
    <w:p w14:paraId="457790BB" w14:textId="37FD21CF" w:rsidR="006B6AEE" w:rsidRPr="006B6AEE" w:rsidDel="00AF05DE" w:rsidRDefault="006B6AEE" w:rsidP="006B6AEE">
      <w:pPr>
        <w:pStyle w:val="Bibliography"/>
        <w:rPr>
          <w:del w:id="371" w:author="Microsoft Office User" w:date="2025-04-18T11:05:00Z"/>
        </w:rPr>
      </w:pPr>
      <w:del w:id="372" w:author="Microsoft Office User" w:date="2025-04-18T11:05:00Z">
        <w:r w:rsidRPr="006B6AEE" w:rsidDel="00AF05DE">
          <w:delText>[74]</w:delText>
        </w:r>
        <w:r w:rsidRPr="006B6AEE" w:rsidDel="00AF05DE">
          <w:tab/>
          <w:delText xml:space="preserve">D. J. Russel, R. M. Den Uyl, and L. De Vito, ‘Understanding policy integration in the EU—Insights from a multi-level lens on climate adaptation and the EU’s coastal and marine policy’, </w:delText>
        </w:r>
        <w:r w:rsidRPr="006B6AEE" w:rsidDel="00AF05DE">
          <w:rPr>
            <w:i/>
            <w:iCs/>
          </w:rPr>
          <w:delText>Environmental Science &amp; Policy</w:delText>
        </w:r>
        <w:r w:rsidRPr="006B6AEE" w:rsidDel="00AF05DE">
          <w:delText>, vol. 82, pp. 44–51, Apr. 2018, doi: 10.1016/j.envsci.2017.12.009.</w:delText>
        </w:r>
      </w:del>
    </w:p>
    <w:p w14:paraId="16F837DE" w14:textId="713AE936" w:rsidR="006B6AEE" w:rsidRPr="006B6AEE" w:rsidDel="00AF05DE" w:rsidRDefault="006B6AEE" w:rsidP="006B6AEE">
      <w:pPr>
        <w:pStyle w:val="Bibliography"/>
        <w:rPr>
          <w:del w:id="373" w:author="Microsoft Office User" w:date="2025-04-18T11:05:00Z"/>
        </w:rPr>
      </w:pPr>
      <w:del w:id="374" w:author="Microsoft Office User" w:date="2025-04-18T11:05:00Z">
        <w:r w:rsidRPr="006B6AEE" w:rsidDel="00AF05DE">
          <w:delText>[75]</w:delText>
        </w:r>
        <w:r w:rsidRPr="006B6AEE" w:rsidDel="00AF05DE">
          <w:tab/>
        </w:r>
        <w:r w:rsidRPr="006B6AEE" w:rsidDel="00AF05DE">
          <w:rPr>
            <w:i/>
            <w:iCs/>
          </w:rPr>
          <w:delText>JOINT COMMUNICATION TO THE EUROPEAN PARLIAMENT, THE COUNCIL, THE EUROPEAN ECONOMIC AND SOCIAL COMMITTEE AND THE COMMITTEE OF THE REGIONS EU external energy engagement in a changing world</w:delText>
        </w:r>
        <w:r w:rsidRPr="006B6AEE" w:rsidDel="00AF05DE">
          <w:delText>. 2022. Accessed: Mar. 27, 2025. [Online]. Available: https://eur-lex.europa.eu/legal-content/EN/TXT/?uri=CELEX:52022JC0023</w:delText>
        </w:r>
      </w:del>
    </w:p>
    <w:p w14:paraId="4B8402A2" w14:textId="5C4BC96B" w:rsidR="006B6AEE" w:rsidRPr="006B6AEE" w:rsidDel="00AF05DE" w:rsidRDefault="006B6AEE" w:rsidP="006B6AEE">
      <w:pPr>
        <w:pStyle w:val="Bibliography"/>
        <w:rPr>
          <w:del w:id="375" w:author="Microsoft Office User" w:date="2025-04-18T11:05:00Z"/>
        </w:rPr>
      </w:pPr>
      <w:del w:id="376" w:author="Microsoft Office User" w:date="2025-04-18T11:05:00Z">
        <w:r w:rsidRPr="006B6AEE" w:rsidDel="00AF05DE">
          <w:delText>[76]</w:delText>
        </w:r>
        <w:r w:rsidRPr="006B6AEE" w:rsidDel="00AF05DE">
          <w:tab/>
          <w:delText xml:space="preserve">B. K. Sovacool, A. Hook, M. Martiskainen, A. Brock, and B. Turnheim, ‘The decarbonisation divide: Contextualizing landscapes of low-carbon exploitation and toxicity in Africa’, </w:delText>
        </w:r>
        <w:r w:rsidRPr="006B6AEE" w:rsidDel="00AF05DE">
          <w:rPr>
            <w:i/>
            <w:iCs/>
          </w:rPr>
          <w:delText>Global Environmental Change</w:delText>
        </w:r>
        <w:r w:rsidRPr="006B6AEE" w:rsidDel="00AF05DE">
          <w:delText>, vol. 60, p. 102028, Jan. 2020, doi: 10.1016/j.gloenvcha.2019.102028.</w:delText>
        </w:r>
      </w:del>
    </w:p>
    <w:p w14:paraId="2265E987" w14:textId="105F98DB" w:rsidR="006B6AEE" w:rsidRPr="006B6AEE" w:rsidDel="00AF05DE" w:rsidRDefault="006B6AEE" w:rsidP="006B6AEE">
      <w:pPr>
        <w:pStyle w:val="Bibliography"/>
        <w:rPr>
          <w:del w:id="377" w:author="Microsoft Office User" w:date="2025-04-18T11:05:00Z"/>
        </w:rPr>
      </w:pPr>
      <w:del w:id="378" w:author="Microsoft Office User" w:date="2025-04-18T11:05:00Z">
        <w:r w:rsidRPr="006B6AEE" w:rsidDel="00AF05DE">
          <w:delText>[77]</w:delText>
        </w:r>
        <w:r w:rsidRPr="006B6AEE" w:rsidDel="00AF05DE">
          <w:tab/>
          <w:delText xml:space="preserve">A. M. Levenda, I. Behrsin, and F. Disano, ‘Renewable energy for whom? A global systematic review of the environmental justice implications of renewable energy technologies’, </w:delText>
        </w:r>
        <w:r w:rsidRPr="006B6AEE" w:rsidDel="00AF05DE">
          <w:rPr>
            <w:i/>
            <w:iCs/>
          </w:rPr>
          <w:delText>Energy Research &amp; Social Science</w:delText>
        </w:r>
        <w:r w:rsidRPr="006B6AEE" w:rsidDel="00AF05DE">
          <w:delText>, vol. 71, p. 101837, Jan. 2021, doi: 10.1016/j.erss.2020.101837.</w:delText>
        </w:r>
      </w:del>
    </w:p>
    <w:p w14:paraId="3ABCB05E" w14:textId="4D624C6B" w:rsidR="006B6AEE" w:rsidRPr="006B6AEE" w:rsidDel="00AF05DE" w:rsidRDefault="006B6AEE" w:rsidP="006B6AEE">
      <w:pPr>
        <w:pStyle w:val="Bibliography"/>
        <w:rPr>
          <w:del w:id="379" w:author="Microsoft Office User" w:date="2025-04-18T11:05:00Z"/>
        </w:rPr>
      </w:pPr>
      <w:del w:id="380" w:author="Microsoft Office User" w:date="2025-04-18T11:05:00Z">
        <w:r w:rsidRPr="006B6AEE" w:rsidDel="00AF05DE">
          <w:delText>[78]</w:delText>
        </w:r>
        <w:r w:rsidRPr="006B6AEE" w:rsidDel="00AF05DE">
          <w:tab/>
          <w:delText>OHCHR, ‘UN Declaration on the Rights of Indigenous Peoples’. Sep. 13, 2007. Accessed: Mar. 25, 2025. [Online]. Available: https://docs.un.org/en/A/RES/61/295</w:delText>
        </w:r>
      </w:del>
    </w:p>
    <w:p w14:paraId="73C6D532" w14:textId="42012313" w:rsidR="006B6AEE" w:rsidRPr="006B6AEE" w:rsidDel="00AF05DE" w:rsidRDefault="006B6AEE" w:rsidP="006B6AEE">
      <w:pPr>
        <w:pStyle w:val="Bibliography"/>
        <w:rPr>
          <w:del w:id="381" w:author="Microsoft Office User" w:date="2025-04-18T11:05:00Z"/>
        </w:rPr>
      </w:pPr>
      <w:del w:id="382" w:author="Microsoft Office User" w:date="2025-04-18T11:05:00Z">
        <w:r w:rsidRPr="006B6AEE" w:rsidDel="00AF05DE">
          <w:delText>[79]</w:delText>
        </w:r>
        <w:r w:rsidRPr="006B6AEE" w:rsidDel="00AF05DE">
          <w:tab/>
          <w:delText>K. Georgitzikis, M. Unguru, E. D’elia, and S. Manfredi, ‘Raw Materials Information System (RMIS) Newsletter special edition: focus on the Ukraine – Russia crisis (March 2022)’, 2022. Accessed: Mar. 25, 2025. [Online]. Available: https://publications.jrc.ec.europa.eu/repository/handle/JRC128980</w:delText>
        </w:r>
      </w:del>
    </w:p>
    <w:p w14:paraId="2DEDD135" w14:textId="3FF39C80" w:rsidR="006B6AEE" w:rsidRPr="006B6AEE" w:rsidDel="00AF05DE" w:rsidRDefault="006B6AEE" w:rsidP="006B6AEE">
      <w:pPr>
        <w:pStyle w:val="Bibliography"/>
        <w:rPr>
          <w:del w:id="383" w:author="Microsoft Office User" w:date="2025-04-18T11:05:00Z"/>
        </w:rPr>
      </w:pPr>
      <w:del w:id="384" w:author="Microsoft Office User" w:date="2025-04-18T11:05:00Z">
        <w:r w:rsidRPr="006B6AEE" w:rsidDel="00AF05DE">
          <w:delText>[80]</w:delText>
        </w:r>
        <w:r w:rsidRPr="006B6AEE" w:rsidDel="00AF05DE">
          <w:tab/>
          <w:delText>Georgitzikis K and D’elia E, ‘Potash: Impact assessment for supply security’, European Commission, Scientific analysis or review, Anticipation and foresight, 2022.</w:delText>
        </w:r>
      </w:del>
    </w:p>
    <w:p w14:paraId="177FA36A" w14:textId="7D70B8B5" w:rsidR="006B6AEE" w:rsidRPr="006B6AEE" w:rsidDel="00AF05DE" w:rsidRDefault="006B6AEE" w:rsidP="006B6AEE">
      <w:pPr>
        <w:pStyle w:val="Bibliography"/>
        <w:rPr>
          <w:del w:id="385" w:author="Microsoft Office User" w:date="2025-04-18T11:05:00Z"/>
        </w:rPr>
      </w:pPr>
      <w:del w:id="386" w:author="Microsoft Office User" w:date="2025-04-18T11:05:00Z">
        <w:r w:rsidRPr="006B6AEE" w:rsidDel="00AF05DE">
          <w:delText>[81]</w:delText>
        </w:r>
        <w:r w:rsidRPr="006B6AEE" w:rsidDel="00AF05DE">
          <w:tab/>
          <w:delText xml:space="preserve">European Environment Agency., </w:delText>
        </w:r>
        <w:r w:rsidRPr="006B6AEE" w:rsidDel="00AF05DE">
          <w:rPr>
            <w:i/>
            <w:iCs/>
          </w:rPr>
          <w:delText>Food in a green light: a systems approach to sustainable food.</w:delText>
        </w:r>
        <w:r w:rsidRPr="006B6AEE" w:rsidDel="00AF05DE">
          <w:delText xml:space="preserve"> LU: Publications Office, 2017. Accessed: Mar. 27, 2025. [Online]. Available: https://data.europa.eu/doi/10.2800/884986</w:delText>
        </w:r>
      </w:del>
    </w:p>
    <w:p w14:paraId="16ACE616" w14:textId="0C51A712" w:rsidR="006B6AEE" w:rsidRPr="006B6AEE" w:rsidDel="00AF05DE" w:rsidRDefault="006B6AEE" w:rsidP="006B6AEE">
      <w:pPr>
        <w:pStyle w:val="Bibliography"/>
        <w:rPr>
          <w:del w:id="387" w:author="Microsoft Office User" w:date="2025-04-18T11:05:00Z"/>
        </w:rPr>
      </w:pPr>
      <w:del w:id="388" w:author="Microsoft Office User" w:date="2025-04-18T11:05:00Z">
        <w:r w:rsidRPr="006B6AEE" w:rsidDel="00AF05DE">
          <w:delText>[82]</w:delText>
        </w:r>
        <w:r w:rsidRPr="006B6AEE" w:rsidDel="00AF05DE">
          <w:tab/>
          <w:delText>S. Sala and M. E. Sanye, ‘Consumption Footprint: assessing the environmental impacts of EU consumption’. 2022. Accessed: Mar. 27, 2025. [Online]. Available: https://publications.jrc.ec.europa.eu/repository/handle/JRC126257</w:delText>
        </w:r>
      </w:del>
    </w:p>
    <w:p w14:paraId="0203A5E6" w14:textId="715625D2" w:rsidR="006B6AEE" w:rsidRPr="006B6AEE" w:rsidDel="00AF05DE" w:rsidRDefault="006B6AEE" w:rsidP="006B6AEE">
      <w:pPr>
        <w:pStyle w:val="Bibliography"/>
        <w:rPr>
          <w:del w:id="389" w:author="Microsoft Office User" w:date="2025-04-18T11:05:00Z"/>
        </w:rPr>
      </w:pPr>
      <w:del w:id="390" w:author="Microsoft Office User" w:date="2025-04-18T11:05:00Z">
        <w:r w:rsidRPr="006B6AEE" w:rsidDel="00AF05DE">
          <w:delText>[83]</w:delText>
        </w:r>
        <w:r w:rsidRPr="006B6AEE" w:rsidDel="00AF05DE">
          <w:tab/>
          <w:delText xml:space="preserve">E. Sanyé-Mengual, M. Secchi, S. Corrado, A. Beylot, and S. Sala, ‘Assessing the decoupling of economic growth from environmental impacts in the European Union: A consumption-based approach’, </w:delText>
        </w:r>
        <w:r w:rsidRPr="006B6AEE" w:rsidDel="00AF05DE">
          <w:rPr>
            <w:i/>
            <w:iCs/>
          </w:rPr>
          <w:delText>Journal of Cleaner Production</w:delText>
        </w:r>
        <w:r w:rsidRPr="006B6AEE" w:rsidDel="00AF05DE">
          <w:delText>, vol. 236, p. 117535, Nov. 2019, doi: 10.1016/j.jclepro.2019.07.010.</w:delText>
        </w:r>
      </w:del>
    </w:p>
    <w:p w14:paraId="292D0213" w14:textId="10F5EAD8" w:rsidR="00611B04" w:rsidRPr="00EC4C6C" w:rsidRDefault="00611B04">
      <w:pPr>
        <w:spacing w:before="0" w:after="160"/>
        <w:jc w:val="left"/>
        <w:rPr>
          <w:b/>
          <w:bCs/>
          <w:color w:val="6CA644"/>
          <w:sz w:val="22"/>
          <w:szCs w:val="22"/>
          <w:lang w:eastAsia="en-US"/>
        </w:rPr>
      </w:pPr>
      <w:del w:id="391" w:author="Microsoft Office User" w:date="2025-04-18T11:05:00Z">
        <w:r w:rsidRPr="00EC4C6C" w:rsidDel="00AF05DE">
          <w:rPr>
            <w:b/>
            <w:bCs/>
            <w:color w:val="6CA644"/>
            <w:sz w:val="22"/>
            <w:szCs w:val="22"/>
            <w:lang w:eastAsia="en-US"/>
          </w:rPr>
          <w:fldChar w:fldCharType="end"/>
        </w:r>
      </w:del>
    </w:p>
    <w:sectPr w:rsidR="00611B04" w:rsidRPr="00EC4C6C" w:rsidSect="00A9084E">
      <w:type w:val="continuous"/>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GASTALDI Chiara (JRC-ISPRA)" w:date="2025-03-29T19:35:00Z" w:initials="GC(">
    <w:p w14:paraId="247A8C8C" w14:textId="4629FA82" w:rsidR="003C42D4" w:rsidRDefault="003C42D4">
      <w:pPr>
        <w:pStyle w:val="CommentText"/>
      </w:pPr>
      <w:r>
        <w:rPr>
          <w:rStyle w:val="CommentReference"/>
        </w:rPr>
        <w:annotationRef/>
      </w:r>
      <w:r>
        <w:t>I removed it because we moved these sections to ch 5</w:t>
      </w:r>
    </w:p>
  </w:comment>
  <w:comment w:id="11" w:author="BARBERO VIGNOLA Giulia (JRC-ISPRA)" w:date="2025-03-19T21:49:00Z" w:initials="B(">
    <w:p w14:paraId="28FBC7D3" w14:textId="7A14A31A" w:rsidR="003C42D4" w:rsidRDefault="003C42D4">
      <w:pPr>
        <w:pStyle w:val="CommentText"/>
      </w:pPr>
      <w:r>
        <w:rPr>
          <w:rStyle w:val="CommentReference"/>
        </w:rPr>
        <w:annotationRef/>
      </w:r>
      <w:r w:rsidRPr="4642048D">
        <w:t>Copied here the entire section from TA3, please adapt and check</w:t>
      </w:r>
    </w:p>
  </w:comment>
  <w:comment w:id="15" w:author="GUERREIRO MIGUEL Mecia (JRC-SEVILLA)" w:date="2025-03-18T11:11:00Z" w:initials="GMM(">
    <w:p w14:paraId="6C7C88E4" w14:textId="77777777" w:rsidR="003C42D4" w:rsidRDefault="003C42D4" w:rsidP="00A464CD">
      <w:pPr>
        <w:pStyle w:val="CommentText"/>
      </w:pPr>
      <w:r>
        <w:rPr>
          <w:rStyle w:val="CommentReference"/>
        </w:rPr>
        <w:annotationRef/>
      </w:r>
      <w:r>
        <w:t xml:space="preserve">Is this still valid, </w:t>
      </w:r>
      <w:r w:rsidRPr="000A2B2D">
        <w:rPr>
          <w:highlight w:val="yellow"/>
        </w:rPr>
        <w:t>@Lucia</w:t>
      </w:r>
      <w:r>
        <w:t>? In light of the current omnibus changing the scope of the CSDDD?</w:t>
      </w:r>
    </w:p>
    <w:p w14:paraId="009C72D1" w14:textId="77777777" w:rsidR="003C42D4" w:rsidRDefault="003C42D4" w:rsidP="00A464CD">
      <w:pPr>
        <w:pStyle w:val="CommentText"/>
      </w:pPr>
    </w:p>
  </w:comment>
  <w:comment w:id="16" w:author="MANCINI Lucia (JRC-ISPRA-EXT)" w:date="2025-03-19T16:10:00Z" w:initials="M(">
    <w:p w14:paraId="0CED6344" w14:textId="77777777" w:rsidR="003C42D4" w:rsidRDefault="003C42D4" w:rsidP="00A464CD">
      <w:pPr>
        <w:pStyle w:val="CommentText"/>
      </w:pPr>
      <w:r>
        <w:rPr>
          <w:rStyle w:val="CommentReference"/>
        </w:rPr>
        <w:annotationRef/>
      </w:r>
      <w:r w:rsidRPr="5DE59DF9">
        <w:t>I checked, we can keep this sentence (as corporate value chains means that the Directive is not sector specific). Amendments would not change this</w:t>
      </w:r>
    </w:p>
  </w:comment>
  <w:comment w:id="18" w:author="MANCINI Lucia (JRC-ISPRA-EXT)" w:date="2025-03-25T12:29:00Z" w:initials="M(">
    <w:p w14:paraId="79B1E6BF" w14:textId="15E4F001" w:rsidR="003C42D4" w:rsidRDefault="003C42D4">
      <w:pPr>
        <w:pStyle w:val="CommentText"/>
      </w:pPr>
      <w:r>
        <w:rPr>
          <w:rStyle w:val="CommentReference"/>
        </w:rPr>
        <w:annotationRef/>
      </w:r>
      <w:r w:rsidRPr="7E10C385">
        <w:t xml:space="preserve">This part summarizes the main messages from the enablers. </w:t>
      </w:r>
      <w:r>
        <w:fldChar w:fldCharType="begin"/>
      </w:r>
      <w:r>
        <w:instrText xml:space="preserve"> HYPERLINK "mailto:Mecia.GUERREIRO-MIGUEL@ec.europa.eu"</w:instrText>
      </w:r>
      <w:bookmarkStart w:id="20" w:name="_@_1CE7F3FB00934F41B86D830554D2D63FZ"/>
      <w:r>
        <w:fldChar w:fldCharType="separate"/>
      </w:r>
      <w:bookmarkEnd w:id="20"/>
      <w:r w:rsidRPr="3638CCF3">
        <w:rPr>
          <w:noProof/>
        </w:rPr>
        <w:t>@GUERREIRO MIGUEL Mecia (JRC-SEVILLA)</w:t>
      </w:r>
      <w:r>
        <w:fldChar w:fldCharType="end"/>
      </w:r>
      <w:r w:rsidRPr="7473588F">
        <w:t xml:space="preserve"> Please check </w:t>
      </w:r>
    </w:p>
  </w:comment>
  <w:comment w:id="19" w:author="GUERREIRO MIGUEL Mecia (JRC-SEVILLA)" w:date="2025-04-02T12:44:00Z" w:initials="GMM(">
    <w:p w14:paraId="26C3D65A" w14:textId="47AC11F7" w:rsidR="00540C2A" w:rsidRDefault="00540C2A">
      <w:pPr>
        <w:pStyle w:val="CommentText"/>
      </w:pPr>
      <w:r>
        <w:rPr>
          <w:rStyle w:val="CommentReference"/>
        </w:rPr>
        <w:annotationRef/>
      </w:r>
      <w:r>
        <w:t xml:space="preserve">All good from my side! Many thanks, Lucia </w:t>
      </w:r>
    </w:p>
  </w:comment>
  <w:comment w:id="23" w:author="MARELLI Luisa (JRC-ISPRA)" w:date="2025-03-19T11:37:00Z" w:initials="ML(">
    <w:p w14:paraId="100B4AF1" w14:textId="195C82B0" w:rsidR="003C42D4" w:rsidRDefault="003C42D4">
      <w:pPr>
        <w:pStyle w:val="CommentText"/>
      </w:pPr>
      <w:r>
        <w:rPr>
          <w:rStyle w:val="CommentReference"/>
        </w:rPr>
        <w:annotationRef/>
      </w:r>
      <w:r>
        <w:t>This intro should now be adapted to the new layout – Bioeconomy and Biotech moved in another chapter</w:t>
      </w:r>
    </w:p>
  </w:comment>
  <w:comment w:id="24" w:author="Elena Zepharovich" w:date="1900-01-01T00:00:00Z" w:initials="ZE(">
    <w:p w14:paraId="77F86EBF" w14:textId="74EA70FA" w:rsidR="003C42D4" w:rsidRDefault="003C42D4">
      <w:pPr>
        <w:pStyle w:val="CommentText"/>
      </w:pPr>
      <w:r>
        <w:rPr>
          <w:rStyle w:val="CommentReference"/>
        </w:rPr>
        <w:annotationRef/>
      </w:r>
      <w:r w:rsidRPr="47987A59">
        <w:t>Bioeconomy partially stays, so the text still works, I think.</w:t>
      </w:r>
    </w:p>
  </w:comment>
  <w:comment w:id="33" w:author="Elena Zepharovich" w:date="2025-03-20T14:08:00Z" w:initials="ZE(">
    <w:p w14:paraId="78410558" w14:textId="2C8F128F" w:rsidR="003C42D4" w:rsidRDefault="003C42D4">
      <w:pPr>
        <w:pStyle w:val="CommentText"/>
      </w:pPr>
      <w:r>
        <w:rPr>
          <w:rStyle w:val="CommentReference"/>
        </w:rPr>
        <w:annotationRef/>
      </w:r>
      <w:r>
        <w:t>This chapter is based on the same research as the chapter in the biomass report. Even though they are different, it might be good to refer to Zepharovich, E</w:t>
      </w:r>
      <w:r>
        <w:rPr>
          <w:rFonts w:ascii="Calibri" w:hAnsi="Calibri" w:cs="Calibri"/>
          <w:color w:val="000000"/>
        </w:rPr>
        <w:t> </w:t>
      </w:r>
      <w:r>
        <w:rPr>
          <w:rFonts w:ascii="Calibri" w:hAnsi="Calibri" w:cs="Calibri"/>
          <w:i/>
          <w:iCs/>
          <w:color w:val="000000"/>
        </w:rPr>
        <w:t>in European Commission Joint Research Centre et al. (2025), EU Biomass supply, uses, governance and regenerative actions, Mubareka, S.B. &amp; Renner, A. (editors), Publications Office of the European Union, Luxembourg, 2025, JRC140117.</w:t>
      </w:r>
      <w:r>
        <w:t xml:space="preserve">  It is the same as for the macro algae box in the better data chapter., I am not sure where to add this reference though. </w:t>
      </w:r>
    </w:p>
  </w:comment>
  <w:comment w:id="34" w:author="BARBERO VIGNOLA Giulia (JRC-ISPRA)" w:date="2025-03-20T16:28:00Z" w:initials="B(">
    <w:p w14:paraId="7BD85819" w14:textId="0E835D64" w:rsidR="003C42D4" w:rsidRDefault="003C42D4">
      <w:pPr>
        <w:pStyle w:val="CommentText"/>
      </w:pPr>
      <w:r>
        <w:rPr>
          <w:rStyle w:val="CommentReference"/>
        </w:rPr>
        <w:annotationRef/>
      </w:r>
      <w:r w:rsidRPr="2D3DA746">
        <w:t xml:space="preserve">Thanks </w:t>
      </w:r>
      <w:r>
        <w:fldChar w:fldCharType="begin"/>
      </w:r>
      <w:r>
        <w:instrText xml:space="preserve"> HYPERLINK "mailto:Elena.ZEPHAROVICH@ec.europa.eu"</w:instrText>
      </w:r>
      <w:bookmarkStart w:id="38" w:name="_@_10F3DDC962284D35900B01D00C9C9AC6Z"/>
      <w:r>
        <w:fldChar w:fldCharType="separate"/>
      </w:r>
      <w:bookmarkEnd w:id="38"/>
      <w:r w:rsidRPr="21E4BDC2">
        <w:rPr>
          <w:noProof/>
        </w:rPr>
        <w:t>@ZEPHAROVICH Elena (JRC-ISPRA)</w:t>
      </w:r>
      <w:r>
        <w:fldChar w:fldCharType="end"/>
      </w:r>
      <w:r w:rsidRPr="265A4D3B">
        <w:t xml:space="preserve"> can you please where we should add this reference in the text? </w:t>
      </w:r>
    </w:p>
  </w:comment>
  <w:comment w:id="35" w:author="ZEPHAROVICH Elena (JRC-ISPRA)" w:date="2025-03-20T16:43:00Z" w:initials="Z(">
    <w:p w14:paraId="2E82B925" w14:textId="7181110E" w:rsidR="003C42D4" w:rsidRDefault="003C42D4">
      <w:pPr>
        <w:pStyle w:val="CommentText"/>
      </w:pPr>
      <w:r>
        <w:rPr>
          <w:rStyle w:val="CommentReference"/>
        </w:rPr>
        <w:annotationRef/>
      </w:r>
      <w:r w:rsidRPr="20DDF2A8">
        <w:t>@giulia I am not sure, as it concerns the whole chapter. Maybe we need to ask Luisa</w:t>
      </w:r>
    </w:p>
  </w:comment>
  <w:comment w:id="36" w:author="MARONI Michele (JRC-ISPRA-EXT)" w:date="2025-03-25T15:05:00Z" w:initials="MM">
    <w:p w14:paraId="039CCCB1" w14:textId="77777777" w:rsidR="003C42D4" w:rsidRDefault="003C42D4" w:rsidP="00EE6B2A">
      <w:pPr>
        <w:pStyle w:val="CommentText"/>
      </w:pPr>
      <w:r>
        <w:rPr>
          <w:rStyle w:val="CommentReference"/>
        </w:rPr>
        <w:annotationRef/>
      </w:r>
      <w:hyperlink r:id="rId1" w:history="1">
        <w:r w:rsidRPr="006E35D3">
          <w:rPr>
            <w:rStyle w:val="Hyperlink"/>
          </w:rPr>
          <w:t>https://op.europa.eu/en/publication-detail/-/publication/993be4a7-b74c-11ed-8912-01aa75ed71a1/language-en</w:t>
        </w:r>
      </w:hyperlink>
    </w:p>
  </w:comment>
  <w:comment w:id="37" w:author="ZEPHAROVICH Elena (JRC-ISPRA)" w:date="2025-03-25T15:11:00Z" w:initials="Z(">
    <w:p w14:paraId="044FFC39" w14:textId="2801495C" w:rsidR="003C42D4" w:rsidRDefault="003C42D4">
      <w:r>
        <w:annotationRef/>
      </w:r>
      <w:r w:rsidRPr="60AA2FAD">
        <w:t xml:space="preserve">The reference Sarah put is to the new Biomass Report (2025), not the one from 2023, but it is not published yet. </w:t>
      </w:r>
    </w:p>
  </w:comment>
  <w:comment w:id="42" w:author="MUBAREKA Sarah Betoul (JRC-ISPRA)" w:date="2025-03-03T16:13:00Z" w:initials="M(">
    <w:p w14:paraId="6D0E048D" w14:textId="3CAD707C" w:rsidR="003C42D4" w:rsidRDefault="003C42D4">
      <w:pPr>
        <w:pStyle w:val="CommentText"/>
      </w:pPr>
      <w:r>
        <w:rPr>
          <w:rStyle w:val="CommentReference"/>
        </w:rPr>
        <w:annotationRef/>
      </w:r>
      <w:r w:rsidRPr="40E46320">
        <w:t xml:space="preserve">European Commission: Joint Research Centre, Acosta Naranjo, R., Armada Bras, T., Barredo, J.I., Blujdea, V.N., Borriello, A., Briem, K., Camia, A., Canova, M., Cazzaniga, N.E., Ceccherini, G., Ceddia, M., Cerrani, I., Colditz, R., De Jong, B., De Laurentiis, V., Egea González, F.J., Ferrario, V., Fuhrmann, M., García Casañas, C., Garcia Herrero, L., Gautron, S., Gras, M., Guillen, J., Gurria, P., Hekim, Z., Jonsson, R., Korosuo, A., Kovacic, Z., La Notte, A., Lasarte Lopez, J., Lugato, E., M`Barek, R., Macias Moy, D., Mansuy, N., Merete Omma, E., Merkel, G., Migliavacca, M., Morel, J., Motola, V., Mubareka, S.B., Paracchini, M.L., Patani, S., Pilli, R., Piroddi, C., Rebours, C., Renner, A., Rossi, M., Rougieux, P., Scarlat, N., Schleker, T., Serpetti, N., Tardy Martorell, M., Thomas, J.B., Trombetti, M., Tuomisto, H., Velasco Gómez, D.M., Virtanen, J., Voelker, T., Yáñez Serrano, P., Zepharovich, E. and Zulian, G., </w:t>
      </w:r>
      <w:r w:rsidRPr="0A4FFE84">
        <w:rPr>
          <w:i/>
          <w:iCs/>
        </w:rPr>
        <w:t xml:space="preserve">EU Biomass supply, uses, governance and regenerative actions, </w:t>
      </w:r>
      <w:r w:rsidRPr="1C6906B5">
        <w:t>Mubareka, S.B. and Renner, A. editor(s), Publications Office of the European Union, Luxembourg, 2025, JRC140117.</w:t>
      </w:r>
    </w:p>
  </w:comment>
  <w:comment w:id="43" w:author="ZEPHAROVICH Elena (JRC-ISPRA)" w:date="2025-03-25T15:12:00Z" w:initials="Z(">
    <w:p w14:paraId="3B2E1C8A" w14:textId="235949BA" w:rsidR="003C42D4" w:rsidRDefault="003C42D4">
      <w:pPr>
        <w:pStyle w:val="CommentText"/>
      </w:pPr>
      <w:r>
        <w:rPr>
          <w:rStyle w:val="CommentReference"/>
        </w:rPr>
        <w:annotationRef/>
      </w:r>
      <w:r w:rsidRPr="2CE3A885">
        <w:t>see my comment above, no published yet</w:t>
      </w:r>
    </w:p>
  </w:comment>
  <w:comment w:id="60" w:author="MARONI Michele (JRC-ISPRA-EXT)" w:date="2025-03-25T17:08:00Z" w:initials="MM">
    <w:p w14:paraId="2685A092" w14:textId="1FEDD2DA" w:rsidR="000B685B" w:rsidRDefault="003C42D4" w:rsidP="000B685B">
      <w:pPr>
        <w:pStyle w:val="CommentText"/>
      </w:pPr>
      <w:r>
        <w:rPr>
          <w:rStyle w:val="CommentReference"/>
        </w:rPr>
        <w:annotationRef/>
      </w:r>
      <w:r w:rsidR="000B685B">
        <w:fldChar w:fldCharType="begin"/>
      </w:r>
      <w:r w:rsidR="000B685B">
        <w:instrText>HYPERLINK "mailto:Elena.ZEPHAROVICH@ec.europa.eu"</w:instrText>
      </w:r>
      <w:bookmarkStart w:id="67" w:name="_@_8582784DC9B4443A9691D35AD2BD55BBZ"/>
      <w:r w:rsidR="000B685B">
        <w:fldChar w:fldCharType="separate"/>
      </w:r>
      <w:bookmarkEnd w:id="67"/>
      <w:r w:rsidR="000B685B" w:rsidRPr="000B685B">
        <w:rPr>
          <w:rStyle w:val="Mention15"/>
          <w:noProof/>
        </w:rPr>
        <w:t>@ZEPHAROVICH Elena (JRC-ISPRA)</w:t>
      </w:r>
      <w:r w:rsidR="000B685B">
        <w:fldChar w:fldCharType="end"/>
      </w:r>
      <w:r w:rsidR="000B685B">
        <w:t xml:space="preserve"> do you have the pointers/links to the articles in this white table above by any chance?</w:t>
      </w:r>
    </w:p>
  </w:comment>
  <w:comment w:id="61" w:author="ZEPHAROVICH Elena (JRC-ISPRA)" w:date="2025-03-26T10:39:00Z" w:initials="Z(">
    <w:p w14:paraId="12BA6D75" w14:textId="07CEF1AF" w:rsidR="003C42D4" w:rsidRDefault="003C42D4">
      <w:r>
        <w:annotationRef/>
      </w:r>
      <w:r w:rsidRPr="7B5DE917">
        <w:t>Dear @michele, I did not write these chapters. It think it was @Sarah Mubraeka. or someone else for Agroecology</w:t>
      </w:r>
    </w:p>
  </w:comment>
  <w:comment w:id="62" w:author="MARONI Michele (JRC-ISPRA-EXT)" w:date="2025-03-27T14:14:00Z" w:initials="MM">
    <w:p w14:paraId="5A2F613F" w14:textId="5FF4515A" w:rsidR="003C42D4" w:rsidRDefault="003C42D4" w:rsidP="00EA4161">
      <w:pPr>
        <w:pStyle w:val="CommentText"/>
      </w:pPr>
      <w:r>
        <w:rPr>
          <w:rStyle w:val="CommentReference"/>
        </w:rPr>
        <w:annotationRef/>
      </w:r>
      <w:r>
        <w:t xml:space="preserve">Dear </w:t>
      </w:r>
      <w:r>
        <w:fldChar w:fldCharType="begin"/>
      </w:r>
      <w:r>
        <w:instrText>HYPERLINK "mailto:Sarah.MUBAREKA@ec.europa.eu"</w:instrText>
      </w:r>
      <w:bookmarkStart w:id="68" w:name="_@_6E89E3A45D9549B5AD34363B3AB464F4Z"/>
      <w:r>
        <w:fldChar w:fldCharType="separate"/>
      </w:r>
      <w:bookmarkEnd w:id="68"/>
      <w:r w:rsidRPr="00EA4161">
        <w:rPr>
          <w:rStyle w:val="Mention14"/>
          <w:noProof/>
        </w:rPr>
        <w:t>@MUBAREKA Sarah Betoul (JRC-ISPRA)</w:t>
      </w:r>
      <w:r>
        <w:fldChar w:fldCharType="end"/>
      </w:r>
      <w:r>
        <w:t xml:space="preserve"> do you have the links to the articles for these references? Many thanks!</w:t>
      </w:r>
    </w:p>
  </w:comment>
  <w:comment w:id="63" w:author="MARONI Michele (JRC-ISPRA-EXT)" w:date="2025-04-01T15:58:00Z" w:initials="MM">
    <w:p w14:paraId="408ECF8D" w14:textId="2D7D068C" w:rsidR="000B685B" w:rsidRDefault="000B685B" w:rsidP="000B685B">
      <w:pPr>
        <w:pStyle w:val="CommentText"/>
      </w:pPr>
      <w:r>
        <w:rPr>
          <w:rStyle w:val="CommentReference"/>
        </w:rPr>
        <w:annotationRef/>
      </w:r>
      <w:r>
        <w:fldChar w:fldCharType="begin"/>
      </w:r>
      <w:r>
        <w:instrText>HYPERLINK "mailto:Chiara.GASTALDI@ec.europa.eu"</w:instrText>
      </w:r>
      <w:bookmarkStart w:id="69" w:name="_@_D71FAD7115DA4B91ABDCB550FABE8BB6Z"/>
      <w:r>
        <w:fldChar w:fldCharType="separate"/>
      </w:r>
      <w:bookmarkEnd w:id="69"/>
      <w:r w:rsidRPr="000B685B">
        <w:rPr>
          <w:rStyle w:val="Mention15"/>
          <w:noProof/>
        </w:rPr>
        <w:t>@GASTALDI Chiara (JRC-ISPRA)</w:t>
      </w:r>
      <w:r>
        <w:fldChar w:fldCharType="end"/>
      </w:r>
      <w:r>
        <w:t xml:space="preserve"> </w:t>
      </w:r>
    </w:p>
  </w:comment>
  <w:comment w:id="64" w:author="BORCHARDT Steve (JRC-ISPRA-EXT)" w:date="2025-01-21T11:19:00Z" w:initials="SB">
    <w:p w14:paraId="3C906330" w14:textId="06F17BDF" w:rsidR="003C42D4" w:rsidRDefault="003C42D4" w:rsidP="00A978EB">
      <w:pPr>
        <w:pStyle w:val="CommentText"/>
      </w:pPr>
      <w:r>
        <w:rPr>
          <w:rStyle w:val="CommentReference"/>
        </w:rPr>
        <w:annotationRef/>
      </w:r>
      <w:r>
        <w:t xml:space="preserve">Should the potential risk of yield losses during the transition period towards regenerative and agroecological practices be at least highlighted in this section? And with that the importance of avoiding increases in demand for additional land? </w:t>
      </w:r>
    </w:p>
  </w:comment>
  <w:comment w:id="65" w:author="BORCHARDT Steve (JRC-ISPRA-EXT)" w:date="2025-01-22T15:53:00Z" w:initials="SB">
    <w:p w14:paraId="529E6CAA" w14:textId="77777777" w:rsidR="003C42D4" w:rsidRDefault="003C42D4" w:rsidP="00633588">
      <w:pPr>
        <w:pStyle w:val="CommentText"/>
      </w:pPr>
      <w:r>
        <w:rPr>
          <w:rStyle w:val="CommentReference"/>
        </w:rPr>
        <w:annotationRef/>
      </w:r>
      <w:r>
        <w:t>Also proposal for slight title adjustment:</w:t>
      </w:r>
      <w:r>
        <w:br/>
        <w:t>Towards agroecosystems - regeneration and resilience</w:t>
      </w:r>
    </w:p>
  </w:comment>
  <w:comment w:id="66" w:author="BARBERO VIGNOLA Giulia (JRC-ISPRA)" w:date="2025-03-20T16:34:00Z" w:initials="B(">
    <w:p w14:paraId="7A30A94F" w14:textId="082570E0" w:rsidR="003C42D4" w:rsidRDefault="003C42D4">
      <w:pPr>
        <w:pStyle w:val="CommentText"/>
      </w:pPr>
      <w:r>
        <w:rPr>
          <w:rStyle w:val="CommentReference"/>
        </w:rPr>
        <w:annotationRef/>
      </w:r>
      <w:r w:rsidRPr="0CCB6D1C">
        <w:t xml:space="preserve">Hi </w:t>
      </w:r>
      <w:r>
        <w:fldChar w:fldCharType="begin"/>
      </w:r>
      <w:r>
        <w:instrText xml:space="preserve"> HYPERLINK "mailto:Steve.BORCHARDT@ext.ec.europa.eu"</w:instrText>
      </w:r>
      <w:bookmarkStart w:id="70" w:name="_@_8D5C3E0A97054E6192E892CE0EC78680Z"/>
      <w:r>
        <w:fldChar w:fldCharType="separate"/>
      </w:r>
      <w:bookmarkEnd w:id="70"/>
      <w:r w:rsidRPr="59A5A16A">
        <w:rPr>
          <w:noProof/>
        </w:rPr>
        <w:t>@BORCHARDT Steve (JRC-ISPRA-EXT)</w:t>
      </w:r>
      <w:r>
        <w:fldChar w:fldCharType="end"/>
      </w:r>
      <w:r w:rsidRPr="7FDE6003">
        <w:t xml:space="preserve"> we're trying to clean all the chapters and solve the comments. have you already talked with </w:t>
      </w:r>
      <w:r>
        <w:fldChar w:fldCharType="begin"/>
      </w:r>
      <w:r>
        <w:instrText xml:space="preserve"> HYPERLINK "mailto:Szvetlana.ACS@ext.ec.europa.eu"</w:instrText>
      </w:r>
      <w:bookmarkStart w:id="71" w:name="_@_27BEB3E5FF29426F8E44CB4BF08B64C1Z"/>
      <w:r>
        <w:fldChar w:fldCharType="separate"/>
      </w:r>
      <w:bookmarkEnd w:id="71"/>
      <w:r w:rsidRPr="0F184D42">
        <w:rPr>
          <w:noProof/>
        </w:rPr>
        <w:t>@ACS Szvetlana (JRC-ISPRA-EXT)</w:t>
      </w:r>
      <w:r>
        <w:fldChar w:fldCharType="end"/>
      </w:r>
      <w:r w:rsidRPr="007F38F5">
        <w:t xml:space="preserve"> about it? </w:t>
      </w:r>
    </w:p>
    <w:p w14:paraId="1CDC68AE" w14:textId="289EEA7B" w:rsidR="003C42D4" w:rsidRDefault="003C42D4">
      <w:pPr>
        <w:pStyle w:val="CommentText"/>
      </w:pPr>
      <w:r w:rsidRPr="675DCE92">
        <w:t>in case, can you directly suggest a text in TC for what you suggest? otherwise, if already done, please solve the comment. thanks :)</w:t>
      </w:r>
    </w:p>
  </w:comment>
  <w:comment w:id="72" w:author="GASTALDI Chiara (JRC-ISPRA)" w:date="2025-03-29T20:21:00Z" w:initials="GC(">
    <w:p w14:paraId="50B90BB4" w14:textId="7782469B" w:rsidR="003C42D4" w:rsidRDefault="003C42D4">
      <w:pPr>
        <w:pStyle w:val="CommentText"/>
      </w:pPr>
      <w:r>
        <w:rPr>
          <w:rStyle w:val="CommentReference"/>
        </w:rPr>
        <w:annotationRef/>
      </w:r>
      <w:r>
        <w:t>this footnote can also go into the bibliography</w:t>
      </w:r>
    </w:p>
    <w:p w14:paraId="5BDBB313" w14:textId="77777777" w:rsidR="003C42D4" w:rsidRDefault="003C42D4">
      <w:pPr>
        <w:pStyle w:val="CommentText"/>
      </w:pPr>
    </w:p>
  </w:comment>
  <w:comment w:id="74" w:author="LISTORTI Giulia (JRC-ISPRA)" w:date="2024-12-17T16:01:00Z" w:initials="LG(">
    <w:p w14:paraId="34ABC271" w14:textId="36DF86B7" w:rsidR="003C42D4" w:rsidRDefault="003C42D4">
      <w:pPr>
        <w:pStyle w:val="CommentText"/>
      </w:pPr>
      <w:r>
        <w:rPr>
          <w:rStyle w:val="CommentReference"/>
        </w:rPr>
        <w:annotationRef/>
      </w:r>
      <w:r>
        <w:t>Is this relevant for EU countries?</w:t>
      </w:r>
    </w:p>
  </w:comment>
  <w:comment w:id="75" w:author="BARBERO VIGNOLA Giulia (JRC-ISPRA)" w:date="2025-03-20T16:23:00Z" w:initials="B(">
    <w:p w14:paraId="61B8C4A6" w14:textId="2016BCAC" w:rsidR="003C42D4" w:rsidRDefault="003C42D4">
      <w:pPr>
        <w:pStyle w:val="CommentText"/>
      </w:pPr>
      <w:r>
        <w:rPr>
          <w:rStyle w:val="CommentReference"/>
        </w:rPr>
        <w:annotationRef/>
      </w:r>
      <w:r>
        <w:fldChar w:fldCharType="begin"/>
      </w:r>
      <w:r>
        <w:instrText xml:space="preserve"> HYPERLINK "mailto:Szvetlana.ACS@ext.ec.europa.eu"</w:instrText>
      </w:r>
      <w:bookmarkStart w:id="77" w:name="_@_B0DBD31C7AB4425A8841B83BF5D7CC72Z"/>
      <w:r>
        <w:fldChar w:fldCharType="separate"/>
      </w:r>
      <w:bookmarkEnd w:id="77"/>
      <w:r w:rsidRPr="1575393A">
        <w:rPr>
          <w:noProof/>
        </w:rPr>
        <w:t>@ACS Szvetlana (JRC-ISPRA-EXT)</w:t>
      </w:r>
      <w:r>
        <w:fldChar w:fldCharType="end"/>
      </w:r>
      <w:r w:rsidRPr="179F43AE">
        <w:t xml:space="preserve"> I think this comment was for you.. we try to solve all the comments now, to have the final version!! :)</w:t>
      </w:r>
    </w:p>
  </w:comment>
  <w:comment w:id="76" w:author="ACS Szvetlana (JRC-ISPRA-EXT)" w:date="2025-03-20T17:17:00Z" w:initials="A(">
    <w:p w14:paraId="03E13E67" w14:textId="573FFCD3" w:rsidR="003C42D4" w:rsidRDefault="003C42D4">
      <w:pPr>
        <w:pStyle w:val="CommentText"/>
      </w:pPr>
      <w:r>
        <w:rPr>
          <w:rStyle w:val="CommentReference"/>
        </w:rPr>
        <w:annotationRef/>
      </w:r>
      <w:r w:rsidRPr="3EC2957E">
        <w:t>It was not coming from my side, I think it is @chiara who was developing this part.</w:t>
      </w:r>
    </w:p>
  </w:comment>
  <w:comment w:id="91" w:author="BORCHARDT Steve (JRC-ISPRA-EXT)" w:date="2025-01-21T15:20:00Z" w:initials="SB">
    <w:p w14:paraId="14AED670" w14:textId="77777777" w:rsidR="003C42D4" w:rsidRDefault="003C42D4" w:rsidP="00AB7768">
      <w:pPr>
        <w:pStyle w:val="CommentText"/>
      </w:pPr>
      <w:r>
        <w:rPr>
          <w:rStyle w:val="CommentReference"/>
        </w:rPr>
        <w:annotationRef/>
      </w:r>
      <w:r>
        <w:t xml:space="preserve">It is not really clear to me why the BE section immediately starts with socio-economic relevance? It is of course very important but compared to the other sections it does not feel very coherent. </w:t>
      </w:r>
    </w:p>
  </w:comment>
  <w:comment w:id="92" w:author="BORCHARDT Steve (JRC-ISPRA-EXT)" w:date="2025-01-21T16:30:00Z" w:initials="SB">
    <w:p w14:paraId="781A0213" w14:textId="77777777" w:rsidR="003C42D4" w:rsidRDefault="003C42D4" w:rsidP="00D50607">
      <w:pPr>
        <w:pStyle w:val="CommentText"/>
      </w:pPr>
      <w:r>
        <w:rPr>
          <w:rStyle w:val="CommentReference"/>
        </w:rPr>
        <w:annotationRef/>
      </w:r>
      <w:r>
        <w:t xml:space="preserve">In general this section seems to follow a different structure compared to the preceding sections which seem to be a bit more focused on how respective topics (biotech, nbs, agroecology) can help in advancing the green transition. </w:t>
      </w:r>
    </w:p>
  </w:comment>
  <w:comment w:id="93" w:author="BARBERO VIGNOLA Giulia (JRC-ISPRA)" w:date="2025-03-20T16:36:00Z" w:initials="B(">
    <w:p w14:paraId="1405146C" w14:textId="6BF9D2C9" w:rsidR="003C42D4" w:rsidRDefault="003C42D4">
      <w:pPr>
        <w:pStyle w:val="CommentText"/>
      </w:pPr>
      <w:r>
        <w:rPr>
          <w:rStyle w:val="CommentReference"/>
        </w:rPr>
        <w:annotationRef/>
      </w:r>
      <w:r w:rsidRPr="0B016186">
        <w:t>the entire section has been revised by Chiara and to be checked by Luisa. The text here is not updated anymore</w:t>
      </w:r>
    </w:p>
  </w:comment>
  <w:comment w:id="95" w:author="MARELLI Luisa (JRC-ISPRA) [2]" w:date="2025-01-14T13:14:00Z" w:initials="ML(">
    <w:p w14:paraId="5A84FF5A" w14:textId="7E08F42F" w:rsidR="003C42D4" w:rsidRDefault="003C42D4">
      <w:pPr>
        <w:pStyle w:val="CommentText"/>
      </w:pPr>
      <w:r>
        <w:rPr>
          <w:rStyle w:val="CommentReference"/>
        </w:rPr>
        <w:annotationRef/>
      </w:r>
      <w:r>
        <w:t xml:space="preserve">Is this needed?? We discussed policy documents and targets  in Report 1. The focus here should be on challenges and enablers, e.g. discussing the role of the blueconomy to support green transition, and which are the challenges… </w:t>
      </w:r>
    </w:p>
    <w:p w14:paraId="53A2BC14" w14:textId="77777777" w:rsidR="003C42D4" w:rsidRDefault="003C42D4">
      <w:pPr>
        <w:pStyle w:val="CommentText"/>
      </w:pPr>
    </w:p>
  </w:comment>
  <w:comment w:id="96" w:author="GASTALDI Chiara (JRC-ISPRA)" w:date="2025-01-21T11:40:00Z" w:initials="GC(">
    <w:p w14:paraId="450AFBC2" w14:textId="634F111B" w:rsidR="003C42D4" w:rsidRDefault="003C42D4">
      <w:pPr>
        <w:pStyle w:val="CommentText"/>
      </w:pPr>
      <w:r>
        <w:rPr>
          <w:rStyle w:val="CommentReference"/>
        </w:rPr>
        <w:annotationRef/>
      </w:r>
      <w:r>
        <w:t>Does deletions in this paragraph and the addition of the text above solve the issue?</w:t>
      </w:r>
    </w:p>
  </w:comment>
  <w:comment w:id="106" w:author="GASTALDI Chiara (JRC-ISPRA)" w:date="2025-03-19T15:22:00Z" w:initials="GC(">
    <w:p w14:paraId="58F20951" w14:textId="1E6824BF" w:rsidR="003C42D4" w:rsidRDefault="003C42D4" w:rsidP="0030442C">
      <w:pPr>
        <w:pStyle w:val="CommentText"/>
      </w:pPr>
      <w:r>
        <w:rPr>
          <w:rStyle w:val="CommentReference"/>
        </w:rPr>
        <w:annotationRef/>
      </w:r>
      <w:r>
        <w:t>Moved from TA1 – the new contents related to competitiveness are in TC</w:t>
      </w:r>
    </w:p>
  </w:comment>
  <w:comment w:id="108" w:author="GASTALDI Chiara (JRC-ISPRA)" w:date="2025-02-03T16:12:00Z" w:initials="GC(">
    <w:p w14:paraId="585C3C45"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10" w:author="GASTALDI Chiara (JRC-ISPRA)" w:date="2025-02-03T16:13:00Z" w:initials="GC(">
    <w:p w14:paraId="658106B8"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11" w:author="GASTALDI Chiara (JRC-ISPRA)" w:date="2025-02-03T16:13:00Z" w:initials="GC(">
    <w:p w14:paraId="21EBB103"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12" w:author="GASTALDI Chiara (JRC-ISPRA)" w:date="2025-02-03T16:23:00Z" w:initials="GC(">
    <w:p w14:paraId="19B25572"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19" w:author="MARONI Michele (JRC-ISPRA-EXT)" w:date="2025-03-25T16:26:00Z" w:initials="MM">
    <w:p w14:paraId="180683A7" w14:textId="1B19BC31" w:rsidR="003C42D4" w:rsidRPr="00246AD6" w:rsidRDefault="003C42D4" w:rsidP="0090232B">
      <w:pPr>
        <w:pStyle w:val="CommentText"/>
        <w:rPr>
          <w:lang w:val="it-IT"/>
        </w:rPr>
      </w:pPr>
      <w:r>
        <w:rPr>
          <w:rStyle w:val="CommentReference"/>
        </w:rPr>
        <w:annotationRef/>
      </w:r>
      <w:r>
        <w:fldChar w:fldCharType="begin"/>
      </w:r>
      <w:r w:rsidRPr="00246AD6">
        <w:rPr>
          <w:lang w:val="it-IT"/>
        </w:rPr>
        <w:instrText>HYPERLINK "mailto:Chiara.GASTALDI@ec.europa.eu"</w:instrText>
      </w:r>
      <w:bookmarkStart w:id="122" w:name="_@_DFD1606FB2D54227B8B9D4E8112E0215Z"/>
      <w:r>
        <w:fldChar w:fldCharType="separate"/>
      </w:r>
      <w:bookmarkEnd w:id="122"/>
      <w:r w:rsidRPr="00246AD6">
        <w:rPr>
          <w:rStyle w:val="Mention14"/>
          <w:noProof/>
          <w:lang w:val="it-IT"/>
        </w:rPr>
        <w:t>@GASTALDI Chiara (JRC-ISPRA)</w:t>
      </w:r>
      <w:r>
        <w:fldChar w:fldCharType="end"/>
      </w:r>
      <w:r w:rsidRPr="00246AD6">
        <w:rPr>
          <w:lang w:val="it-IT"/>
        </w:rPr>
        <w:t xml:space="preserve"> questo link apre a una lista di repost sulla blue economy, non mi sembra corretto.</w:t>
      </w:r>
    </w:p>
  </w:comment>
  <w:comment w:id="120" w:author="GASTALDI Chiara (JRC-ISPRA)" w:date="2025-03-25T16:33:00Z" w:initials="G(">
    <w:p w14:paraId="2EDB5BC7" w14:textId="79CB91EF" w:rsidR="003C42D4" w:rsidRDefault="003C42D4">
      <w:pPr>
        <w:pStyle w:val="CommentText"/>
      </w:pPr>
      <w:r>
        <w:rPr>
          <w:rStyle w:val="CommentReference"/>
        </w:rPr>
        <w:annotationRef/>
      </w:r>
      <w:r>
        <w:fldChar w:fldCharType="begin"/>
      </w:r>
      <w:r>
        <w:instrText xml:space="preserve"> HYPERLINK "mailto:Laia.DELGADO-CALLICO@ec.europa.eu"</w:instrText>
      </w:r>
      <w:bookmarkStart w:id="123" w:name="_@_527B73F983534C0FAC5C71336327C4BAZ"/>
      <w:r>
        <w:fldChar w:fldCharType="separate"/>
      </w:r>
      <w:bookmarkEnd w:id="123"/>
      <w:r w:rsidRPr="41DFA867">
        <w:rPr>
          <w:rStyle w:val="Mention14"/>
          <w:noProof/>
        </w:rPr>
        <w:t>@DELGADO CALLICO Laia (JRC-PETTEN)</w:t>
      </w:r>
      <w:r>
        <w:fldChar w:fldCharType="end"/>
      </w:r>
      <w:r w:rsidRPr="45A8D1D2">
        <w:t xml:space="preserve">  this link seems to be incorrect. Do you know the correct reference?</w:t>
      </w:r>
    </w:p>
  </w:comment>
  <w:comment w:id="121" w:author="DELGADO CALLICO Laia (JRC-PETTEN)" w:date="2025-03-25T21:25:00Z" w:initials="D(">
    <w:p w14:paraId="339E1013" w14:textId="51917526" w:rsidR="003C42D4" w:rsidRDefault="003C42D4">
      <w:r>
        <w:annotationRef/>
      </w:r>
      <w:r w:rsidRPr="0961FF82">
        <w:t xml:space="preserve">The original link was this one </w:t>
      </w:r>
      <w:hyperlink r:id="rId2">
        <w:r w:rsidRPr="1346FDCF">
          <w:t>https://eur-lex.europa.eu/legal-content/EN/TXT/PDF/?uri=CELEX:52022JC0023</w:t>
        </w:r>
      </w:hyperlink>
      <w:r w:rsidRPr="12D13F97">
        <w:t> </w:t>
      </w:r>
    </w:p>
  </w:comment>
  <w:comment w:id="124" w:author="GASTALDI Chiara (JRC-ISPRA) [2]" w:date="2024-12-11T10:44:00Z" w:initials="G(">
    <w:p w14:paraId="152D763F" w14:textId="077886FF" w:rsidR="003C42D4" w:rsidRDefault="003C42D4" w:rsidP="00A929D7">
      <w:pPr>
        <w:pStyle w:val="CommentText"/>
      </w:pPr>
      <w:r>
        <w:rPr>
          <w:rStyle w:val="CommentReference"/>
        </w:rPr>
        <w:annotationRef/>
      </w:r>
      <w:r w:rsidRPr="1AC00019">
        <w:t>link to the TA2</w:t>
      </w:r>
    </w:p>
  </w:comment>
  <w:comment w:id="125" w:author="MARONI Michele (JRC-ISPRA-EXT)" w:date="2025-03-25T17:04:00Z" w:initials="MM">
    <w:p w14:paraId="38C31E7D" w14:textId="683F53E4" w:rsidR="003C42D4" w:rsidRDefault="003C42D4" w:rsidP="00F04365">
      <w:pPr>
        <w:pStyle w:val="CommentText"/>
      </w:pPr>
      <w:r>
        <w:rPr>
          <w:rStyle w:val="CommentReference"/>
        </w:rPr>
        <w:annotationRef/>
      </w:r>
      <w:r>
        <w:fldChar w:fldCharType="begin"/>
      </w:r>
      <w:r>
        <w:instrText>HYPERLINK "mailto:Laia.DELGADO-CALLICO@ec.europa.eu"</w:instrText>
      </w:r>
      <w:bookmarkStart w:id="127" w:name="_@_FE4AC589355C41BDABEB4BC457315038Z"/>
      <w:r>
        <w:fldChar w:fldCharType="separate"/>
      </w:r>
      <w:bookmarkEnd w:id="127"/>
      <w:r w:rsidRPr="00F04365">
        <w:rPr>
          <w:rStyle w:val="Mention14"/>
          <w:noProof/>
        </w:rPr>
        <w:t>@DELGADO CALLICO Laia (JRC-PETTEN)</w:t>
      </w:r>
      <w:r>
        <w:fldChar w:fldCharType="end"/>
      </w:r>
      <w:r>
        <w:t xml:space="preserve"> </w:t>
      </w:r>
      <w:r>
        <w:fldChar w:fldCharType="begin"/>
      </w:r>
      <w:r>
        <w:instrText>HYPERLINK "mailto:Chiara.GASTALDI@ec.europa.eu"</w:instrText>
      </w:r>
      <w:bookmarkStart w:id="128" w:name="_@_A5CCD598F7104BF18F911F23C18A6C02Z"/>
      <w:r>
        <w:fldChar w:fldCharType="separate"/>
      </w:r>
      <w:bookmarkEnd w:id="128"/>
      <w:r w:rsidRPr="00F04365">
        <w:rPr>
          <w:rStyle w:val="Mention14"/>
          <w:noProof/>
        </w:rPr>
        <w:t>@GASTALDI Chiara (JRC-ISPRA)</w:t>
      </w:r>
      <w:r>
        <w:fldChar w:fldCharType="end"/>
      </w:r>
      <w:r>
        <w:t xml:space="preserve"> let’s check also these</w:t>
      </w:r>
    </w:p>
  </w:comment>
  <w:comment w:id="126" w:author="DELGADO CALLICO Laia (JRC-PETTEN)" w:date="2025-03-25T22:07:00Z" w:initials="D(">
    <w:p w14:paraId="5239B64E" w14:textId="43933330" w:rsidR="003C42D4" w:rsidRDefault="003C42D4">
      <w:r>
        <w:annotationRef/>
      </w:r>
      <w:r w:rsidRPr="41E95343">
        <w:t xml:space="preserve">[2] </w:t>
      </w:r>
      <w:hyperlink r:id="rId3">
        <w:r w:rsidRPr="26C7CEE4">
          <w:t>https://www.eea.europa.eu/publications/food-in-a-green-light</w:t>
        </w:r>
      </w:hyperlink>
    </w:p>
    <w:p w14:paraId="2F08A644" w14:textId="1C925FE1" w:rsidR="003C42D4" w:rsidRDefault="003C42D4">
      <w:r w:rsidRPr="00246AD6">
        <w:rPr>
          <w:lang w:val="it-IT"/>
        </w:rPr>
        <w:t xml:space="preserve">[3] Sala, S., &amp; Sanyé-Mengual, E. (2023). </w:t>
      </w:r>
      <w:r w:rsidRPr="2B8D8196">
        <w:t xml:space="preserve">Consumption Footprint: assessing the environmental impacts of EU consumption. </w:t>
      </w:r>
      <w:hyperlink r:id="rId4">
        <w:r w:rsidRPr="4BF451E1">
          <w:t>https://eplca.jrc.ec.europa.eu/uploads/JRC126257_science_for_policy_brief.pdf</w:t>
        </w:r>
      </w:hyperlink>
      <w:r w:rsidRPr="574963DD">
        <w:t xml:space="preserve"> </w:t>
      </w:r>
    </w:p>
    <w:p w14:paraId="0FB6E7CA" w14:textId="6F5B031F" w:rsidR="003C42D4" w:rsidRDefault="003C42D4">
      <w:r w:rsidRPr="00246AD6">
        <w:rPr>
          <w:lang w:val="it-IT"/>
        </w:rPr>
        <w:t xml:space="preserve">[4] Sanyé-Mengual, E., Secchi, M., Corrado, S., Beylot, A., &amp; Sala, S. (2019). </w:t>
      </w:r>
      <w:r w:rsidRPr="7927C5E8">
        <w:t>Assessing the decoupling of economic growth from environmental impacts in the European Union: A consumption-based approach. Journal of Cleaner Production, 236, 117535. https://doi.org/10.1016/J.JCLEPRO.2019.07.010</w:t>
      </w:r>
    </w:p>
  </w:comment>
  <w:comment w:id="136" w:author="MARONI Michele (JRC-ISPRA-EXT)" w:date="2025-03-25T17:07:00Z" w:initials="MM">
    <w:p w14:paraId="05145C21" w14:textId="704AD722" w:rsidR="003C42D4" w:rsidRPr="00246AD6" w:rsidRDefault="003C42D4" w:rsidP="00D378C6">
      <w:pPr>
        <w:pStyle w:val="CommentText"/>
        <w:rPr>
          <w:lang w:val="it-IT"/>
        </w:rPr>
      </w:pPr>
      <w:r>
        <w:rPr>
          <w:rStyle w:val="CommentReference"/>
        </w:rPr>
        <w:annotationRef/>
      </w:r>
      <w:r>
        <w:fldChar w:fldCharType="begin"/>
      </w:r>
      <w:r w:rsidRPr="00246AD6">
        <w:rPr>
          <w:lang w:val="it-IT"/>
        </w:rPr>
        <w:instrText>HYPERLINK "mailto:Chiara.GASTALDI@ec.europa.eu"</w:instrText>
      </w:r>
      <w:bookmarkStart w:id="140" w:name="_@_98CDBB689FE04588A61F21B448E3D474Z"/>
      <w:r>
        <w:fldChar w:fldCharType="separate"/>
      </w:r>
      <w:bookmarkEnd w:id="140"/>
      <w:r w:rsidRPr="00246AD6">
        <w:rPr>
          <w:rStyle w:val="Mention14"/>
          <w:noProof/>
          <w:lang w:val="it-IT"/>
        </w:rPr>
        <w:t>@GASTALDI Chiara (JRC-ISPRA)</w:t>
      </w:r>
      <w:r>
        <w:fldChar w:fldCharType="end"/>
      </w:r>
      <w:r w:rsidRPr="00246AD6">
        <w:rPr>
          <w:lang w:val="it-IT"/>
        </w:rPr>
        <w:t xml:space="preserve"> Biomass e Biotech sono copiate e incollate, non so se c’è il riferimento nel testo</w:t>
      </w:r>
    </w:p>
  </w:comment>
  <w:comment w:id="137" w:author="GASTALDI Chiara (JRC-ISPRA)" w:date="2025-03-31T15:45:00Z" w:initials="GC(">
    <w:p w14:paraId="4BED26CF" w14:textId="4A2A22B2" w:rsidR="00200A8E" w:rsidRDefault="00200A8E">
      <w:pPr>
        <w:pStyle w:val="CommentText"/>
      </w:pPr>
      <w:r>
        <w:rPr>
          <w:rStyle w:val="CommentReference"/>
        </w:rPr>
        <w:annotationRef/>
      </w:r>
      <w:r>
        <w:t>Ask Elena/Sarah/Andrea</w:t>
      </w:r>
    </w:p>
  </w:comment>
  <w:comment w:id="138" w:author="MARONI Michele (JRC-ISPRA-EXT)" w:date="2025-04-01T13:35:00Z" w:initials="MM">
    <w:p w14:paraId="2FE5F4D2" w14:textId="0EF1ABED" w:rsidR="00A86DA6" w:rsidRDefault="00A86DA6" w:rsidP="00A86DA6">
      <w:pPr>
        <w:pStyle w:val="CommentText"/>
      </w:pPr>
      <w:r>
        <w:rPr>
          <w:rStyle w:val="CommentReference"/>
        </w:rPr>
        <w:annotationRef/>
      </w:r>
      <w:r>
        <w:fldChar w:fldCharType="begin"/>
      </w:r>
      <w:r>
        <w:instrText>HYPERLINK "mailto:Elena.ZEPHAROVICH@ec.europa.eu"</w:instrText>
      </w:r>
      <w:bookmarkStart w:id="141" w:name="_@_C47077D822DA4F37A1EF6EF9D6AA9CC1Z"/>
      <w:r>
        <w:fldChar w:fldCharType="separate"/>
      </w:r>
      <w:bookmarkEnd w:id="141"/>
      <w:r w:rsidRPr="00A86DA6">
        <w:rPr>
          <w:rStyle w:val="Mention15"/>
          <w:noProof/>
        </w:rPr>
        <w:t>@ZEPHAROVICH Elena (JRC-ISPRA)</w:t>
      </w:r>
      <w:r>
        <w:fldChar w:fldCharType="end"/>
      </w:r>
      <w:r>
        <w:t xml:space="preserve"> </w:t>
      </w:r>
      <w:r>
        <w:fldChar w:fldCharType="begin"/>
      </w:r>
      <w:r>
        <w:instrText>HYPERLINK "mailto:Sarah.MUBAREKA@ec.europa.eu"</w:instrText>
      </w:r>
      <w:bookmarkStart w:id="142" w:name="_@_DAE96A3C44814AC095140AFB92145C4DZ"/>
      <w:r>
        <w:fldChar w:fldCharType="separate"/>
      </w:r>
      <w:bookmarkEnd w:id="142"/>
      <w:r w:rsidRPr="00A86DA6">
        <w:rPr>
          <w:rStyle w:val="Mention15"/>
          <w:noProof/>
        </w:rPr>
        <w:t>@MUBAREKA Sarah Betoul (JRC-ISPRA)</w:t>
      </w:r>
      <w:r>
        <w:fldChar w:fldCharType="end"/>
      </w:r>
      <w:r>
        <w:t xml:space="preserve"> </w:t>
      </w:r>
      <w:r>
        <w:br/>
      </w:r>
      <w:r>
        <w:fldChar w:fldCharType="begin"/>
      </w:r>
      <w:r>
        <w:instrText>HYPERLINK "mailto:Andrea.CAMIA@ec.europa.eu"</w:instrText>
      </w:r>
      <w:bookmarkStart w:id="143" w:name="_@_378579E39D7D42D68076F2B54777DB69Z"/>
      <w:r>
        <w:fldChar w:fldCharType="separate"/>
      </w:r>
      <w:bookmarkEnd w:id="143"/>
      <w:r w:rsidRPr="00A86DA6">
        <w:rPr>
          <w:rStyle w:val="Mention15"/>
          <w:noProof/>
        </w:rPr>
        <w:t>@CAMIA Andrea (JRC-ISPRA)</w:t>
      </w:r>
      <w:r>
        <w:fldChar w:fldCharType="end"/>
      </w:r>
      <w:r>
        <w:t xml:space="preserve"> </w:t>
      </w:r>
      <w:r>
        <w:br/>
        <w:t>Do you know where within the body of the text these references belong?</w:t>
      </w:r>
    </w:p>
  </w:comment>
  <w:comment w:id="153" w:author="MARONI Michele (JRC-ISPRA-EXT)" w:date="2025-04-01T14:22:00Z" w:initials="MM">
    <w:p w14:paraId="2E724632" w14:textId="77777777" w:rsidR="00C72A1C" w:rsidRDefault="00C72A1C" w:rsidP="00C72A1C">
      <w:pPr>
        <w:pStyle w:val="CommentText"/>
      </w:pPr>
      <w:r>
        <w:rPr>
          <w:rStyle w:val="CommentReference"/>
        </w:rPr>
        <w:annotationRef/>
      </w:r>
      <w:r>
        <w:t>Mainly in towards green ecosystems paragraph</w:t>
      </w:r>
    </w:p>
  </w:comment>
  <w:comment w:id="183" w:author="GASTALDI Chiara (JRC-ISPRA)" w:date="2025-03-31T15:46:00Z" w:initials="GC(">
    <w:p w14:paraId="44F0600B" w14:textId="2161C376" w:rsidR="00FB5EB5" w:rsidRDefault="00FB5EB5">
      <w:pPr>
        <w:pStyle w:val="CommentText"/>
      </w:pPr>
      <w:r>
        <w:rPr>
          <w:rStyle w:val="CommentReference"/>
        </w:rPr>
        <w:annotationRef/>
      </w:r>
      <w:r>
        <w:t>This chapter has been moved to ch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7A8C8C" w15:done="0"/>
  <w15:commentEx w15:paraId="28FBC7D3" w15:done="1"/>
  <w15:commentEx w15:paraId="009C72D1" w15:done="1"/>
  <w15:commentEx w15:paraId="0CED6344" w15:paraIdParent="009C72D1" w15:done="1"/>
  <w15:commentEx w15:paraId="79B1E6BF" w15:done="0"/>
  <w15:commentEx w15:paraId="26C3D65A" w15:paraIdParent="79B1E6BF" w15:done="0"/>
  <w15:commentEx w15:paraId="100B4AF1" w15:done="1"/>
  <w15:commentEx w15:paraId="77F86EBF" w15:paraIdParent="100B4AF1" w15:done="1"/>
  <w15:commentEx w15:paraId="78410558" w15:done="0"/>
  <w15:commentEx w15:paraId="7BD85819" w15:paraIdParent="78410558" w15:done="0"/>
  <w15:commentEx w15:paraId="2E82B925" w15:paraIdParent="78410558" w15:done="0"/>
  <w15:commentEx w15:paraId="039CCCB1" w15:paraIdParent="78410558" w15:done="0"/>
  <w15:commentEx w15:paraId="044FFC39" w15:paraIdParent="78410558" w15:done="0"/>
  <w15:commentEx w15:paraId="6D0E048D" w15:done="0"/>
  <w15:commentEx w15:paraId="3B2E1C8A" w15:paraIdParent="6D0E048D" w15:done="0"/>
  <w15:commentEx w15:paraId="2685A092" w15:done="0"/>
  <w15:commentEx w15:paraId="12BA6D75" w15:paraIdParent="2685A092" w15:done="0"/>
  <w15:commentEx w15:paraId="5A2F613F" w15:paraIdParent="2685A092" w15:done="0"/>
  <w15:commentEx w15:paraId="408ECF8D" w15:paraIdParent="2685A092" w15:done="0"/>
  <w15:commentEx w15:paraId="3C906330" w15:done="0"/>
  <w15:commentEx w15:paraId="529E6CAA" w15:paraIdParent="3C906330" w15:done="0"/>
  <w15:commentEx w15:paraId="1CDC68AE" w15:paraIdParent="3C906330" w15:done="0"/>
  <w15:commentEx w15:paraId="5BDBB313" w15:done="1"/>
  <w15:commentEx w15:paraId="34ABC271" w15:done="0"/>
  <w15:commentEx w15:paraId="61B8C4A6" w15:paraIdParent="34ABC271" w15:done="0"/>
  <w15:commentEx w15:paraId="03E13E67" w15:paraIdParent="34ABC271" w15:done="0"/>
  <w15:commentEx w15:paraId="14AED670" w15:done="0"/>
  <w15:commentEx w15:paraId="781A0213" w15:paraIdParent="14AED670" w15:done="0"/>
  <w15:commentEx w15:paraId="1405146C" w15:paraIdParent="14AED670" w15:done="0"/>
  <w15:commentEx w15:paraId="53A2BC14" w15:done="0"/>
  <w15:commentEx w15:paraId="450AFBC2" w15:paraIdParent="53A2BC14" w15:done="0"/>
  <w15:commentEx w15:paraId="58F20951" w15:done="1"/>
  <w15:commentEx w15:paraId="585C3C45" w15:done="0"/>
  <w15:commentEx w15:paraId="658106B8" w15:done="0"/>
  <w15:commentEx w15:paraId="21EBB103" w15:done="0"/>
  <w15:commentEx w15:paraId="19B25572" w15:done="0"/>
  <w15:commentEx w15:paraId="180683A7" w15:done="1"/>
  <w15:commentEx w15:paraId="2EDB5BC7" w15:paraIdParent="180683A7" w15:done="1"/>
  <w15:commentEx w15:paraId="339E1013" w15:paraIdParent="180683A7" w15:done="1"/>
  <w15:commentEx w15:paraId="152D763F" w15:done="1"/>
  <w15:commentEx w15:paraId="38C31E7D" w15:done="1"/>
  <w15:commentEx w15:paraId="0FB6E7CA" w15:paraIdParent="38C31E7D" w15:done="1"/>
  <w15:commentEx w15:paraId="05145C21" w15:done="0"/>
  <w15:commentEx w15:paraId="4BED26CF" w15:paraIdParent="05145C21" w15:done="0"/>
  <w15:commentEx w15:paraId="2FE5F4D2" w15:paraIdParent="05145C21" w15:done="0"/>
  <w15:commentEx w15:paraId="2E724632" w15:done="0"/>
  <w15:commentEx w15:paraId="44F06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5059924" w16cex:dateUtc="2025-03-25T11:29:00Z"/>
  <w16cex:commentExtensible w16cex:durableId="745F2332" w16cex:dateUtc="2025-03-20T15:28:00Z"/>
  <w16cex:commentExtensible w16cex:durableId="316D36B8" w16cex:dateUtc="2025-03-20T15:43:00Z"/>
  <w16cex:commentExtensible w16cex:durableId="07C7566F" w16cex:dateUtc="2025-03-25T14:05:00Z"/>
  <w16cex:commentExtensible w16cex:durableId="6F157356" w16cex:dateUtc="2025-03-25T14:11:00Z"/>
  <w16cex:commentExtensible w16cex:durableId="435A2F4E" w16cex:dateUtc="2025-03-03T15:13:00Z"/>
  <w16cex:commentExtensible w16cex:durableId="73292755" w16cex:dateUtc="2025-03-25T14:12:00Z"/>
  <w16cex:commentExtensible w16cex:durableId="44562CAC" w16cex:dateUtc="2025-03-25T16:08:00Z"/>
  <w16cex:commentExtensible w16cex:durableId="2233F1F7" w16cex:dateUtc="2025-03-26T09:39:00Z"/>
  <w16cex:commentExtensible w16cex:durableId="6227F14D" w16cex:dateUtc="2025-03-27T13:14:00Z"/>
  <w16cex:commentExtensible w16cex:durableId="5F27FEC2" w16cex:dateUtc="2025-04-01T13:58:00Z"/>
  <w16cex:commentExtensible w16cex:durableId="3C906330" w16cex:dateUtc="2025-01-21T10:19:00Z"/>
  <w16cex:commentExtensible w16cex:durableId="5F3FF036" w16cex:dateUtc="2025-01-22T14:53:00Z"/>
  <w16cex:commentExtensible w16cex:durableId="1DEED6EB" w16cex:dateUtc="2025-03-20T15:34:00Z"/>
  <w16cex:commentExtensible w16cex:durableId="7D70EEFF" w16cex:dateUtc="2025-03-20T15:23:00Z"/>
  <w16cex:commentExtensible w16cex:durableId="7752C96A" w16cex:dateUtc="2025-03-20T16:17:00Z"/>
  <w16cex:commentExtensible w16cex:durableId="6D246FE1" w16cex:dateUtc="2025-01-21T14:20:00Z"/>
  <w16cex:commentExtensible w16cex:durableId="701D54B7" w16cex:dateUtc="2025-01-21T15:30:00Z"/>
  <w16cex:commentExtensible w16cex:durableId="5DD68ABC" w16cex:dateUtc="2025-03-20T15:36:00Z"/>
  <w16cex:commentExtensible w16cex:durableId="7C415713" w16cex:dateUtc="2025-03-25T15:26:00Z"/>
  <w16cex:commentExtensible w16cex:durableId="0FDCFB7B" w16cex:dateUtc="2025-03-25T15:33:00Z"/>
  <w16cex:commentExtensible w16cex:durableId="7A1E9DF8" w16cex:dateUtc="2025-03-25T20:25:00Z"/>
  <w16cex:commentExtensible w16cex:durableId="439BC6B2" w16cex:dateUtc="2025-03-25T16:04:00Z"/>
  <w16cex:commentExtensible w16cex:durableId="6FE0AFD5" w16cex:dateUtc="2025-03-25T21:07:00Z"/>
  <w16cex:commentExtensible w16cex:durableId="4B5D468C" w16cex:dateUtc="2025-03-25T16:07:00Z"/>
  <w16cex:commentExtensible w16cex:durableId="36ABB32C" w16cex:dateUtc="2025-04-01T11:35:00Z"/>
  <w16cex:commentExtensible w16cex:durableId="294E9703" w16cex:dateUtc="2025-04-01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7A8C8C" w16cid:durableId="247A8C8C"/>
  <w16cid:commentId w16cid:paraId="28FBC7D3" w16cid:durableId="135F6BBD"/>
  <w16cid:commentId w16cid:paraId="009C72D1" w16cid:durableId="7727255D"/>
  <w16cid:commentId w16cid:paraId="0CED6344" w16cid:durableId="33F1F3E0"/>
  <w16cid:commentId w16cid:paraId="79B1E6BF" w16cid:durableId="45059924"/>
  <w16cid:commentId w16cid:paraId="26C3D65A" w16cid:durableId="2BACB08A"/>
  <w16cid:commentId w16cid:paraId="100B4AF1" w16cid:durableId="362727E9"/>
  <w16cid:commentId w16cid:paraId="77F86EBF" w16cid:durableId="2B86A6B6"/>
  <w16cid:commentId w16cid:paraId="78410558" w16cid:durableId="2B869FF1"/>
  <w16cid:commentId w16cid:paraId="7BD85819" w16cid:durableId="745F2332"/>
  <w16cid:commentId w16cid:paraId="2E82B925" w16cid:durableId="316D36B8"/>
  <w16cid:commentId w16cid:paraId="039CCCB1" w16cid:durableId="07C7566F"/>
  <w16cid:commentId w16cid:paraId="044FFC39" w16cid:durableId="6F157356"/>
  <w16cid:commentId w16cid:paraId="6D0E048D" w16cid:durableId="435A2F4E"/>
  <w16cid:commentId w16cid:paraId="3B2E1C8A" w16cid:durableId="73292755"/>
  <w16cid:commentId w16cid:paraId="2685A092" w16cid:durableId="44562CAC"/>
  <w16cid:commentId w16cid:paraId="12BA6D75" w16cid:durableId="2233F1F7"/>
  <w16cid:commentId w16cid:paraId="5A2F613F" w16cid:durableId="6227F14D"/>
  <w16cid:commentId w16cid:paraId="408ECF8D" w16cid:durableId="5F27FEC2"/>
  <w16cid:commentId w16cid:paraId="3C906330" w16cid:durableId="3C906330"/>
  <w16cid:commentId w16cid:paraId="529E6CAA" w16cid:durableId="5F3FF036"/>
  <w16cid:commentId w16cid:paraId="1CDC68AE" w16cid:durableId="1DEED6EB"/>
  <w16cid:commentId w16cid:paraId="5BDBB313" w16cid:durableId="5BDBB313"/>
  <w16cid:commentId w16cid:paraId="34ABC271" w16cid:durableId="34ABC271"/>
  <w16cid:commentId w16cid:paraId="61B8C4A6" w16cid:durableId="7D70EEFF"/>
  <w16cid:commentId w16cid:paraId="03E13E67" w16cid:durableId="7752C96A"/>
  <w16cid:commentId w16cid:paraId="14AED670" w16cid:durableId="6D246FE1"/>
  <w16cid:commentId w16cid:paraId="781A0213" w16cid:durableId="701D54B7"/>
  <w16cid:commentId w16cid:paraId="1405146C" w16cid:durableId="5DD68ABC"/>
  <w16cid:commentId w16cid:paraId="53A2BC14" w16cid:durableId="31680E39"/>
  <w16cid:commentId w16cid:paraId="450AFBC2" w16cid:durableId="450AFBC2"/>
  <w16cid:commentId w16cid:paraId="58F20951" w16cid:durableId="5A0CA1A9"/>
  <w16cid:commentId w16cid:paraId="585C3C45" w16cid:durableId="280391C7"/>
  <w16cid:commentId w16cid:paraId="658106B8" w16cid:durableId="71E3EFAD"/>
  <w16cid:commentId w16cid:paraId="21EBB103" w16cid:durableId="53987F1D"/>
  <w16cid:commentId w16cid:paraId="19B25572" w16cid:durableId="35D52519"/>
  <w16cid:commentId w16cid:paraId="180683A7" w16cid:durableId="7C415713"/>
  <w16cid:commentId w16cid:paraId="2EDB5BC7" w16cid:durableId="0FDCFB7B"/>
  <w16cid:commentId w16cid:paraId="339E1013" w16cid:durableId="7A1E9DF8"/>
  <w16cid:commentId w16cid:paraId="152D763F" w16cid:durableId="4A5C753E"/>
  <w16cid:commentId w16cid:paraId="38C31E7D" w16cid:durableId="439BC6B2"/>
  <w16cid:commentId w16cid:paraId="0FB6E7CA" w16cid:durableId="6FE0AFD5"/>
  <w16cid:commentId w16cid:paraId="05145C21" w16cid:durableId="4B5D468C"/>
  <w16cid:commentId w16cid:paraId="4BED26CF" w16cid:durableId="4BED26CF"/>
  <w16cid:commentId w16cid:paraId="2FE5F4D2" w16cid:durableId="36ABB32C"/>
  <w16cid:commentId w16cid:paraId="2E724632" w16cid:durableId="294E9703"/>
  <w16cid:commentId w16cid:paraId="44F0600B" w16cid:durableId="44F060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01A28" w14:textId="77777777" w:rsidR="003703AE" w:rsidRDefault="003703AE" w:rsidP="00F7732B">
      <w:pPr>
        <w:spacing w:before="0" w:after="0"/>
      </w:pPr>
      <w:r>
        <w:separator/>
      </w:r>
    </w:p>
  </w:endnote>
  <w:endnote w:type="continuationSeparator" w:id="0">
    <w:p w14:paraId="2E47C29B" w14:textId="77777777" w:rsidR="003703AE" w:rsidRDefault="003703AE" w:rsidP="00F7732B">
      <w:pPr>
        <w:spacing w:before="0" w:after="0"/>
      </w:pPr>
      <w:r>
        <w:continuationSeparator/>
      </w:r>
    </w:p>
  </w:endnote>
  <w:endnote w:type="continuationNotice" w:id="1">
    <w:p w14:paraId="5F0ACCBF" w14:textId="77777777" w:rsidR="003703AE" w:rsidRDefault="003703A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EC Square Sans Pro">
    <w:altName w:val="Calibri"/>
    <w:panose1 w:val="020B0604020202020204"/>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C Square Sans Cond Pro">
    <w:altName w:val="Calibri"/>
    <w:panose1 w:val="020B0604020202020204"/>
    <w:charset w:val="00"/>
    <w:family w:val="swiss"/>
    <w:pitch w:val="variable"/>
    <w:sig w:usb0="20000287" w:usb1="00000001" w:usb2="00000000" w:usb3="00000000" w:csb0="0000019F" w:csb1="00000000"/>
  </w:font>
  <w:font w:name="Yu Mincho">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altName w:val="Calibri"/>
    <w:panose1 w:val="020B0604020202020204"/>
    <w:charset w:val="00"/>
    <w:family w:val="swiss"/>
    <w:pitch w:val="variable"/>
    <w:sig w:usb0="20000287" w:usb1="00000001" w:usb2="00000000" w:usb3="00000000" w:csb0="0000019F" w:csb1="00000000"/>
  </w:font>
  <w:font w:name="MinionPro-Regular">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8100377"/>
      <w:docPartObj>
        <w:docPartGallery w:val="Page Numbers (Bottom of Page)"/>
        <w:docPartUnique/>
      </w:docPartObj>
    </w:sdtPr>
    <w:sdtEndPr>
      <w:rPr>
        <w:noProof/>
      </w:rPr>
    </w:sdtEndPr>
    <w:sdtContent>
      <w:p w14:paraId="5099E559" w14:textId="6585B368" w:rsidR="003C42D4" w:rsidRDefault="003C42D4">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540C2A">
          <w:rPr>
            <w:noProof/>
          </w:rPr>
          <w:t>i</w:t>
        </w:r>
        <w:r>
          <w:rPr>
            <w:color w:val="2B579A"/>
            <w:shd w:val="clear" w:color="auto" w:fill="E6E6E6"/>
          </w:rPr>
          <w:fldChar w:fldCharType="end"/>
        </w:r>
      </w:p>
    </w:sdtContent>
  </w:sdt>
  <w:p w14:paraId="3B005F86" w14:textId="77777777" w:rsidR="003C42D4" w:rsidRPr="00546D06" w:rsidRDefault="003C42D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2594514"/>
      <w:docPartObj>
        <w:docPartGallery w:val="Page Numbers (Bottom of Page)"/>
        <w:docPartUnique/>
      </w:docPartObj>
    </w:sdtPr>
    <w:sdtEndPr>
      <w:rPr>
        <w:noProof/>
      </w:rPr>
    </w:sdtEndPr>
    <w:sdtContent>
      <w:p w14:paraId="52A53AD3" w14:textId="77777777" w:rsidR="003C42D4" w:rsidRDefault="003C42D4">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3C42D4" w:rsidRDefault="003C42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2546825"/>
      <w:docPartObj>
        <w:docPartGallery w:val="Page Numbers (Bottom of Page)"/>
        <w:docPartUnique/>
      </w:docPartObj>
    </w:sdtPr>
    <w:sdtEndPr>
      <w:rPr>
        <w:noProof/>
      </w:rPr>
    </w:sdtEndPr>
    <w:sdtContent>
      <w:p w14:paraId="7D9BDDB4" w14:textId="6B70DE5A" w:rsidR="003C42D4" w:rsidRDefault="003C42D4" w:rsidP="00FC79C8">
        <w:pPr>
          <w:pStyle w:val="Footer"/>
          <w:jc w:val="center"/>
        </w:pPr>
        <w:r>
          <w:fldChar w:fldCharType="begin"/>
        </w:r>
        <w:r>
          <w:instrText xml:space="preserve"> PAGE   \* MERGEFORMAT </w:instrText>
        </w:r>
        <w:r>
          <w:fldChar w:fldCharType="separate"/>
        </w:r>
        <w:r w:rsidR="00540C2A">
          <w:rPr>
            <w:noProof/>
          </w:rPr>
          <w:t>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598BA" w14:textId="77777777" w:rsidR="003703AE" w:rsidRDefault="003703AE" w:rsidP="00F7732B">
      <w:pPr>
        <w:spacing w:before="0" w:after="0"/>
      </w:pPr>
      <w:r>
        <w:separator/>
      </w:r>
    </w:p>
  </w:footnote>
  <w:footnote w:type="continuationSeparator" w:id="0">
    <w:p w14:paraId="6D2FF583" w14:textId="77777777" w:rsidR="003703AE" w:rsidRDefault="003703AE" w:rsidP="00F7732B">
      <w:pPr>
        <w:spacing w:before="0" w:after="0"/>
      </w:pPr>
      <w:r>
        <w:continuationSeparator/>
      </w:r>
    </w:p>
  </w:footnote>
  <w:footnote w:type="continuationNotice" w:id="1">
    <w:p w14:paraId="390FD31D" w14:textId="77777777" w:rsidR="003703AE" w:rsidRDefault="003703AE">
      <w:pPr>
        <w:spacing w:before="0" w:after="0"/>
      </w:pPr>
    </w:p>
  </w:footnote>
  <w:footnote w:id="2">
    <w:p w14:paraId="3375B8AB" w14:textId="77777777" w:rsidR="003C42D4" w:rsidRPr="00777A81" w:rsidRDefault="003C42D4" w:rsidP="009A5FB1">
      <w:pPr>
        <w:pStyle w:val="FootnoteText"/>
        <w:ind w:left="142" w:hanging="142"/>
      </w:pPr>
      <w:r w:rsidRPr="00777A81">
        <w:rPr>
          <w:rStyle w:val="FootnoteReference"/>
        </w:rPr>
        <w:footnoteRef/>
      </w:r>
      <w:r w:rsidRPr="00777A81">
        <w:t xml:space="preserve"> </w:t>
      </w:r>
      <w:r w:rsidRPr="00897B5E">
        <w:t>Forest Strategy, Farm to Fork, Soil Monitoring Law, Biodiversity Strategy, Nature Restoration Law, Towards a strong and sustainable Algae sector, CAP New Strategic plans, Progress Report of Bioeconomy Strategy 2022, RED II/III , EU Soil Strategy for 2030, Framework for Carbon Removals, LULUCF , REPowerEU, Adaption to Climate Change, Circular Economy Action Plan, Transition pathways for a chemical industry, Conservation of fisheries resources and protection of marine ecosystems, Climate Law</w:t>
      </w:r>
      <w:r>
        <w:t>.</w:t>
      </w:r>
    </w:p>
  </w:footnote>
  <w:footnote w:id="3">
    <w:p w14:paraId="3CD8280B" w14:textId="5DF0DBAF" w:rsidR="003C42D4" w:rsidRDefault="003C42D4" w:rsidP="00C15E61">
      <w:pPr>
        <w:pStyle w:val="FootnoteText"/>
        <w:ind w:left="142" w:hanging="142"/>
      </w:pPr>
      <w:r>
        <w:rPr>
          <w:rStyle w:val="FootnoteReference"/>
        </w:rPr>
        <w:footnoteRef/>
      </w:r>
      <w:r>
        <w:t xml:space="preserve"> </w:t>
      </w:r>
      <w:r w:rsidRPr="00C15E61">
        <w:t xml:space="preserve">A number is assigned according to the following criteria: 3 for the main thematic area the biomass in the policy contributes to and which is prevalent in the policy text, 2 for moderate </w:t>
      </w:r>
      <w:r>
        <w:t>mention</w:t>
      </w:r>
      <w:r w:rsidRPr="00C15E61">
        <w:t xml:space="preserve">, i.e. the biomass is mentioned in relation to the EGD, but it is not prominent in the text and 1 indicates low or indirect </w:t>
      </w:r>
      <w:r>
        <w:t>mention</w:t>
      </w:r>
      <w:r w:rsidRPr="00C15E61">
        <w:t>. biomass is mentioned without explicit mention of the EGD, for example the Farm to Fork strategy advocates the use of less pesticides in agriculture, which has an indirect impact on Zero Pollution 0 when there is no mention of biomass.</w:t>
      </w:r>
    </w:p>
  </w:footnote>
  <w:footnote w:id="4">
    <w:p w14:paraId="2CFC01C7" w14:textId="77777777" w:rsidR="003C42D4" w:rsidRPr="005D67A8" w:rsidRDefault="003C42D4" w:rsidP="001D712B">
      <w:pPr>
        <w:rPr>
          <w:rFonts w:eastAsia="EC Square Sans Pro" w:cs="EC Square Sans Pro"/>
          <w:sz w:val="16"/>
          <w:szCs w:val="16"/>
        </w:rPr>
      </w:pPr>
      <w:r w:rsidRPr="005D67A8">
        <w:rPr>
          <w:sz w:val="16"/>
          <w:szCs w:val="16"/>
          <w:vertAlign w:val="superscript"/>
        </w:rPr>
        <w:footnoteRef/>
      </w:r>
      <w:r w:rsidRPr="005D67A8">
        <w:rPr>
          <w:sz w:val="16"/>
          <w:szCs w:val="16"/>
        </w:rPr>
        <w:t xml:space="preserve"> </w:t>
      </w:r>
      <w:r w:rsidRPr="005D67A8">
        <w:rPr>
          <w:rFonts w:eastAsia="Calibri" w:cs="Calibri"/>
          <w:sz w:val="16"/>
          <w:szCs w:val="16"/>
        </w:rPr>
        <w:t>The seven ecosystem services are: crop provision, pollination, soil retention, flood control, habitat and species maintenance, water purifica.tion and nature-based recreation.</w:t>
      </w:r>
    </w:p>
  </w:footnote>
  <w:footnote w:id="5">
    <w:p w14:paraId="3287FB4A" w14:textId="303C2525" w:rsidR="003C42D4" w:rsidRPr="00246AD6" w:rsidRDefault="003C42D4">
      <w:pPr>
        <w:pStyle w:val="FootnoteText"/>
        <w:rPr>
          <w:u w:val="single"/>
        </w:rPr>
      </w:pPr>
      <w:r>
        <w:rPr>
          <w:rStyle w:val="FootnoteReference"/>
        </w:rPr>
        <w:footnoteRef/>
      </w:r>
      <w:r>
        <w:t xml:space="preserve"> </w:t>
      </w:r>
      <w:r w:rsidRPr="00271A32">
        <w:t>https://blue-economy-observatory.ec.europa.eu/publications_en?f%5B0%5D=library_type_library_type%3A95</w:t>
      </w:r>
    </w:p>
  </w:footnote>
  <w:footnote w:id="6">
    <w:p w14:paraId="08299BA9" w14:textId="305ACB75" w:rsidR="003C42D4" w:rsidRPr="00246AD6" w:rsidRDefault="003C42D4">
      <w:pPr>
        <w:pStyle w:val="FootnoteText"/>
      </w:pPr>
      <w:r>
        <w:rPr>
          <w:rStyle w:val="FootnoteReference"/>
        </w:rPr>
        <w:footnoteRef/>
      </w:r>
      <w:r>
        <w:t xml:space="preserve"> </w:t>
      </w:r>
      <w:r w:rsidRPr="00CD61B7">
        <w:t>https://blue-economy-observatory.ec.europa.eu</w:t>
      </w:r>
    </w:p>
  </w:footnote>
  <w:footnote w:id="7">
    <w:p w14:paraId="0A226632" w14:textId="2166D750" w:rsidR="003C42D4" w:rsidRPr="00246AD6" w:rsidRDefault="003C42D4">
      <w:pPr>
        <w:pStyle w:val="FootnoteText"/>
      </w:pPr>
      <w:r>
        <w:rPr>
          <w:rStyle w:val="FootnoteReference"/>
        </w:rPr>
        <w:footnoteRef/>
      </w:r>
      <w:r>
        <w:t xml:space="preserve"> </w:t>
      </w:r>
      <w:r w:rsidRPr="00804494">
        <w:t>https://www.unep.org/unepmap/what-we-do/projects/SEMPA-Project</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5A5"/>
    <w:multiLevelType w:val="hybridMultilevel"/>
    <w:tmpl w:val="ED580D1E"/>
    <w:lvl w:ilvl="0" w:tplc="DB805A3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865B2C"/>
    <w:multiLevelType w:val="hybridMultilevel"/>
    <w:tmpl w:val="B1D6E028"/>
    <w:lvl w:ilvl="0" w:tplc="008A24B8">
      <w:start w:val="1"/>
      <w:numFmt w:val="bullet"/>
      <w:lvlText w:val=""/>
      <w:lvlJc w:val="left"/>
      <w:pPr>
        <w:ind w:left="720" w:hanging="360"/>
      </w:pPr>
      <w:rPr>
        <w:rFonts w:ascii="Symbol" w:hAnsi="Symbol" w:hint="default"/>
      </w:rPr>
    </w:lvl>
    <w:lvl w:ilvl="1" w:tplc="0A34B496">
      <w:start w:val="1"/>
      <w:numFmt w:val="bullet"/>
      <w:lvlText w:val="o"/>
      <w:lvlJc w:val="left"/>
      <w:pPr>
        <w:ind w:left="1440" w:hanging="360"/>
      </w:pPr>
      <w:rPr>
        <w:rFonts w:ascii="Courier New" w:hAnsi="Courier New" w:hint="default"/>
      </w:rPr>
    </w:lvl>
    <w:lvl w:ilvl="2" w:tplc="71368A36">
      <w:start w:val="1"/>
      <w:numFmt w:val="bullet"/>
      <w:lvlText w:val=""/>
      <w:lvlJc w:val="left"/>
      <w:pPr>
        <w:ind w:left="2160" w:hanging="360"/>
      </w:pPr>
      <w:rPr>
        <w:rFonts w:ascii="Wingdings" w:hAnsi="Wingdings" w:hint="default"/>
      </w:rPr>
    </w:lvl>
    <w:lvl w:ilvl="3" w:tplc="DB3658EE">
      <w:start w:val="1"/>
      <w:numFmt w:val="bullet"/>
      <w:lvlText w:val=""/>
      <w:lvlJc w:val="left"/>
      <w:pPr>
        <w:ind w:left="2880" w:hanging="360"/>
      </w:pPr>
      <w:rPr>
        <w:rFonts w:ascii="Symbol" w:hAnsi="Symbol" w:hint="default"/>
      </w:rPr>
    </w:lvl>
    <w:lvl w:ilvl="4" w:tplc="3678EE76">
      <w:start w:val="1"/>
      <w:numFmt w:val="bullet"/>
      <w:lvlText w:val="o"/>
      <w:lvlJc w:val="left"/>
      <w:pPr>
        <w:ind w:left="3600" w:hanging="360"/>
      </w:pPr>
      <w:rPr>
        <w:rFonts w:ascii="Courier New" w:hAnsi="Courier New" w:hint="default"/>
      </w:rPr>
    </w:lvl>
    <w:lvl w:ilvl="5" w:tplc="CABC4AF4">
      <w:start w:val="1"/>
      <w:numFmt w:val="bullet"/>
      <w:lvlText w:val=""/>
      <w:lvlJc w:val="left"/>
      <w:pPr>
        <w:ind w:left="4320" w:hanging="360"/>
      </w:pPr>
      <w:rPr>
        <w:rFonts w:ascii="Wingdings" w:hAnsi="Wingdings" w:hint="default"/>
      </w:rPr>
    </w:lvl>
    <w:lvl w:ilvl="6" w:tplc="086C91DA">
      <w:start w:val="1"/>
      <w:numFmt w:val="bullet"/>
      <w:lvlText w:val=""/>
      <w:lvlJc w:val="left"/>
      <w:pPr>
        <w:ind w:left="5040" w:hanging="360"/>
      </w:pPr>
      <w:rPr>
        <w:rFonts w:ascii="Symbol" w:hAnsi="Symbol" w:hint="default"/>
      </w:rPr>
    </w:lvl>
    <w:lvl w:ilvl="7" w:tplc="C29A33D6">
      <w:start w:val="1"/>
      <w:numFmt w:val="bullet"/>
      <w:lvlText w:val="o"/>
      <w:lvlJc w:val="left"/>
      <w:pPr>
        <w:ind w:left="5760" w:hanging="360"/>
      </w:pPr>
      <w:rPr>
        <w:rFonts w:ascii="Courier New" w:hAnsi="Courier New" w:hint="default"/>
      </w:rPr>
    </w:lvl>
    <w:lvl w:ilvl="8" w:tplc="29B46530">
      <w:start w:val="1"/>
      <w:numFmt w:val="bullet"/>
      <w:lvlText w:val=""/>
      <w:lvlJc w:val="left"/>
      <w:pPr>
        <w:ind w:left="6480" w:hanging="360"/>
      </w:pPr>
      <w:rPr>
        <w:rFonts w:ascii="Wingdings" w:hAnsi="Wingdings" w:hint="default"/>
      </w:rPr>
    </w:lvl>
  </w:abstractNum>
  <w:abstractNum w:abstractNumId="3" w15:restartNumberingAfterBreak="0">
    <w:nsid w:val="107173A0"/>
    <w:multiLevelType w:val="hybridMultilevel"/>
    <w:tmpl w:val="1B7E2868"/>
    <w:lvl w:ilvl="0" w:tplc="0809000F">
      <w:start w:val="1"/>
      <w:numFmt w:val="decimal"/>
      <w:lvlText w:val="%1."/>
      <w:lvlJc w:val="left"/>
      <w:pPr>
        <w:ind w:left="360" w:hanging="360"/>
      </w:pPr>
      <w:rPr>
        <w:rFonts w:hint="default"/>
      </w:rPr>
    </w:lvl>
    <w:lvl w:ilvl="1" w:tplc="8C68FF1E">
      <w:start w:val="1"/>
      <w:numFmt w:val="bullet"/>
      <w:lvlText w:val="o"/>
      <w:lvlJc w:val="left"/>
      <w:pPr>
        <w:ind w:left="1080" w:hanging="360"/>
      </w:pPr>
      <w:rPr>
        <w:rFonts w:ascii="Courier New" w:hAnsi="Courier New" w:hint="default"/>
      </w:rPr>
    </w:lvl>
    <w:lvl w:ilvl="2" w:tplc="D81C54AA">
      <w:start w:val="1"/>
      <w:numFmt w:val="bullet"/>
      <w:lvlText w:val=""/>
      <w:lvlJc w:val="left"/>
      <w:pPr>
        <w:ind w:left="1800" w:hanging="360"/>
      </w:pPr>
      <w:rPr>
        <w:rFonts w:ascii="Wingdings" w:hAnsi="Wingdings" w:hint="default"/>
      </w:rPr>
    </w:lvl>
    <w:lvl w:ilvl="3" w:tplc="80721928">
      <w:start w:val="1"/>
      <w:numFmt w:val="bullet"/>
      <w:lvlText w:val=""/>
      <w:lvlJc w:val="left"/>
      <w:pPr>
        <w:ind w:left="2520" w:hanging="360"/>
      </w:pPr>
      <w:rPr>
        <w:rFonts w:ascii="Symbol" w:hAnsi="Symbol" w:hint="default"/>
      </w:rPr>
    </w:lvl>
    <w:lvl w:ilvl="4" w:tplc="6AF0FF9E">
      <w:start w:val="1"/>
      <w:numFmt w:val="bullet"/>
      <w:lvlText w:val="o"/>
      <w:lvlJc w:val="left"/>
      <w:pPr>
        <w:ind w:left="3240" w:hanging="360"/>
      </w:pPr>
      <w:rPr>
        <w:rFonts w:ascii="Courier New" w:hAnsi="Courier New" w:hint="default"/>
      </w:rPr>
    </w:lvl>
    <w:lvl w:ilvl="5" w:tplc="DDC6B83C">
      <w:start w:val="1"/>
      <w:numFmt w:val="bullet"/>
      <w:lvlText w:val=""/>
      <w:lvlJc w:val="left"/>
      <w:pPr>
        <w:ind w:left="3960" w:hanging="360"/>
      </w:pPr>
      <w:rPr>
        <w:rFonts w:ascii="Wingdings" w:hAnsi="Wingdings" w:hint="default"/>
      </w:rPr>
    </w:lvl>
    <w:lvl w:ilvl="6" w:tplc="72EC5688">
      <w:start w:val="1"/>
      <w:numFmt w:val="bullet"/>
      <w:lvlText w:val=""/>
      <w:lvlJc w:val="left"/>
      <w:pPr>
        <w:ind w:left="4680" w:hanging="360"/>
      </w:pPr>
      <w:rPr>
        <w:rFonts w:ascii="Symbol" w:hAnsi="Symbol" w:hint="default"/>
      </w:rPr>
    </w:lvl>
    <w:lvl w:ilvl="7" w:tplc="1BE2042E">
      <w:start w:val="1"/>
      <w:numFmt w:val="bullet"/>
      <w:lvlText w:val="o"/>
      <w:lvlJc w:val="left"/>
      <w:pPr>
        <w:ind w:left="5400" w:hanging="360"/>
      </w:pPr>
      <w:rPr>
        <w:rFonts w:ascii="Courier New" w:hAnsi="Courier New" w:hint="default"/>
      </w:rPr>
    </w:lvl>
    <w:lvl w:ilvl="8" w:tplc="D06AFBE8">
      <w:start w:val="1"/>
      <w:numFmt w:val="bullet"/>
      <w:lvlText w:val=""/>
      <w:lvlJc w:val="left"/>
      <w:pPr>
        <w:ind w:left="6120" w:hanging="360"/>
      </w:pPr>
      <w:rPr>
        <w:rFonts w:ascii="Wingdings" w:hAnsi="Wingdings" w:hint="default"/>
      </w:rPr>
    </w:lvl>
  </w:abstractNum>
  <w:abstractNum w:abstractNumId="4"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140437"/>
    <w:multiLevelType w:val="multilevel"/>
    <w:tmpl w:val="42A04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8F1DE5"/>
    <w:multiLevelType w:val="multilevel"/>
    <w:tmpl w:val="13920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97730"/>
    <w:multiLevelType w:val="multilevel"/>
    <w:tmpl w:val="7B1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CF7DB0"/>
    <w:multiLevelType w:val="multilevel"/>
    <w:tmpl w:val="98D0ECE4"/>
    <w:lvl w:ilvl="0">
      <w:start w:val="1"/>
      <w:numFmt w:val="decimal"/>
      <w:lvlText w:val="%1."/>
      <w:lvlJc w:val="left"/>
      <w:pPr>
        <w:ind w:left="432" w:hanging="432"/>
      </w:pPr>
      <w:rPr>
        <w:rFonts w:hint="default"/>
        <w:b/>
        <w:color w:val="6CA644"/>
      </w:rPr>
    </w:lvl>
    <w:lvl w:ilvl="1">
      <w:start w:val="1"/>
      <w:numFmt w:val="decimal"/>
      <w:lvlText w:val="%1.%2"/>
      <w:lvlJc w:val="left"/>
      <w:pPr>
        <w:ind w:left="1853" w:hanging="576"/>
      </w:pPr>
      <w:rPr>
        <w:rFonts w:hint="default"/>
        <w:b/>
        <w:color w:val="6CA644"/>
      </w:rPr>
    </w:lvl>
    <w:lvl w:ilvl="2">
      <w:start w:val="1"/>
      <w:numFmt w:val="decimal"/>
      <w:lvlText w:val="%1.%2.%3"/>
      <w:lvlJc w:val="left"/>
      <w:pPr>
        <w:ind w:left="1430" w:hanging="720"/>
      </w:pPr>
      <w:rPr>
        <w:rFonts w:hint="default"/>
        <w:color w:val="6CA64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B6C09FF"/>
    <w:multiLevelType w:val="hybridMultilevel"/>
    <w:tmpl w:val="316C7C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3CD2E4A"/>
    <w:multiLevelType w:val="hybridMultilevel"/>
    <w:tmpl w:val="FFFFFFFF"/>
    <w:lvl w:ilvl="0" w:tplc="6DA8433E">
      <w:start w:val="1"/>
      <w:numFmt w:val="bullet"/>
      <w:lvlText w:val="-"/>
      <w:lvlJc w:val="left"/>
      <w:pPr>
        <w:ind w:left="720" w:hanging="360"/>
      </w:pPr>
      <w:rPr>
        <w:rFonts w:ascii="Aptos" w:hAnsi="Aptos" w:hint="default"/>
      </w:rPr>
    </w:lvl>
    <w:lvl w:ilvl="1" w:tplc="22EC3D34">
      <w:start w:val="1"/>
      <w:numFmt w:val="bullet"/>
      <w:lvlText w:val="o"/>
      <w:lvlJc w:val="left"/>
      <w:pPr>
        <w:ind w:left="1440" w:hanging="360"/>
      </w:pPr>
      <w:rPr>
        <w:rFonts w:ascii="Courier New" w:hAnsi="Courier New" w:hint="default"/>
      </w:rPr>
    </w:lvl>
    <w:lvl w:ilvl="2" w:tplc="71B0C884">
      <w:start w:val="1"/>
      <w:numFmt w:val="bullet"/>
      <w:lvlText w:val=""/>
      <w:lvlJc w:val="left"/>
      <w:pPr>
        <w:ind w:left="2160" w:hanging="360"/>
      </w:pPr>
      <w:rPr>
        <w:rFonts w:ascii="Wingdings" w:hAnsi="Wingdings" w:hint="default"/>
      </w:rPr>
    </w:lvl>
    <w:lvl w:ilvl="3" w:tplc="0A9C55A4">
      <w:start w:val="1"/>
      <w:numFmt w:val="bullet"/>
      <w:lvlText w:val=""/>
      <w:lvlJc w:val="left"/>
      <w:pPr>
        <w:ind w:left="2880" w:hanging="360"/>
      </w:pPr>
      <w:rPr>
        <w:rFonts w:ascii="Symbol" w:hAnsi="Symbol" w:hint="default"/>
      </w:rPr>
    </w:lvl>
    <w:lvl w:ilvl="4" w:tplc="CB7C0C58">
      <w:start w:val="1"/>
      <w:numFmt w:val="bullet"/>
      <w:lvlText w:val="o"/>
      <w:lvlJc w:val="left"/>
      <w:pPr>
        <w:ind w:left="3600" w:hanging="360"/>
      </w:pPr>
      <w:rPr>
        <w:rFonts w:ascii="Courier New" w:hAnsi="Courier New" w:hint="default"/>
      </w:rPr>
    </w:lvl>
    <w:lvl w:ilvl="5" w:tplc="FA0A0F46">
      <w:start w:val="1"/>
      <w:numFmt w:val="bullet"/>
      <w:lvlText w:val=""/>
      <w:lvlJc w:val="left"/>
      <w:pPr>
        <w:ind w:left="4320" w:hanging="360"/>
      </w:pPr>
      <w:rPr>
        <w:rFonts w:ascii="Wingdings" w:hAnsi="Wingdings" w:hint="default"/>
      </w:rPr>
    </w:lvl>
    <w:lvl w:ilvl="6" w:tplc="62A00AEA">
      <w:start w:val="1"/>
      <w:numFmt w:val="bullet"/>
      <w:lvlText w:val=""/>
      <w:lvlJc w:val="left"/>
      <w:pPr>
        <w:ind w:left="5040" w:hanging="360"/>
      </w:pPr>
      <w:rPr>
        <w:rFonts w:ascii="Symbol" w:hAnsi="Symbol" w:hint="default"/>
      </w:rPr>
    </w:lvl>
    <w:lvl w:ilvl="7" w:tplc="269C93CE">
      <w:start w:val="1"/>
      <w:numFmt w:val="bullet"/>
      <w:lvlText w:val="o"/>
      <w:lvlJc w:val="left"/>
      <w:pPr>
        <w:ind w:left="5760" w:hanging="360"/>
      </w:pPr>
      <w:rPr>
        <w:rFonts w:ascii="Courier New" w:hAnsi="Courier New" w:hint="default"/>
      </w:rPr>
    </w:lvl>
    <w:lvl w:ilvl="8" w:tplc="DD56C674">
      <w:start w:val="1"/>
      <w:numFmt w:val="bullet"/>
      <w:lvlText w:val=""/>
      <w:lvlJc w:val="left"/>
      <w:pPr>
        <w:ind w:left="6480" w:hanging="360"/>
      </w:pPr>
      <w:rPr>
        <w:rFonts w:ascii="Wingdings" w:hAnsi="Wingdings" w:hint="default"/>
      </w:rPr>
    </w:lvl>
  </w:abstractNum>
  <w:abstractNum w:abstractNumId="14" w15:restartNumberingAfterBreak="0">
    <w:nsid w:val="35360FF5"/>
    <w:multiLevelType w:val="hybridMultilevel"/>
    <w:tmpl w:val="B46E762A"/>
    <w:lvl w:ilvl="0" w:tplc="8E1A0564">
      <w:start w:val="1"/>
      <w:numFmt w:val="bullet"/>
      <w:lvlText w:val="•"/>
      <w:lvlJc w:val="left"/>
      <w:pPr>
        <w:tabs>
          <w:tab w:val="num" w:pos="720"/>
        </w:tabs>
        <w:ind w:left="720" w:hanging="360"/>
      </w:pPr>
      <w:rPr>
        <w:rFonts w:ascii="Arial" w:hAnsi="Arial" w:hint="default"/>
      </w:rPr>
    </w:lvl>
    <w:lvl w:ilvl="1" w:tplc="3ACC12A4" w:tentative="1">
      <w:start w:val="1"/>
      <w:numFmt w:val="bullet"/>
      <w:lvlText w:val="•"/>
      <w:lvlJc w:val="left"/>
      <w:pPr>
        <w:tabs>
          <w:tab w:val="num" w:pos="1440"/>
        </w:tabs>
        <w:ind w:left="1440" w:hanging="360"/>
      </w:pPr>
      <w:rPr>
        <w:rFonts w:ascii="Arial" w:hAnsi="Arial" w:hint="default"/>
      </w:rPr>
    </w:lvl>
    <w:lvl w:ilvl="2" w:tplc="80E8DFBA" w:tentative="1">
      <w:start w:val="1"/>
      <w:numFmt w:val="bullet"/>
      <w:lvlText w:val="•"/>
      <w:lvlJc w:val="left"/>
      <w:pPr>
        <w:tabs>
          <w:tab w:val="num" w:pos="2160"/>
        </w:tabs>
        <w:ind w:left="2160" w:hanging="360"/>
      </w:pPr>
      <w:rPr>
        <w:rFonts w:ascii="Arial" w:hAnsi="Arial" w:hint="default"/>
      </w:rPr>
    </w:lvl>
    <w:lvl w:ilvl="3" w:tplc="7C1A7EFC" w:tentative="1">
      <w:start w:val="1"/>
      <w:numFmt w:val="bullet"/>
      <w:lvlText w:val="•"/>
      <w:lvlJc w:val="left"/>
      <w:pPr>
        <w:tabs>
          <w:tab w:val="num" w:pos="2880"/>
        </w:tabs>
        <w:ind w:left="2880" w:hanging="360"/>
      </w:pPr>
      <w:rPr>
        <w:rFonts w:ascii="Arial" w:hAnsi="Arial" w:hint="default"/>
      </w:rPr>
    </w:lvl>
    <w:lvl w:ilvl="4" w:tplc="2B56F99A" w:tentative="1">
      <w:start w:val="1"/>
      <w:numFmt w:val="bullet"/>
      <w:lvlText w:val="•"/>
      <w:lvlJc w:val="left"/>
      <w:pPr>
        <w:tabs>
          <w:tab w:val="num" w:pos="3600"/>
        </w:tabs>
        <w:ind w:left="3600" w:hanging="360"/>
      </w:pPr>
      <w:rPr>
        <w:rFonts w:ascii="Arial" w:hAnsi="Arial" w:hint="default"/>
      </w:rPr>
    </w:lvl>
    <w:lvl w:ilvl="5" w:tplc="3DA8A14A" w:tentative="1">
      <w:start w:val="1"/>
      <w:numFmt w:val="bullet"/>
      <w:lvlText w:val="•"/>
      <w:lvlJc w:val="left"/>
      <w:pPr>
        <w:tabs>
          <w:tab w:val="num" w:pos="4320"/>
        </w:tabs>
        <w:ind w:left="4320" w:hanging="360"/>
      </w:pPr>
      <w:rPr>
        <w:rFonts w:ascii="Arial" w:hAnsi="Arial" w:hint="default"/>
      </w:rPr>
    </w:lvl>
    <w:lvl w:ilvl="6" w:tplc="1924CA04" w:tentative="1">
      <w:start w:val="1"/>
      <w:numFmt w:val="bullet"/>
      <w:lvlText w:val="•"/>
      <w:lvlJc w:val="left"/>
      <w:pPr>
        <w:tabs>
          <w:tab w:val="num" w:pos="5040"/>
        </w:tabs>
        <w:ind w:left="5040" w:hanging="360"/>
      </w:pPr>
      <w:rPr>
        <w:rFonts w:ascii="Arial" w:hAnsi="Arial" w:hint="default"/>
      </w:rPr>
    </w:lvl>
    <w:lvl w:ilvl="7" w:tplc="9AD083E0" w:tentative="1">
      <w:start w:val="1"/>
      <w:numFmt w:val="bullet"/>
      <w:lvlText w:val="•"/>
      <w:lvlJc w:val="left"/>
      <w:pPr>
        <w:tabs>
          <w:tab w:val="num" w:pos="5760"/>
        </w:tabs>
        <w:ind w:left="5760" w:hanging="360"/>
      </w:pPr>
      <w:rPr>
        <w:rFonts w:ascii="Arial" w:hAnsi="Arial" w:hint="default"/>
      </w:rPr>
    </w:lvl>
    <w:lvl w:ilvl="8" w:tplc="B06E20C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6FC1354"/>
    <w:multiLevelType w:val="hybridMultilevel"/>
    <w:tmpl w:val="4450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4B6C1E"/>
    <w:multiLevelType w:val="hybridMultilevel"/>
    <w:tmpl w:val="F1060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81D1E5"/>
    <w:multiLevelType w:val="hybridMultilevel"/>
    <w:tmpl w:val="A0FC65EC"/>
    <w:lvl w:ilvl="0" w:tplc="77FA13A8">
      <w:start w:val="1"/>
      <w:numFmt w:val="bullet"/>
      <w:lvlText w:val=""/>
      <w:lvlJc w:val="left"/>
      <w:pPr>
        <w:ind w:left="720" w:hanging="360"/>
      </w:pPr>
      <w:rPr>
        <w:rFonts w:ascii="Symbol" w:hAnsi="Symbol" w:hint="default"/>
      </w:rPr>
    </w:lvl>
    <w:lvl w:ilvl="1" w:tplc="8E4EB2B6">
      <w:start w:val="1"/>
      <w:numFmt w:val="bullet"/>
      <w:lvlText w:val="o"/>
      <w:lvlJc w:val="left"/>
      <w:pPr>
        <w:ind w:left="1440" w:hanging="360"/>
      </w:pPr>
      <w:rPr>
        <w:rFonts w:ascii="Courier New" w:hAnsi="Courier New" w:hint="default"/>
      </w:rPr>
    </w:lvl>
    <w:lvl w:ilvl="2" w:tplc="5E5A412C">
      <w:start w:val="1"/>
      <w:numFmt w:val="bullet"/>
      <w:lvlText w:val=""/>
      <w:lvlJc w:val="left"/>
      <w:pPr>
        <w:ind w:left="2160" w:hanging="360"/>
      </w:pPr>
      <w:rPr>
        <w:rFonts w:ascii="Wingdings" w:hAnsi="Wingdings" w:hint="default"/>
      </w:rPr>
    </w:lvl>
    <w:lvl w:ilvl="3" w:tplc="C080A2B6">
      <w:start w:val="1"/>
      <w:numFmt w:val="bullet"/>
      <w:lvlText w:val=""/>
      <w:lvlJc w:val="left"/>
      <w:pPr>
        <w:ind w:left="2880" w:hanging="360"/>
      </w:pPr>
      <w:rPr>
        <w:rFonts w:ascii="Symbol" w:hAnsi="Symbol" w:hint="default"/>
      </w:rPr>
    </w:lvl>
    <w:lvl w:ilvl="4" w:tplc="BD54D792">
      <w:start w:val="1"/>
      <w:numFmt w:val="bullet"/>
      <w:lvlText w:val="o"/>
      <w:lvlJc w:val="left"/>
      <w:pPr>
        <w:ind w:left="3600" w:hanging="360"/>
      </w:pPr>
      <w:rPr>
        <w:rFonts w:ascii="Courier New" w:hAnsi="Courier New" w:hint="default"/>
      </w:rPr>
    </w:lvl>
    <w:lvl w:ilvl="5" w:tplc="998E864E">
      <w:start w:val="1"/>
      <w:numFmt w:val="bullet"/>
      <w:lvlText w:val=""/>
      <w:lvlJc w:val="left"/>
      <w:pPr>
        <w:ind w:left="4320" w:hanging="360"/>
      </w:pPr>
      <w:rPr>
        <w:rFonts w:ascii="Wingdings" w:hAnsi="Wingdings" w:hint="default"/>
      </w:rPr>
    </w:lvl>
    <w:lvl w:ilvl="6" w:tplc="FED4C4AA">
      <w:start w:val="1"/>
      <w:numFmt w:val="bullet"/>
      <w:lvlText w:val=""/>
      <w:lvlJc w:val="left"/>
      <w:pPr>
        <w:ind w:left="5040" w:hanging="360"/>
      </w:pPr>
      <w:rPr>
        <w:rFonts w:ascii="Symbol" w:hAnsi="Symbol" w:hint="default"/>
      </w:rPr>
    </w:lvl>
    <w:lvl w:ilvl="7" w:tplc="3DF41832">
      <w:start w:val="1"/>
      <w:numFmt w:val="bullet"/>
      <w:lvlText w:val="o"/>
      <w:lvlJc w:val="left"/>
      <w:pPr>
        <w:ind w:left="5760" w:hanging="360"/>
      </w:pPr>
      <w:rPr>
        <w:rFonts w:ascii="Courier New" w:hAnsi="Courier New" w:hint="default"/>
      </w:rPr>
    </w:lvl>
    <w:lvl w:ilvl="8" w:tplc="8158A78E">
      <w:start w:val="1"/>
      <w:numFmt w:val="bullet"/>
      <w:lvlText w:val=""/>
      <w:lvlJc w:val="left"/>
      <w:pPr>
        <w:ind w:left="6480" w:hanging="360"/>
      </w:pPr>
      <w:rPr>
        <w:rFonts w:ascii="Wingdings" w:hAnsi="Wingdings" w:hint="default"/>
      </w:rPr>
    </w:lvl>
  </w:abstractNum>
  <w:abstractNum w:abstractNumId="18" w15:restartNumberingAfterBreak="0">
    <w:nsid w:val="41FC199F"/>
    <w:multiLevelType w:val="hybridMultilevel"/>
    <w:tmpl w:val="45009C08"/>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5B3F28B"/>
    <w:multiLevelType w:val="hybridMultilevel"/>
    <w:tmpl w:val="9B68700A"/>
    <w:lvl w:ilvl="0" w:tplc="8BEC6B6C">
      <w:start w:val="1"/>
      <w:numFmt w:val="bullet"/>
      <w:lvlText w:val=""/>
      <w:lvlJc w:val="left"/>
      <w:pPr>
        <w:ind w:left="720" w:hanging="360"/>
      </w:pPr>
      <w:rPr>
        <w:rFonts w:ascii="Symbol" w:hAnsi="Symbol" w:hint="default"/>
      </w:rPr>
    </w:lvl>
    <w:lvl w:ilvl="1" w:tplc="AA5CFB94">
      <w:start w:val="1"/>
      <w:numFmt w:val="bullet"/>
      <w:lvlText w:val="o"/>
      <w:lvlJc w:val="left"/>
      <w:pPr>
        <w:ind w:left="1440" w:hanging="360"/>
      </w:pPr>
      <w:rPr>
        <w:rFonts w:ascii="Courier New" w:hAnsi="Courier New" w:hint="default"/>
      </w:rPr>
    </w:lvl>
    <w:lvl w:ilvl="2" w:tplc="12242F0A">
      <w:start w:val="1"/>
      <w:numFmt w:val="bullet"/>
      <w:lvlText w:val=""/>
      <w:lvlJc w:val="left"/>
      <w:pPr>
        <w:ind w:left="2160" w:hanging="360"/>
      </w:pPr>
      <w:rPr>
        <w:rFonts w:ascii="Wingdings" w:hAnsi="Wingdings" w:hint="default"/>
      </w:rPr>
    </w:lvl>
    <w:lvl w:ilvl="3" w:tplc="1B4EDF92">
      <w:start w:val="1"/>
      <w:numFmt w:val="bullet"/>
      <w:lvlText w:val=""/>
      <w:lvlJc w:val="left"/>
      <w:pPr>
        <w:ind w:left="2880" w:hanging="360"/>
      </w:pPr>
      <w:rPr>
        <w:rFonts w:ascii="Symbol" w:hAnsi="Symbol" w:hint="default"/>
      </w:rPr>
    </w:lvl>
    <w:lvl w:ilvl="4" w:tplc="79B0D1AA">
      <w:start w:val="1"/>
      <w:numFmt w:val="bullet"/>
      <w:lvlText w:val="o"/>
      <w:lvlJc w:val="left"/>
      <w:pPr>
        <w:ind w:left="3600" w:hanging="360"/>
      </w:pPr>
      <w:rPr>
        <w:rFonts w:ascii="Courier New" w:hAnsi="Courier New" w:hint="default"/>
      </w:rPr>
    </w:lvl>
    <w:lvl w:ilvl="5" w:tplc="0E1EF686">
      <w:start w:val="1"/>
      <w:numFmt w:val="bullet"/>
      <w:lvlText w:val=""/>
      <w:lvlJc w:val="left"/>
      <w:pPr>
        <w:ind w:left="4320" w:hanging="360"/>
      </w:pPr>
      <w:rPr>
        <w:rFonts w:ascii="Wingdings" w:hAnsi="Wingdings" w:hint="default"/>
      </w:rPr>
    </w:lvl>
    <w:lvl w:ilvl="6" w:tplc="F5D81108">
      <w:start w:val="1"/>
      <w:numFmt w:val="bullet"/>
      <w:lvlText w:val=""/>
      <w:lvlJc w:val="left"/>
      <w:pPr>
        <w:ind w:left="5040" w:hanging="360"/>
      </w:pPr>
      <w:rPr>
        <w:rFonts w:ascii="Symbol" w:hAnsi="Symbol" w:hint="default"/>
      </w:rPr>
    </w:lvl>
    <w:lvl w:ilvl="7" w:tplc="BBCE45D2">
      <w:start w:val="1"/>
      <w:numFmt w:val="bullet"/>
      <w:lvlText w:val="o"/>
      <w:lvlJc w:val="left"/>
      <w:pPr>
        <w:ind w:left="5760" w:hanging="360"/>
      </w:pPr>
      <w:rPr>
        <w:rFonts w:ascii="Courier New" w:hAnsi="Courier New" w:hint="default"/>
      </w:rPr>
    </w:lvl>
    <w:lvl w:ilvl="8" w:tplc="2078E3C2">
      <w:start w:val="1"/>
      <w:numFmt w:val="bullet"/>
      <w:lvlText w:val=""/>
      <w:lvlJc w:val="left"/>
      <w:pPr>
        <w:ind w:left="6480" w:hanging="360"/>
      </w:pPr>
      <w:rPr>
        <w:rFonts w:ascii="Wingdings" w:hAnsi="Wingdings" w:hint="default"/>
      </w:rPr>
    </w:lvl>
  </w:abstractNum>
  <w:abstractNum w:abstractNumId="20" w15:restartNumberingAfterBreak="0">
    <w:nsid w:val="45E63B6C"/>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7095BD4"/>
    <w:multiLevelType w:val="multilevel"/>
    <w:tmpl w:val="2496D504"/>
    <w:lvl w:ilvl="0">
      <w:start w:val="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18FB709"/>
    <w:multiLevelType w:val="hybridMultilevel"/>
    <w:tmpl w:val="FFFFFFFF"/>
    <w:lvl w:ilvl="0" w:tplc="2CECAED0">
      <w:start w:val="1"/>
      <w:numFmt w:val="bullet"/>
      <w:lvlText w:val=""/>
      <w:lvlJc w:val="left"/>
      <w:pPr>
        <w:ind w:left="720" w:hanging="360"/>
      </w:pPr>
      <w:rPr>
        <w:rFonts w:ascii="Symbol" w:hAnsi="Symbol" w:hint="default"/>
      </w:rPr>
    </w:lvl>
    <w:lvl w:ilvl="1" w:tplc="EF226A3C">
      <w:start w:val="1"/>
      <w:numFmt w:val="bullet"/>
      <w:lvlText w:val="o"/>
      <w:lvlJc w:val="left"/>
      <w:pPr>
        <w:ind w:left="1440" w:hanging="360"/>
      </w:pPr>
      <w:rPr>
        <w:rFonts w:ascii="Courier New" w:hAnsi="Courier New" w:hint="default"/>
      </w:rPr>
    </w:lvl>
    <w:lvl w:ilvl="2" w:tplc="EE0CF36C">
      <w:start w:val="1"/>
      <w:numFmt w:val="bullet"/>
      <w:lvlText w:val=""/>
      <w:lvlJc w:val="left"/>
      <w:pPr>
        <w:ind w:left="2160" w:hanging="360"/>
      </w:pPr>
      <w:rPr>
        <w:rFonts w:ascii="Wingdings" w:hAnsi="Wingdings" w:hint="default"/>
      </w:rPr>
    </w:lvl>
    <w:lvl w:ilvl="3" w:tplc="287EC6A0">
      <w:start w:val="1"/>
      <w:numFmt w:val="bullet"/>
      <w:lvlText w:val=""/>
      <w:lvlJc w:val="left"/>
      <w:pPr>
        <w:ind w:left="2880" w:hanging="360"/>
      </w:pPr>
      <w:rPr>
        <w:rFonts w:ascii="Symbol" w:hAnsi="Symbol" w:hint="default"/>
      </w:rPr>
    </w:lvl>
    <w:lvl w:ilvl="4" w:tplc="7C1CC5E6">
      <w:start w:val="1"/>
      <w:numFmt w:val="bullet"/>
      <w:lvlText w:val="o"/>
      <w:lvlJc w:val="left"/>
      <w:pPr>
        <w:ind w:left="3600" w:hanging="360"/>
      </w:pPr>
      <w:rPr>
        <w:rFonts w:ascii="Courier New" w:hAnsi="Courier New" w:hint="default"/>
      </w:rPr>
    </w:lvl>
    <w:lvl w:ilvl="5" w:tplc="BA9EB8A2">
      <w:start w:val="1"/>
      <w:numFmt w:val="bullet"/>
      <w:lvlText w:val=""/>
      <w:lvlJc w:val="left"/>
      <w:pPr>
        <w:ind w:left="4320" w:hanging="360"/>
      </w:pPr>
      <w:rPr>
        <w:rFonts w:ascii="Wingdings" w:hAnsi="Wingdings" w:hint="default"/>
      </w:rPr>
    </w:lvl>
    <w:lvl w:ilvl="6" w:tplc="D0749054">
      <w:start w:val="1"/>
      <w:numFmt w:val="bullet"/>
      <w:lvlText w:val=""/>
      <w:lvlJc w:val="left"/>
      <w:pPr>
        <w:ind w:left="5040" w:hanging="360"/>
      </w:pPr>
      <w:rPr>
        <w:rFonts w:ascii="Symbol" w:hAnsi="Symbol" w:hint="default"/>
      </w:rPr>
    </w:lvl>
    <w:lvl w:ilvl="7" w:tplc="8522CBA4">
      <w:start w:val="1"/>
      <w:numFmt w:val="bullet"/>
      <w:lvlText w:val="o"/>
      <w:lvlJc w:val="left"/>
      <w:pPr>
        <w:ind w:left="5760" w:hanging="360"/>
      </w:pPr>
      <w:rPr>
        <w:rFonts w:ascii="Courier New" w:hAnsi="Courier New" w:hint="default"/>
      </w:rPr>
    </w:lvl>
    <w:lvl w:ilvl="8" w:tplc="059C6D5E">
      <w:start w:val="1"/>
      <w:numFmt w:val="bullet"/>
      <w:lvlText w:val=""/>
      <w:lvlJc w:val="left"/>
      <w:pPr>
        <w:ind w:left="6480" w:hanging="360"/>
      </w:pPr>
      <w:rPr>
        <w:rFonts w:ascii="Wingdings" w:hAnsi="Wingdings" w:hint="default"/>
      </w:rPr>
    </w:lvl>
  </w:abstractNum>
  <w:abstractNum w:abstractNumId="23" w15:restartNumberingAfterBreak="0">
    <w:nsid w:val="59F50CD7"/>
    <w:multiLevelType w:val="hybridMultilevel"/>
    <w:tmpl w:val="A6A47DB2"/>
    <w:lvl w:ilvl="0" w:tplc="A5C03CC4">
      <w:start w:val="1"/>
      <w:numFmt w:val="bullet"/>
      <w:lvlText w:val=""/>
      <w:lvlJc w:val="left"/>
      <w:pPr>
        <w:ind w:left="720" w:hanging="360"/>
      </w:pPr>
      <w:rPr>
        <w:rFonts w:ascii="Symbol" w:hAnsi="Symbol" w:hint="default"/>
      </w:rPr>
    </w:lvl>
    <w:lvl w:ilvl="1" w:tplc="A858BF48">
      <w:start w:val="1"/>
      <w:numFmt w:val="bullet"/>
      <w:lvlText w:val="o"/>
      <w:lvlJc w:val="left"/>
      <w:pPr>
        <w:ind w:left="1440" w:hanging="360"/>
      </w:pPr>
      <w:rPr>
        <w:rFonts w:ascii="Courier New" w:hAnsi="Courier New" w:hint="default"/>
      </w:rPr>
    </w:lvl>
    <w:lvl w:ilvl="2" w:tplc="BE3447DE">
      <w:start w:val="1"/>
      <w:numFmt w:val="bullet"/>
      <w:lvlText w:val=""/>
      <w:lvlJc w:val="left"/>
      <w:pPr>
        <w:ind w:left="2160" w:hanging="360"/>
      </w:pPr>
      <w:rPr>
        <w:rFonts w:ascii="Wingdings" w:hAnsi="Wingdings" w:hint="default"/>
      </w:rPr>
    </w:lvl>
    <w:lvl w:ilvl="3" w:tplc="69928090">
      <w:start w:val="1"/>
      <w:numFmt w:val="bullet"/>
      <w:lvlText w:val=""/>
      <w:lvlJc w:val="left"/>
      <w:pPr>
        <w:ind w:left="2880" w:hanging="360"/>
      </w:pPr>
      <w:rPr>
        <w:rFonts w:ascii="Symbol" w:hAnsi="Symbol" w:hint="default"/>
      </w:rPr>
    </w:lvl>
    <w:lvl w:ilvl="4" w:tplc="84BA32A4">
      <w:start w:val="1"/>
      <w:numFmt w:val="bullet"/>
      <w:lvlText w:val="o"/>
      <w:lvlJc w:val="left"/>
      <w:pPr>
        <w:ind w:left="3600" w:hanging="360"/>
      </w:pPr>
      <w:rPr>
        <w:rFonts w:ascii="Courier New" w:hAnsi="Courier New" w:hint="default"/>
      </w:rPr>
    </w:lvl>
    <w:lvl w:ilvl="5" w:tplc="3F68FEA6">
      <w:start w:val="1"/>
      <w:numFmt w:val="bullet"/>
      <w:lvlText w:val=""/>
      <w:lvlJc w:val="left"/>
      <w:pPr>
        <w:ind w:left="4320" w:hanging="360"/>
      </w:pPr>
      <w:rPr>
        <w:rFonts w:ascii="Wingdings" w:hAnsi="Wingdings" w:hint="default"/>
      </w:rPr>
    </w:lvl>
    <w:lvl w:ilvl="6" w:tplc="D8BE92CE">
      <w:start w:val="1"/>
      <w:numFmt w:val="bullet"/>
      <w:lvlText w:val=""/>
      <w:lvlJc w:val="left"/>
      <w:pPr>
        <w:ind w:left="5040" w:hanging="360"/>
      </w:pPr>
      <w:rPr>
        <w:rFonts w:ascii="Symbol" w:hAnsi="Symbol" w:hint="default"/>
      </w:rPr>
    </w:lvl>
    <w:lvl w:ilvl="7" w:tplc="4D04FCF4">
      <w:start w:val="1"/>
      <w:numFmt w:val="bullet"/>
      <w:lvlText w:val="o"/>
      <w:lvlJc w:val="left"/>
      <w:pPr>
        <w:ind w:left="5760" w:hanging="360"/>
      </w:pPr>
      <w:rPr>
        <w:rFonts w:ascii="Courier New" w:hAnsi="Courier New" w:hint="default"/>
      </w:rPr>
    </w:lvl>
    <w:lvl w:ilvl="8" w:tplc="C6DC8584">
      <w:start w:val="1"/>
      <w:numFmt w:val="bullet"/>
      <w:lvlText w:val=""/>
      <w:lvlJc w:val="left"/>
      <w:pPr>
        <w:ind w:left="6480" w:hanging="360"/>
      </w:pPr>
      <w:rPr>
        <w:rFonts w:ascii="Wingdings" w:hAnsi="Wingdings" w:hint="default"/>
      </w:rPr>
    </w:lvl>
  </w:abstractNum>
  <w:abstractNum w:abstractNumId="24" w15:restartNumberingAfterBreak="0">
    <w:nsid w:val="5FFE570E"/>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4995AE8"/>
    <w:multiLevelType w:val="hybridMultilevel"/>
    <w:tmpl w:val="9ECEB2F4"/>
    <w:lvl w:ilvl="0" w:tplc="CD6A05F6">
      <w:start w:val="1"/>
      <w:numFmt w:val="bullet"/>
      <w:lvlText w:val="·"/>
      <w:lvlJc w:val="left"/>
      <w:pPr>
        <w:ind w:left="720" w:hanging="360"/>
      </w:pPr>
      <w:rPr>
        <w:rFonts w:ascii="Symbol" w:hAnsi="Symbol" w:hint="default"/>
      </w:rPr>
    </w:lvl>
    <w:lvl w:ilvl="1" w:tplc="1D2A1ACA">
      <w:start w:val="1"/>
      <w:numFmt w:val="bullet"/>
      <w:lvlText w:val="o"/>
      <w:lvlJc w:val="left"/>
      <w:pPr>
        <w:ind w:left="1440" w:hanging="360"/>
      </w:pPr>
      <w:rPr>
        <w:rFonts w:ascii="Courier New" w:hAnsi="Courier New" w:hint="default"/>
      </w:rPr>
    </w:lvl>
    <w:lvl w:ilvl="2" w:tplc="35FEE1C6">
      <w:start w:val="1"/>
      <w:numFmt w:val="bullet"/>
      <w:lvlText w:val=""/>
      <w:lvlJc w:val="left"/>
      <w:pPr>
        <w:ind w:left="2160" w:hanging="360"/>
      </w:pPr>
      <w:rPr>
        <w:rFonts w:ascii="Wingdings" w:hAnsi="Wingdings" w:hint="default"/>
      </w:rPr>
    </w:lvl>
    <w:lvl w:ilvl="3" w:tplc="FE48CAD6">
      <w:start w:val="1"/>
      <w:numFmt w:val="bullet"/>
      <w:lvlText w:val=""/>
      <w:lvlJc w:val="left"/>
      <w:pPr>
        <w:ind w:left="2880" w:hanging="360"/>
      </w:pPr>
      <w:rPr>
        <w:rFonts w:ascii="Symbol" w:hAnsi="Symbol" w:hint="default"/>
      </w:rPr>
    </w:lvl>
    <w:lvl w:ilvl="4" w:tplc="29FE7EFA">
      <w:start w:val="1"/>
      <w:numFmt w:val="bullet"/>
      <w:lvlText w:val="o"/>
      <w:lvlJc w:val="left"/>
      <w:pPr>
        <w:ind w:left="3600" w:hanging="360"/>
      </w:pPr>
      <w:rPr>
        <w:rFonts w:ascii="Courier New" w:hAnsi="Courier New" w:hint="default"/>
      </w:rPr>
    </w:lvl>
    <w:lvl w:ilvl="5" w:tplc="D15AFEBE">
      <w:start w:val="1"/>
      <w:numFmt w:val="bullet"/>
      <w:lvlText w:val=""/>
      <w:lvlJc w:val="left"/>
      <w:pPr>
        <w:ind w:left="4320" w:hanging="360"/>
      </w:pPr>
      <w:rPr>
        <w:rFonts w:ascii="Wingdings" w:hAnsi="Wingdings" w:hint="default"/>
      </w:rPr>
    </w:lvl>
    <w:lvl w:ilvl="6" w:tplc="4B2A0F78">
      <w:start w:val="1"/>
      <w:numFmt w:val="bullet"/>
      <w:lvlText w:val=""/>
      <w:lvlJc w:val="left"/>
      <w:pPr>
        <w:ind w:left="5040" w:hanging="360"/>
      </w:pPr>
      <w:rPr>
        <w:rFonts w:ascii="Symbol" w:hAnsi="Symbol" w:hint="default"/>
      </w:rPr>
    </w:lvl>
    <w:lvl w:ilvl="7" w:tplc="ED58F5F8">
      <w:start w:val="1"/>
      <w:numFmt w:val="bullet"/>
      <w:lvlText w:val="o"/>
      <w:lvlJc w:val="left"/>
      <w:pPr>
        <w:ind w:left="5760" w:hanging="360"/>
      </w:pPr>
      <w:rPr>
        <w:rFonts w:ascii="Courier New" w:hAnsi="Courier New" w:hint="default"/>
      </w:rPr>
    </w:lvl>
    <w:lvl w:ilvl="8" w:tplc="D6C4DD0C">
      <w:start w:val="1"/>
      <w:numFmt w:val="bullet"/>
      <w:lvlText w:val=""/>
      <w:lvlJc w:val="left"/>
      <w:pPr>
        <w:ind w:left="6480" w:hanging="360"/>
      </w:pPr>
      <w:rPr>
        <w:rFonts w:ascii="Wingdings" w:hAnsi="Wingdings" w:hint="default"/>
      </w:rPr>
    </w:lvl>
  </w:abstractNum>
  <w:abstractNum w:abstractNumId="26" w15:restartNumberingAfterBreak="0">
    <w:nsid w:val="666D414F"/>
    <w:multiLevelType w:val="hybridMultilevel"/>
    <w:tmpl w:val="6560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E80BE2"/>
    <w:multiLevelType w:val="hybridMultilevel"/>
    <w:tmpl w:val="F08E39F8"/>
    <w:lvl w:ilvl="0" w:tplc="65000B42">
      <w:start w:val="1"/>
      <w:numFmt w:val="bullet"/>
      <w:lvlText w:val=""/>
      <w:lvlJc w:val="left"/>
      <w:pPr>
        <w:ind w:left="720" w:hanging="360"/>
      </w:pPr>
      <w:rPr>
        <w:rFonts w:ascii="Symbol" w:hAnsi="Symbol" w:hint="default"/>
      </w:rPr>
    </w:lvl>
    <w:lvl w:ilvl="1" w:tplc="2CD2C81A">
      <w:start w:val="1"/>
      <w:numFmt w:val="bullet"/>
      <w:lvlText w:val="o"/>
      <w:lvlJc w:val="left"/>
      <w:pPr>
        <w:ind w:left="1440" w:hanging="360"/>
      </w:pPr>
      <w:rPr>
        <w:rFonts w:ascii="Courier New" w:hAnsi="Courier New" w:hint="default"/>
      </w:rPr>
    </w:lvl>
    <w:lvl w:ilvl="2" w:tplc="3E9EA3BC">
      <w:start w:val="1"/>
      <w:numFmt w:val="bullet"/>
      <w:lvlText w:val=""/>
      <w:lvlJc w:val="left"/>
      <w:pPr>
        <w:ind w:left="2160" w:hanging="360"/>
      </w:pPr>
      <w:rPr>
        <w:rFonts w:ascii="Wingdings" w:hAnsi="Wingdings" w:hint="default"/>
      </w:rPr>
    </w:lvl>
    <w:lvl w:ilvl="3" w:tplc="CEFC3FE6">
      <w:start w:val="1"/>
      <w:numFmt w:val="bullet"/>
      <w:lvlText w:val=""/>
      <w:lvlJc w:val="left"/>
      <w:pPr>
        <w:ind w:left="2880" w:hanging="360"/>
      </w:pPr>
      <w:rPr>
        <w:rFonts w:ascii="Symbol" w:hAnsi="Symbol" w:hint="default"/>
      </w:rPr>
    </w:lvl>
    <w:lvl w:ilvl="4" w:tplc="EF74F1D6">
      <w:start w:val="1"/>
      <w:numFmt w:val="bullet"/>
      <w:lvlText w:val="o"/>
      <w:lvlJc w:val="left"/>
      <w:pPr>
        <w:ind w:left="3600" w:hanging="360"/>
      </w:pPr>
      <w:rPr>
        <w:rFonts w:ascii="Courier New" w:hAnsi="Courier New" w:hint="default"/>
      </w:rPr>
    </w:lvl>
    <w:lvl w:ilvl="5" w:tplc="635E967A">
      <w:start w:val="1"/>
      <w:numFmt w:val="bullet"/>
      <w:lvlText w:val=""/>
      <w:lvlJc w:val="left"/>
      <w:pPr>
        <w:ind w:left="4320" w:hanging="360"/>
      </w:pPr>
      <w:rPr>
        <w:rFonts w:ascii="Wingdings" w:hAnsi="Wingdings" w:hint="default"/>
      </w:rPr>
    </w:lvl>
    <w:lvl w:ilvl="6" w:tplc="6876DF28">
      <w:start w:val="1"/>
      <w:numFmt w:val="bullet"/>
      <w:lvlText w:val=""/>
      <w:lvlJc w:val="left"/>
      <w:pPr>
        <w:ind w:left="5040" w:hanging="360"/>
      </w:pPr>
      <w:rPr>
        <w:rFonts w:ascii="Symbol" w:hAnsi="Symbol" w:hint="default"/>
      </w:rPr>
    </w:lvl>
    <w:lvl w:ilvl="7" w:tplc="C338B8B2">
      <w:start w:val="1"/>
      <w:numFmt w:val="bullet"/>
      <w:lvlText w:val="o"/>
      <w:lvlJc w:val="left"/>
      <w:pPr>
        <w:ind w:left="5760" w:hanging="360"/>
      </w:pPr>
      <w:rPr>
        <w:rFonts w:ascii="Courier New" w:hAnsi="Courier New" w:hint="default"/>
      </w:rPr>
    </w:lvl>
    <w:lvl w:ilvl="8" w:tplc="2FE26C50">
      <w:start w:val="1"/>
      <w:numFmt w:val="bullet"/>
      <w:lvlText w:val=""/>
      <w:lvlJc w:val="left"/>
      <w:pPr>
        <w:ind w:left="6480" w:hanging="360"/>
      </w:pPr>
      <w:rPr>
        <w:rFonts w:ascii="Wingdings" w:hAnsi="Wingdings" w:hint="default"/>
      </w:rPr>
    </w:lvl>
  </w:abstractNum>
  <w:abstractNum w:abstractNumId="28" w15:restartNumberingAfterBreak="0">
    <w:nsid w:val="676C79D1"/>
    <w:multiLevelType w:val="hybridMultilevel"/>
    <w:tmpl w:val="10D2C330"/>
    <w:lvl w:ilvl="0" w:tplc="8B107CD8">
      <w:start w:val="1"/>
      <w:numFmt w:val="bullet"/>
      <w:lvlText w:val="•"/>
      <w:lvlJc w:val="left"/>
      <w:pPr>
        <w:tabs>
          <w:tab w:val="num" w:pos="720"/>
        </w:tabs>
        <w:ind w:left="720" w:hanging="360"/>
      </w:pPr>
      <w:rPr>
        <w:rFonts w:ascii="Arial" w:hAnsi="Arial" w:hint="default"/>
      </w:rPr>
    </w:lvl>
    <w:lvl w:ilvl="1" w:tplc="0CCC2A1C" w:tentative="1">
      <w:start w:val="1"/>
      <w:numFmt w:val="bullet"/>
      <w:lvlText w:val="•"/>
      <w:lvlJc w:val="left"/>
      <w:pPr>
        <w:tabs>
          <w:tab w:val="num" w:pos="1440"/>
        </w:tabs>
        <w:ind w:left="1440" w:hanging="360"/>
      </w:pPr>
      <w:rPr>
        <w:rFonts w:ascii="Arial" w:hAnsi="Arial" w:hint="default"/>
      </w:rPr>
    </w:lvl>
    <w:lvl w:ilvl="2" w:tplc="01E298C0" w:tentative="1">
      <w:start w:val="1"/>
      <w:numFmt w:val="bullet"/>
      <w:lvlText w:val="•"/>
      <w:lvlJc w:val="left"/>
      <w:pPr>
        <w:tabs>
          <w:tab w:val="num" w:pos="2160"/>
        </w:tabs>
        <w:ind w:left="2160" w:hanging="360"/>
      </w:pPr>
      <w:rPr>
        <w:rFonts w:ascii="Arial" w:hAnsi="Arial" w:hint="default"/>
      </w:rPr>
    </w:lvl>
    <w:lvl w:ilvl="3" w:tplc="8362A99C" w:tentative="1">
      <w:start w:val="1"/>
      <w:numFmt w:val="bullet"/>
      <w:lvlText w:val="•"/>
      <w:lvlJc w:val="left"/>
      <w:pPr>
        <w:tabs>
          <w:tab w:val="num" w:pos="2880"/>
        </w:tabs>
        <w:ind w:left="2880" w:hanging="360"/>
      </w:pPr>
      <w:rPr>
        <w:rFonts w:ascii="Arial" w:hAnsi="Arial" w:hint="default"/>
      </w:rPr>
    </w:lvl>
    <w:lvl w:ilvl="4" w:tplc="666A522A" w:tentative="1">
      <w:start w:val="1"/>
      <w:numFmt w:val="bullet"/>
      <w:lvlText w:val="•"/>
      <w:lvlJc w:val="left"/>
      <w:pPr>
        <w:tabs>
          <w:tab w:val="num" w:pos="3600"/>
        </w:tabs>
        <w:ind w:left="3600" w:hanging="360"/>
      </w:pPr>
      <w:rPr>
        <w:rFonts w:ascii="Arial" w:hAnsi="Arial" w:hint="default"/>
      </w:rPr>
    </w:lvl>
    <w:lvl w:ilvl="5" w:tplc="AEDA69D4" w:tentative="1">
      <w:start w:val="1"/>
      <w:numFmt w:val="bullet"/>
      <w:lvlText w:val="•"/>
      <w:lvlJc w:val="left"/>
      <w:pPr>
        <w:tabs>
          <w:tab w:val="num" w:pos="4320"/>
        </w:tabs>
        <w:ind w:left="4320" w:hanging="360"/>
      </w:pPr>
      <w:rPr>
        <w:rFonts w:ascii="Arial" w:hAnsi="Arial" w:hint="default"/>
      </w:rPr>
    </w:lvl>
    <w:lvl w:ilvl="6" w:tplc="43183BCC" w:tentative="1">
      <w:start w:val="1"/>
      <w:numFmt w:val="bullet"/>
      <w:lvlText w:val="•"/>
      <w:lvlJc w:val="left"/>
      <w:pPr>
        <w:tabs>
          <w:tab w:val="num" w:pos="5040"/>
        </w:tabs>
        <w:ind w:left="5040" w:hanging="360"/>
      </w:pPr>
      <w:rPr>
        <w:rFonts w:ascii="Arial" w:hAnsi="Arial" w:hint="default"/>
      </w:rPr>
    </w:lvl>
    <w:lvl w:ilvl="7" w:tplc="7774FECC" w:tentative="1">
      <w:start w:val="1"/>
      <w:numFmt w:val="bullet"/>
      <w:lvlText w:val="•"/>
      <w:lvlJc w:val="left"/>
      <w:pPr>
        <w:tabs>
          <w:tab w:val="num" w:pos="5760"/>
        </w:tabs>
        <w:ind w:left="5760" w:hanging="360"/>
      </w:pPr>
      <w:rPr>
        <w:rFonts w:ascii="Arial" w:hAnsi="Arial" w:hint="default"/>
      </w:rPr>
    </w:lvl>
    <w:lvl w:ilvl="8" w:tplc="831660C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B516D9"/>
    <w:multiLevelType w:val="hybridMultilevel"/>
    <w:tmpl w:val="5CC2F1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305FB4"/>
    <w:multiLevelType w:val="hybridMultilevel"/>
    <w:tmpl w:val="084EFE0C"/>
    <w:lvl w:ilvl="0" w:tplc="D29C43B4">
      <w:start w:val="1"/>
      <w:numFmt w:val="bullet"/>
      <w:lvlText w:val=""/>
      <w:lvlJc w:val="left"/>
      <w:pPr>
        <w:ind w:left="720" w:hanging="360"/>
      </w:pPr>
      <w:rPr>
        <w:rFonts w:ascii="Symbol" w:hAnsi="Symbol" w:hint="default"/>
      </w:rPr>
    </w:lvl>
    <w:lvl w:ilvl="1" w:tplc="E570B212">
      <w:start w:val="1"/>
      <w:numFmt w:val="bullet"/>
      <w:lvlText w:val="o"/>
      <w:lvlJc w:val="left"/>
      <w:pPr>
        <w:ind w:left="1440" w:hanging="360"/>
      </w:pPr>
      <w:rPr>
        <w:rFonts w:ascii="Courier New" w:hAnsi="Courier New" w:hint="default"/>
      </w:rPr>
    </w:lvl>
    <w:lvl w:ilvl="2" w:tplc="CEF04156">
      <w:start w:val="1"/>
      <w:numFmt w:val="bullet"/>
      <w:lvlText w:val=""/>
      <w:lvlJc w:val="left"/>
      <w:pPr>
        <w:ind w:left="2160" w:hanging="360"/>
      </w:pPr>
      <w:rPr>
        <w:rFonts w:ascii="Wingdings" w:hAnsi="Wingdings" w:hint="default"/>
      </w:rPr>
    </w:lvl>
    <w:lvl w:ilvl="3" w:tplc="EEBC676E">
      <w:start w:val="1"/>
      <w:numFmt w:val="bullet"/>
      <w:lvlText w:val=""/>
      <w:lvlJc w:val="left"/>
      <w:pPr>
        <w:ind w:left="2880" w:hanging="360"/>
      </w:pPr>
      <w:rPr>
        <w:rFonts w:ascii="Symbol" w:hAnsi="Symbol" w:hint="default"/>
      </w:rPr>
    </w:lvl>
    <w:lvl w:ilvl="4" w:tplc="4FC6E786">
      <w:start w:val="1"/>
      <w:numFmt w:val="bullet"/>
      <w:lvlText w:val="o"/>
      <w:lvlJc w:val="left"/>
      <w:pPr>
        <w:ind w:left="3600" w:hanging="360"/>
      </w:pPr>
      <w:rPr>
        <w:rFonts w:ascii="Courier New" w:hAnsi="Courier New" w:hint="default"/>
      </w:rPr>
    </w:lvl>
    <w:lvl w:ilvl="5" w:tplc="9B28DD98">
      <w:start w:val="1"/>
      <w:numFmt w:val="bullet"/>
      <w:lvlText w:val=""/>
      <w:lvlJc w:val="left"/>
      <w:pPr>
        <w:ind w:left="4320" w:hanging="360"/>
      </w:pPr>
      <w:rPr>
        <w:rFonts w:ascii="Wingdings" w:hAnsi="Wingdings" w:hint="default"/>
      </w:rPr>
    </w:lvl>
    <w:lvl w:ilvl="6" w:tplc="D242A77E">
      <w:start w:val="1"/>
      <w:numFmt w:val="bullet"/>
      <w:lvlText w:val=""/>
      <w:lvlJc w:val="left"/>
      <w:pPr>
        <w:ind w:left="5040" w:hanging="360"/>
      </w:pPr>
      <w:rPr>
        <w:rFonts w:ascii="Symbol" w:hAnsi="Symbol" w:hint="default"/>
      </w:rPr>
    </w:lvl>
    <w:lvl w:ilvl="7" w:tplc="0B3C4F66">
      <w:start w:val="1"/>
      <w:numFmt w:val="bullet"/>
      <w:lvlText w:val="o"/>
      <w:lvlJc w:val="left"/>
      <w:pPr>
        <w:ind w:left="5760" w:hanging="360"/>
      </w:pPr>
      <w:rPr>
        <w:rFonts w:ascii="Courier New" w:hAnsi="Courier New" w:hint="default"/>
      </w:rPr>
    </w:lvl>
    <w:lvl w:ilvl="8" w:tplc="52FE6BEA">
      <w:start w:val="1"/>
      <w:numFmt w:val="bullet"/>
      <w:lvlText w:val=""/>
      <w:lvlJc w:val="left"/>
      <w:pPr>
        <w:ind w:left="6480" w:hanging="360"/>
      </w:pPr>
      <w:rPr>
        <w:rFonts w:ascii="Wingdings" w:hAnsi="Wingdings" w:hint="default"/>
      </w:rPr>
    </w:lvl>
  </w:abstractNum>
  <w:abstractNum w:abstractNumId="31" w15:restartNumberingAfterBreak="0">
    <w:nsid w:val="78813C9C"/>
    <w:multiLevelType w:val="hybridMultilevel"/>
    <w:tmpl w:val="D90C4CE0"/>
    <w:lvl w:ilvl="0" w:tplc="B95ED37C">
      <w:start w:val="1"/>
      <w:numFmt w:val="bullet"/>
      <w:lvlText w:val="•"/>
      <w:lvlJc w:val="left"/>
      <w:pPr>
        <w:tabs>
          <w:tab w:val="num" w:pos="720"/>
        </w:tabs>
        <w:ind w:left="720" w:hanging="360"/>
      </w:pPr>
      <w:rPr>
        <w:rFonts w:ascii="Arial" w:hAnsi="Arial" w:hint="default"/>
      </w:rPr>
    </w:lvl>
    <w:lvl w:ilvl="1" w:tplc="F24A85E2" w:tentative="1">
      <w:start w:val="1"/>
      <w:numFmt w:val="bullet"/>
      <w:lvlText w:val="•"/>
      <w:lvlJc w:val="left"/>
      <w:pPr>
        <w:tabs>
          <w:tab w:val="num" w:pos="1440"/>
        </w:tabs>
        <w:ind w:left="1440" w:hanging="360"/>
      </w:pPr>
      <w:rPr>
        <w:rFonts w:ascii="Arial" w:hAnsi="Arial" w:hint="default"/>
      </w:rPr>
    </w:lvl>
    <w:lvl w:ilvl="2" w:tplc="C9E86A74" w:tentative="1">
      <w:start w:val="1"/>
      <w:numFmt w:val="bullet"/>
      <w:lvlText w:val="•"/>
      <w:lvlJc w:val="left"/>
      <w:pPr>
        <w:tabs>
          <w:tab w:val="num" w:pos="2160"/>
        </w:tabs>
        <w:ind w:left="2160" w:hanging="360"/>
      </w:pPr>
      <w:rPr>
        <w:rFonts w:ascii="Arial" w:hAnsi="Arial" w:hint="default"/>
      </w:rPr>
    </w:lvl>
    <w:lvl w:ilvl="3" w:tplc="7084D6CE" w:tentative="1">
      <w:start w:val="1"/>
      <w:numFmt w:val="bullet"/>
      <w:lvlText w:val="•"/>
      <w:lvlJc w:val="left"/>
      <w:pPr>
        <w:tabs>
          <w:tab w:val="num" w:pos="2880"/>
        </w:tabs>
        <w:ind w:left="2880" w:hanging="360"/>
      </w:pPr>
      <w:rPr>
        <w:rFonts w:ascii="Arial" w:hAnsi="Arial" w:hint="default"/>
      </w:rPr>
    </w:lvl>
    <w:lvl w:ilvl="4" w:tplc="351E41C4" w:tentative="1">
      <w:start w:val="1"/>
      <w:numFmt w:val="bullet"/>
      <w:lvlText w:val="•"/>
      <w:lvlJc w:val="left"/>
      <w:pPr>
        <w:tabs>
          <w:tab w:val="num" w:pos="3600"/>
        </w:tabs>
        <w:ind w:left="3600" w:hanging="360"/>
      </w:pPr>
      <w:rPr>
        <w:rFonts w:ascii="Arial" w:hAnsi="Arial" w:hint="default"/>
      </w:rPr>
    </w:lvl>
    <w:lvl w:ilvl="5" w:tplc="71A4FBEA" w:tentative="1">
      <w:start w:val="1"/>
      <w:numFmt w:val="bullet"/>
      <w:lvlText w:val="•"/>
      <w:lvlJc w:val="left"/>
      <w:pPr>
        <w:tabs>
          <w:tab w:val="num" w:pos="4320"/>
        </w:tabs>
        <w:ind w:left="4320" w:hanging="360"/>
      </w:pPr>
      <w:rPr>
        <w:rFonts w:ascii="Arial" w:hAnsi="Arial" w:hint="default"/>
      </w:rPr>
    </w:lvl>
    <w:lvl w:ilvl="6" w:tplc="FCD4E620" w:tentative="1">
      <w:start w:val="1"/>
      <w:numFmt w:val="bullet"/>
      <w:lvlText w:val="•"/>
      <w:lvlJc w:val="left"/>
      <w:pPr>
        <w:tabs>
          <w:tab w:val="num" w:pos="5040"/>
        </w:tabs>
        <w:ind w:left="5040" w:hanging="360"/>
      </w:pPr>
      <w:rPr>
        <w:rFonts w:ascii="Arial" w:hAnsi="Arial" w:hint="default"/>
      </w:rPr>
    </w:lvl>
    <w:lvl w:ilvl="7" w:tplc="18D85BE0" w:tentative="1">
      <w:start w:val="1"/>
      <w:numFmt w:val="bullet"/>
      <w:lvlText w:val="•"/>
      <w:lvlJc w:val="left"/>
      <w:pPr>
        <w:tabs>
          <w:tab w:val="num" w:pos="5760"/>
        </w:tabs>
        <w:ind w:left="5760" w:hanging="360"/>
      </w:pPr>
      <w:rPr>
        <w:rFonts w:ascii="Arial" w:hAnsi="Arial" w:hint="default"/>
      </w:rPr>
    </w:lvl>
    <w:lvl w:ilvl="8" w:tplc="3C20FBDA" w:tentative="1">
      <w:start w:val="1"/>
      <w:numFmt w:val="bullet"/>
      <w:lvlText w:val="•"/>
      <w:lvlJc w:val="left"/>
      <w:pPr>
        <w:tabs>
          <w:tab w:val="num" w:pos="6480"/>
        </w:tabs>
        <w:ind w:left="6480" w:hanging="360"/>
      </w:pPr>
      <w:rPr>
        <w:rFonts w:ascii="Arial" w:hAnsi="Arial" w:hint="default"/>
      </w:rPr>
    </w:lvl>
  </w:abstractNum>
  <w:num w:numId="1">
    <w:abstractNumId w:val="27"/>
  </w:num>
  <w:num w:numId="2">
    <w:abstractNumId w:val="2"/>
  </w:num>
  <w:num w:numId="3">
    <w:abstractNumId w:val="30"/>
  </w:num>
  <w:num w:numId="4">
    <w:abstractNumId w:val="17"/>
  </w:num>
  <w:num w:numId="5">
    <w:abstractNumId w:val="25"/>
  </w:num>
  <w:num w:numId="6">
    <w:abstractNumId w:val="5"/>
  </w:num>
  <w:num w:numId="7">
    <w:abstractNumId w:val="1"/>
  </w:num>
  <w:num w:numId="8">
    <w:abstractNumId w:val="4"/>
  </w:num>
  <w:num w:numId="9">
    <w:abstractNumId w:val="10"/>
  </w:num>
  <w:num w:numId="10">
    <w:abstractNumId w:val="22"/>
  </w:num>
  <w:num w:numId="11">
    <w:abstractNumId w:val="13"/>
  </w:num>
  <w:num w:numId="12">
    <w:abstractNumId w:val="14"/>
  </w:num>
  <w:num w:numId="13">
    <w:abstractNumId w:val="31"/>
  </w:num>
  <w:num w:numId="14">
    <w:abstractNumId w:val="28"/>
  </w:num>
  <w:num w:numId="15">
    <w:abstractNumId w:val="15"/>
  </w:num>
  <w:num w:numId="16">
    <w:abstractNumId w:val="26"/>
  </w:num>
  <w:num w:numId="17">
    <w:abstractNumId w:val="9"/>
  </w:num>
  <w:num w:numId="18">
    <w:abstractNumId w:val="0"/>
  </w:num>
  <w:num w:numId="19">
    <w:abstractNumId w:val="6"/>
  </w:num>
  <w:num w:numId="20">
    <w:abstractNumId w:val="23"/>
  </w:num>
  <w:num w:numId="21">
    <w:abstractNumId w:val="8"/>
  </w:num>
  <w:num w:numId="22">
    <w:abstractNumId w:val="12"/>
  </w:num>
  <w:num w:numId="23">
    <w:abstractNumId w:val="18"/>
  </w:num>
  <w:num w:numId="24">
    <w:abstractNumId w:val="11"/>
  </w:num>
  <w:num w:numId="25">
    <w:abstractNumId w:val="21"/>
  </w:num>
  <w:num w:numId="26">
    <w:abstractNumId w:val="19"/>
  </w:num>
  <w:num w:numId="27">
    <w:abstractNumId w:val="16"/>
  </w:num>
  <w:num w:numId="28">
    <w:abstractNumId w:val="29"/>
  </w:num>
  <w:num w:numId="29">
    <w:abstractNumId w:val="7"/>
  </w:num>
  <w:num w:numId="30">
    <w:abstractNumId w:val="24"/>
  </w:num>
  <w:num w:numId="31">
    <w:abstractNumId w:val="3"/>
  </w:num>
  <w:num w:numId="32">
    <w:abstractNumId w:val="2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CINI Lucia (JRC-ISPRA-EXT)">
    <w15:presenceInfo w15:providerId="AD" w15:userId="S::lucia.mancini@ext.ec.europa.eu::00aa6934-f230-478b-9a81-ec45bf607d6d"/>
  </w15:person>
  <w15:person w15:author="GASTALDI Chiara (JRC-ISPRA)">
    <w15:presenceInfo w15:providerId="AD" w15:userId="S-1-5-21-1606980848-2025429265-839522115-1489361"/>
  </w15:person>
  <w15:person w15:author="BARBERO VIGNOLA Giulia (JRC-ISPRA)">
    <w15:presenceInfo w15:providerId="AD" w15:userId="S-1-5-21-1606980848-2025429265-839522115-1150007"/>
  </w15:person>
  <w15:person w15:author="GUERREIRO MIGUEL Mecia (JRC-SEVILLA)">
    <w15:presenceInfo w15:providerId="AD" w15:userId="S-1-5-21-1606980848-2025429265-839522115-1485980"/>
  </w15:person>
  <w15:person w15:author="MARELLI Luisa (JRC-ISPRA)">
    <w15:presenceInfo w15:providerId="AD" w15:userId="S-1-5-21-1606980848-2025429265-839522115-257191"/>
  </w15:person>
  <w15:person w15:author="Elena Zepharovich">
    <w15:presenceInfo w15:providerId="AD" w15:userId="S-1-5-21-147511530-2881561464-109331237-55497"/>
  </w15:person>
  <w15:person w15:author="ZEPHAROVICH Elena (JRC-ISPRA)">
    <w15:presenceInfo w15:providerId="AD" w15:userId="S::elena.zepharovich@ec.europa.eu::7bae6fdf-bbf3-4e01-9e6d-0adfa55c1966"/>
  </w15:person>
  <w15:person w15:author="MARONI Michele (JRC-ISPRA-EXT)">
    <w15:presenceInfo w15:providerId="AD" w15:userId="S::Michele.MARONI@ext.ec.europa.eu::19bca87d-2592-4504-b3be-4c57cc750ff0"/>
  </w15:person>
  <w15:person w15:author="MUBAREKA Sarah Betoul (JRC-ISPRA)">
    <w15:presenceInfo w15:providerId="AD" w15:userId="S::sarah.mubareka@ec.europa.eu::9cec9021-19bb-4fb6-9a8c-829a05644aa0"/>
  </w15:person>
  <w15:person w15:author="BORCHARDT Steve (JRC-ISPRA-EXT)">
    <w15:presenceInfo w15:providerId="AD" w15:userId="S::Steve.BORCHARDT@ext.ec.europa.eu::d5f310b6-46b6-479b-9d3d-8c044f1f1933"/>
  </w15:person>
  <w15:person w15:author="ACS Szvetlana (JRC-ISPRA-EXT)">
    <w15:presenceInfo w15:providerId="AD" w15:userId="S::szvetlana.acs@ext.ec.europa.eu::60ae22ce-9e4f-482f-acdd-9a68f6f32177"/>
  </w15:person>
  <w15:person w15:author="MARELLI Luisa (JRC-ISPRA) [2]">
    <w15:presenceInfo w15:providerId="AD" w15:userId="S::luisa.marelli@ec.europa.eu::78bda841-bac5-4a31-bc15-22549a1dd308"/>
  </w15:person>
  <w15:person w15:author="DELGADO CALLICO Laia (JRC-PETTEN)">
    <w15:presenceInfo w15:providerId="AD" w15:userId="S::laia.delgado-callico@ec.europa.eu::840be715-dc1a-449e-9e6e-a6679b46f859"/>
  </w15:person>
  <w15:person w15:author="GASTALDI Chiara (JRC-ISPRA) [2]">
    <w15:presenceInfo w15:providerId="AD" w15:userId="S::chiara.gastaldi@ec.europa.eu::c8b7d82c-d0c9-47f2-bd65-0a59874a04b9"/>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it-IT" w:vendorID="64" w:dllVersion="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64" w:dllVersion="4096" w:nlCheck="1" w:checkStyle="0"/>
  <w:trackRevisions/>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3989"/>
    <w:rsid w:val="00003A52"/>
    <w:rsid w:val="00004C97"/>
    <w:rsid w:val="00004E4D"/>
    <w:rsid w:val="00004F3D"/>
    <w:rsid w:val="00005780"/>
    <w:rsid w:val="00005B80"/>
    <w:rsid w:val="0000606E"/>
    <w:rsid w:val="00006E06"/>
    <w:rsid w:val="000070E4"/>
    <w:rsid w:val="000073A3"/>
    <w:rsid w:val="0000790F"/>
    <w:rsid w:val="0000BEB3"/>
    <w:rsid w:val="00010A9B"/>
    <w:rsid w:val="00010DB5"/>
    <w:rsid w:val="00011756"/>
    <w:rsid w:val="00011B9E"/>
    <w:rsid w:val="00012150"/>
    <w:rsid w:val="000121BE"/>
    <w:rsid w:val="000123B8"/>
    <w:rsid w:val="00012D10"/>
    <w:rsid w:val="00013812"/>
    <w:rsid w:val="00014E32"/>
    <w:rsid w:val="00015396"/>
    <w:rsid w:val="0001645F"/>
    <w:rsid w:val="000164F1"/>
    <w:rsid w:val="0001673A"/>
    <w:rsid w:val="0001673F"/>
    <w:rsid w:val="0001720A"/>
    <w:rsid w:val="000173CB"/>
    <w:rsid w:val="00017616"/>
    <w:rsid w:val="00017A73"/>
    <w:rsid w:val="00020457"/>
    <w:rsid w:val="00020D1D"/>
    <w:rsid w:val="000211B0"/>
    <w:rsid w:val="00022B71"/>
    <w:rsid w:val="00022C89"/>
    <w:rsid w:val="00023D90"/>
    <w:rsid w:val="00024B71"/>
    <w:rsid w:val="00025643"/>
    <w:rsid w:val="00025E6B"/>
    <w:rsid w:val="0002762E"/>
    <w:rsid w:val="00030188"/>
    <w:rsid w:val="00031A08"/>
    <w:rsid w:val="00031C85"/>
    <w:rsid w:val="000327D3"/>
    <w:rsid w:val="0003351E"/>
    <w:rsid w:val="000343E4"/>
    <w:rsid w:val="00034E51"/>
    <w:rsid w:val="000350A8"/>
    <w:rsid w:val="000364B0"/>
    <w:rsid w:val="00037303"/>
    <w:rsid w:val="0004065C"/>
    <w:rsid w:val="00040947"/>
    <w:rsid w:val="00040B0C"/>
    <w:rsid w:val="00040B31"/>
    <w:rsid w:val="000410F0"/>
    <w:rsid w:val="000431C3"/>
    <w:rsid w:val="00043B5C"/>
    <w:rsid w:val="00043FD2"/>
    <w:rsid w:val="0004563E"/>
    <w:rsid w:val="000470EB"/>
    <w:rsid w:val="00047322"/>
    <w:rsid w:val="00050B70"/>
    <w:rsid w:val="00050FE2"/>
    <w:rsid w:val="000512B3"/>
    <w:rsid w:val="00055ED4"/>
    <w:rsid w:val="000566AB"/>
    <w:rsid w:val="00056919"/>
    <w:rsid w:val="0005714C"/>
    <w:rsid w:val="000576E6"/>
    <w:rsid w:val="000577BF"/>
    <w:rsid w:val="00057D59"/>
    <w:rsid w:val="00060388"/>
    <w:rsid w:val="00060CC5"/>
    <w:rsid w:val="00061235"/>
    <w:rsid w:val="00062389"/>
    <w:rsid w:val="000623C7"/>
    <w:rsid w:val="00062945"/>
    <w:rsid w:val="000639D4"/>
    <w:rsid w:val="00063C24"/>
    <w:rsid w:val="00064779"/>
    <w:rsid w:val="00065E7F"/>
    <w:rsid w:val="00065F6B"/>
    <w:rsid w:val="0006767B"/>
    <w:rsid w:val="00067930"/>
    <w:rsid w:val="000707A7"/>
    <w:rsid w:val="000707D5"/>
    <w:rsid w:val="00070A12"/>
    <w:rsid w:val="00070FEF"/>
    <w:rsid w:val="00071489"/>
    <w:rsid w:val="00071CA2"/>
    <w:rsid w:val="000721CB"/>
    <w:rsid w:val="00072330"/>
    <w:rsid w:val="00072427"/>
    <w:rsid w:val="0007433F"/>
    <w:rsid w:val="00074450"/>
    <w:rsid w:val="00074B59"/>
    <w:rsid w:val="000759F6"/>
    <w:rsid w:val="00076F15"/>
    <w:rsid w:val="00077153"/>
    <w:rsid w:val="00080541"/>
    <w:rsid w:val="0008061D"/>
    <w:rsid w:val="00082E3E"/>
    <w:rsid w:val="0008315E"/>
    <w:rsid w:val="00084E5D"/>
    <w:rsid w:val="00085E6E"/>
    <w:rsid w:val="00086140"/>
    <w:rsid w:val="0008647E"/>
    <w:rsid w:val="000875A7"/>
    <w:rsid w:val="0009261F"/>
    <w:rsid w:val="000928A3"/>
    <w:rsid w:val="00094B6F"/>
    <w:rsid w:val="00095469"/>
    <w:rsid w:val="000966CA"/>
    <w:rsid w:val="00096802"/>
    <w:rsid w:val="00096BEF"/>
    <w:rsid w:val="00096F61"/>
    <w:rsid w:val="00097A83"/>
    <w:rsid w:val="00097E57"/>
    <w:rsid w:val="000A0121"/>
    <w:rsid w:val="000A0361"/>
    <w:rsid w:val="000A037A"/>
    <w:rsid w:val="000A071D"/>
    <w:rsid w:val="000A25A1"/>
    <w:rsid w:val="000A2FFF"/>
    <w:rsid w:val="000A3B62"/>
    <w:rsid w:val="000A40CA"/>
    <w:rsid w:val="000A5385"/>
    <w:rsid w:val="000A75F2"/>
    <w:rsid w:val="000A7EE4"/>
    <w:rsid w:val="000B2CAF"/>
    <w:rsid w:val="000B3239"/>
    <w:rsid w:val="000B3571"/>
    <w:rsid w:val="000B432E"/>
    <w:rsid w:val="000B47BD"/>
    <w:rsid w:val="000B50F7"/>
    <w:rsid w:val="000B572D"/>
    <w:rsid w:val="000B6581"/>
    <w:rsid w:val="000B685B"/>
    <w:rsid w:val="000B6EA8"/>
    <w:rsid w:val="000C1C6A"/>
    <w:rsid w:val="000C2453"/>
    <w:rsid w:val="000C25CE"/>
    <w:rsid w:val="000C2961"/>
    <w:rsid w:val="000C305F"/>
    <w:rsid w:val="000C3398"/>
    <w:rsid w:val="000C364C"/>
    <w:rsid w:val="000C3D3D"/>
    <w:rsid w:val="000C4D4A"/>
    <w:rsid w:val="000C5A65"/>
    <w:rsid w:val="000C6141"/>
    <w:rsid w:val="000C6512"/>
    <w:rsid w:val="000C7004"/>
    <w:rsid w:val="000D052F"/>
    <w:rsid w:val="000D11FD"/>
    <w:rsid w:val="000D1AF3"/>
    <w:rsid w:val="000D1D0F"/>
    <w:rsid w:val="000D2AE5"/>
    <w:rsid w:val="000D363F"/>
    <w:rsid w:val="000D4185"/>
    <w:rsid w:val="000D469B"/>
    <w:rsid w:val="000D486F"/>
    <w:rsid w:val="000D4F34"/>
    <w:rsid w:val="000D6498"/>
    <w:rsid w:val="000D67F8"/>
    <w:rsid w:val="000D68CD"/>
    <w:rsid w:val="000D716D"/>
    <w:rsid w:val="000D7E23"/>
    <w:rsid w:val="000E01EF"/>
    <w:rsid w:val="000E0881"/>
    <w:rsid w:val="000E0D7C"/>
    <w:rsid w:val="000E1A8B"/>
    <w:rsid w:val="000E1C60"/>
    <w:rsid w:val="000E232C"/>
    <w:rsid w:val="000E406A"/>
    <w:rsid w:val="000E69E3"/>
    <w:rsid w:val="000E7805"/>
    <w:rsid w:val="000E79D0"/>
    <w:rsid w:val="000E7A04"/>
    <w:rsid w:val="000E7F33"/>
    <w:rsid w:val="000E7FE1"/>
    <w:rsid w:val="000EAAA6"/>
    <w:rsid w:val="000ED187"/>
    <w:rsid w:val="000F07AC"/>
    <w:rsid w:val="000F101E"/>
    <w:rsid w:val="000F10CE"/>
    <w:rsid w:val="000F1471"/>
    <w:rsid w:val="000F1887"/>
    <w:rsid w:val="000F1964"/>
    <w:rsid w:val="000F4007"/>
    <w:rsid w:val="000F4134"/>
    <w:rsid w:val="000F5939"/>
    <w:rsid w:val="000F72C4"/>
    <w:rsid w:val="000F7379"/>
    <w:rsid w:val="000F760C"/>
    <w:rsid w:val="0010013A"/>
    <w:rsid w:val="001010BB"/>
    <w:rsid w:val="001014DE"/>
    <w:rsid w:val="00101E32"/>
    <w:rsid w:val="00102870"/>
    <w:rsid w:val="00102F79"/>
    <w:rsid w:val="00104AE6"/>
    <w:rsid w:val="00105A52"/>
    <w:rsid w:val="00105A9D"/>
    <w:rsid w:val="00105C51"/>
    <w:rsid w:val="0010697B"/>
    <w:rsid w:val="00106D7F"/>
    <w:rsid w:val="00106E60"/>
    <w:rsid w:val="00107655"/>
    <w:rsid w:val="0010D34A"/>
    <w:rsid w:val="00110E29"/>
    <w:rsid w:val="00111D3E"/>
    <w:rsid w:val="0011271D"/>
    <w:rsid w:val="00112BEC"/>
    <w:rsid w:val="00112C3F"/>
    <w:rsid w:val="00112EEA"/>
    <w:rsid w:val="001131FB"/>
    <w:rsid w:val="0011367C"/>
    <w:rsid w:val="00113C87"/>
    <w:rsid w:val="0011457A"/>
    <w:rsid w:val="00114777"/>
    <w:rsid w:val="001157AF"/>
    <w:rsid w:val="001158E5"/>
    <w:rsid w:val="00115C33"/>
    <w:rsid w:val="00116F7B"/>
    <w:rsid w:val="001178CB"/>
    <w:rsid w:val="0012034B"/>
    <w:rsid w:val="00120B78"/>
    <w:rsid w:val="001214A8"/>
    <w:rsid w:val="00122421"/>
    <w:rsid w:val="0012280F"/>
    <w:rsid w:val="001244E6"/>
    <w:rsid w:val="0012466D"/>
    <w:rsid w:val="0012485E"/>
    <w:rsid w:val="00125A4B"/>
    <w:rsid w:val="0012674D"/>
    <w:rsid w:val="00126834"/>
    <w:rsid w:val="001302FA"/>
    <w:rsid w:val="001308E5"/>
    <w:rsid w:val="001314E1"/>
    <w:rsid w:val="00131DFB"/>
    <w:rsid w:val="00132A25"/>
    <w:rsid w:val="00132CA7"/>
    <w:rsid w:val="00133959"/>
    <w:rsid w:val="00135CD5"/>
    <w:rsid w:val="00136104"/>
    <w:rsid w:val="00137054"/>
    <w:rsid w:val="00137309"/>
    <w:rsid w:val="00137ED9"/>
    <w:rsid w:val="00140B60"/>
    <w:rsid w:val="00140C43"/>
    <w:rsid w:val="00140F1E"/>
    <w:rsid w:val="00140F74"/>
    <w:rsid w:val="0014148A"/>
    <w:rsid w:val="0014282F"/>
    <w:rsid w:val="00144800"/>
    <w:rsid w:val="001449DD"/>
    <w:rsid w:val="00144D97"/>
    <w:rsid w:val="00145151"/>
    <w:rsid w:val="00146402"/>
    <w:rsid w:val="00146E09"/>
    <w:rsid w:val="001473D7"/>
    <w:rsid w:val="00147791"/>
    <w:rsid w:val="00150793"/>
    <w:rsid w:val="00150F57"/>
    <w:rsid w:val="001514FE"/>
    <w:rsid w:val="001520AD"/>
    <w:rsid w:val="00152595"/>
    <w:rsid w:val="00152650"/>
    <w:rsid w:val="00152672"/>
    <w:rsid w:val="00152BE7"/>
    <w:rsid w:val="00154020"/>
    <w:rsid w:val="00154D05"/>
    <w:rsid w:val="0015540C"/>
    <w:rsid w:val="0015600B"/>
    <w:rsid w:val="00156176"/>
    <w:rsid w:val="00156181"/>
    <w:rsid w:val="00156800"/>
    <w:rsid w:val="00157141"/>
    <w:rsid w:val="00157EFA"/>
    <w:rsid w:val="00161890"/>
    <w:rsid w:val="00161AD8"/>
    <w:rsid w:val="00161FF6"/>
    <w:rsid w:val="001620C8"/>
    <w:rsid w:val="001628EC"/>
    <w:rsid w:val="0016303E"/>
    <w:rsid w:val="00163F75"/>
    <w:rsid w:val="00165679"/>
    <w:rsid w:val="00165DCC"/>
    <w:rsid w:val="001701F3"/>
    <w:rsid w:val="00170B73"/>
    <w:rsid w:val="00170DA1"/>
    <w:rsid w:val="00171DE8"/>
    <w:rsid w:val="0017229E"/>
    <w:rsid w:val="00173F4A"/>
    <w:rsid w:val="00174FAD"/>
    <w:rsid w:val="0017546A"/>
    <w:rsid w:val="00175AB7"/>
    <w:rsid w:val="00175CDC"/>
    <w:rsid w:val="00176002"/>
    <w:rsid w:val="00183850"/>
    <w:rsid w:val="00183FE5"/>
    <w:rsid w:val="001853E6"/>
    <w:rsid w:val="0018544A"/>
    <w:rsid w:val="001857FC"/>
    <w:rsid w:val="00186B4B"/>
    <w:rsid w:val="00187DB9"/>
    <w:rsid w:val="00191AC2"/>
    <w:rsid w:val="0019350A"/>
    <w:rsid w:val="00193D25"/>
    <w:rsid w:val="00194C0F"/>
    <w:rsid w:val="0019593A"/>
    <w:rsid w:val="001965F9"/>
    <w:rsid w:val="00197118"/>
    <w:rsid w:val="001A02C0"/>
    <w:rsid w:val="001A1056"/>
    <w:rsid w:val="001A107C"/>
    <w:rsid w:val="001A1920"/>
    <w:rsid w:val="001A246D"/>
    <w:rsid w:val="001A2FC2"/>
    <w:rsid w:val="001A379D"/>
    <w:rsid w:val="001A4402"/>
    <w:rsid w:val="001A510A"/>
    <w:rsid w:val="001A53CF"/>
    <w:rsid w:val="001A5BBB"/>
    <w:rsid w:val="001A6237"/>
    <w:rsid w:val="001A62D8"/>
    <w:rsid w:val="001A635F"/>
    <w:rsid w:val="001A7450"/>
    <w:rsid w:val="001A7D2F"/>
    <w:rsid w:val="001B0294"/>
    <w:rsid w:val="001B0900"/>
    <w:rsid w:val="001B0A03"/>
    <w:rsid w:val="001B12C7"/>
    <w:rsid w:val="001B3997"/>
    <w:rsid w:val="001B4B9A"/>
    <w:rsid w:val="001B4EDA"/>
    <w:rsid w:val="001B59E5"/>
    <w:rsid w:val="001B6B40"/>
    <w:rsid w:val="001B6C6A"/>
    <w:rsid w:val="001B6D9A"/>
    <w:rsid w:val="001C1940"/>
    <w:rsid w:val="001C1EF9"/>
    <w:rsid w:val="001C2B01"/>
    <w:rsid w:val="001C4069"/>
    <w:rsid w:val="001C4575"/>
    <w:rsid w:val="001C4749"/>
    <w:rsid w:val="001C4F9A"/>
    <w:rsid w:val="001C598E"/>
    <w:rsid w:val="001C6336"/>
    <w:rsid w:val="001C638E"/>
    <w:rsid w:val="001C67FF"/>
    <w:rsid w:val="001C6961"/>
    <w:rsid w:val="001C7B7C"/>
    <w:rsid w:val="001D0259"/>
    <w:rsid w:val="001D025E"/>
    <w:rsid w:val="001D23DF"/>
    <w:rsid w:val="001D27B4"/>
    <w:rsid w:val="001D2BBF"/>
    <w:rsid w:val="001D3114"/>
    <w:rsid w:val="001D35EC"/>
    <w:rsid w:val="001D43AB"/>
    <w:rsid w:val="001D459C"/>
    <w:rsid w:val="001D4D43"/>
    <w:rsid w:val="001D51E0"/>
    <w:rsid w:val="001D59BC"/>
    <w:rsid w:val="001D6B68"/>
    <w:rsid w:val="001D712B"/>
    <w:rsid w:val="001D791B"/>
    <w:rsid w:val="001E0DDB"/>
    <w:rsid w:val="001E1D9E"/>
    <w:rsid w:val="001E2121"/>
    <w:rsid w:val="001E30E0"/>
    <w:rsid w:val="001E4104"/>
    <w:rsid w:val="001E4D6A"/>
    <w:rsid w:val="001E5973"/>
    <w:rsid w:val="001E5C0B"/>
    <w:rsid w:val="001E6380"/>
    <w:rsid w:val="001E68F7"/>
    <w:rsid w:val="001E7708"/>
    <w:rsid w:val="001F10CE"/>
    <w:rsid w:val="001F1AEF"/>
    <w:rsid w:val="001F2750"/>
    <w:rsid w:val="001F2CFB"/>
    <w:rsid w:val="001F309C"/>
    <w:rsid w:val="001F347E"/>
    <w:rsid w:val="001F3D4A"/>
    <w:rsid w:val="001F55EF"/>
    <w:rsid w:val="001F5D20"/>
    <w:rsid w:val="001FED37"/>
    <w:rsid w:val="00200A8E"/>
    <w:rsid w:val="00200BAF"/>
    <w:rsid w:val="00200D05"/>
    <w:rsid w:val="0020216E"/>
    <w:rsid w:val="00203F24"/>
    <w:rsid w:val="00204547"/>
    <w:rsid w:val="00205545"/>
    <w:rsid w:val="002058EF"/>
    <w:rsid w:val="00206489"/>
    <w:rsid w:val="002070EE"/>
    <w:rsid w:val="00207AF5"/>
    <w:rsid w:val="0021002E"/>
    <w:rsid w:val="00210E56"/>
    <w:rsid w:val="0021216C"/>
    <w:rsid w:val="0021371B"/>
    <w:rsid w:val="002143AC"/>
    <w:rsid w:val="00214839"/>
    <w:rsid w:val="00214CCF"/>
    <w:rsid w:val="00214FA6"/>
    <w:rsid w:val="002150C7"/>
    <w:rsid w:val="002158A5"/>
    <w:rsid w:val="00215EEF"/>
    <w:rsid w:val="00216733"/>
    <w:rsid w:val="00217A46"/>
    <w:rsid w:val="002200E2"/>
    <w:rsid w:val="00221226"/>
    <w:rsid w:val="00221940"/>
    <w:rsid w:val="00222AC3"/>
    <w:rsid w:val="002237C3"/>
    <w:rsid w:val="00224BB9"/>
    <w:rsid w:val="00225D21"/>
    <w:rsid w:val="00227038"/>
    <w:rsid w:val="002271AA"/>
    <w:rsid w:val="00227A65"/>
    <w:rsid w:val="00227A70"/>
    <w:rsid w:val="00230B02"/>
    <w:rsid w:val="0023107C"/>
    <w:rsid w:val="0023235A"/>
    <w:rsid w:val="002328EB"/>
    <w:rsid w:val="00232D33"/>
    <w:rsid w:val="00233585"/>
    <w:rsid w:val="00233DC2"/>
    <w:rsid w:val="00235124"/>
    <w:rsid w:val="0023664E"/>
    <w:rsid w:val="00237880"/>
    <w:rsid w:val="002403D4"/>
    <w:rsid w:val="00240DB9"/>
    <w:rsid w:val="0024121C"/>
    <w:rsid w:val="00241457"/>
    <w:rsid w:val="00241B0E"/>
    <w:rsid w:val="00241B8A"/>
    <w:rsid w:val="0024296F"/>
    <w:rsid w:val="0024351F"/>
    <w:rsid w:val="002439B9"/>
    <w:rsid w:val="002454E3"/>
    <w:rsid w:val="00245862"/>
    <w:rsid w:val="00245CAF"/>
    <w:rsid w:val="00246AD6"/>
    <w:rsid w:val="00246C29"/>
    <w:rsid w:val="00247B1D"/>
    <w:rsid w:val="00250504"/>
    <w:rsid w:val="002506F7"/>
    <w:rsid w:val="00250B8E"/>
    <w:rsid w:val="00251AAA"/>
    <w:rsid w:val="0025274E"/>
    <w:rsid w:val="00252819"/>
    <w:rsid w:val="00253638"/>
    <w:rsid w:val="002539EC"/>
    <w:rsid w:val="00253C3A"/>
    <w:rsid w:val="00254B42"/>
    <w:rsid w:val="00254E22"/>
    <w:rsid w:val="0025520C"/>
    <w:rsid w:val="002553AE"/>
    <w:rsid w:val="0025572A"/>
    <w:rsid w:val="00256AB7"/>
    <w:rsid w:val="0025791A"/>
    <w:rsid w:val="00260C5C"/>
    <w:rsid w:val="00262214"/>
    <w:rsid w:val="00262C76"/>
    <w:rsid w:val="00263086"/>
    <w:rsid w:val="002634C7"/>
    <w:rsid w:val="002635D4"/>
    <w:rsid w:val="00264088"/>
    <w:rsid w:val="00265270"/>
    <w:rsid w:val="002658E7"/>
    <w:rsid w:val="00265E2F"/>
    <w:rsid w:val="00266415"/>
    <w:rsid w:val="00266C28"/>
    <w:rsid w:val="002715F5"/>
    <w:rsid w:val="002717B3"/>
    <w:rsid w:val="00271A32"/>
    <w:rsid w:val="00271A3A"/>
    <w:rsid w:val="00273B98"/>
    <w:rsid w:val="00274677"/>
    <w:rsid w:val="00274D25"/>
    <w:rsid w:val="00276E5D"/>
    <w:rsid w:val="0027720F"/>
    <w:rsid w:val="00277820"/>
    <w:rsid w:val="0028003E"/>
    <w:rsid w:val="00280969"/>
    <w:rsid w:val="002809F6"/>
    <w:rsid w:val="0028120D"/>
    <w:rsid w:val="002814BC"/>
    <w:rsid w:val="00281D85"/>
    <w:rsid w:val="002823DD"/>
    <w:rsid w:val="00282B8A"/>
    <w:rsid w:val="002838C4"/>
    <w:rsid w:val="00283AFD"/>
    <w:rsid w:val="00283E74"/>
    <w:rsid w:val="00284F58"/>
    <w:rsid w:val="00285342"/>
    <w:rsid w:val="002854FF"/>
    <w:rsid w:val="002865DA"/>
    <w:rsid w:val="002866A0"/>
    <w:rsid w:val="0028679B"/>
    <w:rsid w:val="00287622"/>
    <w:rsid w:val="002876D1"/>
    <w:rsid w:val="00287982"/>
    <w:rsid w:val="00290A2F"/>
    <w:rsid w:val="0029131E"/>
    <w:rsid w:val="00292280"/>
    <w:rsid w:val="00292BAC"/>
    <w:rsid w:val="00292F98"/>
    <w:rsid w:val="0029332A"/>
    <w:rsid w:val="002934FB"/>
    <w:rsid w:val="00295181"/>
    <w:rsid w:val="00296179"/>
    <w:rsid w:val="0029649F"/>
    <w:rsid w:val="0029654A"/>
    <w:rsid w:val="002969CA"/>
    <w:rsid w:val="00296E3C"/>
    <w:rsid w:val="00297165"/>
    <w:rsid w:val="002974A9"/>
    <w:rsid w:val="00297548"/>
    <w:rsid w:val="002977C3"/>
    <w:rsid w:val="0029781C"/>
    <w:rsid w:val="002978E1"/>
    <w:rsid w:val="002A008F"/>
    <w:rsid w:val="002A050C"/>
    <w:rsid w:val="002A079B"/>
    <w:rsid w:val="002A09F4"/>
    <w:rsid w:val="002A1747"/>
    <w:rsid w:val="002A24E2"/>
    <w:rsid w:val="002A46CF"/>
    <w:rsid w:val="002A4D21"/>
    <w:rsid w:val="002A54FF"/>
    <w:rsid w:val="002A7090"/>
    <w:rsid w:val="002A79B0"/>
    <w:rsid w:val="002A7D0D"/>
    <w:rsid w:val="002B17F3"/>
    <w:rsid w:val="002B1BDD"/>
    <w:rsid w:val="002B1D9C"/>
    <w:rsid w:val="002B2992"/>
    <w:rsid w:val="002B376A"/>
    <w:rsid w:val="002B3919"/>
    <w:rsid w:val="002B39BC"/>
    <w:rsid w:val="002B477A"/>
    <w:rsid w:val="002B4E1B"/>
    <w:rsid w:val="002B687F"/>
    <w:rsid w:val="002B6D0E"/>
    <w:rsid w:val="002B704B"/>
    <w:rsid w:val="002B71B0"/>
    <w:rsid w:val="002B74A1"/>
    <w:rsid w:val="002B772F"/>
    <w:rsid w:val="002B7C11"/>
    <w:rsid w:val="002B7FD5"/>
    <w:rsid w:val="002C16B7"/>
    <w:rsid w:val="002C4141"/>
    <w:rsid w:val="002C4AD7"/>
    <w:rsid w:val="002C4DE2"/>
    <w:rsid w:val="002C5107"/>
    <w:rsid w:val="002C5B4D"/>
    <w:rsid w:val="002C5BD8"/>
    <w:rsid w:val="002C69E1"/>
    <w:rsid w:val="002C6E7A"/>
    <w:rsid w:val="002C7224"/>
    <w:rsid w:val="002C72BB"/>
    <w:rsid w:val="002C7EDA"/>
    <w:rsid w:val="002C7F7D"/>
    <w:rsid w:val="002D03D2"/>
    <w:rsid w:val="002D0BD3"/>
    <w:rsid w:val="002D0CE2"/>
    <w:rsid w:val="002D0EC4"/>
    <w:rsid w:val="002D1BE7"/>
    <w:rsid w:val="002D1FCF"/>
    <w:rsid w:val="002D2670"/>
    <w:rsid w:val="002D3983"/>
    <w:rsid w:val="002D3C85"/>
    <w:rsid w:val="002D4187"/>
    <w:rsid w:val="002D4196"/>
    <w:rsid w:val="002D57AA"/>
    <w:rsid w:val="002D5C08"/>
    <w:rsid w:val="002D6950"/>
    <w:rsid w:val="002D75EB"/>
    <w:rsid w:val="002D7EF1"/>
    <w:rsid w:val="002E00F4"/>
    <w:rsid w:val="002E062D"/>
    <w:rsid w:val="002E0DFF"/>
    <w:rsid w:val="002E0E9D"/>
    <w:rsid w:val="002E19E3"/>
    <w:rsid w:val="002E2CB7"/>
    <w:rsid w:val="002E38AF"/>
    <w:rsid w:val="002E3B4C"/>
    <w:rsid w:val="002E3DD9"/>
    <w:rsid w:val="002E3F8D"/>
    <w:rsid w:val="002E4156"/>
    <w:rsid w:val="002E45A3"/>
    <w:rsid w:val="002E563C"/>
    <w:rsid w:val="002E5968"/>
    <w:rsid w:val="002E60A8"/>
    <w:rsid w:val="002E6EEA"/>
    <w:rsid w:val="002F1537"/>
    <w:rsid w:val="002F1597"/>
    <w:rsid w:val="002F2163"/>
    <w:rsid w:val="002F2831"/>
    <w:rsid w:val="002F30AF"/>
    <w:rsid w:val="002F3BDE"/>
    <w:rsid w:val="002F40C6"/>
    <w:rsid w:val="002F47EE"/>
    <w:rsid w:val="002F4C7D"/>
    <w:rsid w:val="002F5887"/>
    <w:rsid w:val="002F6A1D"/>
    <w:rsid w:val="002F6BCF"/>
    <w:rsid w:val="00300EF8"/>
    <w:rsid w:val="00300F19"/>
    <w:rsid w:val="00301BB7"/>
    <w:rsid w:val="00301CFE"/>
    <w:rsid w:val="003039EE"/>
    <w:rsid w:val="0030442C"/>
    <w:rsid w:val="0030444D"/>
    <w:rsid w:val="00305BEA"/>
    <w:rsid w:val="003074DB"/>
    <w:rsid w:val="00310229"/>
    <w:rsid w:val="00310263"/>
    <w:rsid w:val="00310416"/>
    <w:rsid w:val="003108BA"/>
    <w:rsid w:val="0031115E"/>
    <w:rsid w:val="003114E5"/>
    <w:rsid w:val="00311859"/>
    <w:rsid w:val="00311BD2"/>
    <w:rsid w:val="003120A2"/>
    <w:rsid w:val="0031295D"/>
    <w:rsid w:val="00313106"/>
    <w:rsid w:val="003151C3"/>
    <w:rsid w:val="00315DC3"/>
    <w:rsid w:val="00316A34"/>
    <w:rsid w:val="00322B64"/>
    <w:rsid w:val="00322C80"/>
    <w:rsid w:val="003233DF"/>
    <w:rsid w:val="00323B35"/>
    <w:rsid w:val="00323FE8"/>
    <w:rsid w:val="00324E48"/>
    <w:rsid w:val="00325E53"/>
    <w:rsid w:val="0032662C"/>
    <w:rsid w:val="00327FE3"/>
    <w:rsid w:val="00330599"/>
    <w:rsid w:val="003306D4"/>
    <w:rsid w:val="00331993"/>
    <w:rsid w:val="003328FA"/>
    <w:rsid w:val="0033391F"/>
    <w:rsid w:val="003345BE"/>
    <w:rsid w:val="00334EB8"/>
    <w:rsid w:val="0033623B"/>
    <w:rsid w:val="00336761"/>
    <w:rsid w:val="003369E4"/>
    <w:rsid w:val="00336C61"/>
    <w:rsid w:val="00337678"/>
    <w:rsid w:val="0034182F"/>
    <w:rsid w:val="00341CA1"/>
    <w:rsid w:val="00343891"/>
    <w:rsid w:val="00344DB1"/>
    <w:rsid w:val="003451C8"/>
    <w:rsid w:val="003461D6"/>
    <w:rsid w:val="003464A1"/>
    <w:rsid w:val="003464E1"/>
    <w:rsid w:val="00346C9C"/>
    <w:rsid w:val="00346DDE"/>
    <w:rsid w:val="00346ED4"/>
    <w:rsid w:val="00347D5F"/>
    <w:rsid w:val="00353287"/>
    <w:rsid w:val="003532B9"/>
    <w:rsid w:val="00353471"/>
    <w:rsid w:val="00354F14"/>
    <w:rsid w:val="00355618"/>
    <w:rsid w:val="00356356"/>
    <w:rsid w:val="00356D8B"/>
    <w:rsid w:val="003607AA"/>
    <w:rsid w:val="003617CB"/>
    <w:rsid w:val="00361B07"/>
    <w:rsid w:val="00362210"/>
    <w:rsid w:val="0036231F"/>
    <w:rsid w:val="00362C51"/>
    <w:rsid w:val="003645C7"/>
    <w:rsid w:val="00366056"/>
    <w:rsid w:val="0036605F"/>
    <w:rsid w:val="00366607"/>
    <w:rsid w:val="00366626"/>
    <w:rsid w:val="0036672A"/>
    <w:rsid w:val="003703AE"/>
    <w:rsid w:val="0037109D"/>
    <w:rsid w:val="003726CE"/>
    <w:rsid w:val="00374BA1"/>
    <w:rsid w:val="00375372"/>
    <w:rsid w:val="00375617"/>
    <w:rsid w:val="00375878"/>
    <w:rsid w:val="00376767"/>
    <w:rsid w:val="0037742E"/>
    <w:rsid w:val="0037791E"/>
    <w:rsid w:val="00380187"/>
    <w:rsid w:val="003817B4"/>
    <w:rsid w:val="00382653"/>
    <w:rsid w:val="003828ED"/>
    <w:rsid w:val="00383313"/>
    <w:rsid w:val="00383403"/>
    <w:rsid w:val="00383FE0"/>
    <w:rsid w:val="003840A3"/>
    <w:rsid w:val="00384694"/>
    <w:rsid w:val="00384AA5"/>
    <w:rsid w:val="003874FB"/>
    <w:rsid w:val="0039151C"/>
    <w:rsid w:val="003917AD"/>
    <w:rsid w:val="00391B17"/>
    <w:rsid w:val="0039253A"/>
    <w:rsid w:val="00393E24"/>
    <w:rsid w:val="003943E6"/>
    <w:rsid w:val="00394C3D"/>
    <w:rsid w:val="0039503E"/>
    <w:rsid w:val="003956B4"/>
    <w:rsid w:val="00395AEE"/>
    <w:rsid w:val="00396229"/>
    <w:rsid w:val="00396D3F"/>
    <w:rsid w:val="00396E21"/>
    <w:rsid w:val="00397C52"/>
    <w:rsid w:val="003A13D8"/>
    <w:rsid w:val="003A141F"/>
    <w:rsid w:val="003A2A82"/>
    <w:rsid w:val="003A3376"/>
    <w:rsid w:val="003A3EFE"/>
    <w:rsid w:val="003A40EB"/>
    <w:rsid w:val="003A4B8E"/>
    <w:rsid w:val="003A4DDE"/>
    <w:rsid w:val="003A509B"/>
    <w:rsid w:val="003A5660"/>
    <w:rsid w:val="003A591A"/>
    <w:rsid w:val="003A5ADC"/>
    <w:rsid w:val="003A5AE1"/>
    <w:rsid w:val="003A6061"/>
    <w:rsid w:val="003A6224"/>
    <w:rsid w:val="003A62C7"/>
    <w:rsid w:val="003A77F0"/>
    <w:rsid w:val="003A7C01"/>
    <w:rsid w:val="003A7E35"/>
    <w:rsid w:val="003A7FFB"/>
    <w:rsid w:val="003B04B4"/>
    <w:rsid w:val="003B0EEE"/>
    <w:rsid w:val="003B23D5"/>
    <w:rsid w:val="003B2832"/>
    <w:rsid w:val="003B3A50"/>
    <w:rsid w:val="003B3D88"/>
    <w:rsid w:val="003B4478"/>
    <w:rsid w:val="003B7027"/>
    <w:rsid w:val="003B73EA"/>
    <w:rsid w:val="003B74A2"/>
    <w:rsid w:val="003C0F9D"/>
    <w:rsid w:val="003C18CC"/>
    <w:rsid w:val="003C1F82"/>
    <w:rsid w:val="003C3E01"/>
    <w:rsid w:val="003C40AD"/>
    <w:rsid w:val="003C42D4"/>
    <w:rsid w:val="003C5C2D"/>
    <w:rsid w:val="003C6172"/>
    <w:rsid w:val="003C6477"/>
    <w:rsid w:val="003D060B"/>
    <w:rsid w:val="003D09C2"/>
    <w:rsid w:val="003D1473"/>
    <w:rsid w:val="003D1D2C"/>
    <w:rsid w:val="003D208E"/>
    <w:rsid w:val="003D20E5"/>
    <w:rsid w:val="003D3044"/>
    <w:rsid w:val="003D3626"/>
    <w:rsid w:val="003D36E1"/>
    <w:rsid w:val="003D42F8"/>
    <w:rsid w:val="003D448D"/>
    <w:rsid w:val="003D4925"/>
    <w:rsid w:val="003D6463"/>
    <w:rsid w:val="003D7719"/>
    <w:rsid w:val="003D79E4"/>
    <w:rsid w:val="003E0195"/>
    <w:rsid w:val="003E0237"/>
    <w:rsid w:val="003E0A06"/>
    <w:rsid w:val="003E212A"/>
    <w:rsid w:val="003E2DCD"/>
    <w:rsid w:val="003E2F8C"/>
    <w:rsid w:val="003E34D3"/>
    <w:rsid w:val="003E3848"/>
    <w:rsid w:val="003E3BC7"/>
    <w:rsid w:val="003E3D8A"/>
    <w:rsid w:val="003E5983"/>
    <w:rsid w:val="003E5C4C"/>
    <w:rsid w:val="003E6763"/>
    <w:rsid w:val="003E6909"/>
    <w:rsid w:val="003E6D24"/>
    <w:rsid w:val="003E6F02"/>
    <w:rsid w:val="003E754E"/>
    <w:rsid w:val="003E7C37"/>
    <w:rsid w:val="003F04AD"/>
    <w:rsid w:val="003F13D5"/>
    <w:rsid w:val="003F29B9"/>
    <w:rsid w:val="003F3AE7"/>
    <w:rsid w:val="003F42D7"/>
    <w:rsid w:val="003F613F"/>
    <w:rsid w:val="003F706F"/>
    <w:rsid w:val="00400805"/>
    <w:rsid w:val="00400FC4"/>
    <w:rsid w:val="004015DA"/>
    <w:rsid w:val="00401870"/>
    <w:rsid w:val="00401DA9"/>
    <w:rsid w:val="00401DB6"/>
    <w:rsid w:val="004021F6"/>
    <w:rsid w:val="0040222A"/>
    <w:rsid w:val="00402502"/>
    <w:rsid w:val="00402585"/>
    <w:rsid w:val="00402EF0"/>
    <w:rsid w:val="00403DC3"/>
    <w:rsid w:val="00406202"/>
    <w:rsid w:val="0040650F"/>
    <w:rsid w:val="0040704B"/>
    <w:rsid w:val="00407B18"/>
    <w:rsid w:val="00407E03"/>
    <w:rsid w:val="00410BEF"/>
    <w:rsid w:val="00412189"/>
    <w:rsid w:val="004134A0"/>
    <w:rsid w:val="004137B6"/>
    <w:rsid w:val="0041427A"/>
    <w:rsid w:val="004152AB"/>
    <w:rsid w:val="00415735"/>
    <w:rsid w:val="00415B0C"/>
    <w:rsid w:val="0041610E"/>
    <w:rsid w:val="0041644C"/>
    <w:rsid w:val="00416B98"/>
    <w:rsid w:val="00420116"/>
    <w:rsid w:val="00420738"/>
    <w:rsid w:val="004212C9"/>
    <w:rsid w:val="00421921"/>
    <w:rsid w:val="00422158"/>
    <w:rsid w:val="00422AD4"/>
    <w:rsid w:val="00422CEC"/>
    <w:rsid w:val="00424792"/>
    <w:rsid w:val="004249A2"/>
    <w:rsid w:val="004256CF"/>
    <w:rsid w:val="00425DD3"/>
    <w:rsid w:val="00427AFC"/>
    <w:rsid w:val="00427BDD"/>
    <w:rsid w:val="0043036A"/>
    <w:rsid w:val="00431248"/>
    <w:rsid w:val="00431BE9"/>
    <w:rsid w:val="00431D41"/>
    <w:rsid w:val="004320DF"/>
    <w:rsid w:val="00432F58"/>
    <w:rsid w:val="0043406B"/>
    <w:rsid w:val="004347AC"/>
    <w:rsid w:val="004361DE"/>
    <w:rsid w:val="0043620C"/>
    <w:rsid w:val="00436368"/>
    <w:rsid w:val="004368E3"/>
    <w:rsid w:val="00436B2D"/>
    <w:rsid w:val="00436BAF"/>
    <w:rsid w:val="00436E8E"/>
    <w:rsid w:val="004413BF"/>
    <w:rsid w:val="00441FD0"/>
    <w:rsid w:val="00443C16"/>
    <w:rsid w:val="00444377"/>
    <w:rsid w:val="00445C92"/>
    <w:rsid w:val="004460FA"/>
    <w:rsid w:val="00446DEC"/>
    <w:rsid w:val="00450F58"/>
    <w:rsid w:val="00451928"/>
    <w:rsid w:val="00451A8B"/>
    <w:rsid w:val="00451B2B"/>
    <w:rsid w:val="0045220A"/>
    <w:rsid w:val="0045269F"/>
    <w:rsid w:val="0045280B"/>
    <w:rsid w:val="00452BE7"/>
    <w:rsid w:val="00453633"/>
    <w:rsid w:val="00454C5A"/>
    <w:rsid w:val="0045534B"/>
    <w:rsid w:val="004555A5"/>
    <w:rsid w:val="00457417"/>
    <w:rsid w:val="00460CDC"/>
    <w:rsid w:val="00460CF4"/>
    <w:rsid w:val="00461102"/>
    <w:rsid w:val="00461FBB"/>
    <w:rsid w:val="0046227D"/>
    <w:rsid w:val="0046310C"/>
    <w:rsid w:val="0046390D"/>
    <w:rsid w:val="00464FFF"/>
    <w:rsid w:val="004650C8"/>
    <w:rsid w:val="0046591E"/>
    <w:rsid w:val="00465AB7"/>
    <w:rsid w:val="004660A5"/>
    <w:rsid w:val="00466535"/>
    <w:rsid w:val="0046653C"/>
    <w:rsid w:val="004675B2"/>
    <w:rsid w:val="0046794E"/>
    <w:rsid w:val="00467F0D"/>
    <w:rsid w:val="0047013D"/>
    <w:rsid w:val="00471991"/>
    <w:rsid w:val="0047242F"/>
    <w:rsid w:val="004724BA"/>
    <w:rsid w:val="004727B6"/>
    <w:rsid w:val="00474303"/>
    <w:rsid w:val="00474E0A"/>
    <w:rsid w:val="00476319"/>
    <w:rsid w:val="00476C96"/>
    <w:rsid w:val="0047775D"/>
    <w:rsid w:val="00477A4F"/>
    <w:rsid w:val="00477EEE"/>
    <w:rsid w:val="0047CB53"/>
    <w:rsid w:val="004835C2"/>
    <w:rsid w:val="004836B7"/>
    <w:rsid w:val="0048374D"/>
    <w:rsid w:val="00484197"/>
    <w:rsid w:val="004850F8"/>
    <w:rsid w:val="0048578A"/>
    <w:rsid w:val="00485B33"/>
    <w:rsid w:val="0048707D"/>
    <w:rsid w:val="00490B93"/>
    <w:rsid w:val="00491556"/>
    <w:rsid w:val="004924F1"/>
    <w:rsid w:val="00492614"/>
    <w:rsid w:val="004926D8"/>
    <w:rsid w:val="00493944"/>
    <w:rsid w:val="0049468A"/>
    <w:rsid w:val="00495423"/>
    <w:rsid w:val="004976BC"/>
    <w:rsid w:val="004A092D"/>
    <w:rsid w:val="004A1A6A"/>
    <w:rsid w:val="004A1AA1"/>
    <w:rsid w:val="004A1B47"/>
    <w:rsid w:val="004A1E05"/>
    <w:rsid w:val="004A216D"/>
    <w:rsid w:val="004A257E"/>
    <w:rsid w:val="004A323E"/>
    <w:rsid w:val="004A353F"/>
    <w:rsid w:val="004A4A59"/>
    <w:rsid w:val="004A52AA"/>
    <w:rsid w:val="004A53AC"/>
    <w:rsid w:val="004A5588"/>
    <w:rsid w:val="004A5A23"/>
    <w:rsid w:val="004A726E"/>
    <w:rsid w:val="004A7407"/>
    <w:rsid w:val="004A7509"/>
    <w:rsid w:val="004A7F82"/>
    <w:rsid w:val="004AA214"/>
    <w:rsid w:val="004B12A4"/>
    <w:rsid w:val="004B1A20"/>
    <w:rsid w:val="004B1AA6"/>
    <w:rsid w:val="004B21F5"/>
    <w:rsid w:val="004B2469"/>
    <w:rsid w:val="004B3A65"/>
    <w:rsid w:val="004B5C9A"/>
    <w:rsid w:val="004BCC80"/>
    <w:rsid w:val="004C06FC"/>
    <w:rsid w:val="004C1363"/>
    <w:rsid w:val="004C2412"/>
    <w:rsid w:val="004C285F"/>
    <w:rsid w:val="004C2B37"/>
    <w:rsid w:val="004C2EEA"/>
    <w:rsid w:val="004C2FE7"/>
    <w:rsid w:val="004C5ED6"/>
    <w:rsid w:val="004C68B8"/>
    <w:rsid w:val="004C7073"/>
    <w:rsid w:val="004C74F0"/>
    <w:rsid w:val="004C77F6"/>
    <w:rsid w:val="004C796E"/>
    <w:rsid w:val="004D0700"/>
    <w:rsid w:val="004D0BA6"/>
    <w:rsid w:val="004D180D"/>
    <w:rsid w:val="004D1C3F"/>
    <w:rsid w:val="004D235B"/>
    <w:rsid w:val="004D35D8"/>
    <w:rsid w:val="004D3D9A"/>
    <w:rsid w:val="004D46DC"/>
    <w:rsid w:val="004D5755"/>
    <w:rsid w:val="004D5C1C"/>
    <w:rsid w:val="004D671A"/>
    <w:rsid w:val="004D6757"/>
    <w:rsid w:val="004E1370"/>
    <w:rsid w:val="004E1626"/>
    <w:rsid w:val="004E1F37"/>
    <w:rsid w:val="004E2B2F"/>
    <w:rsid w:val="004E3554"/>
    <w:rsid w:val="004E370C"/>
    <w:rsid w:val="004E3B84"/>
    <w:rsid w:val="004E45D0"/>
    <w:rsid w:val="004E5DAD"/>
    <w:rsid w:val="004E6B8D"/>
    <w:rsid w:val="004E78B8"/>
    <w:rsid w:val="004E959D"/>
    <w:rsid w:val="004F0309"/>
    <w:rsid w:val="004F241C"/>
    <w:rsid w:val="004F2A9C"/>
    <w:rsid w:val="004F4222"/>
    <w:rsid w:val="004F429D"/>
    <w:rsid w:val="004F436E"/>
    <w:rsid w:val="004F5157"/>
    <w:rsid w:val="004F55E3"/>
    <w:rsid w:val="004F59BA"/>
    <w:rsid w:val="004F5B91"/>
    <w:rsid w:val="004F63E0"/>
    <w:rsid w:val="004F6B71"/>
    <w:rsid w:val="00500C05"/>
    <w:rsid w:val="00500C7E"/>
    <w:rsid w:val="00500CE0"/>
    <w:rsid w:val="00500DF7"/>
    <w:rsid w:val="00501F7B"/>
    <w:rsid w:val="00502240"/>
    <w:rsid w:val="0050273D"/>
    <w:rsid w:val="00502CDB"/>
    <w:rsid w:val="00502D6E"/>
    <w:rsid w:val="00502EFE"/>
    <w:rsid w:val="00502F53"/>
    <w:rsid w:val="00503F5E"/>
    <w:rsid w:val="005044E6"/>
    <w:rsid w:val="005045E3"/>
    <w:rsid w:val="00504EB5"/>
    <w:rsid w:val="00505F31"/>
    <w:rsid w:val="00506309"/>
    <w:rsid w:val="00506B33"/>
    <w:rsid w:val="00506CB5"/>
    <w:rsid w:val="005074C1"/>
    <w:rsid w:val="005075E2"/>
    <w:rsid w:val="00507814"/>
    <w:rsid w:val="00507D4A"/>
    <w:rsid w:val="00510A69"/>
    <w:rsid w:val="005112FF"/>
    <w:rsid w:val="00512C95"/>
    <w:rsid w:val="005130B7"/>
    <w:rsid w:val="0051358B"/>
    <w:rsid w:val="0051455F"/>
    <w:rsid w:val="005146E0"/>
    <w:rsid w:val="00515F6C"/>
    <w:rsid w:val="00516C43"/>
    <w:rsid w:val="00517ACA"/>
    <w:rsid w:val="00517BF6"/>
    <w:rsid w:val="00520FB2"/>
    <w:rsid w:val="0052139A"/>
    <w:rsid w:val="005214DD"/>
    <w:rsid w:val="0052186E"/>
    <w:rsid w:val="005221A8"/>
    <w:rsid w:val="005255C6"/>
    <w:rsid w:val="00526190"/>
    <w:rsid w:val="0052643D"/>
    <w:rsid w:val="0052668A"/>
    <w:rsid w:val="00526A33"/>
    <w:rsid w:val="005271B7"/>
    <w:rsid w:val="00531375"/>
    <w:rsid w:val="00531907"/>
    <w:rsid w:val="00531914"/>
    <w:rsid w:val="00531DEB"/>
    <w:rsid w:val="00531F58"/>
    <w:rsid w:val="0053205A"/>
    <w:rsid w:val="005324DA"/>
    <w:rsid w:val="00532C97"/>
    <w:rsid w:val="005340F2"/>
    <w:rsid w:val="00534195"/>
    <w:rsid w:val="00535AE2"/>
    <w:rsid w:val="00535AF6"/>
    <w:rsid w:val="00535B7A"/>
    <w:rsid w:val="00535F6A"/>
    <w:rsid w:val="00536001"/>
    <w:rsid w:val="00536362"/>
    <w:rsid w:val="00536516"/>
    <w:rsid w:val="00540C2A"/>
    <w:rsid w:val="00542185"/>
    <w:rsid w:val="00542958"/>
    <w:rsid w:val="00542FDB"/>
    <w:rsid w:val="00543470"/>
    <w:rsid w:val="00543A73"/>
    <w:rsid w:val="00543AB0"/>
    <w:rsid w:val="0054489C"/>
    <w:rsid w:val="00544CB0"/>
    <w:rsid w:val="0054671A"/>
    <w:rsid w:val="00546A79"/>
    <w:rsid w:val="00550004"/>
    <w:rsid w:val="00550A8A"/>
    <w:rsid w:val="00551806"/>
    <w:rsid w:val="005537C5"/>
    <w:rsid w:val="00555249"/>
    <w:rsid w:val="0055626E"/>
    <w:rsid w:val="00556EBD"/>
    <w:rsid w:val="00556F96"/>
    <w:rsid w:val="00557703"/>
    <w:rsid w:val="0055D58C"/>
    <w:rsid w:val="00560C98"/>
    <w:rsid w:val="005612F6"/>
    <w:rsid w:val="00561F26"/>
    <w:rsid w:val="00562EFC"/>
    <w:rsid w:val="00563EA6"/>
    <w:rsid w:val="0056590E"/>
    <w:rsid w:val="00566CF3"/>
    <w:rsid w:val="00567977"/>
    <w:rsid w:val="00570D18"/>
    <w:rsid w:val="00570E89"/>
    <w:rsid w:val="0057113A"/>
    <w:rsid w:val="005714D0"/>
    <w:rsid w:val="00571E1D"/>
    <w:rsid w:val="0057304B"/>
    <w:rsid w:val="005730A2"/>
    <w:rsid w:val="00573280"/>
    <w:rsid w:val="00574C6A"/>
    <w:rsid w:val="00575413"/>
    <w:rsid w:val="00575817"/>
    <w:rsid w:val="0057598D"/>
    <w:rsid w:val="00575CD9"/>
    <w:rsid w:val="00575F77"/>
    <w:rsid w:val="0057705B"/>
    <w:rsid w:val="00577164"/>
    <w:rsid w:val="00577625"/>
    <w:rsid w:val="00580509"/>
    <w:rsid w:val="005825CB"/>
    <w:rsid w:val="00582942"/>
    <w:rsid w:val="00582C13"/>
    <w:rsid w:val="00583159"/>
    <w:rsid w:val="00583F9A"/>
    <w:rsid w:val="005843D4"/>
    <w:rsid w:val="00584462"/>
    <w:rsid w:val="00584E26"/>
    <w:rsid w:val="005861E2"/>
    <w:rsid w:val="00586360"/>
    <w:rsid w:val="00587CEA"/>
    <w:rsid w:val="00587DFC"/>
    <w:rsid w:val="00590BBC"/>
    <w:rsid w:val="00590E08"/>
    <w:rsid w:val="005915E2"/>
    <w:rsid w:val="00591B42"/>
    <w:rsid w:val="00594BB2"/>
    <w:rsid w:val="00596BE5"/>
    <w:rsid w:val="00597422"/>
    <w:rsid w:val="00597B5C"/>
    <w:rsid w:val="005A00BB"/>
    <w:rsid w:val="005A0DBC"/>
    <w:rsid w:val="005A1771"/>
    <w:rsid w:val="005A2AF4"/>
    <w:rsid w:val="005A3224"/>
    <w:rsid w:val="005A347F"/>
    <w:rsid w:val="005A3AC1"/>
    <w:rsid w:val="005A41B0"/>
    <w:rsid w:val="005A49E3"/>
    <w:rsid w:val="005A4DE5"/>
    <w:rsid w:val="005A5739"/>
    <w:rsid w:val="005A659C"/>
    <w:rsid w:val="005A6DD7"/>
    <w:rsid w:val="005A78ED"/>
    <w:rsid w:val="005AD975"/>
    <w:rsid w:val="005B091A"/>
    <w:rsid w:val="005B112E"/>
    <w:rsid w:val="005B1347"/>
    <w:rsid w:val="005B1BDF"/>
    <w:rsid w:val="005B1E07"/>
    <w:rsid w:val="005B259D"/>
    <w:rsid w:val="005B3D91"/>
    <w:rsid w:val="005B4050"/>
    <w:rsid w:val="005B5FA9"/>
    <w:rsid w:val="005B5FD1"/>
    <w:rsid w:val="005B6194"/>
    <w:rsid w:val="005B69BF"/>
    <w:rsid w:val="005B6CF5"/>
    <w:rsid w:val="005C2434"/>
    <w:rsid w:val="005C2690"/>
    <w:rsid w:val="005C2F73"/>
    <w:rsid w:val="005C3530"/>
    <w:rsid w:val="005C4213"/>
    <w:rsid w:val="005C4324"/>
    <w:rsid w:val="005C521F"/>
    <w:rsid w:val="005C529A"/>
    <w:rsid w:val="005C54CF"/>
    <w:rsid w:val="005C5606"/>
    <w:rsid w:val="005C59BF"/>
    <w:rsid w:val="005C6C1F"/>
    <w:rsid w:val="005D001D"/>
    <w:rsid w:val="005D04A2"/>
    <w:rsid w:val="005D06F4"/>
    <w:rsid w:val="005D0953"/>
    <w:rsid w:val="005D2427"/>
    <w:rsid w:val="005D2E6A"/>
    <w:rsid w:val="005D30FE"/>
    <w:rsid w:val="005D3355"/>
    <w:rsid w:val="005D3521"/>
    <w:rsid w:val="005D36D5"/>
    <w:rsid w:val="005D36E5"/>
    <w:rsid w:val="005D41D8"/>
    <w:rsid w:val="005D469B"/>
    <w:rsid w:val="005D4A25"/>
    <w:rsid w:val="005D5477"/>
    <w:rsid w:val="005D5AD3"/>
    <w:rsid w:val="005D67A8"/>
    <w:rsid w:val="005D6870"/>
    <w:rsid w:val="005D6C58"/>
    <w:rsid w:val="005D7D76"/>
    <w:rsid w:val="005E11BF"/>
    <w:rsid w:val="005E1B11"/>
    <w:rsid w:val="005E2C6E"/>
    <w:rsid w:val="005E363C"/>
    <w:rsid w:val="005E3E9C"/>
    <w:rsid w:val="005E40A0"/>
    <w:rsid w:val="005E56DE"/>
    <w:rsid w:val="005E609F"/>
    <w:rsid w:val="005E6323"/>
    <w:rsid w:val="005E665B"/>
    <w:rsid w:val="005E6A4A"/>
    <w:rsid w:val="005F09A1"/>
    <w:rsid w:val="005F0F94"/>
    <w:rsid w:val="005F1ACE"/>
    <w:rsid w:val="005F226C"/>
    <w:rsid w:val="005F279C"/>
    <w:rsid w:val="005F28C9"/>
    <w:rsid w:val="005F2A1C"/>
    <w:rsid w:val="005F54CC"/>
    <w:rsid w:val="005F5EFF"/>
    <w:rsid w:val="005F7D5B"/>
    <w:rsid w:val="00601A13"/>
    <w:rsid w:val="006026D0"/>
    <w:rsid w:val="00602775"/>
    <w:rsid w:val="00602E00"/>
    <w:rsid w:val="00602E4F"/>
    <w:rsid w:val="00604653"/>
    <w:rsid w:val="00604BBE"/>
    <w:rsid w:val="006077DE"/>
    <w:rsid w:val="00607814"/>
    <w:rsid w:val="00607CDF"/>
    <w:rsid w:val="00611517"/>
    <w:rsid w:val="00611B04"/>
    <w:rsid w:val="0061258E"/>
    <w:rsid w:val="006125CB"/>
    <w:rsid w:val="006126D9"/>
    <w:rsid w:val="006133B2"/>
    <w:rsid w:val="006145AF"/>
    <w:rsid w:val="0061591F"/>
    <w:rsid w:val="00615C51"/>
    <w:rsid w:val="00615F0D"/>
    <w:rsid w:val="006171B2"/>
    <w:rsid w:val="0062048C"/>
    <w:rsid w:val="00620962"/>
    <w:rsid w:val="00621AC2"/>
    <w:rsid w:val="00621B56"/>
    <w:rsid w:val="00622CE0"/>
    <w:rsid w:val="00622EED"/>
    <w:rsid w:val="00623136"/>
    <w:rsid w:val="00623FF3"/>
    <w:rsid w:val="00624B80"/>
    <w:rsid w:val="0062509E"/>
    <w:rsid w:val="00625127"/>
    <w:rsid w:val="0062562B"/>
    <w:rsid w:val="00625BC2"/>
    <w:rsid w:val="00625F0D"/>
    <w:rsid w:val="00626A2F"/>
    <w:rsid w:val="00626F3F"/>
    <w:rsid w:val="00627081"/>
    <w:rsid w:val="00627A69"/>
    <w:rsid w:val="00630523"/>
    <w:rsid w:val="00631637"/>
    <w:rsid w:val="00633588"/>
    <w:rsid w:val="006360AF"/>
    <w:rsid w:val="00636FF1"/>
    <w:rsid w:val="0063722B"/>
    <w:rsid w:val="00637EC4"/>
    <w:rsid w:val="00637F38"/>
    <w:rsid w:val="006401F0"/>
    <w:rsid w:val="00641D73"/>
    <w:rsid w:val="006422DE"/>
    <w:rsid w:val="00642BF4"/>
    <w:rsid w:val="0064309E"/>
    <w:rsid w:val="00643ACD"/>
    <w:rsid w:val="00644501"/>
    <w:rsid w:val="006453D6"/>
    <w:rsid w:val="006457CE"/>
    <w:rsid w:val="006458AD"/>
    <w:rsid w:val="00645C25"/>
    <w:rsid w:val="00645D87"/>
    <w:rsid w:val="006461C2"/>
    <w:rsid w:val="00646B06"/>
    <w:rsid w:val="006472A4"/>
    <w:rsid w:val="006474DB"/>
    <w:rsid w:val="00647994"/>
    <w:rsid w:val="00647C91"/>
    <w:rsid w:val="006504A3"/>
    <w:rsid w:val="00650571"/>
    <w:rsid w:val="00650E52"/>
    <w:rsid w:val="006512C0"/>
    <w:rsid w:val="006513A8"/>
    <w:rsid w:val="00651C19"/>
    <w:rsid w:val="00652C8F"/>
    <w:rsid w:val="006538D8"/>
    <w:rsid w:val="006541C1"/>
    <w:rsid w:val="0065450E"/>
    <w:rsid w:val="006547A9"/>
    <w:rsid w:val="00654D0C"/>
    <w:rsid w:val="00655114"/>
    <w:rsid w:val="00655F61"/>
    <w:rsid w:val="00656909"/>
    <w:rsid w:val="00656EBF"/>
    <w:rsid w:val="00657C56"/>
    <w:rsid w:val="00660497"/>
    <w:rsid w:val="00661545"/>
    <w:rsid w:val="00663A9E"/>
    <w:rsid w:val="00663C92"/>
    <w:rsid w:val="0066502D"/>
    <w:rsid w:val="006662BB"/>
    <w:rsid w:val="00666D26"/>
    <w:rsid w:val="0066740F"/>
    <w:rsid w:val="006700D6"/>
    <w:rsid w:val="0067110F"/>
    <w:rsid w:val="00671EF2"/>
    <w:rsid w:val="00672820"/>
    <w:rsid w:val="00672A9F"/>
    <w:rsid w:val="00672CF4"/>
    <w:rsid w:val="00673622"/>
    <w:rsid w:val="00673955"/>
    <w:rsid w:val="00673E1B"/>
    <w:rsid w:val="006754FB"/>
    <w:rsid w:val="00677EC6"/>
    <w:rsid w:val="006801D7"/>
    <w:rsid w:val="006803FD"/>
    <w:rsid w:val="0068092A"/>
    <w:rsid w:val="006809DE"/>
    <w:rsid w:val="00680B31"/>
    <w:rsid w:val="00680C22"/>
    <w:rsid w:val="00680EB5"/>
    <w:rsid w:val="00680F3D"/>
    <w:rsid w:val="006819B8"/>
    <w:rsid w:val="00681D96"/>
    <w:rsid w:val="00681E0B"/>
    <w:rsid w:val="0068231A"/>
    <w:rsid w:val="00682550"/>
    <w:rsid w:val="0068348D"/>
    <w:rsid w:val="006836DB"/>
    <w:rsid w:val="00683E42"/>
    <w:rsid w:val="00684220"/>
    <w:rsid w:val="006851DF"/>
    <w:rsid w:val="00685707"/>
    <w:rsid w:val="00685AC1"/>
    <w:rsid w:val="00685B1A"/>
    <w:rsid w:val="00685C27"/>
    <w:rsid w:val="00686E42"/>
    <w:rsid w:val="00686E59"/>
    <w:rsid w:val="00687B36"/>
    <w:rsid w:val="00690349"/>
    <w:rsid w:val="0069048B"/>
    <w:rsid w:val="00690689"/>
    <w:rsid w:val="00692280"/>
    <w:rsid w:val="0069246D"/>
    <w:rsid w:val="00692CBE"/>
    <w:rsid w:val="00693C72"/>
    <w:rsid w:val="00693FDA"/>
    <w:rsid w:val="0069408B"/>
    <w:rsid w:val="006942C0"/>
    <w:rsid w:val="006948DF"/>
    <w:rsid w:val="00695668"/>
    <w:rsid w:val="00695E0F"/>
    <w:rsid w:val="006965CC"/>
    <w:rsid w:val="0069755F"/>
    <w:rsid w:val="0069778B"/>
    <w:rsid w:val="00697891"/>
    <w:rsid w:val="006A07E6"/>
    <w:rsid w:val="006A0A8F"/>
    <w:rsid w:val="006A16E3"/>
    <w:rsid w:val="006A1D37"/>
    <w:rsid w:val="006A290E"/>
    <w:rsid w:val="006A29E4"/>
    <w:rsid w:val="006A361D"/>
    <w:rsid w:val="006A3F39"/>
    <w:rsid w:val="006A576A"/>
    <w:rsid w:val="006A6000"/>
    <w:rsid w:val="006A664A"/>
    <w:rsid w:val="006B11E7"/>
    <w:rsid w:val="006B1AFE"/>
    <w:rsid w:val="006B1F05"/>
    <w:rsid w:val="006B27C3"/>
    <w:rsid w:val="006B441C"/>
    <w:rsid w:val="006B4507"/>
    <w:rsid w:val="006B4C92"/>
    <w:rsid w:val="006B5837"/>
    <w:rsid w:val="006B58F5"/>
    <w:rsid w:val="006B5A04"/>
    <w:rsid w:val="006B6981"/>
    <w:rsid w:val="006B69E8"/>
    <w:rsid w:val="006B6AEE"/>
    <w:rsid w:val="006B6D3F"/>
    <w:rsid w:val="006B7E52"/>
    <w:rsid w:val="006BC8B3"/>
    <w:rsid w:val="006C0387"/>
    <w:rsid w:val="006C0886"/>
    <w:rsid w:val="006C0C32"/>
    <w:rsid w:val="006C18F3"/>
    <w:rsid w:val="006C2221"/>
    <w:rsid w:val="006C360D"/>
    <w:rsid w:val="006C3E94"/>
    <w:rsid w:val="006C4322"/>
    <w:rsid w:val="006C44FE"/>
    <w:rsid w:val="006C4C91"/>
    <w:rsid w:val="006C554D"/>
    <w:rsid w:val="006C5CFA"/>
    <w:rsid w:val="006C5FE2"/>
    <w:rsid w:val="006C61F8"/>
    <w:rsid w:val="006C6376"/>
    <w:rsid w:val="006C642F"/>
    <w:rsid w:val="006C64F8"/>
    <w:rsid w:val="006C6C29"/>
    <w:rsid w:val="006C7B96"/>
    <w:rsid w:val="006D0738"/>
    <w:rsid w:val="006D1010"/>
    <w:rsid w:val="006D1226"/>
    <w:rsid w:val="006D1A12"/>
    <w:rsid w:val="006D1B60"/>
    <w:rsid w:val="006D27CA"/>
    <w:rsid w:val="006D27E8"/>
    <w:rsid w:val="006D284B"/>
    <w:rsid w:val="006D38BE"/>
    <w:rsid w:val="006D39F4"/>
    <w:rsid w:val="006D465C"/>
    <w:rsid w:val="006D4C12"/>
    <w:rsid w:val="006D6763"/>
    <w:rsid w:val="006D6A09"/>
    <w:rsid w:val="006D733D"/>
    <w:rsid w:val="006D7551"/>
    <w:rsid w:val="006D7904"/>
    <w:rsid w:val="006E0466"/>
    <w:rsid w:val="006E05B4"/>
    <w:rsid w:val="006E1442"/>
    <w:rsid w:val="006E162C"/>
    <w:rsid w:val="006E22E1"/>
    <w:rsid w:val="006E2499"/>
    <w:rsid w:val="006E4295"/>
    <w:rsid w:val="006E67CC"/>
    <w:rsid w:val="006E791A"/>
    <w:rsid w:val="006E7F02"/>
    <w:rsid w:val="006F0529"/>
    <w:rsid w:val="006F204D"/>
    <w:rsid w:val="006F33F6"/>
    <w:rsid w:val="006F3422"/>
    <w:rsid w:val="006F38BD"/>
    <w:rsid w:val="006F3BE3"/>
    <w:rsid w:val="006F431A"/>
    <w:rsid w:val="006F44C9"/>
    <w:rsid w:val="006F4CE4"/>
    <w:rsid w:val="006F6780"/>
    <w:rsid w:val="006F6E72"/>
    <w:rsid w:val="006F6EC3"/>
    <w:rsid w:val="00700115"/>
    <w:rsid w:val="00700147"/>
    <w:rsid w:val="0070079E"/>
    <w:rsid w:val="007007CA"/>
    <w:rsid w:val="00701D42"/>
    <w:rsid w:val="00701D7F"/>
    <w:rsid w:val="007024B1"/>
    <w:rsid w:val="00703159"/>
    <w:rsid w:val="00704A3D"/>
    <w:rsid w:val="00704FA6"/>
    <w:rsid w:val="00705462"/>
    <w:rsid w:val="00705BD1"/>
    <w:rsid w:val="00705C0B"/>
    <w:rsid w:val="007060E2"/>
    <w:rsid w:val="00706726"/>
    <w:rsid w:val="00706E40"/>
    <w:rsid w:val="00707DB7"/>
    <w:rsid w:val="0070F172"/>
    <w:rsid w:val="007107DB"/>
    <w:rsid w:val="00710D83"/>
    <w:rsid w:val="00711304"/>
    <w:rsid w:val="0071132F"/>
    <w:rsid w:val="007136E6"/>
    <w:rsid w:val="00713FA5"/>
    <w:rsid w:val="00714CDC"/>
    <w:rsid w:val="00715228"/>
    <w:rsid w:val="0071561B"/>
    <w:rsid w:val="00715767"/>
    <w:rsid w:val="0071C97E"/>
    <w:rsid w:val="00720513"/>
    <w:rsid w:val="00720E96"/>
    <w:rsid w:val="0072234B"/>
    <w:rsid w:val="0072268E"/>
    <w:rsid w:val="00724EEC"/>
    <w:rsid w:val="007259FE"/>
    <w:rsid w:val="007265A0"/>
    <w:rsid w:val="00726BFC"/>
    <w:rsid w:val="00727007"/>
    <w:rsid w:val="007275D1"/>
    <w:rsid w:val="007300B2"/>
    <w:rsid w:val="007309AA"/>
    <w:rsid w:val="00730FEE"/>
    <w:rsid w:val="00731710"/>
    <w:rsid w:val="00732CEA"/>
    <w:rsid w:val="00732F5B"/>
    <w:rsid w:val="00733949"/>
    <w:rsid w:val="00733A5B"/>
    <w:rsid w:val="0073455D"/>
    <w:rsid w:val="00736849"/>
    <w:rsid w:val="00737B5C"/>
    <w:rsid w:val="00737ED3"/>
    <w:rsid w:val="00740877"/>
    <w:rsid w:val="00742367"/>
    <w:rsid w:val="00742E3C"/>
    <w:rsid w:val="00742FF0"/>
    <w:rsid w:val="00743A08"/>
    <w:rsid w:val="00743CB3"/>
    <w:rsid w:val="007446EA"/>
    <w:rsid w:val="007447CB"/>
    <w:rsid w:val="007451A3"/>
    <w:rsid w:val="00745E76"/>
    <w:rsid w:val="00745EAC"/>
    <w:rsid w:val="00745FCA"/>
    <w:rsid w:val="00746072"/>
    <w:rsid w:val="00746769"/>
    <w:rsid w:val="0074695D"/>
    <w:rsid w:val="00746EBB"/>
    <w:rsid w:val="00747702"/>
    <w:rsid w:val="0074785E"/>
    <w:rsid w:val="00750A31"/>
    <w:rsid w:val="007513E6"/>
    <w:rsid w:val="00751D8A"/>
    <w:rsid w:val="00752C5E"/>
    <w:rsid w:val="00752D32"/>
    <w:rsid w:val="0075367E"/>
    <w:rsid w:val="00754666"/>
    <w:rsid w:val="00754BC3"/>
    <w:rsid w:val="007553F3"/>
    <w:rsid w:val="00756641"/>
    <w:rsid w:val="00756BB9"/>
    <w:rsid w:val="00756D68"/>
    <w:rsid w:val="0076062C"/>
    <w:rsid w:val="00761726"/>
    <w:rsid w:val="00762AF8"/>
    <w:rsid w:val="00763C2A"/>
    <w:rsid w:val="00763F9F"/>
    <w:rsid w:val="007655C1"/>
    <w:rsid w:val="00766F69"/>
    <w:rsid w:val="007673C6"/>
    <w:rsid w:val="0077197A"/>
    <w:rsid w:val="00771D8A"/>
    <w:rsid w:val="00772DA1"/>
    <w:rsid w:val="00772DB4"/>
    <w:rsid w:val="007742A3"/>
    <w:rsid w:val="00774753"/>
    <w:rsid w:val="007756EF"/>
    <w:rsid w:val="00777A81"/>
    <w:rsid w:val="00777BF7"/>
    <w:rsid w:val="00780A40"/>
    <w:rsid w:val="00780CC6"/>
    <w:rsid w:val="00781101"/>
    <w:rsid w:val="00781563"/>
    <w:rsid w:val="007825E6"/>
    <w:rsid w:val="00782D69"/>
    <w:rsid w:val="0078399B"/>
    <w:rsid w:val="00783F3D"/>
    <w:rsid w:val="0078403F"/>
    <w:rsid w:val="0078455E"/>
    <w:rsid w:val="007848BD"/>
    <w:rsid w:val="00784E59"/>
    <w:rsid w:val="00784FBE"/>
    <w:rsid w:val="00784FF1"/>
    <w:rsid w:val="00785236"/>
    <w:rsid w:val="00785798"/>
    <w:rsid w:val="00785A4D"/>
    <w:rsid w:val="00785D5D"/>
    <w:rsid w:val="00785D9E"/>
    <w:rsid w:val="00786B9B"/>
    <w:rsid w:val="00787788"/>
    <w:rsid w:val="007878BC"/>
    <w:rsid w:val="007879B5"/>
    <w:rsid w:val="00787A92"/>
    <w:rsid w:val="00787F1B"/>
    <w:rsid w:val="0079044F"/>
    <w:rsid w:val="00791114"/>
    <w:rsid w:val="0079236D"/>
    <w:rsid w:val="0079239C"/>
    <w:rsid w:val="00792629"/>
    <w:rsid w:val="00792707"/>
    <w:rsid w:val="00792A92"/>
    <w:rsid w:val="0079329D"/>
    <w:rsid w:val="007937C9"/>
    <w:rsid w:val="0079399F"/>
    <w:rsid w:val="00794260"/>
    <w:rsid w:val="007942EB"/>
    <w:rsid w:val="00794367"/>
    <w:rsid w:val="007946E7"/>
    <w:rsid w:val="00795473"/>
    <w:rsid w:val="00796C61"/>
    <w:rsid w:val="00797203"/>
    <w:rsid w:val="0079730F"/>
    <w:rsid w:val="007A057C"/>
    <w:rsid w:val="007A05A7"/>
    <w:rsid w:val="007A0C8B"/>
    <w:rsid w:val="007A3C5F"/>
    <w:rsid w:val="007A4646"/>
    <w:rsid w:val="007A54B4"/>
    <w:rsid w:val="007A6238"/>
    <w:rsid w:val="007B0A0C"/>
    <w:rsid w:val="007B1506"/>
    <w:rsid w:val="007B23E0"/>
    <w:rsid w:val="007B2E10"/>
    <w:rsid w:val="007B2F31"/>
    <w:rsid w:val="007B3083"/>
    <w:rsid w:val="007B313B"/>
    <w:rsid w:val="007B3E0D"/>
    <w:rsid w:val="007B3E47"/>
    <w:rsid w:val="007B5AD4"/>
    <w:rsid w:val="007B661D"/>
    <w:rsid w:val="007B6B95"/>
    <w:rsid w:val="007BE2F0"/>
    <w:rsid w:val="007C084E"/>
    <w:rsid w:val="007C0F0E"/>
    <w:rsid w:val="007C1CF8"/>
    <w:rsid w:val="007C1D81"/>
    <w:rsid w:val="007C3FA5"/>
    <w:rsid w:val="007C4433"/>
    <w:rsid w:val="007C4903"/>
    <w:rsid w:val="007C5087"/>
    <w:rsid w:val="007C5428"/>
    <w:rsid w:val="007C6448"/>
    <w:rsid w:val="007C6CF6"/>
    <w:rsid w:val="007C7F6F"/>
    <w:rsid w:val="007D0FB8"/>
    <w:rsid w:val="007D189F"/>
    <w:rsid w:val="007D1BF3"/>
    <w:rsid w:val="007D4941"/>
    <w:rsid w:val="007D5C27"/>
    <w:rsid w:val="007D612E"/>
    <w:rsid w:val="007D69A7"/>
    <w:rsid w:val="007D6A35"/>
    <w:rsid w:val="007D6ACB"/>
    <w:rsid w:val="007D7C40"/>
    <w:rsid w:val="007D7F63"/>
    <w:rsid w:val="007E1AAD"/>
    <w:rsid w:val="007E1BF3"/>
    <w:rsid w:val="007E2506"/>
    <w:rsid w:val="007E2C76"/>
    <w:rsid w:val="007E3DED"/>
    <w:rsid w:val="007E4D52"/>
    <w:rsid w:val="007E5244"/>
    <w:rsid w:val="007E5330"/>
    <w:rsid w:val="007E5A57"/>
    <w:rsid w:val="007E65E4"/>
    <w:rsid w:val="007E67A3"/>
    <w:rsid w:val="007E72A9"/>
    <w:rsid w:val="007E76AC"/>
    <w:rsid w:val="007F0081"/>
    <w:rsid w:val="007F0201"/>
    <w:rsid w:val="007F057F"/>
    <w:rsid w:val="007F0D1F"/>
    <w:rsid w:val="007F19BE"/>
    <w:rsid w:val="007F2FC0"/>
    <w:rsid w:val="007F4BD3"/>
    <w:rsid w:val="007F5192"/>
    <w:rsid w:val="007F5386"/>
    <w:rsid w:val="007F588A"/>
    <w:rsid w:val="007F5A61"/>
    <w:rsid w:val="007F5D86"/>
    <w:rsid w:val="007F6C3B"/>
    <w:rsid w:val="007F72AE"/>
    <w:rsid w:val="007F7F24"/>
    <w:rsid w:val="00800B1B"/>
    <w:rsid w:val="008026BC"/>
    <w:rsid w:val="00802D9E"/>
    <w:rsid w:val="008033F9"/>
    <w:rsid w:val="0080393A"/>
    <w:rsid w:val="00803FBA"/>
    <w:rsid w:val="0080410D"/>
    <w:rsid w:val="00804494"/>
    <w:rsid w:val="00807034"/>
    <w:rsid w:val="00807953"/>
    <w:rsid w:val="00807ED0"/>
    <w:rsid w:val="00808B70"/>
    <w:rsid w:val="00810BB5"/>
    <w:rsid w:val="00810DE5"/>
    <w:rsid w:val="00811483"/>
    <w:rsid w:val="0081225B"/>
    <w:rsid w:val="0081318F"/>
    <w:rsid w:val="00814B86"/>
    <w:rsid w:val="008155A5"/>
    <w:rsid w:val="008171EB"/>
    <w:rsid w:val="008218EA"/>
    <w:rsid w:val="00822262"/>
    <w:rsid w:val="00822638"/>
    <w:rsid w:val="008242ED"/>
    <w:rsid w:val="00824824"/>
    <w:rsid w:val="00824997"/>
    <w:rsid w:val="00824BBC"/>
    <w:rsid w:val="00825827"/>
    <w:rsid w:val="008268EB"/>
    <w:rsid w:val="00826ED5"/>
    <w:rsid w:val="008271F0"/>
    <w:rsid w:val="008278CE"/>
    <w:rsid w:val="008279E9"/>
    <w:rsid w:val="0082E9B4"/>
    <w:rsid w:val="0082F3BC"/>
    <w:rsid w:val="0082FFF9"/>
    <w:rsid w:val="0083002D"/>
    <w:rsid w:val="008304BD"/>
    <w:rsid w:val="00830651"/>
    <w:rsid w:val="00830978"/>
    <w:rsid w:val="0083164A"/>
    <w:rsid w:val="00834ED1"/>
    <w:rsid w:val="0083515A"/>
    <w:rsid w:val="008352F8"/>
    <w:rsid w:val="00835B5C"/>
    <w:rsid w:val="00836FD7"/>
    <w:rsid w:val="008377D4"/>
    <w:rsid w:val="00840342"/>
    <w:rsid w:val="008406A6"/>
    <w:rsid w:val="008411B8"/>
    <w:rsid w:val="0084304B"/>
    <w:rsid w:val="00843A79"/>
    <w:rsid w:val="008455CE"/>
    <w:rsid w:val="00845C3F"/>
    <w:rsid w:val="00847569"/>
    <w:rsid w:val="008476BA"/>
    <w:rsid w:val="008477DB"/>
    <w:rsid w:val="00847DC6"/>
    <w:rsid w:val="008502E9"/>
    <w:rsid w:val="0085070D"/>
    <w:rsid w:val="00851A7A"/>
    <w:rsid w:val="008543E8"/>
    <w:rsid w:val="00854BB9"/>
    <w:rsid w:val="008555DA"/>
    <w:rsid w:val="00855D06"/>
    <w:rsid w:val="00856B86"/>
    <w:rsid w:val="008575C6"/>
    <w:rsid w:val="00857867"/>
    <w:rsid w:val="00857AAC"/>
    <w:rsid w:val="00857DDC"/>
    <w:rsid w:val="00857E09"/>
    <w:rsid w:val="00860EE9"/>
    <w:rsid w:val="00861D2D"/>
    <w:rsid w:val="008639ED"/>
    <w:rsid w:val="00863FFD"/>
    <w:rsid w:val="008649AA"/>
    <w:rsid w:val="00865A5D"/>
    <w:rsid w:val="00865CD0"/>
    <w:rsid w:val="00866E04"/>
    <w:rsid w:val="0086778D"/>
    <w:rsid w:val="00867C1A"/>
    <w:rsid w:val="00871171"/>
    <w:rsid w:val="008736C3"/>
    <w:rsid w:val="00873BAE"/>
    <w:rsid w:val="00875922"/>
    <w:rsid w:val="00875D40"/>
    <w:rsid w:val="00875D5F"/>
    <w:rsid w:val="00876D95"/>
    <w:rsid w:val="0087707F"/>
    <w:rsid w:val="00877251"/>
    <w:rsid w:val="00877390"/>
    <w:rsid w:val="00877B9C"/>
    <w:rsid w:val="008800C7"/>
    <w:rsid w:val="0088028F"/>
    <w:rsid w:val="00880617"/>
    <w:rsid w:val="00880B0B"/>
    <w:rsid w:val="00881A29"/>
    <w:rsid w:val="00882B7A"/>
    <w:rsid w:val="0088304E"/>
    <w:rsid w:val="00885E19"/>
    <w:rsid w:val="00885F60"/>
    <w:rsid w:val="008861B5"/>
    <w:rsid w:val="008865AC"/>
    <w:rsid w:val="00886B0F"/>
    <w:rsid w:val="00886BFC"/>
    <w:rsid w:val="00886FA4"/>
    <w:rsid w:val="00887B8D"/>
    <w:rsid w:val="00887CFF"/>
    <w:rsid w:val="008900A8"/>
    <w:rsid w:val="00891019"/>
    <w:rsid w:val="008924E3"/>
    <w:rsid w:val="00892FEC"/>
    <w:rsid w:val="00893248"/>
    <w:rsid w:val="00893254"/>
    <w:rsid w:val="008948E3"/>
    <w:rsid w:val="00895248"/>
    <w:rsid w:val="00895AF4"/>
    <w:rsid w:val="00896889"/>
    <w:rsid w:val="008968D4"/>
    <w:rsid w:val="00897865"/>
    <w:rsid w:val="00897B5E"/>
    <w:rsid w:val="008A099B"/>
    <w:rsid w:val="008A1E68"/>
    <w:rsid w:val="008A2B4E"/>
    <w:rsid w:val="008A2F0F"/>
    <w:rsid w:val="008A347D"/>
    <w:rsid w:val="008A3E98"/>
    <w:rsid w:val="008A4C51"/>
    <w:rsid w:val="008A5B65"/>
    <w:rsid w:val="008A6315"/>
    <w:rsid w:val="008A7BB9"/>
    <w:rsid w:val="008B06C2"/>
    <w:rsid w:val="008B0981"/>
    <w:rsid w:val="008B0CDB"/>
    <w:rsid w:val="008B1439"/>
    <w:rsid w:val="008B1444"/>
    <w:rsid w:val="008B23CC"/>
    <w:rsid w:val="008B3DC3"/>
    <w:rsid w:val="008B4078"/>
    <w:rsid w:val="008B42C2"/>
    <w:rsid w:val="008B4830"/>
    <w:rsid w:val="008B5261"/>
    <w:rsid w:val="008B5BD4"/>
    <w:rsid w:val="008B5EEF"/>
    <w:rsid w:val="008B6478"/>
    <w:rsid w:val="008B72DB"/>
    <w:rsid w:val="008C03A7"/>
    <w:rsid w:val="008C1890"/>
    <w:rsid w:val="008C241C"/>
    <w:rsid w:val="008C2FB7"/>
    <w:rsid w:val="008C33A6"/>
    <w:rsid w:val="008C3D4A"/>
    <w:rsid w:val="008C420F"/>
    <w:rsid w:val="008C5A49"/>
    <w:rsid w:val="008C61E1"/>
    <w:rsid w:val="008C6527"/>
    <w:rsid w:val="008C6FAE"/>
    <w:rsid w:val="008D0483"/>
    <w:rsid w:val="008D06B6"/>
    <w:rsid w:val="008D19C2"/>
    <w:rsid w:val="008D33DE"/>
    <w:rsid w:val="008D48C5"/>
    <w:rsid w:val="008D4CF6"/>
    <w:rsid w:val="008D4F86"/>
    <w:rsid w:val="008D52EB"/>
    <w:rsid w:val="008D53BA"/>
    <w:rsid w:val="008D6A34"/>
    <w:rsid w:val="008D6F13"/>
    <w:rsid w:val="008D7FA3"/>
    <w:rsid w:val="008E0EF8"/>
    <w:rsid w:val="008E18F7"/>
    <w:rsid w:val="008E20CF"/>
    <w:rsid w:val="008E24B0"/>
    <w:rsid w:val="008E2D5F"/>
    <w:rsid w:val="008E3D3B"/>
    <w:rsid w:val="008E3EB3"/>
    <w:rsid w:val="008E4E2B"/>
    <w:rsid w:val="008E56FA"/>
    <w:rsid w:val="008E5B40"/>
    <w:rsid w:val="008E6D77"/>
    <w:rsid w:val="008E7345"/>
    <w:rsid w:val="008E7FC2"/>
    <w:rsid w:val="008F0003"/>
    <w:rsid w:val="008F01CD"/>
    <w:rsid w:val="008F0F8C"/>
    <w:rsid w:val="008F1671"/>
    <w:rsid w:val="008F196C"/>
    <w:rsid w:val="008F3178"/>
    <w:rsid w:val="008F4177"/>
    <w:rsid w:val="008F4A08"/>
    <w:rsid w:val="008F4B6E"/>
    <w:rsid w:val="008F4DEF"/>
    <w:rsid w:val="008F5998"/>
    <w:rsid w:val="008F5BFC"/>
    <w:rsid w:val="008F70B8"/>
    <w:rsid w:val="008F71AF"/>
    <w:rsid w:val="00900D5D"/>
    <w:rsid w:val="0090232B"/>
    <w:rsid w:val="00902402"/>
    <w:rsid w:val="00903DFC"/>
    <w:rsid w:val="00904014"/>
    <w:rsid w:val="009045BA"/>
    <w:rsid w:val="00904C56"/>
    <w:rsid w:val="0090519A"/>
    <w:rsid w:val="00910613"/>
    <w:rsid w:val="00910E89"/>
    <w:rsid w:val="0091127C"/>
    <w:rsid w:val="0091136F"/>
    <w:rsid w:val="00913C80"/>
    <w:rsid w:val="00913E6F"/>
    <w:rsid w:val="0091449E"/>
    <w:rsid w:val="00914F9F"/>
    <w:rsid w:val="00916B8A"/>
    <w:rsid w:val="00920FE5"/>
    <w:rsid w:val="00921EE3"/>
    <w:rsid w:val="009222EB"/>
    <w:rsid w:val="00922A00"/>
    <w:rsid w:val="009246A7"/>
    <w:rsid w:val="0092525B"/>
    <w:rsid w:val="009252A7"/>
    <w:rsid w:val="009255E4"/>
    <w:rsid w:val="00925E37"/>
    <w:rsid w:val="00926271"/>
    <w:rsid w:val="00926655"/>
    <w:rsid w:val="00926865"/>
    <w:rsid w:val="00926B80"/>
    <w:rsid w:val="00926E89"/>
    <w:rsid w:val="00930033"/>
    <w:rsid w:val="009314D3"/>
    <w:rsid w:val="0093162C"/>
    <w:rsid w:val="009326F6"/>
    <w:rsid w:val="0093470B"/>
    <w:rsid w:val="00934809"/>
    <w:rsid w:val="00934BD0"/>
    <w:rsid w:val="00936BC3"/>
    <w:rsid w:val="0093762B"/>
    <w:rsid w:val="0093785E"/>
    <w:rsid w:val="00937B6B"/>
    <w:rsid w:val="009403CD"/>
    <w:rsid w:val="0094160E"/>
    <w:rsid w:val="0094187B"/>
    <w:rsid w:val="00941A51"/>
    <w:rsid w:val="00942980"/>
    <w:rsid w:val="009439E9"/>
    <w:rsid w:val="00943A41"/>
    <w:rsid w:val="00943A44"/>
    <w:rsid w:val="00943AE4"/>
    <w:rsid w:val="00944CA4"/>
    <w:rsid w:val="00945347"/>
    <w:rsid w:val="00946B70"/>
    <w:rsid w:val="009476E2"/>
    <w:rsid w:val="00947D45"/>
    <w:rsid w:val="00947D55"/>
    <w:rsid w:val="0094EFF6"/>
    <w:rsid w:val="00950523"/>
    <w:rsid w:val="009508A4"/>
    <w:rsid w:val="009513C6"/>
    <w:rsid w:val="00951CC0"/>
    <w:rsid w:val="009520E2"/>
    <w:rsid w:val="0095367C"/>
    <w:rsid w:val="00955558"/>
    <w:rsid w:val="00955E35"/>
    <w:rsid w:val="00955F7B"/>
    <w:rsid w:val="009568BF"/>
    <w:rsid w:val="0095DBB8"/>
    <w:rsid w:val="00960566"/>
    <w:rsid w:val="00960B1E"/>
    <w:rsid w:val="00960EF0"/>
    <w:rsid w:val="009624A5"/>
    <w:rsid w:val="00963391"/>
    <w:rsid w:val="009638D8"/>
    <w:rsid w:val="00963CEA"/>
    <w:rsid w:val="00964A40"/>
    <w:rsid w:val="00964DF5"/>
    <w:rsid w:val="00965639"/>
    <w:rsid w:val="00965CC1"/>
    <w:rsid w:val="00966157"/>
    <w:rsid w:val="009661CD"/>
    <w:rsid w:val="00966BCF"/>
    <w:rsid w:val="009676D9"/>
    <w:rsid w:val="00967CE7"/>
    <w:rsid w:val="00970C34"/>
    <w:rsid w:val="00970E2F"/>
    <w:rsid w:val="00971142"/>
    <w:rsid w:val="00971328"/>
    <w:rsid w:val="00971B23"/>
    <w:rsid w:val="00972A5C"/>
    <w:rsid w:val="009739B2"/>
    <w:rsid w:val="00973F22"/>
    <w:rsid w:val="00973FF8"/>
    <w:rsid w:val="00974699"/>
    <w:rsid w:val="00974F0A"/>
    <w:rsid w:val="009763DA"/>
    <w:rsid w:val="0097665E"/>
    <w:rsid w:val="00977191"/>
    <w:rsid w:val="00977AF4"/>
    <w:rsid w:val="009810F0"/>
    <w:rsid w:val="00981E55"/>
    <w:rsid w:val="0098217B"/>
    <w:rsid w:val="009822F0"/>
    <w:rsid w:val="00982C25"/>
    <w:rsid w:val="00982F5B"/>
    <w:rsid w:val="009831CD"/>
    <w:rsid w:val="00983562"/>
    <w:rsid w:val="009841C6"/>
    <w:rsid w:val="009844B0"/>
    <w:rsid w:val="009846F6"/>
    <w:rsid w:val="00985655"/>
    <w:rsid w:val="00985FB6"/>
    <w:rsid w:val="00986782"/>
    <w:rsid w:val="00987702"/>
    <w:rsid w:val="0098771F"/>
    <w:rsid w:val="00990860"/>
    <w:rsid w:val="00990D39"/>
    <w:rsid w:val="00991B10"/>
    <w:rsid w:val="009931ED"/>
    <w:rsid w:val="00993216"/>
    <w:rsid w:val="00993658"/>
    <w:rsid w:val="009943FF"/>
    <w:rsid w:val="00994F01"/>
    <w:rsid w:val="009967B4"/>
    <w:rsid w:val="00996F1E"/>
    <w:rsid w:val="00997291"/>
    <w:rsid w:val="009978A4"/>
    <w:rsid w:val="009A02A4"/>
    <w:rsid w:val="009A0B4B"/>
    <w:rsid w:val="009A1581"/>
    <w:rsid w:val="009A296D"/>
    <w:rsid w:val="009A2A19"/>
    <w:rsid w:val="009A3138"/>
    <w:rsid w:val="009A4AF2"/>
    <w:rsid w:val="009A5208"/>
    <w:rsid w:val="009A5FB1"/>
    <w:rsid w:val="009A662E"/>
    <w:rsid w:val="009A7A8A"/>
    <w:rsid w:val="009A7BFA"/>
    <w:rsid w:val="009B00AB"/>
    <w:rsid w:val="009B0B6A"/>
    <w:rsid w:val="009B0BC5"/>
    <w:rsid w:val="009B1DB7"/>
    <w:rsid w:val="009B1F4B"/>
    <w:rsid w:val="009B2325"/>
    <w:rsid w:val="009B5939"/>
    <w:rsid w:val="009B5AD3"/>
    <w:rsid w:val="009B5E0F"/>
    <w:rsid w:val="009B6348"/>
    <w:rsid w:val="009B6382"/>
    <w:rsid w:val="009B6599"/>
    <w:rsid w:val="009B77EF"/>
    <w:rsid w:val="009C025C"/>
    <w:rsid w:val="009C0707"/>
    <w:rsid w:val="009C122A"/>
    <w:rsid w:val="009C1425"/>
    <w:rsid w:val="009C1D9A"/>
    <w:rsid w:val="009C1F29"/>
    <w:rsid w:val="009C2AC2"/>
    <w:rsid w:val="009C334C"/>
    <w:rsid w:val="009C4EAA"/>
    <w:rsid w:val="009C5510"/>
    <w:rsid w:val="009C5EA5"/>
    <w:rsid w:val="009C62C9"/>
    <w:rsid w:val="009C6D7C"/>
    <w:rsid w:val="009C79A8"/>
    <w:rsid w:val="009C7E32"/>
    <w:rsid w:val="009D077F"/>
    <w:rsid w:val="009D0A50"/>
    <w:rsid w:val="009D1469"/>
    <w:rsid w:val="009D1DAB"/>
    <w:rsid w:val="009D239C"/>
    <w:rsid w:val="009D23A8"/>
    <w:rsid w:val="009D2DCA"/>
    <w:rsid w:val="009D744C"/>
    <w:rsid w:val="009D7890"/>
    <w:rsid w:val="009E0E9A"/>
    <w:rsid w:val="009E1BB3"/>
    <w:rsid w:val="009E233B"/>
    <w:rsid w:val="009E304A"/>
    <w:rsid w:val="009E3DE5"/>
    <w:rsid w:val="009E4611"/>
    <w:rsid w:val="009E47ED"/>
    <w:rsid w:val="009E4E57"/>
    <w:rsid w:val="009E5F70"/>
    <w:rsid w:val="009E622C"/>
    <w:rsid w:val="009E6FF8"/>
    <w:rsid w:val="009E73E0"/>
    <w:rsid w:val="009E7411"/>
    <w:rsid w:val="009E7449"/>
    <w:rsid w:val="009F05AC"/>
    <w:rsid w:val="009F0D74"/>
    <w:rsid w:val="009F1EAA"/>
    <w:rsid w:val="009F218C"/>
    <w:rsid w:val="009F23F5"/>
    <w:rsid w:val="009F25D7"/>
    <w:rsid w:val="009F2A09"/>
    <w:rsid w:val="009F30A5"/>
    <w:rsid w:val="009F344F"/>
    <w:rsid w:val="009F43E3"/>
    <w:rsid w:val="009F4622"/>
    <w:rsid w:val="009F47E6"/>
    <w:rsid w:val="009F487D"/>
    <w:rsid w:val="009F4CD7"/>
    <w:rsid w:val="009F5641"/>
    <w:rsid w:val="009F5C56"/>
    <w:rsid w:val="009F6C66"/>
    <w:rsid w:val="00A004C4"/>
    <w:rsid w:val="00A00E6F"/>
    <w:rsid w:val="00A013A1"/>
    <w:rsid w:val="00A019A1"/>
    <w:rsid w:val="00A01A79"/>
    <w:rsid w:val="00A024B4"/>
    <w:rsid w:val="00A02BDA"/>
    <w:rsid w:val="00A0360F"/>
    <w:rsid w:val="00A03A3C"/>
    <w:rsid w:val="00A041A9"/>
    <w:rsid w:val="00A0430A"/>
    <w:rsid w:val="00A04C8D"/>
    <w:rsid w:val="00A0535F"/>
    <w:rsid w:val="00A0554C"/>
    <w:rsid w:val="00A055F5"/>
    <w:rsid w:val="00A05A14"/>
    <w:rsid w:val="00A063C1"/>
    <w:rsid w:val="00A069D2"/>
    <w:rsid w:val="00A10BFD"/>
    <w:rsid w:val="00A10D53"/>
    <w:rsid w:val="00A113BC"/>
    <w:rsid w:val="00A11546"/>
    <w:rsid w:val="00A116A2"/>
    <w:rsid w:val="00A119E8"/>
    <w:rsid w:val="00A12D3B"/>
    <w:rsid w:val="00A13D0D"/>
    <w:rsid w:val="00A14ED5"/>
    <w:rsid w:val="00A1568F"/>
    <w:rsid w:val="00A15EF2"/>
    <w:rsid w:val="00A16049"/>
    <w:rsid w:val="00A205C6"/>
    <w:rsid w:val="00A20A06"/>
    <w:rsid w:val="00A21205"/>
    <w:rsid w:val="00A21955"/>
    <w:rsid w:val="00A21BEB"/>
    <w:rsid w:val="00A22054"/>
    <w:rsid w:val="00A2275E"/>
    <w:rsid w:val="00A23A97"/>
    <w:rsid w:val="00A248C8"/>
    <w:rsid w:val="00A249F1"/>
    <w:rsid w:val="00A25266"/>
    <w:rsid w:val="00A25F91"/>
    <w:rsid w:val="00A26BA9"/>
    <w:rsid w:val="00A27A1E"/>
    <w:rsid w:val="00A304C0"/>
    <w:rsid w:val="00A32C6A"/>
    <w:rsid w:val="00A3351C"/>
    <w:rsid w:val="00A33C98"/>
    <w:rsid w:val="00A35A97"/>
    <w:rsid w:val="00A36AFA"/>
    <w:rsid w:val="00A41887"/>
    <w:rsid w:val="00A4203D"/>
    <w:rsid w:val="00A4246F"/>
    <w:rsid w:val="00A42B99"/>
    <w:rsid w:val="00A42DBA"/>
    <w:rsid w:val="00A43593"/>
    <w:rsid w:val="00A44AFB"/>
    <w:rsid w:val="00A44CA7"/>
    <w:rsid w:val="00A45113"/>
    <w:rsid w:val="00A458FB"/>
    <w:rsid w:val="00A45E72"/>
    <w:rsid w:val="00A45F49"/>
    <w:rsid w:val="00A4604D"/>
    <w:rsid w:val="00A460A6"/>
    <w:rsid w:val="00A464CD"/>
    <w:rsid w:val="00A466B5"/>
    <w:rsid w:val="00A52C73"/>
    <w:rsid w:val="00A54C5D"/>
    <w:rsid w:val="00A54E23"/>
    <w:rsid w:val="00A56D15"/>
    <w:rsid w:val="00A56F6D"/>
    <w:rsid w:val="00A5770B"/>
    <w:rsid w:val="00A57B72"/>
    <w:rsid w:val="00A61406"/>
    <w:rsid w:val="00A619B0"/>
    <w:rsid w:val="00A61F24"/>
    <w:rsid w:val="00A62982"/>
    <w:rsid w:val="00A63A91"/>
    <w:rsid w:val="00A63EFD"/>
    <w:rsid w:val="00A65279"/>
    <w:rsid w:val="00A655AB"/>
    <w:rsid w:val="00A66D4E"/>
    <w:rsid w:val="00A66D96"/>
    <w:rsid w:val="00A67900"/>
    <w:rsid w:val="00A67C3A"/>
    <w:rsid w:val="00A6BABB"/>
    <w:rsid w:val="00A7004B"/>
    <w:rsid w:val="00A701C0"/>
    <w:rsid w:val="00A70615"/>
    <w:rsid w:val="00A71C7B"/>
    <w:rsid w:val="00A722DB"/>
    <w:rsid w:val="00A72457"/>
    <w:rsid w:val="00A72C39"/>
    <w:rsid w:val="00A737FE"/>
    <w:rsid w:val="00A73996"/>
    <w:rsid w:val="00A73A9F"/>
    <w:rsid w:val="00A73C1A"/>
    <w:rsid w:val="00A744F6"/>
    <w:rsid w:val="00A75692"/>
    <w:rsid w:val="00A75B40"/>
    <w:rsid w:val="00A76339"/>
    <w:rsid w:val="00A80901"/>
    <w:rsid w:val="00A812AD"/>
    <w:rsid w:val="00A812E1"/>
    <w:rsid w:val="00A8177E"/>
    <w:rsid w:val="00A82E26"/>
    <w:rsid w:val="00A83106"/>
    <w:rsid w:val="00A83344"/>
    <w:rsid w:val="00A83EFD"/>
    <w:rsid w:val="00A8405B"/>
    <w:rsid w:val="00A8436C"/>
    <w:rsid w:val="00A84A43"/>
    <w:rsid w:val="00A864C1"/>
    <w:rsid w:val="00A86DA6"/>
    <w:rsid w:val="00A870E4"/>
    <w:rsid w:val="00A87B43"/>
    <w:rsid w:val="00A8D53E"/>
    <w:rsid w:val="00A903FF"/>
    <w:rsid w:val="00A9066F"/>
    <w:rsid w:val="00A9084E"/>
    <w:rsid w:val="00A909B1"/>
    <w:rsid w:val="00A9167A"/>
    <w:rsid w:val="00A916E6"/>
    <w:rsid w:val="00A91B96"/>
    <w:rsid w:val="00A9241F"/>
    <w:rsid w:val="00A928F4"/>
    <w:rsid w:val="00A929D7"/>
    <w:rsid w:val="00A92BED"/>
    <w:rsid w:val="00A936C4"/>
    <w:rsid w:val="00A94095"/>
    <w:rsid w:val="00A942B7"/>
    <w:rsid w:val="00A9446E"/>
    <w:rsid w:val="00A94685"/>
    <w:rsid w:val="00A956A2"/>
    <w:rsid w:val="00A956DD"/>
    <w:rsid w:val="00A95E30"/>
    <w:rsid w:val="00A968C2"/>
    <w:rsid w:val="00A969C8"/>
    <w:rsid w:val="00A970AD"/>
    <w:rsid w:val="00A97400"/>
    <w:rsid w:val="00A97767"/>
    <w:rsid w:val="00A978EB"/>
    <w:rsid w:val="00A97A03"/>
    <w:rsid w:val="00AA0861"/>
    <w:rsid w:val="00AA0BF6"/>
    <w:rsid w:val="00AA0DED"/>
    <w:rsid w:val="00AA1822"/>
    <w:rsid w:val="00AA1AB6"/>
    <w:rsid w:val="00AA356A"/>
    <w:rsid w:val="00AA54F8"/>
    <w:rsid w:val="00AA5960"/>
    <w:rsid w:val="00AA7333"/>
    <w:rsid w:val="00AA758D"/>
    <w:rsid w:val="00AA7606"/>
    <w:rsid w:val="00AA790A"/>
    <w:rsid w:val="00AA7AB3"/>
    <w:rsid w:val="00AA7AD0"/>
    <w:rsid w:val="00AA7B54"/>
    <w:rsid w:val="00AB0C7D"/>
    <w:rsid w:val="00AB0F57"/>
    <w:rsid w:val="00AB3424"/>
    <w:rsid w:val="00AB3EDB"/>
    <w:rsid w:val="00AB42EB"/>
    <w:rsid w:val="00AB46FF"/>
    <w:rsid w:val="00AB4CF2"/>
    <w:rsid w:val="00AB611F"/>
    <w:rsid w:val="00AB625B"/>
    <w:rsid w:val="00AB6488"/>
    <w:rsid w:val="00AB6AE4"/>
    <w:rsid w:val="00AB6E45"/>
    <w:rsid w:val="00AB7133"/>
    <w:rsid w:val="00AB7768"/>
    <w:rsid w:val="00AC01C9"/>
    <w:rsid w:val="00AC14B3"/>
    <w:rsid w:val="00AC1D15"/>
    <w:rsid w:val="00AC286C"/>
    <w:rsid w:val="00AC2B40"/>
    <w:rsid w:val="00AC355C"/>
    <w:rsid w:val="00AC3B96"/>
    <w:rsid w:val="00AC3BEE"/>
    <w:rsid w:val="00AC3F67"/>
    <w:rsid w:val="00AC5A8B"/>
    <w:rsid w:val="00AC66ED"/>
    <w:rsid w:val="00AC7F69"/>
    <w:rsid w:val="00AC7F7A"/>
    <w:rsid w:val="00AD2681"/>
    <w:rsid w:val="00AD29A4"/>
    <w:rsid w:val="00AD2B86"/>
    <w:rsid w:val="00AD2EC9"/>
    <w:rsid w:val="00AD34E3"/>
    <w:rsid w:val="00AD37BD"/>
    <w:rsid w:val="00AD383F"/>
    <w:rsid w:val="00AD409B"/>
    <w:rsid w:val="00AD4F75"/>
    <w:rsid w:val="00AD5AAE"/>
    <w:rsid w:val="00AD5D16"/>
    <w:rsid w:val="00AD629F"/>
    <w:rsid w:val="00AD6513"/>
    <w:rsid w:val="00AD7035"/>
    <w:rsid w:val="00AE09CE"/>
    <w:rsid w:val="00AE0E08"/>
    <w:rsid w:val="00AE1C3A"/>
    <w:rsid w:val="00AE2520"/>
    <w:rsid w:val="00AE267E"/>
    <w:rsid w:val="00AE304D"/>
    <w:rsid w:val="00AE3456"/>
    <w:rsid w:val="00AE349A"/>
    <w:rsid w:val="00AE3961"/>
    <w:rsid w:val="00AE3FEE"/>
    <w:rsid w:val="00AE46CC"/>
    <w:rsid w:val="00AE4C93"/>
    <w:rsid w:val="00AE532C"/>
    <w:rsid w:val="00AE576B"/>
    <w:rsid w:val="00AE5C03"/>
    <w:rsid w:val="00AE5E25"/>
    <w:rsid w:val="00AE5F06"/>
    <w:rsid w:val="00AE648A"/>
    <w:rsid w:val="00AE6F3F"/>
    <w:rsid w:val="00AE7F65"/>
    <w:rsid w:val="00AF03C1"/>
    <w:rsid w:val="00AF05DE"/>
    <w:rsid w:val="00AF080F"/>
    <w:rsid w:val="00AF082C"/>
    <w:rsid w:val="00AF1147"/>
    <w:rsid w:val="00AF1763"/>
    <w:rsid w:val="00AF1C7D"/>
    <w:rsid w:val="00AF1DA8"/>
    <w:rsid w:val="00AF1EB8"/>
    <w:rsid w:val="00AF211B"/>
    <w:rsid w:val="00AF28B6"/>
    <w:rsid w:val="00AF2DD5"/>
    <w:rsid w:val="00AF354A"/>
    <w:rsid w:val="00AF3AB0"/>
    <w:rsid w:val="00AF3CE6"/>
    <w:rsid w:val="00AF4878"/>
    <w:rsid w:val="00AF546C"/>
    <w:rsid w:val="00AF5BED"/>
    <w:rsid w:val="00AF67A4"/>
    <w:rsid w:val="00AF705A"/>
    <w:rsid w:val="00AF748E"/>
    <w:rsid w:val="00AF7B87"/>
    <w:rsid w:val="00AF7C30"/>
    <w:rsid w:val="00B0068F"/>
    <w:rsid w:val="00B02FC9"/>
    <w:rsid w:val="00B03EDB"/>
    <w:rsid w:val="00B0581E"/>
    <w:rsid w:val="00B06134"/>
    <w:rsid w:val="00B06365"/>
    <w:rsid w:val="00B06E30"/>
    <w:rsid w:val="00B071F4"/>
    <w:rsid w:val="00B074A2"/>
    <w:rsid w:val="00B07D0C"/>
    <w:rsid w:val="00B103AF"/>
    <w:rsid w:val="00B104E6"/>
    <w:rsid w:val="00B1053D"/>
    <w:rsid w:val="00B11036"/>
    <w:rsid w:val="00B1128E"/>
    <w:rsid w:val="00B11654"/>
    <w:rsid w:val="00B126B1"/>
    <w:rsid w:val="00B12718"/>
    <w:rsid w:val="00B13F79"/>
    <w:rsid w:val="00B1409A"/>
    <w:rsid w:val="00B150D5"/>
    <w:rsid w:val="00B152B2"/>
    <w:rsid w:val="00B1551A"/>
    <w:rsid w:val="00B16A6A"/>
    <w:rsid w:val="00B17C97"/>
    <w:rsid w:val="00B20AC1"/>
    <w:rsid w:val="00B213CB"/>
    <w:rsid w:val="00B2195C"/>
    <w:rsid w:val="00B22476"/>
    <w:rsid w:val="00B22694"/>
    <w:rsid w:val="00B24E69"/>
    <w:rsid w:val="00B2534A"/>
    <w:rsid w:val="00B2572B"/>
    <w:rsid w:val="00B25FC5"/>
    <w:rsid w:val="00B260C1"/>
    <w:rsid w:val="00B26683"/>
    <w:rsid w:val="00B27FF9"/>
    <w:rsid w:val="00B3075A"/>
    <w:rsid w:val="00B310C0"/>
    <w:rsid w:val="00B310C2"/>
    <w:rsid w:val="00B3136B"/>
    <w:rsid w:val="00B317F4"/>
    <w:rsid w:val="00B32AD0"/>
    <w:rsid w:val="00B33E7B"/>
    <w:rsid w:val="00B344DA"/>
    <w:rsid w:val="00B347E5"/>
    <w:rsid w:val="00B3489F"/>
    <w:rsid w:val="00B355B2"/>
    <w:rsid w:val="00B3631E"/>
    <w:rsid w:val="00B36673"/>
    <w:rsid w:val="00B36726"/>
    <w:rsid w:val="00B36B93"/>
    <w:rsid w:val="00B370A9"/>
    <w:rsid w:val="00B37A09"/>
    <w:rsid w:val="00B41159"/>
    <w:rsid w:val="00B41485"/>
    <w:rsid w:val="00B41B68"/>
    <w:rsid w:val="00B42F37"/>
    <w:rsid w:val="00B45756"/>
    <w:rsid w:val="00B4628C"/>
    <w:rsid w:val="00B46324"/>
    <w:rsid w:val="00B46803"/>
    <w:rsid w:val="00B47558"/>
    <w:rsid w:val="00B478A3"/>
    <w:rsid w:val="00B479FA"/>
    <w:rsid w:val="00B500D0"/>
    <w:rsid w:val="00B501D9"/>
    <w:rsid w:val="00B511BE"/>
    <w:rsid w:val="00B516E2"/>
    <w:rsid w:val="00B51708"/>
    <w:rsid w:val="00B52D75"/>
    <w:rsid w:val="00B53D5A"/>
    <w:rsid w:val="00B54C67"/>
    <w:rsid w:val="00B55399"/>
    <w:rsid w:val="00B55449"/>
    <w:rsid w:val="00B55B1D"/>
    <w:rsid w:val="00B55B7D"/>
    <w:rsid w:val="00B567C9"/>
    <w:rsid w:val="00B60263"/>
    <w:rsid w:val="00B60893"/>
    <w:rsid w:val="00B60A13"/>
    <w:rsid w:val="00B60D2D"/>
    <w:rsid w:val="00B60F56"/>
    <w:rsid w:val="00B6279B"/>
    <w:rsid w:val="00B63493"/>
    <w:rsid w:val="00B63F48"/>
    <w:rsid w:val="00B64255"/>
    <w:rsid w:val="00B644AD"/>
    <w:rsid w:val="00B645D1"/>
    <w:rsid w:val="00B64793"/>
    <w:rsid w:val="00B65A60"/>
    <w:rsid w:val="00B660BD"/>
    <w:rsid w:val="00B662A4"/>
    <w:rsid w:val="00B672B3"/>
    <w:rsid w:val="00B67731"/>
    <w:rsid w:val="00B67988"/>
    <w:rsid w:val="00B7015F"/>
    <w:rsid w:val="00B70A04"/>
    <w:rsid w:val="00B71349"/>
    <w:rsid w:val="00B7136A"/>
    <w:rsid w:val="00B7178D"/>
    <w:rsid w:val="00B717F5"/>
    <w:rsid w:val="00B71EB5"/>
    <w:rsid w:val="00B72300"/>
    <w:rsid w:val="00B73BA7"/>
    <w:rsid w:val="00B73D43"/>
    <w:rsid w:val="00B7492B"/>
    <w:rsid w:val="00B75178"/>
    <w:rsid w:val="00B7661D"/>
    <w:rsid w:val="00B767DB"/>
    <w:rsid w:val="00B768DF"/>
    <w:rsid w:val="00B7717F"/>
    <w:rsid w:val="00B77768"/>
    <w:rsid w:val="00B78E19"/>
    <w:rsid w:val="00B81079"/>
    <w:rsid w:val="00B8113F"/>
    <w:rsid w:val="00B813A9"/>
    <w:rsid w:val="00B8162C"/>
    <w:rsid w:val="00B8197F"/>
    <w:rsid w:val="00B82594"/>
    <w:rsid w:val="00B82756"/>
    <w:rsid w:val="00B82B73"/>
    <w:rsid w:val="00B82E82"/>
    <w:rsid w:val="00B8319F"/>
    <w:rsid w:val="00B835C4"/>
    <w:rsid w:val="00B84A33"/>
    <w:rsid w:val="00B8569B"/>
    <w:rsid w:val="00B85C56"/>
    <w:rsid w:val="00B875EE"/>
    <w:rsid w:val="00B90242"/>
    <w:rsid w:val="00B91C0C"/>
    <w:rsid w:val="00B925D0"/>
    <w:rsid w:val="00B9262C"/>
    <w:rsid w:val="00B93B13"/>
    <w:rsid w:val="00B93F63"/>
    <w:rsid w:val="00B940C0"/>
    <w:rsid w:val="00B9492F"/>
    <w:rsid w:val="00B95857"/>
    <w:rsid w:val="00B96868"/>
    <w:rsid w:val="00BA309D"/>
    <w:rsid w:val="00BA41A2"/>
    <w:rsid w:val="00BA4880"/>
    <w:rsid w:val="00BA4A72"/>
    <w:rsid w:val="00BA4DFF"/>
    <w:rsid w:val="00BA5433"/>
    <w:rsid w:val="00BA6399"/>
    <w:rsid w:val="00BA65F8"/>
    <w:rsid w:val="00BA684F"/>
    <w:rsid w:val="00BA6E02"/>
    <w:rsid w:val="00BA76C6"/>
    <w:rsid w:val="00BA7D0B"/>
    <w:rsid w:val="00BAB1B8"/>
    <w:rsid w:val="00BB0073"/>
    <w:rsid w:val="00BB03D6"/>
    <w:rsid w:val="00BB04A9"/>
    <w:rsid w:val="00BB07D7"/>
    <w:rsid w:val="00BB1B67"/>
    <w:rsid w:val="00BB23C9"/>
    <w:rsid w:val="00BB3560"/>
    <w:rsid w:val="00BB35C2"/>
    <w:rsid w:val="00BB3BDE"/>
    <w:rsid w:val="00BB4016"/>
    <w:rsid w:val="00BB5E95"/>
    <w:rsid w:val="00BB6B49"/>
    <w:rsid w:val="00BB7014"/>
    <w:rsid w:val="00BC0302"/>
    <w:rsid w:val="00BC0975"/>
    <w:rsid w:val="00BC0A21"/>
    <w:rsid w:val="00BC1218"/>
    <w:rsid w:val="00BC342F"/>
    <w:rsid w:val="00BC38E8"/>
    <w:rsid w:val="00BC39CE"/>
    <w:rsid w:val="00BC59FE"/>
    <w:rsid w:val="00BC612D"/>
    <w:rsid w:val="00BC6262"/>
    <w:rsid w:val="00BC6545"/>
    <w:rsid w:val="00BC6C20"/>
    <w:rsid w:val="00BC75E5"/>
    <w:rsid w:val="00BC7764"/>
    <w:rsid w:val="00BC7CA0"/>
    <w:rsid w:val="00BC7CD0"/>
    <w:rsid w:val="00BC7E99"/>
    <w:rsid w:val="00BC9098"/>
    <w:rsid w:val="00BD0279"/>
    <w:rsid w:val="00BD03B6"/>
    <w:rsid w:val="00BD2BE9"/>
    <w:rsid w:val="00BD3073"/>
    <w:rsid w:val="00BD34B3"/>
    <w:rsid w:val="00BD3CBF"/>
    <w:rsid w:val="00BD577F"/>
    <w:rsid w:val="00BD59B8"/>
    <w:rsid w:val="00BD5BD6"/>
    <w:rsid w:val="00BD5EB2"/>
    <w:rsid w:val="00BD5F1D"/>
    <w:rsid w:val="00BD67A1"/>
    <w:rsid w:val="00BD732E"/>
    <w:rsid w:val="00BD7B37"/>
    <w:rsid w:val="00BE026D"/>
    <w:rsid w:val="00BE045E"/>
    <w:rsid w:val="00BE0B68"/>
    <w:rsid w:val="00BE0B73"/>
    <w:rsid w:val="00BE0F80"/>
    <w:rsid w:val="00BE10AF"/>
    <w:rsid w:val="00BE1308"/>
    <w:rsid w:val="00BE139D"/>
    <w:rsid w:val="00BE23F0"/>
    <w:rsid w:val="00BE328A"/>
    <w:rsid w:val="00BE4039"/>
    <w:rsid w:val="00BE4CBB"/>
    <w:rsid w:val="00BE51D5"/>
    <w:rsid w:val="00BE5B73"/>
    <w:rsid w:val="00BE5E2B"/>
    <w:rsid w:val="00BE6A40"/>
    <w:rsid w:val="00BE7A10"/>
    <w:rsid w:val="00BE7CFB"/>
    <w:rsid w:val="00BE7E93"/>
    <w:rsid w:val="00BF039F"/>
    <w:rsid w:val="00BF0D8E"/>
    <w:rsid w:val="00BF1084"/>
    <w:rsid w:val="00BF3A9F"/>
    <w:rsid w:val="00BF4866"/>
    <w:rsid w:val="00BF5278"/>
    <w:rsid w:val="00BF53CC"/>
    <w:rsid w:val="00BF57C9"/>
    <w:rsid w:val="00BF5EE3"/>
    <w:rsid w:val="00BF605D"/>
    <w:rsid w:val="00BF6A58"/>
    <w:rsid w:val="00BF78ED"/>
    <w:rsid w:val="00BF7D70"/>
    <w:rsid w:val="00C01FBD"/>
    <w:rsid w:val="00C02DBE"/>
    <w:rsid w:val="00C03189"/>
    <w:rsid w:val="00C03942"/>
    <w:rsid w:val="00C03FD1"/>
    <w:rsid w:val="00C04267"/>
    <w:rsid w:val="00C05940"/>
    <w:rsid w:val="00C05C8E"/>
    <w:rsid w:val="00C06CB8"/>
    <w:rsid w:val="00C113DE"/>
    <w:rsid w:val="00C1169A"/>
    <w:rsid w:val="00C11E35"/>
    <w:rsid w:val="00C126E5"/>
    <w:rsid w:val="00C13017"/>
    <w:rsid w:val="00C1301C"/>
    <w:rsid w:val="00C1413F"/>
    <w:rsid w:val="00C1457D"/>
    <w:rsid w:val="00C1467F"/>
    <w:rsid w:val="00C1513C"/>
    <w:rsid w:val="00C15928"/>
    <w:rsid w:val="00C15E61"/>
    <w:rsid w:val="00C16021"/>
    <w:rsid w:val="00C16E27"/>
    <w:rsid w:val="00C17319"/>
    <w:rsid w:val="00C17A4E"/>
    <w:rsid w:val="00C21ED3"/>
    <w:rsid w:val="00C21F8C"/>
    <w:rsid w:val="00C23A61"/>
    <w:rsid w:val="00C23BCF"/>
    <w:rsid w:val="00C23F6B"/>
    <w:rsid w:val="00C24E16"/>
    <w:rsid w:val="00C25531"/>
    <w:rsid w:val="00C2578D"/>
    <w:rsid w:val="00C269E7"/>
    <w:rsid w:val="00C26F93"/>
    <w:rsid w:val="00C27D52"/>
    <w:rsid w:val="00C301B1"/>
    <w:rsid w:val="00C3091F"/>
    <w:rsid w:val="00C30A1B"/>
    <w:rsid w:val="00C31088"/>
    <w:rsid w:val="00C319E8"/>
    <w:rsid w:val="00C320BB"/>
    <w:rsid w:val="00C323A6"/>
    <w:rsid w:val="00C32DD1"/>
    <w:rsid w:val="00C33229"/>
    <w:rsid w:val="00C33AAC"/>
    <w:rsid w:val="00C346D4"/>
    <w:rsid w:val="00C354C9"/>
    <w:rsid w:val="00C354E0"/>
    <w:rsid w:val="00C3568E"/>
    <w:rsid w:val="00C36AD8"/>
    <w:rsid w:val="00C376F7"/>
    <w:rsid w:val="00C37D91"/>
    <w:rsid w:val="00C37FB3"/>
    <w:rsid w:val="00C40D79"/>
    <w:rsid w:val="00C41B78"/>
    <w:rsid w:val="00C4215A"/>
    <w:rsid w:val="00C42FBE"/>
    <w:rsid w:val="00C43227"/>
    <w:rsid w:val="00C44D7B"/>
    <w:rsid w:val="00C45AB2"/>
    <w:rsid w:val="00C46190"/>
    <w:rsid w:val="00C46451"/>
    <w:rsid w:val="00C468EE"/>
    <w:rsid w:val="00C47BB1"/>
    <w:rsid w:val="00C47CF2"/>
    <w:rsid w:val="00C51143"/>
    <w:rsid w:val="00C531E7"/>
    <w:rsid w:val="00C560D3"/>
    <w:rsid w:val="00C5727F"/>
    <w:rsid w:val="00C573CF"/>
    <w:rsid w:val="00C57507"/>
    <w:rsid w:val="00C57748"/>
    <w:rsid w:val="00C6088C"/>
    <w:rsid w:val="00C61678"/>
    <w:rsid w:val="00C61A10"/>
    <w:rsid w:val="00C61CFA"/>
    <w:rsid w:val="00C61EA0"/>
    <w:rsid w:val="00C62665"/>
    <w:rsid w:val="00C63FF3"/>
    <w:rsid w:val="00C64651"/>
    <w:rsid w:val="00C64964"/>
    <w:rsid w:val="00C64C4D"/>
    <w:rsid w:val="00C6507A"/>
    <w:rsid w:val="00C6697B"/>
    <w:rsid w:val="00C67B65"/>
    <w:rsid w:val="00C69AD2"/>
    <w:rsid w:val="00C72A1C"/>
    <w:rsid w:val="00C72E50"/>
    <w:rsid w:val="00C738AE"/>
    <w:rsid w:val="00C74605"/>
    <w:rsid w:val="00C75303"/>
    <w:rsid w:val="00C76BED"/>
    <w:rsid w:val="00C807E0"/>
    <w:rsid w:val="00C80D1A"/>
    <w:rsid w:val="00C8258D"/>
    <w:rsid w:val="00C82AA5"/>
    <w:rsid w:val="00C82D99"/>
    <w:rsid w:val="00C8383D"/>
    <w:rsid w:val="00C85B2D"/>
    <w:rsid w:val="00C86696"/>
    <w:rsid w:val="00C869D1"/>
    <w:rsid w:val="00C87608"/>
    <w:rsid w:val="00C87B7F"/>
    <w:rsid w:val="00C87E4A"/>
    <w:rsid w:val="00C900EC"/>
    <w:rsid w:val="00C90B39"/>
    <w:rsid w:val="00C90D6C"/>
    <w:rsid w:val="00C91173"/>
    <w:rsid w:val="00C91C5C"/>
    <w:rsid w:val="00C92983"/>
    <w:rsid w:val="00C92C00"/>
    <w:rsid w:val="00C9485E"/>
    <w:rsid w:val="00C9744F"/>
    <w:rsid w:val="00C97E22"/>
    <w:rsid w:val="00CA01EF"/>
    <w:rsid w:val="00CA0541"/>
    <w:rsid w:val="00CA06C1"/>
    <w:rsid w:val="00CA1CEA"/>
    <w:rsid w:val="00CA3A4B"/>
    <w:rsid w:val="00CA3F00"/>
    <w:rsid w:val="00CA4271"/>
    <w:rsid w:val="00CA531E"/>
    <w:rsid w:val="00CA65CE"/>
    <w:rsid w:val="00CA7189"/>
    <w:rsid w:val="00CB14A0"/>
    <w:rsid w:val="00CB1644"/>
    <w:rsid w:val="00CB1E13"/>
    <w:rsid w:val="00CB1F6C"/>
    <w:rsid w:val="00CB2DED"/>
    <w:rsid w:val="00CB2FC8"/>
    <w:rsid w:val="00CB31B0"/>
    <w:rsid w:val="00CB3A92"/>
    <w:rsid w:val="00CB4010"/>
    <w:rsid w:val="00CB489A"/>
    <w:rsid w:val="00CB52A9"/>
    <w:rsid w:val="00CB667F"/>
    <w:rsid w:val="00CC0365"/>
    <w:rsid w:val="00CC14D8"/>
    <w:rsid w:val="00CC1FB0"/>
    <w:rsid w:val="00CC21F5"/>
    <w:rsid w:val="00CC2591"/>
    <w:rsid w:val="00CC2A5A"/>
    <w:rsid w:val="00CC2F85"/>
    <w:rsid w:val="00CC312D"/>
    <w:rsid w:val="00CC34DE"/>
    <w:rsid w:val="00CC3683"/>
    <w:rsid w:val="00CC371A"/>
    <w:rsid w:val="00CC37DD"/>
    <w:rsid w:val="00CC3CD0"/>
    <w:rsid w:val="00CC45B1"/>
    <w:rsid w:val="00CC49B5"/>
    <w:rsid w:val="00CC5992"/>
    <w:rsid w:val="00CC5C5E"/>
    <w:rsid w:val="00CCC82B"/>
    <w:rsid w:val="00CD02B1"/>
    <w:rsid w:val="00CD05EE"/>
    <w:rsid w:val="00CD10E5"/>
    <w:rsid w:val="00CD14C5"/>
    <w:rsid w:val="00CD202D"/>
    <w:rsid w:val="00CD2FE0"/>
    <w:rsid w:val="00CD30B7"/>
    <w:rsid w:val="00CD313B"/>
    <w:rsid w:val="00CD344E"/>
    <w:rsid w:val="00CD4B92"/>
    <w:rsid w:val="00CD4FEF"/>
    <w:rsid w:val="00CD61B7"/>
    <w:rsid w:val="00CD7EA6"/>
    <w:rsid w:val="00CE0C89"/>
    <w:rsid w:val="00CE2BE2"/>
    <w:rsid w:val="00CE2E48"/>
    <w:rsid w:val="00CE3D77"/>
    <w:rsid w:val="00CE3D99"/>
    <w:rsid w:val="00CE4F68"/>
    <w:rsid w:val="00CE557D"/>
    <w:rsid w:val="00CE6603"/>
    <w:rsid w:val="00CE71BC"/>
    <w:rsid w:val="00CE7312"/>
    <w:rsid w:val="00CE7C1C"/>
    <w:rsid w:val="00CE7F79"/>
    <w:rsid w:val="00CE7F94"/>
    <w:rsid w:val="00CE8D67"/>
    <w:rsid w:val="00CF0C58"/>
    <w:rsid w:val="00CF14B4"/>
    <w:rsid w:val="00CF1C73"/>
    <w:rsid w:val="00CF3E23"/>
    <w:rsid w:val="00CF4003"/>
    <w:rsid w:val="00CF44A7"/>
    <w:rsid w:val="00CF5860"/>
    <w:rsid w:val="00CF7A77"/>
    <w:rsid w:val="00D00DAC"/>
    <w:rsid w:val="00D00E56"/>
    <w:rsid w:val="00D016FA"/>
    <w:rsid w:val="00D01D62"/>
    <w:rsid w:val="00D033E3"/>
    <w:rsid w:val="00D048BF"/>
    <w:rsid w:val="00D05039"/>
    <w:rsid w:val="00D0527D"/>
    <w:rsid w:val="00D0612E"/>
    <w:rsid w:val="00D076AF"/>
    <w:rsid w:val="00D07B78"/>
    <w:rsid w:val="00D104C3"/>
    <w:rsid w:val="00D11D50"/>
    <w:rsid w:val="00D12698"/>
    <w:rsid w:val="00D12CFA"/>
    <w:rsid w:val="00D13492"/>
    <w:rsid w:val="00D1364F"/>
    <w:rsid w:val="00D141B9"/>
    <w:rsid w:val="00D14CB5"/>
    <w:rsid w:val="00D14D29"/>
    <w:rsid w:val="00D1521C"/>
    <w:rsid w:val="00D16473"/>
    <w:rsid w:val="00D16C5B"/>
    <w:rsid w:val="00D16E05"/>
    <w:rsid w:val="00D17071"/>
    <w:rsid w:val="00D1777A"/>
    <w:rsid w:val="00D2042E"/>
    <w:rsid w:val="00D205F8"/>
    <w:rsid w:val="00D20ACA"/>
    <w:rsid w:val="00D226E6"/>
    <w:rsid w:val="00D2388B"/>
    <w:rsid w:val="00D239A9"/>
    <w:rsid w:val="00D23CA7"/>
    <w:rsid w:val="00D2445B"/>
    <w:rsid w:val="00D256B9"/>
    <w:rsid w:val="00D25E71"/>
    <w:rsid w:val="00D30F42"/>
    <w:rsid w:val="00D31840"/>
    <w:rsid w:val="00D32A37"/>
    <w:rsid w:val="00D32C13"/>
    <w:rsid w:val="00D33128"/>
    <w:rsid w:val="00D331EC"/>
    <w:rsid w:val="00D345C9"/>
    <w:rsid w:val="00D34D78"/>
    <w:rsid w:val="00D34F10"/>
    <w:rsid w:val="00D3500B"/>
    <w:rsid w:val="00D351B4"/>
    <w:rsid w:val="00D359F2"/>
    <w:rsid w:val="00D374CB"/>
    <w:rsid w:val="00D375A0"/>
    <w:rsid w:val="00D378C6"/>
    <w:rsid w:val="00D400F5"/>
    <w:rsid w:val="00D4061B"/>
    <w:rsid w:val="00D40D5F"/>
    <w:rsid w:val="00D40DF3"/>
    <w:rsid w:val="00D42144"/>
    <w:rsid w:val="00D421BF"/>
    <w:rsid w:val="00D42A0C"/>
    <w:rsid w:val="00D42EF0"/>
    <w:rsid w:val="00D447DF"/>
    <w:rsid w:val="00D44FCA"/>
    <w:rsid w:val="00D45FF0"/>
    <w:rsid w:val="00D462EF"/>
    <w:rsid w:val="00D46A13"/>
    <w:rsid w:val="00D46AD0"/>
    <w:rsid w:val="00D47C79"/>
    <w:rsid w:val="00D47ECA"/>
    <w:rsid w:val="00D5006A"/>
    <w:rsid w:val="00D5021D"/>
    <w:rsid w:val="00D50607"/>
    <w:rsid w:val="00D5072E"/>
    <w:rsid w:val="00D50A25"/>
    <w:rsid w:val="00D51268"/>
    <w:rsid w:val="00D51555"/>
    <w:rsid w:val="00D53D37"/>
    <w:rsid w:val="00D53DDE"/>
    <w:rsid w:val="00D53FDA"/>
    <w:rsid w:val="00D541F7"/>
    <w:rsid w:val="00D5654B"/>
    <w:rsid w:val="00D56656"/>
    <w:rsid w:val="00D5699F"/>
    <w:rsid w:val="00D57485"/>
    <w:rsid w:val="00D5791A"/>
    <w:rsid w:val="00D57D6A"/>
    <w:rsid w:val="00D60772"/>
    <w:rsid w:val="00D60AC9"/>
    <w:rsid w:val="00D614F5"/>
    <w:rsid w:val="00D61F8E"/>
    <w:rsid w:val="00D631D2"/>
    <w:rsid w:val="00D63505"/>
    <w:rsid w:val="00D64054"/>
    <w:rsid w:val="00D641B4"/>
    <w:rsid w:val="00D64508"/>
    <w:rsid w:val="00D64593"/>
    <w:rsid w:val="00D655EA"/>
    <w:rsid w:val="00D666A8"/>
    <w:rsid w:val="00D67AB8"/>
    <w:rsid w:val="00D70088"/>
    <w:rsid w:val="00D71CC1"/>
    <w:rsid w:val="00D72517"/>
    <w:rsid w:val="00D72CE8"/>
    <w:rsid w:val="00D72D4B"/>
    <w:rsid w:val="00D73921"/>
    <w:rsid w:val="00D73C05"/>
    <w:rsid w:val="00D74CAB"/>
    <w:rsid w:val="00D74D88"/>
    <w:rsid w:val="00D75450"/>
    <w:rsid w:val="00D7656C"/>
    <w:rsid w:val="00D76D11"/>
    <w:rsid w:val="00D77EED"/>
    <w:rsid w:val="00D7E72B"/>
    <w:rsid w:val="00D81042"/>
    <w:rsid w:val="00D8114D"/>
    <w:rsid w:val="00D8266B"/>
    <w:rsid w:val="00D834A0"/>
    <w:rsid w:val="00D8399B"/>
    <w:rsid w:val="00D83B5F"/>
    <w:rsid w:val="00D84021"/>
    <w:rsid w:val="00D84339"/>
    <w:rsid w:val="00D84DD3"/>
    <w:rsid w:val="00D850A4"/>
    <w:rsid w:val="00D85858"/>
    <w:rsid w:val="00D85ADC"/>
    <w:rsid w:val="00D85ADE"/>
    <w:rsid w:val="00D86313"/>
    <w:rsid w:val="00D875A3"/>
    <w:rsid w:val="00D875DB"/>
    <w:rsid w:val="00D87648"/>
    <w:rsid w:val="00D90033"/>
    <w:rsid w:val="00D901FF"/>
    <w:rsid w:val="00D91C8D"/>
    <w:rsid w:val="00D92115"/>
    <w:rsid w:val="00D925AF"/>
    <w:rsid w:val="00D92CF7"/>
    <w:rsid w:val="00D94B61"/>
    <w:rsid w:val="00D95CB2"/>
    <w:rsid w:val="00D967A0"/>
    <w:rsid w:val="00D96E43"/>
    <w:rsid w:val="00D9703C"/>
    <w:rsid w:val="00D978EF"/>
    <w:rsid w:val="00DA0468"/>
    <w:rsid w:val="00DA0506"/>
    <w:rsid w:val="00DA073D"/>
    <w:rsid w:val="00DA08A3"/>
    <w:rsid w:val="00DA0AD9"/>
    <w:rsid w:val="00DA169B"/>
    <w:rsid w:val="00DA211A"/>
    <w:rsid w:val="00DA221D"/>
    <w:rsid w:val="00DA3DD2"/>
    <w:rsid w:val="00DA3FAB"/>
    <w:rsid w:val="00DA433B"/>
    <w:rsid w:val="00DA5276"/>
    <w:rsid w:val="00DA62D9"/>
    <w:rsid w:val="00DA7331"/>
    <w:rsid w:val="00DA78B2"/>
    <w:rsid w:val="00DB0333"/>
    <w:rsid w:val="00DB0741"/>
    <w:rsid w:val="00DB08B4"/>
    <w:rsid w:val="00DB1095"/>
    <w:rsid w:val="00DB1D07"/>
    <w:rsid w:val="00DB53F6"/>
    <w:rsid w:val="00DB5DBF"/>
    <w:rsid w:val="00DB60B6"/>
    <w:rsid w:val="00DB64A3"/>
    <w:rsid w:val="00DB658F"/>
    <w:rsid w:val="00DB6C91"/>
    <w:rsid w:val="00DB6E2C"/>
    <w:rsid w:val="00DB7986"/>
    <w:rsid w:val="00DB7C29"/>
    <w:rsid w:val="00DC0BA6"/>
    <w:rsid w:val="00DC0C8B"/>
    <w:rsid w:val="00DC11E9"/>
    <w:rsid w:val="00DC1B1D"/>
    <w:rsid w:val="00DC1C63"/>
    <w:rsid w:val="00DC34FF"/>
    <w:rsid w:val="00DC3BF9"/>
    <w:rsid w:val="00DC3F92"/>
    <w:rsid w:val="00DC52AB"/>
    <w:rsid w:val="00DC5334"/>
    <w:rsid w:val="00DC5A60"/>
    <w:rsid w:val="00DC5F92"/>
    <w:rsid w:val="00DC7406"/>
    <w:rsid w:val="00DD0CF0"/>
    <w:rsid w:val="00DD12C8"/>
    <w:rsid w:val="00DD17CD"/>
    <w:rsid w:val="00DD2038"/>
    <w:rsid w:val="00DD2E4A"/>
    <w:rsid w:val="00DD31A5"/>
    <w:rsid w:val="00DD3995"/>
    <w:rsid w:val="00DD42B5"/>
    <w:rsid w:val="00DD4356"/>
    <w:rsid w:val="00DD4784"/>
    <w:rsid w:val="00DD5036"/>
    <w:rsid w:val="00DD525B"/>
    <w:rsid w:val="00DD5A36"/>
    <w:rsid w:val="00DD5E54"/>
    <w:rsid w:val="00DD6117"/>
    <w:rsid w:val="00DD6657"/>
    <w:rsid w:val="00DD69AC"/>
    <w:rsid w:val="00DD6CA5"/>
    <w:rsid w:val="00DD6D79"/>
    <w:rsid w:val="00DD7117"/>
    <w:rsid w:val="00DD7C30"/>
    <w:rsid w:val="00DE1134"/>
    <w:rsid w:val="00DE23A2"/>
    <w:rsid w:val="00DE2E18"/>
    <w:rsid w:val="00DE3CA4"/>
    <w:rsid w:val="00DE4907"/>
    <w:rsid w:val="00DE4CAE"/>
    <w:rsid w:val="00DE6F1F"/>
    <w:rsid w:val="00DE774E"/>
    <w:rsid w:val="00DE78A6"/>
    <w:rsid w:val="00DF051C"/>
    <w:rsid w:val="00DF1D04"/>
    <w:rsid w:val="00DF380A"/>
    <w:rsid w:val="00DF3CDB"/>
    <w:rsid w:val="00DF5AB8"/>
    <w:rsid w:val="00DF66B3"/>
    <w:rsid w:val="00DF6B30"/>
    <w:rsid w:val="00DF704F"/>
    <w:rsid w:val="00DF71B1"/>
    <w:rsid w:val="00E01129"/>
    <w:rsid w:val="00E019F6"/>
    <w:rsid w:val="00E01D33"/>
    <w:rsid w:val="00E02765"/>
    <w:rsid w:val="00E02846"/>
    <w:rsid w:val="00E02988"/>
    <w:rsid w:val="00E038B6"/>
    <w:rsid w:val="00E04CB0"/>
    <w:rsid w:val="00E06B20"/>
    <w:rsid w:val="00E11051"/>
    <w:rsid w:val="00E113C7"/>
    <w:rsid w:val="00E1356E"/>
    <w:rsid w:val="00E1392D"/>
    <w:rsid w:val="00E149CE"/>
    <w:rsid w:val="00E15C09"/>
    <w:rsid w:val="00E16C46"/>
    <w:rsid w:val="00E201DC"/>
    <w:rsid w:val="00E22149"/>
    <w:rsid w:val="00E2221B"/>
    <w:rsid w:val="00E22EC5"/>
    <w:rsid w:val="00E23330"/>
    <w:rsid w:val="00E23965"/>
    <w:rsid w:val="00E249DA"/>
    <w:rsid w:val="00E26881"/>
    <w:rsid w:val="00E268FC"/>
    <w:rsid w:val="00E26C9D"/>
    <w:rsid w:val="00E26E5E"/>
    <w:rsid w:val="00E26EFB"/>
    <w:rsid w:val="00E30070"/>
    <w:rsid w:val="00E310D8"/>
    <w:rsid w:val="00E31165"/>
    <w:rsid w:val="00E3144E"/>
    <w:rsid w:val="00E33AD4"/>
    <w:rsid w:val="00E33C9B"/>
    <w:rsid w:val="00E33D2A"/>
    <w:rsid w:val="00E33F4D"/>
    <w:rsid w:val="00E3515F"/>
    <w:rsid w:val="00E351F3"/>
    <w:rsid w:val="00E35970"/>
    <w:rsid w:val="00E35DA9"/>
    <w:rsid w:val="00E363A1"/>
    <w:rsid w:val="00E36419"/>
    <w:rsid w:val="00E36528"/>
    <w:rsid w:val="00E367DF"/>
    <w:rsid w:val="00E367FA"/>
    <w:rsid w:val="00E36946"/>
    <w:rsid w:val="00E36BE6"/>
    <w:rsid w:val="00E36CF1"/>
    <w:rsid w:val="00E3713D"/>
    <w:rsid w:val="00E37DBF"/>
    <w:rsid w:val="00E4026B"/>
    <w:rsid w:val="00E41214"/>
    <w:rsid w:val="00E41290"/>
    <w:rsid w:val="00E41A61"/>
    <w:rsid w:val="00E41B0D"/>
    <w:rsid w:val="00E41F53"/>
    <w:rsid w:val="00E41F8A"/>
    <w:rsid w:val="00E42288"/>
    <w:rsid w:val="00E42953"/>
    <w:rsid w:val="00E4335D"/>
    <w:rsid w:val="00E4335E"/>
    <w:rsid w:val="00E43C64"/>
    <w:rsid w:val="00E43EED"/>
    <w:rsid w:val="00E444EB"/>
    <w:rsid w:val="00E4486E"/>
    <w:rsid w:val="00E44A80"/>
    <w:rsid w:val="00E44D09"/>
    <w:rsid w:val="00E45232"/>
    <w:rsid w:val="00E45298"/>
    <w:rsid w:val="00E460F2"/>
    <w:rsid w:val="00E4739A"/>
    <w:rsid w:val="00E47BF6"/>
    <w:rsid w:val="00E47DA7"/>
    <w:rsid w:val="00E47EF9"/>
    <w:rsid w:val="00E47FD0"/>
    <w:rsid w:val="00E5137B"/>
    <w:rsid w:val="00E517C7"/>
    <w:rsid w:val="00E55425"/>
    <w:rsid w:val="00E559E3"/>
    <w:rsid w:val="00E5736D"/>
    <w:rsid w:val="00E5798B"/>
    <w:rsid w:val="00E57B95"/>
    <w:rsid w:val="00E5E8D2"/>
    <w:rsid w:val="00E609CB"/>
    <w:rsid w:val="00E609F1"/>
    <w:rsid w:val="00E60A47"/>
    <w:rsid w:val="00E628A5"/>
    <w:rsid w:val="00E62BAC"/>
    <w:rsid w:val="00E62C7F"/>
    <w:rsid w:val="00E62EFC"/>
    <w:rsid w:val="00E65988"/>
    <w:rsid w:val="00E66349"/>
    <w:rsid w:val="00E677A6"/>
    <w:rsid w:val="00E67BEC"/>
    <w:rsid w:val="00E706A5"/>
    <w:rsid w:val="00E70D49"/>
    <w:rsid w:val="00E7136E"/>
    <w:rsid w:val="00E7151D"/>
    <w:rsid w:val="00E716BD"/>
    <w:rsid w:val="00E721DA"/>
    <w:rsid w:val="00E721EE"/>
    <w:rsid w:val="00E72739"/>
    <w:rsid w:val="00E729AA"/>
    <w:rsid w:val="00E72B79"/>
    <w:rsid w:val="00E72D46"/>
    <w:rsid w:val="00E74217"/>
    <w:rsid w:val="00E74F1B"/>
    <w:rsid w:val="00E75541"/>
    <w:rsid w:val="00E7593B"/>
    <w:rsid w:val="00E760EE"/>
    <w:rsid w:val="00E76BE5"/>
    <w:rsid w:val="00E800E1"/>
    <w:rsid w:val="00E80949"/>
    <w:rsid w:val="00E80B44"/>
    <w:rsid w:val="00E80CA7"/>
    <w:rsid w:val="00E810EE"/>
    <w:rsid w:val="00E81629"/>
    <w:rsid w:val="00E83501"/>
    <w:rsid w:val="00E8399A"/>
    <w:rsid w:val="00E84213"/>
    <w:rsid w:val="00E8421B"/>
    <w:rsid w:val="00E842C8"/>
    <w:rsid w:val="00E850B1"/>
    <w:rsid w:val="00E85213"/>
    <w:rsid w:val="00E85643"/>
    <w:rsid w:val="00E856F5"/>
    <w:rsid w:val="00E85E0F"/>
    <w:rsid w:val="00E86B74"/>
    <w:rsid w:val="00E87472"/>
    <w:rsid w:val="00E9007F"/>
    <w:rsid w:val="00E90B41"/>
    <w:rsid w:val="00E91C05"/>
    <w:rsid w:val="00E9232C"/>
    <w:rsid w:val="00E92444"/>
    <w:rsid w:val="00E926C5"/>
    <w:rsid w:val="00E92B78"/>
    <w:rsid w:val="00E93696"/>
    <w:rsid w:val="00E9375D"/>
    <w:rsid w:val="00E93A86"/>
    <w:rsid w:val="00E943DF"/>
    <w:rsid w:val="00E94A32"/>
    <w:rsid w:val="00E94E4A"/>
    <w:rsid w:val="00E953DD"/>
    <w:rsid w:val="00E9541F"/>
    <w:rsid w:val="00E96008"/>
    <w:rsid w:val="00E972B3"/>
    <w:rsid w:val="00E97973"/>
    <w:rsid w:val="00E97B23"/>
    <w:rsid w:val="00E97E98"/>
    <w:rsid w:val="00EA16D7"/>
    <w:rsid w:val="00EA1B50"/>
    <w:rsid w:val="00EA1CE9"/>
    <w:rsid w:val="00EA241A"/>
    <w:rsid w:val="00EA2AEB"/>
    <w:rsid w:val="00EA2F9D"/>
    <w:rsid w:val="00EA3637"/>
    <w:rsid w:val="00EA4161"/>
    <w:rsid w:val="00EA47A5"/>
    <w:rsid w:val="00EA5468"/>
    <w:rsid w:val="00EA5DC2"/>
    <w:rsid w:val="00EA78CC"/>
    <w:rsid w:val="00EA7A13"/>
    <w:rsid w:val="00EA7D77"/>
    <w:rsid w:val="00EB00F1"/>
    <w:rsid w:val="00EB02C4"/>
    <w:rsid w:val="00EB15FE"/>
    <w:rsid w:val="00EB2717"/>
    <w:rsid w:val="00EB45D0"/>
    <w:rsid w:val="00EB55A3"/>
    <w:rsid w:val="00EB5C8A"/>
    <w:rsid w:val="00EB7226"/>
    <w:rsid w:val="00EB7322"/>
    <w:rsid w:val="00EC0680"/>
    <w:rsid w:val="00EC11E0"/>
    <w:rsid w:val="00EC16A9"/>
    <w:rsid w:val="00EC2873"/>
    <w:rsid w:val="00EC2EBC"/>
    <w:rsid w:val="00EC3AFB"/>
    <w:rsid w:val="00EC3B77"/>
    <w:rsid w:val="00EC4C6C"/>
    <w:rsid w:val="00EC56D5"/>
    <w:rsid w:val="00EC63DD"/>
    <w:rsid w:val="00EC70F6"/>
    <w:rsid w:val="00EC7935"/>
    <w:rsid w:val="00EC7AAD"/>
    <w:rsid w:val="00ED1249"/>
    <w:rsid w:val="00ED17B7"/>
    <w:rsid w:val="00ED39F3"/>
    <w:rsid w:val="00ED4516"/>
    <w:rsid w:val="00ED5C38"/>
    <w:rsid w:val="00ED688E"/>
    <w:rsid w:val="00ED6B72"/>
    <w:rsid w:val="00ED6DD2"/>
    <w:rsid w:val="00EE0963"/>
    <w:rsid w:val="00EE13D1"/>
    <w:rsid w:val="00EE18E1"/>
    <w:rsid w:val="00EE2C16"/>
    <w:rsid w:val="00EE3E91"/>
    <w:rsid w:val="00EE4034"/>
    <w:rsid w:val="00EE413E"/>
    <w:rsid w:val="00EE6115"/>
    <w:rsid w:val="00EE63B3"/>
    <w:rsid w:val="00EE6584"/>
    <w:rsid w:val="00EE6865"/>
    <w:rsid w:val="00EE6AE9"/>
    <w:rsid w:val="00EE6B2A"/>
    <w:rsid w:val="00EF311F"/>
    <w:rsid w:val="00EF3DC5"/>
    <w:rsid w:val="00EF66B6"/>
    <w:rsid w:val="00EF6DB2"/>
    <w:rsid w:val="00EF6E09"/>
    <w:rsid w:val="00EF7457"/>
    <w:rsid w:val="00EF7BFC"/>
    <w:rsid w:val="00F0012E"/>
    <w:rsid w:val="00F010CE"/>
    <w:rsid w:val="00F012F0"/>
    <w:rsid w:val="00F021E6"/>
    <w:rsid w:val="00F02BC0"/>
    <w:rsid w:val="00F04365"/>
    <w:rsid w:val="00F049EE"/>
    <w:rsid w:val="00F04FC9"/>
    <w:rsid w:val="00F05F9A"/>
    <w:rsid w:val="00F0622B"/>
    <w:rsid w:val="00F069C5"/>
    <w:rsid w:val="00F06B2A"/>
    <w:rsid w:val="00F07234"/>
    <w:rsid w:val="00F07460"/>
    <w:rsid w:val="00F075BC"/>
    <w:rsid w:val="00F07F8C"/>
    <w:rsid w:val="00F11385"/>
    <w:rsid w:val="00F1270C"/>
    <w:rsid w:val="00F12E05"/>
    <w:rsid w:val="00F13354"/>
    <w:rsid w:val="00F1335C"/>
    <w:rsid w:val="00F134C2"/>
    <w:rsid w:val="00F1356E"/>
    <w:rsid w:val="00F141EA"/>
    <w:rsid w:val="00F142E9"/>
    <w:rsid w:val="00F153D8"/>
    <w:rsid w:val="00F15696"/>
    <w:rsid w:val="00F15D9B"/>
    <w:rsid w:val="00F162FB"/>
    <w:rsid w:val="00F16E58"/>
    <w:rsid w:val="00F178DA"/>
    <w:rsid w:val="00F179D2"/>
    <w:rsid w:val="00F2053D"/>
    <w:rsid w:val="00F20556"/>
    <w:rsid w:val="00F208EF"/>
    <w:rsid w:val="00F21427"/>
    <w:rsid w:val="00F23761"/>
    <w:rsid w:val="00F239BF"/>
    <w:rsid w:val="00F2600F"/>
    <w:rsid w:val="00F26140"/>
    <w:rsid w:val="00F26EF6"/>
    <w:rsid w:val="00F2716E"/>
    <w:rsid w:val="00F27955"/>
    <w:rsid w:val="00F27ACE"/>
    <w:rsid w:val="00F308FC"/>
    <w:rsid w:val="00F32F85"/>
    <w:rsid w:val="00F34384"/>
    <w:rsid w:val="00F3528A"/>
    <w:rsid w:val="00F37DB1"/>
    <w:rsid w:val="00F3E403"/>
    <w:rsid w:val="00F40544"/>
    <w:rsid w:val="00F41171"/>
    <w:rsid w:val="00F41E48"/>
    <w:rsid w:val="00F41FC3"/>
    <w:rsid w:val="00F43DC9"/>
    <w:rsid w:val="00F44075"/>
    <w:rsid w:val="00F441C7"/>
    <w:rsid w:val="00F44FA8"/>
    <w:rsid w:val="00F4550E"/>
    <w:rsid w:val="00F456C3"/>
    <w:rsid w:val="00F45BF6"/>
    <w:rsid w:val="00F46590"/>
    <w:rsid w:val="00F46CD5"/>
    <w:rsid w:val="00F4721E"/>
    <w:rsid w:val="00F479AF"/>
    <w:rsid w:val="00F5071C"/>
    <w:rsid w:val="00F50F66"/>
    <w:rsid w:val="00F512C3"/>
    <w:rsid w:val="00F5357A"/>
    <w:rsid w:val="00F53693"/>
    <w:rsid w:val="00F53CAB"/>
    <w:rsid w:val="00F53D50"/>
    <w:rsid w:val="00F54024"/>
    <w:rsid w:val="00F54FEE"/>
    <w:rsid w:val="00F56026"/>
    <w:rsid w:val="00F56B6A"/>
    <w:rsid w:val="00F5783E"/>
    <w:rsid w:val="00F57A5D"/>
    <w:rsid w:val="00F57F6C"/>
    <w:rsid w:val="00F60F7B"/>
    <w:rsid w:val="00F616F2"/>
    <w:rsid w:val="00F62078"/>
    <w:rsid w:val="00F62C82"/>
    <w:rsid w:val="00F6325F"/>
    <w:rsid w:val="00F63739"/>
    <w:rsid w:val="00F63F15"/>
    <w:rsid w:val="00F657C8"/>
    <w:rsid w:val="00F660D8"/>
    <w:rsid w:val="00F6610D"/>
    <w:rsid w:val="00F67303"/>
    <w:rsid w:val="00F67602"/>
    <w:rsid w:val="00F705E2"/>
    <w:rsid w:val="00F7112F"/>
    <w:rsid w:val="00F71E26"/>
    <w:rsid w:val="00F72CD7"/>
    <w:rsid w:val="00F7365E"/>
    <w:rsid w:val="00F7432C"/>
    <w:rsid w:val="00F746E1"/>
    <w:rsid w:val="00F7493B"/>
    <w:rsid w:val="00F750D9"/>
    <w:rsid w:val="00F75632"/>
    <w:rsid w:val="00F762CE"/>
    <w:rsid w:val="00F767E9"/>
    <w:rsid w:val="00F768E9"/>
    <w:rsid w:val="00F7732B"/>
    <w:rsid w:val="00F77D9F"/>
    <w:rsid w:val="00F808DD"/>
    <w:rsid w:val="00F80929"/>
    <w:rsid w:val="00F80E54"/>
    <w:rsid w:val="00F80F7A"/>
    <w:rsid w:val="00F81B63"/>
    <w:rsid w:val="00F828BD"/>
    <w:rsid w:val="00F83551"/>
    <w:rsid w:val="00F85AAB"/>
    <w:rsid w:val="00F85E90"/>
    <w:rsid w:val="00F879EF"/>
    <w:rsid w:val="00F87A28"/>
    <w:rsid w:val="00F87E40"/>
    <w:rsid w:val="00F9018D"/>
    <w:rsid w:val="00F90D1B"/>
    <w:rsid w:val="00F91A75"/>
    <w:rsid w:val="00F9337D"/>
    <w:rsid w:val="00F93B54"/>
    <w:rsid w:val="00F93C28"/>
    <w:rsid w:val="00F93D58"/>
    <w:rsid w:val="00F94FB3"/>
    <w:rsid w:val="00F95033"/>
    <w:rsid w:val="00F95C13"/>
    <w:rsid w:val="00F95C31"/>
    <w:rsid w:val="00F96080"/>
    <w:rsid w:val="00F961BC"/>
    <w:rsid w:val="00F970CE"/>
    <w:rsid w:val="00FA075F"/>
    <w:rsid w:val="00FA13C9"/>
    <w:rsid w:val="00FA1BF8"/>
    <w:rsid w:val="00FA2759"/>
    <w:rsid w:val="00FA39A7"/>
    <w:rsid w:val="00FA4056"/>
    <w:rsid w:val="00FA42C1"/>
    <w:rsid w:val="00FA517F"/>
    <w:rsid w:val="00FA60E8"/>
    <w:rsid w:val="00FA6947"/>
    <w:rsid w:val="00FA7480"/>
    <w:rsid w:val="00FA7A72"/>
    <w:rsid w:val="00FB02F8"/>
    <w:rsid w:val="00FB0B3E"/>
    <w:rsid w:val="00FB1959"/>
    <w:rsid w:val="00FB302E"/>
    <w:rsid w:val="00FB37CB"/>
    <w:rsid w:val="00FB420F"/>
    <w:rsid w:val="00FB46B1"/>
    <w:rsid w:val="00FB4B9D"/>
    <w:rsid w:val="00FB4CCE"/>
    <w:rsid w:val="00FB4CD8"/>
    <w:rsid w:val="00FB5199"/>
    <w:rsid w:val="00FB5EB5"/>
    <w:rsid w:val="00FB7170"/>
    <w:rsid w:val="00FB71F2"/>
    <w:rsid w:val="00FC0A69"/>
    <w:rsid w:val="00FC0CAF"/>
    <w:rsid w:val="00FC1336"/>
    <w:rsid w:val="00FC1A40"/>
    <w:rsid w:val="00FC1AE8"/>
    <w:rsid w:val="00FC1B94"/>
    <w:rsid w:val="00FC2DEF"/>
    <w:rsid w:val="00FC35C0"/>
    <w:rsid w:val="00FC424E"/>
    <w:rsid w:val="00FC4913"/>
    <w:rsid w:val="00FC584B"/>
    <w:rsid w:val="00FC79AC"/>
    <w:rsid w:val="00FC79C8"/>
    <w:rsid w:val="00FC7A3C"/>
    <w:rsid w:val="00FC7E9B"/>
    <w:rsid w:val="00FD0217"/>
    <w:rsid w:val="00FD031A"/>
    <w:rsid w:val="00FD0AEF"/>
    <w:rsid w:val="00FD0FFB"/>
    <w:rsid w:val="00FD18DF"/>
    <w:rsid w:val="00FD22CF"/>
    <w:rsid w:val="00FD3892"/>
    <w:rsid w:val="00FD4A6E"/>
    <w:rsid w:val="00FD4DAD"/>
    <w:rsid w:val="00FD5DF7"/>
    <w:rsid w:val="00FD5E22"/>
    <w:rsid w:val="00FD6C48"/>
    <w:rsid w:val="00FD7A99"/>
    <w:rsid w:val="00FE093F"/>
    <w:rsid w:val="00FE0B25"/>
    <w:rsid w:val="00FE0DEC"/>
    <w:rsid w:val="00FE4D08"/>
    <w:rsid w:val="00FE6DE5"/>
    <w:rsid w:val="00FE799A"/>
    <w:rsid w:val="00FE7FDF"/>
    <w:rsid w:val="00FF1E41"/>
    <w:rsid w:val="00FF26D3"/>
    <w:rsid w:val="00FF2D64"/>
    <w:rsid w:val="00FF3CDF"/>
    <w:rsid w:val="00FF41F7"/>
    <w:rsid w:val="00FF442B"/>
    <w:rsid w:val="00FF47E7"/>
    <w:rsid w:val="00FF5248"/>
    <w:rsid w:val="00FF5360"/>
    <w:rsid w:val="00FF576D"/>
    <w:rsid w:val="00FF5E86"/>
    <w:rsid w:val="00FF66EC"/>
    <w:rsid w:val="00FF6FC7"/>
    <w:rsid w:val="0102F35C"/>
    <w:rsid w:val="010FC5DA"/>
    <w:rsid w:val="01118C65"/>
    <w:rsid w:val="0111EF5E"/>
    <w:rsid w:val="01136856"/>
    <w:rsid w:val="01188C4A"/>
    <w:rsid w:val="0129585E"/>
    <w:rsid w:val="012AECDD"/>
    <w:rsid w:val="012FAE04"/>
    <w:rsid w:val="01312B92"/>
    <w:rsid w:val="0141F790"/>
    <w:rsid w:val="0143695C"/>
    <w:rsid w:val="01450630"/>
    <w:rsid w:val="014F42CF"/>
    <w:rsid w:val="01515777"/>
    <w:rsid w:val="0151C584"/>
    <w:rsid w:val="015585DA"/>
    <w:rsid w:val="0158A174"/>
    <w:rsid w:val="015F9A82"/>
    <w:rsid w:val="01758491"/>
    <w:rsid w:val="017D9280"/>
    <w:rsid w:val="017FCD35"/>
    <w:rsid w:val="01803592"/>
    <w:rsid w:val="018DF1E0"/>
    <w:rsid w:val="018E2B9B"/>
    <w:rsid w:val="018F53E4"/>
    <w:rsid w:val="0193ED09"/>
    <w:rsid w:val="01992FD6"/>
    <w:rsid w:val="01995E15"/>
    <w:rsid w:val="019E72D7"/>
    <w:rsid w:val="019FC01C"/>
    <w:rsid w:val="01A26453"/>
    <w:rsid w:val="01A2F377"/>
    <w:rsid w:val="01A68BA9"/>
    <w:rsid w:val="01A81643"/>
    <w:rsid w:val="01A9B92F"/>
    <w:rsid w:val="01B6F8BE"/>
    <w:rsid w:val="01C0DF92"/>
    <w:rsid w:val="01C24E0D"/>
    <w:rsid w:val="01C3B532"/>
    <w:rsid w:val="01C697C5"/>
    <w:rsid w:val="01C95C9B"/>
    <w:rsid w:val="01CB76BA"/>
    <w:rsid w:val="01CE854B"/>
    <w:rsid w:val="01CFBC0D"/>
    <w:rsid w:val="01D66C0E"/>
    <w:rsid w:val="01D940FC"/>
    <w:rsid w:val="01E545D7"/>
    <w:rsid w:val="01ECC6D4"/>
    <w:rsid w:val="01EE6362"/>
    <w:rsid w:val="01EFD23D"/>
    <w:rsid w:val="01F146C3"/>
    <w:rsid w:val="01F52650"/>
    <w:rsid w:val="01F6775D"/>
    <w:rsid w:val="01FAC7B0"/>
    <w:rsid w:val="01FADAFF"/>
    <w:rsid w:val="01FC31AF"/>
    <w:rsid w:val="01FCD958"/>
    <w:rsid w:val="01FE1EC1"/>
    <w:rsid w:val="01FF83FF"/>
    <w:rsid w:val="02069E12"/>
    <w:rsid w:val="02074F7E"/>
    <w:rsid w:val="020C8DEF"/>
    <w:rsid w:val="020FB298"/>
    <w:rsid w:val="02176922"/>
    <w:rsid w:val="02186620"/>
    <w:rsid w:val="021A9AE6"/>
    <w:rsid w:val="022A648E"/>
    <w:rsid w:val="0231397B"/>
    <w:rsid w:val="02383300"/>
    <w:rsid w:val="0244A573"/>
    <w:rsid w:val="024D2EB7"/>
    <w:rsid w:val="024D4211"/>
    <w:rsid w:val="0251F05A"/>
    <w:rsid w:val="0256742A"/>
    <w:rsid w:val="02589DD1"/>
    <w:rsid w:val="02651FE8"/>
    <w:rsid w:val="026E2A50"/>
    <w:rsid w:val="027D476C"/>
    <w:rsid w:val="027F44B2"/>
    <w:rsid w:val="028178FC"/>
    <w:rsid w:val="0294EF5E"/>
    <w:rsid w:val="0298EDF3"/>
    <w:rsid w:val="02A49023"/>
    <w:rsid w:val="02A4BC15"/>
    <w:rsid w:val="02A7F572"/>
    <w:rsid w:val="02AD24F6"/>
    <w:rsid w:val="02ADBFBF"/>
    <w:rsid w:val="02ADE0DD"/>
    <w:rsid w:val="02B1CE15"/>
    <w:rsid w:val="02BD8FC3"/>
    <w:rsid w:val="02C2945E"/>
    <w:rsid w:val="02C35314"/>
    <w:rsid w:val="02C3CBF1"/>
    <w:rsid w:val="02D25BCF"/>
    <w:rsid w:val="02DF503E"/>
    <w:rsid w:val="02DF8C88"/>
    <w:rsid w:val="02E16AAA"/>
    <w:rsid w:val="02E1D623"/>
    <w:rsid w:val="02E2E15E"/>
    <w:rsid w:val="02E47DD4"/>
    <w:rsid w:val="02E5A136"/>
    <w:rsid w:val="02E8211C"/>
    <w:rsid w:val="02ED4BD4"/>
    <w:rsid w:val="02EDD71F"/>
    <w:rsid w:val="02F47837"/>
    <w:rsid w:val="02F5532D"/>
    <w:rsid w:val="02F89C46"/>
    <w:rsid w:val="03013688"/>
    <w:rsid w:val="03093C73"/>
    <w:rsid w:val="030C70C4"/>
    <w:rsid w:val="030C99BF"/>
    <w:rsid w:val="03111D2C"/>
    <w:rsid w:val="031637BE"/>
    <w:rsid w:val="03175358"/>
    <w:rsid w:val="0318545C"/>
    <w:rsid w:val="031C6325"/>
    <w:rsid w:val="031FC096"/>
    <w:rsid w:val="0321696B"/>
    <w:rsid w:val="032685CC"/>
    <w:rsid w:val="03268DAD"/>
    <w:rsid w:val="03331708"/>
    <w:rsid w:val="0333FF51"/>
    <w:rsid w:val="033524C5"/>
    <w:rsid w:val="0335465B"/>
    <w:rsid w:val="03378DA8"/>
    <w:rsid w:val="03382CE2"/>
    <w:rsid w:val="033A4FC6"/>
    <w:rsid w:val="033B80F2"/>
    <w:rsid w:val="033D0D85"/>
    <w:rsid w:val="033D8D95"/>
    <w:rsid w:val="0341FDA3"/>
    <w:rsid w:val="03479C2D"/>
    <w:rsid w:val="0349397D"/>
    <w:rsid w:val="034A1290"/>
    <w:rsid w:val="034A6421"/>
    <w:rsid w:val="034C5117"/>
    <w:rsid w:val="034E6023"/>
    <w:rsid w:val="0352CF39"/>
    <w:rsid w:val="035D32CF"/>
    <w:rsid w:val="036508DE"/>
    <w:rsid w:val="036908DD"/>
    <w:rsid w:val="0371B2A2"/>
    <w:rsid w:val="0377F66E"/>
    <w:rsid w:val="037E4B69"/>
    <w:rsid w:val="037E95E2"/>
    <w:rsid w:val="03814FD0"/>
    <w:rsid w:val="0381D1B4"/>
    <w:rsid w:val="03830656"/>
    <w:rsid w:val="03877C36"/>
    <w:rsid w:val="038A627D"/>
    <w:rsid w:val="038A72D5"/>
    <w:rsid w:val="038DA34C"/>
    <w:rsid w:val="038F5C62"/>
    <w:rsid w:val="0391239D"/>
    <w:rsid w:val="039135FD"/>
    <w:rsid w:val="0394157C"/>
    <w:rsid w:val="039B6CD9"/>
    <w:rsid w:val="039EE33B"/>
    <w:rsid w:val="039F4E9D"/>
    <w:rsid w:val="03A4D59E"/>
    <w:rsid w:val="03AF9EBD"/>
    <w:rsid w:val="03B4F4DE"/>
    <w:rsid w:val="03B61220"/>
    <w:rsid w:val="03B8EB89"/>
    <w:rsid w:val="03BAD9D7"/>
    <w:rsid w:val="03BFA7DD"/>
    <w:rsid w:val="03C16C8B"/>
    <w:rsid w:val="03C4E932"/>
    <w:rsid w:val="03CC315D"/>
    <w:rsid w:val="03D373D3"/>
    <w:rsid w:val="03D4E43E"/>
    <w:rsid w:val="03D7B74D"/>
    <w:rsid w:val="03D92237"/>
    <w:rsid w:val="03DC33FC"/>
    <w:rsid w:val="03DD71AD"/>
    <w:rsid w:val="03E164F1"/>
    <w:rsid w:val="03E97D4D"/>
    <w:rsid w:val="03EE20CC"/>
    <w:rsid w:val="03F061DF"/>
    <w:rsid w:val="03F46E32"/>
    <w:rsid w:val="03F5219C"/>
    <w:rsid w:val="03F7249C"/>
    <w:rsid w:val="03F85E28"/>
    <w:rsid w:val="040897FB"/>
    <w:rsid w:val="0411CD14"/>
    <w:rsid w:val="04125BB1"/>
    <w:rsid w:val="041503D2"/>
    <w:rsid w:val="04170DAB"/>
    <w:rsid w:val="041F17E2"/>
    <w:rsid w:val="042545D2"/>
    <w:rsid w:val="042729CB"/>
    <w:rsid w:val="042DDAE2"/>
    <w:rsid w:val="0432DEE1"/>
    <w:rsid w:val="0433EC7F"/>
    <w:rsid w:val="043715BD"/>
    <w:rsid w:val="043BD3FB"/>
    <w:rsid w:val="043E55A7"/>
    <w:rsid w:val="043E6632"/>
    <w:rsid w:val="043FCD3A"/>
    <w:rsid w:val="044935B7"/>
    <w:rsid w:val="0449A059"/>
    <w:rsid w:val="044A8279"/>
    <w:rsid w:val="044AD188"/>
    <w:rsid w:val="044AFB6F"/>
    <w:rsid w:val="044C23E4"/>
    <w:rsid w:val="04526967"/>
    <w:rsid w:val="0454D698"/>
    <w:rsid w:val="0456D189"/>
    <w:rsid w:val="04579774"/>
    <w:rsid w:val="04581716"/>
    <w:rsid w:val="045DBC93"/>
    <w:rsid w:val="04619F0F"/>
    <w:rsid w:val="0462BC2D"/>
    <w:rsid w:val="0462F764"/>
    <w:rsid w:val="04676EBD"/>
    <w:rsid w:val="046DDF30"/>
    <w:rsid w:val="046ED6F9"/>
    <w:rsid w:val="0480926C"/>
    <w:rsid w:val="048502C5"/>
    <w:rsid w:val="048657F2"/>
    <w:rsid w:val="0489B1D5"/>
    <w:rsid w:val="048EC7A1"/>
    <w:rsid w:val="04916A4D"/>
    <w:rsid w:val="049958C1"/>
    <w:rsid w:val="0499E62C"/>
    <w:rsid w:val="049E22FB"/>
    <w:rsid w:val="049E3F39"/>
    <w:rsid w:val="049F4D4C"/>
    <w:rsid w:val="04A10694"/>
    <w:rsid w:val="04A2042C"/>
    <w:rsid w:val="04A4D592"/>
    <w:rsid w:val="04A9BBBA"/>
    <w:rsid w:val="04ADBF57"/>
    <w:rsid w:val="04B4EE85"/>
    <w:rsid w:val="04B59DD0"/>
    <w:rsid w:val="04B914A9"/>
    <w:rsid w:val="04BE86C5"/>
    <w:rsid w:val="04BF6FC6"/>
    <w:rsid w:val="04C28E6C"/>
    <w:rsid w:val="04D21D90"/>
    <w:rsid w:val="04D30DAB"/>
    <w:rsid w:val="04D5B485"/>
    <w:rsid w:val="04D89049"/>
    <w:rsid w:val="04DF474A"/>
    <w:rsid w:val="04DFA14C"/>
    <w:rsid w:val="04E123D5"/>
    <w:rsid w:val="04E3D1DE"/>
    <w:rsid w:val="04E97E26"/>
    <w:rsid w:val="04EB6779"/>
    <w:rsid w:val="04EE60AB"/>
    <w:rsid w:val="04EEB81B"/>
    <w:rsid w:val="04F3DBA3"/>
    <w:rsid w:val="04F4487E"/>
    <w:rsid w:val="04FCCD8D"/>
    <w:rsid w:val="04FDA91D"/>
    <w:rsid w:val="0500D93F"/>
    <w:rsid w:val="050B40D3"/>
    <w:rsid w:val="050D0400"/>
    <w:rsid w:val="050D46FD"/>
    <w:rsid w:val="050F6B5A"/>
    <w:rsid w:val="05122C43"/>
    <w:rsid w:val="05147D88"/>
    <w:rsid w:val="0514D762"/>
    <w:rsid w:val="051650E2"/>
    <w:rsid w:val="0517E149"/>
    <w:rsid w:val="051A2BE0"/>
    <w:rsid w:val="051E7C40"/>
    <w:rsid w:val="05227184"/>
    <w:rsid w:val="05253EF1"/>
    <w:rsid w:val="05254D1B"/>
    <w:rsid w:val="05255B54"/>
    <w:rsid w:val="0528046B"/>
    <w:rsid w:val="052D999B"/>
    <w:rsid w:val="05310D45"/>
    <w:rsid w:val="05333BEA"/>
    <w:rsid w:val="0533E33B"/>
    <w:rsid w:val="053DF96D"/>
    <w:rsid w:val="05405A2F"/>
    <w:rsid w:val="05450A5E"/>
    <w:rsid w:val="0546CDFE"/>
    <w:rsid w:val="0547D77A"/>
    <w:rsid w:val="054C2F2A"/>
    <w:rsid w:val="054F846D"/>
    <w:rsid w:val="05507E77"/>
    <w:rsid w:val="05521657"/>
    <w:rsid w:val="0559D377"/>
    <w:rsid w:val="055B10AB"/>
    <w:rsid w:val="055CF288"/>
    <w:rsid w:val="05613E23"/>
    <w:rsid w:val="0563564F"/>
    <w:rsid w:val="056444B3"/>
    <w:rsid w:val="05649A60"/>
    <w:rsid w:val="0567797A"/>
    <w:rsid w:val="056A6267"/>
    <w:rsid w:val="057C6D42"/>
    <w:rsid w:val="0581D660"/>
    <w:rsid w:val="05821808"/>
    <w:rsid w:val="058226FB"/>
    <w:rsid w:val="05856DF1"/>
    <w:rsid w:val="058CF147"/>
    <w:rsid w:val="05942E89"/>
    <w:rsid w:val="05961EC2"/>
    <w:rsid w:val="059A4437"/>
    <w:rsid w:val="059AAC50"/>
    <w:rsid w:val="059B6976"/>
    <w:rsid w:val="059D1457"/>
    <w:rsid w:val="059F6FBD"/>
    <w:rsid w:val="059FAD72"/>
    <w:rsid w:val="05A08F63"/>
    <w:rsid w:val="05A13F09"/>
    <w:rsid w:val="05A246D8"/>
    <w:rsid w:val="05A58717"/>
    <w:rsid w:val="05A59812"/>
    <w:rsid w:val="05AAF45A"/>
    <w:rsid w:val="05B13835"/>
    <w:rsid w:val="05B33303"/>
    <w:rsid w:val="05B6DFA7"/>
    <w:rsid w:val="05B6F17D"/>
    <w:rsid w:val="05BBC29E"/>
    <w:rsid w:val="05BC1169"/>
    <w:rsid w:val="05BC2867"/>
    <w:rsid w:val="05BD746B"/>
    <w:rsid w:val="05BF574B"/>
    <w:rsid w:val="05C5E554"/>
    <w:rsid w:val="05C9360A"/>
    <w:rsid w:val="05CFED41"/>
    <w:rsid w:val="05DC8F0E"/>
    <w:rsid w:val="05E5F119"/>
    <w:rsid w:val="05E999E7"/>
    <w:rsid w:val="05EE7BFC"/>
    <w:rsid w:val="05F0C166"/>
    <w:rsid w:val="05F0DBC6"/>
    <w:rsid w:val="05F1FB7A"/>
    <w:rsid w:val="05FD94DC"/>
    <w:rsid w:val="05FE544E"/>
    <w:rsid w:val="0605A25F"/>
    <w:rsid w:val="06088286"/>
    <w:rsid w:val="0609B8C6"/>
    <w:rsid w:val="060D35A7"/>
    <w:rsid w:val="060D3CB2"/>
    <w:rsid w:val="060E6C0B"/>
    <w:rsid w:val="06218239"/>
    <w:rsid w:val="062C160E"/>
    <w:rsid w:val="0638AC2D"/>
    <w:rsid w:val="063D614A"/>
    <w:rsid w:val="0640ED2E"/>
    <w:rsid w:val="0643691E"/>
    <w:rsid w:val="0644CF08"/>
    <w:rsid w:val="0648BD8F"/>
    <w:rsid w:val="064F215A"/>
    <w:rsid w:val="064FBDBA"/>
    <w:rsid w:val="0658673C"/>
    <w:rsid w:val="065967A1"/>
    <w:rsid w:val="065C21AC"/>
    <w:rsid w:val="0660E6F5"/>
    <w:rsid w:val="06613EF6"/>
    <w:rsid w:val="066C662C"/>
    <w:rsid w:val="066D0EF7"/>
    <w:rsid w:val="066DB533"/>
    <w:rsid w:val="06728EC6"/>
    <w:rsid w:val="0672972F"/>
    <w:rsid w:val="0674F9C2"/>
    <w:rsid w:val="0679886A"/>
    <w:rsid w:val="067A1636"/>
    <w:rsid w:val="06803339"/>
    <w:rsid w:val="068168F1"/>
    <w:rsid w:val="0681AEE0"/>
    <w:rsid w:val="06948B8F"/>
    <w:rsid w:val="06990BD0"/>
    <w:rsid w:val="0699BD7D"/>
    <w:rsid w:val="069C85FE"/>
    <w:rsid w:val="069D022C"/>
    <w:rsid w:val="06A2FF34"/>
    <w:rsid w:val="06AA92EE"/>
    <w:rsid w:val="06B25C91"/>
    <w:rsid w:val="06B52114"/>
    <w:rsid w:val="06B933F3"/>
    <w:rsid w:val="06B94AEC"/>
    <w:rsid w:val="06B99A53"/>
    <w:rsid w:val="06BA42AB"/>
    <w:rsid w:val="06C12BB5"/>
    <w:rsid w:val="06C20C3A"/>
    <w:rsid w:val="06C40D2A"/>
    <w:rsid w:val="06CA56B1"/>
    <w:rsid w:val="06CEB5C1"/>
    <w:rsid w:val="06D6AA4D"/>
    <w:rsid w:val="06DADB5E"/>
    <w:rsid w:val="06DF780A"/>
    <w:rsid w:val="06E3B4AE"/>
    <w:rsid w:val="06E99EB0"/>
    <w:rsid w:val="06EE1E72"/>
    <w:rsid w:val="06F18981"/>
    <w:rsid w:val="06F223D9"/>
    <w:rsid w:val="06F27752"/>
    <w:rsid w:val="06F5358A"/>
    <w:rsid w:val="06F717FA"/>
    <w:rsid w:val="06FE9F8D"/>
    <w:rsid w:val="06FF3625"/>
    <w:rsid w:val="07003B81"/>
    <w:rsid w:val="07005370"/>
    <w:rsid w:val="0703A33B"/>
    <w:rsid w:val="070B77B6"/>
    <w:rsid w:val="070B84EC"/>
    <w:rsid w:val="070F5DA4"/>
    <w:rsid w:val="071A06F0"/>
    <w:rsid w:val="0720D5CB"/>
    <w:rsid w:val="0725C18E"/>
    <w:rsid w:val="072EF0A3"/>
    <w:rsid w:val="07427A09"/>
    <w:rsid w:val="074742FB"/>
    <w:rsid w:val="074F5061"/>
    <w:rsid w:val="074FA601"/>
    <w:rsid w:val="07500211"/>
    <w:rsid w:val="0753832E"/>
    <w:rsid w:val="0758399A"/>
    <w:rsid w:val="075E7D8D"/>
    <w:rsid w:val="07657615"/>
    <w:rsid w:val="07704932"/>
    <w:rsid w:val="0772FCCD"/>
    <w:rsid w:val="0779359F"/>
    <w:rsid w:val="0779B67A"/>
    <w:rsid w:val="077EC073"/>
    <w:rsid w:val="07826E9F"/>
    <w:rsid w:val="078EF8D7"/>
    <w:rsid w:val="078FE42F"/>
    <w:rsid w:val="07904D5F"/>
    <w:rsid w:val="079AF482"/>
    <w:rsid w:val="07A13898"/>
    <w:rsid w:val="07A75DB8"/>
    <w:rsid w:val="07A8E08C"/>
    <w:rsid w:val="07AEA2D5"/>
    <w:rsid w:val="07B906BE"/>
    <w:rsid w:val="07BB9E8B"/>
    <w:rsid w:val="07C40265"/>
    <w:rsid w:val="07C958C1"/>
    <w:rsid w:val="07D60125"/>
    <w:rsid w:val="07D88D06"/>
    <w:rsid w:val="07DCC20A"/>
    <w:rsid w:val="07E120AF"/>
    <w:rsid w:val="07EDFBD2"/>
    <w:rsid w:val="07F088C7"/>
    <w:rsid w:val="07F203D6"/>
    <w:rsid w:val="07F2903B"/>
    <w:rsid w:val="07F95AC9"/>
    <w:rsid w:val="0804CBA4"/>
    <w:rsid w:val="0808B77E"/>
    <w:rsid w:val="0809E452"/>
    <w:rsid w:val="080BFBA5"/>
    <w:rsid w:val="080D6558"/>
    <w:rsid w:val="08101BF2"/>
    <w:rsid w:val="0815B088"/>
    <w:rsid w:val="0815E752"/>
    <w:rsid w:val="0815E950"/>
    <w:rsid w:val="0819AFA6"/>
    <w:rsid w:val="081D0C8D"/>
    <w:rsid w:val="081D18FE"/>
    <w:rsid w:val="081F17FE"/>
    <w:rsid w:val="0820B2C6"/>
    <w:rsid w:val="08228477"/>
    <w:rsid w:val="0823C468"/>
    <w:rsid w:val="082A7C3D"/>
    <w:rsid w:val="082B01AA"/>
    <w:rsid w:val="082EAC57"/>
    <w:rsid w:val="08336ECF"/>
    <w:rsid w:val="08371768"/>
    <w:rsid w:val="0838FB25"/>
    <w:rsid w:val="083982D3"/>
    <w:rsid w:val="083B14AD"/>
    <w:rsid w:val="083E3263"/>
    <w:rsid w:val="084054DA"/>
    <w:rsid w:val="084169D0"/>
    <w:rsid w:val="08442CBA"/>
    <w:rsid w:val="0846413E"/>
    <w:rsid w:val="084B9E08"/>
    <w:rsid w:val="084BAD62"/>
    <w:rsid w:val="0857C5EA"/>
    <w:rsid w:val="085987A5"/>
    <w:rsid w:val="0859F467"/>
    <w:rsid w:val="085AFB87"/>
    <w:rsid w:val="085B4BDB"/>
    <w:rsid w:val="085D594F"/>
    <w:rsid w:val="085F6BF6"/>
    <w:rsid w:val="0863455C"/>
    <w:rsid w:val="08640CEB"/>
    <w:rsid w:val="0867E351"/>
    <w:rsid w:val="0869B60B"/>
    <w:rsid w:val="08786077"/>
    <w:rsid w:val="087A33F3"/>
    <w:rsid w:val="087AE734"/>
    <w:rsid w:val="087BC5F2"/>
    <w:rsid w:val="087ECE06"/>
    <w:rsid w:val="087F9BFF"/>
    <w:rsid w:val="0887E795"/>
    <w:rsid w:val="088A656F"/>
    <w:rsid w:val="088AD3D6"/>
    <w:rsid w:val="088F44B7"/>
    <w:rsid w:val="0890B0C2"/>
    <w:rsid w:val="08910701"/>
    <w:rsid w:val="0894D1EE"/>
    <w:rsid w:val="0895087E"/>
    <w:rsid w:val="08964761"/>
    <w:rsid w:val="08A26323"/>
    <w:rsid w:val="08A5CC1F"/>
    <w:rsid w:val="08A91AC1"/>
    <w:rsid w:val="08A996B2"/>
    <w:rsid w:val="08B0CCAA"/>
    <w:rsid w:val="08B52908"/>
    <w:rsid w:val="08B5E301"/>
    <w:rsid w:val="08B951D0"/>
    <w:rsid w:val="08C188EE"/>
    <w:rsid w:val="08C1F8F1"/>
    <w:rsid w:val="08C2526C"/>
    <w:rsid w:val="08C3B6A5"/>
    <w:rsid w:val="08C59436"/>
    <w:rsid w:val="08CD0AE5"/>
    <w:rsid w:val="08CD5D34"/>
    <w:rsid w:val="08CDD038"/>
    <w:rsid w:val="08D51CCB"/>
    <w:rsid w:val="08D57377"/>
    <w:rsid w:val="08DC503E"/>
    <w:rsid w:val="08DCD016"/>
    <w:rsid w:val="08E1F4FC"/>
    <w:rsid w:val="08E5652C"/>
    <w:rsid w:val="08E668F9"/>
    <w:rsid w:val="08E776A4"/>
    <w:rsid w:val="08E847C1"/>
    <w:rsid w:val="08E9798D"/>
    <w:rsid w:val="08E9C840"/>
    <w:rsid w:val="08ED820E"/>
    <w:rsid w:val="08EFB245"/>
    <w:rsid w:val="08F3D47A"/>
    <w:rsid w:val="08F3DB88"/>
    <w:rsid w:val="08F51475"/>
    <w:rsid w:val="08F5B940"/>
    <w:rsid w:val="08FE34B4"/>
    <w:rsid w:val="09008FE9"/>
    <w:rsid w:val="0901103D"/>
    <w:rsid w:val="0901E84D"/>
    <w:rsid w:val="0905D99F"/>
    <w:rsid w:val="090CBE9D"/>
    <w:rsid w:val="090DE25E"/>
    <w:rsid w:val="0915C151"/>
    <w:rsid w:val="09172728"/>
    <w:rsid w:val="091A06E8"/>
    <w:rsid w:val="091D6E41"/>
    <w:rsid w:val="091E5A12"/>
    <w:rsid w:val="091E95E7"/>
    <w:rsid w:val="091F43C4"/>
    <w:rsid w:val="0922CD8F"/>
    <w:rsid w:val="0926843D"/>
    <w:rsid w:val="09293A31"/>
    <w:rsid w:val="092DFF4D"/>
    <w:rsid w:val="092ECFE0"/>
    <w:rsid w:val="0931D182"/>
    <w:rsid w:val="093202D7"/>
    <w:rsid w:val="0940DC3F"/>
    <w:rsid w:val="0942D1EB"/>
    <w:rsid w:val="094490C9"/>
    <w:rsid w:val="0944D7CA"/>
    <w:rsid w:val="094E9F48"/>
    <w:rsid w:val="0953DFAA"/>
    <w:rsid w:val="095682C1"/>
    <w:rsid w:val="09572EE0"/>
    <w:rsid w:val="0959493E"/>
    <w:rsid w:val="095B77DB"/>
    <w:rsid w:val="0963327F"/>
    <w:rsid w:val="09655213"/>
    <w:rsid w:val="096C1E3B"/>
    <w:rsid w:val="096CC29E"/>
    <w:rsid w:val="096FA69A"/>
    <w:rsid w:val="0972FB68"/>
    <w:rsid w:val="097B54E8"/>
    <w:rsid w:val="097DC7DD"/>
    <w:rsid w:val="09805732"/>
    <w:rsid w:val="098346A3"/>
    <w:rsid w:val="098AAF73"/>
    <w:rsid w:val="098F4F18"/>
    <w:rsid w:val="098F885F"/>
    <w:rsid w:val="0990CDAC"/>
    <w:rsid w:val="09911DCD"/>
    <w:rsid w:val="0992FA31"/>
    <w:rsid w:val="099723CA"/>
    <w:rsid w:val="09997EBE"/>
    <w:rsid w:val="099B1994"/>
    <w:rsid w:val="099ECCCD"/>
    <w:rsid w:val="09A089EF"/>
    <w:rsid w:val="09A644DB"/>
    <w:rsid w:val="09A6B146"/>
    <w:rsid w:val="09A6D07E"/>
    <w:rsid w:val="09AF396B"/>
    <w:rsid w:val="09B4EE79"/>
    <w:rsid w:val="09B9BBAF"/>
    <w:rsid w:val="09C06ED3"/>
    <w:rsid w:val="09C2F3D7"/>
    <w:rsid w:val="09C3DE59"/>
    <w:rsid w:val="09CA0917"/>
    <w:rsid w:val="09CB9D03"/>
    <w:rsid w:val="09CCE81D"/>
    <w:rsid w:val="09CE4F47"/>
    <w:rsid w:val="09D488D9"/>
    <w:rsid w:val="09DB5366"/>
    <w:rsid w:val="09DD478E"/>
    <w:rsid w:val="09DD7FC8"/>
    <w:rsid w:val="09E046D2"/>
    <w:rsid w:val="09E421B9"/>
    <w:rsid w:val="09E4907B"/>
    <w:rsid w:val="09E81126"/>
    <w:rsid w:val="09EBD1E6"/>
    <w:rsid w:val="09EBEA6C"/>
    <w:rsid w:val="09EDC1DD"/>
    <w:rsid w:val="09EF25A0"/>
    <w:rsid w:val="09EF2EC7"/>
    <w:rsid w:val="09F13AE0"/>
    <w:rsid w:val="09F71C3C"/>
    <w:rsid w:val="09F8879A"/>
    <w:rsid w:val="09F99B3D"/>
    <w:rsid w:val="0A04487C"/>
    <w:rsid w:val="0A0B8665"/>
    <w:rsid w:val="0A0F8A55"/>
    <w:rsid w:val="0A12C8C3"/>
    <w:rsid w:val="0A153DE0"/>
    <w:rsid w:val="0A18312D"/>
    <w:rsid w:val="0A28CD83"/>
    <w:rsid w:val="0A2F9B23"/>
    <w:rsid w:val="0A3280C9"/>
    <w:rsid w:val="0A353BDA"/>
    <w:rsid w:val="0A3B1BBE"/>
    <w:rsid w:val="0A3B9B20"/>
    <w:rsid w:val="0A3C9893"/>
    <w:rsid w:val="0A3D8A05"/>
    <w:rsid w:val="0A3E76E5"/>
    <w:rsid w:val="0A40BB2D"/>
    <w:rsid w:val="0A4299F3"/>
    <w:rsid w:val="0A430C1E"/>
    <w:rsid w:val="0A465195"/>
    <w:rsid w:val="0A465284"/>
    <w:rsid w:val="0A46DCD6"/>
    <w:rsid w:val="0A46FAFE"/>
    <w:rsid w:val="0A4889FE"/>
    <w:rsid w:val="0A4A6302"/>
    <w:rsid w:val="0A4B048C"/>
    <w:rsid w:val="0A4BB44D"/>
    <w:rsid w:val="0A4DF01D"/>
    <w:rsid w:val="0A4E154A"/>
    <w:rsid w:val="0A4E8622"/>
    <w:rsid w:val="0A4F124D"/>
    <w:rsid w:val="0A527BFE"/>
    <w:rsid w:val="0A539A00"/>
    <w:rsid w:val="0A5A45A3"/>
    <w:rsid w:val="0A5E37FA"/>
    <w:rsid w:val="0A5FAD13"/>
    <w:rsid w:val="0A65F3EF"/>
    <w:rsid w:val="0A6E5EDB"/>
    <w:rsid w:val="0A7069C7"/>
    <w:rsid w:val="0A73C904"/>
    <w:rsid w:val="0A78BACC"/>
    <w:rsid w:val="0A7C5C21"/>
    <w:rsid w:val="0A8252F6"/>
    <w:rsid w:val="0A835DC8"/>
    <w:rsid w:val="0A8BD815"/>
    <w:rsid w:val="0A90E58E"/>
    <w:rsid w:val="0A92C06C"/>
    <w:rsid w:val="0A935055"/>
    <w:rsid w:val="0A93B79D"/>
    <w:rsid w:val="0A99BFC8"/>
    <w:rsid w:val="0AA0E308"/>
    <w:rsid w:val="0AA52606"/>
    <w:rsid w:val="0AA96B37"/>
    <w:rsid w:val="0AAC2CE3"/>
    <w:rsid w:val="0AAFA208"/>
    <w:rsid w:val="0AB00031"/>
    <w:rsid w:val="0ABB138E"/>
    <w:rsid w:val="0AC1B366"/>
    <w:rsid w:val="0AC51C57"/>
    <w:rsid w:val="0AC85460"/>
    <w:rsid w:val="0AC8FA04"/>
    <w:rsid w:val="0AC9AEB7"/>
    <w:rsid w:val="0ACC43B2"/>
    <w:rsid w:val="0AD169D6"/>
    <w:rsid w:val="0AD1B2CC"/>
    <w:rsid w:val="0AD3C4BF"/>
    <w:rsid w:val="0AD811DF"/>
    <w:rsid w:val="0AD87672"/>
    <w:rsid w:val="0ADFAECE"/>
    <w:rsid w:val="0AE0A012"/>
    <w:rsid w:val="0AE407E7"/>
    <w:rsid w:val="0AE6ACFB"/>
    <w:rsid w:val="0AEF2162"/>
    <w:rsid w:val="0AF26277"/>
    <w:rsid w:val="0AF3B3D8"/>
    <w:rsid w:val="0AF46ACB"/>
    <w:rsid w:val="0AF84185"/>
    <w:rsid w:val="0AFEC5C1"/>
    <w:rsid w:val="0B03E74B"/>
    <w:rsid w:val="0B049353"/>
    <w:rsid w:val="0B050947"/>
    <w:rsid w:val="0B0FD253"/>
    <w:rsid w:val="0B105D5E"/>
    <w:rsid w:val="0B1075BC"/>
    <w:rsid w:val="0B1457BA"/>
    <w:rsid w:val="0B17CF3A"/>
    <w:rsid w:val="0B1A54FC"/>
    <w:rsid w:val="0B1C21DD"/>
    <w:rsid w:val="0B1F741E"/>
    <w:rsid w:val="0B2238CC"/>
    <w:rsid w:val="0B233807"/>
    <w:rsid w:val="0B26C69E"/>
    <w:rsid w:val="0B27B91B"/>
    <w:rsid w:val="0B308D88"/>
    <w:rsid w:val="0B31F676"/>
    <w:rsid w:val="0B3AE648"/>
    <w:rsid w:val="0B3E3645"/>
    <w:rsid w:val="0B4B5397"/>
    <w:rsid w:val="0B4BE61D"/>
    <w:rsid w:val="0B50C9E5"/>
    <w:rsid w:val="0B53AB51"/>
    <w:rsid w:val="0B5895C3"/>
    <w:rsid w:val="0B5952E3"/>
    <w:rsid w:val="0B6109A0"/>
    <w:rsid w:val="0B61FEE5"/>
    <w:rsid w:val="0B63934B"/>
    <w:rsid w:val="0B64FADE"/>
    <w:rsid w:val="0B653E5F"/>
    <w:rsid w:val="0B6B0F91"/>
    <w:rsid w:val="0B6C08A6"/>
    <w:rsid w:val="0B6C4871"/>
    <w:rsid w:val="0B6D92F0"/>
    <w:rsid w:val="0B75FE56"/>
    <w:rsid w:val="0B8768E1"/>
    <w:rsid w:val="0B8C4759"/>
    <w:rsid w:val="0B8EDF03"/>
    <w:rsid w:val="0B92D305"/>
    <w:rsid w:val="0B954E0C"/>
    <w:rsid w:val="0B96B72E"/>
    <w:rsid w:val="0BAFE5A4"/>
    <w:rsid w:val="0BB691D7"/>
    <w:rsid w:val="0BB91BFF"/>
    <w:rsid w:val="0BB9A7D8"/>
    <w:rsid w:val="0BBD7E83"/>
    <w:rsid w:val="0BBDEB90"/>
    <w:rsid w:val="0BBF4866"/>
    <w:rsid w:val="0BBFA5B6"/>
    <w:rsid w:val="0BC7A085"/>
    <w:rsid w:val="0BCAB9C2"/>
    <w:rsid w:val="0BD6A9B4"/>
    <w:rsid w:val="0BD6C192"/>
    <w:rsid w:val="0BD987BD"/>
    <w:rsid w:val="0BDA6C39"/>
    <w:rsid w:val="0BDC8B8E"/>
    <w:rsid w:val="0BE3D012"/>
    <w:rsid w:val="0BE5E2D2"/>
    <w:rsid w:val="0BE62EB8"/>
    <w:rsid w:val="0BE76F6F"/>
    <w:rsid w:val="0BE87A60"/>
    <w:rsid w:val="0BE9526F"/>
    <w:rsid w:val="0BECCC25"/>
    <w:rsid w:val="0BEF7A03"/>
    <w:rsid w:val="0BF2D704"/>
    <w:rsid w:val="0BF58D27"/>
    <w:rsid w:val="0BF7E21E"/>
    <w:rsid w:val="0BFDA7DB"/>
    <w:rsid w:val="0C0151CD"/>
    <w:rsid w:val="0C01CC1A"/>
    <w:rsid w:val="0C0A109F"/>
    <w:rsid w:val="0C129631"/>
    <w:rsid w:val="0C138285"/>
    <w:rsid w:val="0C1AF3AA"/>
    <w:rsid w:val="0C1C3F43"/>
    <w:rsid w:val="0C1F412F"/>
    <w:rsid w:val="0C214055"/>
    <w:rsid w:val="0C237334"/>
    <w:rsid w:val="0C281030"/>
    <w:rsid w:val="0C2946C0"/>
    <w:rsid w:val="0C2B4988"/>
    <w:rsid w:val="0C2D12E2"/>
    <w:rsid w:val="0C308AC6"/>
    <w:rsid w:val="0C3FEAAA"/>
    <w:rsid w:val="0C46463D"/>
    <w:rsid w:val="0C47005A"/>
    <w:rsid w:val="0C472213"/>
    <w:rsid w:val="0C4A49F4"/>
    <w:rsid w:val="0C50C6AF"/>
    <w:rsid w:val="0C53C76B"/>
    <w:rsid w:val="0C5C0960"/>
    <w:rsid w:val="0C5ED2DD"/>
    <w:rsid w:val="0C613FCC"/>
    <w:rsid w:val="0C64393E"/>
    <w:rsid w:val="0C652AE3"/>
    <w:rsid w:val="0C66145E"/>
    <w:rsid w:val="0C6CDD72"/>
    <w:rsid w:val="0C733952"/>
    <w:rsid w:val="0C775FAC"/>
    <w:rsid w:val="0C780A15"/>
    <w:rsid w:val="0C7C318B"/>
    <w:rsid w:val="0C7C8127"/>
    <w:rsid w:val="0C8E1671"/>
    <w:rsid w:val="0C8E531F"/>
    <w:rsid w:val="0C9555D2"/>
    <w:rsid w:val="0C98400E"/>
    <w:rsid w:val="0C9A2AD0"/>
    <w:rsid w:val="0CA3569E"/>
    <w:rsid w:val="0CA6A8BD"/>
    <w:rsid w:val="0CA7301C"/>
    <w:rsid w:val="0CACD44F"/>
    <w:rsid w:val="0CB0D75B"/>
    <w:rsid w:val="0CB5AE1A"/>
    <w:rsid w:val="0CB9D63B"/>
    <w:rsid w:val="0CB9DDF7"/>
    <w:rsid w:val="0CBA9E2C"/>
    <w:rsid w:val="0CBE7B0D"/>
    <w:rsid w:val="0CC20EB9"/>
    <w:rsid w:val="0CCA39FF"/>
    <w:rsid w:val="0CCA84A5"/>
    <w:rsid w:val="0CCB0117"/>
    <w:rsid w:val="0CCDE0C8"/>
    <w:rsid w:val="0CD5954B"/>
    <w:rsid w:val="0CD5D80C"/>
    <w:rsid w:val="0CDD4C1C"/>
    <w:rsid w:val="0CDDF2C6"/>
    <w:rsid w:val="0CDE1911"/>
    <w:rsid w:val="0CDEEF1B"/>
    <w:rsid w:val="0CDFDB91"/>
    <w:rsid w:val="0CE27358"/>
    <w:rsid w:val="0CE2A329"/>
    <w:rsid w:val="0CE5A957"/>
    <w:rsid w:val="0CE6D3E8"/>
    <w:rsid w:val="0CEDEBBA"/>
    <w:rsid w:val="0CEE0860"/>
    <w:rsid w:val="0CF5EB76"/>
    <w:rsid w:val="0CF62159"/>
    <w:rsid w:val="0CF68990"/>
    <w:rsid w:val="0CFF746E"/>
    <w:rsid w:val="0CFF97B3"/>
    <w:rsid w:val="0D0947EB"/>
    <w:rsid w:val="0D0E9923"/>
    <w:rsid w:val="0D0F3A0F"/>
    <w:rsid w:val="0D158498"/>
    <w:rsid w:val="0D197839"/>
    <w:rsid w:val="0D1AFEFB"/>
    <w:rsid w:val="0D1BC45E"/>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99352D"/>
    <w:rsid w:val="0D9B28A0"/>
    <w:rsid w:val="0D9CD38D"/>
    <w:rsid w:val="0DA2F47C"/>
    <w:rsid w:val="0DA9E0EE"/>
    <w:rsid w:val="0DAC3651"/>
    <w:rsid w:val="0DAE959B"/>
    <w:rsid w:val="0DB3D571"/>
    <w:rsid w:val="0DB63C4A"/>
    <w:rsid w:val="0DB6A872"/>
    <w:rsid w:val="0DC07D87"/>
    <w:rsid w:val="0DC07FD3"/>
    <w:rsid w:val="0DC08196"/>
    <w:rsid w:val="0DC3B72E"/>
    <w:rsid w:val="0DC58A24"/>
    <w:rsid w:val="0DC7945A"/>
    <w:rsid w:val="0DC977BB"/>
    <w:rsid w:val="0DD2B458"/>
    <w:rsid w:val="0DD41F50"/>
    <w:rsid w:val="0DD48989"/>
    <w:rsid w:val="0DD77E58"/>
    <w:rsid w:val="0DD9CF61"/>
    <w:rsid w:val="0DDB0D77"/>
    <w:rsid w:val="0DE5DD29"/>
    <w:rsid w:val="0DE659B2"/>
    <w:rsid w:val="0DEF73DB"/>
    <w:rsid w:val="0DF63092"/>
    <w:rsid w:val="0DFAADFC"/>
    <w:rsid w:val="0DFD2227"/>
    <w:rsid w:val="0E01E25A"/>
    <w:rsid w:val="0E0FB5A3"/>
    <w:rsid w:val="0E17D706"/>
    <w:rsid w:val="0E1C4276"/>
    <w:rsid w:val="0E1F571C"/>
    <w:rsid w:val="0E23B253"/>
    <w:rsid w:val="0E2EAECB"/>
    <w:rsid w:val="0E2EEC10"/>
    <w:rsid w:val="0E300EE0"/>
    <w:rsid w:val="0E300EEA"/>
    <w:rsid w:val="0E35842C"/>
    <w:rsid w:val="0E3C4DAB"/>
    <w:rsid w:val="0E3E5469"/>
    <w:rsid w:val="0E41400B"/>
    <w:rsid w:val="0E49FB05"/>
    <w:rsid w:val="0E4A91C3"/>
    <w:rsid w:val="0E50223B"/>
    <w:rsid w:val="0E5A82A0"/>
    <w:rsid w:val="0E5D85BF"/>
    <w:rsid w:val="0E62480A"/>
    <w:rsid w:val="0E647852"/>
    <w:rsid w:val="0E66C78D"/>
    <w:rsid w:val="0E66DE01"/>
    <w:rsid w:val="0E69E575"/>
    <w:rsid w:val="0E6ABC6A"/>
    <w:rsid w:val="0E6B0AB2"/>
    <w:rsid w:val="0E73D442"/>
    <w:rsid w:val="0E776F45"/>
    <w:rsid w:val="0E7D3F16"/>
    <w:rsid w:val="0E80E07A"/>
    <w:rsid w:val="0E8295A9"/>
    <w:rsid w:val="0E850B2F"/>
    <w:rsid w:val="0E893124"/>
    <w:rsid w:val="0E89A709"/>
    <w:rsid w:val="0E8B3E9D"/>
    <w:rsid w:val="0E8ED543"/>
    <w:rsid w:val="0E9188E1"/>
    <w:rsid w:val="0E91A2F4"/>
    <w:rsid w:val="0E9503F4"/>
    <w:rsid w:val="0E971E2D"/>
    <w:rsid w:val="0E9781F6"/>
    <w:rsid w:val="0E979DE9"/>
    <w:rsid w:val="0E9A93A3"/>
    <w:rsid w:val="0E9E8754"/>
    <w:rsid w:val="0EA293A0"/>
    <w:rsid w:val="0EA8FC61"/>
    <w:rsid w:val="0EB1EEB6"/>
    <w:rsid w:val="0EB7320F"/>
    <w:rsid w:val="0EBF3BD8"/>
    <w:rsid w:val="0EC1A78C"/>
    <w:rsid w:val="0EC20A07"/>
    <w:rsid w:val="0ED037F9"/>
    <w:rsid w:val="0ED514A3"/>
    <w:rsid w:val="0ED84B00"/>
    <w:rsid w:val="0ED89193"/>
    <w:rsid w:val="0EDB6F22"/>
    <w:rsid w:val="0EDC73FF"/>
    <w:rsid w:val="0EDEA372"/>
    <w:rsid w:val="0EE21318"/>
    <w:rsid w:val="0EE91640"/>
    <w:rsid w:val="0EE9731F"/>
    <w:rsid w:val="0EEB172D"/>
    <w:rsid w:val="0EF480B0"/>
    <w:rsid w:val="0EF7E9D4"/>
    <w:rsid w:val="0EF9135C"/>
    <w:rsid w:val="0EFD2926"/>
    <w:rsid w:val="0F0092DC"/>
    <w:rsid w:val="0F0290D5"/>
    <w:rsid w:val="0F0323EF"/>
    <w:rsid w:val="0F038C02"/>
    <w:rsid w:val="0F04174E"/>
    <w:rsid w:val="0F06A4C9"/>
    <w:rsid w:val="0F0A4662"/>
    <w:rsid w:val="0F0C3909"/>
    <w:rsid w:val="0F0E8CE1"/>
    <w:rsid w:val="0F0F12CE"/>
    <w:rsid w:val="0F0FD595"/>
    <w:rsid w:val="0F16CEC7"/>
    <w:rsid w:val="0F186B48"/>
    <w:rsid w:val="0F1D5CDA"/>
    <w:rsid w:val="0F20238B"/>
    <w:rsid w:val="0F24A67D"/>
    <w:rsid w:val="0F27AA95"/>
    <w:rsid w:val="0F297ED5"/>
    <w:rsid w:val="0F323274"/>
    <w:rsid w:val="0F324DDF"/>
    <w:rsid w:val="0F357B82"/>
    <w:rsid w:val="0F38BCC7"/>
    <w:rsid w:val="0F3D06DC"/>
    <w:rsid w:val="0F424867"/>
    <w:rsid w:val="0F457717"/>
    <w:rsid w:val="0F480C65"/>
    <w:rsid w:val="0F4D8882"/>
    <w:rsid w:val="0F4E91A3"/>
    <w:rsid w:val="0F4FA39F"/>
    <w:rsid w:val="0F544FAA"/>
    <w:rsid w:val="0F5A19A0"/>
    <w:rsid w:val="0F632DA6"/>
    <w:rsid w:val="0F675D4B"/>
    <w:rsid w:val="0F67BE05"/>
    <w:rsid w:val="0F69EAEA"/>
    <w:rsid w:val="0F6EC586"/>
    <w:rsid w:val="0F722954"/>
    <w:rsid w:val="0F74374D"/>
    <w:rsid w:val="0F7C35E5"/>
    <w:rsid w:val="0F7DF7C8"/>
    <w:rsid w:val="0F7F682B"/>
    <w:rsid w:val="0F811459"/>
    <w:rsid w:val="0F85768F"/>
    <w:rsid w:val="0F923FCA"/>
    <w:rsid w:val="0F943708"/>
    <w:rsid w:val="0F9BD9B2"/>
    <w:rsid w:val="0FA6857B"/>
    <w:rsid w:val="0FA856F1"/>
    <w:rsid w:val="0FA92A0B"/>
    <w:rsid w:val="0FAA125F"/>
    <w:rsid w:val="0FAB241B"/>
    <w:rsid w:val="0FACA1F2"/>
    <w:rsid w:val="0FADD393"/>
    <w:rsid w:val="0FB0181C"/>
    <w:rsid w:val="0FB1924A"/>
    <w:rsid w:val="0FB3C1E3"/>
    <w:rsid w:val="0FC2041A"/>
    <w:rsid w:val="0FC943A2"/>
    <w:rsid w:val="0FCC41B1"/>
    <w:rsid w:val="0FD1D97E"/>
    <w:rsid w:val="0FF94022"/>
    <w:rsid w:val="0FF9C0BD"/>
    <w:rsid w:val="10015F53"/>
    <w:rsid w:val="1001B1C5"/>
    <w:rsid w:val="1005DD73"/>
    <w:rsid w:val="100CEC70"/>
    <w:rsid w:val="100EFB14"/>
    <w:rsid w:val="101740C8"/>
    <w:rsid w:val="101D8F07"/>
    <w:rsid w:val="10231464"/>
    <w:rsid w:val="1028470F"/>
    <w:rsid w:val="102AAD0F"/>
    <w:rsid w:val="1033336E"/>
    <w:rsid w:val="1037378F"/>
    <w:rsid w:val="103D4004"/>
    <w:rsid w:val="104231C8"/>
    <w:rsid w:val="10484089"/>
    <w:rsid w:val="104B0841"/>
    <w:rsid w:val="10512205"/>
    <w:rsid w:val="10599950"/>
    <w:rsid w:val="105A90A8"/>
    <w:rsid w:val="105D29D5"/>
    <w:rsid w:val="1060E9EA"/>
    <w:rsid w:val="1063AA03"/>
    <w:rsid w:val="10687743"/>
    <w:rsid w:val="1069B2E3"/>
    <w:rsid w:val="106A24CE"/>
    <w:rsid w:val="10715153"/>
    <w:rsid w:val="1077BD50"/>
    <w:rsid w:val="107EF389"/>
    <w:rsid w:val="108268FF"/>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83F1E"/>
    <w:rsid w:val="10CDEFEB"/>
    <w:rsid w:val="10D12768"/>
    <w:rsid w:val="10D5E955"/>
    <w:rsid w:val="10D810F4"/>
    <w:rsid w:val="10DB4B2C"/>
    <w:rsid w:val="10DD431B"/>
    <w:rsid w:val="10DECEB6"/>
    <w:rsid w:val="10E64B5A"/>
    <w:rsid w:val="10EAF5F4"/>
    <w:rsid w:val="10F0256A"/>
    <w:rsid w:val="10F2886A"/>
    <w:rsid w:val="10F96CFD"/>
    <w:rsid w:val="11058242"/>
    <w:rsid w:val="11111FF1"/>
    <w:rsid w:val="11144839"/>
    <w:rsid w:val="1118DDF7"/>
    <w:rsid w:val="111AC32B"/>
    <w:rsid w:val="11212155"/>
    <w:rsid w:val="1122D226"/>
    <w:rsid w:val="11296C28"/>
    <w:rsid w:val="11327C40"/>
    <w:rsid w:val="113B6074"/>
    <w:rsid w:val="1144F561"/>
    <w:rsid w:val="1145BCED"/>
    <w:rsid w:val="114B991E"/>
    <w:rsid w:val="115173F4"/>
    <w:rsid w:val="1151FA15"/>
    <w:rsid w:val="1156A28E"/>
    <w:rsid w:val="11583F78"/>
    <w:rsid w:val="115D88CC"/>
    <w:rsid w:val="115F2158"/>
    <w:rsid w:val="115F2972"/>
    <w:rsid w:val="11698DD6"/>
    <w:rsid w:val="1175D82A"/>
    <w:rsid w:val="1179E077"/>
    <w:rsid w:val="117BC28C"/>
    <w:rsid w:val="1181225C"/>
    <w:rsid w:val="11830303"/>
    <w:rsid w:val="118D7210"/>
    <w:rsid w:val="11913876"/>
    <w:rsid w:val="11A5BD11"/>
    <w:rsid w:val="11A6CA5A"/>
    <w:rsid w:val="11A72384"/>
    <w:rsid w:val="11AE3DF1"/>
    <w:rsid w:val="11AF16BB"/>
    <w:rsid w:val="11AF7930"/>
    <w:rsid w:val="11B0120D"/>
    <w:rsid w:val="11B1DB2F"/>
    <w:rsid w:val="11C52DA0"/>
    <w:rsid w:val="11C96444"/>
    <w:rsid w:val="11CFCF00"/>
    <w:rsid w:val="11D28B58"/>
    <w:rsid w:val="11D2B45A"/>
    <w:rsid w:val="11D3868D"/>
    <w:rsid w:val="11D5E91B"/>
    <w:rsid w:val="11D675A0"/>
    <w:rsid w:val="11D874D2"/>
    <w:rsid w:val="11DC5FD0"/>
    <w:rsid w:val="11DD7608"/>
    <w:rsid w:val="11DE06C2"/>
    <w:rsid w:val="11DF1868"/>
    <w:rsid w:val="11E8324B"/>
    <w:rsid w:val="11E9A5A3"/>
    <w:rsid w:val="11F250D0"/>
    <w:rsid w:val="11F2D332"/>
    <w:rsid w:val="11F73694"/>
    <w:rsid w:val="11F75F5F"/>
    <w:rsid w:val="11FA5899"/>
    <w:rsid w:val="11FC61ED"/>
    <w:rsid w:val="11FD0FBF"/>
    <w:rsid w:val="120822AB"/>
    <w:rsid w:val="120B7805"/>
    <w:rsid w:val="120E519D"/>
    <w:rsid w:val="12117E0A"/>
    <w:rsid w:val="12138246"/>
    <w:rsid w:val="1219A77A"/>
    <w:rsid w:val="121CEE5C"/>
    <w:rsid w:val="121DE2AC"/>
    <w:rsid w:val="121FEDD5"/>
    <w:rsid w:val="12241CAA"/>
    <w:rsid w:val="122857A9"/>
    <w:rsid w:val="122D06CA"/>
    <w:rsid w:val="122DE52F"/>
    <w:rsid w:val="1236EAE9"/>
    <w:rsid w:val="123B6B1E"/>
    <w:rsid w:val="123CEE14"/>
    <w:rsid w:val="123D6119"/>
    <w:rsid w:val="123F6FED"/>
    <w:rsid w:val="124421E0"/>
    <w:rsid w:val="1254F630"/>
    <w:rsid w:val="12562442"/>
    <w:rsid w:val="125ADF09"/>
    <w:rsid w:val="1260E3DA"/>
    <w:rsid w:val="12619CA6"/>
    <w:rsid w:val="12657C8D"/>
    <w:rsid w:val="1266035A"/>
    <w:rsid w:val="1268CADA"/>
    <w:rsid w:val="126986F1"/>
    <w:rsid w:val="12729C4B"/>
    <w:rsid w:val="12764BFD"/>
    <w:rsid w:val="1279EAEC"/>
    <w:rsid w:val="127A9F17"/>
    <w:rsid w:val="127C1FD5"/>
    <w:rsid w:val="127E2ABF"/>
    <w:rsid w:val="127F3756"/>
    <w:rsid w:val="128C4FA3"/>
    <w:rsid w:val="1292DB29"/>
    <w:rsid w:val="12931288"/>
    <w:rsid w:val="12A31E6F"/>
    <w:rsid w:val="12AB2570"/>
    <w:rsid w:val="12AD4EF0"/>
    <w:rsid w:val="12B927E7"/>
    <w:rsid w:val="12BB1216"/>
    <w:rsid w:val="12BB4137"/>
    <w:rsid w:val="12BB83B6"/>
    <w:rsid w:val="12BD3273"/>
    <w:rsid w:val="12C3E739"/>
    <w:rsid w:val="12C58FC3"/>
    <w:rsid w:val="12C5C655"/>
    <w:rsid w:val="12C66D80"/>
    <w:rsid w:val="12C689CB"/>
    <w:rsid w:val="12C9BA07"/>
    <w:rsid w:val="12CAAFEB"/>
    <w:rsid w:val="12CB5A98"/>
    <w:rsid w:val="12CDDC48"/>
    <w:rsid w:val="12D21AAF"/>
    <w:rsid w:val="12D3F164"/>
    <w:rsid w:val="12D7A94E"/>
    <w:rsid w:val="12F01E81"/>
    <w:rsid w:val="12F09387"/>
    <w:rsid w:val="12F177A7"/>
    <w:rsid w:val="12F540E1"/>
    <w:rsid w:val="12F6D399"/>
    <w:rsid w:val="12F860A3"/>
    <w:rsid w:val="12FBBE21"/>
    <w:rsid w:val="12FFADCE"/>
    <w:rsid w:val="130C85B1"/>
    <w:rsid w:val="13150E68"/>
    <w:rsid w:val="13202483"/>
    <w:rsid w:val="1322D4FE"/>
    <w:rsid w:val="13269699"/>
    <w:rsid w:val="132C3D56"/>
    <w:rsid w:val="132CCC07"/>
    <w:rsid w:val="132DF572"/>
    <w:rsid w:val="132E0FAF"/>
    <w:rsid w:val="13323558"/>
    <w:rsid w:val="133359A2"/>
    <w:rsid w:val="133A7417"/>
    <w:rsid w:val="133E600F"/>
    <w:rsid w:val="133F3E56"/>
    <w:rsid w:val="134A7E3F"/>
    <w:rsid w:val="134E2A5E"/>
    <w:rsid w:val="13539D57"/>
    <w:rsid w:val="1353B7B2"/>
    <w:rsid w:val="13556805"/>
    <w:rsid w:val="13572F5B"/>
    <w:rsid w:val="135A87CD"/>
    <w:rsid w:val="135B1EEB"/>
    <w:rsid w:val="135C783E"/>
    <w:rsid w:val="135C8455"/>
    <w:rsid w:val="136641A7"/>
    <w:rsid w:val="1368A09F"/>
    <w:rsid w:val="136A35C2"/>
    <w:rsid w:val="13769B95"/>
    <w:rsid w:val="1376CDBB"/>
    <w:rsid w:val="1378E559"/>
    <w:rsid w:val="1379909C"/>
    <w:rsid w:val="1379F95D"/>
    <w:rsid w:val="137E30E1"/>
    <w:rsid w:val="137F02F2"/>
    <w:rsid w:val="138075D0"/>
    <w:rsid w:val="13826C13"/>
    <w:rsid w:val="138B6B27"/>
    <w:rsid w:val="138E8D77"/>
    <w:rsid w:val="13917BDB"/>
    <w:rsid w:val="13931104"/>
    <w:rsid w:val="13A0C131"/>
    <w:rsid w:val="13A8C6E0"/>
    <w:rsid w:val="13ADB9D0"/>
    <w:rsid w:val="13AEE2FE"/>
    <w:rsid w:val="13B7BFA4"/>
    <w:rsid w:val="13BC9577"/>
    <w:rsid w:val="13BDCB66"/>
    <w:rsid w:val="13C0F623"/>
    <w:rsid w:val="13C5C9B4"/>
    <w:rsid w:val="13C81B0B"/>
    <w:rsid w:val="13D503A8"/>
    <w:rsid w:val="13E172EA"/>
    <w:rsid w:val="13E9EB8A"/>
    <w:rsid w:val="13EBEEF8"/>
    <w:rsid w:val="13EDFB1D"/>
    <w:rsid w:val="13F28BB9"/>
    <w:rsid w:val="13F32366"/>
    <w:rsid w:val="13F394AE"/>
    <w:rsid w:val="13FF96B8"/>
    <w:rsid w:val="14089076"/>
    <w:rsid w:val="140B0AE5"/>
    <w:rsid w:val="14129F5E"/>
    <w:rsid w:val="1414C616"/>
    <w:rsid w:val="141BC184"/>
    <w:rsid w:val="141E8F17"/>
    <w:rsid w:val="14242A61"/>
    <w:rsid w:val="142D977F"/>
    <w:rsid w:val="1435A3DD"/>
    <w:rsid w:val="143FD587"/>
    <w:rsid w:val="14491F51"/>
    <w:rsid w:val="14493146"/>
    <w:rsid w:val="144E14E3"/>
    <w:rsid w:val="1450D6D8"/>
    <w:rsid w:val="1454889D"/>
    <w:rsid w:val="1457A1C4"/>
    <w:rsid w:val="145B140C"/>
    <w:rsid w:val="145CF72E"/>
    <w:rsid w:val="145FF57F"/>
    <w:rsid w:val="146192CA"/>
    <w:rsid w:val="1461E7AB"/>
    <w:rsid w:val="14690CA1"/>
    <w:rsid w:val="146983C3"/>
    <w:rsid w:val="14698D97"/>
    <w:rsid w:val="146C42D9"/>
    <w:rsid w:val="14761EE4"/>
    <w:rsid w:val="14765252"/>
    <w:rsid w:val="147F0BFB"/>
    <w:rsid w:val="1480FAC0"/>
    <w:rsid w:val="14849E2D"/>
    <w:rsid w:val="148ACCB5"/>
    <w:rsid w:val="148C4FC9"/>
    <w:rsid w:val="148D65B4"/>
    <w:rsid w:val="148E0D62"/>
    <w:rsid w:val="1499A7AF"/>
    <w:rsid w:val="149AA217"/>
    <w:rsid w:val="149C1A90"/>
    <w:rsid w:val="149C5D68"/>
    <w:rsid w:val="14A1C0D3"/>
    <w:rsid w:val="14A3D90D"/>
    <w:rsid w:val="14A8F1BF"/>
    <w:rsid w:val="14A9EB79"/>
    <w:rsid w:val="14B281B5"/>
    <w:rsid w:val="14B86976"/>
    <w:rsid w:val="14BD8C41"/>
    <w:rsid w:val="14C1A5FF"/>
    <w:rsid w:val="14C68D8F"/>
    <w:rsid w:val="14CC1905"/>
    <w:rsid w:val="14D29AF7"/>
    <w:rsid w:val="14D9AD4F"/>
    <w:rsid w:val="14DEE76C"/>
    <w:rsid w:val="14E6E724"/>
    <w:rsid w:val="14E92571"/>
    <w:rsid w:val="14E94501"/>
    <w:rsid w:val="14E9E616"/>
    <w:rsid w:val="14EA59F8"/>
    <w:rsid w:val="14F008AC"/>
    <w:rsid w:val="14F2DCE2"/>
    <w:rsid w:val="14F727AC"/>
    <w:rsid w:val="14FAE289"/>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F1B84"/>
    <w:rsid w:val="1540A4EE"/>
    <w:rsid w:val="1540EAAA"/>
    <w:rsid w:val="1541209D"/>
    <w:rsid w:val="1546A9A2"/>
    <w:rsid w:val="15496440"/>
    <w:rsid w:val="154B09B8"/>
    <w:rsid w:val="154BC8B6"/>
    <w:rsid w:val="154E2C83"/>
    <w:rsid w:val="1550C620"/>
    <w:rsid w:val="155552A2"/>
    <w:rsid w:val="1560EE5C"/>
    <w:rsid w:val="15656EAB"/>
    <w:rsid w:val="1569F95A"/>
    <w:rsid w:val="156A8D67"/>
    <w:rsid w:val="156BF2EE"/>
    <w:rsid w:val="156EF15D"/>
    <w:rsid w:val="1571BDAB"/>
    <w:rsid w:val="1574E032"/>
    <w:rsid w:val="157A65E0"/>
    <w:rsid w:val="15820D1A"/>
    <w:rsid w:val="15826CED"/>
    <w:rsid w:val="1585E6F5"/>
    <w:rsid w:val="15887F9A"/>
    <w:rsid w:val="158CB16C"/>
    <w:rsid w:val="1597357A"/>
    <w:rsid w:val="159A89FC"/>
    <w:rsid w:val="159EACD4"/>
    <w:rsid w:val="15A1CCA2"/>
    <w:rsid w:val="15A71A19"/>
    <w:rsid w:val="15A7B981"/>
    <w:rsid w:val="15ABAE1F"/>
    <w:rsid w:val="15AE842B"/>
    <w:rsid w:val="15B1B620"/>
    <w:rsid w:val="15B639B7"/>
    <w:rsid w:val="15BD253F"/>
    <w:rsid w:val="15BF6995"/>
    <w:rsid w:val="15C1E7B1"/>
    <w:rsid w:val="15C400E6"/>
    <w:rsid w:val="15C7310B"/>
    <w:rsid w:val="15D2378B"/>
    <w:rsid w:val="15D2F854"/>
    <w:rsid w:val="15D60807"/>
    <w:rsid w:val="15D803DD"/>
    <w:rsid w:val="15D9F065"/>
    <w:rsid w:val="15DD64D4"/>
    <w:rsid w:val="15E095CF"/>
    <w:rsid w:val="15EAC84C"/>
    <w:rsid w:val="15F32478"/>
    <w:rsid w:val="15F448C6"/>
    <w:rsid w:val="15FFC18F"/>
    <w:rsid w:val="1606343A"/>
    <w:rsid w:val="160C438E"/>
    <w:rsid w:val="160D387D"/>
    <w:rsid w:val="160DB1B8"/>
    <w:rsid w:val="160F02AB"/>
    <w:rsid w:val="16129FF2"/>
    <w:rsid w:val="16192ED6"/>
    <w:rsid w:val="161C44A3"/>
    <w:rsid w:val="161C668E"/>
    <w:rsid w:val="161DFD2E"/>
    <w:rsid w:val="1621B106"/>
    <w:rsid w:val="1626C47A"/>
    <w:rsid w:val="16272E4B"/>
    <w:rsid w:val="162BB09B"/>
    <w:rsid w:val="16317E78"/>
    <w:rsid w:val="1633A4C4"/>
    <w:rsid w:val="16340D65"/>
    <w:rsid w:val="163F967C"/>
    <w:rsid w:val="1642E379"/>
    <w:rsid w:val="16477537"/>
    <w:rsid w:val="1655FAE4"/>
    <w:rsid w:val="165868FB"/>
    <w:rsid w:val="166409DF"/>
    <w:rsid w:val="16658AD4"/>
    <w:rsid w:val="166D1E56"/>
    <w:rsid w:val="166E0E77"/>
    <w:rsid w:val="16705FB6"/>
    <w:rsid w:val="16719158"/>
    <w:rsid w:val="1671FCEF"/>
    <w:rsid w:val="1673BE02"/>
    <w:rsid w:val="1676ED6A"/>
    <w:rsid w:val="167792B4"/>
    <w:rsid w:val="167B8BF7"/>
    <w:rsid w:val="1681D902"/>
    <w:rsid w:val="169124F8"/>
    <w:rsid w:val="169E1E8C"/>
    <w:rsid w:val="16A4F295"/>
    <w:rsid w:val="16A68F9D"/>
    <w:rsid w:val="16A8DC87"/>
    <w:rsid w:val="16ADC238"/>
    <w:rsid w:val="16AF2F23"/>
    <w:rsid w:val="16B46AD7"/>
    <w:rsid w:val="16B9FBB4"/>
    <w:rsid w:val="16BA1B0C"/>
    <w:rsid w:val="16BABBC8"/>
    <w:rsid w:val="16BC00FB"/>
    <w:rsid w:val="16BC0476"/>
    <w:rsid w:val="16BD52E0"/>
    <w:rsid w:val="16C1D339"/>
    <w:rsid w:val="16C3CE5F"/>
    <w:rsid w:val="16C8275A"/>
    <w:rsid w:val="16C980FD"/>
    <w:rsid w:val="16CD5012"/>
    <w:rsid w:val="16D0DCBC"/>
    <w:rsid w:val="16D33977"/>
    <w:rsid w:val="16DC5B1E"/>
    <w:rsid w:val="16DF06D4"/>
    <w:rsid w:val="16E25FA3"/>
    <w:rsid w:val="16E43A0E"/>
    <w:rsid w:val="16E57304"/>
    <w:rsid w:val="16E7F4C8"/>
    <w:rsid w:val="16EFD0B4"/>
    <w:rsid w:val="16F05A9C"/>
    <w:rsid w:val="16F102AF"/>
    <w:rsid w:val="16F4716D"/>
    <w:rsid w:val="170B9644"/>
    <w:rsid w:val="170E124A"/>
    <w:rsid w:val="170E187B"/>
    <w:rsid w:val="170F1EB8"/>
    <w:rsid w:val="170F6AE7"/>
    <w:rsid w:val="17202835"/>
    <w:rsid w:val="172469C4"/>
    <w:rsid w:val="17271091"/>
    <w:rsid w:val="172BF591"/>
    <w:rsid w:val="1732E547"/>
    <w:rsid w:val="1735DCAE"/>
    <w:rsid w:val="1738C77C"/>
    <w:rsid w:val="173BBE04"/>
    <w:rsid w:val="173DC724"/>
    <w:rsid w:val="17453AB4"/>
    <w:rsid w:val="174C6744"/>
    <w:rsid w:val="174D45DB"/>
    <w:rsid w:val="17513B28"/>
    <w:rsid w:val="17569E0E"/>
    <w:rsid w:val="1759808B"/>
    <w:rsid w:val="175A7C08"/>
    <w:rsid w:val="17600BFB"/>
    <w:rsid w:val="1763DFB9"/>
    <w:rsid w:val="176A07C9"/>
    <w:rsid w:val="176A9009"/>
    <w:rsid w:val="176E4EF1"/>
    <w:rsid w:val="17772954"/>
    <w:rsid w:val="1777F978"/>
    <w:rsid w:val="177D043E"/>
    <w:rsid w:val="177D64AF"/>
    <w:rsid w:val="1785E537"/>
    <w:rsid w:val="1789A550"/>
    <w:rsid w:val="17906B74"/>
    <w:rsid w:val="1793798B"/>
    <w:rsid w:val="1795530C"/>
    <w:rsid w:val="1797FF18"/>
    <w:rsid w:val="17A55A42"/>
    <w:rsid w:val="17A70637"/>
    <w:rsid w:val="17A89B03"/>
    <w:rsid w:val="17ACB1A0"/>
    <w:rsid w:val="17B71DEB"/>
    <w:rsid w:val="17BAA7A9"/>
    <w:rsid w:val="17BFABB0"/>
    <w:rsid w:val="17C2EE7E"/>
    <w:rsid w:val="17C4F1ED"/>
    <w:rsid w:val="17C6728C"/>
    <w:rsid w:val="17C7B35A"/>
    <w:rsid w:val="17CD2E9B"/>
    <w:rsid w:val="17CEA19D"/>
    <w:rsid w:val="17CF243C"/>
    <w:rsid w:val="17D5CC0E"/>
    <w:rsid w:val="17DBD134"/>
    <w:rsid w:val="17DF1E7D"/>
    <w:rsid w:val="17F035E1"/>
    <w:rsid w:val="17F47C0F"/>
    <w:rsid w:val="17FA110D"/>
    <w:rsid w:val="180934EB"/>
    <w:rsid w:val="1809EAE1"/>
    <w:rsid w:val="180DDFB0"/>
    <w:rsid w:val="18143273"/>
    <w:rsid w:val="18144222"/>
    <w:rsid w:val="1815520D"/>
    <w:rsid w:val="1817E6B1"/>
    <w:rsid w:val="181DDE32"/>
    <w:rsid w:val="181F9536"/>
    <w:rsid w:val="1820FC39"/>
    <w:rsid w:val="18221ED8"/>
    <w:rsid w:val="1823BA9D"/>
    <w:rsid w:val="1824DD3F"/>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562080"/>
    <w:rsid w:val="1864DEBE"/>
    <w:rsid w:val="18668636"/>
    <w:rsid w:val="186EA145"/>
    <w:rsid w:val="186F5C67"/>
    <w:rsid w:val="187563E5"/>
    <w:rsid w:val="1877070A"/>
    <w:rsid w:val="187B1A3B"/>
    <w:rsid w:val="1885036C"/>
    <w:rsid w:val="18850E36"/>
    <w:rsid w:val="18856F79"/>
    <w:rsid w:val="188605F8"/>
    <w:rsid w:val="1889D620"/>
    <w:rsid w:val="188A8136"/>
    <w:rsid w:val="188CBE3C"/>
    <w:rsid w:val="188E3E44"/>
    <w:rsid w:val="188E8ACE"/>
    <w:rsid w:val="188F75BB"/>
    <w:rsid w:val="189662E1"/>
    <w:rsid w:val="1897508D"/>
    <w:rsid w:val="1899D704"/>
    <w:rsid w:val="1899FEBD"/>
    <w:rsid w:val="189A8ECF"/>
    <w:rsid w:val="189AFACC"/>
    <w:rsid w:val="189E8985"/>
    <w:rsid w:val="18A1C96D"/>
    <w:rsid w:val="18A95BFE"/>
    <w:rsid w:val="18B2DA12"/>
    <w:rsid w:val="18B4ABE5"/>
    <w:rsid w:val="18B5CCFD"/>
    <w:rsid w:val="18BED034"/>
    <w:rsid w:val="18C92605"/>
    <w:rsid w:val="18CEF969"/>
    <w:rsid w:val="18DA6886"/>
    <w:rsid w:val="18DC03DB"/>
    <w:rsid w:val="18DCBCE9"/>
    <w:rsid w:val="18DE81E1"/>
    <w:rsid w:val="18E06684"/>
    <w:rsid w:val="18E142D6"/>
    <w:rsid w:val="18F5C196"/>
    <w:rsid w:val="18F65E8A"/>
    <w:rsid w:val="18F68EF1"/>
    <w:rsid w:val="18F7795C"/>
    <w:rsid w:val="18F986B4"/>
    <w:rsid w:val="18FBCAA2"/>
    <w:rsid w:val="18FC41B4"/>
    <w:rsid w:val="19085EC7"/>
    <w:rsid w:val="1909A1A3"/>
    <w:rsid w:val="19163C34"/>
    <w:rsid w:val="19168DD1"/>
    <w:rsid w:val="19189831"/>
    <w:rsid w:val="191BDF35"/>
    <w:rsid w:val="191CD1C8"/>
    <w:rsid w:val="1922D701"/>
    <w:rsid w:val="19250CF1"/>
    <w:rsid w:val="1928A5F5"/>
    <w:rsid w:val="192F235B"/>
    <w:rsid w:val="193F51BD"/>
    <w:rsid w:val="1941B19B"/>
    <w:rsid w:val="19466E58"/>
    <w:rsid w:val="19504A82"/>
    <w:rsid w:val="19528F3B"/>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A70AC"/>
    <w:rsid w:val="19A34376"/>
    <w:rsid w:val="19A46490"/>
    <w:rsid w:val="19A60A7C"/>
    <w:rsid w:val="19A9321A"/>
    <w:rsid w:val="19B0F71A"/>
    <w:rsid w:val="19B271DB"/>
    <w:rsid w:val="19B3E09A"/>
    <w:rsid w:val="19B99F9C"/>
    <w:rsid w:val="19BFBE0E"/>
    <w:rsid w:val="19C25450"/>
    <w:rsid w:val="19C3F534"/>
    <w:rsid w:val="19CA6397"/>
    <w:rsid w:val="19CC2CCA"/>
    <w:rsid w:val="19CE2A34"/>
    <w:rsid w:val="19D170F8"/>
    <w:rsid w:val="19D3BAF5"/>
    <w:rsid w:val="19D63D10"/>
    <w:rsid w:val="19D9F532"/>
    <w:rsid w:val="19DB323A"/>
    <w:rsid w:val="19DE8EF8"/>
    <w:rsid w:val="19E48650"/>
    <w:rsid w:val="19E72F59"/>
    <w:rsid w:val="19E75E21"/>
    <w:rsid w:val="19E9377F"/>
    <w:rsid w:val="19F015FF"/>
    <w:rsid w:val="19F66D4D"/>
    <w:rsid w:val="1A025697"/>
    <w:rsid w:val="1A065ABE"/>
    <w:rsid w:val="1A072BD9"/>
    <w:rsid w:val="1A0865E1"/>
    <w:rsid w:val="1A0A19D8"/>
    <w:rsid w:val="1A0EE54D"/>
    <w:rsid w:val="1A1A78BB"/>
    <w:rsid w:val="1A1BC6F7"/>
    <w:rsid w:val="1A235C5F"/>
    <w:rsid w:val="1A24EBD7"/>
    <w:rsid w:val="1A2619D1"/>
    <w:rsid w:val="1A292AF9"/>
    <w:rsid w:val="1A29F31B"/>
    <w:rsid w:val="1A2B25D5"/>
    <w:rsid w:val="1A2F65A2"/>
    <w:rsid w:val="1A2F7C36"/>
    <w:rsid w:val="1A31778A"/>
    <w:rsid w:val="1A335ECC"/>
    <w:rsid w:val="1A33FE48"/>
    <w:rsid w:val="1A356EF6"/>
    <w:rsid w:val="1A3D09D1"/>
    <w:rsid w:val="1A4814A3"/>
    <w:rsid w:val="1A4A5070"/>
    <w:rsid w:val="1A526BE6"/>
    <w:rsid w:val="1A54A3E1"/>
    <w:rsid w:val="1A583C07"/>
    <w:rsid w:val="1A64298D"/>
    <w:rsid w:val="1A64C3DB"/>
    <w:rsid w:val="1A78DB24"/>
    <w:rsid w:val="1A7936F5"/>
    <w:rsid w:val="1A7A2FBD"/>
    <w:rsid w:val="1A7A7AB9"/>
    <w:rsid w:val="1A858132"/>
    <w:rsid w:val="1A86F053"/>
    <w:rsid w:val="1A8885CF"/>
    <w:rsid w:val="1A8F60E1"/>
    <w:rsid w:val="1A92D7FA"/>
    <w:rsid w:val="1A959817"/>
    <w:rsid w:val="1A97B7F0"/>
    <w:rsid w:val="1A9B4912"/>
    <w:rsid w:val="1AA2FE22"/>
    <w:rsid w:val="1AA69C89"/>
    <w:rsid w:val="1AA7B3BC"/>
    <w:rsid w:val="1AA7B5BD"/>
    <w:rsid w:val="1AB0B169"/>
    <w:rsid w:val="1AB2A674"/>
    <w:rsid w:val="1AB70794"/>
    <w:rsid w:val="1AB97EAD"/>
    <w:rsid w:val="1ABA0898"/>
    <w:rsid w:val="1AC1762F"/>
    <w:rsid w:val="1AC2BA53"/>
    <w:rsid w:val="1ACA5AEA"/>
    <w:rsid w:val="1AD10F37"/>
    <w:rsid w:val="1ADA288F"/>
    <w:rsid w:val="1AE3404F"/>
    <w:rsid w:val="1AE7C515"/>
    <w:rsid w:val="1AE7E7EC"/>
    <w:rsid w:val="1AEEE852"/>
    <w:rsid w:val="1AEFEC23"/>
    <w:rsid w:val="1AF05700"/>
    <w:rsid w:val="1AF439B7"/>
    <w:rsid w:val="1AF91281"/>
    <w:rsid w:val="1B0548C6"/>
    <w:rsid w:val="1B06A358"/>
    <w:rsid w:val="1B08713E"/>
    <w:rsid w:val="1B0C5473"/>
    <w:rsid w:val="1B115D2A"/>
    <w:rsid w:val="1B19B8D7"/>
    <w:rsid w:val="1B1AD288"/>
    <w:rsid w:val="1B1F3439"/>
    <w:rsid w:val="1B210BF4"/>
    <w:rsid w:val="1B23D106"/>
    <w:rsid w:val="1B2414E2"/>
    <w:rsid w:val="1B27A34C"/>
    <w:rsid w:val="1B286D91"/>
    <w:rsid w:val="1B32E0C4"/>
    <w:rsid w:val="1B357FAD"/>
    <w:rsid w:val="1B38440A"/>
    <w:rsid w:val="1B3DFDC0"/>
    <w:rsid w:val="1B431680"/>
    <w:rsid w:val="1B4DF474"/>
    <w:rsid w:val="1B4EB1F1"/>
    <w:rsid w:val="1B54561E"/>
    <w:rsid w:val="1B5BDB59"/>
    <w:rsid w:val="1B5C8B43"/>
    <w:rsid w:val="1B5F57FD"/>
    <w:rsid w:val="1B641885"/>
    <w:rsid w:val="1B661237"/>
    <w:rsid w:val="1B6723F5"/>
    <w:rsid w:val="1B673354"/>
    <w:rsid w:val="1B750502"/>
    <w:rsid w:val="1B7AEC5C"/>
    <w:rsid w:val="1B7F5415"/>
    <w:rsid w:val="1B854132"/>
    <w:rsid w:val="1B898C0B"/>
    <w:rsid w:val="1B8BAF2B"/>
    <w:rsid w:val="1B8E54BA"/>
    <w:rsid w:val="1B958017"/>
    <w:rsid w:val="1B992BF2"/>
    <w:rsid w:val="1B9A50E8"/>
    <w:rsid w:val="1BA659BD"/>
    <w:rsid w:val="1BADB7B9"/>
    <w:rsid w:val="1BADD820"/>
    <w:rsid w:val="1BB8989A"/>
    <w:rsid w:val="1BBCAEF8"/>
    <w:rsid w:val="1BBE6312"/>
    <w:rsid w:val="1BBEE062"/>
    <w:rsid w:val="1BC08C7C"/>
    <w:rsid w:val="1BC33C58"/>
    <w:rsid w:val="1BC358F5"/>
    <w:rsid w:val="1BC4FB5A"/>
    <w:rsid w:val="1BCC6930"/>
    <w:rsid w:val="1BD61A9E"/>
    <w:rsid w:val="1BD8EE99"/>
    <w:rsid w:val="1BD95C29"/>
    <w:rsid w:val="1BDB1550"/>
    <w:rsid w:val="1BE5166F"/>
    <w:rsid w:val="1BE620D1"/>
    <w:rsid w:val="1BE63AE6"/>
    <w:rsid w:val="1BE9B1B9"/>
    <w:rsid w:val="1BEBA2AD"/>
    <w:rsid w:val="1BF84196"/>
    <w:rsid w:val="1BFE5CEA"/>
    <w:rsid w:val="1BFEF853"/>
    <w:rsid w:val="1C003F48"/>
    <w:rsid w:val="1C005004"/>
    <w:rsid w:val="1C0A8B55"/>
    <w:rsid w:val="1C0B41FC"/>
    <w:rsid w:val="1C0CC7C7"/>
    <w:rsid w:val="1C150756"/>
    <w:rsid w:val="1C15D572"/>
    <w:rsid w:val="1C1AFF8A"/>
    <w:rsid w:val="1C1F61F7"/>
    <w:rsid w:val="1C25E4B7"/>
    <w:rsid w:val="1C2D3FC7"/>
    <w:rsid w:val="1C2E18A0"/>
    <w:rsid w:val="1C31ADF1"/>
    <w:rsid w:val="1C320E0D"/>
    <w:rsid w:val="1C32B633"/>
    <w:rsid w:val="1C33BA41"/>
    <w:rsid w:val="1C350636"/>
    <w:rsid w:val="1C404004"/>
    <w:rsid w:val="1C471170"/>
    <w:rsid w:val="1C4BFD12"/>
    <w:rsid w:val="1C4C39BF"/>
    <w:rsid w:val="1C4FACD9"/>
    <w:rsid w:val="1C50312C"/>
    <w:rsid w:val="1C53B611"/>
    <w:rsid w:val="1C56FA47"/>
    <w:rsid w:val="1C5BCDF1"/>
    <w:rsid w:val="1C5C4787"/>
    <w:rsid w:val="1C5CF7FD"/>
    <w:rsid w:val="1C5F86EA"/>
    <w:rsid w:val="1C613E83"/>
    <w:rsid w:val="1C677D1A"/>
    <w:rsid w:val="1C69BB36"/>
    <w:rsid w:val="1C6D03E4"/>
    <w:rsid w:val="1C74DD37"/>
    <w:rsid w:val="1C7CAF7F"/>
    <w:rsid w:val="1C83FB04"/>
    <w:rsid w:val="1C84E4AF"/>
    <w:rsid w:val="1C852F9D"/>
    <w:rsid w:val="1C929906"/>
    <w:rsid w:val="1C9805D2"/>
    <w:rsid w:val="1C9E1241"/>
    <w:rsid w:val="1CA1517D"/>
    <w:rsid w:val="1CA7C855"/>
    <w:rsid w:val="1CAA87E2"/>
    <w:rsid w:val="1CAFA89D"/>
    <w:rsid w:val="1CB062A0"/>
    <w:rsid w:val="1CB836C5"/>
    <w:rsid w:val="1CBB28DD"/>
    <w:rsid w:val="1CBC604D"/>
    <w:rsid w:val="1CCC2138"/>
    <w:rsid w:val="1CCF535D"/>
    <w:rsid w:val="1CCFFDD4"/>
    <w:rsid w:val="1CD1BA13"/>
    <w:rsid w:val="1CD1CC9E"/>
    <w:rsid w:val="1CD25105"/>
    <w:rsid w:val="1CD2AA89"/>
    <w:rsid w:val="1CD89A2A"/>
    <w:rsid w:val="1CDD15EC"/>
    <w:rsid w:val="1CE7B90F"/>
    <w:rsid w:val="1CE97701"/>
    <w:rsid w:val="1CEAF558"/>
    <w:rsid w:val="1CEDDAFE"/>
    <w:rsid w:val="1CEF3CB5"/>
    <w:rsid w:val="1CEF50B7"/>
    <w:rsid w:val="1CF2D7F3"/>
    <w:rsid w:val="1CF4F799"/>
    <w:rsid w:val="1CF72743"/>
    <w:rsid w:val="1CF9188D"/>
    <w:rsid w:val="1CFDA00C"/>
    <w:rsid w:val="1D0355C8"/>
    <w:rsid w:val="1D08D7A4"/>
    <w:rsid w:val="1D0B5E5F"/>
    <w:rsid w:val="1D0C3272"/>
    <w:rsid w:val="1D0F9C34"/>
    <w:rsid w:val="1D0FC730"/>
    <w:rsid w:val="1D13C5B7"/>
    <w:rsid w:val="1D157B21"/>
    <w:rsid w:val="1D15E935"/>
    <w:rsid w:val="1D1BB746"/>
    <w:rsid w:val="1D23D792"/>
    <w:rsid w:val="1D293D8D"/>
    <w:rsid w:val="1D2B9A80"/>
    <w:rsid w:val="1D2DD280"/>
    <w:rsid w:val="1D2F1CF8"/>
    <w:rsid w:val="1D300377"/>
    <w:rsid w:val="1D3483A9"/>
    <w:rsid w:val="1D39BB7B"/>
    <w:rsid w:val="1D4006A3"/>
    <w:rsid w:val="1D4947A9"/>
    <w:rsid w:val="1D49B3A1"/>
    <w:rsid w:val="1D4D77DC"/>
    <w:rsid w:val="1D4F1466"/>
    <w:rsid w:val="1D548AEC"/>
    <w:rsid w:val="1D575592"/>
    <w:rsid w:val="1D5D0670"/>
    <w:rsid w:val="1D5E6632"/>
    <w:rsid w:val="1D60E179"/>
    <w:rsid w:val="1D6DF3A2"/>
    <w:rsid w:val="1D6F9942"/>
    <w:rsid w:val="1D7390D2"/>
    <w:rsid w:val="1D74E552"/>
    <w:rsid w:val="1D755047"/>
    <w:rsid w:val="1D76491E"/>
    <w:rsid w:val="1D7701BD"/>
    <w:rsid w:val="1D798FC8"/>
    <w:rsid w:val="1D7C9DDE"/>
    <w:rsid w:val="1D7FAC5D"/>
    <w:rsid w:val="1D82EB10"/>
    <w:rsid w:val="1D839AC8"/>
    <w:rsid w:val="1D8577C5"/>
    <w:rsid w:val="1D8C03E5"/>
    <w:rsid w:val="1D8C701E"/>
    <w:rsid w:val="1D8D9838"/>
    <w:rsid w:val="1D9ABFD9"/>
    <w:rsid w:val="1D9AC1E0"/>
    <w:rsid w:val="1D9DE812"/>
    <w:rsid w:val="1D9F19D2"/>
    <w:rsid w:val="1D9F38D9"/>
    <w:rsid w:val="1D9F630C"/>
    <w:rsid w:val="1DA221BF"/>
    <w:rsid w:val="1DA61246"/>
    <w:rsid w:val="1DA6BF55"/>
    <w:rsid w:val="1DA6DBA9"/>
    <w:rsid w:val="1DAD0C70"/>
    <w:rsid w:val="1DAE5D0F"/>
    <w:rsid w:val="1DAF3B15"/>
    <w:rsid w:val="1DB46153"/>
    <w:rsid w:val="1DB6095C"/>
    <w:rsid w:val="1DBA67E8"/>
    <w:rsid w:val="1DC116A9"/>
    <w:rsid w:val="1DC700C1"/>
    <w:rsid w:val="1DC74F53"/>
    <w:rsid w:val="1DC9F412"/>
    <w:rsid w:val="1DCC10BD"/>
    <w:rsid w:val="1DCFA32F"/>
    <w:rsid w:val="1DCFE3AA"/>
    <w:rsid w:val="1DD1E6C1"/>
    <w:rsid w:val="1DD32D60"/>
    <w:rsid w:val="1DD54D17"/>
    <w:rsid w:val="1DDF5BEC"/>
    <w:rsid w:val="1DE2688E"/>
    <w:rsid w:val="1DE61A5D"/>
    <w:rsid w:val="1DE78EFD"/>
    <w:rsid w:val="1DE98EFB"/>
    <w:rsid w:val="1DEA895D"/>
    <w:rsid w:val="1DF04742"/>
    <w:rsid w:val="1DF0C34D"/>
    <w:rsid w:val="1DF52CB2"/>
    <w:rsid w:val="1DF71FE6"/>
    <w:rsid w:val="1DFA0E4D"/>
    <w:rsid w:val="1DFECCC3"/>
    <w:rsid w:val="1DFFFAAA"/>
    <w:rsid w:val="1E00EBF3"/>
    <w:rsid w:val="1E064841"/>
    <w:rsid w:val="1E06B52B"/>
    <w:rsid w:val="1E06F2E0"/>
    <w:rsid w:val="1E09A140"/>
    <w:rsid w:val="1E0D2482"/>
    <w:rsid w:val="1E11CB5B"/>
    <w:rsid w:val="1E122B3B"/>
    <w:rsid w:val="1E12A2F5"/>
    <w:rsid w:val="1E197D1B"/>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4A48B"/>
    <w:rsid w:val="1E388450"/>
    <w:rsid w:val="1E3BBD97"/>
    <w:rsid w:val="1E3D9533"/>
    <w:rsid w:val="1E40B88E"/>
    <w:rsid w:val="1E447D72"/>
    <w:rsid w:val="1E48AE2E"/>
    <w:rsid w:val="1E48C25A"/>
    <w:rsid w:val="1E4A71E8"/>
    <w:rsid w:val="1E4B11C9"/>
    <w:rsid w:val="1E4E15B4"/>
    <w:rsid w:val="1E5108FA"/>
    <w:rsid w:val="1E518152"/>
    <w:rsid w:val="1E53C188"/>
    <w:rsid w:val="1E5C73AF"/>
    <w:rsid w:val="1E5C8586"/>
    <w:rsid w:val="1E5F3609"/>
    <w:rsid w:val="1E60B7AE"/>
    <w:rsid w:val="1E622CE0"/>
    <w:rsid w:val="1E64B4C3"/>
    <w:rsid w:val="1E679622"/>
    <w:rsid w:val="1E686ACA"/>
    <w:rsid w:val="1E6D48FE"/>
    <w:rsid w:val="1E6E7AEA"/>
    <w:rsid w:val="1E728C58"/>
    <w:rsid w:val="1E73D6B3"/>
    <w:rsid w:val="1E744DEA"/>
    <w:rsid w:val="1E7458EF"/>
    <w:rsid w:val="1E7B0C80"/>
    <w:rsid w:val="1E8493EF"/>
    <w:rsid w:val="1E8524D6"/>
    <w:rsid w:val="1E85BB8C"/>
    <w:rsid w:val="1E8AA8E5"/>
    <w:rsid w:val="1E8B0190"/>
    <w:rsid w:val="1E95ACC9"/>
    <w:rsid w:val="1E9B82C1"/>
    <w:rsid w:val="1E9C9A09"/>
    <w:rsid w:val="1E9D68A8"/>
    <w:rsid w:val="1E9E1285"/>
    <w:rsid w:val="1EA02BAD"/>
    <w:rsid w:val="1EA10508"/>
    <w:rsid w:val="1EA36328"/>
    <w:rsid w:val="1EB75069"/>
    <w:rsid w:val="1EB86527"/>
    <w:rsid w:val="1EBC8D69"/>
    <w:rsid w:val="1EBCA57C"/>
    <w:rsid w:val="1EBDA1A2"/>
    <w:rsid w:val="1EC10A33"/>
    <w:rsid w:val="1EC160A9"/>
    <w:rsid w:val="1EC91F1F"/>
    <w:rsid w:val="1ECE3F8C"/>
    <w:rsid w:val="1ECE8C98"/>
    <w:rsid w:val="1ECEE6DD"/>
    <w:rsid w:val="1ED5D461"/>
    <w:rsid w:val="1ED69DA1"/>
    <w:rsid w:val="1ED86CEA"/>
    <w:rsid w:val="1ED8E660"/>
    <w:rsid w:val="1EDD8574"/>
    <w:rsid w:val="1EDDCF45"/>
    <w:rsid w:val="1EE2A9BE"/>
    <w:rsid w:val="1EE555D8"/>
    <w:rsid w:val="1EE58402"/>
    <w:rsid w:val="1EEBAB98"/>
    <w:rsid w:val="1EF449C8"/>
    <w:rsid w:val="1EF471F8"/>
    <w:rsid w:val="1EFAFF44"/>
    <w:rsid w:val="1F0070ED"/>
    <w:rsid w:val="1F0783FA"/>
    <w:rsid w:val="1F095C91"/>
    <w:rsid w:val="1F0BCE55"/>
    <w:rsid w:val="1F0CBD22"/>
    <w:rsid w:val="1F0EC7CB"/>
    <w:rsid w:val="1F11B7B9"/>
    <w:rsid w:val="1F17A77C"/>
    <w:rsid w:val="1F19D0D9"/>
    <w:rsid w:val="1F1A0E24"/>
    <w:rsid w:val="1F1C982C"/>
    <w:rsid w:val="1F1F665F"/>
    <w:rsid w:val="1F2367A1"/>
    <w:rsid w:val="1F272131"/>
    <w:rsid w:val="1F2822A5"/>
    <w:rsid w:val="1F2B0302"/>
    <w:rsid w:val="1F2EACAD"/>
    <w:rsid w:val="1F339BF7"/>
    <w:rsid w:val="1F346D84"/>
    <w:rsid w:val="1F3C468B"/>
    <w:rsid w:val="1F42E2BE"/>
    <w:rsid w:val="1F4D9F4F"/>
    <w:rsid w:val="1F4F2922"/>
    <w:rsid w:val="1F4F31F0"/>
    <w:rsid w:val="1F4F4BC5"/>
    <w:rsid w:val="1F52901F"/>
    <w:rsid w:val="1F5740FF"/>
    <w:rsid w:val="1F5BC5F9"/>
    <w:rsid w:val="1F5BCC32"/>
    <w:rsid w:val="1F60603E"/>
    <w:rsid w:val="1F6B2E4C"/>
    <w:rsid w:val="1F7335C6"/>
    <w:rsid w:val="1F73AB82"/>
    <w:rsid w:val="1F79CBEB"/>
    <w:rsid w:val="1F7A39A7"/>
    <w:rsid w:val="1F7AC1D8"/>
    <w:rsid w:val="1F8039F3"/>
    <w:rsid w:val="1F8287D2"/>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686D1"/>
    <w:rsid w:val="1FC3F3E0"/>
    <w:rsid w:val="1FCB3E5B"/>
    <w:rsid w:val="1FCF8249"/>
    <w:rsid w:val="1FCFFC54"/>
    <w:rsid w:val="1FD1F19F"/>
    <w:rsid w:val="1FDDEB60"/>
    <w:rsid w:val="1FE24D68"/>
    <w:rsid w:val="1FE59B24"/>
    <w:rsid w:val="1FE78627"/>
    <w:rsid w:val="1FEBAAF3"/>
    <w:rsid w:val="1FF2F342"/>
    <w:rsid w:val="1FF3E158"/>
    <w:rsid w:val="1FF4B586"/>
    <w:rsid w:val="1FF5573D"/>
    <w:rsid w:val="1FF8EEE7"/>
    <w:rsid w:val="1FFFB41A"/>
    <w:rsid w:val="200065EA"/>
    <w:rsid w:val="200B2A81"/>
    <w:rsid w:val="200FFEEF"/>
    <w:rsid w:val="2011C33D"/>
    <w:rsid w:val="20177076"/>
    <w:rsid w:val="20223356"/>
    <w:rsid w:val="202404E0"/>
    <w:rsid w:val="202C3685"/>
    <w:rsid w:val="202EE0E8"/>
    <w:rsid w:val="2036366A"/>
    <w:rsid w:val="2036C8B9"/>
    <w:rsid w:val="2037FF07"/>
    <w:rsid w:val="2038EB2B"/>
    <w:rsid w:val="203ED695"/>
    <w:rsid w:val="203F8370"/>
    <w:rsid w:val="203FF793"/>
    <w:rsid w:val="2045FF95"/>
    <w:rsid w:val="20467932"/>
    <w:rsid w:val="204DB9C6"/>
    <w:rsid w:val="2050AA1A"/>
    <w:rsid w:val="205224B8"/>
    <w:rsid w:val="20524023"/>
    <w:rsid w:val="205C0B45"/>
    <w:rsid w:val="205D6ED4"/>
    <w:rsid w:val="20677C7C"/>
    <w:rsid w:val="20686B35"/>
    <w:rsid w:val="20772150"/>
    <w:rsid w:val="207A6E4C"/>
    <w:rsid w:val="207CC099"/>
    <w:rsid w:val="207CC66B"/>
    <w:rsid w:val="207E276C"/>
    <w:rsid w:val="2084DCA8"/>
    <w:rsid w:val="208D2A04"/>
    <w:rsid w:val="208D8EB6"/>
    <w:rsid w:val="20906B6E"/>
    <w:rsid w:val="2093D18D"/>
    <w:rsid w:val="20973E30"/>
    <w:rsid w:val="2098FA63"/>
    <w:rsid w:val="209AFCD2"/>
    <w:rsid w:val="209CE9DB"/>
    <w:rsid w:val="209D354E"/>
    <w:rsid w:val="20A3436F"/>
    <w:rsid w:val="20A39AAD"/>
    <w:rsid w:val="20A73A52"/>
    <w:rsid w:val="20A97B9B"/>
    <w:rsid w:val="20AA303E"/>
    <w:rsid w:val="20AA9F4D"/>
    <w:rsid w:val="20AB26CE"/>
    <w:rsid w:val="20AD2C02"/>
    <w:rsid w:val="20ADF19E"/>
    <w:rsid w:val="20B41D39"/>
    <w:rsid w:val="20B8DF6B"/>
    <w:rsid w:val="20BC487A"/>
    <w:rsid w:val="20C0A595"/>
    <w:rsid w:val="20C51F49"/>
    <w:rsid w:val="20C5207D"/>
    <w:rsid w:val="20C9AA1C"/>
    <w:rsid w:val="20CD7911"/>
    <w:rsid w:val="20D4AB89"/>
    <w:rsid w:val="20D8173B"/>
    <w:rsid w:val="20DEB31F"/>
    <w:rsid w:val="20E4071B"/>
    <w:rsid w:val="20E77F3E"/>
    <w:rsid w:val="20E9D18E"/>
    <w:rsid w:val="20F3C469"/>
    <w:rsid w:val="20FF0E60"/>
    <w:rsid w:val="2106514A"/>
    <w:rsid w:val="211C686C"/>
    <w:rsid w:val="212060DE"/>
    <w:rsid w:val="2124434D"/>
    <w:rsid w:val="212A6940"/>
    <w:rsid w:val="212BD137"/>
    <w:rsid w:val="21377294"/>
    <w:rsid w:val="2137A1E1"/>
    <w:rsid w:val="213D15B7"/>
    <w:rsid w:val="2140EB77"/>
    <w:rsid w:val="21423BC1"/>
    <w:rsid w:val="21428587"/>
    <w:rsid w:val="214E18B9"/>
    <w:rsid w:val="2157F819"/>
    <w:rsid w:val="21591A90"/>
    <w:rsid w:val="215BAA9A"/>
    <w:rsid w:val="215F98FA"/>
    <w:rsid w:val="215FA6F8"/>
    <w:rsid w:val="21656638"/>
    <w:rsid w:val="216B1BDC"/>
    <w:rsid w:val="216C26D0"/>
    <w:rsid w:val="216DD023"/>
    <w:rsid w:val="217ABC7A"/>
    <w:rsid w:val="2186388B"/>
    <w:rsid w:val="2187CAF6"/>
    <w:rsid w:val="218B2D35"/>
    <w:rsid w:val="218D1E97"/>
    <w:rsid w:val="218F8A18"/>
    <w:rsid w:val="218FE0A3"/>
    <w:rsid w:val="2191279E"/>
    <w:rsid w:val="21913510"/>
    <w:rsid w:val="21939833"/>
    <w:rsid w:val="2195D770"/>
    <w:rsid w:val="21999208"/>
    <w:rsid w:val="219D0BCE"/>
    <w:rsid w:val="21A14511"/>
    <w:rsid w:val="21A40A84"/>
    <w:rsid w:val="21A61BAC"/>
    <w:rsid w:val="21A6AEB4"/>
    <w:rsid w:val="21AB00D3"/>
    <w:rsid w:val="21AF7069"/>
    <w:rsid w:val="21B1E513"/>
    <w:rsid w:val="21BACA29"/>
    <w:rsid w:val="21BD3DBD"/>
    <w:rsid w:val="21BFACF7"/>
    <w:rsid w:val="21C6E609"/>
    <w:rsid w:val="21CCD6B9"/>
    <w:rsid w:val="21DA9ECA"/>
    <w:rsid w:val="21E3EE08"/>
    <w:rsid w:val="21EEC17B"/>
    <w:rsid w:val="21F32094"/>
    <w:rsid w:val="21FC5B4D"/>
    <w:rsid w:val="2201E83B"/>
    <w:rsid w:val="22066407"/>
    <w:rsid w:val="2208749A"/>
    <w:rsid w:val="220B6B3F"/>
    <w:rsid w:val="22100015"/>
    <w:rsid w:val="2210F7BB"/>
    <w:rsid w:val="2211EE42"/>
    <w:rsid w:val="2214EF1A"/>
    <w:rsid w:val="22165E90"/>
    <w:rsid w:val="221A4A80"/>
    <w:rsid w:val="221D9B4A"/>
    <w:rsid w:val="2220EA9A"/>
    <w:rsid w:val="22226D1D"/>
    <w:rsid w:val="2223FF19"/>
    <w:rsid w:val="222F946E"/>
    <w:rsid w:val="2246B726"/>
    <w:rsid w:val="224D67A7"/>
    <w:rsid w:val="2251DCD4"/>
    <w:rsid w:val="225706E1"/>
    <w:rsid w:val="225B39B2"/>
    <w:rsid w:val="225B42B4"/>
    <w:rsid w:val="225C165E"/>
    <w:rsid w:val="2260ECC3"/>
    <w:rsid w:val="226573D8"/>
    <w:rsid w:val="22671FFE"/>
    <w:rsid w:val="226E29C7"/>
    <w:rsid w:val="226FA4E1"/>
    <w:rsid w:val="22743F92"/>
    <w:rsid w:val="22787EFC"/>
    <w:rsid w:val="227E79D9"/>
    <w:rsid w:val="227ED660"/>
    <w:rsid w:val="228436A4"/>
    <w:rsid w:val="228AEC69"/>
    <w:rsid w:val="228D6BFC"/>
    <w:rsid w:val="228FA07C"/>
    <w:rsid w:val="2291E9E4"/>
    <w:rsid w:val="2293D62B"/>
    <w:rsid w:val="229979E2"/>
    <w:rsid w:val="229ADBB0"/>
    <w:rsid w:val="229B610D"/>
    <w:rsid w:val="22A0D16E"/>
    <w:rsid w:val="22A515F1"/>
    <w:rsid w:val="22A8BA41"/>
    <w:rsid w:val="22ACCBE2"/>
    <w:rsid w:val="22AFFE47"/>
    <w:rsid w:val="22B3850F"/>
    <w:rsid w:val="22B686E5"/>
    <w:rsid w:val="22BF765C"/>
    <w:rsid w:val="22C3AECB"/>
    <w:rsid w:val="22C50F84"/>
    <w:rsid w:val="22C7D920"/>
    <w:rsid w:val="22CA4EC9"/>
    <w:rsid w:val="22CAB486"/>
    <w:rsid w:val="22CC1B50"/>
    <w:rsid w:val="22CDD599"/>
    <w:rsid w:val="22CFCA8E"/>
    <w:rsid w:val="22D8082D"/>
    <w:rsid w:val="22DAC1A9"/>
    <w:rsid w:val="22DDFB26"/>
    <w:rsid w:val="22E1C049"/>
    <w:rsid w:val="22E2ED7E"/>
    <w:rsid w:val="22E40B3B"/>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CF20C"/>
    <w:rsid w:val="232E654E"/>
    <w:rsid w:val="232F4E05"/>
    <w:rsid w:val="233999A8"/>
    <w:rsid w:val="233A4919"/>
    <w:rsid w:val="233F7D30"/>
    <w:rsid w:val="23400699"/>
    <w:rsid w:val="23406411"/>
    <w:rsid w:val="2346D2E6"/>
    <w:rsid w:val="234BD54F"/>
    <w:rsid w:val="234D77F7"/>
    <w:rsid w:val="234E1BCD"/>
    <w:rsid w:val="234E90FB"/>
    <w:rsid w:val="2350D9F4"/>
    <w:rsid w:val="2351A44C"/>
    <w:rsid w:val="235A5544"/>
    <w:rsid w:val="235E9A36"/>
    <w:rsid w:val="236786A1"/>
    <w:rsid w:val="2371B7AA"/>
    <w:rsid w:val="2372D876"/>
    <w:rsid w:val="23732DF4"/>
    <w:rsid w:val="237902F1"/>
    <w:rsid w:val="23807E58"/>
    <w:rsid w:val="23816E58"/>
    <w:rsid w:val="23826C99"/>
    <w:rsid w:val="23853C31"/>
    <w:rsid w:val="239240BD"/>
    <w:rsid w:val="23978EDA"/>
    <w:rsid w:val="239B2E1B"/>
    <w:rsid w:val="23A23B5A"/>
    <w:rsid w:val="23A7356C"/>
    <w:rsid w:val="23A9694B"/>
    <w:rsid w:val="23A980E0"/>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34D3B"/>
    <w:rsid w:val="23EB1023"/>
    <w:rsid w:val="23EFEE6A"/>
    <w:rsid w:val="23F19647"/>
    <w:rsid w:val="23F6B50A"/>
    <w:rsid w:val="23F74B16"/>
    <w:rsid w:val="2405037B"/>
    <w:rsid w:val="2405DAC2"/>
    <w:rsid w:val="24066C7D"/>
    <w:rsid w:val="240AE486"/>
    <w:rsid w:val="24131FE4"/>
    <w:rsid w:val="24181E21"/>
    <w:rsid w:val="24199E6A"/>
    <w:rsid w:val="241F8F5B"/>
    <w:rsid w:val="242325DA"/>
    <w:rsid w:val="24246716"/>
    <w:rsid w:val="2427A8B9"/>
    <w:rsid w:val="242EF1A8"/>
    <w:rsid w:val="2433024B"/>
    <w:rsid w:val="243ABC6D"/>
    <w:rsid w:val="244AAD7E"/>
    <w:rsid w:val="244F6E20"/>
    <w:rsid w:val="2453517B"/>
    <w:rsid w:val="24564064"/>
    <w:rsid w:val="245B9D5D"/>
    <w:rsid w:val="245D66A9"/>
    <w:rsid w:val="24688B11"/>
    <w:rsid w:val="246A9A61"/>
    <w:rsid w:val="246AF221"/>
    <w:rsid w:val="246BDDCF"/>
    <w:rsid w:val="24716EEC"/>
    <w:rsid w:val="2475B43C"/>
    <w:rsid w:val="247815C9"/>
    <w:rsid w:val="248367E9"/>
    <w:rsid w:val="2488A261"/>
    <w:rsid w:val="249B6730"/>
    <w:rsid w:val="24A04F97"/>
    <w:rsid w:val="24AEA480"/>
    <w:rsid w:val="24AF2148"/>
    <w:rsid w:val="24B14FC5"/>
    <w:rsid w:val="24B2A23C"/>
    <w:rsid w:val="24B4C306"/>
    <w:rsid w:val="24B6430E"/>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52F8E"/>
    <w:rsid w:val="24FA0F90"/>
    <w:rsid w:val="24FAFBB1"/>
    <w:rsid w:val="24FD3445"/>
    <w:rsid w:val="24FD61DB"/>
    <w:rsid w:val="24FE8281"/>
    <w:rsid w:val="25066E16"/>
    <w:rsid w:val="25072709"/>
    <w:rsid w:val="250BEEA8"/>
    <w:rsid w:val="250D7D6F"/>
    <w:rsid w:val="250D873D"/>
    <w:rsid w:val="250E1AA7"/>
    <w:rsid w:val="2512784A"/>
    <w:rsid w:val="2521D8B7"/>
    <w:rsid w:val="2521F9CE"/>
    <w:rsid w:val="252373C2"/>
    <w:rsid w:val="25248C8F"/>
    <w:rsid w:val="252B54DB"/>
    <w:rsid w:val="252D5E5D"/>
    <w:rsid w:val="252E5089"/>
    <w:rsid w:val="252E73AD"/>
    <w:rsid w:val="25330626"/>
    <w:rsid w:val="253759B0"/>
    <w:rsid w:val="2537B261"/>
    <w:rsid w:val="2537BC58"/>
    <w:rsid w:val="25381292"/>
    <w:rsid w:val="253EF42D"/>
    <w:rsid w:val="25405BC8"/>
    <w:rsid w:val="2543426A"/>
    <w:rsid w:val="2543E380"/>
    <w:rsid w:val="2544E8BB"/>
    <w:rsid w:val="254BA59F"/>
    <w:rsid w:val="255168CD"/>
    <w:rsid w:val="2551A0C5"/>
    <w:rsid w:val="25570E5D"/>
    <w:rsid w:val="25604141"/>
    <w:rsid w:val="25618791"/>
    <w:rsid w:val="2563A1FB"/>
    <w:rsid w:val="256879CA"/>
    <w:rsid w:val="2569EDCE"/>
    <w:rsid w:val="256A82A2"/>
    <w:rsid w:val="25716F27"/>
    <w:rsid w:val="257635A0"/>
    <w:rsid w:val="25771CF4"/>
    <w:rsid w:val="257946FF"/>
    <w:rsid w:val="257A921B"/>
    <w:rsid w:val="257C654B"/>
    <w:rsid w:val="25861DB0"/>
    <w:rsid w:val="2588A72D"/>
    <w:rsid w:val="258B0C0E"/>
    <w:rsid w:val="258B37AB"/>
    <w:rsid w:val="258BF7BB"/>
    <w:rsid w:val="258F60B4"/>
    <w:rsid w:val="2593B4F7"/>
    <w:rsid w:val="25968FEF"/>
    <w:rsid w:val="259D47D8"/>
    <w:rsid w:val="25A14212"/>
    <w:rsid w:val="25A62F76"/>
    <w:rsid w:val="25A9CE51"/>
    <w:rsid w:val="25AD1BE0"/>
    <w:rsid w:val="25B3AD64"/>
    <w:rsid w:val="25B3FCCB"/>
    <w:rsid w:val="25B67CFA"/>
    <w:rsid w:val="25BBE99C"/>
    <w:rsid w:val="25C11FA8"/>
    <w:rsid w:val="25C1A53A"/>
    <w:rsid w:val="25C5512D"/>
    <w:rsid w:val="25C68CE1"/>
    <w:rsid w:val="25C9BC56"/>
    <w:rsid w:val="25CDB639"/>
    <w:rsid w:val="25D4E5AC"/>
    <w:rsid w:val="25DE1B9B"/>
    <w:rsid w:val="25E1E30A"/>
    <w:rsid w:val="25E71582"/>
    <w:rsid w:val="25E7E99A"/>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1863B"/>
    <w:rsid w:val="26187B99"/>
    <w:rsid w:val="26189566"/>
    <w:rsid w:val="2618E639"/>
    <w:rsid w:val="261A2A20"/>
    <w:rsid w:val="261BD894"/>
    <w:rsid w:val="261C1CDC"/>
    <w:rsid w:val="262185DB"/>
    <w:rsid w:val="26282786"/>
    <w:rsid w:val="262DAA83"/>
    <w:rsid w:val="2635EC4C"/>
    <w:rsid w:val="26376533"/>
    <w:rsid w:val="2638B426"/>
    <w:rsid w:val="263B63CA"/>
    <w:rsid w:val="264BC49B"/>
    <w:rsid w:val="264D7584"/>
    <w:rsid w:val="2655FF52"/>
    <w:rsid w:val="2658D932"/>
    <w:rsid w:val="265B1DF8"/>
    <w:rsid w:val="265E95F0"/>
    <w:rsid w:val="2663F70A"/>
    <w:rsid w:val="2671B290"/>
    <w:rsid w:val="2672BB13"/>
    <w:rsid w:val="2672E93D"/>
    <w:rsid w:val="26738F42"/>
    <w:rsid w:val="26843C67"/>
    <w:rsid w:val="26845EEA"/>
    <w:rsid w:val="2687F3DA"/>
    <w:rsid w:val="2689DB8E"/>
    <w:rsid w:val="2692402A"/>
    <w:rsid w:val="26965EFC"/>
    <w:rsid w:val="26A19686"/>
    <w:rsid w:val="26A1EE02"/>
    <w:rsid w:val="26A21CE8"/>
    <w:rsid w:val="26A47076"/>
    <w:rsid w:val="26A4AA65"/>
    <w:rsid w:val="26A619D4"/>
    <w:rsid w:val="26A98F40"/>
    <w:rsid w:val="26AABC27"/>
    <w:rsid w:val="26AB2F2E"/>
    <w:rsid w:val="26ABB11D"/>
    <w:rsid w:val="26B29450"/>
    <w:rsid w:val="26B83665"/>
    <w:rsid w:val="26B9D96C"/>
    <w:rsid w:val="26C2998C"/>
    <w:rsid w:val="26C4ABCB"/>
    <w:rsid w:val="26D5C4F8"/>
    <w:rsid w:val="26DD5C6E"/>
    <w:rsid w:val="26DEDB78"/>
    <w:rsid w:val="26DF5B10"/>
    <w:rsid w:val="26DF73B0"/>
    <w:rsid w:val="26E1D769"/>
    <w:rsid w:val="26E840F6"/>
    <w:rsid w:val="26ED5E99"/>
    <w:rsid w:val="26F44DE2"/>
    <w:rsid w:val="26F8B977"/>
    <w:rsid w:val="26FBA816"/>
    <w:rsid w:val="26FCBB51"/>
    <w:rsid w:val="26FF7EE4"/>
    <w:rsid w:val="27016702"/>
    <w:rsid w:val="27041844"/>
    <w:rsid w:val="27083058"/>
    <w:rsid w:val="27088D0D"/>
    <w:rsid w:val="2708D586"/>
    <w:rsid w:val="270A667C"/>
    <w:rsid w:val="270E163E"/>
    <w:rsid w:val="270E1BDD"/>
    <w:rsid w:val="270EB15D"/>
    <w:rsid w:val="270F45AE"/>
    <w:rsid w:val="2712DA40"/>
    <w:rsid w:val="27134A45"/>
    <w:rsid w:val="27146CCD"/>
    <w:rsid w:val="2720048E"/>
    <w:rsid w:val="272D0705"/>
    <w:rsid w:val="2732E953"/>
    <w:rsid w:val="273961F6"/>
    <w:rsid w:val="2748CB54"/>
    <w:rsid w:val="27495765"/>
    <w:rsid w:val="274B5011"/>
    <w:rsid w:val="2750DC72"/>
    <w:rsid w:val="27523017"/>
    <w:rsid w:val="2752C62F"/>
    <w:rsid w:val="27560482"/>
    <w:rsid w:val="27581F52"/>
    <w:rsid w:val="2759FC18"/>
    <w:rsid w:val="275B6227"/>
    <w:rsid w:val="275D759B"/>
    <w:rsid w:val="27608D95"/>
    <w:rsid w:val="2764941C"/>
    <w:rsid w:val="276512CA"/>
    <w:rsid w:val="2766FA0F"/>
    <w:rsid w:val="276DCF56"/>
    <w:rsid w:val="277A4673"/>
    <w:rsid w:val="277B2B97"/>
    <w:rsid w:val="277C0217"/>
    <w:rsid w:val="277D58D7"/>
    <w:rsid w:val="278478F5"/>
    <w:rsid w:val="2786B127"/>
    <w:rsid w:val="27875273"/>
    <w:rsid w:val="278AEC52"/>
    <w:rsid w:val="278B61D9"/>
    <w:rsid w:val="2790B901"/>
    <w:rsid w:val="2791F03C"/>
    <w:rsid w:val="279463D2"/>
    <w:rsid w:val="279882DB"/>
    <w:rsid w:val="27A22849"/>
    <w:rsid w:val="27A25FB3"/>
    <w:rsid w:val="27A2E13D"/>
    <w:rsid w:val="27A46CE7"/>
    <w:rsid w:val="27A4A561"/>
    <w:rsid w:val="27A58729"/>
    <w:rsid w:val="27A67A93"/>
    <w:rsid w:val="27AD8D25"/>
    <w:rsid w:val="27B36516"/>
    <w:rsid w:val="27BD0A1A"/>
    <w:rsid w:val="27BEACA5"/>
    <w:rsid w:val="27C403DF"/>
    <w:rsid w:val="27C5DAA9"/>
    <w:rsid w:val="27C69484"/>
    <w:rsid w:val="27C86089"/>
    <w:rsid w:val="27C8791F"/>
    <w:rsid w:val="27C9967D"/>
    <w:rsid w:val="27CB3F5F"/>
    <w:rsid w:val="27D081AC"/>
    <w:rsid w:val="27D9A93D"/>
    <w:rsid w:val="27E48802"/>
    <w:rsid w:val="27E64D7F"/>
    <w:rsid w:val="27F268D6"/>
    <w:rsid w:val="27F989BA"/>
    <w:rsid w:val="280D708F"/>
    <w:rsid w:val="280E9418"/>
    <w:rsid w:val="280FBD92"/>
    <w:rsid w:val="2814BEC2"/>
    <w:rsid w:val="281947BE"/>
    <w:rsid w:val="281CB50D"/>
    <w:rsid w:val="281D56F7"/>
    <w:rsid w:val="281DF108"/>
    <w:rsid w:val="281E5398"/>
    <w:rsid w:val="281F1DC4"/>
    <w:rsid w:val="281F73AD"/>
    <w:rsid w:val="281FBE6F"/>
    <w:rsid w:val="28254370"/>
    <w:rsid w:val="2825ABEF"/>
    <w:rsid w:val="282C62C3"/>
    <w:rsid w:val="28354463"/>
    <w:rsid w:val="2837DE21"/>
    <w:rsid w:val="283DED49"/>
    <w:rsid w:val="28406D09"/>
    <w:rsid w:val="284108E7"/>
    <w:rsid w:val="284159E5"/>
    <w:rsid w:val="284383AB"/>
    <w:rsid w:val="28447D33"/>
    <w:rsid w:val="2844EFAA"/>
    <w:rsid w:val="28479D16"/>
    <w:rsid w:val="284D9DB4"/>
    <w:rsid w:val="285069FF"/>
    <w:rsid w:val="28554917"/>
    <w:rsid w:val="2856D332"/>
    <w:rsid w:val="2857BD5A"/>
    <w:rsid w:val="2857DAA5"/>
    <w:rsid w:val="2858C1E1"/>
    <w:rsid w:val="285AA015"/>
    <w:rsid w:val="286AF4D0"/>
    <w:rsid w:val="287FCCB6"/>
    <w:rsid w:val="2881EC33"/>
    <w:rsid w:val="28830417"/>
    <w:rsid w:val="2884B283"/>
    <w:rsid w:val="28863051"/>
    <w:rsid w:val="2889D3D8"/>
    <w:rsid w:val="288CDB0A"/>
    <w:rsid w:val="28956A06"/>
    <w:rsid w:val="2896B377"/>
    <w:rsid w:val="28983B6C"/>
    <w:rsid w:val="289923DA"/>
    <w:rsid w:val="289C6967"/>
    <w:rsid w:val="289E4F8F"/>
    <w:rsid w:val="289E7FBE"/>
    <w:rsid w:val="289FA0B4"/>
    <w:rsid w:val="28A3FAE2"/>
    <w:rsid w:val="28AA1F77"/>
    <w:rsid w:val="28AF8D78"/>
    <w:rsid w:val="28B0DBC1"/>
    <w:rsid w:val="28B1BD25"/>
    <w:rsid w:val="28B32A95"/>
    <w:rsid w:val="28B61B70"/>
    <w:rsid w:val="28B73D7C"/>
    <w:rsid w:val="28B94166"/>
    <w:rsid w:val="28B96803"/>
    <w:rsid w:val="28B9E412"/>
    <w:rsid w:val="28BEBC90"/>
    <w:rsid w:val="28D15E5A"/>
    <w:rsid w:val="28D4B2EA"/>
    <w:rsid w:val="28D67E53"/>
    <w:rsid w:val="28D7F80F"/>
    <w:rsid w:val="28D84821"/>
    <w:rsid w:val="28DAB1A5"/>
    <w:rsid w:val="28DB8659"/>
    <w:rsid w:val="28DE47D6"/>
    <w:rsid w:val="28DE4CF8"/>
    <w:rsid w:val="28E4D7C4"/>
    <w:rsid w:val="28EA4C7F"/>
    <w:rsid w:val="28F38A5E"/>
    <w:rsid w:val="28FC624F"/>
    <w:rsid w:val="28FD5609"/>
    <w:rsid w:val="290566FA"/>
    <w:rsid w:val="290B0C56"/>
    <w:rsid w:val="290B997A"/>
    <w:rsid w:val="290CE551"/>
    <w:rsid w:val="290DBC56"/>
    <w:rsid w:val="290ED0FE"/>
    <w:rsid w:val="29139BBE"/>
    <w:rsid w:val="29177E7F"/>
    <w:rsid w:val="2924DA21"/>
    <w:rsid w:val="2926213F"/>
    <w:rsid w:val="2928908E"/>
    <w:rsid w:val="2931F352"/>
    <w:rsid w:val="29425FA3"/>
    <w:rsid w:val="2947F565"/>
    <w:rsid w:val="294DAC0F"/>
    <w:rsid w:val="294E929B"/>
    <w:rsid w:val="294FDB18"/>
    <w:rsid w:val="295B16F4"/>
    <w:rsid w:val="295C16F7"/>
    <w:rsid w:val="295FDE30"/>
    <w:rsid w:val="29686A09"/>
    <w:rsid w:val="296C2C7D"/>
    <w:rsid w:val="296C8858"/>
    <w:rsid w:val="296EB430"/>
    <w:rsid w:val="296F8362"/>
    <w:rsid w:val="29749CB0"/>
    <w:rsid w:val="2974C41C"/>
    <w:rsid w:val="2976C639"/>
    <w:rsid w:val="29779882"/>
    <w:rsid w:val="297AAB1B"/>
    <w:rsid w:val="297B4994"/>
    <w:rsid w:val="2986A477"/>
    <w:rsid w:val="298AEB31"/>
    <w:rsid w:val="29931145"/>
    <w:rsid w:val="29990B64"/>
    <w:rsid w:val="299988C1"/>
    <w:rsid w:val="2999ABCF"/>
    <w:rsid w:val="299E882D"/>
    <w:rsid w:val="29A7756C"/>
    <w:rsid w:val="29A8A0C6"/>
    <w:rsid w:val="29A93CA3"/>
    <w:rsid w:val="29AF318A"/>
    <w:rsid w:val="29BA1B50"/>
    <w:rsid w:val="29BBB9C8"/>
    <w:rsid w:val="29BD3D26"/>
    <w:rsid w:val="29BFEFA7"/>
    <w:rsid w:val="29CC5828"/>
    <w:rsid w:val="29D5976D"/>
    <w:rsid w:val="29DC9FE8"/>
    <w:rsid w:val="29E4EAFB"/>
    <w:rsid w:val="29E9B3D6"/>
    <w:rsid w:val="29F056BE"/>
    <w:rsid w:val="29F2DD2D"/>
    <w:rsid w:val="29F63C62"/>
    <w:rsid w:val="29F65956"/>
    <w:rsid w:val="29F8CB59"/>
    <w:rsid w:val="29FABD7E"/>
    <w:rsid w:val="29FC203D"/>
    <w:rsid w:val="29FD8170"/>
    <w:rsid w:val="29FF5817"/>
    <w:rsid w:val="2A005DC5"/>
    <w:rsid w:val="2A023839"/>
    <w:rsid w:val="2A0D407A"/>
    <w:rsid w:val="2A0D645C"/>
    <w:rsid w:val="2A0F1156"/>
    <w:rsid w:val="2A1687C4"/>
    <w:rsid w:val="2A17C72F"/>
    <w:rsid w:val="2A234525"/>
    <w:rsid w:val="2A2A5348"/>
    <w:rsid w:val="2A2AFD64"/>
    <w:rsid w:val="2A2C62AB"/>
    <w:rsid w:val="2A2EF36B"/>
    <w:rsid w:val="2A3258E5"/>
    <w:rsid w:val="2A3821BD"/>
    <w:rsid w:val="2A3D9B08"/>
    <w:rsid w:val="2A41BA74"/>
    <w:rsid w:val="2A4309C9"/>
    <w:rsid w:val="2A4AD270"/>
    <w:rsid w:val="2A538CBA"/>
    <w:rsid w:val="2A5AA26E"/>
    <w:rsid w:val="2A5E733A"/>
    <w:rsid w:val="2A60D8B5"/>
    <w:rsid w:val="2A63729E"/>
    <w:rsid w:val="2A65BD4A"/>
    <w:rsid w:val="2A6D44A3"/>
    <w:rsid w:val="2A6D8FBA"/>
    <w:rsid w:val="2A757F5F"/>
    <w:rsid w:val="2A77FCE2"/>
    <w:rsid w:val="2A79A287"/>
    <w:rsid w:val="2A7B6861"/>
    <w:rsid w:val="2A7C5531"/>
    <w:rsid w:val="2A7C819E"/>
    <w:rsid w:val="2A7E170D"/>
    <w:rsid w:val="2A80F9E0"/>
    <w:rsid w:val="2A8C5B6C"/>
    <w:rsid w:val="2A8D3370"/>
    <w:rsid w:val="2A90DB3C"/>
    <w:rsid w:val="2A920F98"/>
    <w:rsid w:val="2A925477"/>
    <w:rsid w:val="2A92BEE1"/>
    <w:rsid w:val="2A9782B1"/>
    <w:rsid w:val="2A9E19E2"/>
    <w:rsid w:val="2A9E2EB1"/>
    <w:rsid w:val="2A9EDA64"/>
    <w:rsid w:val="2AA13B82"/>
    <w:rsid w:val="2AAB6A09"/>
    <w:rsid w:val="2AAD3437"/>
    <w:rsid w:val="2AAECBAB"/>
    <w:rsid w:val="2AB041FA"/>
    <w:rsid w:val="2AB43287"/>
    <w:rsid w:val="2ABB4A57"/>
    <w:rsid w:val="2ABFF941"/>
    <w:rsid w:val="2AC8AEBB"/>
    <w:rsid w:val="2ACD602E"/>
    <w:rsid w:val="2AD0ED11"/>
    <w:rsid w:val="2AD21D5D"/>
    <w:rsid w:val="2AD243E2"/>
    <w:rsid w:val="2AD7BB28"/>
    <w:rsid w:val="2ADAC127"/>
    <w:rsid w:val="2ADC5148"/>
    <w:rsid w:val="2ADC6CD5"/>
    <w:rsid w:val="2ADDB620"/>
    <w:rsid w:val="2ADE6769"/>
    <w:rsid w:val="2AE1FFCA"/>
    <w:rsid w:val="2AE482A6"/>
    <w:rsid w:val="2AE91548"/>
    <w:rsid w:val="2AEAEF3F"/>
    <w:rsid w:val="2AED0A6E"/>
    <w:rsid w:val="2AF1B4C3"/>
    <w:rsid w:val="2AF1B6D2"/>
    <w:rsid w:val="2AF82B33"/>
    <w:rsid w:val="2AFA3191"/>
    <w:rsid w:val="2AFA3F8F"/>
    <w:rsid w:val="2B03E4DE"/>
    <w:rsid w:val="2B04A8D9"/>
    <w:rsid w:val="2B06CA9C"/>
    <w:rsid w:val="2B06F1F7"/>
    <w:rsid w:val="2B086CA2"/>
    <w:rsid w:val="2B08B227"/>
    <w:rsid w:val="2B0F420A"/>
    <w:rsid w:val="2B1162B2"/>
    <w:rsid w:val="2B15926C"/>
    <w:rsid w:val="2B1593BC"/>
    <w:rsid w:val="2B20EE50"/>
    <w:rsid w:val="2B21DD95"/>
    <w:rsid w:val="2B220FF1"/>
    <w:rsid w:val="2B27F1B7"/>
    <w:rsid w:val="2B287E77"/>
    <w:rsid w:val="2B2AC554"/>
    <w:rsid w:val="2B2AD5B4"/>
    <w:rsid w:val="2B2D39B5"/>
    <w:rsid w:val="2B302DAE"/>
    <w:rsid w:val="2B31C471"/>
    <w:rsid w:val="2B356318"/>
    <w:rsid w:val="2B381276"/>
    <w:rsid w:val="2B397A07"/>
    <w:rsid w:val="2B3E2083"/>
    <w:rsid w:val="2B40A06D"/>
    <w:rsid w:val="2B41CCC7"/>
    <w:rsid w:val="2B464660"/>
    <w:rsid w:val="2B4A3388"/>
    <w:rsid w:val="2B4C85BC"/>
    <w:rsid w:val="2B545F3A"/>
    <w:rsid w:val="2B5503A7"/>
    <w:rsid w:val="2B5B0B66"/>
    <w:rsid w:val="2B5F7A5B"/>
    <w:rsid w:val="2B672352"/>
    <w:rsid w:val="2B69EF8A"/>
    <w:rsid w:val="2B72EE25"/>
    <w:rsid w:val="2B74C750"/>
    <w:rsid w:val="2B793A7B"/>
    <w:rsid w:val="2B7A3F7B"/>
    <w:rsid w:val="2B7C906C"/>
    <w:rsid w:val="2B80073E"/>
    <w:rsid w:val="2B801E5F"/>
    <w:rsid w:val="2B86AD8F"/>
    <w:rsid w:val="2B882F5C"/>
    <w:rsid w:val="2B8C4881"/>
    <w:rsid w:val="2B8DFDBE"/>
    <w:rsid w:val="2B902BDE"/>
    <w:rsid w:val="2B905326"/>
    <w:rsid w:val="2B972ED5"/>
    <w:rsid w:val="2B9C1673"/>
    <w:rsid w:val="2B9D654A"/>
    <w:rsid w:val="2BA25062"/>
    <w:rsid w:val="2BA314CD"/>
    <w:rsid w:val="2BAC181F"/>
    <w:rsid w:val="2BB6B895"/>
    <w:rsid w:val="2BB98D99"/>
    <w:rsid w:val="2BBB5BC7"/>
    <w:rsid w:val="2BBBA3D2"/>
    <w:rsid w:val="2BBC3848"/>
    <w:rsid w:val="2BC0AB90"/>
    <w:rsid w:val="2BC20E92"/>
    <w:rsid w:val="2BC626F6"/>
    <w:rsid w:val="2BC6D40D"/>
    <w:rsid w:val="2BC924A4"/>
    <w:rsid w:val="2BD3402E"/>
    <w:rsid w:val="2BD34147"/>
    <w:rsid w:val="2BD7C027"/>
    <w:rsid w:val="2BD7C9E1"/>
    <w:rsid w:val="2BDC2310"/>
    <w:rsid w:val="2BE5605B"/>
    <w:rsid w:val="2BE9AB73"/>
    <w:rsid w:val="2BEDF3B4"/>
    <w:rsid w:val="2BEEACFB"/>
    <w:rsid w:val="2BF4D11E"/>
    <w:rsid w:val="2BF5712D"/>
    <w:rsid w:val="2BF77895"/>
    <w:rsid w:val="2BF779F1"/>
    <w:rsid w:val="2BFC6552"/>
    <w:rsid w:val="2C007EB2"/>
    <w:rsid w:val="2C018B6D"/>
    <w:rsid w:val="2C053C99"/>
    <w:rsid w:val="2C063EA6"/>
    <w:rsid w:val="2C06E04A"/>
    <w:rsid w:val="2C076201"/>
    <w:rsid w:val="2C1562C2"/>
    <w:rsid w:val="2C1791AC"/>
    <w:rsid w:val="2C1C7E22"/>
    <w:rsid w:val="2C1E633B"/>
    <w:rsid w:val="2C1F2D0E"/>
    <w:rsid w:val="2C28FFBB"/>
    <w:rsid w:val="2C32E88E"/>
    <w:rsid w:val="2C358912"/>
    <w:rsid w:val="2C3EE6E5"/>
    <w:rsid w:val="2C44BA33"/>
    <w:rsid w:val="2C468349"/>
    <w:rsid w:val="2C4A0C69"/>
    <w:rsid w:val="2C4B2A00"/>
    <w:rsid w:val="2C538D24"/>
    <w:rsid w:val="2C5422C2"/>
    <w:rsid w:val="2C54D06F"/>
    <w:rsid w:val="2C572B1E"/>
    <w:rsid w:val="2C5B9EF0"/>
    <w:rsid w:val="2C6581C9"/>
    <w:rsid w:val="2C674F01"/>
    <w:rsid w:val="2C6899C5"/>
    <w:rsid w:val="2C6B809C"/>
    <w:rsid w:val="2C6C19BA"/>
    <w:rsid w:val="2C6C1E04"/>
    <w:rsid w:val="2C716A33"/>
    <w:rsid w:val="2C73C998"/>
    <w:rsid w:val="2C75E2C2"/>
    <w:rsid w:val="2C77760D"/>
    <w:rsid w:val="2C785B7A"/>
    <w:rsid w:val="2C8098F3"/>
    <w:rsid w:val="2C80AD82"/>
    <w:rsid w:val="2C8AF951"/>
    <w:rsid w:val="2C8C9F78"/>
    <w:rsid w:val="2C907AC0"/>
    <w:rsid w:val="2C910C78"/>
    <w:rsid w:val="2C93DA78"/>
    <w:rsid w:val="2C940C27"/>
    <w:rsid w:val="2C96C817"/>
    <w:rsid w:val="2C97D634"/>
    <w:rsid w:val="2C9CB50C"/>
    <w:rsid w:val="2C9FF514"/>
    <w:rsid w:val="2CAD1A60"/>
    <w:rsid w:val="2CB82DD7"/>
    <w:rsid w:val="2CBB754F"/>
    <w:rsid w:val="2CBD7CEB"/>
    <w:rsid w:val="2CBE84E6"/>
    <w:rsid w:val="2CC23E1E"/>
    <w:rsid w:val="2CC2EB80"/>
    <w:rsid w:val="2CC39F9E"/>
    <w:rsid w:val="2CC5CC67"/>
    <w:rsid w:val="2CC8AE45"/>
    <w:rsid w:val="2CC935DF"/>
    <w:rsid w:val="2CCF0982"/>
    <w:rsid w:val="2CD10EEF"/>
    <w:rsid w:val="2CD1C6DD"/>
    <w:rsid w:val="2CD21270"/>
    <w:rsid w:val="2CD350A6"/>
    <w:rsid w:val="2CD4090A"/>
    <w:rsid w:val="2CD4A1F7"/>
    <w:rsid w:val="2CD7DB0F"/>
    <w:rsid w:val="2CE11CB2"/>
    <w:rsid w:val="2CE97637"/>
    <w:rsid w:val="2CEA35B1"/>
    <w:rsid w:val="2CEF4F96"/>
    <w:rsid w:val="2CF01360"/>
    <w:rsid w:val="2CF23839"/>
    <w:rsid w:val="2CF4EAC5"/>
    <w:rsid w:val="2CF6D404"/>
    <w:rsid w:val="2CF97988"/>
    <w:rsid w:val="2CFB945A"/>
    <w:rsid w:val="2CFCA78D"/>
    <w:rsid w:val="2CFFF61F"/>
    <w:rsid w:val="2D03BE21"/>
    <w:rsid w:val="2D06F886"/>
    <w:rsid w:val="2D0D302E"/>
    <w:rsid w:val="2D1401BE"/>
    <w:rsid w:val="2D14FC5A"/>
    <w:rsid w:val="2D18B2B3"/>
    <w:rsid w:val="2D1D21E3"/>
    <w:rsid w:val="2D21E060"/>
    <w:rsid w:val="2D266F77"/>
    <w:rsid w:val="2D27F467"/>
    <w:rsid w:val="2D2BA999"/>
    <w:rsid w:val="2D30C75C"/>
    <w:rsid w:val="2D35660D"/>
    <w:rsid w:val="2D373738"/>
    <w:rsid w:val="2D38270D"/>
    <w:rsid w:val="2D401714"/>
    <w:rsid w:val="2D414814"/>
    <w:rsid w:val="2D43B0CE"/>
    <w:rsid w:val="2D46857C"/>
    <w:rsid w:val="2D4BB257"/>
    <w:rsid w:val="2D4DB65D"/>
    <w:rsid w:val="2D517F1E"/>
    <w:rsid w:val="2D52E1DD"/>
    <w:rsid w:val="2D56B698"/>
    <w:rsid w:val="2D57092C"/>
    <w:rsid w:val="2D581663"/>
    <w:rsid w:val="2D591975"/>
    <w:rsid w:val="2D5F936F"/>
    <w:rsid w:val="2D623F76"/>
    <w:rsid w:val="2D636799"/>
    <w:rsid w:val="2D687682"/>
    <w:rsid w:val="2D6AE9A6"/>
    <w:rsid w:val="2D6C00C5"/>
    <w:rsid w:val="2D6C651E"/>
    <w:rsid w:val="2D6DABC0"/>
    <w:rsid w:val="2D6EFCDB"/>
    <w:rsid w:val="2D776739"/>
    <w:rsid w:val="2D7A1B88"/>
    <w:rsid w:val="2D7A3FE5"/>
    <w:rsid w:val="2D7AFDA5"/>
    <w:rsid w:val="2D7CCCF7"/>
    <w:rsid w:val="2D7E20C9"/>
    <w:rsid w:val="2D7FA0EA"/>
    <w:rsid w:val="2D808020"/>
    <w:rsid w:val="2D809D09"/>
    <w:rsid w:val="2D8164DF"/>
    <w:rsid w:val="2D826CC5"/>
    <w:rsid w:val="2D82DCF4"/>
    <w:rsid w:val="2D845B50"/>
    <w:rsid w:val="2D854CEE"/>
    <w:rsid w:val="2D87757F"/>
    <w:rsid w:val="2D8B666A"/>
    <w:rsid w:val="2D8E43EE"/>
    <w:rsid w:val="2D8FC903"/>
    <w:rsid w:val="2D93A34A"/>
    <w:rsid w:val="2D963A0C"/>
    <w:rsid w:val="2D96406A"/>
    <w:rsid w:val="2D967697"/>
    <w:rsid w:val="2D99014E"/>
    <w:rsid w:val="2D9B0975"/>
    <w:rsid w:val="2DA3BBD9"/>
    <w:rsid w:val="2DA7EC79"/>
    <w:rsid w:val="2DAAC6E9"/>
    <w:rsid w:val="2DB14349"/>
    <w:rsid w:val="2DB55664"/>
    <w:rsid w:val="2DB60CFE"/>
    <w:rsid w:val="2DBD85FC"/>
    <w:rsid w:val="2DC20E91"/>
    <w:rsid w:val="2DCBA1B0"/>
    <w:rsid w:val="2DD437C2"/>
    <w:rsid w:val="2DD65443"/>
    <w:rsid w:val="2DDF944F"/>
    <w:rsid w:val="2DDFDD3E"/>
    <w:rsid w:val="2DE31BD2"/>
    <w:rsid w:val="2DE3EB9B"/>
    <w:rsid w:val="2DE561AF"/>
    <w:rsid w:val="2DEA2F1D"/>
    <w:rsid w:val="2DEDDDA4"/>
    <w:rsid w:val="2DF47771"/>
    <w:rsid w:val="2DFE6E9F"/>
    <w:rsid w:val="2DFED9C5"/>
    <w:rsid w:val="2DFF8D43"/>
    <w:rsid w:val="2E0C75A6"/>
    <w:rsid w:val="2E1261E9"/>
    <w:rsid w:val="2E1B6250"/>
    <w:rsid w:val="2E1FC02D"/>
    <w:rsid w:val="2E203F86"/>
    <w:rsid w:val="2E21651B"/>
    <w:rsid w:val="2E266DD3"/>
    <w:rsid w:val="2E2A2154"/>
    <w:rsid w:val="2E2D2561"/>
    <w:rsid w:val="2E2E0980"/>
    <w:rsid w:val="2E326DA0"/>
    <w:rsid w:val="2E335418"/>
    <w:rsid w:val="2E37D2B1"/>
    <w:rsid w:val="2E3931D2"/>
    <w:rsid w:val="2E3AC1AD"/>
    <w:rsid w:val="2E3B2557"/>
    <w:rsid w:val="2E4429B4"/>
    <w:rsid w:val="2E4ED08D"/>
    <w:rsid w:val="2E4EED62"/>
    <w:rsid w:val="2E5095EC"/>
    <w:rsid w:val="2E54CA71"/>
    <w:rsid w:val="2E5E552B"/>
    <w:rsid w:val="2E5E9394"/>
    <w:rsid w:val="2E633F11"/>
    <w:rsid w:val="2E69F42D"/>
    <w:rsid w:val="2E6F9AB5"/>
    <w:rsid w:val="2E76BFD0"/>
    <w:rsid w:val="2E7B1E92"/>
    <w:rsid w:val="2E7BAED7"/>
    <w:rsid w:val="2E8189C1"/>
    <w:rsid w:val="2E86C4FB"/>
    <w:rsid w:val="2E8B3362"/>
    <w:rsid w:val="2E8BD5E3"/>
    <w:rsid w:val="2E8E6E93"/>
    <w:rsid w:val="2E913546"/>
    <w:rsid w:val="2E95F677"/>
    <w:rsid w:val="2E9B550A"/>
    <w:rsid w:val="2E9E2C2A"/>
    <w:rsid w:val="2EA083D1"/>
    <w:rsid w:val="2EA0F286"/>
    <w:rsid w:val="2EA5506E"/>
    <w:rsid w:val="2EA85130"/>
    <w:rsid w:val="2EAA6859"/>
    <w:rsid w:val="2EABFB67"/>
    <w:rsid w:val="2EAD1E0D"/>
    <w:rsid w:val="2EAD3C1B"/>
    <w:rsid w:val="2EAE116A"/>
    <w:rsid w:val="2EB4070A"/>
    <w:rsid w:val="2EB5F864"/>
    <w:rsid w:val="2EBAD49A"/>
    <w:rsid w:val="2EBCB40B"/>
    <w:rsid w:val="2EBDDEEA"/>
    <w:rsid w:val="2EBED0AC"/>
    <w:rsid w:val="2EC6FA15"/>
    <w:rsid w:val="2ECBA604"/>
    <w:rsid w:val="2ECD119E"/>
    <w:rsid w:val="2ECD63E2"/>
    <w:rsid w:val="2ECF1227"/>
    <w:rsid w:val="2ECF687A"/>
    <w:rsid w:val="2ED1E500"/>
    <w:rsid w:val="2ED34685"/>
    <w:rsid w:val="2ED64C2E"/>
    <w:rsid w:val="2ED858FC"/>
    <w:rsid w:val="2EE1432D"/>
    <w:rsid w:val="2EE36F0B"/>
    <w:rsid w:val="2EE6E97C"/>
    <w:rsid w:val="2EE986BE"/>
    <w:rsid w:val="2EEF6F32"/>
    <w:rsid w:val="2EF3BD78"/>
    <w:rsid w:val="2EF50484"/>
    <w:rsid w:val="2EF81F2A"/>
    <w:rsid w:val="2EF89618"/>
    <w:rsid w:val="2EFAF6DB"/>
    <w:rsid w:val="2EFC803D"/>
    <w:rsid w:val="2F018CD7"/>
    <w:rsid w:val="2F01B82B"/>
    <w:rsid w:val="2F01CF2D"/>
    <w:rsid w:val="2F02C7C2"/>
    <w:rsid w:val="2F03A41E"/>
    <w:rsid w:val="2F0AB90B"/>
    <w:rsid w:val="2F1061AD"/>
    <w:rsid w:val="2F15B969"/>
    <w:rsid w:val="2F16320A"/>
    <w:rsid w:val="2F16C9AF"/>
    <w:rsid w:val="2F17BB11"/>
    <w:rsid w:val="2F18D9F4"/>
    <w:rsid w:val="2F1C1CF5"/>
    <w:rsid w:val="2F2F9300"/>
    <w:rsid w:val="2F2FD3E5"/>
    <w:rsid w:val="2F3270DF"/>
    <w:rsid w:val="2F32FD71"/>
    <w:rsid w:val="2F3C644B"/>
    <w:rsid w:val="2F3C78F5"/>
    <w:rsid w:val="2F3D14B7"/>
    <w:rsid w:val="2F3DA12F"/>
    <w:rsid w:val="2F401E9E"/>
    <w:rsid w:val="2F40FE22"/>
    <w:rsid w:val="2F410DB7"/>
    <w:rsid w:val="2F4147FC"/>
    <w:rsid w:val="2F4BD820"/>
    <w:rsid w:val="2F52E4A9"/>
    <w:rsid w:val="2F53C54D"/>
    <w:rsid w:val="2F56F3BC"/>
    <w:rsid w:val="2F5F1AB8"/>
    <w:rsid w:val="2F64DB23"/>
    <w:rsid w:val="2F64F798"/>
    <w:rsid w:val="2F6B8B71"/>
    <w:rsid w:val="2F6EB734"/>
    <w:rsid w:val="2F706274"/>
    <w:rsid w:val="2F70867C"/>
    <w:rsid w:val="2F73BA92"/>
    <w:rsid w:val="2F775E63"/>
    <w:rsid w:val="2F79072D"/>
    <w:rsid w:val="2F7F3FEA"/>
    <w:rsid w:val="2F86E37E"/>
    <w:rsid w:val="2F89FB6C"/>
    <w:rsid w:val="2F94854A"/>
    <w:rsid w:val="2F9E1F30"/>
    <w:rsid w:val="2F9E4F87"/>
    <w:rsid w:val="2FAB641D"/>
    <w:rsid w:val="2FC08E47"/>
    <w:rsid w:val="2FC46EE9"/>
    <w:rsid w:val="2FCBF672"/>
    <w:rsid w:val="2FCC1C2A"/>
    <w:rsid w:val="2FCF03A2"/>
    <w:rsid w:val="2FD46644"/>
    <w:rsid w:val="2FD61FB4"/>
    <w:rsid w:val="2FD8A4FE"/>
    <w:rsid w:val="2FDFF67A"/>
    <w:rsid w:val="2FE08A13"/>
    <w:rsid w:val="2FE3DAB6"/>
    <w:rsid w:val="2FE884A8"/>
    <w:rsid w:val="2FE9CF64"/>
    <w:rsid w:val="2FEDA446"/>
    <w:rsid w:val="2FEEC272"/>
    <w:rsid w:val="2FF24A54"/>
    <w:rsid w:val="2FF33170"/>
    <w:rsid w:val="2FF366E5"/>
    <w:rsid w:val="2FF71A4D"/>
    <w:rsid w:val="2FF80869"/>
    <w:rsid w:val="2FFB4060"/>
    <w:rsid w:val="30008369"/>
    <w:rsid w:val="30024F15"/>
    <w:rsid w:val="3003907E"/>
    <w:rsid w:val="30040821"/>
    <w:rsid w:val="3005168F"/>
    <w:rsid w:val="3008D82E"/>
    <w:rsid w:val="300BB689"/>
    <w:rsid w:val="300C945B"/>
    <w:rsid w:val="300DA0EA"/>
    <w:rsid w:val="300E6A80"/>
    <w:rsid w:val="30120686"/>
    <w:rsid w:val="30123F0B"/>
    <w:rsid w:val="30126838"/>
    <w:rsid w:val="3018B147"/>
    <w:rsid w:val="3018B86C"/>
    <w:rsid w:val="3018C426"/>
    <w:rsid w:val="301FB6BB"/>
    <w:rsid w:val="301FC09D"/>
    <w:rsid w:val="3020693E"/>
    <w:rsid w:val="30216C66"/>
    <w:rsid w:val="3026AED8"/>
    <w:rsid w:val="3027B9DE"/>
    <w:rsid w:val="30287CD4"/>
    <w:rsid w:val="302881E7"/>
    <w:rsid w:val="302EA05A"/>
    <w:rsid w:val="30305662"/>
    <w:rsid w:val="30341B86"/>
    <w:rsid w:val="30383321"/>
    <w:rsid w:val="30385C92"/>
    <w:rsid w:val="3038BBBA"/>
    <w:rsid w:val="303F5C96"/>
    <w:rsid w:val="30407B76"/>
    <w:rsid w:val="30454D25"/>
    <w:rsid w:val="3047C672"/>
    <w:rsid w:val="304AB88A"/>
    <w:rsid w:val="30544603"/>
    <w:rsid w:val="3054E800"/>
    <w:rsid w:val="30558022"/>
    <w:rsid w:val="3057695A"/>
    <w:rsid w:val="30578F6B"/>
    <w:rsid w:val="3058C9C7"/>
    <w:rsid w:val="305C44A0"/>
    <w:rsid w:val="305D1285"/>
    <w:rsid w:val="306112FE"/>
    <w:rsid w:val="3062DEFA"/>
    <w:rsid w:val="30690F4F"/>
    <w:rsid w:val="306F3C02"/>
    <w:rsid w:val="3078310B"/>
    <w:rsid w:val="307AD57B"/>
    <w:rsid w:val="308537F5"/>
    <w:rsid w:val="308BA5D5"/>
    <w:rsid w:val="30910BE7"/>
    <w:rsid w:val="3097F290"/>
    <w:rsid w:val="309B7EDC"/>
    <w:rsid w:val="309F1658"/>
    <w:rsid w:val="30A44BA7"/>
    <w:rsid w:val="30AA9BFC"/>
    <w:rsid w:val="30AC0F05"/>
    <w:rsid w:val="30B9A708"/>
    <w:rsid w:val="30C0B0A5"/>
    <w:rsid w:val="30C2AEFE"/>
    <w:rsid w:val="30C4BD9F"/>
    <w:rsid w:val="30C4E2A7"/>
    <w:rsid w:val="30C5CEB3"/>
    <w:rsid w:val="30CEA295"/>
    <w:rsid w:val="30D1845B"/>
    <w:rsid w:val="30D6A594"/>
    <w:rsid w:val="30D711CF"/>
    <w:rsid w:val="30D8400E"/>
    <w:rsid w:val="30D84D38"/>
    <w:rsid w:val="30D87E15"/>
    <w:rsid w:val="30D8AEA3"/>
    <w:rsid w:val="30DD8854"/>
    <w:rsid w:val="30E6486E"/>
    <w:rsid w:val="30E7C829"/>
    <w:rsid w:val="30E91354"/>
    <w:rsid w:val="30E9E0FF"/>
    <w:rsid w:val="30EA4972"/>
    <w:rsid w:val="30EBB35B"/>
    <w:rsid w:val="30ED3E22"/>
    <w:rsid w:val="30ED595B"/>
    <w:rsid w:val="30EE7262"/>
    <w:rsid w:val="30F980A8"/>
    <w:rsid w:val="30FA63C4"/>
    <w:rsid w:val="3106E016"/>
    <w:rsid w:val="310B5386"/>
    <w:rsid w:val="310BDAB5"/>
    <w:rsid w:val="310C7391"/>
    <w:rsid w:val="310E48E1"/>
    <w:rsid w:val="3113EF3E"/>
    <w:rsid w:val="311D0271"/>
    <w:rsid w:val="31233C0F"/>
    <w:rsid w:val="3123915D"/>
    <w:rsid w:val="312E5328"/>
    <w:rsid w:val="3133774A"/>
    <w:rsid w:val="3136E51F"/>
    <w:rsid w:val="313ACA50"/>
    <w:rsid w:val="313E25C1"/>
    <w:rsid w:val="31456043"/>
    <w:rsid w:val="3147BB71"/>
    <w:rsid w:val="315A893C"/>
    <w:rsid w:val="315E4BDD"/>
    <w:rsid w:val="315F3B51"/>
    <w:rsid w:val="316E74AF"/>
    <w:rsid w:val="317659A1"/>
    <w:rsid w:val="317B8B7F"/>
    <w:rsid w:val="317DCD91"/>
    <w:rsid w:val="3185F175"/>
    <w:rsid w:val="31862CDE"/>
    <w:rsid w:val="31863E9F"/>
    <w:rsid w:val="31873216"/>
    <w:rsid w:val="319026DE"/>
    <w:rsid w:val="319300DD"/>
    <w:rsid w:val="31944C39"/>
    <w:rsid w:val="319503AC"/>
    <w:rsid w:val="31953772"/>
    <w:rsid w:val="3197E5EE"/>
    <w:rsid w:val="31981217"/>
    <w:rsid w:val="31988538"/>
    <w:rsid w:val="31A85DD0"/>
    <w:rsid w:val="31AA5332"/>
    <w:rsid w:val="31AB9259"/>
    <w:rsid w:val="31AE3899"/>
    <w:rsid w:val="31AF6513"/>
    <w:rsid w:val="31AF9380"/>
    <w:rsid w:val="31B3E57F"/>
    <w:rsid w:val="31B762B7"/>
    <w:rsid w:val="31C34EC7"/>
    <w:rsid w:val="31C39F4E"/>
    <w:rsid w:val="31C8B1E6"/>
    <w:rsid w:val="31D28AA2"/>
    <w:rsid w:val="31D442B4"/>
    <w:rsid w:val="31D5F7A1"/>
    <w:rsid w:val="31D9F27C"/>
    <w:rsid w:val="31DCD9BA"/>
    <w:rsid w:val="31EBAF44"/>
    <w:rsid w:val="31F557F3"/>
    <w:rsid w:val="31FB90DA"/>
    <w:rsid w:val="31FFB5D2"/>
    <w:rsid w:val="32051075"/>
    <w:rsid w:val="32085BD1"/>
    <w:rsid w:val="320C0DBB"/>
    <w:rsid w:val="320C99AE"/>
    <w:rsid w:val="320D8DE4"/>
    <w:rsid w:val="3210A9F7"/>
    <w:rsid w:val="32113B3E"/>
    <w:rsid w:val="32114161"/>
    <w:rsid w:val="32148408"/>
    <w:rsid w:val="321B3276"/>
    <w:rsid w:val="321C5575"/>
    <w:rsid w:val="3220280B"/>
    <w:rsid w:val="3221F84D"/>
    <w:rsid w:val="322865CC"/>
    <w:rsid w:val="3228C0BA"/>
    <w:rsid w:val="32295955"/>
    <w:rsid w:val="32299C89"/>
    <w:rsid w:val="322A426D"/>
    <w:rsid w:val="322B05C6"/>
    <w:rsid w:val="322B8D57"/>
    <w:rsid w:val="322FEBD5"/>
    <w:rsid w:val="32318AE6"/>
    <w:rsid w:val="3238FD5D"/>
    <w:rsid w:val="3239E693"/>
    <w:rsid w:val="323B904B"/>
    <w:rsid w:val="32423329"/>
    <w:rsid w:val="32435E16"/>
    <w:rsid w:val="32491432"/>
    <w:rsid w:val="32582522"/>
    <w:rsid w:val="325BE0F8"/>
    <w:rsid w:val="325C9E2E"/>
    <w:rsid w:val="325F6854"/>
    <w:rsid w:val="32677E6C"/>
    <w:rsid w:val="326E534E"/>
    <w:rsid w:val="3273844E"/>
    <w:rsid w:val="3273F04F"/>
    <w:rsid w:val="32771B25"/>
    <w:rsid w:val="3278EA3A"/>
    <w:rsid w:val="32845EBB"/>
    <w:rsid w:val="32846080"/>
    <w:rsid w:val="32848DFC"/>
    <w:rsid w:val="3285D938"/>
    <w:rsid w:val="328E6E92"/>
    <w:rsid w:val="3290E738"/>
    <w:rsid w:val="329645F4"/>
    <w:rsid w:val="3296652B"/>
    <w:rsid w:val="3296B2F8"/>
    <w:rsid w:val="32981161"/>
    <w:rsid w:val="3298FCCE"/>
    <w:rsid w:val="329D665C"/>
    <w:rsid w:val="32A87FF1"/>
    <w:rsid w:val="32AD43CD"/>
    <w:rsid w:val="32B0C0DC"/>
    <w:rsid w:val="32B69294"/>
    <w:rsid w:val="32B80411"/>
    <w:rsid w:val="32B97162"/>
    <w:rsid w:val="32B9AECE"/>
    <w:rsid w:val="32C2FD8A"/>
    <w:rsid w:val="32C60F56"/>
    <w:rsid w:val="32C6958D"/>
    <w:rsid w:val="32C6F235"/>
    <w:rsid w:val="32CDDB3F"/>
    <w:rsid w:val="32CFD9D9"/>
    <w:rsid w:val="32D3B2F8"/>
    <w:rsid w:val="32D3C3D5"/>
    <w:rsid w:val="32E00A9D"/>
    <w:rsid w:val="32E13441"/>
    <w:rsid w:val="32E20740"/>
    <w:rsid w:val="32E94F07"/>
    <w:rsid w:val="32EB72DB"/>
    <w:rsid w:val="32F016FC"/>
    <w:rsid w:val="32F277C1"/>
    <w:rsid w:val="32F86A7E"/>
    <w:rsid w:val="32F8A838"/>
    <w:rsid w:val="32F9ACE0"/>
    <w:rsid w:val="32FBC42F"/>
    <w:rsid w:val="32FDF2EC"/>
    <w:rsid w:val="32FEB753"/>
    <w:rsid w:val="32FEC5D7"/>
    <w:rsid w:val="330284D6"/>
    <w:rsid w:val="3306D979"/>
    <w:rsid w:val="330DE953"/>
    <w:rsid w:val="330E0411"/>
    <w:rsid w:val="330E0922"/>
    <w:rsid w:val="33143BB2"/>
    <w:rsid w:val="33166E0B"/>
    <w:rsid w:val="331D628F"/>
    <w:rsid w:val="3321DED3"/>
    <w:rsid w:val="3323AF97"/>
    <w:rsid w:val="33243601"/>
    <w:rsid w:val="3324E354"/>
    <w:rsid w:val="332510FC"/>
    <w:rsid w:val="332A0CA8"/>
    <w:rsid w:val="332B796F"/>
    <w:rsid w:val="3331D80C"/>
    <w:rsid w:val="3333039C"/>
    <w:rsid w:val="33364444"/>
    <w:rsid w:val="33377CC5"/>
    <w:rsid w:val="333B2B55"/>
    <w:rsid w:val="333B9ECC"/>
    <w:rsid w:val="333E7D4C"/>
    <w:rsid w:val="33434CEA"/>
    <w:rsid w:val="3343BEF3"/>
    <w:rsid w:val="33441231"/>
    <w:rsid w:val="33476845"/>
    <w:rsid w:val="334E050E"/>
    <w:rsid w:val="33576CBB"/>
    <w:rsid w:val="33685E96"/>
    <w:rsid w:val="3368749F"/>
    <w:rsid w:val="3368F68F"/>
    <w:rsid w:val="336F46E0"/>
    <w:rsid w:val="337017A7"/>
    <w:rsid w:val="337743E5"/>
    <w:rsid w:val="3378686C"/>
    <w:rsid w:val="3379C0B8"/>
    <w:rsid w:val="337E0B3C"/>
    <w:rsid w:val="3381C712"/>
    <w:rsid w:val="33827B35"/>
    <w:rsid w:val="3387D46F"/>
    <w:rsid w:val="338885C0"/>
    <w:rsid w:val="338F0786"/>
    <w:rsid w:val="3390A5F6"/>
    <w:rsid w:val="339555BC"/>
    <w:rsid w:val="3395D047"/>
    <w:rsid w:val="3397613B"/>
    <w:rsid w:val="3397910C"/>
    <w:rsid w:val="339C6779"/>
    <w:rsid w:val="339C9FE3"/>
    <w:rsid w:val="339CF337"/>
    <w:rsid w:val="339FA114"/>
    <w:rsid w:val="33A20465"/>
    <w:rsid w:val="33A37B6A"/>
    <w:rsid w:val="33A71BDC"/>
    <w:rsid w:val="33A72FA8"/>
    <w:rsid w:val="33A8B9B3"/>
    <w:rsid w:val="33AAAFCF"/>
    <w:rsid w:val="33B1E800"/>
    <w:rsid w:val="33B20F70"/>
    <w:rsid w:val="33B4AB3C"/>
    <w:rsid w:val="33B4EA1F"/>
    <w:rsid w:val="33BFC22E"/>
    <w:rsid w:val="33C102CD"/>
    <w:rsid w:val="33C6EC41"/>
    <w:rsid w:val="33C9B3B9"/>
    <w:rsid w:val="33CF41B5"/>
    <w:rsid w:val="33D203D7"/>
    <w:rsid w:val="33D36894"/>
    <w:rsid w:val="33D67247"/>
    <w:rsid w:val="33DA596E"/>
    <w:rsid w:val="33DAFAE2"/>
    <w:rsid w:val="33E28440"/>
    <w:rsid w:val="33E7822C"/>
    <w:rsid w:val="33E7A722"/>
    <w:rsid w:val="33EC66B7"/>
    <w:rsid w:val="33EFFDCF"/>
    <w:rsid w:val="33F250AC"/>
    <w:rsid w:val="33F307D2"/>
    <w:rsid w:val="33F41C81"/>
    <w:rsid w:val="33F619B2"/>
    <w:rsid w:val="33F71063"/>
    <w:rsid w:val="33F9B026"/>
    <w:rsid w:val="33FB9518"/>
    <w:rsid w:val="3401F56D"/>
    <w:rsid w:val="34034ECD"/>
    <w:rsid w:val="34081430"/>
    <w:rsid w:val="3409C844"/>
    <w:rsid w:val="340A59A0"/>
    <w:rsid w:val="340CFC25"/>
    <w:rsid w:val="34137171"/>
    <w:rsid w:val="34199593"/>
    <w:rsid w:val="341A3DEB"/>
    <w:rsid w:val="341BBB56"/>
    <w:rsid w:val="341C2E45"/>
    <w:rsid w:val="341C772A"/>
    <w:rsid w:val="34220706"/>
    <w:rsid w:val="342363E4"/>
    <w:rsid w:val="342D02C2"/>
    <w:rsid w:val="343222BD"/>
    <w:rsid w:val="3440FF7A"/>
    <w:rsid w:val="3441B7F4"/>
    <w:rsid w:val="3445A96C"/>
    <w:rsid w:val="344A51AA"/>
    <w:rsid w:val="344B5544"/>
    <w:rsid w:val="345120D3"/>
    <w:rsid w:val="34575EB4"/>
    <w:rsid w:val="34591834"/>
    <w:rsid w:val="3465EB86"/>
    <w:rsid w:val="34670F6C"/>
    <w:rsid w:val="3469E9F9"/>
    <w:rsid w:val="3478E879"/>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CFE0B8"/>
    <w:rsid w:val="34D23FE7"/>
    <w:rsid w:val="34D650C0"/>
    <w:rsid w:val="34DA6906"/>
    <w:rsid w:val="34DB3970"/>
    <w:rsid w:val="34E2281B"/>
    <w:rsid w:val="34E346DA"/>
    <w:rsid w:val="34EB269B"/>
    <w:rsid w:val="3508F86D"/>
    <w:rsid w:val="350A4A55"/>
    <w:rsid w:val="350B65F8"/>
    <w:rsid w:val="3510172F"/>
    <w:rsid w:val="351797DA"/>
    <w:rsid w:val="35182F52"/>
    <w:rsid w:val="35342BEB"/>
    <w:rsid w:val="35347BA9"/>
    <w:rsid w:val="3534B7C5"/>
    <w:rsid w:val="35353259"/>
    <w:rsid w:val="3537A404"/>
    <w:rsid w:val="3539D171"/>
    <w:rsid w:val="353C0B39"/>
    <w:rsid w:val="353DB611"/>
    <w:rsid w:val="353EA9FE"/>
    <w:rsid w:val="35424923"/>
    <w:rsid w:val="354796FE"/>
    <w:rsid w:val="354C0D94"/>
    <w:rsid w:val="354F1E2B"/>
    <w:rsid w:val="354F5041"/>
    <w:rsid w:val="354F5838"/>
    <w:rsid w:val="3554963C"/>
    <w:rsid w:val="3556E6A0"/>
    <w:rsid w:val="3558A0BC"/>
    <w:rsid w:val="35597122"/>
    <w:rsid w:val="355F8DEF"/>
    <w:rsid w:val="3560FA17"/>
    <w:rsid w:val="35631A8E"/>
    <w:rsid w:val="356B9075"/>
    <w:rsid w:val="356C0202"/>
    <w:rsid w:val="3575ED5C"/>
    <w:rsid w:val="3577E9E9"/>
    <w:rsid w:val="357C670C"/>
    <w:rsid w:val="357CAD01"/>
    <w:rsid w:val="357CB434"/>
    <w:rsid w:val="357DC0D5"/>
    <w:rsid w:val="357DE7AB"/>
    <w:rsid w:val="358517A5"/>
    <w:rsid w:val="3585DE56"/>
    <w:rsid w:val="358B9A1B"/>
    <w:rsid w:val="358D806C"/>
    <w:rsid w:val="359A4D9B"/>
    <w:rsid w:val="359F1F2E"/>
    <w:rsid w:val="359F4494"/>
    <w:rsid w:val="35A0CDFC"/>
    <w:rsid w:val="35A6B7AF"/>
    <w:rsid w:val="35A8CC86"/>
    <w:rsid w:val="35AD8689"/>
    <w:rsid w:val="35AF5D5B"/>
    <w:rsid w:val="35BADF6E"/>
    <w:rsid w:val="35BB71AC"/>
    <w:rsid w:val="35BBBA65"/>
    <w:rsid w:val="35BE1E81"/>
    <w:rsid w:val="35CB341B"/>
    <w:rsid w:val="35D10EE7"/>
    <w:rsid w:val="35D87010"/>
    <w:rsid w:val="35DAE557"/>
    <w:rsid w:val="35DF64D8"/>
    <w:rsid w:val="35DFA272"/>
    <w:rsid w:val="35E11A44"/>
    <w:rsid w:val="35E396C2"/>
    <w:rsid w:val="35E3E93F"/>
    <w:rsid w:val="35ED255F"/>
    <w:rsid w:val="35EED4A3"/>
    <w:rsid w:val="35F08110"/>
    <w:rsid w:val="35F7FD7D"/>
    <w:rsid w:val="35FC0517"/>
    <w:rsid w:val="3600CAE6"/>
    <w:rsid w:val="36094FF8"/>
    <w:rsid w:val="360F6C35"/>
    <w:rsid w:val="36185EF0"/>
    <w:rsid w:val="3618CF1D"/>
    <w:rsid w:val="361AEA4C"/>
    <w:rsid w:val="361D0E85"/>
    <w:rsid w:val="361D33E3"/>
    <w:rsid w:val="362059B5"/>
    <w:rsid w:val="3621D07E"/>
    <w:rsid w:val="36252667"/>
    <w:rsid w:val="36301615"/>
    <w:rsid w:val="36321B50"/>
    <w:rsid w:val="363292F1"/>
    <w:rsid w:val="3635A54A"/>
    <w:rsid w:val="3635E500"/>
    <w:rsid w:val="363E391B"/>
    <w:rsid w:val="364182AE"/>
    <w:rsid w:val="36421C95"/>
    <w:rsid w:val="36441CBC"/>
    <w:rsid w:val="36484E4B"/>
    <w:rsid w:val="364A92D6"/>
    <w:rsid w:val="364E717C"/>
    <w:rsid w:val="3650A7D1"/>
    <w:rsid w:val="365542AE"/>
    <w:rsid w:val="3655B052"/>
    <w:rsid w:val="365B60A4"/>
    <w:rsid w:val="365C6580"/>
    <w:rsid w:val="365E0FAA"/>
    <w:rsid w:val="366481D7"/>
    <w:rsid w:val="366DB9F0"/>
    <w:rsid w:val="366DEB6D"/>
    <w:rsid w:val="36755A30"/>
    <w:rsid w:val="3677AC6B"/>
    <w:rsid w:val="367BB342"/>
    <w:rsid w:val="367BBD3C"/>
    <w:rsid w:val="367C34CE"/>
    <w:rsid w:val="367C62B6"/>
    <w:rsid w:val="367E2E03"/>
    <w:rsid w:val="3684357F"/>
    <w:rsid w:val="368C573C"/>
    <w:rsid w:val="36A0D044"/>
    <w:rsid w:val="36A39993"/>
    <w:rsid w:val="36B00614"/>
    <w:rsid w:val="36BA564C"/>
    <w:rsid w:val="36BD3F42"/>
    <w:rsid w:val="36BE36D7"/>
    <w:rsid w:val="36BEC04E"/>
    <w:rsid w:val="36BFEEC0"/>
    <w:rsid w:val="36C084C8"/>
    <w:rsid w:val="36C721C9"/>
    <w:rsid w:val="36D29AEE"/>
    <w:rsid w:val="36D2B3BB"/>
    <w:rsid w:val="36D5C858"/>
    <w:rsid w:val="36D7D818"/>
    <w:rsid w:val="36D812AD"/>
    <w:rsid w:val="36E0BD6A"/>
    <w:rsid w:val="36E16C73"/>
    <w:rsid w:val="36E2BAC1"/>
    <w:rsid w:val="36E45DD0"/>
    <w:rsid w:val="36E6E61C"/>
    <w:rsid w:val="36F0C3FF"/>
    <w:rsid w:val="36F215F1"/>
    <w:rsid w:val="36F31902"/>
    <w:rsid w:val="36F31A23"/>
    <w:rsid w:val="36F48D47"/>
    <w:rsid w:val="36F69789"/>
    <w:rsid w:val="36F70D1F"/>
    <w:rsid w:val="36F7961C"/>
    <w:rsid w:val="36FEEAEF"/>
    <w:rsid w:val="3704BF56"/>
    <w:rsid w:val="370E40B6"/>
    <w:rsid w:val="3717E4FB"/>
    <w:rsid w:val="371AF399"/>
    <w:rsid w:val="371BA381"/>
    <w:rsid w:val="371E3241"/>
    <w:rsid w:val="371F68FF"/>
    <w:rsid w:val="37240CB3"/>
    <w:rsid w:val="3728CBDD"/>
    <w:rsid w:val="3728F29F"/>
    <w:rsid w:val="37295211"/>
    <w:rsid w:val="372E3693"/>
    <w:rsid w:val="37301C3B"/>
    <w:rsid w:val="37333A42"/>
    <w:rsid w:val="37387B15"/>
    <w:rsid w:val="373A9A4D"/>
    <w:rsid w:val="37418425"/>
    <w:rsid w:val="37438E8A"/>
    <w:rsid w:val="374462B1"/>
    <w:rsid w:val="3746C2F9"/>
    <w:rsid w:val="37498AFC"/>
    <w:rsid w:val="374C8119"/>
    <w:rsid w:val="37559A3C"/>
    <w:rsid w:val="375679CB"/>
    <w:rsid w:val="3757D29B"/>
    <w:rsid w:val="3758E2E3"/>
    <w:rsid w:val="3759CB97"/>
    <w:rsid w:val="375A97F8"/>
    <w:rsid w:val="375C8691"/>
    <w:rsid w:val="375EE876"/>
    <w:rsid w:val="37600A48"/>
    <w:rsid w:val="376B2A65"/>
    <w:rsid w:val="376C2632"/>
    <w:rsid w:val="377195E4"/>
    <w:rsid w:val="3771E668"/>
    <w:rsid w:val="3772B0A1"/>
    <w:rsid w:val="3779960B"/>
    <w:rsid w:val="377B1D2D"/>
    <w:rsid w:val="378509B7"/>
    <w:rsid w:val="3789DAC4"/>
    <w:rsid w:val="378EF267"/>
    <w:rsid w:val="379076B7"/>
    <w:rsid w:val="379FF9A3"/>
    <w:rsid w:val="37AD3137"/>
    <w:rsid w:val="37ADD50B"/>
    <w:rsid w:val="37B533CA"/>
    <w:rsid w:val="37B68164"/>
    <w:rsid w:val="37C1B839"/>
    <w:rsid w:val="37C344BE"/>
    <w:rsid w:val="37C61844"/>
    <w:rsid w:val="37CB3741"/>
    <w:rsid w:val="37CE71D5"/>
    <w:rsid w:val="37D29127"/>
    <w:rsid w:val="37D407A7"/>
    <w:rsid w:val="37D4BD8F"/>
    <w:rsid w:val="37D89FCA"/>
    <w:rsid w:val="37DA2B37"/>
    <w:rsid w:val="37DB7FD5"/>
    <w:rsid w:val="37DE6062"/>
    <w:rsid w:val="37E2845A"/>
    <w:rsid w:val="37E85B96"/>
    <w:rsid w:val="37EB8B82"/>
    <w:rsid w:val="37EBD380"/>
    <w:rsid w:val="37EF9CBE"/>
    <w:rsid w:val="37F63F21"/>
    <w:rsid w:val="37FE5255"/>
    <w:rsid w:val="37FF8C99"/>
    <w:rsid w:val="3800EA4A"/>
    <w:rsid w:val="380A3479"/>
    <w:rsid w:val="38100074"/>
    <w:rsid w:val="381068AA"/>
    <w:rsid w:val="38121CB8"/>
    <w:rsid w:val="3813E451"/>
    <w:rsid w:val="3817FBF4"/>
    <w:rsid w:val="381DFDF5"/>
    <w:rsid w:val="381FBC4E"/>
    <w:rsid w:val="382408C9"/>
    <w:rsid w:val="3829C836"/>
    <w:rsid w:val="38399556"/>
    <w:rsid w:val="383A4DE9"/>
    <w:rsid w:val="383B29F6"/>
    <w:rsid w:val="383CDF18"/>
    <w:rsid w:val="383CF654"/>
    <w:rsid w:val="383D3517"/>
    <w:rsid w:val="383FA2FA"/>
    <w:rsid w:val="3843602C"/>
    <w:rsid w:val="384710AB"/>
    <w:rsid w:val="3848C014"/>
    <w:rsid w:val="384BF7D9"/>
    <w:rsid w:val="384CD882"/>
    <w:rsid w:val="384D1F78"/>
    <w:rsid w:val="384E75B2"/>
    <w:rsid w:val="384EED31"/>
    <w:rsid w:val="385293E5"/>
    <w:rsid w:val="38595C60"/>
    <w:rsid w:val="3859FC8A"/>
    <w:rsid w:val="385A19E0"/>
    <w:rsid w:val="385BE1A5"/>
    <w:rsid w:val="385E23A0"/>
    <w:rsid w:val="385E9EEB"/>
    <w:rsid w:val="385F05D3"/>
    <w:rsid w:val="385F4331"/>
    <w:rsid w:val="3862183D"/>
    <w:rsid w:val="38624E5B"/>
    <w:rsid w:val="386967F7"/>
    <w:rsid w:val="386AD469"/>
    <w:rsid w:val="386EB87E"/>
    <w:rsid w:val="3875DA4A"/>
    <w:rsid w:val="3877E13B"/>
    <w:rsid w:val="387BC128"/>
    <w:rsid w:val="387BC9AD"/>
    <w:rsid w:val="3881A3C1"/>
    <w:rsid w:val="38830E57"/>
    <w:rsid w:val="388539BD"/>
    <w:rsid w:val="3896E9F1"/>
    <w:rsid w:val="3899DDE7"/>
    <w:rsid w:val="389A67D0"/>
    <w:rsid w:val="389B2310"/>
    <w:rsid w:val="38A08CE6"/>
    <w:rsid w:val="38A2F766"/>
    <w:rsid w:val="38A443D4"/>
    <w:rsid w:val="38AC566D"/>
    <w:rsid w:val="38B2983D"/>
    <w:rsid w:val="38B32C25"/>
    <w:rsid w:val="38B491DD"/>
    <w:rsid w:val="38B686D4"/>
    <w:rsid w:val="38B773E2"/>
    <w:rsid w:val="38B7B665"/>
    <w:rsid w:val="38B7FAD6"/>
    <w:rsid w:val="38B9A22C"/>
    <w:rsid w:val="38B9C7C1"/>
    <w:rsid w:val="38BCC05A"/>
    <w:rsid w:val="38BCFD37"/>
    <w:rsid w:val="38BD53DF"/>
    <w:rsid w:val="38C4CA5E"/>
    <w:rsid w:val="38C8C045"/>
    <w:rsid w:val="38D06105"/>
    <w:rsid w:val="38D3444F"/>
    <w:rsid w:val="38D65C5B"/>
    <w:rsid w:val="38D7EBF4"/>
    <w:rsid w:val="38D9E7EA"/>
    <w:rsid w:val="38DCC9BE"/>
    <w:rsid w:val="38DF0A3F"/>
    <w:rsid w:val="38E08EBC"/>
    <w:rsid w:val="38E8B5E4"/>
    <w:rsid w:val="38EDF138"/>
    <w:rsid w:val="38EFE84D"/>
    <w:rsid w:val="38F2E6B8"/>
    <w:rsid w:val="38F32BEF"/>
    <w:rsid w:val="38F3C85C"/>
    <w:rsid w:val="38F7F0E7"/>
    <w:rsid w:val="3900B3E0"/>
    <w:rsid w:val="3901F5FD"/>
    <w:rsid w:val="3902AF28"/>
    <w:rsid w:val="390689DE"/>
    <w:rsid w:val="390AE1A5"/>
    <w:rsid w:val="390B4FE1"/>
    <w:rsid w:val="390B5BC4"/>
    <w:rsid w:val="3910B4EF"/>
    <w:rsid w:val="39159FF8"/>
    <w:rsid w:val="3916C931"/>
    <w:rsid w:val="391BECF0"/>
    <w:rsid w:val="391D8F97"/>
    <w:rsid w:val="391EE83E"/>
    <w:rsid w:val="39233FEE"/>
    <w:rsid w:val="3923F0E5"/>
    <w:rsid w:val="392645C6"/>
    <w:rsid w:val="39283877"/>
    <w:rsid w:val="39288E3C"/>
    <w:rsid w:val="3928A57D"/>
    <w:rsid w:val="392D5514"/>
    <w:rsid w:val="392F4B5E"/>
    <w:rsid w:val="3933889E"/>
    <w:rsid w:val="3938B8E3"/>
    <w:rsid w:val="3944F896"/>
    <w:rsid w:val="3945D1F7"/>
    <w:rsid w:val="3950DDBC"/>
    <w:rsid w:val="3955E915"/>
    <w:rsid w:val="39591C78"/>
    <w:rsid w:val="396360ED"/>
    <w:rsid w:val="396706EF"/>
    <w:rsid w:val="39686730"/>
    <w:rsid w:val="3969E46E"/>
    <w:rsid w:val="396A5C88"/>
    <w:rsid w:val="396B83C2"/>
    <w:rsid w:val="396D9406"/>
    <w:rsid w:val="3971085E"/>
    <w:rsid w:val="39783489"/>
    <w:rsid w:val="397A9238"/>
    <w:rsid w:val="39812D64"/>
    <w:rsid w:val="39825433"/>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92F19"/>
    <w:rsid w:val="39BC6F75"/>
    <w:rsid w:val="39BDC46A"/>
    <w:rsid w:val="39C2955D"/>
    <w:rsid w:val="39C3373F"/>
    <w:rsid w:val="39C4E882"/>
    <w:rsid w:val="39C8DA2D"/>
    <w:rsid w:val="39CECFAF"/>
    <w:rsid w:val="39D047E0"/>
    <w:rsid w:val="39D4EEB0"/>
    <w:rsid w:val="39DC0491"/>
    <w:rsid w:val="39DD2AF3"/>
    <w:rsid w:val="39E67FE5"/>
    <w:rsid w:val="39E6DC0E"/>
    <w:rsid w:val="39E70342"/>
    <w:rsid w:val="39E8E123"/>
    <w:rsid w:val="39ED6DCC"/>
    <w:rsid w:val="39EED2D2"/>
    <w:rsid w:val="39F386F4"/>
    <w:rsid w:val="39F698A7"/>
    <w:rsid w:val="39FE12D2"/>
    <w:rsid w:val="3A037AD2"/>
    <w:rsid w:val="3A0AC945"/>
    <w:rsid w:val="3A0BB28B"/>
    <w:rsid w:val="3A0C845A"/>
    <w:rsid w:val="3A1187A3"/>
    <w:rsid w:val="3A136C64"/>
    <w:rsid w:val="3A165CFA"/>
    <w:rsid w:val="3A2500D6"/>
    <w:rsid w:val="3A276D2C"/>
    <w:rsid w:val="3A297920"/>
    <w:rsid w:val="3A2AB887"/>
    <w:rsid w:val="3A2B6024"/>
    <w:rsid w:val="3A2C6490"/>
    <w:rsid w:val="3A332A57"/>
    <w:rsid w:val="3A334314"/>
    <w:rsid w:val="3A38411F"/>
    <w:rsid w:val="3A39CA6A"/>
    <w:rsid w:val="3A3AA947"/>
    <w:rsid w:val="3A481646"/>
    <w:rsid w:val="3A48CF2A"/>
    <w:rsid w:val="3A48E231"/>
    <w:rsid w:val="3A4E8FB6"/>
    <w:rsid w:val="3A4FDC81"/>
    <w:rsid w:val="3A510A93"/>
    <w:rsid w:val="3A51CBEC"/>
    <w:rsid w:val="3A609263"/>
    <w:rsid w:val="3A637804"/>
    <w:rsid w:val="3A664537"/>
    <w:rsid w:val="3A66BCE0"/>
    <w:rsid w:val="3A676B62"/>
    <w:rsid w:val="3A6BFE62"/>
    <w:rsid w:val="3A6C3E35"/>
    <w:rsid w:val="3A6ED0C9"/>
    <w:rsid w:val="3A6EFF2D"/>
    <w:rsid w:val="3A7A381E"/>
    <w:rsid w:val="3A82AB8F"/>
    <w:rsid w:val="3A83923A"/>
    <w:rsid w:val="3A88AAA1"/>
    <w:rsid w:val="3A8BB8AE"/>
    <w:rsid w:val="3A8E1A8D"/>
    <w:rsid w:val="3A961E1E"/>
    <w:rsid w:val="3A976964"/>
    <w:rsid w:val="3A9BEA3A"/>
    <w:rsid w:val="3AA96D01"/>
    <w:rsid w:val="3AAAC0AF"/>
    <w:rsid w:val="3AADA62C"/>
    <w:rsid w:val="3AAEA1DA"/>
    <w:rsid w:val="3AB0D2D4"/>
    <w:rsid w:val="3AB82CED"/>
    <w:rsid w:val="3AB8766D"/>
    <w:rsid w:val="3ABE9F46"/>
    <w:rsid w:val="3AC456AE"/>
    <w:rsid w:val="3AC94593"/>
    <w:rsid w:val="3ACD9923"/>
    <w:rsid w:val="3ACE259E"/>
    <w:rsid w:val="3AD8B6F4"/>
    <w:rsid w:val="3ADBD76F"/>
    <w:rsid w:val="3AE0A36A"/>
    <w:rsid w:val="3AE1D300"/>
    <w:rsid w:val="3AE55A6C"/>
    <w:rsid w:val="3AE66DC4"/>
    <w:rsid w:val="3AE76300"/>
    <w:rsid w:val="3AE9EE0A"/>
    <w:rsid w:val="3AEB87C0"/>
    <w:rsid w:val="3AF8F6FB"/>
    <w:rsid w:val="3B04E722"/>
    <w:rsid w:val="3B094568"/>
    <w:rsid w:val="3B0A022A"/>
    <w:rsid w:val="3B0ABFE1"/>
    <w:rsid w:val="3B111E70"/>
    <w:rsid w:val="3B12171B"/>
    <w:rsid w:val="3B127ACA"/>
    <w:rsid w:val="3B14613F"/>
    <w:rsid w:val="3B17C45C"/>
    <w:rsid w:val="3B1A4BDD"/>
    <w:rsid w:val="3B204A38"/>
    <w:rsid w:val="3B21367A"/>
    <w:rsid w:val="3B25CB12"/>
    <w:rsid w:val="3B25D993"/>
    <w:rsid w:val="3B272EB5"/>
    <w:rsid w:val="3B2C7448"/>
    <w:rsid w:val="3B2EFF52"/>
    <w:rsid w:val="3B301AF6"/>
    <w:rsid w:val="3B32B150"/>
    <w:rsid w:val="3B359717"/>
    <w:rsid w:val="3B38AEA1"/>
    <w:rsid w:val="3B3A4AF0"/>
    <w:rsid w:val="3B3BCAD2"/>
    <w:rsid w:val="3B400797"/>
    <w:rsid w:val="3B411776"/>
    <w:rsid w:val="3B42080A"/>
    <w:rsid w:val="3B472680"/>
    <w:rsid w:val="3B472BD0"/>
    <w:rsid w:val="3B472EF5"/>
    <w:rsid w:val="3B4866C0"/>
    <w:rsid w:val="3B4B8513"/>
    <w:rsid w:val="3B4C82AE"/>
    <w:rsid w:val="3B51BFD1"/>
    <w:rsid w:val="3B52B55C"/>
    <w:rsid w:val="3B52BC5E"/>
    <w:rsid w:val="3B5AAB24"/>
    <w:rsid w:val="3B5AF2B0"/>
    <w:rsid w:val="3B61DD5F"/>
    <w:rsid w:val="3B6280E4"/>
    <w:rsid w:val="3B65A4C2"/>
    <w:rsid w:val="3B6C7FA5"/>
    <w:rsid w:val="3B6D41A6"/>
    <w:rsid w:val="3B721E0E"/>
    <w:rsid w:val="3B736AC9"/>
    <w:rsid w:val="3B73BAF4"/>
    <w:rsid w:val="3B78E7D6"/>
    <w:rsid w:val="3B7A4A5D"/>
    <w:rsid w:val="3B869953"/>
    <w:rsid w:val="3B8941E2"/>
    <w:rsid w:val="3B899E24"/>
    <w:rsid w:val="3B8A1E9C"/>
    <w:rsid w:val="3B8C9163"/>
    <w:rsid w:val="3B906A93"/>
    <w:rsid w:val="3BA3B089"/>
    <w:rsid w:val="3BA589FB"/>
    <w:rsid w:val="3BA61842"/>
    <w:rsid w:val="3BAD8B44"/>
    <w:rsid w:val="3BAED3BB"/>
    <w:rsid w:val="3BB4E681"/>
    <w:rsid w:val="3BB74B94"/>
    <w:rsid w:val="3BBB45F4"/>
    <w:rsid w:val="3BBB9D41"/>
    <w:rsid w:val="3BBBF0D9"/>
    <w:rsid w:val="3BC89EBF"/>
    <w:rsid w:val="3BCBFE00"/>
    <w:rsid w:val="3BCDEFD2"/>
    <w:rsid w:val="3BD4656A"/>
    <w:rsid w:val="3BD4D166"/>
    <w:rsid w:val="3BD6A954"/>
    <w:rsid w:val="3BDCD84F"/>
    <w:rsid w:val="3BE32F28"/>
    <w:rsid w:val="3BE72361"/>
    <w:rsid w:val="3BE81782"/>
    <w:rsid w:val="3BE8E993"/>
    <w:rsid w:val="3BE9B0B8"/>
    <w:rsid w:val="3BEB0578"/>
    <w:rsid w:val="3BEFF152"/>
    <w:rsid w:val="3BF10E4B"/>
    <w:rsid w:val="3BFFF28E"/>
    <w:rsid w:val="3C07E1F7"/>
    <w:rsid w:val="3C0B38E4"/>
    <w:rsid w:val="3C0C3C18"/>
    <w:rsid w:val="3C0C8EF6"/>
    <w:rsid w:val="3C0EA0FD"/>
    <w:rsid w:val="3C0F6DA9"/>
    <w:rsid w:val="3C1093B8"/>
    <w:rsid w:val="3C1211B0"/>
    <w:rsid w:val="3C1473C1"/>
    <w:rsid w:val="3C166C14"/>
    <w:rsid w:val="3C1A2730"/>
    <w:rsid w:val="3C1A7CD6"/>
    <w:rsid w:val="3C1B22B1"/>
    <w:rsid w:val="3C1C2559"/>
    <w:rsid w:val="3C1DFA8E"/>
    <w:rsid w:val="3C1EF91A"/>
    <w:rsid w:val="3C1F060F"/>
    <w:rsid w:val="3C26141C"/>
    <w:rsid w:val="3C2ACCB1"/>
    <w:rsid w:val="3C2EFE81"/>
    <w:rsid w:val="3C2F2B73"/>
    <w:rsid w:val="3C309152"/>
    <w:rsid w:val="3C37BF70"/>
    <w:rsid w:val="3C3E26A2"/>
    <w:rsid w:val="3C41B675"/>
    <w:rsid w:val="3C43FEAB"/>
    <w:rsid w:val="3C44F228"/>
    <w:rsid w:val="3C463D1D"/>
    <w:rsid w:val="3C4C72AD"/>
    <w:rsid w:val="3C4E919F"/>
    <w:rsid w:val="3C4FE6EA"/>
    <w:rsid w:val="3C615ADA"/>
    <w:rsid w:val="3C6A393C"/>
    <w:rsid w:val="3C70B987"/>
    <w:rsid w:val="3C72519F"/>
    <w:rsid w:val="3C7363D5"/>
    <w:rsid w:val="3C7918D7"/>
    <w:rsid w:val="3C874A89"/>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94854"/>
    <w:rsid w:val="3CC9AA17"/>
    <w:rsid w:val="3CCD7D4A"/>
    <w:rsid w:val="3CCED911"/>
    <w:rsid w:val="3CD13F35"/>
    <w:rsid w:val="3CD259C8"/>
    <w:rsid w:val="3CD6431D"/>
    <w:rsid w:val="3CD93AE3"/>
    <w:rsid w:val="3CDAAB59"/>
    <w:rsid w:val="3CDEF126"/>
    <w:rsid w:val="3CE7D0D2"/>
    <w:rsid w:val="3CF08170"/>
    <w:rsid w:val="3CF964B7"/>
    <w:rsid w:val="3CFBB50C"/>
    <w:rsid w:val="3CFEE212"/>
    <w:rsid w:val="3CFF06F5"/>
    <w:rsid w:val="3D02BAD3"/>
    <w:rsid w:val="3D069B91"/>
    <w:rsid w:val="3D122426"/>
    <w:rsid w:val="3D13BC2A"/>
    <w:rsid w:val="3D18EA2D"/>
    <w:rsid w:val="3D1B2D9D"/>
    <w:rsid w:val="3D23D02D"/>
    <w:rsid w:val="3D347D2F"/>
    <w:rsid w:val="3D36365B"/>
    <w:rsid w:val="3D37273A"/>
    <w:rsid w:val="3D37DD83"/>
    <w:rsid w:val="3D3D4442"/>
    <w:rsid w:val="3D3F443B"/>
    <w:rsid w:val="3D45F765"/>
    <w:rsid w:val="3D495E51"/>
    <w:rsid w:val="3D4B1494"/>
    <w:rsid w:val="3D580AF5"/>
    <w:rsid w:val="3D581503"/>
    <w:rsid w:val="3D596E0C"/>
    <w:rsid w:val="3D59DD0C"/>
    <w:rsid w:val="3D5F0DEE"/>
    <w:rsid w:val="3D75EE5E"/>
    <w:rsid w:val="3D77A7AB"/>
    <w:rsid w:val="3D7A236E"/>
    <w:rsid w:val="3D7A2514"/>
    <w:rsid w:val="3D7FAEE9"/>
    <w:rsid w:val="3D818F2F"/>
    <w:rsid w:val="3D8BC1B3"/>
    <w:rsid w:val="3D92147C"/>
    <w:rsid w:val="3D9B63AE"/>
    <w:rsid w:val="3D9B861F"/>
    <w:rsid w:val="3D9DB223"/>
    <w:rsid w:val="3D9E2DC8"/>
    <w:rsid w:val="3DA79E1D"/>
    <w:rsid w:val="3DA7EA3E"/>
    <w:rsid w:val="3DA9753F"/>
    <w:rsid w:val="3DA9CB39"/>
    <w:rsid w:val="3DACC1EB"/>
    <w:rsid w:val="3DAD5762"/>
    <w:rsid w:val="3DB0ABB5"/>
    <w:rsid w:val="3DB4F8F2"/>
    <w:rsid w:val="3DB84C5A"/>
    <w:rsid w:val="3DC12CBE"/>
    <w:rsid w:val="3DCA462A"/>
    <w:rsid w:val="3DCB13D4"/>
    <w:rsid w:val="3DD45EE9"/>
    <w:rsid w:val="3DD47690"/>
    <w:rsid w:val="3DD50CA6"/>
    <w:rsid w:val="3DD69C41"/>
    <w:rsid w:val="3DD868E6"/>
    <w:rsid w:val="3DD8B5B4"/>
    <w:rsid w:val="3DED2171"/>
    <w:rsid w:val="3DF47138"/>
    <w:rsid w:val="3DF659B7"/>
    <w:rsid w:val="3DFD1184"/>
    <w:rsid w:val="3E0303CF"/>
    <w:rsid w:val="3E0673FF"/>
    <w:rsid w:val="3E08CDB7"/>
    <w:rsid w:val="3E09E1AC"/>
    <w:rsid w:val="3E0D5B22"/>
    <w:rsid w:val="3E11EB04"/>
    <w:rsid w:val="3E136607"/>
    <w:rsid w:val="3E1AA221"/>
    <w:rsid w:val="3E1B4E51"/>
    <w:rsid w:val="3E1F435A"/>
    <w:rsid w:val="3E231590"/>
    <w:rsid w:val="3E26C964"/>
    <w:rsid w:val="3E2BFBFC"/>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82CCCA"/>
    <w:rsid w:val="3E84DF5F"/>
    <w:rsid w:val="3E88FF65"/>
    <w:rsid w:val="3E8ACB68"/>
    <w:rsid w:val="3E8C368B"/>
    <w:rsid w:val="3E8EEC11"/>
    <w:rsid w:val="3E8EFA9C"/>
    <w:rsid w:val="3E93697B"/>
    <w:rsid w:val="3E97AFFA"/>
    <w:rsid w:val="3E9C5723"/>
    <w:rsid w:val="3EAB6A4C"/>
    <w:rsid w:val="3EB194E7"/>
    <w:rsid w:val="3EB5134D"/>
    <w:rsid w:val="3EB5316C"/>
    <w:rsid w:val="3EB5C98A"/>
    <w:rsid w:val="3EBC1FD9"/>
    <w:rsid w:val="3EC371E0"/>
    <w:rsid w:val="3EC79222"/>
    <w:rsid w:val="3EC883F9"/>
    <w:rsid w:val="3EC9DF79"/>
    <w:rsid w:val="3ECB6BA2"/>
    <w:rsid w:val="3ECE8DCF"/>
    <w:rsid w:val="3ED51F9E"/>
    <w:rsid w:val="3ED5E95B"/>
    <w:rsid w:val="3ED80D5E"/>
    <w:rsid w:val="3ED8B535"/>
    <w:rsid w:val="3EDDE241"/>
    <w:rsid w:val="3EE0B8A8"/>
    <w:rsid w:val="3EEE5478"/>
    <w:rsid w:val="3EF402F6"/>
    <w:rsid w:val="3EF53A88"/>
    <w:rsid w:val="3EF9AF7B"/>
    <w:rsid w:val="3EFB4CB1"/>
    <w:rsid w:val="3EFC3009"/>
    <w:rsid w:val="3F023D3E"/>
    <w:rsid w:val="3F06247E"/>
    <w:rsid w:val="3F084051"/>
    <w:rsid w:val="3F0B0DCF"/>
    <w:rsid w:val="3F0C6DE2"/>
    <w:rsid w:val="3F156990"/>
    <w:rsid w:val="3F1B088F"/>
    <w:rsid w:val="3F2200D9"/>
    <w:rsid w:val="3F25B248"/>
    <w:rsid w:val="3F2905C4"/>
    <w:rsid w:val="3F294BEB"/>
    <w:rsid w:val="3F297764"/>
    <w:rsid w:val="3F309103"/>
    <w:rsid w:val="3F351978"/>
    <w:rsid w:val="3F364588"/>
    <w:rsid w:val="3F3C037F"/>
    <w:rsid w:val="3F429946"/>
    <w:rsid w:val="3F436022"/>
    <w:rsid w:val="3F47A4A1"/>
    <w:rsid w:val="3F49CABF"/>
    <w:rsid w:val="3F4C4518"/>
    <w:rsid w:val="3F53C93D"/>
    <w:rsid w:val="3F5A1B7D"/>
    <w:rsid w:val="3F5E4C09"/>
    <w:rsid w:val="3F5F8514"/>
    <w:rsid w:val="3F600744"/>
    <w:rsid w:val="3F604FCA"/>
    <w:rsid w:val="3F612FFD"/>
    <w:rsid w:val="3F66168B"/>
    <w:rsid w:val="3F6CC40A"/>
    <w:rsid w:val="3F6E104E"/>
    <w:rsid w:val="3F7434E7"/>
    <w:rsid w:val="3F763C4A"/>
    <w:rsid w:val="3F781417"/>
    <w:rsid w:val="3F7E7DFE"/>
    <w:rsid w:val="3F85A05B"/>
    <w:rsid w:val="3F8DF47B"/>
    <w:rsid w:val="3F8F59C8"/>
    <w:rsid w:val="3F8F6382"/>
    <w:rsid w:val="3F9A6610"/>
    <w:rsid w:val="3FA0A998"/>
    <w:rsid w:val="3FA9073B"/>
    <w:rsid w:val="3FB571A7"/>
    <w:rsid w:val="3FBB7428"/>
    <w:rsid w:val="3FBBF595"/>
    <w:rsid w:val="3FBC6104"/>
    <w:rsid w:val="3FBFB163"/>
    <w:rsid w:val="3FC0A260"/>
    <w:rsid w:val="3FC32895"/>
    <w:rsid w:val="3FCAFA93"/>
    <w:rsid w:val="3FCC8D30"/>
    <w:rsid w:val="3FD12F39"/>
    <w:rsid w:val="3FD4978D"/>
    <w:rsid w:val="3FDF18C6"/>
    <w:rsid w:val="3FE10FF5"/>
    <w:rsid w:val="3FE883B4"/>
    <w:rsid w:val="3FE8CAC4"/>
    <w:rsid w:val="3FEA6BA7"/>
    <w:rsid w:val="3FEB29EA"/>
    <w:rsid w:val="3FEBD2B9"/>
    <w:rsid w:val="3FEFAE1E"/>
    <w:rsid w:val="3FF82B34"/>
    <w:rsid w:val="3FF864EB"/>
    <w:rsid w:val="3FFA76EF"/>
    <w:rsid w:val="3FFCBC88"/>
    <w:rsid w:val="3FFF0714"/>
    <w:rsid w:val="4003F907"/>
    <w:rsid w:val="400472C0"/>
    <w:rsid w:val="40074C99"/>
    <w:rsid w:val="400862C4"/>
    <w:rsid w:val="40087971"/>
    <w:rsid w:val="400EB04A"/>
    <w:rsid w:val="400EFE84"/>
    <w:rsid w:val="4014CAE5"/>
    <w:rsid w:val="4026420B"/>
    <w:rsid w:val="4027684D"/>
    <w:rsid w:val="402B8F49"/>
    <w:rsid w:val="402C15B4"/>
    <w:rsid w:val="402E63D3"/>
    <w:rsid w:val="402F0AF8"/>
    <w:rsid w:val="4031E26A"/>
    <w:rsid w:val="4031F911"/>
    <w:rsid w:val="4032FC00"/>
    <w:rsid w:val="403BF8FC"/>
    <w:rsid w:val="4045E31D"/>
    <w:rsid w:val="4047F31A"/>
    <w:rsid w:val="404BE612"/>
    <w:rsid w:val="404F07CB"/>
    <w:rsid w:val="404F3A27"/>
    <w:rsid w:val="404F5BAE"/>
    <w:rsid w:val="40520951"/>
    <w:rsid w:val="4052A331"/>
    <w:rsid w:val="40542BF9"/>
    <w:rsid w:val="405C6F46"/>
    <w:rsid w:val="405C7C9B"/>
    <w:rsid w:val="405C7E33"/>
    <w:rsid w:val="405CCD8B"/>
    <w:rsid w:val="405E77C8"/>
    <w:rsid w:val="405EF847"/>
    <w:rsid w:val="405F6D1B"/>
    <w:rsid w:val="40638196"/>
    <w:rsid w:val="40670F18"/>
    <w:rsid w:val="406D6370"/>
    <w:rsid w:val="4070A621"/>
    <w:rsid w:val="4070C164"/>
    <w:rsid w:val="40734EAA"/>
    <w:rsid w:val="4076B01B"/>
    <w:rsid w:val="40780F54"/>
    <w:rsid w:val="407D28CE"/>
    <w:rsid w:val="4082D6B4"/>
    <w:rsid w:val="4084220E"/>
    <w:rsid w:val="40864A9C"/>
    <w:rsid w:val="4087B0F6"/>
    <w:rsid w:val="408B2E15"/>
    <w:rsid w:val="408F3C71"/>
    <w:rsid w:val="409182D9"/>
    <w:rsid w:val="4097A333"/>
    <w:rsid w:val="40997933"/>
    <w:rsid w:val="409CF517"/>
    <w:rsid w:val="409F4ED6"/>
    <w:rsid w:val="40A41A32"/>
    <w:rsid w:val="40A73A2A"/>
    <w:rsid w:val="40AB0714"/>
    <w:rsid w:val="40AB80F4"/>
    <w:rsid w:val="40AC7F86"/>
    <w:rsid w:val="40B350A6"/>
    <w:rsid w:val="40B421FF"/>
    <w:rsid w:val="40B93C78"/>
    <w:rsid w:val="40BDCEE1"/>
    <w:rsid w:val="40BF00EE"/>
    <w:rsid w:val="40C23555"/>
    <w:rsid w:val="40C5547F"/>
    <w:rsid w:val="40C6E1C4"/>
    <w:rsid w:val="40C6FB59"/>
    <w:rsid w:val="40CBF54A"/>
    <w:rsid w:val="40CEF12A"/>
    <w:rsid w:val="40D7DC78"/>
    <w:rsid w:val="40DC98DD"/>
    <w:rsid w:val="40DD469D"/>
    <w:rsid w:val="40DF8B00"/>
    <w:rsid w:val="40E17241"/>
    <w:rsid w:val="40E3F231"/>
    <w:rsid w:val="40E3F6DC"/>
    <w:rsid w:val="40E57785"/>
    <w:rsid w:val="40FD0480"/>
    <w:rsid w:val="4107219A"/>
    <w:rsid w:val="41083C03"/>
    <w:rsid w:val="411345F9"/>
    <w:rsid w:val="411789A6"/>
    <w:rsid w:val="41183032"/>
    <w:rsid w:val="411BED43"/>
    <w:rsid w:val="4120B4B2"/>
    <w:rsid w:val="4125DF37"/>
    <w:rsid w:val="412A06FD"/>
    <w:rsid w:val="4133FED1"/>
    <w:rsid w:val="413DCF42"/>
    <w:rsid w:val="413F4B40"/>
    <w:rsid w:val="4146FFE6"/>
    <w:rsid w:val="41479378"/>
    <w:rsid w:val="4148D0F3"/>
    <w:rsid w:val="414C241F"/>
    <w:rsid w:val="4150D9DE"/>
    <w:rsid w:val="41540D55"/>
    <w:rsid w:val="41583165"/>
    <w:rsid w:val="415EA7A5"/>
    <w:rsid w:val="415F8890"/>
    <w:rsid w:val="415FABAE"/>
    <w:rsid w:val="4162906B"/>
    <w:rsid w:val="4165342C"/>
    <w:rsid w:val="4169B22A"/>
    <w:rsid w:val="4171DC34"/>
    <w:rsid w:val="41750615"/>
    <w:rsid w:val="418424DD"/>
    <w:rsid w:val="4188F7CD"/>
    <w:rsid w:val="41894290"/>
    <w:rsid w:val="418BCE9B"/>
    <w:rsid w:val="418CDB58"/>
    <w:rsid w:val="418D7B3F"/>
    <w:rsid w:val="4191869E"/>
    <w:rsid w:val="4193901A"/>
    <w:rsid w:val="4195160B"/>
    <w:rsid w:val="4198719D"/>
    <w:rsid w:val="419AB742"/>
    <w:rsid w:val="41AB92A4"/>
    <w:rsid w:val="41B1FFC7"/>
    <w:rsid w:val="41B41A8D"/>
    <w:rsid w:val="41BE1C55"/>
    <w:rsid w:val="41BF1010"/>
    <w:rsid w:val="41C0F5B0"/>
    <w:rsid w:val="41C1F302"/>
    <w:rsid w:val="41C1F6F2"/>
    <w:rsid w:val="41C818B3"/>
    <w:rsid w:val="41C9092A"/>
    <w:rsid w:val="41C92230"/>
    <w:rsid w:val="41CA24EA"/>
    <w:rsid w:val="41CA9916"/>
    <w:rsid w:val="41CFBB6A"/>
    <w:rsid w:val="41DD010A"/>
    <w:rsid w:val="41DE3D71"/>
    <w:rsid w:val="41E03470"/>
    <w:rsid w:val="41E390C5"/>
    <w:rsid w:val="41E6F442"/>
    <w:rsid w:val="41E7AD1B"/>
    <w:rsid w:val="41EB55A1"/>
    <w:rsid w:val="41ED4FA6"/>
    <w:rsid w:val="41EDC960"/>
    <w:rsid w:val="41EFFC5A"/>
    <w:rsid w:val="41F29B16"/>
    <w:rsid w:val="41FB0246"/>
    <w:rsid w:val="41FF311A"/>
    <w:rsid w:val="41FF9894"/>
    <w:rsid w:val="420466CB"/>
    <w:rsid w:val="420B211A"/>
    <w:rsid w:val="420E5AA5"/>
    <w:rsid w:val="4210D9F7"/>
    <w:rsid w:val="42138CDB"/>
    <w:rsid w:val="4217CEF0"/>
    <w:rsid w:val="421DF1B7"/>
    <w:rsid w:val="421EEBAA"/>
    <w:rsid w:val="421EF559"/>
    <w:rsid w:val="422353C5"/>
    <w:rsid w:val="4226E2F9"/>
    <w:rsid w:val="4228B10D"/>
    <w:rsid w:val="4228F3E1"/>
    <w:rsid w:val="42293B9B"/>
    <w:rsid w:val="422F7FF6"/>
    <w:rsid w:val="42320165"/>
    <w:rsid w:val="423383A8"/>
    <w:rsid w:val="423A36C1"/>
    <w:rsid w:val="42428AA4"/>
    <w:rsid w:val="424C81E6"/>
    <w:rsid w:val="425117F8"/>
    <w:rsid w:val="42562380"/>
    <w:rsid w:val="42578EA7"/>
    <w:rsid w:val="425BC59B"/>
    <w:rsid w:val="425CA6FA"/>
    <w:rsid w:val="425DDBED"/>
    <w:rsid w:val="425E04AC"/>
    <w:rsid w:val="426171C0"/>
    <w:rsid w:val="4269D872"/>
    <w:rsid w:val="426B60FC"/>
    <w:rsid w:val="4270F62D"/>
    <w:rsid w:val="427287ED"/>
    <w:rsid w:val="4273F5A5"/>
    <w:rsid w:val="42751E44"/>
    <w:rsid w:val="42797977"/>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55974"/>
    <w:rsid w:val="42A8C041"/>
    <w:rsid w:val="42AC1F29"/>
    <w:rsid w:val="42AEF3B5"/>
    <w:rsid w:val="42B8F8A6"/>
    <w:rsid w:val="42BDEF5C"/>
    <w:rsid w:val="42C45E0C"/>
    <w:rsid w:val="42C84F2A"/>
    <w:rsid w:val="42CC8312"/>
    <w:rsid w:val="42CD1CA6"/>
    <w:rsid w:val="42CD27FA"/>
    <w:rsid w:val="42CD44A0"/>
    <w:rsid w:val="42CE1170"/>
    <w:rsid w:val="42CEAA7C"/>
    <w:rsid w:val="42CF1CB8"/>
    <w:rsid w:val="42CF5803"/>
    <w:rsid w:val="42CFEB24"/>
    <w:rsid w:val="42D080F5"/>
    <w:rsid w:val="42D0C353"/>
    <w:rsid w:val="42D17120"/>
    <w:rsid w:val="42D8DBAA"/>
    <w:rsid w:val="42DA1653"/>
    <w:rsid w:val="42DCAA50"/>
    <w:rsid w:val="42DD304B"/>
    <w:rsid w:val="42E7B397"/>
    <w:rsid w:val="42EAEC83"/>
    <w:rsid w:val="42EBBFBC"/>
    <w:rsid w:val="42EBCCD3"/>
    <w:rsid w:val="42EBD7D1"/>
    <w:rsid w:val="42EC0689"/>
    <w:rsid w:val="42EDF69B"/>
    <w:rsid w:val="42EEECB8"/>
    <w:rsid w:val="42EF38FF"/>
    <w:rsid w:val="42EF979D"/>
    <w:rsid w:val="42F570C0"/>
    <w:rsid w:val="42FB10CB"/>
    <w:rsid w:val="42FF2777"/>
    <w:rsid w:val="4300DD3D"/>
    <w:rsid w:val="4303177F"/>
    <w:rsid w:val="4304A9D0"/>
    <w:rsid w:val="43056214"/>
    <w:rsid w:val="4305BB87"/>
    <w:rsid w:val="430629BB"/>
    <w:rsid w:val="430AB99F"/>
    <w:rsid w:val="430C1022"/>
    <w:rsid w:val="430FBBA7"/>
    <w:rsid w:val="43135117"/>
    <w:rsid w:val="4314D2AE"/>
    <w:rsid w:val="431B603D"/>
    <w:rsid w:val="431FF902"/>
    <w:rsid w:val="4320805B"/>
    <w:rsid w:val="432285D2"/>
    <w:rsid w:val="4324D7AE"/>
    <w:rsid w:val="4327E3F8"/>
    <w:rsid w:val="432CE156"/>
    <w:rsid w:val="4333E36E"/>
    <w:rsid w:val="43344CFC"/>
    <w:rsid w:val="43385367"/>
    <w:rsid w:val="433A6EC6"/>
    <w:rsid w:val="433D1EF3"/>
    <w:rsid w:val="4340E5E4"/>
    <w:rsid w:val="43476305"/>
    <w:rsid w:val="434ED4B2"/>
    <w:rsid w:val="43527946"/>
    <w:rsid w:val="43585255"/>
    <w:rsid w:val="43599A21"/>
    <w:rsid w:val="435A8C07"/>
    <w:rsid w:val="435B1194"/>
    <w:rsid w:val="435C108C"/>
    <w:rsid w:val="436351BB"/>
    <w:rsid w:val="4364148E"/>
    <w:rsid w:val="436482CD"/>
    <w:rsid w:val="43657105"/>
    <w:rsid w:val="43670FC5"/>
    <w:rsid w:val="4368FF00"/>
    <w:rsid w:val="43743F52"/>
    <w:rsid w:val="4376F619"/>
    <w:rsid w:val="43783ED6"/>
    <w:rsid w:val="437F57DD"/>
    <w:rsid w:val="437F5A7E"/>
    <w:rsid w:val="437FABC2"/>
    <w:rsid w:val="4384A986"/>
    <w:rsid w:val="438AAD27"/>
    <w:rsid w:val="438C2A8D"/>
    <w:rsid w:val="438CDD2A"/>
    <w:rsid w:val="4398DCA5"/>
    <w:rsid w:val="439AA0D1"/>
    <w:rsid w:val="439E7FD5"/>
    <w:rsid w:val="43A520EA"/>
    <w:rsid w:val="43AB2050"/>
    <w:rsid w:val="43AFB016"/>
    <w:rsid w:val="43AFD92F"/>
    <w:rsid w:val="43B0B6A6"/>
    <w:rsid w:val="43B36107"/>
    <w:rsid w:val="43B4A87A"/>
    <w:rsid w:val="43B705F5"/>
    <w:rsid w:val="43B85F87"/>
    <w:rsid w:val="43C0E597"/>
    <w:rsid w:val="43C2DAD3"/>
    <w:rsid w:val="43C71DD9"/>
    <w:rsid w:val="43CA0402"/>
    <w:rsid w:val="43CB7C41"/>
    <w:rsid w:val="43D30794"/>
    <w:rsid w:val="43E5DFCC"/>
    <w:rsid w:val="43EB967C"/>
    <w:rsid w:val="43F0C595"/>
    <w:rsid w:val="43F797FD"/>
    <w:rsid w:val="43FDF744"/>
    <w:rsid w:val="4402C33F"/>
    <w:rsid w:val="4405DACD"/>
    <w:rsid w:val="440803A8"/>
    <w:rsid w:val="44090066"/>
    <w:rsid w:val="4415ABCB"/>
    <w:rsid w:val="441C54A2"/>
    <w:rsid w:val="441EA93C"/>
    <w:rsid w:val="442B77A0"/>
    <w:rsid w:val="44353653"/>
    <w:rsid w:val="4436FC96"/>
    <w:rsid w:val="443757EC"/>
    <w:rsid w:val="4441A865"/>
    <w:rsid w:val="44511C8A"/>
    <w:rsid w:val="445296D1"/>
    <w:rsid w:val="4461A7BF"/>
    <w:rsid w:val="4464F487"/>
    <w:rsid w:val="446571CC"/>
    <w:rsid w:val="446ABE8E"/>
    <w:rsid w:val="446BDABE"/>
    <w:rsid w:val="446C436A"/>
    <w:rsid w:val="44722E86"/>
    <w:rsid w:val="4472E01F"/>
    <w:rsid w:val="4478D7EB"/>
    <w:rsid w:val="447B68EF"/>
    <w:rsid w:val="4484318E"/>
    <w:rsid w:val="448C4493"/>
    <w:rsid w:val="449044AE"/>
    <w:rsid w:val="44958CBB"/>
    <w:rsid w:val="44991C6F"/>
    <w:rsid w:val="44998BA3"/>
    <w:rsid w:val="449B9492"/>
    <w:rsid w:val="44A40362"/>
    <w:rsid w:val="44A4DC2B"/>
    <w:rsid w:val="44AE0421"/>
    <w:rsid w:val="44AF1811"/>
    <w:rsid w:val="44B12C02"/>
    <w:rsid w:val="44B3EF41"/>
    <w:rsid w:val="44B5EA71"/>
    <w:rsid w:val="44B66115"/>
    <w:rsid w:val="44B699C4"/>
    <w:rsid w:val="44B6FBBA"/>
    <w:rsid w:val="44BBCB52"/>
    <w:rsid w:val="44C840E9"/>
    <w:rsid w:val="44CB06CF"/>
    <w:rsid w:val="44CC0850"/>
    <w:rsid w:val="44D39A76"/>
    <w:rsid w:val="44D596F7"/>
    <w:rsid w:val="44DABE62"/>
    <w:rsid w:val="44E21BB7"/>
    <w:rsid w:val="44E327EB"/>
    <w:rsid w:val="44F5C4C5"/>
    <w:rsid w:val="44FA55D3"/>
    <w:rsid w:val="44FDBACD"/>
    <w:rsid w:val="44FE9FDC"/>
    <w:rsid w:val="45002235"/>
    <w:rsid w:val="45041C49"/>
    <w:rsid w:val="4504CF61"/>
    <w:rsid w:val="45065037"/>
    <w:rsid w:val="450B7077"/>
    <w:rsid w:val="450EACA3"/>
    <w:rsid w:val="451B1E51"/>
    <w:rsid w:val="451C76DB"/>
    <w:rsid w:val="451C79E9"/>
    <w:rsid w:val="451D4999"/>
    <w:rsid w:val="451E3612"/>
    <w:rsid w:val="451EACB1"/>
    <w:rsid w:val="45211C8D"/>
    <w:rsid w:val="4525C63D"/>
    <w:rsid w:val="4527B8DD"/>
    <w:rsid w:val="452830F5"/>
    <w:rsid w:val="452A4096"/>
    <w:rsid w:val="4532FC82"/>
    <w:rsid w:val="4533AB35"/>
    <w:rsid w:val="45369012"/>
    <w:rsid w:val="454036B3"/>
    <w:rsid w:val="45446F84"/>
    <w:rsid w:val="4552A321"/>
    <w:rsid w:val="4552D5B4"/>
    <w:rsid w:val="4553A999"/>
    <w:rsid w:val="455453EF"/>
    <w:rsid w:val="45562081"/>
    <w:rsid w:val="455D7267"/>
    <w:rsid w:val="4561925B"/>
    <w:rsid w:val="4562A7DA"/>
    <w:rsid w:val="456E379C"/>
    <w:rsid w:val="4571C0E9"/>
    <w:rsid w:val="4574963A"/>
    <w:rsid w:val="457BF533"/>
    <w:rsid w:val="457C4791"/>
    <w:rsid w:val="457E149B"/>
    <w:rsid w:val="457F2209"/>
    <w:rsid w:val="4584AB14"/>
    <w:rsid w:val="458766DD"/>
    <w:rsid w:val="45879D05"/>
    <w:rsid w:val="458A6578"/>
    <w:rsid w:val="458E87A8"/>
    <w:rsid w:val="4591EB74"/>
    <w:rsid w:val="45969976"/>
    <w:rsid w:val="45972F07"/>
    <w:rsid w:val="459C4977"/>
    <w:rsid w:val="459F2007"/>
    <w:rsid w:val="459F40EA"/>
    <w:rsid w:val="45A382CF"/>
    <w:rsid w:val="45A3B25F"/>
    <w:rsid w:val="45A5BA61"/>
    <w:rsid w:val="45A89F7C"/>
    <w:rsid w:val="45AE4A02"/>
    <w:rsid w:val="45B13363"/>
    <w:rsid w:val="45B1B12C"/>
    <w:rsid w:val="45BAE4EE"/>
    <w:rsid w:val="45BF5D9C"/>
    <w:rsid w:val="45CBB197"/>
    <w:rsid w:val="45CF4C04"/>
    <w:rsid w:val="45D79BEA"/>
    <w:rsid w:val="45DECBF3"/>
    <w:rsid w:val="45EA61EF"/>
    <w:rsid w:val="45F982CF"/>
    <w:rsid w:val="45FD7820"/>
    <w:rsid w:val="45FEEC95"/>
    <w:rsid w:val="46013F8E"/>
    <w:rsid w:val="4601CBB0"/>
    <w:rsid w:val="4603D2A6"/>
    <w:rsid w:val="4604EC02"/>
    <w:rsid w:val="4606BD7A"/>
    <w:rsid w:val="4608239B"/>
    <w:rsid w:val="46098240"/>
    <w:rsid w:val="46101C48"/>
    <w:rsid w:val="46178615"/>
    <w:rsid w:val="461D847B"/>
    <w:rsid w:val="4627CC10"/>
    <w:rsid w:val="462CE045"/>
    <w:rsid w:val="463182EF"/>
    <w:rsid w:val="4635BCAF"/>
    <w:rsid w:val="46378767"/>
    <w:rsid w:val="4638724B"/>
    <w:rsid w:val="463A1A4F"/>
    <w:rsid w:val="463FB8FD"/>
    <w:rsid w:val="46482FD3"/>
    <w:rsid w:val="464A1079"/>
    <w:rsid w:val="464D722E"/>
    <w:rsid w:val="4654A520"/>
    <w:rsid w:val="46553938"/>
    <w:rsid w:val="46598861"/>
    <w:rsid w:val="465B595F"/>
    <w:rsid w:val="465C3223"/>
    <w:rsid w:val="465CD700"/>
    <w:rsid w:val="465E75F4"/>
    <w:rsid w:val="465FB7F4"/>
    <w:rsid w:val="4660DF76"/>
    <w:rsid w:val="4664D6C7"/>
    <w:rsid w:val="466AE0D4"/>
    <w:rsid w:val="46737BEC"/>
    <w:rsid w:val="4681704A"/>
    <w:rsid w:val="4698EF67"/>
    <w:rsid w:val="469FEA4A"/>
    <w:rsid w:val="46A3CB7D"/>
    <w:rsid w:val="46ABE014"/>
    <w:rsid w:val="46AE7A56"/>
    <w:rsid w:val="46B8554B"/>
    <w:rsid w:val="46B9F598"/>
    <w:rsid w:val="46CAF526"/>
    <w:rsid w:val="46CD601A"/>
    <w:rsid w:val="46D7D348"/>
    <w:rsid w:val="46DBB84C"/>
    <w:rsid w:val="46DC3AFC"/>
    <w:rsid w:val="46E7C3D3"/>
    <w:rsid w:val="46F6E63D"/>
    <w:rsid w:val="46FBBE6B"/>
    <w:rsid w:val="46FC2BE1"/>
    <w:rsid w:val="4703C42D"/>
    <w:rsid w:val="47046958"/>
    <w:rsid w:val="4704BC8D"/>
    <w:rsid w:val="47071088"/>
    <w:rsid w:val="470C7AC6"/>
    <w:rsid w:val="471100C8"/>
    <w:rsid w:val="47114561"/>
    <w:rsid w:val="47129C40"/>
    <w:rsid w:val="471901DB"/>
    <w:rsid w:val="471909EF"/>
    <w:rsid w:val="471EFA3A"/>
    <w:rsid w:val="4721075A"/>
    <w:rsid w:val="47220229"/>
    <w:rsid w:val="472ABAFA"/>
    <w:rsid w:val="472CDA71"/>
    <w:rsid w:val="472F35D7"/>
    <w:rsid w:val="4740BF56"/>
    <w:rsid w:val="4747F926"/>
    <w:rsid w:val="474F9F5B"/>
    <w:rsid w:val="47525FF8"/>
    <w:rsid w:val="4753DA81"/>
    <w:rsid w:val="4755DDB5"/>
    <w:rsid w:val="475804FE"/>
    <w:rsid w:val="475FED99"/>
    <w:rsid w:val="47600E07"/>
    <w:rsid w:val="4760AE1A"/>
    <w:rsid w:val="47627DD0"/>
    <w:rsid w:val="47640B34"/>
    <w:rsid w:val="476B8205"/>
    <w:rsid w:val="47730AAB"/>
    <w:rsid w:val="4776ADA6"/>
    <w:rsid w:val="477DDA28"/>
    <w:rsid w:val="4785E8EE"/>
    <w:rsid w:val="47884E5F"/>
    <w:rsid w:val="47905646"/>
    <w:rsid w:val="4793DBF6"/>
    <w:rsid w:val="47960F02"/>
    <w:rsid w:val="47962F22"/>
    <w:rsid w:val="47970853"/>
    <w:rsid w:val="4799470E"/>
    <w:rsid w:val="4799AAF1"/>
    <w:rsid w:val="479B9BB5"/>
    <w:rsid w:val="47A28E55"/>
    <w:rsid w:val="47A9D086"/>
    <w:rsid w:val="47A9E063"/>
    <w:rsid w:val="47AACBD5"/>
    <w:rsid w:val="47AC76A8"/>
    <w:rsid w:val="47B0D1AF"/>
    <w:rsid w:val="47B275FC"/>
    <w:rsid w:val="47B5149C"/>
    <w:rsid w:val="47B63DD8"/>
    <w:rsid w:val="47B6F89F"/>
    <w:rsid w:val="47BE6453"/>
    <w:rsid w:val="47C13676"/>
    <w:rsid w:val="47C2ED1D"/>
    <w:rsid w:val="47C4C454"/>
    <w:rsid w:val="47C4DBAC"/>
    <w:rsid w:val="47C5377D"/>
    <w:rsid w:val="47C6BBD3"/>
    <w:rsid w:val="47CB6F71"/>
    <w:rsid w:val="47CBBFC1"/>
    <w:rsid w:val="47CDA6EC"/>
    <w:rsid w:val="47D33397"/>
    <w:rsid w:val="47D7AA61"/>
    <w:rsid w:val="47DD60F8"/>
    <w:rsid w:val="47E17AD1"/>
    <w:rsid w:val="47E2E4C6"/>
    <w:rsid w:val="47E5AA25"/>
    <w:rsid w:val="47EB0C47"/>
    <w:rsid w:val="47ED9E23"/>
    <w:rsid w:val="47EDC62F"/>
    <w:rsid w:val="47F169AA"/>
    <w:rsid w:val="47FBC983"/>
    <w:rsid w:val="4800D79D"/>
    <w:rsid w:val="480358B7"/>
    <w:rsid w:val="48059266"/>
    <w:rsid w:val="48064A2D"/>
    <w:rsid w:val="4806828E"/>
    <w:rsid w:val="48075086"/>
    <w:rsid w:val="481133DA"/>
    <w:rsid w:val="481416E4"/>
    <w:rsid w:val="481442DE"/>
    <w:rsid w:val="4816EEAC"/>
    <w:rsid w:val="481D1A73"/>
    <w:rsid w:val="481DB73F"/>
    <w:rsid w:val="481E2820"/>
    <w:rsid w:val="481EF444"/>
    <w:rsid w:val="4822015E"/>
    <w:rsid w:val="482303DE"/>
    <w:rsid w:val="4827DDD6"/>
    <w:rsid w:val="4828AAE2"/>
    <w:rsid w:val="482DFC5E"/>
    <w:rsid w:val="48309662"/>
    <w:rsid w:val="4838817F"/>
    <w:rsid w:val="4838D2BC"/>
    <w:rsid w:val="48400004"/>
    <w:rsid w:val="48420B5C"/>
    <w:rsid w:val="48424C35"/>
    <w:rsid w:val="48445789"/>
    <w:rsid w:val="48457C2E"/>
    <w:rsid w:val="4845FD22"/>
    <w:rsid w:val="4847396D"/>
    <w:rsid w:val="484A4388"/>
    <w:rsid w:val="4850CF87"/>
    <w:rsid w:val="485557ED"/>
    <w:rsid w:val="4857A6A6"/>
    <w:rsid w:val="48589220"/>
    <w:rsid w:val="4863AECC"/>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59EEA"/>
    <w:rsid w:val="489C899A"/>
    <w:rsid w:val="48A0439C"/>
    <w:rsid w:val="48A08CEE"/>
    <w:rsid w:val="48A5DF42"/>
    <w:rsid w:val="48AA671F"/>
    <w:rsid w:val="48AA8F06"/>
    <w:rsid w:val="48AD5048"/>
    <w:rsid w:val="48ADE5C6"/>
    <w:rsid w:val="48AE825F"/>
    <w:rsid w:val="48BA401B"/>
    <w:rsid w:val="48BFC624"/>
    <w:rsid w:val="48C5D10E"/>
    <w:rsid w:val="48CB9329"/>
    <w:rsid w:val="48CFC18B"/>
    <w:rsid w:val="48D63E22"/>
    <w:rsid w:val="48DAF1B9"/>
    <w:rsid w:val="48DC6F6F"/>
    <w:rsid w:val="48DC8FB7"/>
    <w:rsid w:val="48DFF986"/>
    <w:rsid w:val="48E16438"/>
    <w:rsid w:val="48E88E65"/>
    <w:rsid w:val="48E99FFA"/>
    <w:rsid w:val="48EA17D1"/>
    <w:rsid w:val="48EB2ED7"/>
    <w:rsid w:val="48F56070"/>
    <w:rsid w:val="48F8C942"/>
    <w:rsid w:val="48FBB2CF"/>
    <w:rsid w:val="49054AC1"/>
    <w:rsid w:val="490B1C77"/>
    <w:rsid w:val="490E8BCD"/>
    <w:rsid w:val="491053AF"/>
    <w:rsid w:val="49133F79"/>
    <w:rsid w:val="4915BAAF"/>
    <w:rsid w:val="49192CD6"/>
    <w:rsid w:val="491CF594"/>
    <w:rsid w:val="4922FAF1"/>
    <w:rsid w:val="4923829B"/>
    <w:rsid w:val="4925524E"/>
    <w:rsid w:val="4927C62D"/>
    <w:rsid w:val="49303C75"/>
    <w:rsid w:val="493211CC"/>
    <w:rsid w:val="49323E71"/>
    <w:rsid w:val="49323FA1"/>
    <w:rsid w:val="493A247E"/>
    <w:rsid w:val="493A2486"/>
    <w:rsid w:val="49414D16"/>
    <w:rsid w:val="4942D865"/>
    <w:rsid w:val="494B5D6E"/>
    <w:rsid w:val="494DEFA5"/>
    <w:rsid w:val="49501097"/>
    <w:rsid w:val="495134B7"/>
    <w:rsid w:val="495A5BAF"/>
    <w:rsid w:val="495F5E68"/>
    <w:rsid w:val="496B33B5"/>
    <w:rsid w:val="496DD546"/>
    <w:rsid w:val="496ED198"/>
    <w:rsid w:val="496EF6A6"/>
    <w:rsid w:val="497A86EE"/>
    <w:rsid w:val="497B775A"/>
    <w:rsid w:val="497CF488"/>
    <w:rsid w:val="497D8469"/>
    <w:rsid w:val="498065CC"/>
    <w:rsid w:val="4981E2B0"/>
    <w:rsid w:val="498291DE"/>
    <w:rsid w:val="4989EBF8"/>
    <w:rsid w:val="498BDD3B"/>
    <w:rsid w:val="498E35AE"/>
    <w:rsid w:val="499048F7"/>
    <w:rsid w:val="49907553"/>
    <w:rsid w:val="49909F0E"/>
    <w:rsid w:val="49920285"/>
    <w:rsid w:val="499244D4"/>
    <w:rsid w:val="49954FE6"/>
    <w:rsid w:val="49980866"/>
    <w:rsid w:val="49985175"/>
    <w:rsid w:val="499AAE87"/>
    <w:rsid w:val="499F332A"/>
    <w:rsid w:val="49A0551F"/>
    <w:rsid w:val="49AF6935"/>
    <w:rsid w:val="49B19F01"/>
    <w:rsid w:val="49B39308"/>
    <w:rsid w:val="49B43917"/>
    <w:rsid w:val="49BA89D7"/>
    <w:rsid w:val="49CC1F30"/>
    <w:rsid w:val="49D19787"/>
    <w:rsid w:val="49D2A99B"/>
    <w:rsid w:val="49D45795"/>
    <w:rsid w:val="49D5A1D5"/>
    <w:rsid w:val="49D8E746"/>
    <w:rsid w:val="49DA24EF"/>
    <w:rsid w:val="49DBB320"/>
    <w:rsid w:val="49DC8894"/>
    <w:rsid w:val="49E8781A"/>
    <w:rsid w:val="49ED71E4"/>
    <w:rsid w:val="49F13CAF"/>
    <w:rsid w:val="49F6526E"/>
    <w:rsid w:val="49F66B7F"/>
    <w:rsid w:val="49F6BB5E"/>
    <w:rsid w:val="49FC1E82"/>
    <w:rsid w:val="4A001D0F"/>
    <w:rsid w:val="4A0335A9"/>
    <w:rsid w:val="4A06E5B5"/>
    <w:rsid w:val="4A07B53F"/>
    <w:rsid w:val="4A081A09"/>
    <w:rsid w:val="4A0A71EB"/>
    <w:rsid w:val="4A0FF4B4"/>
    <w:rsid w:val="4A12B748"/>
    <w:rsid w:val="4A138AD7"/>
    <w:rsid w:val="4A19E4F3"/>
    <w:rsid w:val="4A1A1B56"/>
    <w:rsid w:val="4A1EF19A"/>
    <w:rsid w:val="4A266C6A"/>
    <w:rsid w:val="4A29D6BC"/>
    <w:rsid w:val="4A2CBF09"/>
    <w:rsid w:val="4A2DF171"/>
    <w:rsid w:val="4A32088F"/>
    <w:rsid w:val="4A333FCC"/>
    <w:rsid w:val="4A35037E"/>
    <w:rsid w:val="4A3987FC"/>
    <w:rsid w:val="4A41B997"/>
    <w:rsid w:val="4A420331"/>
    <w:rsid w:val="4A42BDF6"/>
    <w:rsid w:val="4A521421"/>
    <w:rsid w:val="4A52CE17"/>
    <w:rsid w:val="4A531263"/>
    <w:rsid w:val="4A5D7017"/>
    <w:rsid w:val="4A5E00A1"/>
    <w:rsid w:val="4A6080EB"/>
    <w:rsid w:val="4A65FB76"/>
    <w:rsid w:val="4A6D8A31"/>
    <w:rsid w:val="4A7020E9"/>
    <w:rsid w:val="4A71CD69"/>
    <w:rsid w:val="4A7531B9"/>
    <w:rsid w:val="4A7B410E"/>
    <w:rsid w:val="4A7F8A0D"/>
    <w:rsid w:val="4A839B0F"/>
    <w:rsid w:val="4A8628F0"/>
    <w:rsid w:val="4A913F1F"/>
    <w:rsid w:val="4A91C349"/>
    <w:rsid w:val="4A91E2B0"/>
    <w:rsid w:val="4A9BA07D"/>
    <w:rsid w:val="4A9E89ED"/>
    <w:rsid w:val="4A9EFB57"/>
    <w:rsid w:val="4AA59C11"/>
    <w:rsid w:val="4AA80902"/>
    <w:rsid w:val="4AAA677C"/>
    <w:rsid w:val="4AB3A2D3"/>
    <w:rsid w:val="4AB7992D"/>
    <w:rsid w:val="4AC1C8F9"/>
    <w:rsid w:val="4AC87194"/>
    <w:rsid w:val="4AD1A413"/>
    <w:rsid w:val="4AD88CBB"/>
    <w:rsid w:val="4AE38212"/>
    <w:rsid w:val="4AE960D0"/>
    <w:rsid w:val="4AF9E888"/>
    <w:rsid w:val="4AFE8FEF"/>
    <w:rsid w:val="4B016968"/>
    <w:rsid w:val="4B0558D4"/>
    <w:rsid w:val="4B0BD89E"/>
    <w:rsid w:val="4B0D5D60"/>
    <w:rsid w:val="4B0DB62A"/>
    <w:rsid w:val="4B190254"/>
    <w:rsid w:val="4B19E10E"/>
    <w:rsid w:val="4B1D8757"/>
    <w:rsid w:val="4B2145EC"/>
    <w:rsid w:val="4B221A2D"/>
    <w:rsid w:val="4B2313C0"/>
    <w:rsid w:val="4B238AC6"/>
    <w:rsid w:val="4B25B981"/>
    <w:rsid w:val="4B30DDA7"/>
    <w:rsid w:val="4B34B463"/>
    <w:rsid w:val="4B367B05"/>
    <w:rsid w:val="4B3697AC"/>
    <w:rsid w:val="4B36B526"/>
    <w:rsid w:val="4B3E5258"/>
    <w:rsid w:val="4B3FBAE6"/>
    <w:rsid w:val="4B41F5EF"/>
    <w:rsid w:val="4B46CC1E"/>
    <w:rsid w:val="4B47D774"/>
    <w:rsid w:val="4B4F7BD1"/>
    <w:rsid w:val="4B51566B"/>
    <w:rsid w:val="4B51C37C"/>
    <w:rsid w:val="4B56BC7E"/>
    <w:rsid w:val="4B59D209"/>
    <w:rsid w:val="4B5C001C"/>
    <w:rsid w:val="4B5D655F"/>
    <w:rsid w:val="4B5FD369"/>
    <w:rsid w:val="4B655335"/>
    <w:rsid w:val="4B6F144E"/>
    <w:rsid w:val="4B7131B0"/>
    <w:rsid w:val="4B77F1FC"/>
    <w:rsid w:val="4B791BDE"/>
    <w:rsid w:val="4B7FA12F"/>
    <w:rsid w:val="4B84C6CC"/>
    <w:rsid w:val="4B84EA26"/>
    <w:rsid w:val="4B88C0E6"/>
    <w:rsid w:val="4B8D42A1"/>
    <w:rsid w:val="4B8F2122"/>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9EC72"/>
    <w:rsid w:val="4BCA327B"/>
    <w:rsid w:val="4BCD18A0"/>
    <w:rsid w:val="4BCE65B5"/>
    <w:rsid w:val="4BD44987"/>
    <w:rsid w:val="4BD60BDE"/>
    <w:rsid w:val="4BD6AC34"/>
    <w:rsid w:val="4BD6CDB6"/>
    <w:rsid w:val="4BD8475A"/>
    <w:rsid w:val="4BDADFF3"/>
    <w:rsid w:val="4BDD9DC9"/>
    <w:rsid w:val="4BE1E20B"/>
    <w:rsid w:val="4BE31CC3"/>
    <w:rsid w:val="4BE3D248"/>
    <w:rsid w:val="4BE49A38"/>
    <w:rsid w:val="4BE76E91"/>
    <w:rsid w:val="4BE984EA"/>
    <w:rsid w:val="4BE9AB51"/>
    <w:rsid w:val="4BEDB029"/>
    <w:rsid w:val="4BEE9E78"/>
    <w:rsid w:val="4BEEAE74"/>
    <w:rsid w:val="4BF346B0"/>
    <w:rsid w:val="4BF376E6"/>
    <w:rsid w:val="4BF52F5C"/>
    <w:rsid w:val="4BF722A2"/>
    <w:rsid w:val="4BF9FA34"/>
    <w:rsid w:val="4BFD6D16"/>
    <w:rsid w:val="4BFE01B8"/>
    <w:rsid w:val="4C004AE8"/>
    <w:rsid w:val="4C00E0FE"/>
    <w:rsid w:val="4C02124F"/>
    <w:rsid w:val="4C077880"/>
    <w:rsid w:val="4C07D54C"/>
    <w:rsid w:val="4C08DC29"/>
    <w:rsid w:val="4C0A0909"/>
    <w:rsid w:val="4C0A0BCE"/>
    <w:rsid w:val="4C0FA2AE"/>
    <w:rsid w:val="4C1296AA"/>
    <w:rsid w:val="4C13FE49"/>
    <w:rsid w:val="4C160F59"/>
    <w:rsid w:val="4C183557"/>
    <w:rsid w:val="4C1A3F91"/>
    <w:rsid w:val="4C1D80E7"/>
    <w:rsid w:val="4C1E29E7"/>
    <w:rsid w:val="4C1E6FF5"/>
    <w:rsid w:val="4C202DC5"/>
    <w:rsid w:val="4C29AF92"/>
    <w:rsid w:val="4C393B4B"/>
    <w:rsid w:val="4C3B01E3"/>
    <w:rsid w:val="4C3BF2FF"/>
    <w:rsid w:val="4C3DABB9"/>
    <w:rsid w:val="4C3DF383"/>
    <w:rsid w:val="4C435857"/>
    <w:rsid w:val="4C4B8213"/>
    <w:rsid w:val="4C5180F3"/>
    <w:rsid w:val="4C58AF51"/>
    <w:rsid w:val="4C5EAAA0"/>
    <w:rsid w:val="4C6BB24E"/>
    <w:rsid w:val="4C7FD87B"/>
    <w:rsid w:val="4C813565"/>
    <w:rsid w:val="4C823BF4"/>
    <w:rsid w:val="4C8544BE"/>
    <w:rsid w:val="4C87273C"/>
    <w:rsid w:val="4C8A23DA"/>
    <w:rsid w:val="4C8AFDDD"/>
    <w:rsid w:val="4C8B51B1"/>
    <w:rsid w:val="4C8BEE00"/>
    <w:rsid w:val="4C91E000"/>
    <w:rsid w:val="4C94FCE6"/>
    <w:rsid w:val="4C9E845A"/>
    <w:rsid w:val="4CA01D2B"/>
    <w:rsid w:val="4CA8A952"/>
    <w:rsid w:val="4CA99402"/>
    <w:rsid w:val="4CAC3BA6"/>
    <w:rsid w:val="4CB47C39"/>
    <w:rsid w:val="4CB7883A"/>
    <w:rsid w:val="4CC4C5A7"/>
    <w:rsid w:val="4CC8DE98"/>
    <w:rsid w:val="4CCF8C1E"/>
    <w:rsid w:val="4CD117EE"/>
    <w:rsid w:val="4CDA695D"/>
    <w:rsid w:val="4CE1946D"/>
    <w:rsid w:val="4CE3A2B2"/>
    <w:rsid w:val="4CE57F7B"/>
    <w:rsid w:val="4CE72EFD"/>
    <w:rsid w:val="4CF20860"/>
    <w:rsid w:val="4CF2A687"/>
    <w:rsid w:val="4CF39C42"/>
    <w:rsid w:val="4CF6527C"/>
    <w:rsid w:val="4CF6BFAC"/>
    <w:rsid w:val="4CFA34F8"/>
    <w:rsid w:val="4D00C0D7"/>
    <w:rsid w:val="4D057C5C"/>
    <w:rsid w:val="4D06844C"/>
    <w:rsid w:val="4D0AFBD9"/>
    <w:rsid w:val="4D0BD4D7"/>
    <w:rsid w:val="4D10E8DC"/>
    <w:rsid w:val="4D12BB35"/>
    <w:rsid w:val="4D159329"/>
    <w:rsid w:val="4D172ADD"/>
    <w:rsid w:val="4D1B6BA2"/>
    <w:rsid w:val="4D237620"/>
    <w:rsid w:val="4D2BC4F7"/>
    <w:rsid w:val="4D2CCCBE"/>
    <w:rsid w:val="4D328C20"/>
    <w:rsid w:val="4D32DD93"/>
    <w:rsid w:val="4D382398"/>
    <w:rsid w:val="4D3F8828"/>
    <w:rsid w:val="4D41BD70"/>
    <w:rsid w:val="4D460194"/>
    <w:rsid w:val="4D51D61A"/>
    <w:rsid w:val="4D54A362"/>
    <w:rsid w:val="4D5C3656"/>
    <w:rsid w:val="4D5D00F0"/>
    <w:rsid w:val="4D601053"/>
    <w:rsid w:val="4D620E80"/>
    <w:rsid w:val="4D66EB1A"/>
    <w:rsid w:val="4D674CDD"/>
    <w:rsid w:val="4D6A7D09"/>
    <w:rsid w:val="4D6B27E0"/>
    <w:rsid w:val="4D705321"/>
    <w:rsid w:val="4D76EC48"/>
    <w:rsid w:val="4D77876F"/>
    <w:rsid w:val="4D78AC5E"/>
    <w:rsid w:val="4D79739F"/>
    <w:rsid w:val="4D7C7F35"/>
    <w:rsid w:val="4D7DE23E"/>
    <w:rsid w:val="4D7E1D62"/>
    <w:rsid w:val="4D7FA7E2"/>
    <w:rsid w:val="4D84F81E"/>
    <w:rsid w:val="4D88F4EB"/>
    <w:rsid w:val="4D8B3BDE"/>
    <w:rsid w:val="4D8B9FA4"/>
    <w:rsid w:val="4D90845C"/>
    <w:rsid w:val="4D931FA9"/>
    <w:rsid w:val="4D963C64"/>
    <w:rsid w:val="4D97A329"/>
    <w:rsid w:val="4DA70D17"/>
    <w:rsid w:val="4DA7EAEA"/>
    <w:rsid w:val="4DB0E188"/>
    <w:rsid w:val="4DB264A1"/>
    <w:rsid w:val="4DBA6111"/>
    <w:rsid w:val="4DC3B1B2"/>
    <w:rsid w:val="4DC4F5E9"/>
    <w:rsid w:val="4DC60D87"/>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BE357"/>
    <w:rsid w:val="4E030B72"/>
    <w:rsid w:val="4E05536A"/>
    <w:rsid w:val="4E08FF0C"/>
    <w:rsid w:val="4E116433"/>
    <w:rsid w:val="4E13139D"/>
    <w:rsid w:val="4E17C0B1"/>
    <w:rsid w:val="4E1DC9C4"/>
    <w:rsid w:val="4E1E1A03"/>
    <w:rsid w:val="4E20885A"/>
    <w:rsid w:val="4E252CAC"/>
    <w:rsid w:val="4E271974"/>
    <w:rsid w:val="4E2A81F7"/>
    <w:rsid w:val="4E2E97AB"/>
    <w:rsid w:val="4E2F01E1"/>
    <w:rsid w:val="4E3220AE"/>
    <w:rsid w:val="4E33C0E1"/>
    <w:rsid w:val="4E401D61"/>
    <w:rsid w:val="4E41348B"/>
    <w:rsid w:val="4E4556EC"/>
    <w:rsid w:val="4E4783A1"/>
    <w:rsid w:val="4E4AC3F0"/>
    <w:rsid w:val="4E4F188F"/>
    <w:rsid w:val="4E51CA4C"/>
    <w:rsid w:val="4E56D232"/>
    <w:rsid w:val="4E57FBA1"/>
    <w:rsid w:val="4E58B06E"/>
    <w:rsid w:val="4E5972CB"/>
    <w:rsid w:val="4E5E7FD7"/>
    <w:rsid w:val="4E603EAB"/>
    <w:rsid w:val="4E7291C5"/>
    <w:rsid w:val="4E76EED8"/>
    <w:rsid w:val="4E77392D"/>
    <w:rsid w:val="4E7F9C8B"/>
    <w:rsid w:val="4E857A15"/>
    <w:rsid w:val="4E888AA2"/>
    <w:rsid w:val="4E90BC96"/>
    <w:rsid w:val="4E9184E9"/>
    <w:rsid w:val="4E93C9D9"/>
    <w:rsid w:val="4E947A46"/>
    <w:rsid w:val="4E98DA47"/>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9E676"/>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60944"/>
    <w:rsid w:val="4F1BA9BA"/>
    <w:rsid w:val="4F212288"/>
    <w:rsid w:val="4F21D0EF"/>
    <w:rsid w:val="4F240AE8"/>
    <w:rsid w:val="4F255AAE"/>
    <w:rsid w:val="4F2A4011"/>
    <w:rsid w:val="4F2B7DFE"/>
    <w:rsid w:val="4F2CC1F2"/>
    <w:rsid w:val="4F34701F"/>
    <w:rsid w:val="4F398014"/>
    <w:rsid w:val="4F3BBC3A"/>
    <w:rsid w:val="4F3E2751"/>
    <w:rsid w:val="4F46D047"/>
    <w:rsid w:val="4F48D032"/>
    <w:rsid w:val="4F4B9D4A"/>
    <w:rsid w:val="4F4EAF22"/>
    <w:rsid w:val="4F5AAB74"/>
    <w:rsid w:val="4F5B0E32"/>
    <w:rsid w:val="4F5DAE38"/>
    <w:rsid w:val="4F61AD53"/>
    <w:rsid w:val="4F64B0C7"/>
    <w:rsid w:val="4F688D4B"/>
    <w:rsid w:val="4F77DA9F"/>
    <w:rsid w:val="4F838256"/>
    <w:rsid w:val="4F85D066"/>
    <w:rsid w:val="4F87FF21"/>
    <w:rsid w:val="4F899D31"/>
    <w:rsid w:val="4F8AA5E7"/>
    <w:rsid w:val="4F93506F"/>
    <w:rsid w:val="4F9BF1D0"/>
    <w:rsid w:val="4F9C8993"/>
    <w:rsid w:val="4F9F8BA0"/>
    <w:rsid w:val="4FA78203"/>
    <w:rsid w:val="4FB908B0"/>
    <w:rsid w:val="4FC352C4"/>
    <w:rsid w:val="4FC48397"/>
    <w:rsid w:val="4FC55B84"/>
    <w:rsid w:val="4FC5FD76"/>
    <w:rsid w:val="4FC97638"/>
    <w:rsid w:val="4FCB5730"/>
    <w:rsid w:val="4FCF3628"/>
    <w:rsid w:val="4FD0B7C9"/>
    <w:rsid w:val="4FD49C2B"/>
    <w:rsid w:val="4FD76E2A"/>
    <w:rsid w:val="4FD9EFCF"/>
    <w:rsid w:val="4FDC17B5"/>
    <w:rsid w:val="4FDE382A"/>
    <w:rsid w:val="4FDF8196"/>
    <w:rsid w:val="4FE6E304"/>
    <w:rsid w:val="4FE9F9C9"/>
    <w:rsid w:val="4FEA3AF1"/>
    <w:rsid w:val="4FEB8789"/>
    <w:rsid w:val="4FEBC09E"/>
    <w:rsid w:val="4FEBC9A4"/>
    <w:rsid w:val="4FF05B35"/>
    <w:rsid w:val="4FF21704"/>
    <w:rsid w:val="4FF7104F"/>
    <w:rsid w:val="4FFA0F4E"/>
    <w:rsid w:val="4FFB3278"/>
    <w:rsid w:val="4FFFFFE6"/>
    <w:rsid w:val="5003EE80"/>
    <w:rsid w:val="50068802"/>
    <w:rsid w:val="5007A8F9"/>
    <w:rsid w:val="50085CFD"/>
    <w:rsid w:val="50088531"/>
    <w:rsid w:val="501599EC"/>
    <w:rsid w:val="50175BFA"/>
    <w:rsid w:val="5018FDF8"/>
    <w:rsid w:val="501A1C2F"/>
    <w:rsid w:val="501E6ABB"/>
    <w:rsid w:val="50259739"/>
    <w:rsid w:val="503646AF"/>
    <w:rsid w:val="503F019E"/>
    <w:rsid w:val="503F5E57"/>
    <w:rsid w:val="50421F6B"/>
    <w:rsid w:val="504248EB"/>
    <w:rsid w:val="504377B1"/>
    <w:rsid w:val="5043BA23"/>
    <w:rsid w:val="5047C8BC"/>
    <w:rsid w:val="504C13E8"/>
    <w:rsid w:val="504C185D"/>
    <w:rsid w:val="504FE831"/>
    <w:rsid w:val="505080A7"/>
    <w:rsid w:val="5051ED06"/>
    <w:rsid w:val="50532322"/>
    <w:rsid w:val="50537666"/>
    <w:rsid w:val="50579787"/>
    <w:rsid w:val="5058844E"/>
    <w:rsid w:val="505A5E92"/>
    <w:rsid w:val="505B47F3"/>
    <w:rsid w:val="505C4F77"/>
    <w:rsid w:val="505D9F06"/>
    <w:rsid w:val="5062D885"/>
    <w:rsid w:val="5064399D"/>
    <w:rsid w:val="50676F6E"/>
    <w:rsid w:val="5068258E"/>
    <w:rsid w:val="507285FD"/>
    <w:rsid w:val="50738BD8"/>
    <w:rsid w:val="50764A24"/>
    <w:rsid w:val="5076CA6A"/>
    <w:rsid w:val="50775528"/>
    <w:rsid w:val="5077EACE"/>
    <w:rsid w:val="507AC86C"/>
    <w:rsid w:val="507D9FCB"/>
    <w:rsid w:val="5080F819"/>
    <w:rsid w:val="5082F446"/>
    <w:rsid w:val="50838967"/>
    <w:rsid w:val="508BB7E0"/>
    <w:rsid w:val="5091CD91"/>
    <w:rsid w:val="50942808"/>
    <w:rsid w:val="5098204B"/>
    <w:rsid w:val="50989151"/>
    <w:rsid w:val="5098E36B"/>
    <w:rsid w:val="509B7BE8"/>
    <w:rsid w:val="509CC94F"/>
    <w:rsid w:val="50A85C4A"/>
    <w:rsid w:val="50AC1407"/>
    <w:rsid w:val="50AE14A1"/>
    <w:rsid w:val="50AEF732"/>
    <w:rsid w:val="50AF4AE6"/>
    <w:rsid w:val="50B5FE9B"/>
    <w:rsid w:val="50B80B5B"/>
    <w:rsid w:val="50BAB554"/>
    <w:rsid w:val="50C1AFCE"/>
    <w:rsid w:val="50C26E96"/>
    <w:rsid w:val="50C6BFF6"/>
    <w:rsid w:val="50C7116B"/>
    <w:rsid w:val="50D1B82E"/>
    <w:rsid w:val="50D679FB"/>
    <w:rsid w:val="50D6C931"/>
    <w:rsid w:val="50DBD01A"/>
    <w:rsid w:val="50E6FFB4"/>
    <w:rsid w:val="50E7FBD7"/>
    <w:rsid w:val="50E9DDF1"/>
    <w:rsid w:val="50ECD6AF"/>
    <w:rsid w:val="50F243DF"/>
    <w:rsid w:val="50F2FAB2"/>
    <w:rsid w:val="510133CC"/>
    <w:rsid w:val="51014843"/>
    <w:rsid w:val="51027B69"/>
    <w:rsid w:val="510A72A8"/>
    <w:rsid w:val="5110D52D"/>
    <w:rsid w:val="5110FCD2"/>
    <w:rsid w:val="51113A49"/>
    <w:rsid w:val="51136684"/>
    <w:rsid w:val="51176A7E"/>
    <w:rsid w:val="51195B3F"/>
    <w:rsid w:val="511C95E2"/>
    <w:rsid w:val="511EE2D0"/>
    <w:rsid w:val="5120702C"/>
    <w:rsid w:val="5126E6BD"/>
    <w:rsid w:val="5128133A"/>
    <w:rsid w:val="512DC6D9"/>
    <w:rsid w:val="5131A5A8"/>
    <w:rsid w:val="5138BCFA"/>
    <w:rsid w:val="513F2B27"/>
    <w:rsid w:val="513F648C"/>
    <w:rsid w:val="51498C39"/>
    <w:rsid w:val="514CB378"/>
    <w:rsid w:val="514F61EA"/>
    <w:rsid w:val="5150F2CD"/>
    <w:rsid w:val="51520DD1"/>
    <w:rsid w:val="5152D9FA"/>
    <w:rsid w:val="515E43D1"/>
    <w:rsid w:val="51614EA7"/>
    <w:rsid w:val="5177646C"/>
    <w:rsid w:val="51781DE2"/>
    <w:rsid w:val="517A2E8B"/>
    <w:rsid w:val="517B4F33"/>
    <w:rsid w:val="5183366F"/>
    <w:rsid w:val="518365E3"/>
    <w:rsid w:val="518A040F"/>
    <w:rsid w:val="518ADA2C"/>
    <w:rsid w:val="518B63A4"/>
    <w:rsid w:val="5193C282"/>
    <w:rsid w:val="519A1AD4"/>
    <w:rsid w:val="519DE5E9"/>
    <w:rsid w:val="519FA806"/>
    <w:rsid w:val="519FD82B"/>
    <w:rsid w:val="51A1FCC7"/>
    <w:rsid w:val="51A8578A"/>
    <w:rsid w:val="51AD1916"/>
    <w:rsid w:val="51ADF76F"/>
    <w:rsid w:val="51AF48FB"/>
    <w:rsid w:val="51B37F08"/>
    <w:rsid w:val="51B9E6E7"/>
    <w:rsid w:val="51C3A654"/>
    <w:rsid w:val="51C6443D"/>
    <w:rsid w:val="51C7DE0F"/>
    <w:rsid w:val="51C80604"/>
    <w:rsid w:val="51CEBA82"/>
    <w:rsid w:val="51D93ED0"/>
    <w:rsid w:val="51DA338F"/>
    <w:rsid w:val="51DA33E3"/>
    <w:rsid w:val="51DAA1ED"/>
    <w:rsid w:val="51DB6F3D"/>
    <w:rsid w:val="51DDEC37"/>
    <w:rsid w:val="51DF23DD"/>
    <w:rsid w:val="51DF23EA"/>
    <w:rsid w:val="51DFC650"/>
    <w:rsid w:val="51E37621"/>
    <w:rsid w:val="51EDDE50"/>
    <w:rsid w:val="51F10938"/>
    <w:rsid w:val="51FED521"/>
    <w:rsid w:val="52019251"/>
    <w:rsid w:val="52070EFF"/>
    <w:rsid w:val="520A8FCA"/>
    <w:rsid w:val="5213EFE1"/>
    <w:rsid w:val="521B6AF7"/>
    <w:rsid w:val="521F6A0D"/>
    <w:rsid w:val="52248C29"/>
    <w:rsid w:val="5228FA4C"/>
    <w:rsid w:val="52291A77"/>
    <w:rsid w:val="522A037F"/>
    <w:rsid w:val="5231F561"/>
    <w:rsid w:val="523296E2"/>
    <w:rsid w:val="523AE0C0"/>
    <w:rsid w:val="523B4EB4"/>
    <w:rsid w:val="523E207B"/>
    <w:rsid w:val="523E39F6"/>
    <w:rsid w:val="523FFF17"/>
    <w:rsid w:val="524480F2"/>
    <w:rsid w:val="52448827"/>
    <w:rsid w:val="52459F7E"/>
    <w:rsid w:val="524A601E"/>
    <w:rsid w:val="524B04B7"/>
    <w:rsid w:val="524B1CDE"/>
    <w:rsid w:val="524EB913"/>
    <w:rsid w:val="5256164A"/>
    <w:rsid w:val="525DDFFC"/>
    <w:rsid w:val="5260DF6B"/>
    <w:rsid w:val="5263C4F5"/>
    <w:rsid w:val="52661762"/>
    <w:rsid w:val="526B7215"/>
    <w:rsid w:val="5270D142"/>
    <w:rsid w:val="5273BDC4"/>
    <w:rsid w:val="5273C068"/>
    <w:rsid w:val="52743B3A"/>
    <w:rsid w:val="527494CA"/>
    <w:rsid w:val="5275AEBB"/>
    <w:rsid w:val="52769613"/>
    <w:rsid w:val="5278DE98"/>
    <w:rsid w:val="527F10B3"/>
    <w:rsid w:val="5280E273"/>
    <w:rsid w:val="52813BA3"/>
    <w:rsid w:val="52833E0C"/>
    <w:rsid w:val="52855A18"/>
    <w:rsid w:val="529CDBE3"/>
    <w:rsid w:val="529D3DC4"/>
    <w:rsid w:val="529FD0DA"/>
    <w:rsid w:val="52A02E0D"/>
    <w:rsid w:val="52A14CF1"/>
    <w:rsid w:val="52A50EEC"/>
    <w:rsid w:val="52A64309"/>
    <w:rsid w:val="52A8E6E8"/>
    <w:rsid w:val="52ACBE70"/>
    <w:rsid w:val="52ACFD83"/>
    <w:rsid w:val="52AD7940"/>
    <w:rsid w:val="52AF166F"/>
    <w:rsid w:val="52AF310E"/>
    <w:rsid w:val="52B12A3E"/>
    <w:rsid w:val="52B97657"/>
    <w:rsid w:val="52C26004"/>
    <w:rsid w:val="52CB8991"/>
    <w:rsid w:val="52CD26BF"/>
    <w:rsid w:val="52D14A25"/>
    <w:rsid w:val="52D50AC9"/>
    <w:rsid w:val="52D5C94C"/>
    <w:rsid w:val="52D7D4A9"/>
    <w:rsid w:val="52DEADA3"/>
    <w:rsid w:val="52E0C733"/>
    <w:rsid w:val="52E0CB44"/>
    <w:rsid w:val="52E20F80"/>
    <w:rsid w:val="52E914B5"/>
    <w:rsid w:val="52EDDAFB"/>
    <w:rsid w:val="52F816FD"/>
    <w:rsid w:val="52FD2B0C"/>
    <w:rsid w:val="52FD6FFF"/>
    <w:rsid w:val="5304CE0E"/>
    <w:rsid w:val="530FE024"/>
    <w:rsid w:val="5317CBEC"/>
    <w:rsid w:val="531B6D09"/>
    <w:rsid w:val="531EBA4A"/>
    <w:rsid w:val="5320782F"/>
    <w:rsid w:val="5320A4C5"/>
    <w:rsid w:val="5322C4A5"/>
    <w:rsid w:val="532A77F9"/>
    <w:rsid w:val="532D6963"/>
    <w:rsid w:val="532FCCE4"/>
    <w:rsid w:val="532FDECF"/>
    <w:rsid w:val="533027C7"/>
    <w:rsid w:val="5337E733"/>
    <w:rsid w:val="5339B0FA"/>
    <w:rsid w:val="53424379"/>
    <w:rsid w:val="534328CB"/>
    <w:rsid w:val="53464438"/>
    <w:rsid w:val="534AA870"/>
    <w:rsid w:val="5350C333"/>
    <w:rsid w:val="5350E892"/>
    <w:rsid w:val="535CFEAB"/>
    <w:rsid w:val="535FB5A2"/>
    <w:rsid w:val="53612828"/>
    <w:rsid w:val="5361D8F1"/>
    <w:rsid w:val="5362AB0B"/>
    <w:rsid w:val="5362E8CC"/>
    <w:rsid w:val="5362EABC"/>
    <w:rsid w:val="53647C99"/>
    <w:rsid w:val="5366F0BE"/>
    <w:rsid w:val="536CC254"/>
    <w:rsid w:val="536E5DB7"/>
    <w:rsid w:val="537065B1"/>
    <w:rsid w:val="53726775"/>
    <w:rsid w:val="53762825"/>
    <w:rsid w:val="53784D25"/>
    <w:rsid w:val="537C0167"/>
    <w:rsid w:val="53918CD1"/>
    <w:rsid w:val="5391D858"/>
    <w:rsid w:val="5391FAC0"/>
    <w:rsid w:val="53929F90"/>
    <w:rsid w:val="5393DE85"/>
    <w:rsid w:val="53949B65"/>
    <w:rsid w:val="539A9A18"/>
    <w:rsid w:val="539BFA4A"/>
    <w:rsid w:val="53A1EFD9"/>
    <w:rsid w:val="53A5C4BE"/>
    <w:rsid w:val="53A75A2B"/>
    <w:rsid w:val="53A856A8"/>
    <w:rsid w:val="53ABE489"/>
    <w:rsid w:val="53ADA2C0"/>
    <w:rsid w:val="53AECAD8"/>
    <w:rsid w:val="53B01121"/>
    <w:rsid w:val="53B032AD"/>
    <w:rsid w:val="53B064C7"/>
    <w:rsid w:val="53C0D21C"/>
    <w:rsid w:val="53C12176"/>
    <w:rsid w:val="53C2707D"/>
    <w:rsid w:val="53C65BEA"/>
    <w:rsid w:val="53C9A897"/>
    <w:rsid w:val="53CA65B4"/>
    <w:rsid w:val="53D141D4"/>
    <w:rsid w:val="53DF5B87"/>
    <w:rsid w:val="53E0138D"/>
    <w:rsid w:val="53E7112C"/>
    <w:rsid w:val="53E8358A"/>
    <w:rsid w:val="53E8472E"/>
    <w:rsid w:val="53E86634"/>
    <w:rsid w:val="53E943BB"/>
    <w:rsid w:val="53EB7977"/>
    <w:rsid w:val="53EBD9F0"/>
    <w:rsid w:val="53EDD7C8"/>
    <w:rsid w:val="53F01BC7"/>
    <w:rsid w:val="53F0FF6A"/>
    <w:rsid w:val="53F8D9FE"/>
    <w:rsid w:val="5407FB49"/>
    <w:rsid w:val="540C8B14"/>
    <w:rsid w:val="540E59B5"/>
    <w:rsid w:val="540F06A3"/>
    <w:rsid w:val="54140B21"/>
    <w:rsid w:val="54165DD1"/>
    <w:rsid w:val="5418B4DA"/>
    <w:rsid w:val="541D3264"/>
    <w:rsid w:val="5424DE8A"/>
    <w:rsid w:val="54265BD3"/>
    <w:rsid w:val="54284FE0"/>
    <w:rsid w:val="542A6098"/>
    <w:rsid w:val="542D5C13"/>
    <w:rsid w:val="542F271D"/>
    <w:rsid w:val="542FA33E"/>
    <w:rsid w:val="54353538"/>
    <w:rsid w:val="54375D93"/>
    <w:rsid w:val="543ECC58"/>
    <w:rsid w:val="543FCC0B"/>
    <w:rsid w:val="5442136A"/>
    <w:rsid w:val="5442C7FE"/>
    <w:rsid w:val="54433BDF"/>
    <w:rsid w:val="544A5FFE"/>
    <w:rsid w:val="544BA554"/>
    <w:rsid w:val="544F2E22"/>
    <w:rsid w:val="5452BB8D"/>
    <w:rsid w:val="545358C8"/>
    <w:rsid w:val="5455F7D2"/>
    <w:rsid w:val="54615EDE"/>
    <w:rsid w:val="546C9F6E"/>
    <w:rsid w:val="546D05EB"/>
    <w:rsid w:val="546ED94E"/>
    <w:rsid w:val="5474A16B"/>
    <w:rsid w:val="547A7369"/>
    <w:rsid w:val="547BF8B2"/>
    <w:rsid w:val="54829D1A"/>
    <w:rsid w:val="548DD004"/>
    <w:rsid w:val="5493E75E"/>
    <w:rsid w:val="5495047C"/>
    <w:rsid w:val="549A5197"/>
    <w:rsid w:val="549ACEAE"/>
    <w:rsid w:val="549C9F6C"/>
    <w:rsid w:val="549EA1F4"/>
    <w:rsid w:val="549F7E4A"/>
    <w:rsid w:val="54A1C4BA"/>
    <w:rsid w:val="54A92C43"/>
    <w:rsid w:val="54A971C2"/>
    <w:rsid w:val="54AD8928"/>
    <w:rsid w:val="54B085A5"/>
    <w:rsid w:val="54B23CA6"/>
    <w:rsid w:val="54B6D042"/>
    <w:rsid w:val="54B8D51B"/>
    <w:rsid w:val="54BB885E"/>
    <w:rsid w:val="54BEA698"/>
    <w:rsid w:val="54C0CCB0"/>
    <w:rsid w:val="54C5C173"/>
    <w:rsid w:val="54D043F2"/>
    <w:rsid w:val="54D04836"/>
    <w:rsid w:val="54DA65A6"/>
    <w:rsid w:val="54DB851D"/>
    <w:rsid w:val="54E189A4"/>
    <w:rsid w:val="54ECD326"/>
    <w:rsid w:val="54EE93C5"/>
    <w:rsid w:val="54EEC6F1"/>
    <w:rsid w:val="54EF8C61"/>
    <w:rsid w:val="54F05F35"/>
    <w:rsid w:val="54F1543C"/>
    <w:rsid w:val="54F4C407"/>
    <w:rsid w:val="54F7027B"/>
    <w:rsid w:val="54FCC65B"/>
    <w:rsid w:val="5500A89A"/>
    <w:rsid w:val="5503D20C"/>
    <w:rsid w:val="550830DA"/>
    <w:rsid w:val="550E6869"/>
    <w:rsid w:val="550F2C88"/>
    <w:rsid w:val="55132738"/>
    <w:rsid w:val="5513C008"/>
    <w:rsid w:val="551D201D"/>
    <w:rsid w:val="551EFCA7"/>
    <w:rsid w:val="55249D9C"/>
    <w:rsid w:val="5524D802"/>
    <w:rsid w:val="552568F6"/>
    <w:rsid w:val="552A47B6"/>
    <w:rsid w:val="552CCCFF"/>
    <w:rsid w:val="552E3E11"/>
    <w:rsid w:val="552E8FF9"/>
    <w:rsid w:val="55334462"/>
    <w:rsid w:val="553F0844"/>
    <w:rsid w:val="55412C5D"/>
    <w:rsid w:val="554AAA43"/>
    <w:rsid w:val="554D5BD4"/>
    <w:rsid w:val="554FB490"/>
    <w:rsid w:val="554FB9FC"/>
    <w:rsid w:val="555B291B"/>
    <w:rsid w:val="555CC67D"/>
    <w:rsid w:val="556067DA"/>
    <w:rsid w:val="5564ADDB"/>
    <w:rsid w:val="5568C51E"/>
    <w:rsid w:val="556BB51D"/>
    <w:rsid w:val="55703357"/>
    <w:rsid w:val="55710FD0"/>
    <w:rsid w:val="55774AC0"/>
    <w:rsid w:val="558810D3"/>
    <w:rsid w:val="558B394A"/>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E0973"/>
    <w:rsid w:val="55C57E89"/>
    <w:rsid w:val="55C94EF5"/>
    <w:rsid w:val="55CBEDDD"/>
    <w:rsid w:val="55CCDDDE"/>
    <w:rsid w:val="55CDFCBC"/>
    <w:rsid w:val="55CE2BF6"/>
    <w:rsid w:val="55D2A530"/>
    <w:rsid w:val="55E12377"/>
    <w:rsid w:val="55E26934"/>
    <w:rsid w:val="55E49220"/>
    <w:rsid w:val="55E96077"/>
    <w:rsid w:val="55EB0422"/>
    <w:rsid w:val="55F596F3"/>
    <w:rsid w:val="5600C5B3"/>
    <w:rsid w:val="5600CF90"/>
    <w:rsid w:val="5601D477"/>
    <w:rsid w:val="5606D2F2"/>
    <w:rsid w:val="560B0B6A"/>
    <w:rsid w:val="560E9E07"/>
    <w:rsid w:val="560F2C76"/>
    <w:rsid w:val="560FC34C"/>
    <w:rsid w:val="56193E7B"/>
    <w:rsid w:val="56196BEB"/>
    <w:rsid w:val="561BEB93"/>
    <w:rsid w:val="561CB379"/>
    <w:rsid w:val="561EB002"/>
    <w:rsid w:val="5620269B"/>
    <w:rsid w:val="56214D2D"/>
    <w:rsid w:val="5621CC30"/>
    <w:rsid w:val="562CC5AD"/>
    <w:rsid w:val="562F80BB"/>
    <w:rsid w:val="5638B7BC"/>
    <w:rsid w:val="563BB695"/>
    <w:rsid w:val="563CEB42"/>
    <w:rsid w:val="564A9407"/>
    <w:rsid w:val="5650766F"/>
    <w:rsid w:val="56556E7E"/>
    <w:rsid w:val="56565A83"/>
    <w:rsid w:val="565763D2"/>
    <w:rsid w:val="5658189E"/>
    <w:rsid w:val="565864E6"/>
    <w:rsid w:val="5658E0BD"/>
    <w:rsid w:val="565DB65F"/>
    <w:rsid w:val="56623B34"/>
    <w:rsid w:val="5668DD4C"/>
    <w:rsid w:val="566A39A1"/>
    <w:rsid w:val="566B9EAA"/>
    <w:rsid w:val="566CF100"/>
    <w:rsid w:val="5674B662"/>
    <w:rsid w:val="56778075"/>
    <w:rsid w:val="5679C67A"/>
    <w:rsid w:val="567E062D"/>
    <w:rsid w:val="56815EF6"/>
    <w:rsid w:val="56820000"/>
    <w:rsid w:val="5682038B"/>
    <w:rsid w:val="56828452"/>
    <w:rsid w:val="5689AD14"/>
    <w:rsid w:val="569578C3"/>
    <w:rsid w:val="5695B223"/>
    <w:rsid w:val="56983C8F"/>
    <w:rsid w:val="569B291A"/>
    <w:rsid w:val="56A28E4A"/>
    <w:rsid w:val="56A31CB8"/>
    <w:rsid w:val="56A4CFC9"/>
    <w:rsid w:val="56A973B6"/>
    <w:rsid w:val="56AAFD4A"/>
    <w:rsid w:val="56AFECB8"/>
    <w:rsid w:val="56B034ED"/>
    <w:rsid w:val="56B2F108"/>
    <w:rsid w:val="56B563AD"/>
    <w:rsid w:val="56B98CF2"/>
    <w:rsid w:val="56C116B3"/>
    <w:rsid w:val="56C13F66"/>
    <w:rsid w:val="56C1CC9D"/>
    <w:rsid w:val="56C6CA4A"/>
    <w:rsid w:val="56CBA222"/>
    <w:rsid w:val="56D2E25E"/>
    <w:rsid w:val="56D42EC0"/>
    <w:rsid w:val="56D453F9"/>
    <w:rsid w:val="56E40ABA"/>
    <w:rsid w:val="56E58ED0"/>
    <w:rsid w:val="56E7ADAB"/>
    <w:rsid w:val="56E833F6"/>
    <w:rsid w:val="56ED7F6E"/>
    <w:rsid w:val="56EE7A13"/>
    <w:rsid w:val="56FC231B"/>
    <w:rsid w:val="56FE8952"/>
    <w:rsid w:val="5700DBF6"/>
    <w:rsid w:val="57025856"/>
    <w:rsid w:val="5703139A"/>
    <w:rsid w:val="5706BBF3"/>
    <w:rsid w:val="5709679A"/>
    <w:rsid w:val="570C4A82"/>
    <w:rsid w:val="57126E09"/>
    <w:rsid w:val="57138676"/>
    <w:rsid w:val="5715F48B"/>
    <w:rsid w:val="571E7657"/>
    <w:rsid w:val="5720FD90"/>
    <w:rsid w:val="57271B74"/>
    <w:rsid w:val="5727E439"/>
    <w:rsid w:val="572ADCB6"/>
    <w:rsid w:val="572F2852"/>
    <w:rsid w:val="572F7D8C"/>
    <w:rsid w:val="572FB4C0"/>
    <w:rsid w:val="57353E3C"/>
    <w:rsid w:val="5735E35C"/>
    <w:rsid w:val="57368781"/>
    <w:rsid w:val="573BB957"/>
    <w:rsid w:val="57407B9E"/>
    <w:rsid w:val="5743C7EE"/>
    <w:rsid w:val="574A0B2D"/>
    <w:rsid w:val="574C73F7"/>
    <w:rsid w:val="5750E684"/>
    <w:rsid w:val="5753EFC6"/>
    <w:rsid w:val="575D372B"/>
    <w:rsid w:val="57670378"/>
    <w:rsid w:val="576DD317"/>
    <w:rsid w:val="5770BDED"/>
    <w:rsid w:val="57729B93"/>
    <w:rsid w:val="5772E2CA"/>
    <w:rsid w:val="577390D7"/>
    <w:rsid w:val="577871A7"/>
    <w:rsid w:val="577CD4DD"/>
    <w:rsid w:val="5783D9D7"/>
    <w:rsid w:val="5785F202"/>
    <w:rsid w:val="5787B843"/>
    <w:rsid w:val="57888E4A"/>
    <w:rsid w:val="5788D8B9"/>
    <w:rsid w:val="578CFD7D"/>
    <w:rsid w:val="57943E32"/>
    <w:rsid w:val="579670B5"/>
    <w:rsid w:val="57995DE6"/>
    <w:rsid w:val="579BB1BF"/>
    <w:rsid w:val="579E29AB"/>
    <w:rsid w:val="579E5FD5"/>
    <w:rsid w:val="579F4521"/>
    <w:rsid w:val="57A71792"/>
    <w:rsid w:val="57AADE40"/>
    <w:rsid w:val="57AF7BC5"/>
    <w:rsid w:val="57B3182F"/>
    <w:rsid w:val="57B9705E"/>
    <w:rsid w:val="57B9A175"/>
    <w:rsid w:val="57BA6E0F"/>
    <w:rsid w:val="57BACB4D"/>
    <w:rsid w:val="57C0892C"/>
    <w:rsid w:val="57C238CF"/>
    <w:rsid w:val="57C524A3"/>
    <w:rsid w:val="57C8E7B8"/>
    <w:rsid w:val="57D79EA5"/>
    <w:rsid w:val="57E23B2C"/>
    <w:rsid w:val="57E719BF"/>
    <w:rsid w:val="57EE4B34"/>
    <w:rsid w:val="57F0692F"/>
    <w:rsid w:val="57F2F267"/>
    <w:rsid w:val="57FDDE60"/>
    <w:rsid w:val="58046A8A"/>
    <w:rsid w:val="5808C2FA"/>
    <w:rsid w:val="58095C58"/>
    <w:rsid w:val="580A2F1B"/>
    <w:rsid w:val="580A8F47"/>
    <w:rsid w:val="580F1329"/>
    <w:rsid w:val="580F501F"/>
    <w:rsid w:val="581596DB"/>
    <w:rsid w:val="58175E74"/>
    <w:rsid w:val="58190312"/>
    <w:rsid w:val="581C5A9A"/>
    <w:rsid w:val="581DBA34"/>
    <w:rsid w:val="581EBADB"/>
    <w:rsid w:val="58253415"/>
    <w:rsid w:val="582F5EDB"/>
    <w:rsid w:val="583068D8"/>
    <w:rsid w:val="5831B9FA"/>
    <w:rsid w:val="5833C082"/>
    <w:rsid w:val="58342F99"/>
    <w:rsid w:val="583835E0"/>
    <w:rsid w:val="58384E57"/>
    <w:rsid w:val="58389A37"/>
    <w:rsid w:val="583A8E2E"/>
    <w:rsid w:val="583CA137"/>
    <w:rsid w:val="58425709"/>
    <w:rsid w:val="58444A33"/>
    <w:rsid w:val="584D19DA"/>
    <w:rsid w:val="5851416F"/>
    <w:rsid w:val="58536A3C"/>
    <w:rsid w:val="585756DB"/>
    <w:rsid w:val="58587046"/>
    <w:rsid w:val="5869C5B2"/>
    <w:rsid w:val="586CCF73"/>
    <w:rsid w:val="5873F748"/>
    <w:rsid w:val="587487E3"/>
    <w:rsid w:val="58751A5D"/>
    <w:rsid w:val="587E5369"/>
    <w:rsid w:val="588278CA"/>
    <w:rsid w:val="58840519"/>
    <w:rsid w:val="5885DD92"/>
    <w:rsid w:val="58861190"/>
    <w:rsid w:val="58882FDE"/>
    <w:rsid w:val="588CE30D"/>
    <w:rsid w:val="588DB31B"/>
    <w:rsid w:val="58917423"/>
    <w:rsid w:val="58958F34"/>
    <w:rsid w:val="5897D395"/>
    <w:rsid w:val="589AA475"/>
    <w:rsid w:val="589CAC57"/>
    <w:rsid w:val="58A81D28"/>
    <w:rsid w:val="58AD70E7"/>
    <w:rsid w:val="58ADA794"/>
    <w:rsid w:val="58AFC007"/>
    <w:rsid w:val="58B14665"/>
    <w:rsid w:val="58B2A0A4"/>
    <w:rsid w:val="58B3FB90"/>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B8A3E"/>
    <w:rsid w:val="58DC61B1"/>
    <w:rsid w:val="58DD71DC"/>
    <w:rsid w:val="58DEB2A5"/>
    <w:rsid w:val="58E4361B"/>
    <w:rsid w:val="58E560F1"/>
    <w:rsid w:val="58E5C305"/>
    <w:rsid w:val="58E794D1"/>
    <w:rsid w:val="58EB8321"/>
    <w:rsid w:val="58F81FB4"/>
    <w:rsid w:val="58F9D80F"/>
    <w:rsid w:val="5908C219"/>
    <w:rsid w:val="590C853F"/>
    <w:rsid w:val="590CE77D"/>
    <w:rsid w:val="5911DEE0"/>
    <w:rsid w:val="59120150"/>
    <w:rsid w:val="59169E9E"/>
    <w:rsid w:val="591876E8"/>
    <w:rsid w:val="5919C408"/>
    <w:rsid w:val="591E938B"/>
    <w:rsid w:val="592560B9"/>
    <w:rsid w:val="59297B57"/>
    <w:rsid w:val="592B0063"/>
    <w:rsid w:val="592D8E3B"/>
    <w:rsid w:val="5939C13C"/>
    <w:rsid w:val="593FC714"/>
    <w:rsid w:val="59404167"/>
    <w:rsid w:val="594264AC"/>
    <w:rsid w:val="5943CCA4"/>
    <w:rsid w:val="594A9F69"/>
    <w:rsid w:val="594CF21B"/>
    <w:rsid w:val="59526D57"/>
    <w:rsid w:val="5955E656"/>
    <w:rsid w:val="595AF545"/>
    <w:rsid w:val="595D8101"/>
    <w:rsid w:val="595E399B"/>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22690"/>
    <w:rsid w:val="5985BD63"/>
    <w:rsid w:val="59860D73"/>
    <w:rsid w:val="599BC64C"/>
    <w:rsid w:val="59A452D9"/>
    <w:rsid w:val="59A78C9E"/>
    <w:rsid w:val="59B15C8B"/>
    <w:rsid w:val="59B1EC6D"/>
    <w:rsid w:val="59B4207D"/>
    <w:rsid w:val="59B549ED"/>
    <w:rsid w:val="59B9A17F"/>
    <w:rsid w:val="59BD8842"/>
    <w:rsid w:val="59E3B317"/>
    <w:rsid w:val="59E8E1B2"/>
    <w:rsid w:val="59EA6301"/>
    <w:rsid w:val="59EAAFFF"/>
    <w:rsid w:val="59EB66FF"/>
    <w:rsid w:val="59EC5CD1"/>
    <w:rsid w:val="59F40580"/>
    <w:rsid w:val="59FE69B9"/>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1E615"/>
    <w:rsid w:val="5A3206FE"/>
    <w:rsid w:val="5A351564"/>
    <w:rsid w:val="5A394C19"/>
    <w:rsid w:val="5A3A1637"/>
    <w:rsid w:val="5A3B6F47"/>
    <w:rsid w:val="5A3CD5D7"/>
    <w:rsid w:val="5A3CF84D"/>
    <w:rsid w:val="5A3DB018"/>
    <w:rsid w:val="5A44E42F"/>
    <w:rsid w:val="5A4730D4"/>
    <w:rsid w:val="5A50C6B4"/>
    <w:rsid w:val="5A516234"/>
    <w:rsid w:val="5A53F34A"/>
    <w:rsid w:val="5A63B1E8"/>
    <w:rsid w:val="5A6787AB"/>
    <w:rsid w:val="5A68887E"/>
    <w:rsid w:val="5A6E32B8"/>
    <w:rsid w:val="5A747EED"/>
    <w:rsid w:val="5A74F304"/>
    <w:rsid w:val="5A77C21C"/>
    <w:rsid w:val="5A8AA94A"/>
    <w:rsid w:val="5A8C28F5"/>
    <w:rsid w:val="5A8DB4D1"/>
    <w:rsid w:val="5A93104D"/>
    <w:rsid w:val="5A9358CD"/>
    <w:rsid w:val="5A9563C1"/>
    <w:rsid w:val="5A95D8E1"/>
    <w:rsid w:val="5A99B4DC"/>
    <w:rsid w:val="5AA95F7F"/>
    <w:rsid w:val="5AAA4C44"/>
    <w:rsid w:val="5AAF0978"/>
    <w:rsid w:val="5AAFA38B"/>
    <w:rsid w:val="5AB025F3"/>
    <w:rsid w:val="5AB0ACA6"/>
    <w:rsid w:val="5AB0AF54"/>
    <w:rsid w:val="5AB205E6"/>
    <w:rsid w:val="5ABC58B9"/>
    <w:rsid w:val="5AC02632"/>
    <w:rsid w:val="5AC0A16C"/>
    <w:rsid w:val="5AC11D0C"/>
    <w:rsid w:val="5AC3D76A"/>
    <w:rsid w:val="5AC7CE99"/>
    <w:rsid w:val="5ACB15FE"/>
    <w:rsid w:val="5ACE0C4C"/>
    <w:rsid w:val="5AD42125"/>
    <w:rsid w:val="5AD6E527"/>
    <w:rsid w:val="5ADA1A17"/>
    <w:rsid w:val="5AE1D0F8"/>
    <w:rsid w:val="5AE1F6FF"/>
    <w:rsid w:val="5AE27BA9"/>
    <w:rsid w:val="5AE48D8F"/>
    <w:rsid w:val="5AE8DF24"/>
    <w:rsid w:val="5AE91C95"/>
    <w:rsid w:val="5AFC2563"/>
    <w:rsid w:val="5B01F244"/>
    <w:rsid w:val="5B02FD2D"/>
    <w:rsid w:val="5B0760D6"/>
    <w:rsid w:val="5B0BE727"/>
    <w:rsid w:val="5B0CA29C"/>
    <w:rsid w:val="5B102A6B"/>
    <w:rsid w:val="5B10E276"/>
    <w:rsid w:val="5B18ECD5"/>
    <w:rsid w:val="5B1D2D38"/>
    <w:rsid w:val="5B1E31BC"/>
    <w:rsid w:val="5B26B526"/>
    <w:rsid w:val="5B27B347"/>
    <w:rsid w:val="5B28AB8F"/>
    <w:rsid w:val="5B2B8AE9"/>
    <w:rsid w:val="5B3A7210"/>
    <w:rsid w:val="5B3EA51D"/>
    <w:rsid w:val="5B3EEA3B"/>
    <w:rsid w:val="5B408A71"/>
    <w:rsid w:val="5B416A24"/>
    <w:rsid w:val="5B435CFF"/>
    <w:rsid w:val="5B441C31"/>
    <w:rsid w:val="5B530766"/>
    <w:rsid w:val="5B5EAA91"/>
    <w:rsid w:val="5B5EE7C1"/>
    <w:rsid w:val="5B6534A6"/>
    <w:rsid w:val="5B65E42D"/>
    <w:rsid w:val="5B6AF444"/>
    <w:rsid w:val="5B6E9A3D"/>
    <w:rsid w:val="5B70F666"/>
    <w:rsid w:val="5B71C826"/>
    <w:rsid w:val="5B75CFFA"/>
    <w:rsid w:val="5B79AF81"/>
    <w:rsid w:val="5B7B1F21"/>
    <w:rsid w:val="5B7B72CC"/>
    <w:rsid w:val="5B82E363"/>
    <w:rsid w:val="5B855779"/>
    <w:rsid w:val="5B8724FE"/>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C6196B"/>
    <w:rsid w:val="5BCF27AE"/>
    <w:rsid w:val="5BD10BF0"/>
    <w:rsid w:val="5BD582C7"/>
    <w:rsid w:val="5BDAF128"/>
    <w:rsid w:val="5BDD8091"/>
    <w:rsid w:val="5BE23D42"/>
    <w:rsid w:val="5BE404C5"/>
    <w:rsid w:val="5BE72E6A"/>
    <w:rsid w:val="5BE80EEB"/>
    <w:rsid w:val="5BE9A163"/>
    <w:rsid w:val="5BF57CF7"/>
    <w:rsid w:val="5BF677EE"/>
    <w:rsid w:val="5BFEFF38"/>
    <w:rsid w:val="5C01DFDF"/>
    <w:rsid w:val="5C048EB0"/>
    <w:rsid w:val="5C0A9C47"/>
    <w:rsid w:val="5C0C745F"/>
    <w:rsid w:val="5C152109"/>
    <w:rsid w:val="5C16089A"/>
    <w:rsid w:val="5C16E1A4"/>
    <w:rsid w:val="5C1D018C"/>
    <w:rsid w:val="5C1F8701"/>
    <w:rsid w:val="5C255362"/>
    <w:rsid w:val="5C294FFB"/>
    <w:rsid w:val="5C2C40A0"/>
    <w:rsid w:val="5C2D5E12"/>
    <w:rsid w:val="5C36DA66"/>
    <w:rsid w:val="5C376BCD"/>
    <w:rsid w:val="5C3A9D7C"/>
    <w:rsid w:val="5C3C8C60"/>
    <w:rsid w:val="5C48730A"/>
    <w:rsid w:val="5C4FD7BB"/>
    <w:rsid w:val="5C4FE542"/>
    <w:rsid w:val="5C5D9821"/>
    <w:rsid w:val="5C614A4A"/>
    <w:rsid w:val="5C617AAC"/>
    <w:rsid w:val="5C6369AF"/>
    <w:rsid w:val="5C69A842"/>
    <w:rsid w:val="5C6E9C85"/>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42DB8"/>
    <w:rsid w:val="5C95554A"/>
    <w:rsid w:val="5C96E55D"/>
    <w:rsid w:val="5C96F9A0"/>
    <w:rsid w:val="5C9750C4"/>
    <w:rsid w:val="5C977DA5"/>
    <w:rsid w:val="5C98A022"/>
    <w:rsid w:val="5C998C95"/>
    <w:rsid w:val="5C9B7DEF"/>
    <w:rsid w:val="5CA4BE7E"/>
    <w:rsid w:val="5CA519D3"/>
    <w:rsid w:val="5CA80822"/>
    <w:rsid w:val="5CA8E764"/>
    <w:rsid w:val="5CAA74D6"/>
    <w:rsid w:val="5CAEFB4A"/>
    <w:rsid w:val="5CB20658"/>
    <w:rsid w:val="5CB7E7F7"/>
    <w:rsid w:val="5CBA72CB"/>
    <w:rsid w:val="5CBDB119"/>
    <w:rsid w:val="5CC145D0"/>
    <w:rsid w:val="5CC2C7CC"/>
    <w:rsid w:val="5CCEDF69"/>
    <w:rsid w:val="5CD1C625"/>
    <w:rsid w:val="5CD68003"/>
    <w:rsid w:val="5CD70049"/>
    <w:rsid w:val="5CD81B1F"/>
    <w:rsid w:val="5CE3F7E6"/>
    <w:rsid w:val="5CEBE603"/>
    <w:rsid w:val="5CED2D71"/>
    <w:rsid w:val="5CED4C1B"/>
    <w:rsid w:val="5CF02F9E"/>
    <w:rsid w:val="5CF0C396"/>
    <w:rsid w:val="5CF1A77F"/>
    <w:rsid w:val="5CF32DEA"/>
    <w:rsid w:val="5CF5CDFE"/>
    <w:rsid w:val="5CF80EA0"/>
    <w:rsid w:val="5D045C49"/>
    <w:rsid w:val="5D05FA5E"/>
    <w:rsid w:val="5D07431A"/>
    <w:rsid w:val="5D08F117"/>
    <w:rsid w:val="5D095748"/>
    <w:rsid w:val="5D0A6A9E"/>
    <w:rsid w:val="5D0CB533"/>
    <w:rsid w:val="5D10C5ED"/>
    <w:rsid w:val="5D122E40"/>
    <w:rsid w:val="5D15BF37"/>
    <w:rsid w:val="5D190DDE"/>
    <w:rsid w:val="5D19B311"/>
    <w:rsid w:val="5D1B1304"/>
    <w:rsid w:val="5D1FA1C1"/>
    <w:rsid w:val="5D219C90"/>
    <w:rsid w:val="5D224994"/>
    <w:rsid w:val="5D27B441"/>
    <w:rsid w:val="5D2E2BF6"/>
    <w:rsid w:val="5D3EFC80"/>
    <w:rsid w:val="5D4113B3"/>
    <w:rsid w:val="5D494953"/>
    <w:rsid w:val="5D4E8B07"/>
    <w:rsid w:val="5D5101C6"/>
    <w:rsid w:val="5D5675B6"/>
    <w:rsid w:val="5D598B83"/>
    <w:rsid w:val="5D68F52F"/>
    <w:rsid w:val="5D714049"/>
    <w:rsid w:val="5D715E1C"/>
    <w:rsid w:val="5D730CBA"/>
    <w:rsid w:val="5D73A37A"/>
    <w:rsid w:val="5D74AAFD"/>
    <w:rsid w:val="5D7DB234"/>
    <w:rsid w:val="5D7F6FF6"/>
    <w:rsid w:val="5D830EBC"/>
    <w:rsid w:val="5D84D2C3"/>
    <w:rsid w:val="5D8518DD"/>
    <w:rsid w:val="5D859A54"/>
    <w:rsid w:val="5D919726"/>
    <w:rsid w:val="5D92A744"/>
    <w:rsid w:val="5D979F8D"/>
    <w:rsid w:val="5D980366"/>
    <w:rsid w:val="5DA3B812"/>
    <w:rsid w:val="5DA98686"/>
    <w:rsid w:val="5DAA3116"/>
    <w:rsid w:val="5DBACA7E"/>
    <w:rsid w:val="5DBBA54F"/>
    <w:rsid w:val="5DBD1534"/>
    <w:rsid w:val="5DC1D5A2"/>
    <w:rsid w:val="5DC28918"/>
    <w:rsid w:val="5DC4EFE1"/>
    <w:rsid w:val="5DC5C87A"/>
    <w:rsid w:val="5DCFC609"/>
    <w:rsid w:val="5DD085E2"/>
    <w:rsid w:val="5DD16A48"/>
    <w:rsid w:val="5DDAE810"/>
    <w:rsid w:val="5DDB691F"/>
    <w:rsid w:val="5DDF03AB"/>
    <w:rsid w:val="5DE535E0"/>
    <w:rsid w:val="5DE9528D"/>
    <w:rsid w:val="5DEE5FE0"/>
    <w:rsid w:val="5DEE765B"/>
    <w:rsid w:val="5DF423E7"/>
    <w:rsid w:val="5DFB9E64"/>
    <w:rsid w:val="5E0224E2"/>
    <w:rsid w:val="5E0567D6"/>
    <w:rsid w:val="5E06AE3D"/>
    <w:rsid w:val="5E1D9BFE"/>
    <w:rsid w:val="5E1E9E47"/>
    <w:rsid w:val="5E2170AF"/>
    <w:rsid w:val="5E24A21C"/>
    <w:rsid w:val="5E264465"/>
    <w:rsid w:val="5E2D5CDD"/>
    <w:rsid w:val="5E2F8843"/>
    <w:rsid w:val="5E31FD0A"/>
    <w:rsid w:val="5E32CE95"/>
    <w:rsid w:val="5E3C670A"/>
    <w:rsid w:val="5E40E23A"/>
    <w:rsid w:val="5E419FDB"/>
    <w:rsid w:val="5E455820"/>
    <w:rsid w:val="5E45D834"/>
    <w:rsid w:val="5E461B76"/>
    <w:rsid w:val="5E465F35"/>
    <w:rsid w:val="5E4A7F9F"/>
    <w:rsid w:val="5E4F66D0"/>
    <w:rsid w:val="5E51A3F8"/>
    <w:rsid w:val="5E56F25E"/>
    <w:rsid w:val="5E588B93"/>
    <w:rsid w:val="5E59F62B"/>
    <w:rsid w:val="5E5BE640"/>
    <w:rsid w:val="5E633CE5"/>
    <w:rsid w:val="5E64260D"/>
    <w:rsid w:val="5E64FEE5"/>
    <w:rsid w:val="5E66E587"/>
    <w:rsid w:val="5E6805A0"/>
    <w:rsid w:val="5E69A398"/>
    <w:rsid w:val="5E6CDBFA"/>
    <w:rsid w:val="5E6DD53D"/>
    <w:rsid w:val="5E6FF7A8"/>
    <w:rsid w:val="5E76194F"/>
    <w:rsid w:val="5E77FA0F"/>
    <w:rsid w:val="5E79DD61"/>
    <w:rsid w:val="5E7C8FEA"/>
    <w:rsid w:val="5E7F655F"/>
    <w:rsid w:val="5E8CA921"/>
    <w:rsid w:val="5E8E54C0"/>
    <w:rsid w:val="5E9DE1F5"/>
    <w:rsid w:val="5E9E0448"/>
    <w:rsid w:val="5E9F4B3F"/>
    <w:rsid w:val="5EA55394"/>
    <w:rsid w:val="5EA92129"/>
    <w:rsid w:val="5EA997B6"/>
    <w:rsid w:val="5EABE8B7"/>
    <w:rsid w:val="5EB84DC8"/>
    <w:rsid w:val="5EBB11E3"/>
    <w:rsid w:val="5EC3A3E0"/>
    <w:rsid w:val="5EC6717C"/>
    <w:rsid w:val="5ECF508E"/>
    <w:rsid w:val="5ED39E93"/>
    <w:rsid w:val="5EDBFE5A"/>
    <w:rsid w:val="5EE51F52"/>
    <w:rsid w:val="5EE962CD"/>
    <w:rsid w:val="5EE9C939"/>
    <w:rsid w:val="5EEBA9C3"/>
    <w:rsid w:val="5EF23E37"/>
    <w:rsid w:val="5EF2595D"/>
    <w:rsid w:val="5EF82F80"/>
    <w:rsid w:val="5EFCDBD1"/>
    <w:rsid w:val="5EFE6FDF"/>
    <w:rsid w:val="5EFF3029"/>
    <w:rsid w:val="5F044896"/>
    <w:rsid w:val="5F0AB7B8"/>
    <w:rsid w:val="5F0E7B71"/>
    <w:rsid w:val="5F10CE6F"/>
    <w:rsid w:val="5F16D9F7"/>
    <w:rsid w:val="5F1A3E4C"/>
    <w:rsid w:val="5F25DD90"/>
    <w:rsid w:val="5F297B9A"/>
    <w:rsid w:val="5F2A7F5F"/>
    <w:rsid w:val="5F2C0E38"/>
    <w:rsid w:val="5F2F75BB"/>
    <w:rsid w:val="5F310232"/>
    <w:rsid w:val="5F3CF751"/>
    <w:rsid w:val="5F3E4B70"/>
    <w:rsid w:val="5F401BD6"/>
    <w:rsid w:val="5F43D3A6"/>
    <w:rsid w:val="5F46EEC2"/>
    <w:rsid w:val="5F47966E"/>
    <w:rsid w:val="5F55A048"/>
    <w:rsid w:val="5F58ED29"/>
    <w:rsid w:val="5F5C49E7"/>
    <w:rsid w:val="5F5D5B72"/>
    <w:rsid w:val="5F5D895D"/>
    <w:rsid w:val="5F5EC75C"/>
    <w:rsid w:val="5F6D960D"/>
    <w:rsid w:val="5F710973"/>
    <w:rsid w:val="5F765192"/>
    <w:rsid w:val="5F7B741F"/>
    <w:rsid w:val="5F7C986D"/>
    <w:rsid w:val="5F84CB48"/>
    <w:rsid w:val="5F872BE6"/>
    <w:rsid w:val="5F8B7C97"/>
    <w:rsid w:val="5F8C98B4"/>
    <w:rsid w:val="5F8E8E59"/>
    <w:rsid w:val="5F8FA288"/>
    <w:rsid w:val="5F90052A"/>
    <w:rsid w:val="5F905758"/>
    <w:rsid w:val="5F90D4AD"/>
    <w:rsid w:val="5F90E18E"/>
    <w:rsid w:val="5F9531B2"/>
    <w:rsid w:val="5F9B6EBF"/>
    <w:rsid w:val="5F9CDDE0"/>
    <w:rsid w:val="5FA36CC0"/>
    <w:rsid w:val="5FA3CF9A"/>
    <w:rsid w:val="5FA6E9C3"/>
    <w:rsid w:val="5FA84DBC"/>
    <w:rsid w:val="5FA9464B"/>
    <w:rsid w:val="5FAFFB75"/>
    <w:rsid w:val="5FBC548D"/>
    <w:rsid w:val="5FBD851B"/>
    <w:rsid w:val="5FBED935"/>
    <w:rsid w:val="5FC0CC9A"/>
    <w:rsid w:val="5FC3C0AC"/>
    <w:rsid w:val="5FCAEB97"/>
    <w:rsid w:val="5FD12278"/>
    <w:rsid w:val="5FD1AED4"/>
    <w:rsid w:val="5FE12E72"/>
    <w:rsid w:val="5FE2284D"/>
    <w:rsid w:val="5FE7595A"/>
    <w:rsid w:val="5FEA912B"/>
    <w:rsid w:val="5FF6D2D9"/>
    <w:rsid w:val="5FF8E617"/>
    <w:rsid w:val="5FF8E6E3"/>
    <w:rsid w:val="5FF90C04"/>
    <w:rsid w:val="5FFC2490"/>
    <w:rsid w:val="5FFC63A4"/>
    <w:rsid w:val="5FFD5A78"/>
    <w:rsid w:val="5FFE3ED8"/>
    <w:rsid w:val="6007D575"/>
    <w:rsid w:val="600AC5B0"/>
    <w:rsid w:val="600B26A6"/>
    <w:rsid w:val="600C0B00"/>
    <w:rsid w:val="601118B5"/>
    <w:rsid w:val="6013D0A6"/>
    <w:rsid w:val="6017D7F0"/>
    <w:rsid w:val="601F547F"/>
    <w:rsid w:val="60256A0E"/>
    <w:rsid w:val="602672AA"/>
    <w:rsid w:val="60279C1F"/>
    <w:rsid w:val="60286019"/>
    <w:rsid w:val="602BCAC6"/>
    <w:rsid w:val="602D58D8"/>
    <w:rsid w:val="6032E348"/>
    <w:rsid w:val="60351A61"/>
    <w:rsid w:val="6036A6B2"/>
    <w:rsid w:val="603855CF"/>
    <w:rsid w:val="604596A5"/>
    <w:rsid w:val="604A9E47"/>
    <w:rsid w:val="604AE3C0"/>
    <w:rsid w:val="604FEFCB"/>
    <w:rsid w:val="6056DD6A"/>
    <w:rsid w:val="605BAD1C"/>
    <w:rsid w:val="605CB153"/>
    <w:rsid w:val="605D67F5"/>
    <w:rsid w:val="605F2ECE"/>
    <w:rsid w:val="606023C2"/>
    <w:rsid w:val="60612EC4"/>
    <w:rsid w:val="60669AEE"/>
    <w:rsid w:val="6068EA39"/>
    <w:rsid w:val="6069CBFF"/>
    <w:rsid w:val="606BA052"/>
    <w:rsid w:val="606C974E"/>
    <w:rsid w:val="607577BA"/>
    <w:rsid w:val="607A88E0"/>
    <w:rsid w:val="60829242"/>
    <w:rsid w:val="608356BA"/>
    <w:rsid w:val="60849CCA"/>
    <w:rsid w:val="608BC601"/>
    <w:rsid w:val="60903C59"/>
    <w:rsid w:val="609A6BCD"/>
    <w:rsid w:val="609C0258"/>
    <w:rsid w:val="60A2247F"/>
    <w:rsid w:val="60A6AE8C"/>
    <w:rsid w:val="60A73DA9"/>
    <w:rsid w:val="60B4247F"/>
    <w:rsid w:val="60B8B09E"/>
    <w:rsid w:val="60B94B4D"/>
    <w:rsid w:val="60BC31F1"/>
    <w:rsid w:val="60BD92AC"/>
    <w:rsid w:val="60C0B51C"/>
    <w:rsid w:val="60C2FDCE"/>
    <w:rsid w:val="60C38133"/>
    <w:rsid w:val="60C6090E"/>
    <w:rsid w:val="60CD3981"/>
    <w:rsid w:val="60CF6589"/>
    <w:rsid w:val="60D4D734"/>
    <w:rsid w:val="60D5E593"/>
    <w:rsid w:val="60D7640F"/>
    <w:rsid w:val="60DA574D"/>
    <w:rsid w:val="60E2D9D3"/>
    <w:rsid w:val="60E3C33F"/>
    <w:rsid w:val="60EC9C21"/>
    <w:rsid w:val="60EF5A90"/>
    <w:rsid w:val="60F79E8F"/>
    <w:rsid w:val="60F8616D"/>
    <w:rsid w:val="60FC22BE"/>
    <w:rsid w:val="61036447"/>
    <w:rsid w:val="61038BCF"/>
    <w:rsid w:val="61052D9F"/>
    <w:rsid w:val="6106049A"/>
    <w:rsid w:val="61081185"/>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79C3A"/>
    <w:rsid w:val="61480FC2"/>
    <w:rsid w:val="614D98F2"/>
    <w:rsid w:val="61552B58"/>
    <w:rsid w:val="61557BB2"/>
    <w:rsid w:val="6159983E"/>
    <w:rsid w:val="615AB11C"/>
    <w:rsid w:val="615F2942"/>
    <w:rsid w:val="6160ECF0"/>
    <w:rsid w:val="61661466"/>
    <w:rsid w:val="6169672F"/>
    <w:rsid w:val="61699532"/>
    <w:rsid w:val="6173FE6C"/>
    <w:rsid w:val="61768E81"/>
    <w:rsid w:val="617D4B42"/>
    <w:rsid w:val="617EF159"/>
    <w:rsid w:val="617FFF77"/>
    <w:rsid w:val="618368FC"/>
    <w:rsid w:val="618B8DEE"/>
    <w:rsid w:val="618EB93A"/>
    <w:rsid w:val="6191699E"/>
    <w:rsid w:val="61A089EF"/>
    <w:rsid w:val="61AA3CE6"/>
    <w:rsid w:val="61AE1125"/>
    <w:rsid w:val="61B1CB8D"/>
    <w:rsid w:val="61B75A45"/>
    <w:rsid w:val="61B7E161"/>
    <w:rsid w:val="61BCE0B1"/>
    <w:rsid w:val="61C248EA"/>
    <w:rsid w:val="61C24EE9"/>
    <w:rsid w:val="61C6B64E"/>
    <w:rsid w:val="61C79B27"/>
    <w:rsid w:val="61CAB61A"/>
    <w:rsid w:val="61CB65B7"/>
    <w:rsid w:val="61CD09BB"/>
    <w:rsid w:val="61DAE510"/>
    <w:rsid w:val="61DDB51D"/>
    <w:rsid w:val="61E35DCE"/>
    <w:rsid w:val="61E414E1"/>
    <w:rsid w:val="61E74FC1"/>
    <w:rsid w:val="61EB4CE5"/>
    <w:rsid w:val="61F31243"/>
    <w:rsid w:val="61F8FF66"/>
    <w:rsid w:val="61F9CFFA"/>
    <w:rsid w:val="61FC0D01"/>
    <w:rsid w:val="620149E1"/>
    <w:rsid w:val="62026E15"/>
    <w:rsid w:val="6205B04B"/>
    <w:rsid w:val="62071045"/>
    <w:rsid w:val="62092635"/>
    <w:rsid w:val="620B9083"/>
    <w:rsid w:val="620B9716"/>
    <w:rsid w:val="620CC74A"/>
    <w:rsid w:val="620F61D6"/>
    <w:rsid w:val="6214214D"/>
    <w:rsid w:val="6216FD44"/>
    <w:rsid w:val="621D7770"/>
    <w:rsid w:val="62224076"/>
    <w:rsid w:val="62278A2A"/>
    <w:rsid w:val="6235AC67"/>
    <w:rsid w:val="6236224F"/>
    <w:rsid w:val="6236675E"/>
    <w:rsid w:val="623A43C7"/>
    <w:rsid w:val="623AC772"/>
    <w:rsid w:val="623B755B"/>
    <w:rsid w:val="623BDD6C"/>
    <w:rsid w:val="62412A35"/>
    <w:rsid w:val="6250C200"/>
    <w:rsid w:val="6255CDC8"/>
    <w:rsid w:val="625EAAC9"/>
    <w:rsid w:val="62623984"/>
    <w:rsid w:val="6268170F"/>
    <w:rsid w:val="626C8DA4"/>
    <w:rsid w:val="626D0899"/>
    <w:rsid w:val="626D13E1"/>
    <w:rsid w:val="6275D8C7"/>
    <w:rsid w:val="62772935"/>
    <w:rsid w:val="62861302"/>
    <w:rsid w:val="6286F675"/>
    <w:rsid w:val="628A1E8D"/>
    <w:rsid w:val="628A78A9"/>
    <w:rsid w:val="628FB0E7"/>
    <w:rsid w:val="629266A2"/>
    <w:rsid w:val="629433DB"/>
    <w:rsid w:val="629473CD"/>
    <w:rsid w:val="6294DA4F"/>
    <w:rsid w:val="6295E0D4"/>
    <w:rsid w:val="62978C6F"/>
    <w:rsid w:val="62983650"/>
    <w:rsid w:val="629AE88D"/>
    <w:rsid w:val="629BF348"/>
    <w:rsid w:val="629D3020"/>
    <w:rsid w:val="62A051CF"/>
    <w:rsid w:val="62A124A4"/>
    <w:rsid w:val="62A2DB8E"/>
    <w:rsid w:val="62A359A3"/>
    <w:rsid w:val="62A54A69"/>
    <w:rsid w:val="62ABDD0C"/>
    <w:rsid w:val="62B49889"/>
    <w:rsid w:val="62B79949"/>
    <w:rsid w:val="62BA4CB4"/>
    <w:rsid w:val="62BF18A4"/>
    <w:rsid w:val="62C0025F"/>
    <w:rsid w:val="62C45459"/>
    <w:rsid w:val="62C868BF"/>
    <w:rsid w:val="62CA7176"/>
    <w:rsid w:val="62D914CD"/>
    <w:rsid w:val="62DA301D"/>
    <w:rsid w:val="62DF409A"/>
    <w:rsid w:val="62DFA7C0"/>
    <w:rsid w:val="62E3559A"/>
    <w:rsid w:val="62E3A370"/>
    <w:rsid w:val="62E4CDDD"/>
    <w:rsid w:val="62E5F605"/>
    <w:rsid w:val="62EB22CE"/>
    <w:rsid w:val="62EF474C"/>
    <w:rsid w:val="62F09AAC"/>
    <w:rsid w:val="62F1B075"/>
    <w:rsid w:val="62F6817D"/>
    <w:rsid w:val="62F8F28F"/>
    <w:rsid w:val="62F996C0"/>
    <w:rsid w:val="62FBDDCE"/>
    <w:rsid w:val="6301371E"/>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856A4"/>
    <w:rsid w:val="633A9537"/>
    <w:rsid w:val="633DD769"/>
    <w:rsid w:val="63414B54"/>
    <w:rsid w:val="6357DF95"/>
    <w:rsid w:val="635A5A0C"/>
    <w:rsid w:val="635D2F21"/>
    <w:rsid w:val="63636B88"/>
    <w:rsid w:val="6363B1AE"/>
    <w:rsid w:val="636580DF"/>
    <w:rsid w:val="637017FE"/>
    <w:rsid w:val="63765478"/>
    <w:rsid w:val="63776516"/>
    <w:rsid w:val="63783E62"/>
    <w:rsid w:val="63798EE4"/>
    <w:rsid w:val="6379C90C"/>
    <w:rsid w:val="637C17FB"/>
    <w:rsid w:val="637C52AE"/>
    <w:rsid w:val="637C7C5C"/>
    <w:rsid w:val="637E62DE"/>
    <w:rsid w:val="638284F2"/>
    <w:rsid w:val="63848575"/>
    <w:rsid w:val="638F3656"/>
    <w:rsid w:val="638F7D1B"/>
    <w:rsid w:val="6390A5CD"/>
    <w:rsid w:val="639156EA"/>
    <w:rsid w:val="63916815"/>
    <w:rsid w:val="6393D3FD"/>
    <w:rsid w:val="639F5F29"/>
    <w:rsid w:val="63A143F3"/>
    <w:rsid w:val="63A82060"/>
    <w:rsid w:val="63AB43A0"/>
    <w:rsid w:val="63ACD2E6"/>
    <w:rsid w:val="63B2CDA5"/>
    <w:rsid w:val="63B857C6"/>
    <w:rsid w:val="63B899E8"/>
    <w:rsid w:val="63BA7158"/>
    <w:rsid w:val="63BCEDEA"/>
    <w:rsid w:val="63C3C74D"/>
    <w:rsid w:val="63C40E2E"/>
    <w:rsid w:val="63C96951"/>
    <w:rsid w:val="63CDAAFB"/>
    <w:rsid w:val="63CE2427"/>
    <w:rsid w:val="63D0BE3B"/>
    <w:rsid w:val="63D61144"/>
    <w:rsid w:val="63D791ED"/>
    <w:rsid w:val="63DD33A5"/>
    <w:rsid w:val="63DD618F"/>
    <w:rsid w:val="63DD9643"/>
    <w:rsid w:val="63DF24EC"/>
    <w:rsid w:val="63E0B33E"/>
    <w:rsid w:val="63E57B4D"/>
    <w:rsid w:val="63E83C7B"/>
    <w:rsid w:val="63EF712B"/>
    <w:rsid w:val="63EFC34C"/>
    <w:rsid w:val="63F3FCA2"/>
    <w:rsid w:val="63F98A01"/>
    <w:rsid w:val="63FF03A1"/>
    <w:rsid w:val="63FF5EE4"/>
    <w:rsid w:val="6405F649"/>
    <w:rsid w:val="64062011"/>
    <w:rsid w:val="6407611D"/>
    <w:rsid w:val="6409C6D1"/>
    <w:rsid w:val="64179A9B"/>
    <w:rsid w:val="641E1245"/>
    <w:rsid w:val="641FC89E"/>
    <w:rsid w:val="64209818"/>
    <w:rsid w:val="6424AC1F"/>
    <w:rsid w:val="64265F41"/>
    <w:rsid w:val="6429C24F"/>
    <w:rsid w:val="642A572C"/>
    <w:rsid w:val="6434B39C"/>
    <w:rsid w:val="64353724"/>
    <w:rsid w:val="6436882D"/>
    <w:rsid w:val="6436D663"/>
    <w:rsid w:val="6437731C"/>
    <w:rsid w:val="643A0598"/>
    <w:rsid w:val="643A8E21"/>
    <w:rsid w:val="643B70F9"/>
    <w:rsid w:val="6449A0EF"/>
    <w:rsid w:val="644A99FA"/>
    <w:rsid w:val="644AF8B7"/>
    <w:rsid w:val="644ED070"/>
    <w:rsid w:val="6452BEB0"/>
    <w:rsid w:val="6454946B"/>
    <w:rsid w:val="6454F644"/>
    <w:rsid w:val="6455B975"/>
    <w:rsid w:val="6456D7A9"/>
    <w:rsid w:val="645801B6"/>
    <w:rsid w:val="64585EE1"/>
    <w:rsid w:val="64619911"/>
    <w:rsid w:val="6461E5F1"/>
    <w:rsid w:val="64657BEE"/>
    <w:rsid w:val="646FC9B2"/>
    <w:rsid w:val="6471EFA0"/>
    <w:rsid w:val="64732295"/>
    <w:rsid w:val="64790917"/>
    <w:rsid w:val="6485B638"/>
    <w:rsid w:val="64861FA9"/>
    <w:rsid w:val="64873EDF"/>
    <w:rsid w:val="6489F16C"/>
    <w:rsid w:val="648CC3BE"/>
    <w:rsid w:val="6495D9A7"/>
    <w:rsid w:val="64988F54"/>
    <w:rsid w:val="64A1FBA6"/>
    <w:rsid w:val="64AE0129"/>
    <w:rsid w:val="64AE60CF"/>
    <w:rsid w:val="64B04B46"/>
    <w:rsid w:val="64B6594E"/>
    <w:rsid w:val="64B6DBBE"/>
    <w:rsid w:val="64B9AB19"/>
    <w:rsid w:val="64BA6AFC"/>
    <w:rsid w:val="64C1D415"/>
    <w:rsid w:val="64C76C2F"/>
    <w:rsid w:val="64CC3AD4"/>
    <w:rsid w:val="64D018EA"/>
    <w:rsid w:val="64D4C47B"/>
    <w:rsid w:val="64D92494"/>
    <w:rsid w:val="64DC999F"/>
    <w:rsid w:val="64DDB469"/>
    <w:rsid w:val="64DFA400"/>
    <w:rsid w:val="64E0C14F"/>
    <w:rsid w:val="64EA8AA3"/>
    <w:rsid w:val="64EC2992"/>
    <w:rsid w:val="64EDE8EE"/>
    <w:rsid w:val="64EDE9CB"/>
    <w:rsid w:val="64EF7731"/>
    <w:rsid w:val="64EFF1EF"/>
    <w:rsid w:val="64F0F84D"/>
    <w:rsid w:val="64F6A467"/>
    <w:rsid w:val="64F9E9AC"/>
    <w:rsid w:val="650167D4"/>
    <w:rsid w:val="65024C5C"/>
    <w:rsid w:val="6507BE41"/>
    <w:rsid w:val="65120555"/>
    <w:rsid w:val="65125D8C"/>
    <w:rsid w:val="6512F914"/>
    <w:rsid w:val="6513EF1A"/>
    <w:rsid w:val="65162639"/>
    <w:rsid w:val="651659B1"/>
    <w:rsid w:val="65183D4A"/>
    <w:rsid w:val="651930C8"/>
    <w:rsid w:val="651BA055"/>
    <w:rsid w:val="651C2C64"/>
    <w:rsid w:val="651E0A6B"/>
    <w:rsid w:val="65243531"/>
    <w:rsid w:val="65246E70"/>
    <w:rsid w:val="65270D60"/>
    <w:rsid w:val="653863B1"/>
    <w:rsid w:val="653909E3"/>
    <w:rsid w:val="653B4140"/>
    <w:rsid w:val="653D125D"/>
    <w:rsid w:val="6542F9B1"/>
    <w:rsid w:val="654CE697"/>
    <w:rsid w:val="654CFA7E"/>
    <w:rsid w:val="65500774"/>
    <w:rsid w:val="655106A0"/>
    <w:rsid w:val="6551D958"/>
    <w:rsid w:val="6551D99B"/>
    <w:rsid w:val="655CED17"/>
    <w:rsid w:val="655E4FDE"/>
    <w:rsid w:val="65642B40"/>
    <w:rsid w:val="65668C74"/>
    <w:rsid w:val="6566B76D"/>
    <w:rsid w:val="65775523"/>
    <w:rsid w:val="6577A57F"/>
    <w:rsid w:val="657863FA"/>
    <w:rsid w:val="657B1443"/>
    <w:rsid w:val="657B1E28"/>
    <w:rsid w:val="65800552"/>
    <w:rsid w:val="658BC822"/>
    <w:rsid w:val="658C071B"/>
    <w:rsid w:val="658D6E8A"/>
    <w:rsid w:val="658DA4A3"/>
    <w:rsid w:val="659789CE"/>
    <w:rsid w:val="6598234B"/>
    <w:rsid w:val="659C11AC"/>
    <w:rsid w:val="659FD512"/>
    <w:rsid w:val="659FD626"/>
    <w:rsid w:val="65A37448"/>
    <w:rsid w:val="65A37502"/>
    <w:rsid w:val="65A4FDD4"/>
    <w:rsid w:val="65AF13D0"/>
    <w:rsid w:val="65B51976"/>
    <w:rsid w:val="65B5FF92"/>
    <w:rsid w:val="65B604D5"/>
    <w:rsid w:val="65BA2700"/>
    <w:rsid w:val="65BB900A"/>
    <w:rsid w:val="65BCB308"/>
    <w:rsid w:val="65BF81E9"/>
    <w:rsid w:val="65DEB207"/>
    <w:rsid w:val="65DEDBFE"/>
    <w:rsid w:val="65E61DCD"/>
    <w:rsid w:val="65E9E55D"/>
    <w:rsid w:val="65F77FF6"/>
    <w:rsid w:val="65FD8A47"/>
    <w:rsid w:val="65FDBED4"/>
    <w:rsid w:val="6601CD45"/>
    <w:rsid w:val="66033562"/>
    <w:rsid w:val="6608DDEA"/>
    <w:rsid w:val="660DA91B"/>
    <w:rsid w:val="661D7164"/>
    <w:rsid w:val="66256F99"/>
    <w:rsid w:val="66286AFA"/>
    <w:rsid w:val="66287D16"/>
    <w:rsid w:val="662EF075"/>
    <w:rsid w:val="66345FB5"/>
    <w:rsid w:val="6634D521"/>
    <w:rsid w:val="6635733B"/>
    <w:rsid w:val="6636370D"/>
    <w:rsid w:val="663A2525"/>
    <w:rsid w:val="663A81E2"/>
    <w:rsid w:val="663F1017"/>
    <w:rsid w:val="664175DF"/>
    <w:rsid w:val="66471142"/>
    <w:rsid w:val="664FBE80"/>
    <w:rsid w:val="665C4096"/>
    <w:rsid w:val="665DE3BE"/>
    <w:rsid w:val="665DEE8A"/>
    <w:rsid w:val="666327B9"/>
    <w:rsid w:val="666349F4"/>
    <w:rsid w:val="6665A652"/>
    <w:rsid w:val="6665D508"/>
    <w:rsid w:val="66684B9E"/>
    <w:rsid w:val="666A16D6"/>
    <w:rsid w:val="6674F4F5"/>
    <w:rsid w:val="66773D75"/>
    <w:rsid w:val="6677A05B"/>
    <w:rsid w:val="6678AC94"/>
    <w:rsid w:val="66797B28"/>
    <w:rsid w:val="66799FEC"/>
    <w:rsid w:val="668C2B9E"/>
    <w:rsid w:val="668E0295"/>
    <w:rsid w:val="668FEF81"/>
    <w:rsid w:val="6694C217"/>
    <w:rsid w:val="66977FA6"/>
    <w:rsid w:val="669BFDA9"/>
    <w:rsid w:val="669C55F4"/>
    <w:rsid w:val="669E11A6"/>
    <w:rsid w:val="66A6C7C7"/>
    <w:rsid w:val="66ABADAA"/>
    <w:rsid w:val="66AC6581"/>
    <w:rsid w:val="66ACF994"/>
    <w:rsid w:val="66B32C15"/>
    <w:rsid w:val="66B8543F"/>
    <w:rsid w:val="66C05CE2"/>
    <w:rsid w:val="66C41CE6"/>
    <w:rsid w:val="66C4F97D"/>
    <w:rsid w:val="66C5CE01"/>
    <w:rsid w:val="66CB8287"/>
    <w:rsid w:val="66CF6546"/>
    <w:rsid w:val="66D1D9E2"/>
    <w:rsid w:val="66DD80FD"/>
    <w:rsid w:val="66DF2BD0"/>
    <w:rsid w:val="66E05C51"/>
    <w:rsid w:val="66E3A9FB"/>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95C28"/>
    <w:rsid w:val="671AA1F0"/>
    <w:rsid w:val="671F9058"/>
    <w:rsid w:val="672203F2"/>
    <w:rsid w:val="6722BC78"/>
    <w:rsid w:val="6725582A"/>
    <w:rsid w:val="672AE697"/>
    <w:rsid w:val="672C9688"/>
    <w:rsid w:val="67309614"/>
    <w:rsid w:val="673585FA"/>
    <w:rsid w:val="67364B7E"/>
    <w:rsid w:val="673965F7"/>
    <w:rsid w:val="6741562C"/>
    <w:rsid w:val="6747D46A"/>
    <w:rsid w:val="674A5DA9"/>
    <w:rsid w:val="674B0B2E"/>
    <w:rsid w:val="674CA021"/>
    <w:rsid w:val="67503419"/>
    <w:rsid w:val="6754B82B"/>
    <w:rsid w:val="675662AE"/>
    <w:rsid w:val="675C2067"/>
    <w:rsid w:val="675D2740"/>
    <w:rsid w:val="6762201E"/>
    <w:rsid w:val="6771E831"/>
    <w:rsid w:val="67739D26"/>
    <w:rsid w:val="6774B1F6"/>
    <w:rsid w:val="6776D048"/>
    <w:rsid w:val="6777AC19"/>
    <w:rsid w:val="677B27E0"/>
    <w:rsid w:val="677C5DCA"/>
    <w:rsid w:val="67805799"/>
    <w:rsid w:val="678AF933"/>
    <w:rsid w:val="678E3011"/>
    <w:rsid w:val="679847D5"/>
    <w:rsid w:val="679A1EA0"/>
    <w:rsid w:val="679B10A6"/>
    <w:rsid w:val="67A01C64"/>
    <w:rsid w:val="67A6B795"/>
    <w:rsid w:val="67B0731B"/>
    <w:rsid w:val="67B14838"/>
    <w:rsid w:val="67B4FD9B"/>
    <w:rsid w:val="67BAAFC4"/>
    <w:rsid w:val="67C133B8"/>
    <w:rsid w:val="67C1DCA8"/>
    <w:rsid w:val="67C368C7"/>
    <w:rsid w:val="67C5C84F"/>
    <w:rsid w:val="67C7276D"/>
    <w:rsid w:val="67C83E1A"/>
    <w:rsid w:val="67CAE16D"/>
    <w:rsid w:val="67CFFED4"/>
    <w:rsid w:val="67D411D5"/>
    <w:rsid w:val="67D4998B"/>
    <w:rsid w:val="67D51431"/>
    <w:rsid w:val="67D52F8A"/>
    <w:rsid w:val="67D7EAB2"/>
    <w:rsid w:val="67E76FB0"/>
    <w:rsid w:val="67EE994E"/>
    <w:rsid w:val="67F09C66"/>
    <w:rsid w:val="67F2F27C"/>
    <w:rsid w:val="67F82924"/>
    <w:rsid w:val="6803A590"/>
    <w:rsid w:val="6804EAD8"/>
    <w:rsid w:val="680A151A"/>
    <w:rsid w:val="681400BC"/>
    <w:rsid w:val="681680D9"/>
    <w:rsid w:val="68180411"/>
    <w:rsid w:val="6818FACD"/>
    <w:rsid w:val="681E1F92"/>
    <w:rsid w:val="68224A00"/>
    <w:rsid w:val="6822BA11"/>
    <w:rsid w:val="68237E92"/>
    <w:rsid w:val="682A0605"/>
    <w:rsid w:val="682DC100"/>
    <w:rsid w:val="6833A947"/>
    <w:rsid w:val="683AFF9E"/>
    <w:rsid w:val="683BDBA1"/>
    <w:rsid w:val="683D5ECE"/>
    <w:rsid w:val="683F95DC"/>
    <w:rsid w:val="6841EF58"/>
    <w:rsid w:val="684511F6"/>
    <w:rsid w:val="6848D253"/>
    <w:rsid w:val="6848FF67"/>
    <w:rsid w:val="684993E1"/>
    <w:rsid w:val="684A7F36"/>
    <w:rsid w:val="68532199"/>
    <w:rsid w:val="685EF0DF"/>
    <w:rsid w:val="685F15B7"/>
    <w:rsid w:val="68602354"/>
    <w:rsid w:val="6861223E"/>
    <w:rsid w:val="6861B28E"/>
    <w:rsid w:val="6866A4B0"/>
    <w:rsid w:val="686740C6"/>
    <w:rsid w:val="686A326E"/>
    <w:rsid w:val="686B8F70"/>
    <w:rsid w:val="687291F6"/>
    <w:rsid w:val="68729B07"/>
    <w:rsid w:val="68736BC1"/>
    <w:rsid w:val="6873C213"/>
    <w:rsid w:val="6874D040"/>
    <w:rsid w:val="687540D1"/>
    <w:rsid w:val="687C8B53"/>
    <w:rsid w:val="687FF820"/>
    <w:rsid w:val="6884D3C1"/>
    <w:rsid w:val="68861D73"/>
    <w:rsid w:val="6886D1AF"/>
    <w:rsid w:val="688D89D7"/>
    <w:rsid w:val="6895979A"/>
    <w:rsid w:val="689DA5B4"/>
    <w:rsid w:val="689F0615"/>
    <w:rsid w:val="68A77B47"/>
    <w:rsid w:val="68A94235"/>
    <w:rsid w:val="68AB2550"/>
    <w:rsid w:val="68C02B12"/>
    <w:rsid w:val="68C3B1FA"/>
    <w:rsid w:val="68C4D5FF"/>
    <w:rsid w:val="68C68861"/>
    <w:rsid w:val="68C7FFE1"/>
    <w:rsid w:val="68D2C51B"/>
    <w:rsid w:val="68D7306A"/>
    <w:rsid w:val="68DBB1E6"/>
    <w:rsid w:val="68E0F6A0"/>
    <w:rsid w:val="68E18085"/>
    <w:rsid w:val="68E4E7F2"/>
    <w:rsid w:val="68EADA10"/>
    <w:rsid w:val="68F12C4B"/>
    <w:rsid w:val="68F201B4"/>
    <w:rsid w:val="68F3F7D6"/>
    <w:rsid w:val="68F58877"/>
    <w:rsid w:val="6900CDD8"/>
    <w:rsid w:val="69044F40"/>
    <w:rsid w:val="6907F254"/>
    <w:rsid w:val="690CA60B"/>
    <w:rsid w:val="690D5BA9"/>
    <w:rsid w:val="6912D043"/>
    <w:rsid w:val="69135F63"/>
    <w:rsid w:val="69138283"/>
    <w:rsid w:val="6919EFA0"/>
    <w:rsid w:val="6923DC42"/>
    <w:rsid w:val="692C7282"/>
    <w:rsid w:val="692D507C"/>
    <w:rsid w:val="692E0726"/>
    <w:rsid w:val="692E4EFA"/>
    <w:rsid w:val="69309429"/>
    <w:rsid w:val="69367577"/>
    <w:rsid w:val="69378A27"/>
    <w:rsid w:val="69390568"/>
    <w:rsid w:val="693C6953"/>
    <w:rsid w:val="693DB2B9"/>
    <w:rsid w:val="6941762F"/>
    <w:rsid w:val="694CF95A"/>
    <w:rsid w:val="6954BCBC"/>
    <w:rsid w:val="6955EFD7"/>
    <w:rsid w:val="695C43BF"/>
    <w:rsid w:val="695D7C21"/>
    <w:rsid w:val="6965277D"/>
    <w:rsid w:val="6966BDC7"/>
    <w:rsid w:val="6968EC57"/>
    <w:rsid w:val="696D6BD7"/>
    <w:rsid w:val="6972D4ED"/>
    <w:rsid w:val="6979B2E0"/>
    <w:rsid w:val="69824276"/>
    <w:rsid w:val="69835326"/>
    <w:rsid w:val="69864EFC"/>
    <w:rsid w:val="6988FA30"/>
    <w:rsid w:val="698DFF6D"/>
    <w:rsid w:val="698F4491"/>
    <w:rsid w:val="69919018"/>
    <w:rsid w:val="6993ED9E"/>
    <w:rsid w:val="6994842D"/>
    <w:rsid w:val="69958F5E"/>
    <w:rsid w:val="69976E1B"/>
    <w:rsid w:val="699BA15E"/>
    <w:rsid w:val="699BF788"/>
    <w:rsid w:val="699E3090"/>
    <w:rsid w:val="69A18F56"/>
    <w:rsid w:val="69A3B1B5"/>
    <w:rsid w:val="69A44A7C"/>
    <w:rsid w:val="69A8001B"/>
    <w:rsid w:val="69AC95B7"/>
    <w:rsid w:val="69B2D828"/>
    <w:rsid w:val="69BB4D3D"/>
    <w:rsid w:val="69BD6DD7"/>
    <w:rsid w:val="69BEF742"/>
    <w:rsid w:val="69C1A131"/>
    <w:rsid w:val="69C56D49"/>
    <w:rsid w:val="69C5E5BD"/>
    <w:rsid w:val="69C866CC"/>
    <w:rsid w:val="69C8B03C"/>
    <w:rsid w:val="69CA46D3"/>
    <w:rsid w:val="69CA6874"/>
    <w:rsid w:val="69D292B0"/>
    <w:rsid w:val="69D77543"/>
    <w:rsid w:val="69DC7829"/>
    <w:rsid w:val="69DE6889"/>
    <w:rsid w:val="69DEC5FB"/>
    <w:rsid w:val="69DEE7A9"/>
    <w:rsid w:val="69DF2C7E"/>
    <w:rsid w:val="69DF3D4C"/>
    <w:rsid w:val="69E0B483"/>
    <w:rsid w:val="69E45005"/>
    <w:rsid w:val="69EDAC36"/>
    <w:rsid w:val="69EFE587"/>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CDA15"/>
    <w:rsid w:val="6A2BF133"/>
    <w:rsid w:val="6A2C2C47"/>
    <w:rsid w:val="6A312A52"/>
    <w:rsid w:val="6A31F2C6"/>
    <w:rsid w:val="6A32F636"/>
    <w:rsid w:val="6A3E7FF2"/>
    <w:rsid w:val="6A3EDDD4"/>
    <w:rsid w:val="6A4425DB"/>
    <w:rsid w:val="6A4800A5"/>
    <w:rsid w:val="6A488962"/>
    <w:rsid w:val="6A48B27C"/>
    <w:rsid w:val="6A4C9C34"/>
    <w:rsid w:val="6A5201A4"/>
    <w:rsid w:val="6A53CBC0"/>
    <w:rsid w:val="6A559B38"/>
    <w:rsid w:val="6A57DD43"/>
    <w:rsid w:val="6A5C2E34"/>
    <w:rsid w:val="6A5CB0A6"/>
    <w:rsid w:val="6A63A63A"/>
    <w:rsid w:val="6A64FC94"/>
    <w:rsid w:val="6A660512"/>
    <w:rsid w:val="6A69B91E"/>
    <w:rsid w:val="6A6A3D20"/>
    <w:rsid w:val="6A6E311C"/>
    <w:rsid w:val="6A70D5B6"/>
    <w:rsid w:val="6A741BC7"/>
    <w:rsid w:val="6A76570A"/>
    <w:rsid w:val="6A7806EF"/>
    <w:rsid w:val="6A78AA66"/>
    <w:rsid w:val="6A79F2A0"/>
    <w:rsid w:val="6A7B6CED"/>
    <w:rsid w:val="6A7C5EA5"/>
    <w:rsid w:val="6A7F1B1B"/>
    <w:rsid w:val="6A819A6F"/>
    <w:rsid w:val="6A84234E"/>
    <w:rsid w:val="6A84399D"/>
    <w:rsid w:val="6A8783DF"/>
    <w:rsid w:val="6A8DAE64"/>
    <w:rsid w:val="6A930454"/>
    <w:rsid w:val="6A984C68"/>
    <w:rsid w:val="6A9D14FB"/>
    <w:rsid w:val="6AA5DF21"/>
    <w:rsid w:val="6AA93CBB"/>
    <w:rsid w:val="6AB2E93D"/>
    <w:rsid w:val="6AC81586"/>
    <w:rsid w:val="6AC9356F"/>
    <w:rsid w:val="6ACCBDC9"/>
    <w:rsid w:val="6ACF4CD1"/>
    <w:rsid w:val="6AD196EF"/>
    <w:rsid w:val="6AD25899"/>
    <w:rsid w:val="6AD2795C"/>
    <w:rsid w:val="6AD2A8C1"/>
    <w:rsid w:val="6ADC014B"/>
    <w:rsid w:val="6AE2E05D"/>
    <w:rsid w:val="6AE4A0B4"/>
    <w:rsid w:val="6AE9D394"/>
    <w:rsid w:val="6AEB7AB9"/>
    <w:rsid w:val="6AF1B5C2"/>
    <w:rsid w:val="6AF4F733"/>
    <w:rsid w:val="6AF55CEE"/>
    <w:rsid w:val="6AF87BB6"/>
    <w:rsid w:val="6AF8B42D"/>
    <w:rsid w:val="6B06A9F0"/>
    <w:rsid w:val="6B0BA623"/>
    <w:rsid w:val="6B0D1A15"/>
    <w:rsid w:val="6B0DF5E4"/>
    <w:rsid w:val="6B0EDC21"/>
    <w:rsid w:val="6B126204"/>
    <w:rsid w:val="6B1315B4"/>
    <w:rsid w:val="6B1A439F"/>
    <w:rsid w:val="6B21754E"/>
    <w:rsid w:val="6B219EF5"/>
    <w:rsid w:val="6B2DE680"/>
    <w:rsid w:val="6B329652"/>
    <w:rsid w:val="6B36C496"/>
    <w:rsid w:val="6B39BBD4"/>
    <w:rsid w:val="6B3D5A57"/>
    <w:rsid w:val="6B42902E"/>
    <w:rsid w:val="6B43C720"/>
    <w:rsid w:val="6B44A0D5"/>
    <w:rsid w:val="6B46C8AB"/>
    <w:rsid w:val="6B48F9F4"/>
    <w:rsid w:val="6B4940B8"/>
    <w:rsid w:val="6B4BD0CA"/>
    <w:rsid w:val="6B561595"/>
    <w:rsid w:val="6B6015E7"/>
    <w:rsid w:val="6B60DD8C"/>
    <w:rsid w:val="6B615698"/>
    <w:rsid w:val="6B61910D"/>
    <w:rsid w:val="6B61F0DC"/>
    <w:rsid w:val="6B677175"/>
    <w:rsid w:val="6B7379EC"/>
    <w:rsid w:val="6B74A52E"/>
    <w:rsid w:val="6B779336"/>
    <w:rsid w:val="6B77DA79"/>
    <w:rsid w:val="6B78B4BE"/>
    <w:rsid w:val="6B7D5379"/>
    <w:rsid w:val="6B801105"/>
    <w:rsid w:val="6B85A8F2"/>
    <w:rsid w:val="6B88ED69"/>
    <w:rsid w:val="6B8B2B78"/>
    <w:rsid w:val="6B8FA34B"/>
    <w:rsid w:val="6B906654"/>
    <w:rsid w:val="6B9A6BD3"/>
    <w:rsid w:val="6B9BEC7E"/>
    <w:rsid w:val="6BA82B13"/>
    <w:rsid w:val="6BAA4AB7"/>
    <w:rsid w:val="6BB46CD8"/>
    <w:rsid w:val="6BB769AF"/>
    <w:rsid w:val="6BB8EC3D"/>
    <w:rsid w:val="6BB8FCEF"/>
    <w:rsid w:val="6BC2236D"/>
    <w:rsid w:val="6BC44BBE"/>
    <w:rsid w:val="6BC6EC33"/>
    <w:rsid w:val="6BCC2C90"/>
    <w:rsid w:val="6BCD0CF3"/>
    <w:rsid w:val="6BD00055"/>
    <w:rsid w:val="6BD69FE1"/>
    <w:rsid w:val="6BE4428D"/>
    <w:rsid w:val="6BEA802F"/>
    <w:rsid w:val="6BED82ED"/>
    <w:rsid w:val="6BF7D6FC"/>
    <w:rsid w:val="6C03F80B"/>
    <w:rsid w:val="6C04C2F9"/>
    <w:rsid w:val="6C0508D3"/>
    <w:rsid w:val="6C08834A"/>
    <w:rsid w:val="6C09A18D"/>
    <w:rsid w:val="6C0AD51C"/>
    <w:rsid w:val="6C116EB5"/>
    <w:rsid w:val="6C146432"/>
    <w:rsid w:val="6C16D88A"/>
    <w:rsid w:val="6C1EBF17"/>
    <w:rsid w:val="6C1F5E0E"/>
    <w:rsid w:val="6C20A9B6"/>
    <w:rsid w:val="6C268092"/>
    <w:rsid w:val="6C2A7D77"/>
    <w:rsid w:val="6C3035B9"/>
    <w:rsid w:val="6C3065AB"/>
    <w:rsid w:val="6C3B0E3F"/>
    <w:rsid w:val="6C3FD425"/>
    <w:rsid w:val="6C43F09A"/>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820EE"/>
    <w:rsid w:val="6C690E20"/>
    <w:rsid w:val="6C6FC5A5"/>
    <w:rsid w:val="6C79B430"/>
    <w:rsid w:val="6C7CF5A7"/>
    <w:rsid w:val="6C889A50"/>
    <w:rsid w:val="6C89C384"/>
    <w:rsid w:val="6C90A090"/>
    <w:rsid w:val="6C919025"/>
    <w:rsid w:val="6C93C6DF"/>
    <w:rsid w:val="6C94410C"/>
    <w:rsid w:val="6C9661CF"/>
    <w:rsid w:val="6C97DC94"/>
    <w:rsid w:val="6C9A439E"/>
    <w:rsid w:val="6C9AC946"/>
    <w:rsid w:val="6C9FFAFC"/>
    <w:rsid w:val="6CA1BF66"/>
    <w:rsid w:val="6CA44C49"/>
    <w:rsid w:val="6CA49A26"/>
    <w:rsid w:val="6CAA7908"/>
    <w:rsid w:val="6CAB5BD5"/>
    <w:rsid w:val="6CAC5294"/>
    <w:rsid w:val="6CB7C0AC"/>
    <w:rsid w:val="6CBA31AF"/>
    <w:rsid w:val="6CBCB6B8"/>
    <w:rsid w:val="6CC00AF0"/>
    <w:rsid w:val="6CC08441"/>
    <w:rsid w:val="6CCEE054"/>
    <w:rsid w:val="6CCF6F03"/>
    <w:rsid w:val="6CCFBB7C"/>
    <w:rsid w:val="6CD19167"/>
    <w:rsid w:val="6CD255C2"/>
    <w:rsid w:val="6CD5747A"/>
    <w:rsid w:val="6CD8364C"/>
    <w:rsid w:val="6CD9665B"/>
    <w:rsid w:val="6CE48FDD"/>
    <w:rsid w:val="6CE78178"/>
    <w:rsid w:val="6CEC1C6C"/>
    <w:rsid w:val="6CF19471"/>
    <w:rsid w:val="6CFB1197"/>
    <w:rsid w:val="6CFB64FD"/>
    <w:rsid w:val="6CFF6541"/>
    <w:rsid w:val="6D0BDA1D"/>
    <w:rsid w:val="6D0E5B2B"/>
    <w:rsid w:val="6D0FF8F2"/>
    <w:rsid w:val="6D10E6D1"/>
    <w:rsid w:val="6D11A48C"/>
    <w:rsid w:val="6D14A231"/>
    <w:rsid w:val="6D16CE31"/>
    <w:rsid w:val="6D183F6E"/>
    <w:rsid w:val="6D20138A"/>
    <w:rsid w:val="6D25B7F0"/>
    <w:rsid w:val="6D26250A"/>
    <w:rsid w:val="6D297977"/>
    <w:rsid w:val="6D2D4ED8"/>
    <w:rsid w:val="6D2E0177"/>
    <w:rsid w:val="6D34AAEA"/>
    <w:rsid w:val="6D407F96"/>
    <w:rsid w:val="6D43D1BE"/>
    <w:rsid w:val="6D46C742"/>
    <w:rsid w:val="6D4874E8"/>
    <w:rsid w:val="6D48A32A"/>
    <w:rsid w:val="6D4E8AFA"/>
    <w:rsid w:val="6D53796D"/>
    <w:rsid w:val="6D54FFD5"/>
    <w:rsid w:val="6D563CAD"/>
    <w:rsid w:val="6D5D0686"/>
    <w:rsid w:val="6D631550"/>
    <w:rsid w:val="6D6E027B"/>
    <w:rsid w:val="6D724913"/>
    <w:rsid w:val="6D73328C"/>
    <w:rsid w:val="6D735992"/>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3080F"/>
    <w:rsid w:val="6DB4C9EE"/>
    <w:rsid w:val="6DB6208D"/>
    <w:rsid w:val="6DB9EAE1"/>
    <w:rsid w:val="6DBA45A4"/>
    <w:rsid w:val="6DBDB643"/>
    <w:rsid w:val="6DBE10F4"/>
    <w:rsid w:val="6DBE3A90"/>
    <w:rsid w:val="6DC797D6"/>
    <w:rsid w:val="6DC94F01"/>
    <w:rsid w:val="6DC9FC9C"/>
    <w:rsid w:val="6DD64DC8"/>
    <w:rsid w:val="6DD9C65E"/>
    <w:rsid w:val="6DDAF67D"/>
    <w:rsid w:val="6DDAF783"/>
    <w:rsid w:val="6DDD3295"/>
    <w:rsid w:val="6DDF590E"/>
    <w:rsid w:val="6DE9E428"/>
    <w:rsid w:val="6DEB551E"/>
    <w:rsid w:val="6DEC1210"/>
    <w:rsid w:val="6DECE4F3"/>
    <w:rsid w:val="6DF1070A"/>
    <w:rsid w:val="6DF5DB71"/>
    <w:rsid w:val="6DF85343"/>
    <w:rsid w:val="6DFA4BB1"/>
    <w:rsid w:val="6E027D5E"/>
    <w:rsid w:val="6E02ECA0"/>
    <w:rsid w:val="6E02F76E"/>
    <w:rsid w:val="6E04AE48"/>
    <w:rsid w:val="6E09EEB9"/>
    <w:rsid w:val="6E0CFDCE"/>
    <w:rsid w:val="6E0EB23B"/>
    <w:rsid w:val="6E1413C7"/>
    <w:rsid w:val="6E18396B"/>
    <w:rsid w:val="6E19295C"/>
    <w:rsid w:val="6E1C53EE"/>
    <w:rsid w:val="6E1D791F"/>
    <w:rsid w:val="6E227957"/>
    <w:rsid w:val="6E33EB38"/>
    <w:rsid w:val="6E3699A7"/>
    <w:rsid w:val="6E376B08"/>
    <w:rsid w:val="6E3A9EF4"/>
    <w:rsid w:val="6E3D3357"/>
    <w:rsid w:val="6E3F8C6B"/>
    <w:rsid w:val="6E4A5632"/>
    <w:rsid w:val="6E4EF5C2"/>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762BF"/>
    <w:rsid w:val="6E8987C9"/>
    <w:rsid w:val="6E90EF80"/>
    <w:rsid w:val="6E91296B"/>
    <w:rsid w:val="6E9B94B0"/>
    <w:rsid w:val="6E9D1E3D"/>
    <w:rsid w:val="6EA07864"/>
    <w:rsid w:val="6EA2CDA3"/>
    <w:rsid w:val="6EA6D48F"/>
    <w:rsid w:val="6EAC65BB"/>
    <w:rsid w:val="6EB05926"/>
    <w:rsid w:val="6EB5066E"/>
    <w:rsid w:val="6EB6B417"/>
    <w:rsid w:val="6EB6C63B"/>
    <w:rsid w:val="6EC49EAE"/>
    <w:rsid w:val="6EC9ACCA"/>
    <w:rsid w:val="6ECC3D0E"/>
    <w:rsid w:val="6ED063C2"/>
    <w:rsid w:val="6ED44F77"/>
    <w:rsid w:val="6ED47533"/>
    <w:rsid w:val="6ED80B26"/>
    <w:rsid w:val="6EDA2FC1"/>
    <w:rsid w:val="6EDF32E6"/>
    <w:rsid w:val="6EE8AAFB"/>
    <w:rsid w:val="6EEC12F4"/>
    <w:rsid w:val="6EED46D3"/>
    <w:rsid w:val="6EF1D884"/>
    <w:rsid w:val="6EF27123"/>
    <w:rsid w:val="6EF3C0C1"/>
    <w:rsid w:val="6EF3F3FB"/>
    <w:rsid w:val="6EF541C6"/>
    <w:rsid w:val="6EF59874"/>
    <w:rsid w:val="6EF929D3"/>
    <w:rsid w:val="6EF9529E"/>
    <w:rsid w:val="6EFA9326"/>
    <w:rsid w:val="6EFD3A20"/>
    <w:rsid w:val="6F072E23"/>
    <w:rsid w:val="6F0C25A2"/>
    <w:rsid w:val="6F13053E"/>
    <w:rsid w:val="6F15A8FF"/>
    <w:rsid w:val="6F16A068"/>
    <w:rsid w:val="6F268597"/>
    <w:rsid w:val="6F2879FE"/>
    <w:rsid w:val="6F29BDDB"/>
    <w:rsid w:val="6F2B8804"/>
    <w:rsid w:val="6F2BAB7B"/>
    <w:rsid w:val="6F2C702C"/>
    <w:rsid w:val="6F2EF953"/>
    <w:rsid w:val="6F329413"/>
    <w:rsid w:val="6F34AE7D"/>
    <w:rsid w:val="6F34D080"/>
    <w:rsid w:val="6F387C2F"/>
    <w:rsid w:val="6F3C869A"/>
    <w:rsid w:val="6F3CF0C6"/>
    <w:rsid w:val="6F3DA901"/>
    <w:rsid w:val="6F3E5505"/>
    <w:rsid w:val="6F41916F"/>
    <w:rsid w:val="6F422C78"/>
    <w:rsid w:val="6F469B94"/>
    <w:rsid w:val="6F4D123B"/>
    <w:rsid w:val="6F4F0BDC"/>
    <w:rsid w:val="6F50C107"/>
    <w:rsid w:val="6F519C51"/>
    <w:rsid w:val="6F5630B0"/>
    <w:rsid w:val="6F565F49"/>
    <w:rsid w:val="6F56B79C"/>
    <w:rsid w:val="6F5D653C"/>
    <w:rsid w:val="6F660C28"/>
    <w:rsid w:val="6F6D8B62"/>
    <w:rsid w:val="6F6E5296"/>
    <w:rsid w:val="6F6FA99D"/>
    <w:rsid w:val="6F7495B6"/>
    <w:rsid w:val="6F7583AA"/>
    <w:rsid w:val="6F798073"/>
    <w:rsid w:val="6F7C9701"/>
    <w:rsid w:val="6F84C269"/>
    <w:rsid w:val="6F86A7F9"/>
    <w:rsid w:val="6F8B0E15"/>
    <w:rsid w:val="6F8BE8CA"/>
    <w:rsid w:val="6F91A7AA"/>
    <w:rsid w:val="6F926A2F"/>
    <w:rsid w:val="6F92D9B0"/>
    <w:rsid w:val="6F94E55E"/>
    <w:rsid w:val="6F9B9AF4"/>
    <w:rsid w:val="6F9BABB5"/>
    <w:rsid w:val="6F9E4471"/>
    <w:rsid w:val="6F9E843D"/>
    <w:rsid w:val="6FA1B86A"/>
    <w:rsid w:val="6FA41A6E"/>
    <w:rsid w:val="6FA820A5"/>
    <w:rsid w:val="6FADAC08"/>
    <w:rsid w:val="6FBA8B05"/>
    <w:rsid w:val="6FC0BBEA"/>
    <w:rsid w:val="6FC5C1A9"/>
    <w:rsid w:val="6FC72DE6"/>
    <w:rsid w:val="6FC86856"/>
    <w:rsid w:val="6FC87331"/>
    <w:rsid w:val="6FC9F223"/>
    <w:rsid w:val="6FCA453D"/>
    <w:rsid w:val="6FCC3421"/>
    <w:rsid w:val="6FCD79FD"/>
    <w:rsid w:val="6FD286C0"/>
    <w:rsid w:val="6FD310ED"/>
    <w:rsid w:val="6FD60E6B"/>
    <w:rsid w:val="6FD8FB56"/>
    <w:rsid w:val="6FD9000B"/>
    <w:rsid w:val="6FDB8EDE"/>
    <w:rsid w:val="6FE64F60"/>
    <w:rsid w:val="6FED350D"/>
    <w:rsid w:val="6FF0022C"/>
    <w:rsid w:val="6FF16BFB"/>
    <w:rsid w:val="6FF7D379"/>
    <w:rsid w:val="6FFD0C4D"/>
    <w:rsid w:val="6FFEBE00"/>
    <w:rsid w:val="6FFF32D1"/>
    <w:rsid w:val="7006AF7F"/>
    <w:rsid w:val="70084E32"/>
    <w:rsid w:val="70111A7B"/>
    <w:rsid w:val="7012C0A0"/>
    <w:rsid w:val="7025AE8D"/>
    <w:rsid w:val="702AAB57"/>
    <w:rsid w:val="702B755F"/>
    <w:rsid w:val="70411A11"/>
    <w:rsid w:val="7045FFCF"/>
    <w:rsid w:val="70481538"/>
    <w:rsid w:val="7048C036"/>
    <w:rsid w:val="7051D20C"/>
    <w:rsid w:val="705EA7C2"/>
    <w:rsid w:val="706426D0"/>
    <w:rsid w:val="706CB4C0"/>
    <w:rsid w:val="706E8A38"/>
    <w:rsid w:val="70708064"/>
    <w:rsid w:val="7077389E"/>
    <w:rsid w:val="7078E3DC"/>
    <w:rsid w:val="7078FA86"/>
    <w:rsid w:val="707D6653"/>
    <w:rsid w:val="7089743E"/>
    <w:rsid w:val="708FF5E7"/>
    <w:rsid w:val="7090D63E"/>
    <w:rsid w:val="70953F4E"/>
    <w:rsid w:val="7097FDE0"/>
    <w:rsid w:val="709A8857"/>
    <w:rsid w:val="709D7A5D"/>
    <w:rsid w:val="709E0F98"/>
    <w:rsid w:val="70A4879A"/>
    <w:rsid w:val="70A5DC78"/>
    <w:rsid w:val="70A76ABF"/>
    <w:rsid w:val="70AAFB07"/>
    <w:rsid w:val="70ABFB70"/>
    <w:rsid w:val="70AC427B"/>
    <w:rsid w:val="70AF97F3"/>
    <w:rsid w:val="70B0BAAB"/>
    <w:rsid w:val="70B856BB"/>
    <w:rsid w:val="70BD7301"/>
    <w:rsid w:val="70C5433A"/>
    <w:rsid w:val="70C99B89"/>
    <w:rsid w:val="70D07D26"/>
    <w:rsid w:val="70D100D8"/>
    <w:rsid w:val="70DE83D7"/>
    <w:rsid w:val="70E77DFA"/>
    <w:rsid w:val="70EE9874"/>
    <w:rsid w:val="70EE996B"/>
    <w:rsid w:val="70F0B9C4"/>
    <w:rsid w:val="70F5ACFA"/>
    <w:rsid w:val="70F7DB40"/>
    <w:rsid w:val="70FC6911"/>
    <w:rsid w:val="70FF7FFA"/>
    <w:rsid w:val="710340C4"/>
    <w:rsid w:val="71034577"/>
    <w:rsid w:val="7103E36A"/>
    <w:rsid w:val="7107B010"/>
    <w:rsid w:val="7107F1AC"/>
    <w:rsid w:val="7109E020"/>
    <w:rsid w:val="710F211B"/>
    <w:rsid w:val="710F5F21"/>
    <w:rsid w:val="71107C8B"/>
    <w:rsid w:val="71194037"/>
    <w:rsid w:val="711B0AAE"/>
    <w:rsid w:val="711E118A"/>
    <w:rsid w:val="71207DF1"/>
    <w:rsid w:val="7132C278"/>
    <w:rsid w:val="7134615B"/>
    <w:rsid w:val="713663F6"/>
    <w:rsid w:val="71374C1E"/>
    <w:rsid w:val="71377C16"/>
    <w:rsid w:val="713A5D40"/>
    <w:rsid w:val="713F2C08"/>
    <w:rsid w:val="7147E533"/>
    <w:rsid w:val="714800E4"/>
    <w:rsid w:val="714C800E"/>
    <w:rsid w:val="714F4C17"/>
    <w:rsid w:val="71520998"/>
    <w:rsid w:val="7156458B"/>
    <w:rsid w:val="7156587B"/>
    <w:rsid w:val="7158AFC7"/>
    <w:rsid w:val="715DD7F3"/>
    <w:rsid w:val="715F76BE"/>
    <w:rsid w:val="71624BC3"/>
    <w:rsid w:val="7168AEE0"/>
    <w:rsid w:val="716D8850"/>
    <w:rsid w:val="716EEBFC"/>
    <w:rsid w:val="7170FBE8"/>
    <w:rsid w:val="7181534C"/>
    <w:rsid w:val="718A216B"/>
    <w:rsid w:val="718D2EE1"/>
    <w:rsid w:val="718DF01B"/>
    <w:rsid w:val="71931318"/>
    <w:rsid w:val="71935214"/>
    <w:rsid w:val="7195A9AC"/>
    <w:rsid w:val="71A0F704"/>
    <w:rsid w:val="71A6B3A4"/>
    <w:rsid w:val="71AA7CFA"/>
    <w:rsid w:val="71B28E0B"/>
    <w:rsid w:val="71B42458"/>
    <w:rsid w:val="71B514A9"/>
    <w:rsid w:val="71C0B534"/>
    <w:rsid w:val="71C21FD2"/>
    <w:rsid w:val="71CBD66A"/>
    <w:rsid w:val="71DAD873"/>
    <w:rsid w:val="71DFA692"/>
    <w:rsid w:val="71E069CE"/>
    <w:rsid w:val="71E36AC7"/>
    <w:rsid w:val="71E54CB4"/>
    <w:rsid w:val="71ED4FC8"/>
    <w:rsid w:val="71F1DBA1"/>
    <w:rsid w:val="71FB6AE0"/>
    <w:rsid w:val="71FF61CA"/>
    <w:rsid w:val="7204C4B1"/>
    <w:rsid w:val="72083755"/>
    <w:rsid w:val="72088521"/>
    <w:rsid w:val="72112E1C"/>
    <w:rsid w:val="7212FCDE"/>
    <w:rsid w:val="72136B48"/>
    <w:rsid w:val="72189649"/>
    <w:rsid w:val="721B86CC"/>
    <w:rsid w:val="721E1822"/>
    <w:rsid w:val="721E9F2D"/>
    <w:rsid w:val="72208B2A"/>
    <w:rsid w:val="7221A568"/>
    <w:rsid w:val="72222927"/>
    <w:rsid w:val="7225C7EF"/>
    <w:rsid w:val="7227AEBE"/>
    <w:rsid w:val="722BAEED"/>
    <w:rsid w:val="7230413B"/>
    <w:rsid w:val="72309863"/>
    <w:rsid w:val="723362CB"/>
    <w:rsid w:val="72351DFA"/>
    <w:rsid w:val="72353490"/>
    <w:rsid w:val="72357277"/>
    <w:rsid w:val="72378F18"/>
    <w:rsid w:val="723A0CB9"/>
    <w:rsid w:val="723E9B52"/>
    <w:rsid w:val="723EBFD9"/>
    <w:rsid w:val="7241290D"/>
    <w:rsid w:val="72426FB6"/>
    <w:rsid w:val="72449077"/>
    <w:rsid w:val="7244D31A"/>
    <w:rsid w:val="7245F0AB"/>
    <w:rsid w:val="724DF886"/>
    <w:rsid w:val="72502218"/>
    <w:rsid w:val="7251D081"/>
    <w:rsid w:val="725554FD"/>
    <w:rsid w:val="72572349"/>
    <w:rsid w:val="72587B1C"/>
    <w:rsid w:val="726B164C"/>
    <w:rsid w:val="726FDB55"/>
    <w:rsid w:val="7271BCFC"/>
    <w:rsid w:val="72740906"/>
    <w:rsid w:val="7275749B"/>
    <w:rsid w:val="727E93D9"/>
    <w:rsid w:val="727E940D"/>
    <w:rsid w:val="7280C46C"/>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6E5EF"/>
    <w:rsid w:val="72B9F4CE"/>
    <w:rsid w:val="72BA1801"/>
    <w:rsid w:val="72BB16B5"/>
    <w:rsid w:val="72BD1A8C"/>
    <w:rsid w:val="72C5DC71"/>
    <w:rsid w:val="72C5E37D"/>
    <w:rsid w:val="72C5F195"/>
    <w:rsid w:val="72C71F26"/>
    <w:rsid w:val="72CB7A4D"/>
    <w:rsid w:val="72D62A38"/>
    <w:rsid w:val="72D71B9A"/>
    <w:rsid w:val="72E30C2D"/>
    <w:rsid w:val="72E35DBF"/>
    <w:rsid w:val="72E3F787"/>
    <w:rsid w:val="72EE6009"/>
    <w:rsid w:val="72F1829D"/>
    <w:rsid w:val="72F74213"/>
    <w:rsid w:val="730357D6"/>
    <w:rsid w:val="7319AE55"/>
    <w:rsid w:val="731DB236"/>
    <w:rsid w:val="731E70B5"/>
    <w:rsid w:val="7329BCCE"/>
    <w:rsid w:val="732D008E"/>
    <w:rsid w:val="73323A7A"/>
    <w:rsid w:val="733245E2"/>
    <w:rsid w:val="7334C56D"/>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773E9"/>
    <w:rsid w:val="736AC11B"/>
    <w:rsid w:val="7373EDB3"/>
    <w:rsid w:val="7377259B"/>
    <w:rsid w:val="737EFA53"/>
    <w:rsid w:val="7380D8C2"/>
    <w:rsid w:val="73830E68"/>
    <w:rsid w:val="7384E2B3"/>
    <w:rsid w:val="738BFC7E"/>
    <w:rsid w:val="738CF5D7"/>
    <w:rsid w:val="739564A1"/>
    <w:rsid w:val="739EC5DC"/>
    <w:rsid w:val="73AB7B7E"/>
    <w:rsid w:val="73B0783D"/>
    <w:rsid w:val="73BC5B8B"/>
    <w:rsid w:val="73BDEFA5"/>
    <w:rsid w:val="73C4D2F2"/>
    <w:rsid w:val="73C714F0"/>
    <w:rsid w:val="73C8917C"/>
    <w:rsid w:val="73CEF1DB"/>
    <w:rsid w:val="73D02AE8"/>
    <w:rsid w:val="73D27901"/>
    <w:rsid w:val="73D40893"/>
    <w:rsid w:val="73D8DBC9"/>
    <w:rsid w:val="73DAF431"/>
    <w:rsid w:val="73DB8DC6"/>
    <w:rsid w:val="73E0B089"/>
    <w:rsid w:val="73E2400F"/>
    <w:rsid w:val="73E88AAA"/>
    <w:rsid w:val="73EA617D"/>
    <w:rsid w:val="73EE6DC0"/>
    <w:rsid w:val="73F055EA"/>
    <w:rsid w:val="73F42578"/>
    <w:rsid w:val="73F81301"/>
    <w:rsid w:val="73FADC55"/>
    <w:rsid w:val="73FD3934"/>
    <w:rsid w:val="74031D42"/>
    <w:rsid w:val="7407DD01"/>
    <w:rsid w:val="740927A6"/>
    <w:rsid w:val="740D5068"/>
    <w:rsid w:val="740EB34B"/>
    <w:rsid w:val="74137C47"/>
    <w:rsid w:val="74216FAD"/>
    <w:rsid w:val="74232721"/>
    <w:rsid w:val="74290129"/>
    <w:rsid w:val="7433095C"/>
    <w:rsid w:val="74393318"/>
    <w:rsid w:val="743B8037"/>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6C882"/>
    <w:rsid w:val="74772AF2"/>
    <w:rsid w:val="747D26D5"/>
    <w:rsid w:val="747E40E2"/>
    <w:rsid w:val="7484B680"/>
    <w:rsid w:val="7484FD55"/>
    <w:rsid w:val="748A343F"/>
    <w:rsid w:val="748AE2C9"/>
    <w:rsid w:val="748DF27A"/>
    <w:rsid w:val="7491B202"/>
    <w:rsid w:val="7493C168"/>
    <w:rsid w:val="74997078"/>
    <w:rsid w:val="7499E558"/>
    <w:rsid w:val="749D6F17"/>
    <w:rsid w:val="749F8B6D"/>
    <w:rsid w:val="74A1ED93"/>
    <w:rsid w:val="74A7DA24"/>
    <w:rsid w:val="74A9626A"/>
    <w:rsid w:val="74A9D5A3"/>
    <w:rsid w:val="74AE6E05"/>
    <w:rsid w:val="74B1F478"/>
    <w:rsid w:val="74B3CF5E"/>
    <w:rsid w:val="74B3DDD7"/>
    <w:rsid w:val="74B51EFE"/>
    <w:rsid w:val="74B8DE0D"/>
    <w:rsid w:val="74BD684A"/>
    <w:rsid w:val="74C11F27"/>
    <w:rsid w:val="74C95D01"/>
    <w:rsid w:val="74CA9213"/>
    <w:rsid w:val="74CC82AC"/>
    <w:rsid w:val="74DC02E2"/>
    <w:rsid w:val="74EB371E"/>
    <w:rsid w:val="74EBCAF3"/>
    <w:rsid w:val="74EE9E48"/>
    <w:rsid w:val="74F2EB57"/>
    <w:rsid w:val="74FDD893"/>
    <w:rsid w:val="75047C9A"/>
    <w:rsid w:val="7505B2EE"/>
    <w:rsid w:val="750D42BA"/>
    <w:rsid w:val="750E2EE3"/>
    <w:rsid w:val="75161226"/>
    <w:rsid w:val="7517BD9B"/>
    <w:rsid w:val="75197E6D"/>
    <w:rsid w:val="751CE053"/>
    <w:rsid w:val="751ED683"/>
    <w:rsid w:val="7524A7E5"/>
    <w:rsid w:val="7525EAF9"/>
    <w:rsid w:val="7528862B"/>
    <w:rsid w:val="752B02B1"/>
    <w:rsid w:val="752DF176"/>
    <w:rsid w:val="7530615B"/>
    <w:rsid w:val="7531E3AD"/>
    <w:rsid w:val="75426797"/>
    <w:rsid w:val="754371F4"/>
    <w:rsid w:val="75447373"/>
    <w:rsid w:val="7550823D"/>
    <w:rsid w:val="755A01E6"/>
    <w:rsid w:val="755A041A"/>
    <w:rsid w:val="7568D3DB"/>
    <w:rsid w:val="756ACFDC"/>
    <w:rsid w:val="756BB295"/>
    <w:rsid w:val="756CD538"/>
    <w:rsid w:val="75748AE4"/>
    <w:rsid w:val="75784A13"/>
    <w:rsid w:val="75856A58"/>
    <w:rsid w:val="758EB573"/>
    <w:rsid w:val="759CA8A6"/>
    <w:rsid w:val="75A2BAA8"/>
    <w:rsid w:val="75A8E547"/>
    <w:rsid w:val="75AF996D"/>
    <w:rsid w:val="75B03BF3"/>
    <w:rsid w:val="75B22E0E"/>
    <w:rsid w:val="75BB30C1"/>
    <w:rsid w:val="75BBCC09"/>
    <w:rsid w:val="75BE8231"/>
    <w:rsid w:val="75C0C1AE"/>
    <w:rsid w:val="75C204D3"/>
    <w:rsid w:val="75C6443F"/>
    <w:rsid w:val="75D152EC"/>
    <w:rsid w:val="75D3FB87"/>
    <w:rsid w:val="75D8E352"/>
    <w:rsid w:val="75D91C84"/>
    <w:rsid w:val="75DC1D60"/>
    <w:rsid w:val="75DC5B64"/>
    <w:rsid w:val="75DF6593"/>
    <w:rsid w:val="75E2D044"/>
    <w:rsid w:val="75E5B39C"/>
    <w:rsid w:val="75EC2E55"/>
    <w:rsid w:val="75EC95AB"/>
    <w:rsid w:val="75ECC9A6"/>
    <w:rsid w:val="75ECEE59"/>
    <w:rsid w:val="75EEA4B7"/>
    <w:rsid w:val="75F1C8E6"/>
    <w:rsid w:val="75F23039"/>
    <w:rsid w:val="75F52B79"/>
    <w:rsid w:val="75FE28F8"/>
    <w:rsid w:val="7600F707"/>
    <w:rsid w:val="7603B82B"/>
    <w:rsid w:val="7604E1C8"/>
    <w:rsid w:val="760D8E22"/>
    <w:rsid w:val="7612D7B4"/>
    <w:rsid w:val="76158E06"/>
    <w:rsid w:val="76160A43"/>
    <w:rsid w:val="761A098E"/>
    <w:rsid w:val="761B0B33"/>
    <w:rsid w:val="761B359B"/>
    <w:rsid w:val="76204E2B"/>
    <w:rsid w:val="7620E5C0"/>
    <w:rsid w:val="76216D34"/>
    <w:rsid w:val="7621D4D2"/>
    <w:rsid w:val="7627F896"/>
    <w:rsid w:val="7628AF6B"/>
    <w:rsid w:val="7629C2DB"/>
    <w:rsid w:val="762B2D00"/>
    <w:rsid w:val="762E07D0"/>
    <w:rsid w:val="7632B28F"/>
    <w:rsid w:val="76335B45"/>
    <w:rsid w:val="7636C246"/>
    <w:rsid w:val="763915BE"/>
    <w:rsid w:val="763D4954"/>
    <w:rsid w:val="764125BC"/>
    <w:rsid w:val="7655EA61"/>
    <w:rsid w:val="7656FA96"/>
    <w:rsid w:val="7658993B"/>
    <w:rsid w:val="765F1624"/>
    <w:rsid w:val="7663A98D"/>
    <w:rsid w:val="766440A5"/>
    <w:rsid w:val="76694037"/>
    <w:rsid w:val="76698CC9"/>
    <w:rsid w:val="766A446C"/>
    <w:rsid w:val="766B52C4"/>
    <w:rsid w:val="766E7B55"/>
    <w:rsid w:val="767A52AB"/>
    <w:rsid w:val="767E179A"/>
    <w:rsid w:val="768685D5"/>
    <w:rsid w:val="768E696E"/>
    <w:rsid w:val="768FC9ED"/>
    <w:rsid w:val="76906B82"/>
    <w:rsid w:val="76907946"/>
    <w:rsid w:val="769B94DD"/>
    <w:rsid w:val="769D5AEA"/>
    <w:rsid w:val="769ECC6E"/>
    <w:rsid w:val="76A0D8D0"/>
    <w:rsid w:val="76A57296"/>
    <w:rsid w:val="76A7AEBE"/>
    <w:rsid w:val="76A8268E"/>
    <w:rsid w:val="76AB5E8C"/>
    <w:rsid w:val="76AECAF0"/>
    <w:rsid w:val="76B46814"/>
    <w:rsid w:val="76B84D20"/>
    <w:rsid w:val="76BBB664"/>
    <w:rsid w:val="76BE6AC2"/>
    <w:rsid w:val="76C6C95C"/>
    <w:rsid w:val="76CDDE1F"/>
    <w:rsid w:val="76CE1576"/>
    <w:rsid w:val="76CE447D"/>
    <w:rsid w:val="76D2E8E2"/>
    <w:rsid w:val="76D8FC1C"/>
    <w:rsid w:val="76DAE682"/>
    <w:rsid w:val="76DB6E8C"/>
    <w:rsid w:val="76DB79E7"/>
    <w:rsid w:val="76DC901B"/>
    <w:rsid w:val="76DCCEB6"/>
    <w:rsid w:val="76E53BF7"/>
    <w:rsid w:val="76E5CB49"/>
    <w:rsid w:val="76EBF618"/>
    <w:rsid w:val="76FF06C9"/>
    <w:rsid w:val="76FFC7E8"/>
    <w:rsid w:val="7703A982"/>
    <w:rsid w:val="77065CC6"/>
    <w:rsid w:val="770C59B3"/>
    <w:rsid w:val="770E1D64"/>
    <w:rsid w:val="770F33B0"/>
    <w:rsid w:val="770F8330"/>
    <w:rsid w:val="7710A363"/>
    <w:rsid w:val="77126BA3"/>
    <w:rsid w:val="77182F36"/>
    <w:rsid w:val="771B442E"/>
    <w:rsid w:val="771FDF49"/>
    <w:rsid w:val="77202B6C"/>
    <w:rsid w:val="7721904A"/>
    <w:rsid w:val="772A9903"/>
    <w:rsid w:val="7733C115"/>
    <w:rsid w:val="7737099D"/>
    <w:rsid w:val="77482047"/>
    <w:rsid w:val="77498791"/>
    <w:rsid w:val="774FBE1B"/>
    <w:rsid w:val="7754D814"/>
    <w:rsid w:val="77576C3E"/>
    <w:rsid w:val="7758E6C7"/>
    <w:rsid w:val="775B632D"/>
    <w:rsid w:val="775BD223"/>
    <w:rsid w:val="775D8792"/>
    <w:rsid w:val="776896B3"/>
    <w:rsid w:val="7769F5A9"/>
    <w:rsid w:val="77715A94"/>
    <w:rsid w:val="7774057B"/>
    <w:rsid w:val="777C8733"/>
    <w:rsid w:val="7780BE79"/>
    <w:rsid w:val="7793E3A5"/>
    <w:rsid w:val="7795649F"/>
    <w:rsid w:val="7795FFE0"/>
    <w:rsid w:val="779D3958"/>
    <w:rsid w:val="77A0E904"/>
    <w:rsid w:val="77A58418"/>
    <w:rsid w:val="77A75DAD"/>
    <w:rsid w:val="77A97B54"/>
    <w:rsid w:val="77AB2477"/>
    <w:rsid w:val="77AB6E72"/>
    <w:rsid w:val="77B040F5"/>
    <w:rsid w:val="77C09D1E"/>
    <w:rsid w:val="77C0CA43"/>
    <w:rsid w:val="77CF389A"/>
    <w:rsid w:val="77D08A90"/>
    <w:rsid w:val="77D12386"/>
    <w:rsid w:val="77D189DB"/>
    <w:rsid w:val="77D1E64A"/>
    <w:rsid w:val="77D67DA3"/>
    <w:rsid w:val="77DA5F43"/>
    <w:rsid w:val="77DC1B1E"/>
    <w:rsid w:val="77DC7F2F"/>
    <w:rsid w:val="77DDCA4A"/>
    <w:rsid w:val="77E0EFB1"/>
    <w:rsid w:val="77E36A0E"/>
    <w:rsid w:val="77E5302D"/>
    <w:rsid w:val="77E8C2AF"/>
    <w:rsid w:val="77E9D22F"/>
    <w:rsid w:val="77EAD7A5"/>
    <w:rsid w:val="77EBF1F8"/>
    <w:rsid w:val="77EE1D92"/>
    <w:rsid w:val="77F16D45"/>
    <w:rsid w:val="77F1B297"/>
    <w:rsid w:val="77F1DCE3"/>
    <w:rsid w:val="77FA7297"/>
    <w:rsid w:val="77FABA47"/>
    <w:rsid w:val="77FF1E9B"/>
    <w:rsid w:val="78054ECC"/>
    <w:rsid w:val="780BECC0"/>
    <w:rsid w:val="780C0202"/>
    <w:rsid w:val="780DA3C4"/>
    <w:rsid w:val="78127868"/>
    <w:rsid w:val="781490DF"/>
    <w:rsid w:val="7823F8F0"/>
    <w:rsid w:val="7829740B"/>
    <w:rsid w:val="782BF0B6"/>
    <w:rsid w:val="78317385"/>
    <w:rsid w:val="7835662A"/>
    <w:rsid w:val="7837F4B8"/>
    <w:rsid w:val="7838883A"/>
    <w:rsid w:val="783A6C49"/>
    <w:rsid w:val="7841EB30"/>
    <w:rsid w:val="784223A6"/>
    <w:rsid w:val="784462C5"/>
    <w:rsid w:val="7844DB80"/>
    <w:rsid w:val="7845FAD4"/>
    <w:rsid w:val="78468E77"/>
    <w:rsid w:val="7847B680"/>
    <w:rsid w:val="7849E040"/>
    <w:rsid w:val="784E13B5"/>
    <w:rsid w:val="78585B7C"/>
    <w:rsid w:val="78586221"/>
    <w:rsid w:val="785D005C"/>
    <w:rsid w:val="7860C5A9"/>
    <w:rsid w:val="78611DD2"/>
    <w:rsid w:val="78626146"/>
    <w:rsid w:val="786B2CC8"/>
    <w:rsid w:val="786C61EC"/>
    <w:rsid w:val="787A1236"/>
    <w:rsid w:val="787C42C6"/>
    <w:rsid w:val="7881C60F"/>
    <w:rsid w:val="78839204"/>
    <w:rsid w:val="788AD3E5"/>
    <w:rsid w:val="788D702C"/>
    <w:rsid w:val="789210C7"/>
    <w:rsid w:val="78965CD3"/>
    <w:rsid w:val="789E0B99"/>
    <w:rsid w:val="78A226E1"/>
    <w:rsid w:val="78A5139E"/>
    <w:rsid w:val="78A85D4B"/>
    <w:rsid w:val="78A9DEC7"/>
    <w:rsid w:val="78B258A7"/>
    <w:rsid w:val="78C9C208"/>
    <w:rsid w:val="78CA00DB"/>
    <w:rsid w:val="78D0C5E9"/>
    <w:rsid w:val="78D505A7"/>
    <w:rsid w:val="78DC82C9"/>
    <w:rsid w:val="78E13DD1"/>
    <w:rsid w:val="78E3B060"/>
    <w:rsid w:val="78E656A6"/>
    <w:rsid w:val="78EA65B8"/>
    <w:rsid w:val="78EB0347"/>
    <w:rsid w:val="78EC0E51"/>
    <w:rsid w:val="78EC8ECD"/>
    <w:rsid w:val="78EEE40B"/>
    <w:rsid w:val="78EF3AE1"/>
    <w:rsid w:val="78F12F80"/>
    <w:rsid w:val="78F6A8FA"/>
    <w:rsid w:val="78F93DA9"/>
    <w:rsid w:val="78FF651F"/>
    <w:rsid w:val="7900AD14"/>
    <w:rsid w:val="7903D200"/>
    <w:rsid w:val="79060675"/>
    <w:rsid w:val="7906C302"/>
    <w:rsid w:val="790C8428"/>
    <w:rsid w:val="7912382A"/>
    <w:rsid w:val="79149CC9"/>
    <w:rsid w:val="79239FF2"/>
    <w:rsid w:val="79260D95"/>
    <w:rsid w:val="792CF9A4"/>
    <w:rsid w:val="79330B51"/>
    <w:rsid w:val="7934AAFD"/>
    <w:rsid w:val="7939BE8D"/>
    <w:rsid w:val="79484F7F"/>
    <w:rsid w:val="794A5D5D"/>
    <w:rsid w:val="79550D97"/>
    <w:rsid w:val="7962ED14"/>
    <w:rsid w:val="7964DE4E"/>
    <w:rsid w:val="7967B809"/>
    <w:rsid w:val="7968FD3D"/>
    <w:rsid w:val="796D43AB"/>
    <w:rsid w:val="796DE9CE"/>
    <w:rsid w:val="7971B71A"/>
    <w:rsid w:val="7976825E"/>
    <w:rsid w:val="7977B0F7"/>
    <w:rsid w:val="7978815D"/>
    <w:rsid w:val="797D74CA"/>
    <w:rsid w:val="79815545"/>
    <w:rsid w:val="79839658"/>
    <w:rsid w:val="7985FAFD"/>
    <w:rsid w:val="7986B1D0"/>
    <w:rsid w:val="7987C603"/>
    <w:rsid w:val="79888142"/>
    <w:rsid w:val="798A465F"/>
    <w:rsid w:val="798FB865"/>
    <w:rsid w:val="7992ACA9"/>
    <w:rsid w:val="7994F616"/>
    <w:rsid w:val="799839A7"/>
    <w:rsid w:val="799B4B76"/>
    <w:rsid w:val="799F57FD"/>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C9B15"/>
    <w:rsid w:val="79F37817"/>
    <w:rsid w:val="7A000AD1"/>
    <w:rsid w:val="7A00F7A2"/>
    <w:rsid w:val="7A034727"/>
    <w:rsid w:val="7A043C3F"/>
    <w:rsid w:val="7A0A3058"/>
    <w:rsid w:val="7A12800E"/>
    <w:rsid w:val="7A1704B3"/>
    <w:rsid w:val="7A170700"/>
    <w:rsid w:val="7A18E30B"/>
    <w:rsid w:val="7A246EC2"/>
    <w:rsid w:val="7A285744"/>
    <w:rsid w:val="7A2A33B1"/>
    <w:rsid w:val="7A2F4738"/>
    <w:rsid w:val="7A35A80D"/>
    <w:rsid w:val="7A371FFE"/>
    <w:rsid w:val="7A3C0792"/>
    <w:rsid w:val="7A3F1DD6"/>
    <w:rsid w:val="7A4131F2"/>
    <w:rsid w:val="7A421AAC"/>
    <w:rsid w:val="7A47C974"/>
    <w:rsid w:val="7A485141"/>
    <w:rsid w:val="7A4CCB12"/>
    <w:rsid w:val="7A4D2D6B"/>
    <w:rsid w:val="7A4DA056"/>
    <w:rsid w:val="7A4E02F7"/>
    <w:rsid w:val="7A504821"/>
    <w:rsid w:val="7A567F51"/>
    <w:rsid w:val="7A56A766"/>
    <w:rsid w:val="7A575BBD"/>
    <w:rsid w:val="7A5BD8E7"/>
    <w:rsid w:val="7A662C94"/>
    <w:rsid w:val="7A688F87"/>
    <w:rsid w:val="7A7709BB"/>
    <w:rsid w:val="7A788F5A"/>
    <w:rsid w:val="7A7B2BDF"/>
    <w:rsid w:val="7A7BBD4A"/>
    <w:rsid w:val="7A7E2A94"/>
    <w:rsid w:val="7A823C8F"/>
    <w:rsid w:val="7A823CAF"/>
    <w:rsid w:val="7A828F7C"/>
    <w:rsid w:val="7A88A105"/>
    <w:rsid w:val="7A89B64D"/>
    <w:rsid w:val="7A8E52C3"/>
    <w:rsid w:val="7A8EE850"/>
    <w:rsid w:val="7A97BD23"/>
    <w:rsid w:val="7A980AEF"/>
    <w:rsid w:val="7A980EE1"/>
    <w:rsid w:val="7AA0BF86"/>
    <w:rsid w:val="7AA80EA9"/>
    <w:rsid w:val="7AABA943"/>
    <w:rsid w:val="7AADFFDC"/>
    <w:rsid w:val="7AB0B52D"/>
    <w:rsid w:val="7AB4975F"/>
    <w:rsid w:val="7AB628C1"/>
    <w:rsid w:val="7AB6D22C"/>
    <w:rsid w:val="7ABA061A"/>
    <w:rsid w:val="7ABA5BD8"/>
    <w:rsid w:val="7ABA7702"/>
    <w:rsid w:val="7ABB7741"/>
    <w:rsid w:val="7ABBB8CD"/>
    <w:rsid w:val="7ABD22C7"/>
    <w:rsid w:val="7ABE1350"/>
    <w:rsid w:val="7ABFBBEC"/>
    <w:rsid w:val="7AC3F172"/>
    <w:rsid w:val="7AC505A2"/>
    <w:rsid w:val="7AC766D0"/>
    <w:rsid w:val="7AC917A4"/>
    <w:rsid w:val="7AC9933A"/>
    <w:rsid w:val="7ACE6649"/>
    <w:rsid w:val="7AD34D8A"/>
    <w:rsid w:val="7AD3E8A0"/>
    <w:rsid w:val="7AD416AC"/>
    <w:rsid w:val="7ADC949C"/>
    <w:rsid w:val="7ADE1DD6"/>
    <w:rsid w:val="7ADE9B6C"/>
    <w:rsid w:val="7ADEFABD"/>
    <w:rsid w:val="7AE03CD5"/>
    <w:rsid w:val="7AE18AA8"/>
    <w:rsid w:val="7AEB6176"/>
    <w:rsid w:val="7AEC49D2"/>
    <w:rsid w:val="7AF2CF64"/>
    <w:rsid w:val="7AFCFF2B"/>
    <w:rsid w:val="7AFEF2F0"/>
    <w:rsid w:val="7B0D819A"/>
    <w:rsid w:val="7B0DB830"/>
    <w:rsid w:val="7B10DAB1"/>
    <w:rsid w:val="7B1678BE"/>
    <w:rsid w:val="7B1B6B3C"/>
    <w:rsid w:val="7B20CEE1"/>
    <w:rsid w:val="7B23D468"/>
    <w:rsid w:val="7B28DE20"/>
    <w:rsid w:val="7B29F5BD"/>
    <w:rsid w:val="7B3313F2"/>
    <w:rsid w:val="7B349E18"/>
    <w:rsid w:val="7B3BF78E"/>
    <w:rsid w:val="7B3D7054"/>
    <w:rsid w:val="7B456185"/>
    <w:rsid w:val="7B461857"/>
    <w:rsid w:val="7B48A7C2"/>
    <w:rsid w:val="7B49B3B9"/>
    <w:rsid w:val="7B4B6C8E"/>
    <w:rsid w:val="7B5070C2"/>
    <w:rsid w:val="7B5611BF"/>
    <w:rsid w:val="7B56FC09"/>
    <w:rsid w:val="7B575640"/>
    <w:rsid w:val="7B599854"/>
    <w:rsid w:val="7B5B82D0"/>
    <w:rsid w:val="7B5B83D1"/>
    <w:rsid w:val="7B6351E2"/>
    <w:rsid w:val="7B762156"/>
    <w:rsid w:val="7B77CFDC"/>
    <w:rsid w:val="7B7BFD1E"/>
    <w:rsid w:val="7B801BA4"/>
    <w:rsid w:val="7B80EFDF"/>
    <w:rsid w:val="7B84B877"/>
    <w:rsid w:val="7B85B1D3"/>
    <w:rsid w:val="7B8A5FA3"/>
    <w:rsid w:val="7B8CEE17"/>
    <w:rsid w:val="7B8DDCB3"/>
    <w:rsid w:val="7B8E8FEB"/>
    <w:rsid w:val="7B8FC4AE"/>
    <w:rsid w:val="7B95CC2A"/>
    <w:rsid w:val="7B99A762"/>
    <w:rsid w:val="7B9B70DD"/>
    <w:rsid w:val="7B9BD80D"/>
    <w:rsid w:val="7BA4B330"/>
    <w:rsid w:val="7BB08A94"/>
    <w:rsid w:val="7BB268C0"/>
    <w:rsid w:val="7BB3D689"/>
    <w:rsid w:val="7BB78637"/>
    <w:rsid w:val="7BBE1946"/>
    <w:rsid w:val="7BBFD545"/>
    <w:rsid w:val="7BC5B765"/>
    <w:rsid w:val="7BC9FD61"/>
    <w:rsid w:val="7BCBF875"/>
    <w:rsid w:val="7BD296D5"/>
    <w:rsid w:val="7BD4F9D7"/>
    <w:rsid w:val="7BD534BF"/>
    <w:rsid w:val="7BDA7432"/>
    <w:rsid w:val="7BDAF419"/>
    <w:rsid w:val="7BE2BE4C"/>
    <w:rsid w:val="7BEB5FED"/>
    <w:rsid w:val="7BEC40A9"/>
    <w:rsid w:val="7BF2CB71"/>
    <w:rsid w:val="7BF44CE9"/>
    <w:rsid w:val="7BF88F38"/>
    <w:rsid w:val="7BFC46DA"/>
    <w:rsid w:val="7BFFFC22"/>
    <w:rsid w:val="7C07E7F9"/>
    <w:rsid w:val="7C091ADD"/>
    <w:rsid w:val="7C10B61C"/>
    <w:rsid w:val="7C13896A"/>
    <w:rsid w:val="7C1ACBD3"/>
    <w:rsid w:val="7C207991"/>
    <w:rsid w:val="7C24562C"/>
    <w:rsid w:val="7C305575"/>
    <w:rsid w:val="7C3392D6"/>
    <w:rsid w:val="7C38AC44"/>
    <w:rsid w:val="7C391DC1"/>
    <w:rsid w:val="7C4111FE"/>
    <w:rsid w:val="7C429DEF"/>
    <w:rsid w:val="7C46FF25"/>
    <w:rsid w:val="7C4BA932"/>
    <w:rsid w:val="7C4EA717"/>
    <w:rsid w:val="7C54C02D"/>
    <w:rsid w:val="7C54DA64"/>
    <w:rsid w:val="7C56F735"/>
    <w:rsid w:val="7C5BB405"/>
    <w:rsid w:val="7C60B972"/>
    <w:rsid w:val="7C6A8C09"/>
    <w:rsid w:val="7C6B6395"/>
    <w:rsid w:val="7C6B7BE4"/>
    <w:rsid w:val="7C701F92"/>
    <w:rsid w:val="7C70D166"/>
    <w:rsid w:val="7C7465DD"/>
    <w:rsid w:val="7C74A6EA"/>
    <w:rsid w:val="7C74F12D"/>
    <w:rsid w:val="7C786E2C"/>
    <w:rsid w:val="7C829B7B"/>
    <w:rsid w:val="7C83BBC9"/>
    <w:rsid w:val="7C92DAE0"/>
    <w:rsid w:val="7C9301FF"/>
    <w:rsid w:val="7C9881A7"/>
    <w:rsid w:val="7C992817"/>
    <w:rsid w:val="7C9BD4D2"/>
    <w:rsid w:val="7C9D9AB4"/>
    <w:rsid w:val="7CA1D9B5"/>
    <w:rsid w:val="7CA26BBC"/>
    <w:rsid w:val="7CA5E962"/>
    <w:rsid w:val="7CA85742"/>
    <w:rsid w:val="7CB12FCB"/>
    <w:rsid w:val="7CB37B53"/>
    <w:rsid w:val="7CB61637"/>
    <w:rsid w:val="7CB71011"/>
    <w:rsid w:val="7CBBE0E0"/>
    <w:rsid w:val="7CBFB45F"/>
    <w:rsid w:val="7CC10B59"/>
    <w:rsid w:val="7CC398F3"/>
    <w:rsid w:val="7CCA156D"/>
    <w:rsid w:val="7CCA6FA8"/>
    <w:rsid w:val="7CCF69FE"/>
    <w:rsid w:val="7CCFDC7C"/>
    <w:rsid w:val="7CD4E2C2"/>
    <w:rsid w:val="7CD93287"/>
    <w:rsid w:val="7CDA3AF8"/>
    <w:rsid w:val="7CDD8C28"/>
    <w:rsid w:val="7CDE1EC9"/>
    <w:rsid w:val="7CDE7514"/>
    <w:rsid w:val="7CDEAC42"/>
    <w:rsid w:val="7CE2003F"/>
    <w:rsid w:val="7CE59A37"/>
    <w:rsid w:val="7CE73045"/>
    <w:rsid w:val="7CF0ACBE"/>
    <w:rsid w:val="7CF4E406"/>
    <w:rsid w:val="7CF5A438"/>
    <w:rsid w:val="7CF63224"/>
    <w:rsid w:val="7CF933E5"/>
    <w:rsid w:val="7CFE56B3"/>
    <w:rsid w:val="7D0DC709"/>
    <w:rsid w:val="7D1F0C16"/>
    <w:rsid w:val="7D2093AD"/>
    <w:rsid w:val="7D22A2C8"/>
    <w:rsid w:val="7D32DACA"/>
    <w:rsid w:val="7D358274"/>
    <w:rsid w:val="7D378A24"/>
    <w:rsid w:val="7D3EA3FE"/>
    <w:rsid w:val="7D41606F"/>
    <w:rsid w:val="7D42E2B1"/>
    <w:rsid w:val="7D434774"/>
    <w:rsid w:val="7D450D29"/>
    <w:rsid w:val="7D49BEA0"/>
    <w:rsid w:val="7D4AB633"/>
    <w:rsid w:val="7D4F8195"/>
    <w:rsid w:val="7D5083CD"/>
    <w:rsid w:val="7D62B5AD"/>
    <w:rsid w:val="7D64EC47"/>
    <w:rsid w:val="7D662D1D"/>
    <w:rsid w:val="7D6A5940"/>
    <w:rsid w:val="7D71182E"/>
    <w:rsid w:val="7D764EBA"/>
    <w:rsid w:val="7D7B125D"/>
    <w:rsid w:val="7D7C7A29"/>
    <w:rsid w:val="7D7CA8AF"/>
    <w:rsid w:val="7D85DC96"/>
    <w:rsid w:val="7D8904CF"/>
    <w:rsid w:val="7D89451C"/>
    <w:rsid w:val="7D8A2C49"/>
    <w:rsid w:val="7D8C4A44"/>
    <w:rsid w:val="7D8C88CB"/>
    <w:rsid w:val="7D902F21"/>
    <w:rsid w:val="7D945CE0"/>
    <w:rsid w:val="7DA0BB51"/>
    <w:rsid w:val="7DA35053"/>
    <w:rsid w:val="7DA7D52C"/>
    <w:rsid w:val="7DABB973"/>
    <w:rsid w:val="7DAC9195"/>
    <w:rsid w:val="7DAD5AC7"/>
    <w:rsid w:val="7DB0C950"/>
    <w:rsid w:val="7DB26285"/>
    <w:rsid w:val="7DB39807"/>
    <w:rsid w:val="7DC0E408"/>
    <w:rsid w:val="7DC94461"/>
    <w:rsid w:val="7DCAFF45"/>
    <w:rsid w:val="7DCBB5B3"/>
    <w:rsid w:val="7DCBE5D5"/>
    <w:rsid w:val="7DCFE680"/>
    <w:rsid w:val="7DD66690"/>
    <w:rsid w:val="7DD6E681"/>
    <w:rsid w:val="7DDE16E7"/>
    <w:rsid w:val="7DDF90DB"/>
    <w:rsid w:val="7DDFFA68"/>
    <w:rsid w:val="7DE59B33"/>
    <w:rsid w:val="7DE69FC5"/>
    <w:rsid w:val="7DEA2EA6"/>
    <w:rsid w:val="7DED6D8F"/>
    <w:rsid w:val="7DF2C796"/>
    <w:rsid w:val="7DF92D2C"/>
    <w:rsid w:val="7DFC3CEB"/>
    <w:rsid w:val="7DFCB613"/>
    <w:rsid w:val="7DFEBE37"/>
    <w:rsid w:val="7DFFC823"/>
    <w:rsid w:val="7E068F4F"/>
    <w:rsid w:val="7E0A8D82"/>
    <w:rsid w:val="7E0C111E"/>
    <w:rsid w:val="7E0C222F"/>
    <w:rsid w:val="7E164ECE"/>
    <w:rsid w:val="7E18B2AF"/>
    <w:rsid w:val="7E1BA9B8"/>
    <w:rsid w:val="7E24BBB0"/>
    <w:rsid w:val="7E296C85"/>
    <w:rsid w:val="7E316743"/>
    <w:rsid w:val="7E340808"/>
    <w:rsid w:val="7E3EAF58"/>
    <w:rsid w:val="7E3F8322"/>
    <w:rsid w:val="7E3FC4D4"/>
    <w:rsid w:val="7E410C4A"/>
    <w:rsid w:val="7E4572F1"/>
    <w:rsid w:val="7E45C68E"/>
    <w:rsid w:val="7E4804DA"/>
    <w:rsid w:val="7E48CCF5"/>
    <w:rsid w:val="7E4C4FD5"/>
    <w:rsid w:val="7E538ADC"/>
    <w:rsid w:val="7E5482A1"/>
    <w:rsid w:val="7E5A5895"/>
    <w:rsid w:val="7E602585"/>
    <w:rsid w:val="7E681F32"/>
    <w:rsid w:val="7E6D667E"/>
    <w:rsid w:val="7E6DC980"/>
    <w:rsid w:val="7E74B73F"/>
    <w:rsid w:val="7E7ED275"/>
    <w:rsid w:val="7E8224F7"/>
    <w:rsid w:val="7E8DBF86"/>
    <w:rsid w:val="7E8F4E5C"/>
    <w:rsid w:val="7E91110E"/>
    <w:rsid w:val="7E91C4F9"/>
    <w:rsid w:val="7E960A7E"/>
    <w:rsid w:val="7E9A7BF5"/>
    <w:rsid w:val="7E9BBBE6"/>
    <w:rsid w:val="7E9BC8F3"/>
    <w:rsid w:val="7E9D2266"/>
    <w:rsid w:val="7EB6229C"/>
    <w:rsid w:val="7EBBCBF7"/>
    <w:rsid w:val="7EC0C0F5"/>
    <w:rsid w:val="7EC1F883"/>
    <w:rsid w:val="7EC2ED19"/>
    <w:rsid w:val="7EC83C74"/>
    <w:rsid w:val="7ECD7859"/>
    <w:rsid w:val="7EDDDB98"/>
    <w:rsid w:val="7EE58F01"/>
    <w:rsid w:val="7EE67893"/>
    <w:rsid w:val="7EEEE39E"/>
    <w:rsid w:val="7EF311F9"/>
    <w:rsid w:val="7EF7C444"/>
    <w:rsid w:val="7EFBDFE8"/>
    <w:rsid w:val="7EFD70D1"/>
    <w:rsid w:val="7F010031"/>
    <w:rsid w:val="7F06297B"/>
    <w:rsid w:val="7F117FCF"/>
    <w:rsid w:val="7F11E5BB"/>
    <w:rsid w:val="7F1494FB"/>
    <w:rsid w:val="7F1B0DAF"/>
    <w:rsid w:val="7F1BF89A"/>
    <w:rsid w:val="7F1DD5C7"/>
    <w:rsid w:val="7F24ED04"/>
    <w:rsid w:val="7F2DA3AE"/>
    <w:rsid w:val="7F3EA4CE"/>
    <w:rsid w:val="7F4671F9"/>
    <w:rsid w:val="7F48EB23"/>
    <w:rsid w:val="7F537BDB"/>
    <w:rsid w:val="7F5AA422"/>
    <w:rsid w:val="7F5E28FC"/>
    <w:rsid w:val="7F5F4478"/>
    <w:rsid w:val="7F6838D3"/>
    <w:rsid w:val="7F698E8A"/>
    <w:rsid w:val="7F6BA1F0"/>
    <w:rsid w:val="7F6CCF34"/>
    <w:rsid w:val="7F6F208E"/>
    <w:rsid w:val="7F6F4C45"/>
    <w:rsid w:val="7F6FE661"/>
    <w:rsid w:val="7F70470B"/>
    <w:rsid w:val="7F70D8A4"/>
    <w:rsid w:val="7F75BC03"/>
    <w:rsid w:val="7F7899B8"/>
    <w:rsid w:val="7F7B2948"/>
    <w:rsid w:val="7F7BBACF"/>
    <w:rsid w:val="7F7CAA97"/>
    <w:rsid w:val="7F807ADB"/>
    <w:rsid w:val="7F82E235"/>
    <w:rsid w:val="7F830DD2"/>
    <w:rsid w:val="7F848114"/>
    <w:rsid w:val="7F8E97F7"/>
    <w:rsid w:val="7F91C077"/>
    <w:rsid w:val="7F988931"/>
    <w:rsid w:val="7F9FA9B9"/>
    <w:rsid w:val="7F9FF258"/>
    <w:rsid w:val="7FA54A13"/>
    <w:rsid w:val="7FA55DB8"/>
    <w:rsid w:val="7FA8F281"/>
    <w:rsid w:val="7FAAB1DB"/>
    <w:rsid w:val="7FB547BE"/>
    <w:rsid w:val="7FB6365C"/>
    <w:rsid w:val="7FBB5FF3"/>
    <w:rsid w:val="7FBEB191"/>
    <w:rsid w:val="7FC1A25C"/>
    <w:rsid w:val="7FC68D28"/>
    <w:rsid w:val="7FC881E8"/>
    <w:rsid w:val="7FCA87E6"/>
    <w:rsid w:val="7FCB2E33"/>
    <w:rsid w:val="7FCDAAB6"/>
    <w:rsid w:val="7FCE97E5"/>
    <w:rsid w:val="7FCF8BA9"/>
    <w:rsid w:val="7FD04240"/>
    <w:rsid w:val="7FD88AC3"/>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9BA7D982-9583-4D9C-9503-05F6DD73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BF3A9F"/>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uiPriority w:val="1"/>
    <w:qFormat/>
    <w:rsid w:val="0193ED09"/>
    <w:rPr>
      <w:rFonts w:eastAsia="Calibri"/>
      <w:lang w:eastAsia="en-US"/>
    </w:rPr>
  </w:style>
  <w:style w:type="paragraph" w:customStyle="1" w:styleId="JRCTextbulletedlist1">
    <w:name w:val="JRC_Text_bulleted_list1"/>
    <w:basedOn w:val="Normal"/>
    <w:uiPriority w:val="1"/>
    <w:qFormat/>
    <w:rsid w:val="0193ED09"/>
    <w:pPr>
      <w:numPr>
        <w:numId w:val="7"/>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ind w:left="1427" w:hanging="576"/>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8"/>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720"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6"/>
      </w:numPr>
    </w:pPr>
  </w:style>
  <w:style w:type="paragraph" w:customStyle="1" w:styleId="JRCTextnumberedlist1">
    <w:name w:val="JRC_Text_numbered_list1"/>
    <w:basedOn w:val="Normal"/>
    <w:uiPriority w:val="1"/>
    <w:qFormat/>
    <w:rsid w:val="0193ED09"/>
    <w:pPr>
      <w:numPr>
        <w:numId w:val="9"/>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9"/>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9B5AD3"/>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AC286C"/>
  </w:style>
  <w:style w:type="character" w:customStyle="1" w:styleId="Mention11">
    <w:name w:val="Mention11"/>
    <w:basedOn w:val="DefaultParagraphFont"/>
    <w:uiPriority w:val="99"/>
    <w:unhideWhenUsed/>
    <w:rPr>
      <w:color w:val="2B579A"/>
      <w:shd w:val="clear" w:color="auto" w:fill="E6E6E6"/>
    </w:rPr>
  </w:style>
  <w:style w:type="character" w:customStyle="1" w:styleId="cf11">
    <w:name w:val="cf11"/>
    <w:basedOn w:val="DefaultParagraphFont"/>
    <w:rsid w:val="00BB35C2"/>
    <w:rPr>
      <w:rFonts w:ascii="Segoe UI" w:hAnsi="Segoe UI" w:cs="Segoe UI" w:hint="default"/>
      <w:sz w:val="18"/>
      <w:szCs w:val="18"/>
    </w:rPr>
  </w:style>
  <w:style w:type="character" w:customStyle="1" w:styleId="scxw27895463">
    <w:name w:val="scxw27895463"/>
    <w:basedOn w:val="DefaultParagraphFont"/>
    <w:rsid w:val="001D4D43"/>
  </w:style>
  <w:style w:type="character" w:customStyle="1" w:styleId="scxw12503194">
    <w:name w:val="scxw12503194"/>
    <w:basedOn w:val="DefaultParagraphFont"/>
    <w:rsid w:val="001D4D43"/>
  </w:style>
  <w:style w:type="character" w:customStyle="1" w:styleId="scxw112688113">
    <w:name w:val="scxw112688113"/>
    <w:basedOn w:val="DefaultParagraphFont"/>
    <w:rsid w:val="001D4D43"/>
  </w:style>
  <w:style w:type="character" w:customStyle="1" w:styleId="scxw133651870">
    <w:name w:val="scxw133651870"/>
    <w:basedOn w:val="DefaultParagraphFont"/>
    <w:rsid w:val="004D46DC"/>
  </w:style>
  <w:style w:type="character" w:customStyle="1" w:styleId="scxw199434157">
    <w:name w:val="scxw199434157"/>
    <w:basedOn w:val="DefaultParagraphFont"/>
    <w:rsid w:val="00013812"/>
  </w:style>
  <w:style w:type="character" w:customStyle="1" w:styleId="scxw33338584">
    <w:name w:val="scxw33338584"/>
    <w:basedOn w:val="DefaultParagraphFont"/>
    <w:rsid w:val="00013812"/>
  </w:style>
  <w:style w:type="character" w:customStyle="1" w:styleId="scxw44420143">
    <w:name w:val="scxw44420143"/>
    <w:basedOn w:val="DefaultParagraphFont"/>
    <w:rsid w:val="0029649F"/>
  </w:style>
  <w:style w:type="character" w:customStyle="1" w:styleId="scxw104438151">
    <w:name w:val="scxw104438151"/>
    <w:basedOn w:val="DefaultParagraphFont"/>
    <w:rsid w:val="00CE0C89"/>
  </w:style>
  <w:style w:type="character" w:customStyle="1" w:styleId="JRCTextZchn">
    <w:name w:val="JRC_Text Zchn"/>
    <w:basedOn w:val="DefaultParagraphFont"/>
    <w:link w:val="JRCText"/>
    <w:uiPriority w:val="1"/>
    <w:qFormat/>
    <w:rsid w:val="002E563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502EFE"/>
    <w:rPr>
      <w:color w:val="2B579A"/>
      <w:shd w:val="clear" w:color="auto" w:fill="E6E6E6"/>
    </w:rPr>
  </w:style>
  <w:style w:type="paragraph" w:customStyle="1" w:styleId="CharCharChar1">
    <w:name w:val="Char Char Char1"/>
    <w:basedOn w:val="Normal"/>
    <w:link w:val="FootnoteReference"/>
    <w:uiPriority w:val="99"/>
    <w:rsid w:val="008F4A08"/>
    <w:pPr>
      <w:keepLines/>
      <w:spacing w:before="0" w:after="160" w:line="240" w:lineRule="exact"/>
    </w:pPr>
    <w:rPr>
      <w:rFonts w:eastAsiaTheme="minorHAnsi" w:cstheme="minorBidi"/>
      <w:sz w:val="22"/>
      <w:szCs w:val="22"/>
      <w:vertAlign w:val="superscript"/>
      <w:lang w:eastAsia="en-US"/>
    </w:rPr>
  </w:style>
  <w:style w:type="character" w:styleId="Emphasis">
    <w:name w:val="Emphasis"/>
    <w:basedOn w:val="DefaultParagraphFont"/>
    <w:uiPriority w:val="20"/>
    <w:qFormat/>
    <w:rsid w:val="00587DFC"/>
    <w:rPr>
      <w:i/>
      <w:iCs/>
    </w:rPr>
  </w:style>
  <w:style w:type="paragraph" w:customStyle="1" w:styleId="whitespace-pre-wrap">
    <w:name w:val="whitespace-pre-wrap"/>
    <w:basedOn w:val="Normal"/>
    <w:uiPriority w:val="1"/>
    <w:rsid w:val="008268EB"/>
    <w:pPr>
      <w:spacing w:beforeAutospacing="1" w:afterAutospacing="1" w:line="240" w:lineRule="auto"/>
      <w:jc w:val="left"/>
    </w:pPr>
    <w:rPr>
      <w:rFonts w:asciiTheme="minorHAnsi" w:eastAsiaTheme="minorEastAsia" w:hAnsiTheme="minorHAnsi" w:cstheme="minorBidi"/>
      <w:sz w:val="24"/>
      <w:szCs w:val="24"/>
    </w:rPr>
  </w:style>
  <w:style w:type="character" w:customStyle="1" w:styleId="UnresolvedMention1">
    <w:name w:val="Unresolved Mention1"/>
    <w:basedOn w:val="DefaultParagraphFont"/>
    <w:uiPriority w:val="99"/>
    <w:semiHidden/>
    <w:unhideWhenUsed/>
    <w:rsid w:val="001853E6"/>
    <w:rPr>
      <w:color w:val="605E5C"/>
      <w:shd w:val="clear" w:color="auto" w:fill="E1DFDD"/>
    </w:rPr>
  </w:style>
  <w:style w:type="character" w:customStyle="1" w:styleId="ListParagraphChar">
    <w:name w:val="List Paragraph Char"/>
    <w:aliases w:val="OBC Bullet Char,Normal 1 Char,Task Body Char,Viñetas (Inicio Parrafo) Char,3 Txt tabla Char,Zerrenda-paragrafoa Char,Fiche List Paragraph Char,Dot pt Char,F5 List Paragraph Char,List Paragraph1 Char,No Spacing1 Char"/>
    <w:basedOn w:val="DefaultParagraphFont"/>
    <w:link w:val="ListParagraph"/>
    <w:uiPriority w:val="34"/>
    <w:locked/>
    <w:rsid w:val="00C80D1A"/>
    <w:rPr>
      <w:rFonts w:ascii="EC Square Sans Pro" w:eastAsiaTheme="minorEastAsia" w:hAnsi="EC Square Sans Pro"/>
      <w:sz w:val="20"/>
      <w:szCs w:val="20"/>
    </w:rPr>
  </w:style>
  <w:style w:type="character" w:customStyle="1" w:styleId="Mention13">
    <w:name w:val="Mention13"/>
    <w:basedOn w:val="DefaultParagraphFont"/>
    <w:uiPriority w:val="99"/>
    <w:unhideWhenUsed/>
    <w:rsid w:val="005C529A"/>
    <w:rPr>
      <w:color w:val="2B579A"/>
      <w:shd w:val="clear" w:color="auto" w:fill="E6E6E6"/>
    </w:rPr>
  </w:style>
  <w:style w:type="character" w:customStyle="1" w:styleId="break-words">
    <w:name w:val="break-words"/>
    <w:basedOn w:val="DefaultParagraphFont"/>
    <w:rsid w:val="00D1521C"/>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al"/>
    <w:uiPriority w:val="99"/>
    <w:rsid w:val="00D1521C"/>
    <w:pPr>
      <w:spacing w:before="0" w:after="160" w:line="240" w:lineRule="exact"/>
      <w:jc w:val="left"/>
    </w:pPr>
    <w:rPr>
      <w:rFonts w:asciiTheme="minorHAnsi" w:eastAsiaTheme="minorHAnsi" w:hAnsiTheme="minorHAnsi" w:cstheme="minorBidi"/>
      <w:sz w:val="19"/>
      <w:szCs w:val="19"/>
      <w:vertAlign w:val="superscript"/>
      <w:lang w:eastAsia="en-US"/>
    </w:rPr>
  </w:style>
  <w:style w:type="character" w:customStyle="1" w:styleId="Text1Char">
    <w:name w:val="Text 1 Char"/>
    <w:basedOn w:val="DefaultParagraphFont"/>
    <w:link w:val="Text1"/>
    <w:locked/>
    <w:rsid w:val="00D1521C"/>
    <w:rPr>
      <w:rFonts w:ascii="Verdana" w:hAnsi="Verdana"/>
    </w:rPr>
  </w:style>
  <w:style w:type="paragraph" w:customStyle="1" w:styleId="Text1">
    <w:name w:val="Text 1"/>
    <w:basedOn w:val="Normal"/>
    <w:link w:val="Text1Char"/>
    <w:rsid w:val="00D1521C"/>
    <w:pPr>
      <w:spacing w:before="0" w:after="240" w:line="240" w:lineRule="auto"/>
      <w:ind w:left="482"/>
    </w:pPr>
    <w:rPr>
      <w:rFonts w:ascii="Verdana" w:eastAsiaTheme="minorHAnsi" w:hAnsi="Verdana" w:cstheme="minorBidi"/>
      <w:sz w:val="22"/>
      <w:szCs w:val="22"/>
      <w:lang w:eastAsia="en-US"/>
    </w:rPr>
  </w:style>
  <w:style w:type="character" w:customStyle="1" w:styleId="JRCTextChar">
    <w:name w:val="JRC_Text Char"/>
    <w:basedOn w:val="DefaultParagraphFont"/>
    <w:uiPriority w:val="1"/>
    <w:rsid w:val="00900D5D"/>
    <w:rPr>
      <w:rFonts w:asciiTheme="minorHAnsi" w:eastAsiaTheme="minorEastAsia" w:hAnsiTheme="minorHAnsi" w:cstheme="minorBidi"/>
      <w:sz w:val="22"/>
      <w:szCs w:val="22"/>
    </w:rPr>
  </w:style>
  <w:style w:type="character" w:styleId="IntenseReference">
    <w:name w:val="Intense Reference"/>
    <w:basedOn w:val="DefaultParagraphFont"/>
    <w:uiPriority w:val="32"/>
    <w:qFormat/>
    <w:rsid w:val="00900D5D"/>
    <w:rPr>
      <w:b/>
      <w:bCs/>
      <w:smallCaps/>
      <w:color w:val="5B9BD5" w:themeColor="accent1"/>
      <w:spacing w:val="5"/>
    </w:rPr>
  </w:style>
  <w:style w:type="character" w:customStyle="1" w:styleId="UnresolvedMention3">
    <w:name w:val="Unresolved Mention3"/>
    <w:basedOn w:val="DefaultParagraphFont"/>
    <w:uiPriority w:val="99"/>
    <w:semiHidden/>
    <w:unhideWhenUsed/>
    <w:rsid w:val="00A812AD"/>
    <w:rPr>
      <w:color w:val="605E5C"/>
      <w:shd w:val="clear" w:color="auto" w:fill="E1DFDD"/>
    </w:rPr>
  </w:style>
  <w:style w:type="character" w:customStyle="1" w:styleId="Menzionenonrisolta1">
    <w:name w:val="Menzione non risolta1"/>
    <w:basedOn w:val="DefaultParagraphFont"/>
    <w:uiPriority w:val="99"/>
    <w:semiHidden/>
    <w:unhideWhenUsed/>
    <w:rsid w:val="00EA16D7"/>
    <w:rPr>
      <w:color w:val="605E5C"/>
      <w:shd w:val="clear" w:color="auto" w:fill="E1DFDD"/>
    </w:rPr>
  </w:style>
  <w:style w:type="character" w:customStyle="1" w:styleId="UnresolvedMention4">
    <w:name w:val="Unresolved Mention4"/>
    <w:basedOn w:val="DefaultParagraphFont"/>
    <w:uiPriority w:val="99"/>
    <w:semiHidden/>
    <w:unhideWhenUsed/>
    <w:rsid w:val="00EE6B2A"/>
    <w:rPr>
      <w:color w:val="605E5C"/>
      <w:shd w:val="clear" w:color="auto" w:fill="E1DFDD"/>
    </w:rPr>
  </w:style>
  <w:style w:type="character" w:customStyle="1" w:styleId="Mention14">
    <w:name w:val="Mention14"/>
    <w:basedOn w:val="DefaultParagraphFont"/>
    <w:uiPriority w:val="99"/>
    <w:unhideWhenUsed/>
    <w:rsid w:val="0090232B"/>
    <w:rPr>
      <w:color w:val="2B579A"/>
      <w:shd w:val="clear" w:color="auto" w:fill="E1DFDD"/>
    </w:rPr>
  </w:style>
  <w:style w:type="character" w:customStyle="1" w:styleId="Mention15">
    <w:name w:val="Mention15"/>
    <w:basedOn w:val="DefaultParagraphFont"/>
    <w:uiPriority w:val="99"/>
    <w:unhideWhenUsed/>
    <w:rsid w:val="00A86DA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1705260">
      <w:bodyDiv w:val="1"/>
      <w:marLeft w:val="0"/>
      <w:marRight w:val="0"/>
      <w:marTop w:val="0"/>
      <w:marBottom w:val="0"/>
      <w:divBdr>
        <w:top w:val="none" w:sz="0" w:space="0" w:color="auto"/>
        <w:left w:val="none" w:sz="0" w:space="0" w:color="auto"/>
        <w:bottom w:val="none" w:sz="0" w:space="0" w:color="auto"/>
        <w:right w:val="none" w:sz="0" w:space="0" w:color="auto"/>
      </w:divBdr>
      <w:divsChild>
        <w:div w:id="1554389561">
          <w:marLeft w:val="0"/>
          <w:marRight w:val="0"/>
          <w:marTop w:val="0"/>
          <w:marBottom w:val="0"/>
          <w:divBdr>
            <w:top w:val="none" w:sz="0" w:space="0" w:color="auto"/>
            <w:left w:val="none" w:sz="0" w:space="0" w:color="auto"/>
            <w:bottom w:val="none" w:sz="0" w:space="0" w:color="auto"/>
            <w:right w:val="none" w:sz="0" w:space="0" w:color="auto"/>
          </w:divBdr>
          <w:divsChild>
            <w:div w:id="1194491605">
              <w:marLeft w:val="0"/>
              <w:marRight w:val="0"/>
              <w:marTop w:val="0"/>
              <w:marBottom w:val="0"/>
              <w:divBdr>
                <w:top w:val="none" w:sz="0" w:space="0" w:color="auto"/>
                <w:left w:val="none" w:sz="0" w:space="0" w:color="auto"/>
                <w:bottom w:val="none" w:sz="0" w:space="0" w:color="auto"/>
                <w:right w:val="none" w:sz="0" w:space="0" w:color="auto"/>
              </w:divBdr>
            </w:div>
            <w:div w:id="1576551083">
              <w:marLeft w:val="0"/>
              <w:marRight w:val="0"/>
              <w:marTop w:val="0"/>
              <w:marBottom w:val="0"/>
              <w:divBdr>
                <w:top w:val="none" w:sz="0" w:space="0" w:color="auto"/>
                <w:left w:val="none" w:sz="0" w:space="0" w:color="auto"/>
                <w:bottom w:val="none" w:sz="0" w:space="0" w:color="auto"/>
                <w:right w:val="none" w:sz="0" w:space="0" w:color="auto"/>
              </w:divBdr>
            </w:div>
            <w:div w:id="2057972218">
              <w:marLeft w:val="0"/>
              <w:marRight w:val="0"/>
              <w:marTop w:val="0"/>
              <w:marBottom w:val="0"/>
              <w:divBdr>
                <w:top w:val="none" w:sz="0" w:space="0" w:color="auto"/>
                <w:left w:val="none" w:sz="0" w:space="0" w:color="auto"/>
                <w:bottom w:val="none" w:sz="0" w:space="0" w:color="auto"/>
                <w:right w:val="none" w:sz="0" w:space="0" w:color="auto"/>
              </w:divBdr>
            </w:div>
            <w:div w:id="2097942569">
              <w:marLeft w:val="0"/>
              <w:marRight w:val="0"/>
              <w:marTop w:val="0"/>
              <w:marBottom w:val="0"/>
              <w:divBdr>
                <w:top w:val="none" w:sz="0" w:space="0" w:color="auto"/>
                <w:left w:val="none" w:sz="0" w:space="0" w:color="auto"/>
                <w:bottom w:val="none" w:sz="0" w:space="0" w:color="auto"/>
                <w:right w:val="none" w:sz="0" w:space="0" w:color="auto"/>
              </w:divBdr>
            </w:div>
            <w:div w:id="20992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549">
      <w:bodyDiv w:val="1"/>
      <w:marLeft w:val="0"/>
      <w:marRight w:val="0"/>
      <w:marTop w:val="0"/>
      <w:marBottom w:val="0"/>
      <w:divBdr>
        <w:top w:val="none" w:sz="0" w:space="0" w:color="auto"/>
        <w:left w:val="none" w:sz="0" w:space="0" w:color="auto"/>
        <w:bottom w:val="none" w:sz="0" w:space="0" w:color="auto"/>
        <w:right w:val="none" w:sz="0" w:space="0" w:color="auto"/>
      </w:divBdr>
      <w:divsChild>
        <w:div w:id="16202286">
          <w:marLeft w:val="0"/>
          <w:marRight w:val="0"/>
          <w:marTop w:val="0"/>
          <w:marBottom w:val="0"/>
          <w:divBdr>
            <w:top w:val="none" w:sz="0" w:space="0" w:color="auto"/>
            <w:left w:val="none" w:sz="0" w:space="0" w:color="auto"/>
            <w:bottom w:val="none" w:sz="0" w:space="0" w:color="auto"/>
            <w:right w:val="none" w:sz="0" w:space="0" w:color="auto"/>
          </w:divBdr>
        </w:div>
        <w:div w:id="70274363">
          <w:marLeft w:val="0"/>
          <w:marRight w:val="0"/>
          <w:marTop w:val="0"/>
          <w:marBottom w:val="0"/>
          <w:divBdr>
            <w:top w:val="none" w:sz="0" w:space="0" w:color="auto"/>
            <w:left w:val="none" w:sz="0" w:space="0" w:color="auto"/>
            <w:bottom w:val="none" w:sz="0" w:space="0" w:color="auto"/>
            <w:right w:val="none" w:sz="0" w:space="0" w:color="auto"/>
          </w:divBdr>
        </w:div>
        <w:div w:id="193227797">
          <w:marLeft w:val="0"/>
          <w:marRight w:val="0"/>
          <w:marTop w:val="0"/>
          <w:marBottom w:val="0"/>
          <w:divBdr>
            <w:top w:val="none" w:sz="0" w:space="0" w:color="auto"/>
            <w:left w:val="none" w:sz="0" w:space="0" w:color="auto"/>
            <w:bottom w:val="none" w:sz="0" w:space="0" w:color="auto"/>
            <w:right w:val="none" w:sz="0" w:space="0" w:color="auto"/>
          </w:divBdr>
        </w:div>
        <w:div w:id="334573979">
          <w:marLeft w:val="0"/>
          <w:marRight w:val="0"/>
          <w:marTop w:val="0"/>
          <w:marBottom w:val="0"/>
          <w:divBdr>
            <w:top w:val="none" w:sz="0" w:space="0" w:color="auto"/>
            <w:left w:val="none" w:sz="0" w:space="0" w:color="auto"/>
            <w:bottom w:val="none" w:sz="0" w:space="0" w:color="auto"/>
            <w:right w:val="none" w:sz="0" w:space="0" w:color="auto"/>
          </w:divBdr>
        </w:div>
        <w:div w:id="471140286">
          <w:marLeft w:val="0"/>
          <w:marRight w:val="0"/>
          <w:marTop w:val="0"/>
          <w:marBottom w:val="0"/>
          <w:divBdr>
            <w:top w:val="none" w:sz="0" w:space="0" w:color="auto"/>
            <w:left w:val="none" w:sz="0" w:space="0" w:color="auto"/>
            <w:bottom w:val="none" w:sz="0" w:space="0" w:color="auto"/>
            <w:right w:val="none" w:sz="0" w:space="0" w:color="auto"/>
          </w:divBdr>
        </w:div>
        <w:div w:id="587036779">
          <w:marLeft w:val="0"/>
          <w:marRight w:val="0"/>
          <w:marTop w:val="0"/>
          <w:marBottom w:val="0"/>
          <w:divBdr>
            <w:top w:val="none" w:sz="0" w:space="0" w:color="auto"/>
            <w:left w:val="none" w:sz="0" w:space="0" w:color="auto"/>
            <w:bottom w:val="none" w:sz="0" w:space="0" w:color="auto"/>
            <w:right w:val="none" w:sz="0" w:space="0" w:color="auto"/>
          </w:divBdr>
        </w:div>
        <w:div w:id="637540231">
          <w:marLeft w:val="0"/>
          <w:marRight w:val="0"/>
          <w:marTop w:val="0"/>
          <w:marBottom w:val="0"/>
          <w:divBdr>
            <w:top w:val="none" w:sz="0" w:space="0" w:color="auto"/>
            <w:left w:val="none" w:sz="0" w:space="0" w:color="auto"/>
            <w:bottom w:val="none" w:sz="0" w:space="0" w:color="auto"/>
            <w:right w:val="none" w:sz="0" w:space="0" w:color="auto"/>
          </w:divBdr>
        </w:div>
        <w:div w:id="644237005">
          <w:marLeft w:val="0"/>
          <w:marRight w:val="0"/>
          <w:marTop w:val="0"/>
          <w:marBottom w:val="0"/>
          <w:divBdr>
            <w:top w:val="none" w:sz="0" w:space="0" w:color="auto"/>
            <w:left w:val="none" w:sz="0" w:space="0" w:color="auto"/>
            <w:bottom w:val="none" w:sz="0" w:space="0" w:color="auto"/>
            <w:right w:val="none" w:sz="0" w:space="0" w:color="auto"/>
          </w:divBdr>
        </w:div>
        <w:div w:id="755589524">
          <w:marLeft w:val="0"/>
          <w:marRight w:val="0"/>
          <w:marTop w:val="0"/>
          <w:marBottom w:val="0"/>
          <w:divBdr>
            <w:top w:val="none" w:sz="0" w:space="0" w:color="auto"/>
            <w:left w:val="none" w:sz="0" w:space="0" w:color="auto"/>
            <w:bottom w:val="none" w:sz="0" w:space="0" w:color="auto"/>
            <w:right w:val="none" w:sz="0" w:space="0" w:color="auto"/>
          </w:divBdr>
        </w:div>
        <w:div w:id="830945594">
          <w:marLeft w:val="0"/>
          <w:marRight w:val="0"/>
          <w:marTop w:val="0"/>
          <w:marBottom w:val="0"/>
          <w:divBdr>
            <w:top w:val="none" w:sz="0" w:space="0" w:color="auto"/>
            <w:left w:val="none" w:sz="0" w:space="0" w:color="auto"/>
            <w:bottom w:val="none" w:sz="0" w:space="0" w:color="auto"/>
            <w:right w:val="none" w:sz="0" w:space="0" w:color="auto"/>
          </w:divBdr>
        </w:div>
        <w:div w:id="865867639">
          <w:marLeft w:val="0"/>
          <w:marRight w:val="0"/>
          <w:marTop w:val="0"/>
          <w:marBottom w:val="0"/>
          <w:divBdr>
            <w:top w:val="none" w:sz="0" w:space="0" w:color="auto"/>
            <w:left w:val="none" w:sz="0" w:space="0" w:color="auto"/>
            <w:bottom w:val="none" w:sz="0" w:space="0" w:color="auto"/>
            <w:right w:val="none" w:sz="0" w:space="0" w:color="auto"/>
          </w:divBdr>
        </w:div>
        <w:div w:id="885682724">
          <w:marLeft w:val="0"/>
          <w:marRight w:val="0"/>
          <w:marTop w:val="0"/>
          <w:marBottom w:val="0"/>
          <w:divBdr>
            <w:top w:val="none" w:sz="0" w:space="0" w:color="auto"/>
            <w:left w:val="none" w:sz="0" w:space="0" w:color="auto"/>
            <w:bottom w:val="none" w:sz="0" w:space="0" w:color="auto"/>
            <w:right w:val="none" w:sz="0" w:space="0" w:color="auto"/>
          </w:divBdr>
        </w:div>
        <w:div w:id="892930820">
          <w:marLeft w:val="0"/>
          <w:marRight w:val="0"/>
          <w:marTop w:val="0"/>
          <w:marBottom w:val="0"/>
          <w:divBdr>
            <w:top w:val="none" w:sz="0" w:space="0" w:color="auto"/>
            <w:left w:val="none" w:sz="0" w:space="0" w:color="auto"/>
            <w:bottom w:val="none" w:sz="0" w:space="0" w:color="auto"/>
            <w:right w:val="none" w:sz="0" w:space="0" w:color="auto"/>
          </w:divBdr>
        </w:div>
        <w:div w:id="917715635">
          <w:marLeft w:val="0"/>
          <w:marRight w:val="0"/>
          <w:marTop w:val="0"/>
          <w:marBottom w:val="0"/>
          <w:divBdr>
            <w:top w:val="none" w:sz="0" w:space="0" w:color="auto"/>
            <w:left w:val="none" w:sz="0" w:space="0" w:color="auto"/>
            <w:bottom w:val="none" w:sz="0" w:space="0" w:color="auto"/>
            <w:right w:val="none" w:sz="0" w:space="0" w:color="auto"/>
          </w:divBdr>
        </w:div>
        <w:div w:id="925117311">
          <w:marLeft w:val="0"/>
          <w:marRight w:val="0"/>
          <w:marTop w:val="0"/>
          <w:marBottom w:val="0"/>
          <w:divBdr>
            <w:top w:val="none" w:sz="0" w:space="0" w:color="auto"/>
            <w:left w:val="none" w:sz="0" w:space="0" w:color="auto"/>
            <w:bottom w:val="none" w:sz="0" w:space="0" w:color="auto"/>
            <w:right w:val="none" w:sz="0" w:space="0" w:color="auto"/>
          </w:divBdr>
        </w:div>
        <w:div w:id="1058894314">
          <w:marLeft w:val="0"/>
          <w:marRight w:val="0"/>
          <w:marTop w:val="0"/>
          <w:marBottom w:val="0"/>
          <w:divBdr>
            <w:top w:val="none" w:sz="0" w:space="0" w:color="auto"/>
            <w:left w:val="none" w:sz="0" w:space="0" w:color="auto"/>
            <w:bottom w:val="none" w:sz="0" w:space="0" w:color="auto"/>
            <w:right w:val="none" w:sz="0" w:space="0" w:color="auto"/>
          </w:divBdr>
        </w:div>
        <w:div w:id="1067915334">
          <w:marLeft w:val="0"/>
          <w:marRight w:val="0"/>
          <w:marTop w:val="0"/>
          <w:marBottom w:val="0"/>
          <w:divBdr>
            <w:top w:val="none" w:sz="0" w:space="0" w:color="auto"/>
            <w:left w:val="none" w:sz="0" w:space="0" w:color="auto"/>
            <w:bottom w:val="none" w:sz="0" w:space="0" w:color="auto"/>
            <w:right w:val="none" w:sz="0" w:space="0" w:color="auto"/>
          </w:divBdr>
        </w:div>
        <w:div w:id="1111164909">
          <w:marLeft w:val="0"/>
          <w:marRight w:val="0"/>
          <w:marTop w:val="0"/>
          <w:marBottom w:val="0"/>
          <w:divBdr>
            <w:top w:val="none" w:sz="0" w:space="0" w:color="auto"/>
            <w:left w:val="none" w:sz="0" w:space="0" w:color="auto"/>
            <w:bottom w:val="none" w:sz="0" w:space="0" w:color="auto"/>
            <w:right w:val="none" w:sz="0" w:space="0" w:color="auto"/>
          </w:divBdr>
        </w:div>
        <w:div w:id="1156187969">
          <w:marLeft w:val="0"/>
          <w:marRight w:val="0"/>
          <w:marTop w:val="0"/>
          <w:marBottom w:val="0"/>
          <w:divBdr>
            <w:top w:val="none" w:sz="0" w:space="0" w:color="auto"/>
            <w:left w:val="none" w:sz="0" w:space="0" w:color="auto"/>
            <w:bottom w:val="none" w:sz="0" w:space="0" w:color="auto"/>
            <w:right w:val="none" w:sz="0" w:space="0" w:color="auto"/>
          </w:divBdr>
        </w:div>
        <w:div w:id="1225992002">
          <w:marLeft w:val="0"/>
          <w:marRight w:val="0"/>
          <w:marTop w:val="0"/>
          <w:marBottom w:val="0"/>
          <w:divBdr>
            <w:top w:val="none" w:sz="0" w:space="0" w:color="auto"/>
            <w:left w:val="none" w:sz="0" w:space="0" w:color="auto"/>
            <w:bottom w:val="none" w:sz="0" w:space="0" w:color="auto"/>
            <w:right w:val="none" w:sz="0" w:space="0" w:color="auto"/>
          </w:divBdr>
        </w:div>
        <w:div w:id="1358316106">
          <w:marLeft w:val="0"/>
          <w:marRight w:val="0"/>
          <w:marTop w:val="0"/>
          <w:marBottom w:val="0"/>
          <w:divBdr>
            <w:top w:val="none" w:sz="0" w:space="0" w:color="auto"/>
            <w:left w:val="none" w:sz="0" w:space="0" w:color="auto"/>
            <w:bottom w:val="none" w:sz="0" w:space="0" w:color="auto"/>
            <w:right w:val="none" w:sz="0" w:space="0" w:color="auto"/>
          </w:divBdr>
        </w:div>
        <w:div w:id="1581016079">
          <w:marLeft w:val="0"/>
          <w:marRight w:val="0"/>
          <w:marTop w:val="0"/>
          <w:marBottom w:val="0"/>
          <w:divBdr>
            <w:top w:val="none" w:sz="0" w:space="0" w:color="auto"/>
            <w:left w:val="none" w:sz="0" w:space="0" w:color="auto"/>
            <w:bottom w:val="none" w:sz="0" w:space="0" w:color="auto"/>
            <w:right w:val="none" w:sz="0" w:space="0" w:color="auto"/>
          </w:divBdr>
        </w:div>
        <w:div w:id="1747410539">
          <w:marLeft w:val="0"/>
          <w:marRight w:val="0"/>
          <w:marTop w:val="0"/>
          <w:marBottom w:val="0"/>
          <w:divBdr>
            <w:top w:val="none" w:sz="0" w:space="0" w:color="auto"/>
            <w:left w:val="none" w:sz="0" w:space="0" w:color="auto"/>
            <w:bottom w:val="none" w:sz="0" w:space="0" w:color="auto"/>
            <w:right w:val="none" w:sz="0" w:space="0" w:color="auto"/>
          </w:divBdr>
          <w:divsChild>
            <w:div w:id="27875429">
              <w:marLeft w:val="0"/>
              <w:marRight w:val="0"/>
              <w:marTop w:val="0"/>
              <w:marBottom w:val="0"/>
              <w:divBdr>
                <w:top w:val="none" w:sz="0" w:space="0" w:color="auto"/>
                <w:left w:val="none" w:sz="0" w:space="0" w:color="auto"/>
                <w:bottom w:val="none" w:sz="0" w:space="0" w:color="auto"/>
                <w:right w:val="none" w:sz="0" w:space="0" w:color="auto"/>
              </w:divBdr>
            </w:div>
            <w:div w:id="48237079">
              <w:marLeft w:val="0"/>
              <w:marRight w:val="0"/>
              <w:marTop w:val="0"/>
              <w:marBottom w:val="0"/>
              <w:divBdr>
                <w:top w:val="none" w:sz="0" w:space="0" w:color="auto"/>
                <w:left w:val="none" w:sz="0" w:space="0" w:color="auto"/>
                <w:bottom w:val="none" w:sz="0" w:space="0" w:color="auto"/>
                <w:right w:val="none" w:sz="0" w:space="0" w:color="auto"/>
              </w:divBdr>
            </w:div>
            <w:div w:id="136654404">
              <w:marLeft w:val="0"/>
              <w:marRight w:val="0"/>
              <w:marTop w:val="0"/>
              <w:marBottom w:val="0"/>
              <w:divBdr>
                <w:top w:val="none" w:sz="0" w:space="0" w:color="auto"/>
                <w:left w:val="none" w:sz="0" w:space="0" w:color="auto"/>
                <w:bottom w:val="none" w:sz="0" w:space="0" w:color="auto"/>
                <w:right w:val="none" w:sz="0" w:space="0" w:color="auto"/>
              </w:divBdr>
            </w:div>
            <w:div w:id="354422697">
              <w:marLeft w:val="0"/>
              <w:marRight w:val="0"/>
              <w:marTop w:val="0"/>
              <w:marBottom w:val="0"/>
              <w:divBdr>
                <w:top w:val="none" w:sz="0" w:space="0" w:color="auto"/>
                <w:left w:val="none" w:sz="0" w:space="0" w:color="auto"/>
                <w:bottom w:val="none" w:sz="0" w:space="0" w:color="auto"/>
                <w:right w:val="none" w:sz="0" w:space="0" w:color="auto"/>
              </w:divBdr>
            </w:div>
            <w:div w:id="537476112">
              <w:marLeft w:val="0"/>
              <w:marRight w:val="0"/>
              <w:marTop w:val="0"/>
              <w:marBottom w:val="0"/>
              <w:divBdr>
                <w:top w:val="none" w:sz="0" w:space="0" w:color="auto"/>
                <w:left w:val="none" w:sz="0" w:space="0" w:color="auto"/>
                <w:bottom w:val="none" w:sz="0" w:space="0" w:color="auto"/>
                <w:right w:val="none" w:sz="0" w:space="0" w:color="auto"/>
              </w:divBdr>
            </w:div>
            <w:div w:id="700403295">
              <w:marLeft w:val="0"/>
              <w:marRight w:val="0"/>
              <w:marTop w:val="0"/>
              <w:marBottom w:val="0"/>
              <w:divBdr>
                <w:top w:val="none" w:sz="0" w:space="0" w:color="auto"/>
                <w:left w:val="none" w:sz="0" w:space="0" w:color="auto"/>
                <w:bottom w:val="none" w:sz="0" w:space="0" w:color="auto"/>
                <w:right w:val="none" w:sz="0" w:space="0" w:color="auto"/>
              </w:divBdr>
            </w:div>
            <w:div w:id="832917978">
              <w:marLeft w:val="0"/>
              <w:marRight w:val="0"/>
              <w:marTop w:val="0"/>
              <w:marBottom w:val="0"/>
              <w:divBdr>
                <w:top w:val="none" w:sz="0" w:space="0" w:color="auto"/>
                <w:left w:val="none" w:sz="0" w:space="0" w:color="auto"/>
                <w:bottom w:val="none" w:sz="0" w:space="0" w:color="auto"/>
                <w:right w:val="none" w:sz="0" w:space="0" w:color="auto"/>
              </w:divBdr>
            </w:div>
            <w:div w:id="962926400">
              <w:marLeft w:val="0"/>
              <w:marRight w:val="0"/>
              <w:marTop w:val="0"/>
              <w:marBottom w:val="0"/>
              <w:divBdr>
                <w:top w:val="none" w:sz="0" w:space="0" w:color="auto"/>
                <w:left w:val="none" w:sz="0" w:space="0" w:color="auto"/>
                <w:bottom w:val="none" w:sz="0" w:space="0" w:color="auto"/>
                <w:right w:val="none" w:sz="0" w:space="0" w:color="auto"/>
              </w:divBdr>
            </w:div>
            <w:div w:id="1067919265">
              <w:marLeft w:val="0"/>
              <w:marRight w:val="0"/>
              <w:marTop w:val="0"/>
              <w:marBottom w:val="0"/>
              <w:divBdr>
                <w:top w:val="none" w:sz="0" w:space="0" w:color="auto"/>
                <w:left w:val="none" w:sz="0" w:space="0" w:color="auto"/>
                <w:bottom w:val="none" w:sz="0" w:space="0" w:color="auto"/>
                <w:right w:val="none" w:sz="0" w:space="0" w:color="auto"/>
              </w:divBdr>
            </w:div>
            <w:div w:id="1118254790">
              <w:marLeft w:val="0"/>
              <w:marRight w:val="0"/>
              <w:marTop w:val="0"/>
              <w:marBottom w:val="0"/>
              <w:divBdr>
                <w:top w:val="none" w:sz="0" w:space="0" w:color="auto"/>
                <w:left w:val="none" w:sz="0" w:space="0" w:color="auto"/>
                <w:bottom w:val="none" w:sz="0" w:space="0" w:color="auto"/>
                <w:right w:val="none" w:sz="0" w:space="0" w:color="auto"/>
              </w:divBdr>
            </w:div>
            <w:div w:id="1129663891">
              <w:marLeft w:val="0"/>
              <w:marRight w:val="0"/>
              <w:marTop w:val="0"/>
              <w:marBottom w:val="0"/>
              <w:divBdr>
                <w:top w:val="none" w:sz="0" w:space="0" w:color="auto"/>
                <w:left w:val="none" w:sz="0" w:space="0" w:color="auto"/>
                <w:bottom w:val="none" w:sz="0" w:space="0" w:color="auto"/>
                <w:right w:val="none" w:sz="0" w:space="0" w:color="auto"/>
              </w:divBdr>
            </w:div>
            <w:div w:id="1358581258">
              <w:marLeft w:val="0"/>
              <w:marRight w:val="0"/>
              <w:marTop w:val="0"/>
              <w:marBottom w:val="0"/>
              <w:divBdr>
                <w:top w:val="none" w:sz="0" w:space="0" w:color="auto"/>
                <w:left w:val="none" w:sz="0" w:space="0" w:color="auto"/>
                <w:bottom w:val="none" w:sz="0" w:space="0" w:color="auto"/>
                <w:right w:val="none" w:sz="0" w:space="0" w:color="auto"/>
              </w:divBdr>
            </w:div>
            <w:div w:id="1405949400">
              <w:marLeft w:val="0"/>
              <w:marRight w:val="0"/>
              <w:marTop w:val="0"/>
              <w:marBottom w:val="0"/>
              <w:divBdr>
                <w:top w:val="none" w:sz="0" w:space="0" w:color="auto"/>
                <w:left w:val="none" w:sz="0" w:space="0" w:color="auto"/>
                <w:bottom w:val="none" w:sz="0" w:space="0" w:color="auto"/>
                <w:right w:val="none" w:sz="0" w:space="0" w:color="auto"/>
              </w:divBdr>
            </w:div>
            <w:div w:id="1498962184">
              <w:marLeft w:val="0"/>
              <w:marRight w:val="0"/>
              <w:marTop w:val="0"/>
              <w:marBottom w:val="0"/>
              <w:divBdr>
                <w:top w:val="none" w:sz="0" w:space="0" w:color="auto"/>
                <w:left w:val="none" w:sz="0" w:space="0" w:color="auto"/>
                <w:bottom w:val="none" w:sz="0" w:space="0" w:color="auto"/>
                <w:right w:val="none" w:sz="0" w:space="0" w:color="auto"/>
              </w:divBdr>
            </w:div>
            <w:div w:id="1531262980">
              <w:marLeft w:val="0"/>
              <w:marRight w:val="0"/>
              <w:marTop w:val="0"/>
              <w:marBottom w:val="0"/>
              <w:divBdr>
                <w:top w:val="none" w:sz="0" w:space="0" w:color="auto"/>
                <w:left w:val="none" w:sz="0" w:space="0" w:color="auto"/>
                <w:bottom w:val="none" w:sz="0" w:space="0" w:color="auto"/>
                <w:right w:val="none" w:sz="0" w:space="0" w:color="auto"/>
              </w:divBdr>
            </w:div>
            <w:div w:id="1591961128">
              <w:marLeft w:val="0"/>
              <w:marRight w:val="0"/>
              <w:marTop w:val="0"/>
              <w:marBottom w:val="0"/>
              <w:divBdr>
                <w:top w:val="none" w:sz="0" w:space="0" w:color="auto"/>
                <w:left w:val="none" w:sz="0" w:space="0" w:color="auto"/>
                <w:bottom w:val="none" w:sz="0" w:space="0" w:color="auto"/>
                <w:right w:val="none" w:sz="0" w:space="0" w:color="auto"/>
              </w:divBdr>
            </w:div>
            <w:div w:id="2009017423">
              <w:marLeft w:val="0"/>
              <w:marRight w:val="0"/>
              <w:marTop w:val="0"/>
              <w:marBottom w:val="0"/>
              <w:divBdr>
                <w:top w:val="none" w:sz="0" w:space="0" w:color="auto"/>
                <w:left w:val="none" w:sz="0" w:space="0" w:color="auto"/>
                <w:bottom w:val="none" w:sz="0" w:space="0" w:color="auto"/>
                <w:right w:val="none" w:sz="0" w:space="0" w:color="auto"/>
              </w:divBdr>
            </w:div>
            <w:div w:id="2106264233">
              <w:marLeft w:val="0"/>
              <w:marRight w:val="0"/>
              <w:marTop w:val="0"/>
              <w:marBottom w:val="0"/>
              <w:divBdr>
                <w:top w:val="none" w:sz="0" w:space="0" w:color="auto"/>
                <w:left w:val="none" w:sz="0" w:space="0" w:color="auto"/>
                <w:bottom w:val="none" w:sz="0" w:space="0" w:color="auto"/>
                <w:right w:val="none" w:sz="0" w:space="0" w:color="auto"/>
              </w:divBdr>
            </w:div>
          </w:divsChild>
        </w:div>
        <w:div w:id="1756168570">
          <w:marLeft w:val="0"/>
          <w:marRight w:val="0"/>
          <w:marTop w:val="0"/>
          <w:marBottom w:val="0"/>
          <w:divBdr>
            <w:top w:val="none" w:sz="0" w:space="0" w:color="auto"/>
            <w:left w:val="none" w:sz="0" w:space="0" w:color="auto"/>
            <w:bottom w:val="none" w:sz="0" w:space="0" w:color="auto"/>
            <w:right w:val="none" w:sz="0" w:space="0" w:color="auto"/>
          </w:divBdr>
        </w:div>
        <w:div w:id="1896627006">
          <w:marLeft w:val="0"/>
          <w:marRight w:val="0"/>
          <w:marTop w:val="0"/>
          <w:marBottom w:val="0"/>
          <w:divBdr>
            <w:top w:val="none" w:sz="0" w:space="0" w:color="auto"/>
            <w:left w:val="none" w:sz="0" w:space="0" w:color="auto"/>
            <w:bottom w:val="none" w:sz="0" w:space="0" w:color="auto"/>
            <w:right w:val="none" w:sz="0" w:space="0" w:color="auto"/>
          </w:divBdr>
        </w:div>
        <w:div w:id="2095585673">
          <w:marLeft w:val="0"/>
          <w:marRight w:val="0"/>
          <w:marTop w:val="0"/>
          <w:marBottom w:val="0"/>
          <w:divBdr>
            <w:top w:val="none" w:sz="0" w:space="0" w:color="auto"/>
            <w:left w:val="none" w:sz="0" w:space="0" w:color="auto"/>
            <w:bottom w:val="none" w:sz="0" w:space="0" w:color="auto"/>
            <w:right w:val="none" w:sz="0" w:space="0" w:color="auto"/>
          </w:divBdr>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07038355">
      <w:bodyDiv w:val="1"/>
      <w:marLeft w:val="0"/>
      <w:marRight w:val="0"/>
      <w:marTop w:val="0"/>
      <w:marBottom w:val="0"/>
      <w:divBdr>
        <w:top w:val="none" w:sz="0" w:space="0" w:color="auto"/>
        <w:left w:val="none" w:sz="0" w:space="0" w:color="auto"/>
        <w:bottom w:val="none" w:sz="0" w:space="0" w:color="auto"/>
        <w:right w:val="none" w:sz="0" w:space="0" w:color="auto"/>
      </w:divBdr>
      <w:divsChild>
        <w:div w:id="1622613244">
          <w:marLeft w:val="0"/>
          <w:marRight w:val="0"/>
          <w:marTop w:val="0"/>
          <w:marBottom w:val="0"/>
          <w:divBdr>
            <w:top w:val="none" w:sz="0" w:space="0" w:color="auto"/>
            <w:left w:val="none" w:sz="0" w:space="0" w:color="auto"/>
            <w:bottom w:val="none" w:sz="0" w:space="0" w:color="auto"/>
            <w:right w:val="none" w:sz="0" w:space="0" w:color="auto"/>
          </w:divBdr>
          <w:divsChild>
            <w:div w:id="132258045">
              <w:marLeft w:val="0"/>
              <w:marRight w:val="0"/>
              <w:marTop w:val="0"/>
              <w:marBottom w:val="0"/>
              <w:divBdr>
                <w:top w:val="none" w:sz="0" w:space="0" w:color="auto"/>
                <w:left w:val="none" w:sz="0" w:space="0" w:color="auto"/>
                <w:bottom w:val="none" w:sz="0" w:space="0" w:color="auto"/>
                <w:right w:val="none" w:sz="0" w:space="0" w:color="auto"/>
              </w:divBdr>
            </w:div>
            <w:div w:id="492528603">
              <w:marLeft w:val="0"/>
              <w:marRight w:val="0"/>
              <w:marTop w:val="0"/>
              <w:marBottom w:val="0"/>
              <w:divBdr>
                <w:top w:val="none" w:sz="0" w:space="0" w:color="auto"/>
                <w:left w:val="none" w:sz="0" w:space="0" w:color="auto"/>
                <w:bottom w:val="none" w:sz="0" w:space="0" w:color="auto"/>
                <w:right w:val="none" w:sz="0" w:space="0" w:color="auto"/>
              </w:divBdr>
            </w:div>
            <w:div w:id="776994845">
              <w:marLeft w:val="0"/>
              <w:marRight w:val="0"/>
              <w:marTop w:val="0"/>
              <w:marBottom w:val="0"/>
              <w:divBdr>
                <w:top w:val="none" w:sz="0" w:space="0" w:color="auto"/>
                <w:left w:val="none" w:sz="0" w:space="0" w:color="auto"/>
                <w:bottom w:val="none" w:sz="0" w:space="0" w:color="auto"/>
                <w:right w:val="none" w:sz="0" w:space="0" w:color="auto"/>
              </w:divBdr>
            </w:div>
            <w:div w:id="1145972880">
              <w:marLeft w:val="0"/>
              <w:marRight w:val="0"/>
              <w:marTop w:val="0"/>
              <w:marBottom w:val="0"/>
              <w:divBdr>
                <w:top w:val="none" w:sz="0" w:space="0" w:color="auto"/>
                <w:left w:val="none" w:sz="0" w:space="0" w:color="auto"/>
                <w:bottom w:val="none" w:sz="0" w:space="0" w:color="auto"/>
                <w:right w:val="none" w:sz="0" w:space="0" w:color="auto"/>
              </w:divBdr>
            </w:div>
            <w:div w:id="1372535059">
              <w:marLeft w:val="0"/>
              <w:marRight w:val="0"/>
              <w:marTop w:val="0"/>
              <w:marBottom w:val="0"/>
              <w:divBdr>
                <w:top w:val="none" w:sz="0" w:space="0" w:color="auto"/>
                <w:left w:val="none" w:sz="0" w:space="0" w:color="auto"/>
                <w:bottom w:val="none" w:sz="0" w:space="0" w:color="auto"/>
                <w:right w:val="none" w:sz="0" w:space="0" w:color="auto"/>
              </w:divBdr>
            </w:div>
            <w:div w:id="1696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275528651">
      <w:bodyDiv w:val="1"/>
      <w:marLeft w:val="0"/>
      <w:marRight w:val="0"/>
      <w:marTop w:val="0"/>
      <w:marBottom w:val="0"/>
      <w:divBdr>
        <w:top w:val="none" w:sz="0" w:space="0" w:color="auto"/>
        <w:left w:val="none" w:sz="0" w:space="0" w:color="auto"/>
        <w:bottom w:val="none" w:sz="0" w:space="0" w:color="auto"/>
        <w:right w:val="none" w:sz="0" w:space="0" w:color="auto"/>
      </w:divBdr>
      <w:divsChild>
        <w:div w:id="2101632517">
          <w:marLeft w:val="0"/>
          <w:marRight w:val="0"/>
          <w:marTop w:val="0"/>
          <w:marBottom w:val="0"/>
          <w:divBdr>
            <w:top w:val="none" w:sz="0" w:space="0" w:color="auto"/>
            <w:left w:val="none" w:sz="0" w:space="0" w:color="auto"/>
            <w:bottom w:val="none" w:sz="0" w:space="0" w:color="auto"/>
            <w:right w:val="none" w:sz="0" w:space="0" w:color="auto"/>
          </w:divBdr>
          <w:divsChild>
            <w:div w:id="52169558">
              <w:marLeft w:val="0"/>
              <w:marRight w:val="0"/>
              <w:marTop w:val="0"/>
              <w:marBottom w:val="0"/>
              <w:divBdr>
                <w:top w:val="none" w:sz="0" w:space="0" w:color="auto"/>
                <w:left w:val="none" w:sz="0" w:space="0" w:color="auto"/>
                <w:bottom w:val="none" w:sz="0" w:space="0" w:color="auto"/>
                <w:right w:val="none" w:sz="0" w:space="0" w:color="auto"/>
              </w:divBdr>
            </w:div>
            <w:div w:id="577131957">
              <w:marLeft w:val="0"/>
              <w:marRight w:val="0"/>
              <w:marTop w:val="0"/>
              <w:marBottom w:val="0"/>
              <w:divBdr>
                <w:top w:val="none" w:sz="0" w:space="0" w:color="auto"/>
                <w:left w:val="none" w:sz="0" w:space="0" w:color="auto"/>
                <w:bottom w:val="none" w:sz="0" w:space="0" w:color="auto"/>
                <w:right w:val="none" w:sz="0" w:space="0" w:color="auto"/>
              </w:divBdr>
            </w:div>
            <w:div w:id="1727027883">
              <w:marLeft w:val="0"/>
              <w:marRight w:val="0"/>
              <w:marTop w:val="0"/>
              <w:marBottom w:val="0"/>
              <w:divBdr>
                <w:top w:val="none" w:sz="0" w:space="0" w:color="auto"/>
                <w:left w:val="none" w:sz="0" w:space="0" w:color="auto"/>
                <w:bottom w:val="none" w:sz="0" w:space="0" w:color="auto"/>
                <w:right w:val="none" w:sz="0" w:space="0" w:color="auto"/>
              </w:divBdr>
            </w:div>
            <w:div w:id="20695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393547981">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marLeft w:val="0"/>
          <w:marRight w:val="0"/>
          <w:marTop w:val="0"/>
          <w:marBottom w:val="0"/>
          <w:divBdr>
            <w:top w:val="none" w:sz="0" w:space="0" w:color="auto"/>
            <w:left w:val="none" w:sz="0" w:space="0" w:color="auto"/>
            <w:bottom w:val="none" w:sz="0" w:space="0" w:color="auto"/>
            <w:right w:val="none" w:sz="0" w:space="0" w:color="auto"/>
          </w:divBdr>
        </w:div>
        <w:div w:id="657734888">
          <w:marLeft w:val="0"/>
          <w:marRight w:val="0"/>
          <w:marTop w:val="0"/>
          <w:marBottom w:val="0"/>
          <w:divBdr>
            <w:top w:val="none" w:sz="0" w:space="0" w:color="auto"/>
            <w:left w:val="none" w:sz="0" w:space="0" w:color="auto"/>
            <w:bottom w:val="none" w:sz="0" w:space="0" w:color="auto"/>
            <w:right w:val="none" w:sz="0" w:space="0" w:color="auto"/>
          </w:divBdr>
        </w:div>
        <w:div w:id="816412717">
          <w:marLeft w:val="0"/>
          <w:marRight w:val="0"/>
          <w:marTop w:val="0"/>
          <w:marBottom w:val="0"/>
          <w:divBdr>
            <w:top w:val="none" w:sz="0" w:space="0" w:color="auto"/>
            <w:left w:val="none" w:sz="0" w:space="0" w:color="auto"/>
            <w:bottom w:val="none" w:sz="0" w:space="0" w:color="auto"/>
            <w:right w:val="none" w:sz="0" w:space="0" w:color="auto"/>
          </w:divBdr>
        </w:div>
        <w:div w:id="1017806177">
          <w:marLeft w:val="0"/>
          <w:marRight w:val="0"/>
          <w:marTop w:val="0"/>
          <w:marBottom w:val="0"/>
          <w:divBdr>
            <w:top w:val="none" w:sz="0" w:space="0" w:color="auto"/>
            <w:left w:val="none" w:sz="0" w:space="0" w:color="auto"/>
            <w:bottom w:val="none" w:sz="0" w:space="0" w:color="auto"/>
            <w:right w:val="none" w:sz="0" w:space="0" w:color="auto"/>
          </w:divBdr>
        </w:div>
        <w:div w:id="1227302002">
          <w:marLeft w:val="0"/>
          <w:marRight w:val="0"/>
          <w:marTop w:val="0"/>
          <w:marBottom w:val="0"/>
          <w:divBdr>
            <w:top w:val="none" w:sz="0" w:space="0" w:color="auto"/>
            <w:left w:val="none" w:sz="0" w:space="0" w:color="auto"/>
            <w:bottom w:val="none" w:sz="0" w:space="0" w:color="auto"/>
            <w:right w:val="none" w:sz="0" w:space="0" w:color="auto"/>
          </w:divBdr>
        </w:div>
        <w:div w:id="2098086848">
          <w:marLeft w:val="0"/>
          <w:marRight w:val="0"/>
          <w:marTop w:val="0"/>
          <w:marBottom w:val="0"/>
          <w:divBdr>
            <w:top w:val="none" w:sz="0" w:space="0" w:color="auto"/>
            <w:left w:val="none" w:sz="0" w:space="0" w:color="auto"/>
            <w:bottom w:val="none" w:sz="0" w:space="0" w:color="auto"/>
            <w:right w:val="none" w:sz="0" w:space="0" w:color="auto"/>
          </w:divBdr>
        </w:div>
      </w:divsChild>
    </w:div>
    <w:div w:id="422576963">
      <w:bodyDiv w:val="1"/>
      <w:marLeft w:val="0"/>
      <w:marRight w:val="0"/>
      <w:marTop w:val="0"/>
      <w:marBottom w:val="0"/>
      <w:divBdr>
        <w:top w:val="none" w:sz="0" w:space="0" w:color="auto"/>
        <w:left w:val="none" w:sz="0" w:space="0" w:color="auto"/>
        <w:bottom w:val="none" w:sz="0" w:space="0" w:color="auto"/>
        <w:right w:val="none" w:sz="0" w:space="0" w:color="auto"/>
      </w:divBdr>
      <w:divsChild>
        <w:div w:id="275597374">
          <w:marLeft w:val="0"/>
          <w:marRight w:val="0"/>
          <w:marTop w:val="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3261">
      <w:bodyDiv w:val="1"/>
      <w:marLeft w:val="0"/>
      <w:marRight w:val="0"/>
      <w:marTop w:val="0"/>
      <w:marBottom w:val="0"/>
      <w:divBdr>
        <w:top w:val="none" w:sz="0" w:space="0" w:color="auto"/>
        <w:left w:val="none" w:sz="0" w:space="0" w:color="auto"/>
        <w:bottom w:val="none" w:sz="0" w:space="0" w:color="auto"/>
        <w:right w:val="none" w:sz="0" w:space="0" w:color="auto"/>
      </w:divBdr>
      <w:divsChild>
        <w:div w:id="1518155550">
          <w:marLeft w:val="0"/>
          <w:marRight w:val="0"/>
          <w:marTop w:val="0"/>
          <w:marBottom w:val="0"/>
          <w:divBdr>
            <w:top w:val="none" w:sz="0" w:space="0" w:color="auto"/>
            <w:left w:val="none" w:sz="0" w:space="0" w:color="auto"/>
            <w:bottom w:val="none" w:sz="0" w:space="0" w:color="auto"/>
            <w:right w:val="none" w:sz="0" w:space="0" w:color="auto"/>
          </w:divBdr>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586572067">
      <w:bodyDiv w:val="1"/>
      <w:marLeft w:val="0"/>
      <w:marRight w:val="0"/>
      <w:marTop w:val="0"/>
      <w:marBottom w:val="0"/>
      <w:divBdr>
        <w:top w:val="none" w:sz="0" w:space="0" w:color="auto"/>
        <w:left w:val="none" w:sz="0" w:space="0" w:color="auto"/>
        <w:bottom w:val="none" w:sz="0" w:space="0" w:color="auto"/>
        <w:right w:val="none" w:sz="0" w:space="0" w:color="auto"/>
      </w:divBdr>
    </w:div>
    <w:div w:id="593974399">
      <w:bodyDiv w:val="1"/>
      <w:marLeft w:val="0"/>
      <w:marRight w:val="0"/>
      <w:marTop w:val="0"/>
      <w:marBottom w:val="0"/>
      <w:divBdr>
        <w:top w:val="none" w:sz="0" w:space="0" w:color="auto"/>
        <w:left w:val="none" w:sz="0" w:space="0" w:color="auto"/>
        <w:bottom w:val="none" w:sz="0" w:space="0" w:color="auto"/>
        <w:right w:val="none" w:sz="0" w:space="0" w:color="auto"/>
      </w:divBdr>
      <w:divsChild>
        <w:div w:id="9258290">
          <w:marLeft w:val="0"/>
          <w:marRight w:val="0"/>
          <w:marTop w:val="0"/>
          <w:marBottom w:val="0"/>
          <w:divBdr>
            <w:top w:val="none" w:sz="0" w:space="0" w:color="auto"/>
            <w:left w:val="none" w:sz="0" w:space="0" w:color="auto"/>
            <w:bottom w:val="none" w:sz="0" w:space="0" w:color="auto"/>
            <w:right w:val="none" w:sz="0" w:space="0" w:color="auto"/>
          </w:divBdr>
          <w:divsChild>
            <w:div w:id="1289361093">
              <w:marLeft w:val="0"/>
              <w:marRight w:val="0"/>
              <w:marTop w:val="0"/>
              <w:marBottom w:val="0"/>
              <w:divBdr>
                <w:top w:val="none" w:sz="0" w:space="0" w:color="auto"/>
                <w:left w:val="none" w:sz="0" w:space="0" w:color="auto"/>
                <w:bottom w:val="none" w:sz="0" w:space="0" w:color="auto"/>
                <w:right w:val="none" w:sz="0" w:space="0" w:color="auto"/>
              </w:divBdr>
              <w:divsChild>
                <w:div w:id="1608347751">
                  <w:marLeft w:val="0"/>
                  <w:marRight w:val="0"/>
                  <w:marTop w:val="0"/>
                  <w:marBottom w:val="0"/>
                  <w:divBdr>
                    <w:top w:val="none" w:sz="0" w:space="0" w:color="auto"/>
                    <w:left w:val="none" w:sz="0" w:space="0" w:color="auto"/>
                    <w:bottom w:val="none" w:sz="0" w:space="0" w:color="auto"/>
                    <w:right w:val="none" w:sz="0" w:space="0" w:color="auto"/>
                  </w:divBdr>
                  <w:divsChild>
                    <w:div w:id="592978428">
                      <w:marLeft w:val="0"/>
                      <w:marRight w:val="0"/>
                      <w:marTop w:val="0"/>
                      <w:marBottom w:val="0"/>
                      <w:divBdr>
                        <w:top w:val="none" w:sz="0" w:space="0" w:color="auto"/>
                        <w:left w:val="none" w:sz="0" w:space="0" w:color="auto"/>
                        <w:bottom w:val="none" w:sz="0" w:space="0" w:color="auto"/>
                        <w:right w:val="none" w:sz="0" w:space="0" w:color="auto"/>
                      </w:divBdr>
                    </w:div>
                    <w:div w:id="11424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00072105">
      <w:bodyDiv w:val="1"/>
      <w:marLeft w:val="0"/>
      <w:marRight w:val="0"/>
      <w:marTop w:val="0"/>
      <w:marBottom w:val="0"/>
      <w:divBdr>
        <w:top w:val="none" w:sz="0" w:space="0" w:color="auto"/>
        <w:left w:val="none" w:sz="0" w:space="0" w:color="auto"/>
        <w:bottom w:val="none" w:sz="0" w:space="0" w:color="auto"/>
        <w:right w:val="none" w:sz="0" w:space="0" w:color="auto"/>
      </w:divBdr>
      <w:divsChild>
        <w:div w:id="1362584901">
          <w:marLeft w:val="0"/>
          <w:marRight w:val="0"/>
          <w:marTop w:val="0"/>
          <w:marBottom w:val="0"/>
          <w:divBdr>
            <w:top w:val="none" w:sz="0" w:space="0" w:color="auto"/>
            <w:left w:val="none" w:sz="0" w:space="0" w:color="auto"/>
            <w:bottom w:val="none" w:sz="0" w:space="0" w:color="auto"/>
            <w:right w:val="none" w:sz="0" w:space="0" w:color="auto"/>
          </w:divBdr>
          <w:divsChild>
            <w:div w:id="1323317517">
              <w:marLeft w:val="0"/>
              <w:marRight w:val="0"/>
              <w:marTop w:val="0"/>
              <w:marBottom w:val="0"/>
              <w:divBdr>
                <w:top w:val="none" w:sz="0" w:space="0" w:color="auto"/>
                <w:left w:val="none" w:sz="0" w:space="0" w:color="auto"/>
                <w:bottom w:val="none" w:sz="0" w:space="0" w:color="auto"/>
                <w:right w:val="none" w:sz="0" w:space="0" w:color="auto"/>
              </w:divBdr>
              <w:divsChild>
                <w:div w:id="44331282">
                  <w:marLeft w:val="0"/>
                  <w:marRight w:val="0"/>
                  <w:marTop w:val="0"/>
                  <w:marBottom w:val="0"/>
                  <w:divBdr>
                    <w:top w:val="none" w:sz="0" w:space="0" w:color="auto"/>
                    <w:left w:val="none" w:sz="0" w:space="0" w:color="auto"/>
                    <w:bottom w:val="none" w:sz="0" w:space="0" w:color="auto"/>
                    <w:right w:val="none" w:sz="0" w:space="0" w:color="auto"/>
                  </w:divBdr>
                </w:div>
                <w:div w:id="440224991">
                  <w:marLeft w:val="0"/>
                  <w:marRight w:val="0"/>
                  <w:marTop w:val="0"/>
                  <w:marBottom w:val="0"/>
                  <w:divBdr>
                    <w:top w:val="none" w:sz="0" w:space="0" w:color="auto"/>
                    <w:left w:val="none" w:sz="0" w:space="0" w:color="auto"/>
                    <w:bottom w:val="none" w:sz="0" w:space="0" w:color="auto"/>
                    <w:right w:val="none" w:sz="0" w:space="0" w:color="auto"/>
                  </w:divBdr>
                </w:div>
                <w:div w:id="827213542">
                  <w:marLeft w:val="0"/>
                  <w:marRight w:val="0"/>
                  <w:marTop w:val="0"/>
                  <w:marBottom w:val="0"/>
                  <w:divBdr>
                    <w:top w:val="none" w:sz="0" w:space="0" w:color="auto"/>
                    <w:left w:val="none" w:sz="0" w:space="0" w:color="auto"/>
                    <w:bottom w:val="none" w:sz="0" w:space="0" w:color="auto"/>
                    <w:right w:val="none" w:sz="0" w:space="0" w:color="auto"/>
                  </w:divBdr>
                </w:div>
                <w:div w:id="957370357">
                  <w:marLeft w:val="0"/>
                  <w:marRight w:val="0"/>
                  <w:marTop w:val="0"/>
                  <w:marBottom w:val="0"/>
                  <w:divBdr>
                    <w:top w:val="none" w:sz="0" w:space="0" w:color="auto"/>
                    <w:left w:val="none" w:sz="0" w:space="0" w:color="auto"/>
                    <w:bottom w:val="none" w:sz="0" w:space="0" w:color="auto"/>
                    <w:right w:val="none" w:sz="0" w:space="0" w:color="auto"/>
                  </w:divBdr>
                </w:div>
                <w:div w:id="1091969035">
                  <w:marLeft w:val="0"/>
                  <w:marRight w:val="0"/>
                  <w:marTop w:val="0"/>
                  <w:marBottom w:val="0"/>
                  <w:divBdr>
                    <w:top w:val="none" w:sz="0" w:space="0" w:color="auto"/>
                    <w:left w:val="none" w:sz="0" w:space="0" w:color="auto"/>
                    <w:bottom w:val="none" w:sz="0" w:space="0" w:color="auto"/>
                    <w:right w:val="none" w:sz="0" w:space="0" w:color="auto"/>
                  </w:divBdr>
                </w:div>
                <w:div w:id="1197160319">
                  <w:marLeft w:val="0"/>
                  <w:marRight w:val="0"/>
                  <w:marTop w:val="0"/>
                  <w:marBottom w:val="0"/>
                  <w:divBdr>
                    <w:top w:val="none" w:sz="0" w:space="0" w:color="auto"/>
                    <w:left w:val="none" w:sz="0" w:space="0" w:color="auto"/>
                    <w:bottom w:val="none" w:sz="0" w:space="0" w:color="auto"/>
                    <w:right w:val="none" w:sz="0" w:space="0" w:color="auto"/>
                  </w:divBdr>
                </w:div>
                <w:div w:id="1607276504">
                  <w:marLeft w:val="0"/>
                  <w:marRight w:val="0"/>
                  <w:marTop w:val="0"/>
                  <w:marBottom w:val="0"/>
                  <w:divBdr>
                    <w:top w:val="none" w:sz="0" w:space="0" w:color="auto"/>
                    <w:left w:val="none" w:sz="0" w:space="0" w:color="auto"/>
                    <w:bottom w:val="none" w:sz="0" w:space="0" w:color="auto"/>
                    <w:right w:val="none" w:sz="0" w:space="0" w:color="auto"/>
                  </w:divBdr>
                </w:div>
                <w:div w:id="1673948150">
                  <w:marLeft w:val="0"/>
                  <w:marRight w:val="0"/>
                  <w:marTop w:val="0"/>
                  <w:marBottom w:val="0"/>
                  <w:divBdr>
                    <w:top w:val="none" w:sz="0" w:space="0" w:color="auto"/>
                    <w:left w:val="none" w:sz="0" w:space="0" w:color="auto"/>
                    <w:bottom w:val="none" w:sz="0" w:space="0" w:color="auto"/>
                    <w:right w:val="none" w:sz="0" w:space="0" w:color="auto"/>
                  </w:divBdr>
                </w:div>
                <w:div w:id="1993605512">
                  <w:marLeft w:val="0"/>
                  <w:marRight w:val="0"/>
                  <w:marTop w:val="0"/>
                  <w:marBottom w:val="0"/>
                  <w:divBdr>
                    <w:top w:val="none" w:sz="0" w:space="0" w:color="auto"/>
                    <w:left w:val="none" w:sz="0" w:space="0" w:color="auto"/>
                    <w:bottom w:val="none" w:sz="0" w:space="0" w:color="auto"/>
                    <w:right w:val="none" w:sz="0" w:space="0" w:color="auto"/>
                  </w:divBdr>
                </w:div>
                <w:div w:id="2089620456">
                  <w:marLeft w:val="0"/>
                  <w:marRight w:val="0"/>
                  <w:marTop w:val="0"/>
                  <w:marBottom w:val="0"/>
                  <w:divBdr>
                    <w:top w:val="none" w:sz="0" w:space="0" w:color="auto"/>
                    <w:left w:val="none" w:sz="0" w:space="0" w:color="auto"/>
                    <w:bottom w:val="none" w:sz="0" w:space="0" w:color="auto"/>
                    <w:right w:val="none" w:sz="0" w:space="0" w:color="auto"/>
                  </w:divBdr>
                </w:div>
              </w:divsChild>
            </w:div>
            <w:div w:id="2052807443">
              <w:marLeft w:val="0"/>
              <w:marRight w:val="0"/>
              <w:marTop w:val="0"/>
              <w:marBottom w:val="0"/>
              <w:divBdr>
                <w:top w:val="none" w:sz="0" w:space="0" w:color="auto"/>
                <w:left w:val="none" w:sz="0" w:space="0" w:color="auto"/>
                <w:bottom w:val="none" w:sz="0" w:space="0" w:color="auto"/>
                <w:right w:val="none" w:sz="0" w:space="0" w:color="auto"/>
              </w:divBdr>
              <w:divsChild>
                <w:div w:id="82117134">
                  <w:marLeft w:val="0"/>
                  <w:marRight w:val="0"/>
                  <w:marTop w:val="0"/>
                  <w:marBottom w:val="0"/>
                  <w:divBdr>
                    <w:top w:val="none" w:sz="0" w:space="0" w:color="auto"/>
                    <w:left w:val="none" w:sz="0" w:space="0" w:color="auto"/>
                    <w:bottom w:val="none" w:sz="0" w:space="0" w:color="auto"/>
                    <w:right w:val="none" w:sz="0" w:space="0" w:color="auto"/>
                  </w:divBdr>
                </w:div>
                <w:div w:id="206265377">
                  <w:marLeft w:val="0"/>
                  <w:marRight w:val="0"/>
                  <w:marTop w:val="0"/>
                  <w:marBottom w:val="0"/>
                  <w:divBdr>
                    <w:top w:val="none" w:sz="0" w:space="0" w:color="auto"/>
                    <w:left w:val="none" w:sz="0" w:space="0" w:color="auto"/>
                    <w:bottom w:val="none" w:sz="0" w:space="0" w:color="auto"/>
                    <w:right w:val="none" w:sz="0" w:space="0" w:color="auto"/>
                  </w:divBdr>
                </w:div>
                <w:div w:id="367530669">
                  <w:marLeft w:val="0"/>
                  <w:marRight w:val="0"/>
                  <w:marTop w:val="0"/>
                  <w:marBottom w:val="0"/>
                  <w:divBdr>
                    <w:top w:val="none" w:sz="0" w:space="0" w:color="auto"/>
                    <w:left w:val="none" w:sz="0" w:space="0" w:color="auto"/>
                    <w:bottom w:val="none" w:sz="0" w:space="0" w:color="auto"/>
                    <w:right w:val="none" w:sz="0" w:space="0" w:color="auto"/>
                  </w:divBdr>
                </w:div>
                <w:div w:id="471026843">
                  <w:marLeft w:val="0"/>
                  <w:marRight w:val="0"/>
                  <w:marTop w:val="0"/>
                  <w:marBottom w:val="0"/>
                  <w:divBdr>
                    <w:top w:val="none" w:sz="0" w:space="0" w:color="auto"/>
                    <w:left w:val="none" w:sz="0" w:space="0" w:color="auto"/>
                    <w:bottom w:val="none" w:sz="0" w:space="0" w:color="auto"/>
                    <w:right w:val="none" w:sz="0" w:space="0" w:color="auto"/>
                  </w:divBdr>
                </w:div>
                <w:div w:id="556626120">
                  <w:marLeft w:val="0"/>
                  <w:marRight w:val="0"/>
                  <w:marTop w:val="0"/>
                  <w:marBottom w:val="0"/>
                  <w:divBdr>
                    <w:top w:val="none" w:sz="0" w:space="0" w:color="auto"/>
                    <w:left w:val="none" w:sz="0" w:space="0" w:color="auto"/>
                    <w:bottom w:val="none" w:sz="0" w:space="0" w:color="auto"/>
                    <w:right w:val="none" w:sz="0" w:space="0" w:color="auto"/>
                  </w:divBdr>
                </w:div>
                <w:div w:id="624848444">
                  <w:marLeft w:val="0"/>
                  <w:marRight w:val="0"/>
                  <w:marTop w:val="0"/>
                  <w:marBottom w:val="0"/>
                  <w:divBdr>
                    <w:top w:val="none" w:sz="0" w:space="0" w:color="auto"/>
                    <w:left w:val="none" w:sz="0" w:space="0" w:color="auto"/>
                    <w:bottom w:val="none" w:sz="0" w:space="0" w:color="auto"/>
                    <w:right w:val="none" w:sz="0" w:space="0" w:color="auto"/>
                  </w:divBdr>
                </w:div>
                <w:div w:id="1062214223">
                  <w:marLeft w:val="0"/>
                  <w:marRight w:val="0"/>
                  <w:marTop w:val="0"/>
                  <w:marBottom w:val="0"/>
                  <w:divBdr>
                    <w:top w:val="none" w:sz="0" w:space="0" w:color="auto"/>
                    <w:left w:val="none" w:sz="0" w:space="0" w:color="auto"/>
                    <w:bottom w:val="none" w:sz="0" w:space="0" w:color="auto"/>
                    <w:right w:val="none" w:sz="0" w:space="0" w:color="auto"/>
                  </w:divBdr>
                </w:div>
                <w:div w:id="1322387030">
                  <w:marLeft w:val="0"/>
                  <w:marRight w:val="0"/>
                  <w:marTop w:val="0"/>
                  <w:marBottom w:val="0"/>
                  <w:divBdr>
                    <w:top w:val="none" w:sz="0" w:space="0" w:color="auto"/>
                    <w:left w:val="none" w:sz="0" w:space="0" w:color="auto"/>
                    <w:bottom w:val="none" w:sz="0" w:space="0" w:color="auto"/>
                    <w:right w:val="none" w:sz="0" w:space="0" w:color="auto"/>
                  </w:divBdr>
                </w:div>
                <w:div w:id="1856766624">
                  <w:marLeft w:val="0"/>
                  <w:marRight w:val="0"/>
                  <w:marTop w:val="0"/>
                  <w:marBottom w:val="0"/>
                  <w:divBdr>
                    <w:top w:val="none" w:sz="0" w:space="0" w:color="auto"/>
                    <w:left w:val="none" w:sz="0" w:space="0" w:color="auto"/>
                    <w:bottom w:val="none" w:sz="0" w:space="0" w:color="auto"/>
                    <w:right w:val="none" w:sz="0" w:space="0" w:color="auto"/>
                  </w:divBdr>
                </w:div>
                <w:div w:id="1982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503">
      <w:bodyDiv w:val="1"/>
      <w:marLeft w:val="0"/>
      <w:marRight w:val="0"/>
      <w:marTop w:val="0"/>
      <w:marBottom w:val="0"/>
      <w:divBdr>
        <w:top w:val="none" w:sz="0" w:space="0" w:color="auto"/>
        <w:left w:val="none" w:sz="0" w:space="0" w:color="auto"/>
        <w:bottom w:val="none" w:sz="0" w:space="0" w:color="auto"/>
        <w:right w:val="none" w:sz="0" w:space="0" w:color="auto"/>
      </w:divBdr>
      <w:divsChild>
        <w:div w:id="1633443077">
          <w:marLeft w:val="0"/>
          <w:marRight w:val="0"/>
          <w:marTop w:val="0"/>
          <w:marBottom w:val="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01543510">
      <w:bodyDiv w:val="1"/>
      <w:marLeft w:val="0"/>
      <w:marRight w:val="0"/>
      <w:marTop w:val="0"/>
      <w:marBottom w:val="0"/>
      <w:divBdr>
        <w:top w:val="none" w:sz="0" w:space="0" w:color="auto"/>
        <w:left w:val="none" w:sz="0" w:space="0" w:color="auto"/>
        <w:bottom w:val="none" w:sz="0" w:space="0" w:color="auto"/>
        <w:right w:val="none" w:sz="0" w:space="0" w:color="auto"/>
      </w:divBdr>
      <w:divsChild>
        <w:div w:id="411005721">
          <w:marLeft w:val="0"/>
          <w:marRight w:val="0"/>
          <w:marTop w:val="0"/>
          <w:marBottom w:val="0"/>
          <w:divBdr>
            <w:top w:val="none" w:sz="0" w:space="0" w:color="auto"/>
            <w:left w:val="none" w:sz="0" w:space="0" w:color="auto"/>
            <w:bottom w:val="none" w:sz="0" w:space="0" w:color="auto"/>
            <w:right w:val="none" w:sz="0" w:space="0" w:color="auto"/>
          </w:divBdr>
          <w:divsChild>
            <w:div w:id="456605988">
              <w:marLeft w:val="0"/>
              <w:marRight w:val="0"/>
              <w:marTop w:val="0"/>
              <w:marBottom w:val="0"/>
              <w:divBdr>
                <w:top w:val="none" w:sz="0" w:space="0" w:color="auto"/>
                <w:left w:val="none" w:sz="0" w:space="0" w:color="auto"/>
                <w:bottom w:val="none" w:sz="0" w:space="0" w:color="auto"/>
                <w:right w:val="none" w:sz="0" w:space="0" w:color="auto"/>
              </w:divBdr>
            </w:div>
            <w:div w:id="800465272">
              <w:marLeft w:val="0"/>
              <w:marRight w:val="0"/>
              <w:marTop w:val="0"/>
              <w:marBottom w:val="0"/>
              <w:divBdr>
                <w:top w:val="none" w:sz="0" w:space="0" w:color="auto"/>
                <w:left w:val="none" w:sz="0" w:space="0" w:color="auto"/>
                <w:bottom w:val="none" w:sz="0" w:space="0" w:color="auto"/>
                <w:right w:val="none" w:sz="0" w:space="0" w:color="auto"/>
              </w:divBdr>
            </w:div>
            <w:div w:id="103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655">
      <w:bodyDiv w:val="1"/>
      <w:marLeft w:val="0"/>
      <w:marRight w:val="0"/>
      <w:marTop w:val="0"/>
      <w:marBottom w:val="0"/>
      <w:divBdr>
        <w:top w:val="none" w:sz="0" w:space="0" w:color="auto"/>
        <w:left w:val="none" w:sz="0" w:space="0" w:color="auto"/>
        <w:bottom w:val="none" w:sz="0" w:space="0" w:color="auto"/>
        <w:right w:val="none" w:sz="0" w:space="0" w:color="auto"/>
      </w:divBdr>
      <w:divsChild>
        <w:div w:id="1722169349">
          <w:marLeft w:val="0"/>
          <w:marRight w:val="0"/>
          <w:marTop w:val="0"/>
          <w:marBottom w:val="0"/>
          <w:divBdr>
            <w:top w:val="none" w:sz="0" w:space="0" w:color="auto"/>
            <w:left w:val="none" w:sz="0" w:space="0" w:color="auto"/>
            <w:bottom w:val="none" w:sz="0" w:space="0" w:color="auto"/>
            <w:right w:val="none" w:sz="0" w:space="0" w:color="auto"/>
          </w:divBdr>
          <w:divsChild>
            <w:div w:id="144663373">
              <w:marLeft w:val="0"/>
              <w:marRight w:val="0"/>
              <w:marTop w:val="0"/>
              <w:marBottom w:val="0"/>
              <w:divBdr>
                <w:top w:val="none" w:sz="0" w:space="0" w:color="auto"/>
                <w:left w:val="none" w:sz="0" w:space="0" w:color="auto"/>
                <w:bottom w:val="none" w:sz="0" w:space="0" w:color="auto"/>
                <w:right w:val="none" w:sz="0" w:space="0" w:color="auto"/>
              </w:divBdr>
            </w:div>
            <w:div w:id="215044072">
              <w:marLeft w:val="0"/>
              <w:marRight w:val="0"/>
              <w:marTop w:val="0"/>
              <w:marBottom w:val="0"/>
              <w:divBdr>
                <w:top w:val="none" w:sz="0" w:space="0" w:color="auto"/>
                <w:left w:val="none" w:sz="0" w:space="0" w:color="auto"/>
                <w:bottom w:val="none" w:sz="0" w:space="0" w:color="auto"/>
                <w:right w:val="none" w:sz="0" w:space="0" w:color="auto"/>
              </w:divBdr>
            </w:div>
            <w:div w:id="688531451">
              <w:marLeft w:val="0"/>
              <w:marRight w:val="0"/>
              <w:marTop w:val="0"/>
              <w:marBottom w:val="0"/>
              <w:divBdr>
                <w:top w:val="none" w:sz="0" w:space="0" w:color="auto"/>
                <w:left w:val="none" w:sz="0" w:space="0" w:color="auto"/>
                <w:bottom w:val="none" w:sz="0" w:space="0" w:color="auto"/>
                <w:right w:val="none" w:sz="0" w:space="0" w:color="auto"/>
              </w:divBdr>
            </w:div>
            <w:div w:id="703020754">
              <w:marLeft w:val="0"/>
              <w:marRight w:val="0"/>
              <w:marTop w:val="0"/>
              <w:marBottom w:val="0"/>
              <w:divBdr>
                <w:top w:val="none" w:sz="0" w:space="0" w:color="auto"/>
                <w:left w:val="none" w:sz="0" w:space="0" w:color="auto"/>
                <w:bottom w:val="none" w:sz="0" w:space="0" w:color="auto"/>
                <w:right w:val="none" w:sz="0" w:space="0" w:color="auto"/>
              </w:divBdr>
            </w:div>
            <w:div w:id="1623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917">
      <w:bodyDiv w:val="1"/>
      <w:marLeft w:val="0"/>
      <w:marRight w:val="0"/>
      <w:marTop w:val="0"/>
      <w:marBottom w:val="0"/>
      <w:divBdr>
        <w:top w:val="none" w:sz="0" w:space="0" w:color="auto"/>
        <w:left w:val="none" w:sz="0" w:space="0" w:color="auto"/>
        <w:bottom w:val="none" w:sz="0" w:space="0" w:color="auto"/>
        <w:right w:val="none" w:sz="0" w:space="0" w:color="auto"/>
      </w:divBdr>
      <w:divsChild>
        <w:div w:id="2120176911">
          <w:marLeft w:val="0"/>
          <w:marRight w:val="0"/>
          <w:marTop w:val="0"/>
          <w:marBottom w:val="0"/>
          <w:divBdr>
            <w:top w:val="none" w:sz="0" w:space="0" w:color="auto"/>
            <w:left w:val="none" w:sz="0" w:space="0" w:color="auto"/>
            <w:bottom w:val="none" w:sz="0" w:space="0" w:color="auto"/>
            <w:right w:val="none" w:sz="0" w:space="0" w:color="auto"/>
          </w:divBdr>
        </w:div>
      </w:divsChild>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51226646">
      <w:bodyDiv w:val="1"/>
      <w:marLeft w:val="0"/>
      <w:marRight w:val="0"/>
      <w:marTop w:val="0"/>
      <w:marBottom w:val="0"/>
      <w:divBdr>
        <w:top w:val="none" w:sz="0" w:space="0" w:color="auto"/>
        <w:left w:val="none" w:sz="0" w:space="0" w:color="auto"/>
        <w:bottom w:val="none" w:sz="0" w:space="0" w:color="auto"/>
        <w:right w:val="none" w:sz="0" w:space="0" w:color="auto"/>
      </w:divBdr>
      <w:divsChild>
        <w:div w:id="1926763493">
          <w:marLeft w:val="0"/>
          <w:marRight w:val="0"/>
          <w:marTop w:val="0"/>
          <w:marBottom w:val="0"/>
          <w:divBdr>
            <w:top w:val="none" w:sz="0" w:space="0" w:color="auto"/>
            <w:left w:val="none" w:sz="0" w:space="0" w:color="auto"/>
            <w:bottom w:val="none" w:sz="0" w:space="0" w:color="auto"/>
            <w:right w:val="none" w:sz="0" w:space="0" w:color="auto"/>
          </w:divBdr>
          <w:divsChild>
            <w:div w:id="1053238341">
              <w:marLeft w:val="0"/>
              <w:marRight w:val="0"/>
              <w:marTop w:val="0"/>
              <w:marBottom w:val="0"/>
              <w:divBdr>
                <w:top w:val="none" w:sz="0" w:space="0" w:color="auto"/>
                <w:left w:val="none" w:sz="0" w:space="0" w:color="auto"/>
                <w:bottom w:val="none" w:sz="0" w:space="0" w:color="auto"/>
                <w:right w:val="none" w:sz="0" w:space="0" w:color="auto"/>
              </w:divBdr>
            </w:div>
            <w:div w:id="21457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6394507">
      <w:bodyDiv w:val="1"/>
      <w:marLeft w:val="0"/>
      <w:marRight w:val="0"/>
      <w:marTop w:val="0"/>
      <w:marBottom w:val="0"/>
      <w:divBdr>
        <w:top w:val="none" w:sz="0" w:space="0" w:color="auto"/>
        <w:left w:val="none" w:sz="0" w:space="0" w:color="auto"/>
        <w:bottom w:val="none" w:sz="0" w:space="0" w:color="auto"/>
        <w:right w:val="none" w:sz="0" w:space="0" w:color="auto"/>
      </w:divBdr>
      <w:divsChild>
        <w:div w:id="499931618">
          <w:marLeft w:val="0"/>
          <w:marRight w:val="0"/>
          <w:marTop w:val="0"/>
          <w:marBottom w:val="0"/>
          <w:divBdr>
            <w:top w:val="none" w:sz="0" w:space="0" w:color="auto"/>
            <w:left w:val="none" w:sz="0" w:space="0" w:color="auto"/>
            <w:bottom w:val="none" w:sz="0" w:space="0" w:color="auto"/>
            <w:right w:val="none" w:sz="0" w:space="0" w:color="auto"/>
          </w:divBdr>
          <w:divsChild>
            <w:div w:id="90400045">
              <w:marLeft w:val="0"/>
              <w:marRight w:val="0"/>
              <w:marTop w:val="0"/>
              <w:marBottom w:val="0"/>
              <w:divBdr>
                <w:top w:val="none" w:sz="0" w:space="0" w:color="auto"/>
                <w:left w:val="none" w:sz="0" w:space="0" w:color="auto"/>
                <w:bottom w:val="none" w:sz="0" w:space="0" w:color="auto"/>
                <w:right w:val="none" w:sz="0" w:space="0" w:color="auto"/>
              </w:divBdr>
            </w:div>
            <w:div w:id="452869733">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51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194267184">
      <w:bodyDiv w:val="1"/>
      <w:marLeft w:val="0"/>
      <w:marRight w:val="0"/>
      <w:marTop w:val="0"/>
      <w:marBottom w:val="0"/>
      <w:divBdr>
        <w:top w:val="none" w:sz="0" w:space="0" w:color="auto"/>
        <w:left w:val="none" w:sz="0" w:space="0" w:color="auto"/>
        <w:bottom w:val="none" w:sz="0" w:space="0" w:color="auto"/>
        <w:right w:val="none" w:sz="0" w:space="0" w:color="auto"/>
      </w:divBdr>
      <w:divsChild>
        <w:div w:id="161244142">
          <w:marLeft w:val="0"/>
          <w:marRight w:val="0"/>
          <w:marTop w:val="0"/>
          <w:marBottom w:val="0"/>
          <w:divBdr>
            <w:top w:val="none" w:sz="0" w:space="0" w:color="auto"/>
            <w:left w:val="none" w:sz="0" w:space="0" w:color="auto"/>
            <w:bottom w:val="none" w:sz="0" w:space="0" w:color="auto"/>
            <w:right w:val="none" w:sz="0" w:space="0" w:color="auto"/>
          </w:divBdr>
        </w:div>
      </w:divsChild>
    </w:div>
    <w:div w:id="1214124876">
      <w:bodyDiv w:val="1"/>
      <w:marLeft w:val="0"/>
      <w:marRight w:val="0"/>
      <w:marTop w:val="0"/>
      <w:marBottom w:val="0"/>
      <w:divBdr>
        <w:top w:val="none" w:sz="0" w:space="0" w:color="auto"/>
        <w:left w:val="none" w:sz="0" w:space="0" w:color="auto"/>
        <w:bottom w:val="none" w:sz="0" w:space="0" w:color="auto"/>
        <w:right w:val="none" w:sz="0" w:space="0" w:color="auto"/>
      </w:divBdr>
      <w:divsChild>
        <w:div w:id="1468742845">
          <w:marLeft w:val="0"/>
          <w:marRight w:val="0"/>
          <w:marTop w:val="0"/>
          <w:marBottom w:val="0"/>
          <w:divBdr>
            <w:top w:val="none" w:sz="0" w:space="0" w:color="auto"/>
            <w:left w:val="none" w:sz="0" w:space="0" w:color="auto"/>
            <w:bottom w:val="none" w:sz="0" w:space="0" w:color="auto"/>
            <w:right w:val="none" w:sz="0" w:space="0" w:color="auto"/>
          </w:divBdr>
          <w:divsChild>
            <w:div w:id="147599525">
              <w:marLeft w:val="0"/>
              <w:marRight w:val="0"/>
              <w:marTop w:val="0"/>
              <w:marBottom w:val="0"/>
              <w:divBdr>
                <w:top w:val="none" w:sz="0" w:space="0" w:color="auto"/>
                <w:left w:val="none" w:sz="0" w:space="0" w:color="auto"/>
                <w:bottom w:val="none" w:sz="0" w:space="0" w:color="auto"/>
                <w:right w:val="none" w:sz="0" w:space="0" w:color="auto"/>
              </w:divBdr>
            </w:div>
            <w:div w:id="418714253">
              <w:marLeft w:val="0"/>
              <w:marRight w:val="0"/>
              <w:marTop w:val="0"/>
              <w:marBottom w:val="0"/>
              <w:divBdr>
                <w:top w:val="none" w:sz="0" w:space="0" w:color="auto"/>
                <w:left w:val="none" w:sz="0" w:space="0" w:color="auto"/>
                <w:bottom w:val="none" w:sz="0" w:space="0" w:color="auto"/>
                <w:right w:val="none" w:sz="0" w:space="0" w:color="auto"/>
              </w:divBdr>
            </w:div>
            <w:div w:id="644699865">
              <w:marLeft w:val="0"/>
              <w:marRight w:val="0"/>
              <w:marTop w:val="0"/>
              <w:marBottom w:val="0"/>
              <w:divBdr>
                <w:top w:val="none" w:sz="0" w:space="0" w:color="auto"/>
                <w:left w:val="none" w:sz="0" w:space="0" w:color="auto"/>
                <w:bottom w:val="none" w:sz="0" w:space="0" w:color="auto"/>
                <w:right w:val="none" w:sz="0" w:space="0" w:color="auto"/>
              </w:divBdr>
            </w:div>
            <w:div w:id="796993632">
              <w:marLeft w:val="0"/>
              <w:marRight w:val="0"/>
              <w:marTop w:val="0"/>
              <w:marBottom w:val="0"/>
              <w:divBdr>
                <w:top w:val="none" w:sz="0" w:space="0" w:color="auto"/>
                <w:left w:val="none" w:sz="0" w:space="0" w:color="auto"/>
                <w:bottom w:val="none" w:sz="0" w:space="0" w:color="auto"/>
                <w:right w:val="none" w:sz="0" w:space="0" w:color="auto"/>
              </w:divBdr>
            </w:div>
            <w:div w:id="1656258085">
              <w:marLeft w:val="0"/>
              <w:marRight w:val="0"/>
              <w:marTop w:val="0"/>
              <w:marBottom w:val="0"/>
              <w:divBdr>
                <w:top w:val="none" w:sz="0" w:space="0" w:color="auto"/>
                <w:left w:val="none" w:sz="0" w:space="0" w:color="auto"/>
                <w:bottom w:val="none" w:sz="0" w:space="0" w:color="auto"/>
                <w:right w:val="none" w:sz="0" w:space="0" w:color="auto"/>
              </w:divBdr>
            </w:div>
            <w:div w:id="1777090690">
              <w:marLeft w:val="0"/>
              <w:marRight w:val="0"/>
              <w:marTop w:val="0"/>
              <w:marBottom w:val="0"/>
              <w:divBdr>
                <w:top w:val="none" w:sz="0" w:space="0" w:color="auto"/>
                <w:left w:val="none" w:sz="0" w:space="0" w:color="auto"/>
                <w:bottom w:val="none" w:sz="0" w:space="0" w:color="auto"/>
                <w:right w:val="none" w:sz="0" w:space="0" w:color="auto"/>
              </w:divBdr>
            </w:div>
            <w:div w:id="1863666487">
              <w:marLeft w:val="0"/>
              <w:marRight w:val="0"/>
              <w:marTop w:val="0"/>
              <w:marBottom w:val="0"/>
              <w:divBdr>
                <w:top w:val="none" w:sz="0" w:space="0" w:color="auto"/>
                <w:left w:val="none" w:sz="0" w:space="0" w:color="auto"/>
                <w:bottom w:val="none" w:sz="0" w:space="0" w:color="auto"/>
                <w:right w:val="none" w:sz="0" w:space="0" w:color="auto"/>
              </w:divBdr>
            </w:div>
            <w:div w:id="2087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283613512">
      <w:bodyDiv w:val="1"/>
      <w:marLeft w:val="0"/>
      <w:marRight w:val="0"/>
      <w:marTop w:val="0"/>
      <w:marBottom w:val="0"/>
      <w:divBdr>
        <w:top w:val="none" w:sz="0" w:space="0" w:color="auto"/>
        <w:left w:val="none" w:sz="0" w:space="0" w:color="auto"/>
        <w:bottom w:val="none" w:sz="0" w:space="0" w:color="auto"/>
        <w:right w:val="none" w:sz="0" w:space="0" w:color="auto"/>
      </w:divBdr>
      <w:divsChild>
        <w:div w:id="188683832">
          <w:marLeft w:val="0"/>
          <w:marRight w:val="0"/>
          <w:marTop w:val="0"/>
          <w:marBottom w:val="0"/>
          <w:divBdr>
            <w:top w:val="none" w:sz="0" w:space="0" w:color="auto"/>
            <w:left w:val="none" w:sz="0" w:space="0" w:color="auto"/>
            <w:bottom w:val="none" w:sz="0" w:space="0" w:color="auto"/>
            <w:right w:val="none" w:sz="0" w:space="0" w:color="auto"/>
          </w:divBdr>
        </w:div>
        <w:div w:id="415831870">
          <w:marLeft w:val="0"/>
          <w:marRight w:val="0"/>
          <w:marTop w:val="0"/>
          <w:marBottom w:val="0"/>
          <w:divBdr>
            <w:top w:val="none" w:sz="0" w:space="0" w:color="auto"/>
            <w:left w:val="none" w:sz="0" w:space="0" w:color="auto"/>
            <w:bottom w:val="none" w:sz="0" w:space="0" w:color="auto"/>
            <w:right w:val="none" w:sz="0" w:space="0" w:color="auto"/>
          </w:divBdr>
        </w:div>
        <w:div w:id="425468124">
          <w:marLeft w:val="0"/>
          <w:marRight w:val="0"/>
          <w:marTop w:val="0"/>
          <w:marBottom w:val="0"/>
          <w:divBdr>
            <w:top w:val="none" w:sz="0" w:space="0" w:color="auto"/>
            <w:left w:val="none" w:sz="0" w:space="0" w:color="auto"/>
            <w:bottom w:val="none" w:sz="0" w:space="0" w:color="auto"/>
            <w:right w:val="none" w:sz="0" w:space="0" w:color="auto"/>
          </w:divBdr>
        </w:div>
        <w:div w:id="426921660">
          <w:marLeft w:val="0"/>
          <w:marRight w:val="0"/>
          <w:marTop w:val="0"/>
          <w:marBottom w:val="0"/>
          <w:divBdr>
            <w:top w:val="none" w:sz="0" w:space="0" w:color="auto"/>
            <w:left w:val="none" w:sz="0" w:space="0" w:color="auto"/>
            <w:bottom w:val="none" w:sz="0" w:space="0" w:color="auto"/>
            <w:right w:val="none" w:sz="0" w:space="0" w:color="auto"/>
          </w:divBdr>
        </w:div>
        <w:div w:id="489297899">
          <w:marLeft w:val="0"/>
          <w:marRight w:val="0"/>
          <w:marTop w:val="0"/>
          <w:marBottom w:val="0"/>
          <w:divBdr>
            <w:top w:val="none" w:sz="0" w:space="0" w:color="auto"/>
            <w:left w:val="none" w:sz="0" w:space="0" w:color="auto"/>
            <w:bottom w:val="none" w:sz="0" w:space="0" w:color="auto"/>
            <w:right w:val="none" w:sz="0" w:space="0" w:color="auto"/>
          </w:divBdr>
        </w:div>
        <w:div w:id="680354032">
          <w:marLeft w:val="0"/>
          <w:marRight w:val="0"/>
          <w:marTop w:val="0"/>
          <w:marBottom w:val="0"/>
          <w:divBdr>
            <w:top w:val="none" w:sz="0" w:space="0" w:color="auto"/>
            <w:left w:val="none" w:sz="0" w:space="0" w:color="auto"/>
            <w:bottom w:val="none" w:sz="0" w:space="0" w:color="auto"/>
            <w:right w:val="none" w:sz="0" w:space="0" w:color="auto"/>
          </w:divBdr>
        </w:div>
        <w:div w:id="745692478">
          <w:marLeft w:val="0"/>
          <w:marRight w:val="0"/>
          <w:marTop w:val="0"/>
          <w:marBottom w:val="0"/>
          <w:divBdr>
            <w:top w:val="none" w:sz="0" w:space="0" w:color="auto"/>
            <w:left w:val="none" w:sz="0" w:space="0" w:color="auto"/>
            <w:bottom w:val="none" w:sz="0" w:space="0" w:color="auto"/>
            <w:right w:val="none" w:sz="0" w:space="0" w:color="auto"/>
          </w:divBdr>
        </w:div>
        <w:div w:id="792678601">
          <w:marLeft w:val="0"/>
          <w:marRight w:val="0"/>
          <w:marTop w:val="0"/>
          <w:marBottom w:val="0"/>
          <w:divBdr>
            <w:top w:val="none" w:sz="0" w:space="0" w:color="auto"/>
            <w:left w:val="none" w:sz="0" w:space="0" w:color="auto"/>
            <w:bottom w:val="none" w:sz="0" w:space="0" w:color="auto"/>
            <w:right w:val="none" w:sz="0" w:space="0" w:color="auto"/>
          </w:divBdr>
        </w:div>
        <w:div w:id="877857886">
          <w:marLeft w:val="0"/>
          <w:marRight w:val="0"/>
          <w:marTop w:val="0"/>
          <w:marBottom w:val="0"/>
          <w:divBdr>
            <w:top w:val="none" w:sz="0" w:space="0" w:color="auto"/>
            <w:left w:val="none" w:sz="0" w:space="0" w:color="auto"/>
            <w:bottom w:val="none" w:sz="0" w:space="0" w:color="auto"/>
            <w:right w:val="none" w:sz="0" w:space="0" w:color="auto"/>
          </w:divBdr>
        </w:div>
        <w:div w:id="881550428">
          <w:marLeft w:val="0"/>
          <w:marRight w:val="0"/>
          <w:marTop w:val="0"/>
          <w:marBottom w:val="0"/>
          <w:divBdr>
            <w:top w:val="none" w:sz="0" w:space="0" w:color="auto"/>
            <w:left w:val="none" w:sz="0" w:space="0" w:color="auto"/>
            <w:bottom w:val="none" w:sz="0" w:space="0" w:color="auto"/>
            <w:right w:val="none" w:sz="0" w:space="0" w:color="auto"/>
          </w:divBdr>
        </w:div>
        <w:div w:id="971249239">
          <w:marLeft w:val="0"/>
          <w:marRight w:val="0"/>
          <w:marTop w:val="0"/>
          <w:marBottom w:val="0"/>
          <w:divBdr>
            <w:top w:val="none" w:sz="0" w:space="0" w:color="auto"/>
            <w:left w:val="none" w:sz="0" w:space="0" w:color="auto"/>
            <w:bottom w:val="none" w:sz="0" w:space="0" w:color="auto"/>
            <w:right w:val="none" w:sz="0" w:space="0" w:color="auto"/>
          </w:divBdr>
        </w:div>
        <w:div w:id="1082139604">
          <w:marLeft w:val="0"/>
          <w:marRight w:val="0"/>
          <w:marTop w:val="0"/>
          <w:marBottom w:val="0"/>
          <w:divBdr>
            <w:top w:val="none" w:sz="0" w:space="0" w:color="auto"/>
            <w:left w:val="none" w:sz="0" w:space="0" w:color="auto"/>
            <w:bottom w:val="none" w:sz="0" w:space="0" w:color="auto"/>
            <w:right w:val="none" w:sz="0" w:space="0" w:color="auto"/>
          </w:divBdr>
        </w:div>
        <w:div w:id="1094281636">
          <w:marLeft w:val="0"/>
          <w:marRight w:val="0"/>
          <w:marTop w:val="0"/>
          <w:marBottom w:val="0"/>
          <w:divBdr>
            <w:top w:val="none" w:sz="0" w:space="0" w:color="auto"/>
            <w:left w:val="none" w:sz="0" w:space="0" w:color="auto"/>
            <w:bottom w:val="none" w:sz="0" w:space="0" w:color="auto"/>
            <w:right w:val="none" w:sz="0" w:space="0" w:color="auto"/>
          </w:divBdr>
        </w:div>
        <w:div w:id="1229532823">
          <w:marLeft w:val="0"/>
          <w:marRight w:val="0"/>
          <w:marTop w:val="0"/>
          <w:marBottom w:val="0"/>
          <w:divBdr>
            <w:top w:val="none" w:sz="0" w:space="0" w:color="auto"/>
            <w:left w:val="none" w:sz="0" w:space="0" w:color="auto"/>
            <w:bottom w:val="none" w:sz="0" w:space="0" w:color="auto"/>
            <w:right w:val="none" w:sz="0" w:space="0" w:color="auto"/>
          </w:divBdr>
        </w:div>
        <w:div w:id="1344475548">
          <w:marLeft w:val="0"/>
          <w:marRight w:val="0"/>
          <w:marTop w:val="0"/>
          <w:marBottom w:val="0"/>
          <w:divBdr>
            <w:top w:val="none" w:sz="0" w:space="0" w:color="auto"/>
            <w:left w:val="none" w:sz="0" w:space="0" w:color="auto"/>
            <w:bottom w:val="none" w:sz="0" w:space="0" w:color="auto"/>
            <w:right w:val="none" w:sz="0" w:space="0" w:color="auto"/>
          </w:divBdr>
        </w:div>
        <w:div w:id="1373766174">
          <w:marLeft w:val="0"/>
          <w:marRight w:val="0"/>
          <w:marTop w:val="0"/>
          <w:marBottom w:val="0"/>
          <w:divBdr>
            <w:top w:val="none" w:sz="0" w:space="0" w:color="auto"/>
            <w:left w:val="none" w:sz="0" w:space="0" w:color="auto"/>
            <w:bottom w:val="none" w:sz="0" w:space="0" w:color="auto"/>
            <w:right w:val="none" w:sz="0" w:space="0" w:color="auto"/>
          </w:divBdr>
        </w:div>
        <w:div w:id="1394887346">
          <w:marLeft w:val="0"/>
          <w:marRight w:val="0"/>
          <w:marTop w:val="0"/>
          <w:marBottom w:val="0"/>
          <w:divBdr>
            <w:top w:val="none" w:sz="0" w:space="0" w:color="auto"/>
            <w:left w:val="none" w:sz="0" w:space="0" w:color="auto"/>
            <w:bottom w:val="none" w:sz="0" w:space="0" w:color="auto"/>
            <w:right w:val="none" w:sz="0" w:space="0" w:color="auto"/>
          </w:divBdr>
        </w:div>
        <w:div w:id="1678573850">
          <w:marLeft w:val="0"/>
          <w:marRight w:val="0"/>
          <w:marTop w:val="0"/>
          <w:marBottom w:val="0"/>
          <w:divBdr>
            <w:top w:val="none" w:sz="0" w:space="0" w:color="auto"/>
            <w:left w:val="none" w:sz="0" w:space="0" w:color="auto"/>
            <w:bottom w:val="none" w:sz="0" w:space="0" w:color="auto"/>
            <w:right w:val="none" w:sz="0" w:space="0" w:color="auto"/>
          </w:divBdr>
        </w:div>
        <w:div w:id="1778938830">
          <w:marLeft w:val="0"/>
          <w:marRight w:val="0"/>
          <w:marTop w:val="0"/>
          <w:marBottom w:val="0"/>
          <w:divBdr>
            <w:top w:val="none" w:sz="0" w:space="0" w:color="auto"/>
            <w:left w:val="none" w:sz="0" w:space="0" w:color="auto"/>
            <w:bottom w:val="none" w:sz="0" w:space="0" w:color="auto"/>
            <w:right w:val="none" w:sz="0" w:space="0" w:color="auto"/>
          </w:divBdr>
        </w:div>
        <w:div w:id="1850675950">
          <w:marLeft w:val="0"/>
          <w:marRight w:val="0"/>
          <w:marTop w:val="0"/>
          <w:marBottom w:val="0"/>
          <w:divBdr>
            <w:top w:val="none" w:sz="0" w:space="0" w:color="auto"/>
            <w:left w:val="none" w:sz="0" w:space="0" w:color="auto"/>
            <w:bottom w:val="none" w:sz="0" w:space="0" w:color="auto"/>
            <w:right w:val="none" w:sz="0" w:space="0" w:color="auto"/>
          </w:divBdr>
        </w:div>
        <w:div w:id="1859736996">
          <w:marLeft w:val="0"/>
          <w:marRight w:val="0"/>
          <w:marTop w:val="0"/>
          <w:marBottom w:val="0"/>
          <w:divBdr>
            <w:top w:val="none" w:sz="0" w:space="0" w:color="auto"/>
            <w:left w:val="none" w:sz="0" w:space="0" w:color="auto"/>
            <w:bottom w:val="none" w:sz="0" w:space="0" w:color="auto"/>
            <w:right w:val="none" w:sz="0" w:space="0" w:color="auto"/>
          </w:divBdr>
        </w:div>
        <w:div w:id="1880781534">
          <w:marLeft w:val="0"/>
          <w:marRight w:val="0"/>
          <w:marTop w:val="0"/>
          <w:marBottom w:val="0"/>
          <w:divBdr>
            <w:top w:val="none" w:sz="0" w:space="0" w:color="auto"/>
            <w:left w:val="none" w:sz="0" w:space="0" w:color="auto"/>
            <w:bottom w:val="none" w:sz="0" w:space="0" w:color="auto"/>
            <w:right w:val="none" w:sz="0" w:space="0" w:color="auto"/>
          </w:divBdr>
        </w:div>
        <w:div w:id="1978799710">
          <w:marLeft w:val="0"/>
          <w:marRight w:val="0"/>
          <w:marTop w:val="0"/>
          <w:marBottom w:val="0"/>
          <w:divBdr>
            <w:top w:val="none" w:sz="0" w:space="0" w:color="auto"/>
            <w:left w:val="none" w:sz="0" w:space="0" w:color="auto"/>
            <w:bottom w:val="none" w:sz="0" w:space="0" w:color="auto"/>
            <w:right w:val="none" w:sz="0" w:space="0" w:color="auto"/>
          </w:divBdr>
        </w:div>
        <w:div w:id="2086029307">
          <w:marLeft w:val="0"/>
          <w:marRight w:val="0"/>
          <w:marTop w:val="0"/>
          <w:marBottom w:val="0"/>
          <w:divBdr>
            <w:top w:val="none" w:sz="0" w:space="0" w:color="auto"/>
            <w:left w:val="none" w:sz="0" w:space="0" w:color="auto"/>
            <w:bottom w:val="none" w:sz="0" w:space="0" w:color="auto"/>
            <w:right w:val="none" w:sz="0" w:space="0" w:color="auto"/>
          </w:divBdr>
          <w:divsChild>
            <w:div w:id="102969228">
              <w:marLeft w:val="0"/>
              <w:marRight w:val="0"/>
              <w:marTop w:val="0"/>
              <w:marBottom w:val="0"/>
              <w:divBdr>
                <w:top w:val="none" w:sz="0" w:space="0" w:color="auto"/>
                <w:left w:val="none" w:sz="0" w:space="0" w:color="auto"/>
                <w:bottom w:val="none" w:sz="0" w:space="0" w:color="auto"/>
                <w:right w:val="none" w:sz="0" w:space="0" w:color="auto"/>
              </w:divBdr>
            </w:div>
            <w:div w:id="156263418">
              <w:marLeft w:val="0"/>
              <w:marRight w:val="0"/>
              <w:marTop w:val="0"/>
              <w:marBottom w:val="0"/>
              <w:divBdr>
                <w:top w:val="none" w:sz="0" w:space="0" w:color="auto"/>
                <w:left w:val="none" w:sz="0" w:space="0" w:color="auto"/>
                <w:bottom w:val="none" w:sz="0" w:space="0" w:color="auto"/>
                <w:right w:val="none" w:sz="0" w:space="0" w:color="auto"/>
              </w:divBdr>
            </w:div>
            <w:div w:id="169368745">
              <w:marLeft w:val="0"/>
              <w:marRight w:val="0"/>
              <w:marTop w:val="0"/>
              <w:marBottom w:val="0"/>
              <w:divBdr>
                <w:top w:val="none" w:sz="0" w:space="0" w:color="auto"/>
                <w:left w:val="none" w:sz="0" w:space="0" w:color="auto"/>
                <w:bottom w:val="none" w:sz="0" w:space="0" w:color="auto"/>
                <w:right w:val="none" w:sz="0" w:space="0" w:color="auto"/>
              </w:divBdr>
            </w:div>
            <w:div w:id="573245629">
              <w:marLeft w:val="0"/>
              <w:marRight w:val="0"/>
              <w:marTop w:val="0"/>
              <w:marBottom w:val="0"/>
              <w:divBdr>
                <w:top w:val="none" w:sz="0" w:space="0" w:color="auto"/>
                <w:left w:val="none" w:sz="0" w:space="0" w:color="auto"/>
                <w:bottom w:val="none" w:sz="0" w:space="0" w:color="auto"/>
                <w:right w:val="none" w:sz="0" w:space="0" w:color="auto"/>
              </w:divBdr>
            </w:div>
            <w:div w:id="699087302">
              <w:marLeft w:val="0"/>
              <w:marRight w:val="0"/>
              <w:marTop w:val="0"/>
              <w:marBottom w:val="0"/>
              <w:divBdr>
                <w:top w:val="none" w:sz="0" w:space="0" w:color="auto"/>
                <w:left w:val="none" w:sz="0" w:space="0" w:color="auto"/>
                <w:bottom w:val="none" w:sz="0" w:space="0" w:color="auto"/>
                <w:right w:val="none" w:sz="0" w:space="0" w:color="auto"/>
              </w:divBdr>
            </w:div>
            <w:div w:id="949093526">
              <w:marLeft w:val="0"/>
              <w:marRight w:val="0"/>
              <w:marTop w:val="0"/>
              <w:marBottom w:val="0"/>
              <w:divBdr>
                <w:top w:val="none" w:sz="0" w:space="0" w:color="auto"/>
                <w:left w:val="none" w:sz="0" w:space="0" w:color="auto"/>
                <w:bottom w:val="none" w:sz="0" w:space="0" w:color="auto"/>
                <w:right w:val="none" w:sz="0" w:space="0" w:color="auto"/>
              </w:divBdr>
            </w:div>
            <w:div w:id="999043511">
              <w:marLeft w:val="0"/>
              <w:marRight w:val="0"/>
              <w:marTop w:val="0"/>
              <w:marBottom w:val="0"/>
              <w:divBdr>
                <w:top w:val="none" w:sz="0" w:space="0" w:color="auto"/>
                <w:left w:val="none" w:sz="0" w:space="0" w:color="auto"/>
                <w:bottom w:val="none" w:sz="0" w:space="0" w:color="auto"/>
                <w:right w:val="none" w:sz="0" w:space="0" w:color="auto"/>
              </w:divBdr>
            </w:div>
            <w:div w:id="1034573015">
              <w:marLeft w:val="0"/>
              <w:marRight w:val="0"/>
              <w:marTop w:val="0"/>
              <w:marBottom w:val="0"/>
              <w:divBdr>
                <w:top w:val="none" w:sz="0" w:space="0" w:color="auto"/>
                <w:left w:val="none" w:sz="0" w:space="0" w:color="auto"/>
                <w:bottom w:val="none" w:sz="0" w:space="0" w:color="auto"/>
                <w:right w:val="none" w:sz="0" w:space="0" w:color="auto"/>
              </w:divBdr>
            </w:div>
            <w:div w:id="1240872036">
              <w:marLeft w:val="0"/>
              <w:marRight w:val="0"/>
              <w:marTop w:val="0"/>
              <w:marBottom w:val="0"/>
              <w:divBdr>
                <w:top w:val="none" w:sz="0" w:space="0" w:color="auto"/>
                <w:left w:val="none" w:sz="0" w:space="0" w:color="auto"/>
                <w:bottom w:val="none" w:sz="0" w:space="0" w:color="auto"/>
                <w:right w:val="none" w:sz="0" w:space="0" w:color="auto"/>
              </w:divBdr>
            </w:div>
            <w:div w:id="1295215508">
              <w:marLeft w:val="0"/>
              <w:marRight w:val="0"/>
              <w:marTop w:val="0"/>
              <w:marBottom w:val="0"/>
              <w:divBdr>
                <w:top w:val="none" w:sz="0" w:space="0" w:color="auto"/>
                <w:left w:val="none" w:sz="0" w:space="0" w:color="auto"/>
                <w:bottom w:val="none" w:sz="0" w:space="0" w:color="auto"/>
                <w:right w:val="none" w:sz="0" w:space="0" w:color="auto"/>
              </w:divBdr>
            </w:div>
            <w:div w:id="1335573631">
              <w:marLeft w:val="0"/>
              <w:marRight w:val="0"/>
              <w:marTop w:val="0"/>
              <w:marBottom w:val="0"/>
              <w:divBdr>
                <w:top w:val="none" w:sz="0" w:space="0" w:color="auto"/>
                <w:left w:val="none" w:sz="0" w:space="0" w:color="auto"/>
                <w:bottom w:val="none" w:sz="0" w:space="0" w:color="auto"/>
                <w:right w:val="none" w:sz="0" w:space="0" w:color="auto"/>
              </w:divBdr>
            </w:div>
            <w:div w:id="1376931725">
              <w:marLeft w:val="0"/>
              <w:marRight w:val="0"/>
              <w:marTop w:val="0"/>
              <w:marBottom w:val="0"/>
              <w:divBdr>
                <w:top w:val="none" w:sz="0" w:space="0" w:color="auto"/>
                <w:left w:val="none" w:sz="0" w:space="0" w:color="auto"/>
                <w:bottom w:val="none" w:sz="0" w:space="0" w:color="auto"/>
                <w:right w:val="none" w:sz="0" w:space="0" w:color="auto"/>
              </w:divBdr>
            </w:div>
            <w:div w:id="1387099923">
              <w:marLeft w:val="0"/>
              <w:marRight w:val="0"/>
              <w:marTop w:val="0"/>
              <w:marBottom w:val="0"/>
              <w:divBdr>
                <w:top w:val="none" w:sz="0" w:space="0" w:color="auto"/>
                <w:left w:val="none" w:sz="0" w:space="0" w:color="auto"/>
                <w:bottom w:val="none" w:sz="0" w:space="0" w:color="auto"/>
                <w:right w:val="none" w:sz="0" w:space="0" w:color="auto"/>
              </w:divBdr>
            </w:div>
            <w:div w:id="1451901167">
              <w:marLeft w:val="0"/>
              <w:marRight w:val="0"/>
              <w:marTop w:val="0"/>
              <w:marBottom w:val="0"/>
              <w:divBdr>
                <w:top w:val="none" w:sz="0" w:space="0" w:color="auto"/>
                <w:left w:val="none" w:sz="0" w:space="0" w:color="auto"/>
                <w:bottom w:val="none" w:sz="0" w:space="0" w:color="auto"/>
                <w:right w:val="none" w:sz="0" w:space="0" w:color="auto"/>
              </w:divBdr>
            </w:div>
            <w:div w:id="1618366936">
              <w:marLeft w:val="0"/>
              <w:marRight w:val="0"/>
              <w:marTop w:val="0"/>
              <w:marBottom w:val="0"/>
              <w:divBdr>
                <w:top w:val="none" w:sz="0" w:space="0" w:color="auto"/>
                <w:left w:val="none" w:sz="0" w:space="0" w:color="auto"/>
                <w:bottom w:val="none" w:sz="0" w:space="0" w:color="auto"/>
                <w:right w:val="none" w:sz="0" w:space="0" w:color="auto"/>
              </w:divBdr>
            </w:div>
            <w:div w:id="1720204784">
              <w:marLeft w:val="0"/>
              <w:marRight w:val="0"/>
              <w:marTop w:val="0"/>
              <w:marBottom w:val="0"/>
              <w:divBdr>
                <w:top w:val="none" w:sz="0" w:space="0" w:color="auto"/>
                <w:left w:val="none" w:sz="0" w:space="0" w:color="auto"/>
                <w:bottom w:val="none" w:sz="0" w:space="0" w:color="auto"/>
                <w:right w:val="none" w:sz="0" w:space="0" w:color="auto"/>
              </w:divBdr>
            </w:div>
            <w:div w:id="1789005217">
              <w:marLeft w:val="0"/>
              <w:marRight w:val="0"/>
              <w:marTop w:val="0"/>
              <w:marBottom w:val="0"/>
              <w:divBdr>
                <w:top w:val="none" w:sz="0" w:space="0" w:color="auto"/>
                <w:left w:val="none" w:sz="0" w:space="0" w:color="auto"/>
                <w:bottom w:val="none" w:sz="0" w:space="0" w:color="auto"/>
                <w:right w:val="none" w:sz="0" w:space="0" w:color="auto"/>
              </w:divBdr>
            </w:div>
            <w:div w:id="1833059399">
              <w:marLeft w:val="0"/>
              <w:marRight w:val="0"/>
              <w:marTop w:val="0"/>
              <w:marBottom w:val="0"/>
              <w:divBdr>
                <w:top w:val="none" w:sz="0" w:space="0" w:color="auto"/>
                <w:left w:val="none" w:sz="0" w:space="0" w:color="auto"/>
                <w:bottom w:val="none" w:sz="0" w:space="0" w:color="auto"/>
                <w:right w:val="none" w:sz="0" w:space="0" w:color="auto"/>
              </w:divBdr>
            </w:div>
          </w:divsChild>
        </w:div>
        <w:div w:id="2122144628">
          <w:marLeft w:val="0"/>
          <w:marRight w:val="0"/>
          <w:marTop w:val="0"/>
          <w:marBottom w:val="0"/>
          <w:divBdr>
            <w:top w:val="none" w:sz="0" w:space="0" w:color="auto"/>
            <w:left w:val="none" w:sz="0" w:space="0" w:color="auto"/>
            <w:bottom w:val="none" w:sz="0" w:space="0" w:color="auto"/>
            <w:right w:val="none" w:sz="0" w:space="0" w:color="auto"/>
          </w:divBdr>
        </w:div>
        <w:div w:id="2128238608">
          <w:marLeft w:val="0"/>
          <w:marRight w:val="0"/>
          <w:marTop w:val="0"/>
          <w:marBottom w:val="0"/>
          <w:divBdr>
            <w:top w:val="none" w:sz="0" w:space="0" w:color="auto"/>
            <w:left w:val="none" w:sz="0" w:space="0" w:color="auto"/>
            <w:bottom w:val="none" w:sz="0" w:space="0" w:color="auto"/>
            <w:right w:val="none" w:sz="0" w:space="0" w:color="auto"/>
          </w:divBdr>
        </w:div>
      </w:divsChild>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33338446">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498422232">
      <w:bodyDiv w:val="1"/>
      <w:marLeft w:val="0"/>
      <w:marRight w:val="0"/>
      <w:marTop w:val="0"/>
      <w:marBottom w:val="0"/>
      <w:divBdr>
        <w:top w:val="none" w:sz="0" w:space="0" w:color="auto"/>
        <w:left w:val="none" w:sz="0" w:space="0" w:color="auto"/>
        <w:bottom w:val="none" w:sz="0" w:space="0" w:color="auto"/>
        <w:right w:val="none" w:sz="0" w:space="0" w:color="auto"/>
      </w:divBdr>
      <w:divsChild>
        <w:div w:id="79640175">
          <w:marLeft w:val="0"/>
          <w:marRight w:val="0"/>
          <w:marTop w:val="0"/>
          <w:marBottom w:val="0"/>
          <w:divBdr>
            <w:top w:val="none" w:sz="0" w:space="0" w:color="auto"/>
            <w:left w:val="none" w:sz="0" w:space="0" w:color="auto"/>
            <w:bottom w:val="none" w:sz="0" w:space="0" w:color="auto"/>
            <w:right w:val="none" w:sz="0" w:space="0" w:color="auto"/>
          </w:divBdr>
          <w:divsChild>
            <w:div w:id="366106647">
              <w:marLeft w:val="0"/>
              <w:marRight w:val="0"/>
              <w:marTop w:val="0"/>
              <w:marBottom w:val="0"/>
              <w:divBdr>
                <w:top w:val="none" w:sz="0" w:space="0" w:color="auto"/>
                <w:left w:val="none" w:sz="0" w:space="0" w:color="auto"/>
                <w:bottom w:val="none" w:sz="0" w:space="0" w:color="auto"/>
                <w:right w:val="none" w:sz="0" w:space="0" w:color="auto"/>
              </w:divBdr>
              <w:divsChild>
                <w:div w:id="60294932">
                  <w:marLeft w:val="0"/>
                  <w:marRight w:val="0"/>
                  <w:marTop w:val="0"/>
                  <w:marBottom w:val="0"/>
                  <w:divBdr>
                    <w:top w:val="none" w:sz="0" w:space="0" w:color="auto"/>
                    <w:left w:val="none" w:sz="0" w:space="0" w:color="auto"/>
                    <w:bottom w:val="none" w:sz="0" w:space="0" w:color="auto"/>
                    <w:right w:val="none" w:sz="0" w:space="0" w:color="auto"/>
                  </w:divBdr>
                </w:div>
                <w:div w:id="115608075">
                  <w:marLeft w:val="0"/>
                  <w:marRight w:val="0"/>
                  <w:marTop w:val="0"/>
                  <w:marBottom w:val="0"/>
                  <w:divBdr>
                    <w:top w:val="none" w:sz="0" w:space="0" w:color="auto"/>
                    <w:left w:val="none" w:sz="0" w:space="0" w:color="auto"/>
                    <w:bottom w:val="none" w:sz="0" w:space="0" w:color="auto"/>
                    <w:right w:val="none" w:sz="0" w:space="0" w:color="auto"/>
                  </w:divBdr>
                </w:div>
                <w:div w:id="260650008">
                  <w:marLeft w:val="0"/>
                  <w:marRight w:val="0"/>
                  <w:marTop w:val="0"/>
                  <w:marBottom w:val="0"/>
                  <w:divBdr>
                    <w:top w:val="none" w:sz="0" w:space="0" w:color="auto"/>
                    <w:left w:val="none" w:sz="0" w:space="0" w:color="auto"/>
                    <w:bottom w:val="none" w:sz="0" w:space="0" w:color="auto"/>
                    <w:right w:val="none" w:sz="0" w:space="0" w:color="auto"/>
                  </w:divBdr>
                </w:div>
                <w:div w:id="295452759">
                  <w:marLeft w:val="0"/>
                  <w:marRight w:val="0"/>
                  <w:marTop w:val="0"/>
                  <w:marBottom w:val="0"/>
                  <w:divBdr>
                    <w:top w:val="none" w:sz="0" w:space="0" w:color="auto"/>
                    <w:left w:val="none" w:sz="0" w:space="0" w:color="auto"/>
                    <w:bottom w:val="none" w:sz="0" w:space="0" w:color="auto"/>
                    <w:right w:val="none" w:sz="0" w:space="0" w:color="auto"/>
                  </w:divBdr>
                </w:div>
                <w:div w:id="321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900">
      <w:bodyDiv w:val="1"/>
      <w:marLeft w:val="0"/>
      <w:marRight w:val="0"/>
      <w:marTop w:val="0"/>
      <w:marBottom w:val="0"/>
      <w:divBdr>
        <w:top w:val="none" w:sz="0" w:space="0" w:color="auto"/>
        <w:left w:val="none" w:sz="0" w:space="0" w:color="auto"/>
        <w:bottom w:val="none" w:sz="0" w:space="0" w:color="auto"/>
        <w:right w:val="none" w:sz="0" w:space="0" w:color="auto"/>
      </w:divBdr>
      <w:divsChild>
        <w:div w:id="445349769">
          <w:marLeft w:val="0"/>
          <w:marRight w:val="0"/>
          <w:marTop w:val="0"/>
          <w:marBottom w:val="0"/>
          <w:divBdr>
            <w:top w:val="none" w:sz="0" w:space="0" w:color="auto"/>
            <w:left w:val="none" w:sz="0" w:space="0" w:color="auto"/>
            <w:bottom w:val="none" w:sz="0" w:space="0" w:color="auto"/>
            <w:right w:val="none" w:sz="0" w:space="0" w:color="auto"/>
          </w:divBdr>
          <w:divsChild>
            <w:div w:id="1372725428">
              <w:marLeft w:val="0"/>
              <w:marRight w:val="0"/>
              <w:marTop w:val="0"/>
              <w:marBottom w:val="0"/>
              <w:divBdr>
                <w:top w:val="none" w:sz="0" w:space="0" w:color="auto"/>
                <w:left w:val="none" w:sz="0" w:space="0" w:color="auto"/>
                <w:bottom w:val="none" w:sz="0" w:space="0" w:color="auto"/>
                <w:right w:val="none" w:sz="0" w:space="0" w:color="auto"/>
              </w:divBdr>
              <w:divsChild>
                <w:div w:id="404033307">
                  <w:marLeft w:val="0"/>
                  <w:marRight w:val="0"/>
                  <w:marTop w:val="0"/>
                  <w:marBottom w:val="0"/>
                  <w:divBdr>
                    <w:top w:val="none" w:sz="0" w:space="0" w:color="auto"/>
                    <w:left w:val="none" w:sz="0" w:space="0" w:color="auto"/>
                    <w:bottom w:val="none" w:sz="0" w:space="0" w:color="auto"/>
                    <w:right w:val="none" w:sz="0" w:space="0" w:color="auto"/>
                  </w:divBdr>
                </w:div>
                <w:div w:id="938370766">
                  <w:marLeft w:val="0"/>
                  <w:marRight w:val="0"/>
                  <w:marTop w:val="0"/>
                  <w:marBottom w:val="0"/>
                  <w:divBdr>
                    <w:top w:val="none" w:sz="0" w:space="0" w:color="auto"/>
                    <w:left w:val="none" w:sz="0" w:space="0" w:color="auto"/>
                    <w:bottom w:val="none" w:sz="0" w:space="0" w:color="auto"/>
                    <w:right w:val="none" w:sz="0" w:space="0" w:color="auto"/>
                  </w:divBdr>
                </w:div>
                <w:div w:id="1045370099">
                  <w:marLeft w:val="0"/>
                  <w:marRight w:val="0"/>
                  <w:marTop w:val="0"/>
                  <w:marBottom w:val="0"/>
                  <w:divBdr>
                    <w:top w:val="none" w:sz="0" w:space="0" w:color="auto"/>
                    <w:left w:val="none" w:sz="0" w:space="0" w:color="auto"/>
                    <w:bottom w:val="none" w:sz="0" w:space="0" w:color="auto"/>
                    <w:right w:val="none" w:sz="0" w:space="0" w:color="auto"/>
                  </w:divBdr>
                </w:div>
                <w:div w:id="1295794204">
                  <w:marLeft w:val="0"/>
                  <w:marRight w:val="0"/>
                  <w:marTop w:val="0"/>
                  <w:marBottom w:val="0"/>
                  <w:divBdr>
                    <w:top w:val="none" w:sz="0" w:space="0" w:color="auto"/>
                    <w:left w:val="none" w:sz="0" w:space="0" w:color="auto"/>
                    <w:bottom w:val="none" w:sz="0" w:space="0" w:color="auto"/>
                    <w:right w:val="none" w:sz="0" w:space="0" w:color="auto"/>
                  </w:divBdr>
                </w:div>
                <w:div w:id="1591739011">
                  <w:marLeft w:val="0"/>
                  <w:marRight w:val="0"/>
                  <w:marTop w:val="0"/>
                  <w:marBottom w:val="0"/>
                  <w:divBdr>
                    <w:top w:val="none" w:sz="0" w:space="0" w:color="auto"/>
                    <w:left w:val="none" w:sz="0" w:space="0" w:color="auto"/>
                    <w:bottom w:val="none" w:sz="0" w:space="0" w:color="auto"/>
                    <w:right w:val="none" w:sz="0" w:space="0" w:color="auto"/>
                  </w:divBdr>
                </w:div>
                <w:div w:id="1618633797">
                  <w:marLeft w:val="0"/>
                  <w:marRight w:val="0"/>
                  <w:marTop w:val="0"/>
                  <w:marBottom w:val="0"/>
                  <w:divBdr>
                    <w:top w:val="none" w:sz="0" w:space="0" w:color="auto"/>
                    <w:left w:val="none" w:sz="0" w:space="0" w:color="auto"/>
                    <w:bottom w:val="none" w:sz="0" w:space="0" w:color="auto"/>
                    <w:right w:val="none" w:sz="0" w:space="0" w:color="auto"/>
                  </w:divBdr>
                </w:div>
                <w:div w:id="1793015679">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596552655">
      <w:bodyDiv w:val="1"/>
      <w:marLeft w:val="0"/>
      <w:marRight w:val="0"/>
      <w:marTop w:val="0"/>
      <w:marBottom w:val="0"/>
      <w:divBdr>
        <w:top w:val="none" w:sz="0" w:space="0" w:color="auto"/>
        <w:left w:val="none" w:sz="0" w:space="0" w:color="auto"/>
        <w:bottom w:val="none" w:sz="0" w:space="0" w:color="auto"/>
        <w:right w:val="none" w:sz="0" w:space="0" w:color="auto"/>
      </w:divBdr>
      <w:divsChild>
        <w:div w:id="22292047">
          <w:marLeft w:val="0"/>
          <w:marRight w:val="0"/>
          <w:marTop w:val="0"/>
          <w:marBottom w:val="0"/>
          <w:divBdr>
            <w:top w:val="none" w:sz="0" w:space="0" w:color="auto"/>
            <w:left w:val="none" w:sz="0" w:space="0" w:color="auto"/>
            <w:bottom w:val="none" w:sz="0" w:space="0" w:color="auto"/>
            <w:right w:val="none" w:sz="0" w:space="0" w:color="auto"/>
          </w:divBdr>
        </w:div>
        <w:div w:id="133834612">
          <w:marLeft w:val="0"/>
          <w:marRight w:val="0"/>
          <w:marTop w:val="0"/>
          <w:marBottom w:val="0"/>
          <w:divBdr>
            <w:top w:val="none" w:sz="0" w:space="0" w:color="auto"/>
            <w:left w:val="none" w:sz="0" w:space="0" w:color="auto"/>
            <w:bottom w:val="none" w:sz="0" w:space="0" w:color="auto"/>
            <w:right w:val="none" w:sz="0" w:space="0" w:color="auto"/>
          </w:divBdr>
        </w:div>
        <w:div w:id="320737991">
          <w:marLeft w:val="0"/>
          <w:marRight w:val="0"/>
          <w:marTop w:val="0"/>
          <w:marBottom w:val="0"/>
          <w:divBdr>
            <w:top w:val="none" w:sz="0" w:space="0" w:color="auto"/>
            <w:left w:val="none" w:sz="0" w:space="0" w:color="auto"/>
            <w:bottom w:val="none" w:sz="0" w:space="0" w:color="auto"/>
            <w:right w:val="none" w:sz="0" w:space="0" w:color="auto"/>
          </w:divBdr>
        </w:div>
        <w:div w:id="415790490">
          <w:marLeft w:val="0"/>
          <w:marRight w:val="0"/>
          <w:marTop w:val="0"/>
          <w:marBottom w:val="0"/>
          <w:divBdr>
            <w:top w:val="none" w:sz="0" w:space="0" w:color="auto"/>
            <w:left w:val="none" w:sz="0" w:space="0" w:color="auto"/>
            <w:bottom w:val="none" w:sz="0" w:space="0" w:color="auto"/>
            <w:right w:val="none" w:sz="0" w:space="0" w:color="auto"/>
          </w:divBdr>
        </w:div>
        <w:div w:id="469831328">
          <w:marLeft w:val="0"/>
          <w:marRight w:val="0"/>
          <w:marTop w:val="0"/>
          <w:marBottom w:val="0"/>
          <w:divBdr>
            <w:top w:val="none" w:sz="0" w:space="0" w:color="auto"/>
            <w:left w:val="none" w:sz="0" w:space="0" w:color="auto"/>
            <w:bottom w:val="none" w:sz="0" w:space="0" w:color="auto"/>
            <w:right w:val="none" w:sz="0" w:space="0" w:color="auto"/>
          </w:divBdr>
        </w:div>
        <w:div w:id="562253113">
          <w:marLeft w:val="0"/>
          <w:marRight w:val="0"/>
          <w:marTop w:val="0"/>
          <w:marBottom w:val="0"/>
          <w:divBdr>
            <w:top w:val="none" w:sz="0" w:space="0" w:color="auto"/>
            <w:left w:val="none" w:sz="0" w:space="0" w:color="auto"/>
            <w:bottom w:val="none" w:sz="0" w:space="0" w:color="auto"/>
            <w:right w:val="none" w:sz="0" w:space="0" w:color="auto"/>
          </w:divBdr>
        </w:div>
        <w:div w:id="966592318">
          <w:marLeft w:val="0"/>
          <w:marRight w:val="0"/>
          <w:marTop w:val="0"/>
          <w:marBottom w:val="0"/>
          <w:divBdr>
            <w:top w:val="none" w:sz="0" w:space="0" w:color="auto"/>
            <w:left w:val="none" w:sz="0" w:space="0" w:color="auto"/>
            <w:bottom w:val="none" w:sz="0" w:space="0" w:color="auto"/>
            <w:right w:val="none" w:sz="0" w:space="0" w:color="auto"/>
          </w:divBdr>
        </w:div>
        <w:div w:id="1157192290">
          <w:marLeft w:val="0"/>
          <w:marRight w:val="0"/>
          <w:marTop w:val="0"/>
          <w:marBottom w:val="0"/>
          <w:divBdr>
            <w:top w:val="none" w:sz="0" w:space="0" w:color="auto"/>
            <w:left w:val="none" w:sz="0" w:space="0" w:color="auto"/>
            <w:bottom w:val="none" w:sz="0" w:space="0" w:color="auto"/>
            <w:right w:val="none" w:sz="0" w:space="0" w:color="auto"/>
          </w:divBdr>
          <w:divsChild>
            <w:div w:id="28989569">
              <w:marLeft w:val="0"/>
              <w:marRight w:val="0"/>
              <w:marTop w:val="0"/>
              <w:marBottom w:val="0"/>
              <w:divBdr>
                <w:top w:val="none" w:sz="0" w:space="0" w:color="auto"/>
                <w:left w:val="none" w:sz="0" w:space="0" w:color="auto"/>
                <w:bottom w:val="none" w:sz="0" w:space="0" w:color="auto"/>
                <w:right w:val="none" w:sz="0" w:space="0" w:color="auto"/>
              </w:divBdr>
            </w:div>
            <w:div w:id="111631488">
              <w:marLeft w:val="0"/>
              <w:marRight w:val="0"/>
              <w:marTop w:val="0"/>
              <w:marBottom w:val="0"/>
              <w:divBdr>
                <w:top w:val="none" w:sz="0" w:space="0" w:color="auto"/>
                <w:left w:val="none" w:sz="0" w:space="0" w:color="auto"/>
                <w:bottom w:val="none" w:sz="0" w:space="0" w:color="auto"/>
                <w:right w:val="none" w:sz="0" w:space="0" w:color="auto"/>
              </w:divBdr>
            </w:div>
            <w:div w:id="327712615">
              <w:marLeft w:val="0"/>
              <w:marRight w:val="0"/>
              <w:marTop w:val="0"/>
              <w:marBottom w:val="0"/>
              <w:divBdr>
                <w:top w:val="none" w:sz="0" w:space="0" w:color="auto"/>
                <w:left w:val="none" w:sz="0" w:space="0" w:color="auto"/>
                <w:bottom w:val="none" w:sz="0" w:space="0" w:color="auto"/>
                <w:right w:val="none" w:sz="0" w:space="0" w:color="auto"/>
              </w:divBdr>
            </w:div>
            <w:div w:id="662704495">
              <w:marLeft w:val="0"/>
              <w:marRight w:val="0"/>
              <w:marTop w:val="0"/>
              <w:marBottom w:val="0"/>
              <w:divBdr>
                <w:top w:val="none" w:sz="0" w:space="0" w:color="auto"/>
                <w:left w:val="none" w:sz="0" w:space="0" w:color="auto"/>
                <w:bottom w:val="none" w:sz="0" w:space="0" w:color="auto"/>
                <w:right w:val="none" w:sz="0" w:space="0" w:color="auto"/>
              </w:divBdr>
            </w:div>
            <w:div w:id="789012813">
              <w:marLeft w:val="0"/>
              <w:marRight w:val="0"/>
              <w:marTop w:val="0"/>
              <w:marBottom w:val="0"/>
              <w:divBdr>
                <w:top w:val="none" w:sz="0" w:space="0" w:color="auto"/>
                <w:left w:val="none" w:sz="0" w:space="0" w:color="auto"/>
                <w:bottom w:val="none" w:sz="0" w:space="0" w:color="auto"/>
                <w:right w:val="none" w:sz="0" w:space="0" w:color="auto"/>
              </w:divBdr>
            </w:div>
            <w:div w:id="896357614">
              <w:marLeft w:val="0"/>
              <w:marRight w:val="0"/>
              <w:marTop w:val="0"/>
              <w:marBottom w:val="0"/>
              <w:divBdr>
                <w:top w:val="none" w:sz="0" w:space="0" w:color="auto"/>
                <w:left w:val="none" w:sz="0" w:space="0" w:color="auto"/>
                <w:bottom w:val="none" w:sz="0" w:space="0" w:color="auto"/>
                <w:right w:val="none" w:sz="0" w:space="0" w:color="auto"/>
              </w:divBdr>
            </w:div>
            <w:div w:id="1011300602">
              <w:marLeft w:val="0"/>
              <w:marRight w:val="0"/>
              <w:marTop w:val="0"/>
              <w:marBottom w:val="0"/>
              <w:divBdr>
                <w:top w:val="none" w:sz="0" w:space="0" w:color="auto"/>
                <w:left w:val="none" w:sz="0" w:space="0" w:color="auto"/>
                <w:bottom w:val="none" w:sz="0" w:space="0" w:color="auto"/>
                <w:right w:val="none" w:sz="0" w:space="0" w:color="auto"/>
              </w:divBdr>
            </w:div>
            <w:div w:id="1207378807">
              <w:marLeft w:val="0"/>
              <w:marRight w:val="0"/>
              <w:marTop w:val="0"/>
              <w:marBottom w:val="0"/>
              <w:divBdr>
                <w:top w:val="none" w:sz="0" w:space="0" w:color="auto"/>
                <w:left w:val="none" w:sz="0" w:space="0" w:color="auto"/>
                <w:bottom w:val="none" w:sz="0" w:space="0" w:color="auto"/>
                <w:right w:val="none" w:sz="0" w:space="0" w:color="auto"/>
              </w:divBdr>
            </w:div>
            <w:div w:id="1247691259">
              <w:marLeft w:val="0"/>
              <w:marRight w:val="0"/>
              <w:marTop w:val="0"/>
              <w:marBottom w:val="0"/>
              <w:divBdr>
                <w:top w:val="none" w:sz="0" w:space="0" w:color="auto"/>
                <w:left w:val="none" w:sz="0" w:space="0" w:color="auto"/>
                <w:bottom w:val="none" w:sz="0" w:space="0" w:color="auto"/>
                <w:right w:val="none" w:sz="0" w:space="0" w:color="auto"/>
              </w:divBdr>
            </w:div>
            <w:div w:id="1263730884">
              <w:marLeft w:val="0"/>
              <w:marRight w:val="0"/>
              <w:marTop w:val="0"/>
              <w:marBottom w:val="0"/>
              <w:divBdr>
                <w:top w:val="none" w:sz="0" w:space="0" w:color="auto"/>
                <w:left w:val="none" w:sz="0" w:space="0" w:color="auto"/>
                <w:bottom w:val="none" w:sz="0" w:space="0" w:color="auto"/>
                <w:right w:val="none" w:sz="0" w:space="0" w:color="auto"/>
              </w:divBdr>
            </w:div>
            <w:div w:id="1420983807">
              <w:marLeft w:val="0"/>
              <w:marRight w:val="0"/>
              <w:marTop w:val="0"/>
              <w:marBottom w:val="0"/>
              <w:divBdr>
                <w:top w:val="none" w:sz="0" w:space="0" w:color="auto"/>
                <w:left w:val="none" w:sz="0" w:space="0" w:color="auto"/>
                <w:bottom w:val="none" w:sz="0" w:space="0" w:color="auto"/>
                <w:right w:val="none" w:sz="0" w:space="0" w:color="auto"/>
              </w:divBdr>
            </w:div>
            <w:div w:id="1431122396">
              <w:marLeft w:val="0"/>
              <w:marRight w:val="0"/>
              <w:marTop w:val="0"/>
              <w:marBottom w:val="0"/>
              <w:divBdr>
                <w:top w:val="none" w:sz="0" w:space="0" w:color="auto"/>
                <w:left w:val="none" w:sz="0" w:space="0" w:color="auto"/>
                <w:bottom w:val="none" w:sz="0" w:space="0" w:color="auto"/>
                <w:right w:val="none" w:sz="0" w:space="0" w:color="auto"/>
              </w:divBdr>
            </w:div>
            <w:div w:id="1625652943">
              <w:marLeft w:val="0"/>
              <w:marRight w:val="0"/>
              <w:marTop w:val="0"/>
              <w:marBottom w:val="0"/>
              <w:divBdr>
                <w:top w:val="none" w:sz="0" w:space="0" w:color="auto"/>
                <w:left w:val="none" w:sz="0" w:space="0" w:color="auto"/>
                <w:bottom w:val="none" w:sz="0" w:space="0" w:color="auto"/>
                <w:right w:val="none" w:sz="0" w:space="0" w:color="auto"/>
              </w:divBdr>
            </w:div>
            <w:div w:id="1650817216">
              <w:marLeft w:val="0"/>
              <w:marRight w:val="0"/>
              <w:marTop w:val="0"/>
              <w:marBottom w:val="0"/>
              <w:divBdr>
                <w:top w:val="none" w:sz="0" w:space="0" w:color="auto"/>
                <w:left w:val="none" w:sz="0" w:space="0" w:color="auto"/>
                <w:bottom w:val="none" w:sz="0" w:space="0" w:color="auto"/>
                <w:right w:val="none" w:sz="0" w:space="0" w:color="auto"/>
              </w:divBdr>
            </w:div>
            <w:div w:id="1661234415">
              <w:marLeft w:val="0"/>
              <w:marRight w:val="0"/>
              <w:marTop w:val="0"/>
              <w:marBottom w:val="0"/>
              <w:divBdr>
                <w:top w:val="none" w:sz="0" w:space="0" w:color="auto"/>
                <w:left w:val="none" w:sz="0" w:space="0" w:color="auto"/>
                <w:bottom w:val="none" w:sz="0" w:space="0" w:color="auto"/>
                <w:right w:val="none" w:sz="0" w:space="0" w:color="auto"/>
              </w:divBdr>
            </w:div>
            <w:div w:id="1773628929">
              <w:marLeft w:val="0"/>
              <w:marRight w:val="0"/>
              <w:marTop w:val="0"/>
              <w:marBottom w:val="0"/>
              <w:divBdr>
                <w:top w:val="none" w:sz="0" w:space="0" w:color="auto"/>
                <w:left w:val="none" w:sz="0" w:space="0" w:color="auto"/>
                <w:bottom w:val="none" w:sz="0" w:space="0" w:color="auto"/>
                <w:right w:val="none" w:sz="0" w:space="0" w:color="auto"/>
              </w:divBdr>
            </w:div>
            <w:div w:id="1790584408">
              <w:marLeft w:val="0"/>
              <w:marRight w:val="0"/>
              <w:marTop w:val="0"/>
              <w:marBottom w:val="0"/>
              <w:divBdr>
                <w:top w:val="none" w:sz="0" w:space="0" w:color="auto"/>
                <w:left w:val="none" w:sz="0" w:space="0" w:color="auto"/>
                <w:bottom w:val="none" w:sz="0" w:space="0" w:color="auto"/>
                <w:right w:val="none" w:sz="0" w:space="0" w:color="auto"/>
              </w:divBdr>
            </w:div>
            <w:div w:id="1930456226">
              <w:marLeft w:val="0"/>
              <w:marRight w:val="0"/>
              <w:marTop w:val="0"/>
              <w:marBottom w:val="0"/>
              <w:divBdr>
                <w:top w:val="none" w:sz="0" w:space="0" w:color="auto"/>
                <w:left w:val="none" w:sz="0" w:space="0" w:color="auto"/>
                <w:bottom w:val="none" w:sz="0" w:space="0" w:color="auto"/>
                <w:right w:val="none" w:sz="0" w:space="0" w:color="auto"/>
              </w:divBdr>
            </w:div>
            <w:div w:id="2112385073">
              <w:marLeft w:val="0"/>
              <w:marRight w:val="0"/>
              <w:marTop w:val="0"/>
              <w:marBottom w:val="0"/>
              <w:divBdr>
                <w:top w:val="none" w:sz="0" w:space="0" w:color="auto"/>
                <w:left w:val="none" w:sz="0" w:space="0" w:color="auto"/>
                <w:bottom w:val="none" w:sz="0" w:space="0" w:color="auto"/>
                <w:right w:val="none" w:sz="0" w:space="0" w:color="auto"/>
              </w:divBdr>
            </w:div>
          </w:divsChild>
        </w:div>
        <w:div w:id="1189833038">
          <w:marLeft w:val="0"/>
          <w:marRight w:val="0"/>
          <w:marTop w:val="0"/>
          <w:marBottom w:val="0"/>
          <w:divBdr>
            <w:top w:val="none" w:sz="0" w:space="0" w:color="auto"/>
            <w:left w:val="none" w:sz="0" w:space="0" w:color="auto"/>
            <w:bottom w:val="none" w:sz="0" w:space="0" w:color="auto"/>
            <w:right w:val="none" w:sz="0" w:space="0" w:color="auto"/>
          </w:divBdr>
        </w:div>
        <w:div w:id="1555307769">
          <w:marLeft w:val="0"/>
          <w:marRight w:val="0"/>
          <w:marTop w:val="0"/>
          <w:marBottom w:val="0"/>
          <w:divBdr>
            <w:top w:val="none" w:sz="0" w:space="0" w:color="auto"/>
            <w:left w:val="none" w:sz="0" w:space="0" w:color="auto"/>
            <w:bottom w:val="none" w:sz="0" w:space="0" w:color="auto"/>
            <w:right w:val="none" w:sz="0" w:space="0" w:color="auto"/>
          </w:divBdr>
        </w:div>
        <w:div w:id="1851868151">
          <w:marLeft w:val="0"/>
          <w:marRight w:val="0"/>
          <w:marTop w:val="0"/>
          <w:marBottom w:val="0"/>
          <w:divBdr>
            <w:top w:val="none" w:sz="0" w:space="0" w:color="auto"/>
            <w:left w:val="none" w:sz="0" w:space="0" w:color="auto"/>
            <w:bottom w:val="none" w:sz="0" w:space="0" w:color="auto"/>
            <w:right w:val="none" w:sz="0" w:space="0" w:color="auto"/>
          </w:divBdr>
        </w:div>
        <w:div w:id="1960797881">
          <w:marLeft w:val="0"/>
          <w:marRight w:val="0"/>
          <w:marTop w:val="0"/>
          <w:marBottom w:val="0"/>
          <w:divBdr>
            <w:top w:val="none" w:sz="0" w:space="0" w:color="auto"/>
            <w:left w:val="none" w:sz="0" w:space="0" w:color="auto"/>
            <w:bottom w:val="none" w:sz="0" w:space="0" w:color="auto"/>
            <w:right w:val="none" w:sz="0" w:space="0" w:color="auto"/>
          </w:divBdr>
        </w:div>
        <w:div w:id="2107462335">
          <w:marLeft w:val="0"/>
          <w:marRight w:val="0"/>
          <w:marTop w:val="0"/>
          <w:marBottom w:val="0"/>
          <w:divBdr>
            <w:top w:val="none" w:sz="0" w:space="0" w:color="auto"/>
            <w:left w:val="none" w:sz="0" w:space="0" w:color="auto"/>
            <w:bottom w:val="none" w:sz="0" w:space="0" w:color="auto"/>
            <w:right w:val="none" w:sz="0" w:space="0" w:color="auto"/>
          </w:divBdr>
        </w:div>
      </w:divsChild>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150">
      <w:bodyDiv w:val="1"/>
      <w:marLeft w:val="0"/>
      <w:marRight w:val="0"/>
      <w:marTop w:val="0"/>
      <w:marBottom w:val="0"/>
      <w:divBdr>
        <w:top w:val="none" w:sz="0" w:space="0" w:color="auto"/>
        <w:left w:val="none" w:sz="0" w:space="0" w:color="auto"/>
        <w:bottom w:val="none" w:sz="0" w:space="0" w:color="auto"/>
        <w:right w:val="none" w:sz="0" w:space="0" w:color="auto"/>
      </w:divBdr>
      <w:divsChild>
        <w:div w:id="704597133">
          <w:marLeft w:val="0"/>
          <w:marRight w:val="0"/>
          <w:marTop w:val="0"/>
          <w:marBottom w:val="0"/>
          <w:divBdr>
            <w:top w:val="none" w:sz="0" w:space="0" w:color="auto"/>
            <w:left w:val="none" w:sz="0" w:space="0" w:color="auto"/>
            <w:bottom w:val="none" w:sz="0" w:space="0" w:color="auto"/>
            <w:right w:val="none" w:sz="0" w:space="0" w:color="auto"/>
          </w:divBdr>
        </w:div>
      </w:divsChild>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80877">
      <w:bodyDiv w:val="1"/>
      <w:marLeft w:val="0"/>
      <w:marRight w:val="0"/>
      <w:marTop w:val="0"/>
      <w:marBottom w:val="0"/>
      <w:divBdr>
        <w:top w:val="none" w:sz="0" w:space="0" w:color="auto"/>
        <w:left w:val="none" w:sz="0" w:space="0" w:color="auto"/>
        <w:bottom w:val="none" w:sz="0" w:space="0" w:color="auto"/>
        <w:right w:val="none" w:sz="0" w:space="0" w:color="auto"/>
      </w:divBdr>
      <w:divsChild>
        <w:div w:id="197664312">
          <w:marLeft w:val="0"/>
          <w:marRight w:val="0"/>
          <w:marTop w:val="0"/>
          <w:marBottom w:val="0"/>
          <w:divBdr>
            <w:top w:val="none" w:sz="0" w:space="0" w:color="auto"/>
            <w:left w:val="none" w:sz="0" w:space="0" w:color="auto"/>
            <w:bottom w:val="none" w:sz="0" w:space="0" w:color="auto"/>
            <w:right w:val="none" w:sz="0" w:space="0" w:color="auto"/>
          </w:divBdr>
          <w:divsChild>
            <w:div w:id="645158875">
              <w:marLeft w:val="0"/>
              <w:marRight w:val="0"/>
              <w:marTop w:val="0"/>
              <w:marBottom w:val="0"/>
              <w:divBdr>
                <w:top w:val="none" w:sz="0" w:space="0" w:color="auto"/>
                <w:left w:val="none" w:sz="0" w:space="0" w:color="auto"/>
                <w:bottom w:val="none" w:sz="0" w:space="0" w:color="auto"/>
                <w:right w:val="none" w:sz="0" w:space="0" w:color="auto"/>
              </w:divBdr>
              <w:divsChild>
                <w:div w:id="182063185">
                  <w:marLeft w:val="0"/>
                  <w:marRight w:val="0"/>
                  <w:marTop w:val="0"/>
                  <w:marBottom w:val="0"/>
                  <w:divBdr>
                    <w:top w:val="none" w:sz="0" w:space="0" w:color="auto"/>
                    <w:left w:val="none" w:sz="0" w:space="0" w:color="auto"/>
                    <w:bottom w:val="none" w:sz="0" w:space="0" w:color="auto"/>
                    <w:right w:val="none" w:sz="0" w:space="0" w:color="auto"/>
                  </w:divBdr>
                </w:div>
                <w:div w:id="186407256">
                  <w:marLeft w:val="0"/>
                  <w:marRight w:val="0"/>
                  <w:marTop w:val="0"/>
                  <w:marBottom w:val="0"/>
                  <w:divBdr>
                    <w:top w:val="none" w:sz="0" w:space="0" w:color="auto"/>
                    <w:left w:val="none" w:sz="0" w:space="0" w:color="auto"/>
                    <w:bottom w:val="none" w:sz="0" w:space="0" w:color="auto"/>
                    <w:right w:val="none" w:sz="0" w:space="0" w:color="auto"/>
                  </w:divBdr>
                </w:div>
                <w:div w:id="431823740">
                  <w:marLeft w:val="0"/>
                  <w:marRight w:val="0"/>
                  <w:marTop w:val="0"/>
                  <w:marBottom w:val="0"/>
                  <w:divBdr>
                    <w:top w:val="none" w:sz="0" w:space="0" w:color="auto"/>
                    <w:left w:val="none" w:sz="0" w:space="0" w:color="auto"/>
                    <w:bottom w:val="none" w:sz="0" w:space="0" w:color="auto"/>
                    <w:right w:val="none" w:sz="0" w:space="0" w:color="auto"/>
                  </w:divBdr>
                </w:div>
                <w:div w:id="1235623388">
                  <w:marLeft w:val="0"/>
                  <w:marRight w:val="0"/>
                  <w:marTop w:val="0"/>
                  <w:marBottom w:val="0"/>
                  <w:divBdr>
                    <w:top w:val="none" w:sz="0" w:space="0" w:color="auto"/>
                    <w:left w:val="none" w:sz="0" w:space="0" w:color="auto"/>
                    <w:bottom w:val="none" w:sz="0" w:space="0" w:color="auto"/>
                    <w:right w:val="none" w:sz="0" w:space="0" w:color="auto"/>
                  </w:divBdr>
                </w:div>
                <w:div w:id="2005011265">
                  <w:marLeft w:val="0"/>
                  <w:marRight w:val="0"/>
                  <w:marTop w:val="0"/>
                  <w:marBottom w:val="0"/>
                  <w:divBdr>
                    <w:top w:val="none" w:sz="0" w:space="0" w:color="auto"/>
                    <w:left w:val="none" w:sz="0" w:space="0" w:color="auto"/>
                    <w:bottom w:val="none" w:sz="0" w:space="0" w:color="auto"/>
                    <w:right w:val="none" w:sz="0" w:space="0" w:color="auto"/>
                  </w:divBdr>
                </w:div>
                <w:div w:id="2082673163">
                  <w:marLeft w:val="0"/>
                  <w:marRight w:val="0"/>
                  <w:marTop w:val="0"/>
                  <w:marBottom w:val="0"/>
                  <w:divBdr>
                    <w:top w:val="none" w:sz="0" w:space="0" w:color="auto"/>
                    <w:left w:val="none" w:sz="0" w:space="0" w:color="auto"/>
                    <w:bottom w:val="none" w:sz="0" w:space="0" w:color="auto"/>
                    <w:right w:val="none" w:sz="0" w:space="0" w:color="auto"/>
                  </w:divBdr>
                </w:div>
                <w:div w:id="2143187255">
                  <w:marLeft w:val="0"/>
                  <w:marRight w:val="0"/>
                  <w:marTop w:val="0"/>
                  <w:marBottom w:val="0"/>
                  <w:divBdr>
                    <w:top w:val="none" w:sz="0" w:space="0" w:color="auto"/>
                    <w:left w:val="none" w:sz="0" w:space="0" w:color="auto"/>
                    <w:bottom w:val="none" w:sz="0" w:space="0" w:color="auto"/>
                    <w:right w:val="none" w:sz="0" w:space="0" w:color="auto"/>
                  </w:divBdr>
                </w:div>
              </w:divsChild>
            </w:div>
            <w:div w:id="2095392991">
              <w:marLeft w:val="0"/>
              <w:marRight w:val="0"/>
              <w:marTop w:val="0"/>
              <w:marBottom w:val="0"/>
              <w:divBdr>
                <w:top w:val="none" w:sz="0" w:space="0" w:color="auto"/>
                <w:left w:val="none" w:sz="0" w:space="0" w:color="auto"/>
                <w:bottom w:val="none" w:sz="0" w:space="0" w:color="auto"/>
                <w:right w:val="none" w:sz="0" w:space="0" w:color="auto"/>
              </w:divBdr>
              <w:divsChild>
                <w:div w:id="761031012">
                  <w:marLeft w:val="0"/>
                  <w:marRight w:val="0"/>
                  <w:marTop w:val="0"/>
                  <w:marBottom w:val="0"/>
                  <w:divBdr>
                    <w:top w:val="none" w:sz="0" w:space="0" w:color="auto"/>
                    <w:left w:val="none" w:sz="0" w:space="0" w:color="auto"/>
                    <w:bottom w:val="none" w:sz="0" w:space="0" w:color="auto"/>
                    <w:right w:val="none" w:sz="0" w:space="0" w:color="auto"/>
                  </w:divBdr>
                </w:div>
                <w:div w:id="1197768506">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5252">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785686113">
      <w:bodyDiv w:val="1"/>
      <w:marLeft w:val="0"/>
      <w:marRight w:val="0"/>
      <w:marTop w:val="0"/>
      <w:marBottom w:val="0"/>
      <w:divBdr>
        <w:top w:val="none" w:sz="0" w:space="0" w:color="auto"/>
        <w:left w:val="none" w:sz="0" w:space="0" w:color="auto"/>
        <w:bottom w:val="none" w:sz="0" w:space="0" w:color="auto"/>
        <w:right w:val="none" w:sz="0" w:space="0" w:color="auto"/>
      </w:divBdr>
      <w:divsChild>
        <w:div w:id="1665939873">
          <w:marLeft w:val="0"/>
          <w:marRight w:val="0"/>
          <w:marTop w:val="0"/>
          <w:marBottom w:val="0"/>
          <w:divBdr>
            <w:top w:val="none" w:sz="0" w:space="0" w:color="auto"/>
            <w:left w:val="none" w:sz="0" w:space="0" w:color="auto"/>
            <w:bottom w:val="none" w:sz="0" w:space="0" w:color="auto"/>
            <w:right w:val="none" w:sz="0" w:space="0" w:color="auto"/>
          </w:divBdr>
          <w:divsChild>
            <w:div w:id="25982343">
              <w:marLeft w:val="0"/>
              <w:marRight w:val="0"/>
              <w:marTop w:val="0"/>
              <w:marBottom w:val="0"/>
              <w:divBdr>
                <w:top w:val="none" w:sz="0" w:space="0" w:color="auto"/>
                <w:left w:val="none" w:sz="0" w:space="0" w:color="auto"/>
                <w:bottom w:val="none" w:sz="0" w:space="0" w:color="auto"/>
                <w:right w:val="none" w:sz="0" w:space="0" w:color="auto"/>
              </w:divBdr>
              <w:divsChild>
                <w:div w:id="1039361274">
                  <w:marLeft w:val="0"/>
                  <w:marRight w:val="0"/>
                  <w:marTop w:val="0"/>
                  <w:marBottom w:val="0"/>
                  <w:divBdr>
                    <w:top w:val="none" w:sz="0" w:space="0" w:color="auto"/>
                    <w:left w:val="none" w:sz="0" w:space="0" w:color="auto"/>
                    <w:bottom w:val="none" w:sz="0" w:space="0" w:color="auto"/>
                    <w:right w:val="none" w:sz="0" w:space="0" w:color="auto"/>
                  </w:divBdr>
                </w:div>
                <w:div w:id="1176771122">
                  <w:marLeft w:val="0"/>
                  <w:marRight w:val="0"/>
                  <w:marTop w:val="0"/>
                  <w:marBottom w:val="0"/>
                  <w:divBdr>
                    <w:top w:val="none" w:sz="0" w:space="0" w:color="auto"/>
                    <w:left w:val="none" w:sz="0" w:space="0" w:color="auto"/>
                    <w:bottom w:val="none" w:sz="0" w:space="0" w:color="auto"/>
                    <w:right w:val="none" w:sz="0" w:space="0" w:color="auto"/>
                  </w:divBdr>
                </w:div>
                <w:div w:id="1610967224">
                  <w:marLeft w:val="0"/>
                  <w:marRight w:val="0"/>
                  <w:marTop w:val="0"/>
                  <w:marBottom w:val="0"/>
                  <w:divBdr>
                    <w:top w:val="none" w:sz="0" w:space="0" w:color="auto"/>
                    <w:left w:val="none" w:sz="0" w:space="0" w:color="auto"/>
                    <w:bottom w:val="none" w:sz="0" w:space="0" w:color="auto"/>
                    <w:right w:val="none" w:sz="0" w:space="0" w:color="auto"/>
                  </w:divBdr>
                </w:div>
              </w:divsChild>
            </w:div>
            <w:div w:id="862742207">
              <w:marLeft w:val="0"/>
              <w:marRight w:val="0"/>
              <w:marTop w:val="0"/>
              <w:marBottom w:val="0"/>
              <w:divBdr>
                <w:top w:val="none" w:sz="0" w:space="0" w:color="auto"/>
                <w:left w:val="none" w:sz="0" w:space="0" w:color="auto"/>
                <w:bottom w:val="none" w:sz="0" w:space="0" w:color="auto"/>
                <w:right w:val="none" w:sz="0" w:space="0" w:color="auto"/>
              </w:divBdr>
            </w:div>
            <w:div w:id="1461222096">
              <w:marLeft w:val="0"/>
              <w:marRight w:val="0"/>
              <w:marTop w:val="0"/>
              <w:marBottom w:val="0"/>
              <w:divBdr>
                <w:top w:val="none" w:sz="0" w:space="0" w:color="auto"/>
                <w:left w:val="none" w:sz="0" w:space="0" w:color="auto"/>
                <w:bottom w:val="none" w:sz="0" w:space="0" w:color="auto"/>
                <w:right w:val="none" w:sz="0" w:space="0" w:color="auto"/>
              </w:divBdr>
            </w:div>
            <w:div w:id="15475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236">
      <w:bodyDiv w:val="1"/>
      <w:marLeft w:val="0"/>
      <w:marRight w:val="0"/>
      <w:marTop w:val="0"/>
      <w:marBottom w:val="0"/>
      <w:divBdr>
        <w:top w:val="none" w:sz="0" w:space="0" w:color="auto"/>
        <w:left w:val="none" w:sz="0" w:space="0" w:color="auto"/>
        <w:bottom w:val="none" w:sz="0" w:space="0" w:color="auto"/>
        <w:right w:val="none" w:sz="0" w:space="0" w:color="auto"/>
      </w:divBdr>
      <w:divsChild>
        <w:div w:id="885022579">
          <w:marLeft w:val="0"/>
          <w:marRight w:val="0"/>
          <w:marTop w:val="0"/>
          <w:marBottom w:val="0"/>
          <w:divBdr>
            <w:top w:val="none" w:sz="0" w:space="0" w:color="auto"/>
            <w:left w:val="none" w:sz="0" w:space="0" w:color="auto"/>
            <w:bottom w:val="none" w:sz="0" w:space="0" w:color="auto"/>
            <w:right w:val="none" w:sz="0" w:space="0" w:color="auto"/>
          </w:divBdr>
          <w:divsChild>
            <w:div w:id="581723565">
              <w:marLeft w:val="0"/>
              <w:marRight w:val="0"/>
              <w:marTop w:val="0"/>
              <w:marBottom w:val="0"/>
              <w:divBdr>
                <w:top w:val="none" w:sz="0" w:space="0" w:color="auto"/>
                <w:left w:val="none" w:sz="0" w:space="0" w:color="auto"/>
                <w:bottom w:val="none" w:sz="0" w:space="0" w:color="auto"/>
                <w:right w:val="none" w:sz="0" w:space="0" w:color="auto"/>
              </w:divBdr>
            </w:div>
            <w:div w:id="1444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5734">
      <w:bodyDiv w:val="1"/>
      <w:marLeft w:val="0"/>
      <w:marRight w:val="0"/>
      <w:marTop w:val="0"/>
      <w:marBottom w:val="0"/>
      <w:divBdr>
        <w:top w:val="none" w:sz="0" w:space="0" w:color="auto"/>
        <w:left w:val="none" w:sz="0" w:space="0" w:color="auto"/>
        <w:bottom w:val="none" w:sz="0" w:space="0" w:color="auto"/>
        <w:right w:val="none" w:sz="0" w:space="0" w:color="auto"/>
      </w:divBdr>
      <w:divsChild>
        <w:div w:id="290791075">
          <w:marLeft w:val="0"/>
          <w:marRight w:val="0"/>
          <w:marTop w:val="0"/>
          <w:marBottom w:val="0"/>
          <w:divBdr>
            <w:top w:val="none" w:sz="0" w:space="0" w:color="auto"/>
            <w:left w:val="none" w:sz="0" w:space="0" w:color="auto"/>
            <w:bottom w:val="none" w:sz="0" w:space="0" w:color="auto"/>
            <w:right w:val="none" w:sz="0" w:space="0" w:color="auto"/>
          </w:divBdr>
        </w:div>
        <w:div w:id="1335034336">
          <w:marLeft w:val="0"/>
          <w:marRight w:val="0"/>
          <w:marTop w:val="0"/>
          <w:marBottom w:val="0"/>
          <w:divBdr>
            <w:top w:val="none" w:sz="0" w:space="0" w:color="auto"/>
            <w:left w:val="none" w:sz="0" w:space="0" w:color="auto"/>
            <w:bottom w:val="none" w:sz="0" w:space="0" w:color="auto"/>
            <w:right w:val="none" w:sz="0" w:space="0" w:color="auto"/>
          </w:divBdr>
        </w:div>
        <w:div w:id="1456169272">
          <w:marLeft w:val="0"/>
          <w:marRight w:val="0"/>
          <w:marTop w:val="0"/>
          <w:marBottom w:val="0"/>
          <w:divBdr>
            <w:top w:val="none" w:sz="0" w:space="0" w:color="auto"/>
            <w:left w:val="none" w:sz="0" w:space="0" w:color="auto"/>
            <w:bottom w:val="none" w:sz="0" w:space="0" w:color="auto"/>
            <w:right w:val="none" w:sz="0" w:space="0" w:color="auto"/>
          </w:divBdr>
        </w:div>
        <w:div w:id="1888757583">
          <w:marLeft w:val="0"/>
          <w:marRight w:val="0"/>
          <w:marTop w:val="0"/>
          <w:marBottom w:val="0"/>
          <w:divBdr>
            <w:top w:val="none" w:sz="0" w:space="0" w:color="auto"/>
            <w:left w:val="none" w:sz="0" w:space="0" w:color="auto"/>
            <w:bottom w:val="none" w:sz="0" w:space="0" w:color="auto"/>
            <w:right w:val="none" w:sz="0" w:space="0" w:color="auto"/>
          </w:divBdr>
        </w:div>
      </w:divsChild>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11035005">
      <w:bodyDiv w:val="1"/>
      <w:marLeft w:val="0"/>
      <w:marRight w:val="0"/>
      <w:marTop w:val="0"/>
      <w:marBottom w:val="0"/>
      <w:divBdr>
        <w:top w:val="none" w:sz="0" w:space="0" w:color="auto"/>
        <w:left w:val="none" w:sz="0" w:space="0" w:color="auto"/>
        <w:bottom w:val="none" w:sz="0" w:space="0" w:color="auto"/>
        <w:right w:val="none" w:sz="0" w:space="0" w:color="auto"/>
      </w:divBdr>
      <w:divsChild>
        <w:div w:id="54554391">
          <w:marLeft w:val="0"/>
          <w:marRight w:val="0"/>
          <w:marTop w:val="0"/>
          <w:marBottom w:val="0"/>
          <w:divBdr>
            <w:top w:val="none" w:sz="0" w:space="0" w:color="auto"/>
            <w:left w:val="none" w:sz="0" w:space="0" w:color="auto"/>
            <w:bottom w:val="none" w:sz="0" w:space="0" w:color="auto"/>
            <w:right w:val="none" w:sz="0" w:space="0" w:color="auto"/>
          </w:divBdr>
          <w:divsChild>
            <w:div w:id="434985338">
              <w:marLeft w:val="0"/>
              <w:marRight w:val="0"/>
              <w:marTop w:val="0"/>
              <w:marBottom w:val="0"/>
              <w:divBdr>
                <w:top w:val="none" w:sz="0" w:space="0" w:color="auto"/>
                <w:left w:val="none" w:sz="0" w:space="0" w:color="auto"/>
                <w:bottom w:val="none" w:sz="0" w:space="0" w:color="auto"/>
                <w:right w:val="none" w:sz="0" w:space="0" w:color="auto"/>
              </w:divBdr>
            </w:div>
            <w:div w:id="775905913">
              <w:marLeft w:val="0"/>
              <w:marRight w:val="0"/>
              <w:marTop w:val="0"/>
              <w:marBottom w:val="0"/>
              <w:divBdr>
                <w:top w:val="none" w:sz="0" w:space="0" w:color="auto"/>
                <w:left w:val="none" w:sz="0" w:space="0" w:color="auto"/>
                <w:bottom w:val="none" w:sz="0" w:space="0" w:color="auto"/>
                <w:right w:val="none" w:sz="0" w:space="0" w:color="auto"/>
              </w:divBdr>
            </w:div>
            <w:div w:id="1234975063">
              <w:marLeft w:val="0"/>
              <w:marRight w:val="0"/>
              <w:marTop w:val="0"/>
              <w:marBottom w:val="0"/>
              <w:divBdr>
                <w:top w:val="none" w:sz="0" w:space="0" w:color="auto"/>
                <w:left w:val="none" w:sz="0" w:space="0" w:color="auto"/>
                <w:bottom w:val="none" w:sz="0" w:space="0" w:color="auto"/>
                <w:right w:val="none" w:sz="0" w:space="0" w:color="auto"/>
              </w:divBdr>
            </w:div>
            <w:div w:id="1305742457">
              <w:marLeft w:val="0"/>
              <w:marRight w:val="0"/>
              <w:marTop w:val="0"/>
              <w:marBottom w:val="0"/>
              <w:divBdr>
                <w:top w:val="none" w:sz="0" w:space="0" w:color="auto"/>
                <w:left w:val="none" w:sz="0" w:space="0" w:color="auto"/>
                <w:bottom w:val="none" w:sz="0" w:space="0" w:color="auto"/>
                <w:right w:val="none" w:sz="0" w:space="0" w:color="auto"/>
              </w:divBdr>
            </w:div>
            <w:div w:id="1412659765">
              <w:marLeft w:val="0"/>
              <w:marRight w:val="0"/>
              <w:marTop w:val="0"/>
              <w:marBottom w:val="0"/>
              <w:divBdr>
                <w:top w:val="none" w:sz="0" w:space="0" w:color="auto"/>
                <w:left w:val="none" w:sz="0" w:space="0" w:color="auto"/>
                <w:bottom w:val="none" w:sz="0" w:space="0" w:color="auto"/>
                <w:right w:val="none" w:sz="0" w:space="0" w:color="auto"/>
              </w:divBdr>
            </w:div>
            <w:div w:id="1583484996">
              <w:marLeft w:val="0"/>
              <w:marRight w:val="0"/>
              <w:marTop w:val="0"/>
              <w:marBottom w:val="0"/>
              <w:divBdr>
                <w:top w:val="none" w:sz="0" w:space="0" w:color="auto"/>
                <w:left w:val="none" w:sz="0" w:space="0" w:color="auto"/>
                <w:bottom w:val="none" w:sz="0" w:space="0" w:color="auto"/>
                <w:right w:val="none" w:sz="0" w:space="0" w:color="auto"/>
              </w:divBdr>
            </w:div>
            <w:div w:id="1628316750">
              <w:marLeft w:val="0"/>
              <w:marRight w:val="0"/>
              <w:marTop w:val="0"/>
              <w:marBottom w:val="0"/>
              <w:divBdr>
                <w:top w:val="none" w:sz="0" w:space="0" w:color="auto"/>
                <w:left w:val="none" w:sz="0" w:space="0" w:color="auto"/>
                <w:bottom w:val="none" w:sz="0" w:space="0" w:color="auto"/>
                <w:right w:val="none" w:sz="0" w:space="0" w:color="auto"/>
              </w:divBdr>
            </w:div>
            <w:div w:id="17563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242">
      <w:bodyDiv w:val="1"/>
      <w:marLeft w:val="0"/>
      <w:marRight w:val="0"/>
      <w:marTop w:val="0"/>
      <w:marBottom w:val="0"/>
      <w:divBdr>
        <w:top w:val="none" w:sz="0" w:space="0" w:color="auto"/>
        <w:left w:val="none" w:sz="0" w:space="0" w:color="auto"/>
        <w:bottom w:val="none" w:sz="0" w:space="0" w:color="auto"/>
        <w:right w:val="none" w:sz="0" w:space="0" w:color="auto"/>
      </w:divBdr>
    </w:div>
    <w:div w:id="1985621809">
      <w:bodyDiv w:val="1"/>
      <w:marLeft w:val="0"/>
      <w:marRight w:val="0"/>
      <w:marTop w:val="0"/>
      <w:marBottom w:val="0"/>
      <w:divBdr>
        <w:top w:val="none" w:sz="0" w:space="0" w:color="auto"/>
        <w:left w:val="none" w:sz="0" w:space="0" w:color="auto"/>
        <w:bottom w:val="none" w:sz="0" w:space="0" w:color="auto"/>
        <w:right w:val="none" w:sz="0" w:space="0" w:color="auto"/>
      </w:divBdr>
      <w:divsChild>
        <w:div w:id="1355037650">
          <w:marLeft w:val="0"/>
          <w:marRight w:val="0"/>
          <w:marTop w:val="0"/>
          <w:marBottom w:val="0"/>
          <w:divBdr>
            <w:top w:val="none" w:sz="0" w:space="0" w:color="auto"/>
            <w:left w:val="none" w:sz="0" w:space="0" w:color="auto"/>
            <w:bottom w:val="none" w:sz="0" w:space="0" w:color="auto"/>
            <w:right w:val="none" w:sz="0" w:space="0" w:color="auto"/>
          </w:divBdr>
          <w:divsChild>
            <w:div w:id="507210865">
              <w:marLeft w:val="0"/>
              <w:marRight w:val="0"/>
              <w:marTop w:val="0"/>
              <w:marBottom w:val="0"/>
              <w:divBdr>
                <w:top w:val="none" w:sz="0" w:space="0" w:color="auto"/>
                <w:left w:val="none" w:sz="0" w:space="0" w:color="auto"/>
                <w:bottom w:val="none" w:sz="0" w:space="0" w:color="auto"/>
                <w:right w:val="none" w:sz="0" w:space="0" w:color="auto"/>
              </w:divBdr>
            </w:div>
            <w:div w:id="1223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9490">
      <w:bodyDiv w:val="1"/>
      <w:marLeft w:val="0"/>
      <w:marRight w:val="0"/>
      <w:marTop w:val="0"/>
      <w:marBottom w:val="0"/>
      <w:divBdr>
        <w:top w:val="none" w:sz="0" w:space="0" w:color="auto"/>
        <w:left w:val="none" w:sz="0" w:space="0" w:color="auto"/>
        <w:bottom w:val="none" w:sz="0" w:space="0" w:color="auto"/>
        <w:right w:val="none" w:sz="0" w:space="0" w:color="auto"/>
      </w:divBdr>
      <w:divsChild>
        <w:div w:id="1689215957">
          <w:marLeft w:val="0"/>
          <w:marRight w:val="0"/>
          <w:marTop w:val="0"/>
          <w:marBottom w:val="0"/>
          <w:divBdr>
            <w:top w:val="none" w:sz="0" w:space="0" w:color="auto"/>
            <w:left w:val="none" w:sz="0" w:space="0" w:color="auto"/>
            <w:bottom w:val="none" w:sz="0" w:space="0" w:color="auto"/>
            <w:right w:val="none" w:sz="0" w:space="0" w:color="auto"/>
          </w:divBdr>
          <w:divsChild>
            <w:div w:id="64382653">
              <w:marLeft w:val="0"/>
              <w:marRight w:val="0"/>
              <w:marTop w:val="0"/>
              <w:marBottom w:val="0"/>
              <w:divBdr>
                <w:top w:val="none" w:sz="0" w:space="0" w:color="auto"/>
                <w:left w:val="none" w:sz="0" w:space="0" w:color="auto"/>
                <w:bottom w:val="none" w:sz="0" w:space="0" w:color="auto"/>
                <w:right w:val="none" w:sz="0" w:space="0" w:color="auto"/>
              </w:divBdr>
            </w:div>
            <w:div w:id="128476484">
              <w:marLeft w:val="0"/>
              <w:marRight w:val="0"/>
              <w:marTop w:val="0"/>
              <w:marBottom w:val="0"/>
              <w:divBdr>
                <w:top w:val="none" w:sz="0" w:space="0" w:color="auto"/>
                <w:left w:val="none" w:sz="0" w:space="0" w:color="auto"/>
                <w:bottom w:val="none" w:sz="0" w:space="0" w:color="auto"/>
                <w:right w:val="none" w:sz="0" w:space="0" w:color="auto"/>
              </w:divBdr>
            </w:div>
            <w:div w:id="523904223">
              <w:marLeft w:val="0"/>
              <w:marRight w:val="0"/>
              <w:marTop w:val="0"/>
              <w:marBottom w:val="0"/>
              <w:divBdr>
                <w:top w:val="none" w:sz="0" w:space="0" w:color="auto"/>
                <w:left w:val="none" w:sz="0" w:space="0" w:color="auto"/>
                <w:bottom w:val="none" w:sz="0" w:space="0" w:color="auto"/>
                <w:right w:val="none" w:sz="0" w:space="0" w:color="auto"/>
              </w:divBdr>
            </w:div>
            <w:div w:id="791556073">
              <w:marLeft w:val="0"/>
              <w:marRight w:val="0"/>
              <w:marTop w:val="0"/>
              <w:marBottom w:val="0"/>
              <w:divBdr>
                <w:top w:val="none" w:sz="0" w:space="0" w:color="auto"/>
                <w:left w:val="none" w:sz="0" w:space="0" w:color="auto"/>
                <w:bottom w:val="none" w:sz="0" w:space="0" w:color="auto"/>
                <w:right w:val="none" w:sz="0" w:space="0" w:color="auto"/>
              </w:divBdr>
            </w:div>
            <w:div w:id="1046219512">
              <w:marLeft w:val="0"/>
              <w:marRight w:val="0"/>
              <w:marTop w:val="0"/>
              <w:marBottom w:val="0"/>
              <w:divBdr>
                <w:top w:val="none" w:sz="0" w:space="0" w:color="auto"/>
                <w:left w:val="none" w:sz="0" w:space="0" w:color="auto"/>
                <w:bottom w:val="none" w:sz="0" w:space="0" w:color="auto"/>
                <w:right w:val="none" w:sz="0" w:space="0" w:color="auto"/>
              </w:divBdr>
            </w:div>
            <w:div w:id="1137720613">
              <w:marLeft w:val="0"/>
              <w:marRight w:val="0"/>
              <w:marTop w:val="0"/>
              <w:marBottom w:val="0"/>
              <w:divBdr>
                <w:top w:val="none" w:sz="0" w:space="0" w:color="auto"/>
                <w:left w:val="none" w:sz="0" w:space="0" w:color="auto"/>
                <w:bottom w:val="none" w:sz="0" w:space="0" w:color="auto"/>
                <w:right w:val="none" w:sz="0" w:space="0" w:color="auto"/>
              </w:divBdr>
            </w:div>
            <w:div w:id="1184052610">
              <w:marLeft w:val="0"/>
              <w:marRight w:val="0"/>
              <w:marTop w:val="0"/>
              <w:marBottom w:val="0"/>
              <w:divBdr>
                <w:top w:val="none" w:sz="0" w:space="0" w:color="auto"/>
                <w:left w:val="none" w:sz="0" w:space="0" w:color="auto"/>
                <w:bottom w:val="none" w:sz="0" w:space="0" w:color="auto"/>
                <w:right w:val="none" w:sz="0" w:space="0" w:color="auto"/>
              </w:divBdr>
            </w:div>
            <w:div w:id="1384404960">
              <w:marLeft w:val="0"/>
              <w:marRight w:val="0"/>
              <w:marTop w:val="0"/>
              <w:marBottom w:val="0"/>
              <w:divBdr>
                <w:top w:val="none" w:sz="0" w:space="0" w:color="auto"/>
                <w:left w:val="none" w:sz="0" w:space="0" w:color="auto"/>
                <w:bottom w:val="none" w:sz="0" w:space="0" w:color="auto"/>
                <w:right w:val="none" w:sz="0" w:space="0" w:color="auto"/>
              </w:divBdr>
            </w:div>
            <w:div w:id="2114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31838067">
      <w:bodyDiv w:val="1"/>
      <w:marLeft w:val="0"/>
      <w:marRight w:val="0"/>
      <w:marTop w:val="0"/>
      <w:marBottom w:val="0"/>
      <w:divBdr>
        <w:top w:val="none" w:sz="0" w:space="0" w:color="auto"/>
        <w:left w:val="none" w:sz="0" w:space="0" w:color="auto"/>
        <w:bottom w:val="none" w:sz="0" w:space="0" w:color="auto"/>
        <w:right w:val="none" w:sz="0" w:space="0" w:color="auto"/>
      </w:divBdr>
      <w:divsChild>
        <w:div w:id="2135173610">
          <w:marLeft w:val="0"/>
          <w:marRight w:val="0"/>
          <w:marTop w:val="0"/>
          <w:marBottom w:val="0"/>
          <w:divBdr>
            <w:top w:val="none" w:sz="0" w:space="0" w:color="auto"/>
            <w:left w:val="none" w:sz="0" w:space="0" w:color="auto"/>
            <w:bottom w:val="none" w:sz="0" w:space="0" w:color="auto"/>
            <w:right w:val="none" w:sz="0" w:space="0" w:color="auto"/>
          </w:divBdr>
        </w:div>
      </w:divsChild>
    </w:div>
    <w:div w:id="2045329505">
      <w:bodyDiv w:val="1"/>
      <w:marLeft w:val="0"/>
      <w:marRight w:val="0"/>
      <w:marTop w:val="0"/>
      <w:marBottom w:val="0"/>
      <w:divBdr>
        <w:top w:val="none" w:sz="0" w:space="0" w:color="auto"/>
        <w:left w:val="none" w:sz="0" w:space="0" w:color="auto"/>
        <w:bottom w:val="none" w:sz="0" w:space="0" w:color="auto"/>
        <w:right w:val="none" w:sz="0" w:space="0" w:color="auto"/>
      </w:divBdr>
      <w:divsChild>
        <w:div w:id="49158789">
          <w:marLeft w:val="0"/>
          <w:marRight w:val="0"/>
          <w:marTop w:val="0"/>
          <w:marBottom w:val="0"/>
          <w:divBdr>
            <w:top w:val="none" w:sz="0" w:space="0" w:color="auto"/>
            <w:left w:val="none" w:sz="0" w:space="0" w:color="auto"/>
            <w:bottom w:val="none" w:sz="0" w:space="0" w:color="auto"/>
            <w:right w:val="none" w:sz="0" w:space="0" w:color="auto"/>
          </w:divBdr>
        </w:div>
      </w:divsChild>
    </w:div>
    <w:div w:id="2048479785">
      <w:bodyDiv w:val="1"/>
      <w:marLeft w:val="0"/>
      <w:marRight w:val="0"/>
      <w:marTop w:val="0"/>
      <w:marBottom w:val="0"/>
      <w:divBdr>
        <w:top w:val="none" w:sz="0" w:space="0" w:color="auto"/>
        <w:left w:val="none" w:sz="0" w:space="0" w:color="auto"/>
        <w:bottom w:val="none" w:sz="0" w:space="0" w:color="auto"/>
        <w:right w:val="none" w:sz="0" w:space="0" w:color="auto"/>
      </w:divBdr>
      <w:divsChild>
        <w:div w:id="1128400893">
          <w:marLeft w:val="0"/>
          <w:marRight w:val="0"/>
          <w:marTop w:val="0"/>
          <w:marBottom w:val="0"/>
          <w:divBdr>
            <w:top w:val="none" w:sz="0" w:space="0" w:color="auto"/>
            <w:left w:val="none" w:sz="0" w:space="0" w:color="auto"/>
            <w:bottom w:val="none" w:sz="0" w:space="0" w:color="auto"/>
            <w:right w:val="none" w:sz="0" w:space="0" w:color="auto"/>
          </w:divBdr>
          <w:divsChild>
            <w:div w:id="104157149">
              <w:marLeft w:val="0"/>
              <w:marRight w:val="0"/>
              <w:marTop w:val="0"/>
              <w:marBottom w:val="0"/>
              <w:divBdr>
                <w:top w:val="none" w:sz="0" w:space="0" w:color="auto"/>
                <w:left w:val="none" w:sz="0" w:space="0" w:color="auto"/>
                <w:bottom w:val="none" w:sz="0" w:space="0" w:color="auto"/>
                <w:right w:val="none" w:sz="0" w:space="0" w:color="auto"/>
              </w:divBdr>
            </w:div>
            <w:div w:id="172036096">
              <w:marLeft w:val="0"/>
              <w:marRight w:val="0"/>
              <w:marTop w:val="0"/>
              <w:marBottom w:val="0"/>
              <w:divBdr>
                <w:top w:val="none" w:sz="0" w:space="0" w:color="auto"/>
                <w:left w:val="none" w:sz="0" w:space="0" w:color="auto"/>
                <w:bottom w:val="none" w:sz="0" w:space="0" w:color="auto"/>
                <w:right w:val="none" w:sz="0" w:space="0" w:color="auto"/>
              </w:divBdr>
            </w:div>
            <w:div w:id="296378270">
              <w:marLeft w:val="0"/>
              <w:marRight w:val="0"/>
              <w:marTop w:val="0"/>
              <w:marBottom w:val="0"/>
              <w:divBdr>
                <w:top w:val="none" w:sz="0" w:space="0" w:color="auto"/>
                <w:left w:val="none" w:sz="0" w:space="0" w:color="auto"/>
                <w:bottom w:val="none" w:sz="0" w:space="0" w:color="auto"/>
                <w:right w:val="none" w:sz="0" w:space="0" w:color="auto"/>
              </w:divBdr>
            </w:div>
            <w:div w:id="638460873">
              <w:marLeft w:val="0"/>
              <w:marRight w:val="0"/>
              <w:marTop w:val="0"/>
              <w:marBottom w:val="0"/>
              <w:divBdr>
                <w:top w:val="none" w:sz="0" w:space="0" w:color="auto"/>
                <w:left w:val="none" w:sz="0" w:space="0" w:color="auto"/>
                <w:bottom w:val="none" w:sz="0" w:space="0" w:color="auto"/>
                <w:right w:val="none" w:sz="0" w:space="0" w:color="auto"/>
              </w:divBdr>
            </w:div>
            <w:div w:id="1115832194">
              <w:marLeft w:val="0"/>
              <w:marRight w:val="0"/>
              <w:marTop w:val="0"/>
              <w:marBottom w:val="0"/>
              <w:divBdr>
                <w:top w:val="none" w:sz="0" w:space="0" w:color="auto"/>
                <w:left w:val="none" w:sz="0" w:space="0" w:color="auto"/>
                <w:bottom w:val="none" w:sz="0" w:space="0" w:color="auto"/>
                <w:right w:val="none" w:sz="0" w:space="0" w:color="auto"/>
              </w:divBdr>
            </w:div>
            <w:div w:id="1252935481">
              <w:marLeft w:val="0"/>
              <w:marRight w:val="0"/>
              <w:marTop w:val="0"/>
              <w:marBottom w:val="0"/>
              <w:divBdr>
                <w:top w:val="none" w:sz="0" w:space="0" w:color="auto"/>
                <w:left w:val="none" w:sz="0" w:space="0" w:color="auto"/>
                <w:bottom w:val="none" w:sz="0" w:space="0" w:color="auto"/>
                <w:right w:val="none" w:sz="0" w:space="0" w:color="auto"/>
              </w:divBdr>
            </w:div>
            <w:div w:id="1492481973">
              <w:marLeft w:val="0"/>
              <w:marRight w:val="0"/>
              <w:marTop w:val="0"/>
              <w:marBottom w:val="0"/>
              <w:divBdr>
                <w:top w:val="none" w:sz="0" w:space="0" w:color="auto"/>
                <w:left w:val="none" w:sz="0" w:space="0" w:color="auto"/>
                <w:bottom w:val="none" w:sz="0" w:space="0" w:color="auto"/>
                <w:right w:val="none" w:sz="0" w:space="0" w:color="auto"/>
              </w:divBdr>
            </w:div>
            <w:div w:id="1614629127">
              <w:marLeft w:val="0"/>
              <w:marRight w:val="0"/>
              <w:marTop w:val="0"/>
              <w:marBottom w:val="0"/>
              <w:divBdr>
                <w:top w:val="none" w:sz="0" w:space="0" w:color="auto"/>
                <w:left w:val="none" w:sz="0" w:space="0" w:color="auto"/>
                <w:bottom w:val="none" w:sz="0" w:space="0" w:color="auto"/>
                <w:right w:val="none" w:sz="0" w:space="0" w:color="auto"/>
              </w:divBdr>
            </w:div>
            <w:div w:id="1625774972">
              <w:marLeft w:val="0"/>
              <w:marRight w:val="0"/>
              <w:marTop w:val="0"/>
              <w:marBottom w:val="0"/>
              <w:divBdr>
                <w:top w:val="none" w:sz="0" w:space="0" w:color="auto"/>
                <w:left w:val="none" w:sz="0" w:space="0" w:color="auto"/>
                <w:bottom w:val="none" w:sz="0" w:space="0" w:color="auto"/>
                <w:right w:val="none" w:sz="0" w:space="0" w:color="auto"/>
              </w:divBdr>
            </w:div>
            <w:div w:id="1731341382">
              <w:marLeft w:val="0"/>
              <w:marRight w:val="0"/>
              <w:marTop w:val="0"/>
              <w:marBottom w:val="0"/>
              <w:divBdr>
                <w:top w:val="none" w:sz="0" w:space="0" w:color="auto"/>
                <w:left w:val="none" w:sz="0" w:space="0" w:color="auto"/>
                <w:bottom w:val="none" w:sz="0" w:space="0" w:color="auto"/>
                <w:right w:val="none" w:sz="0" w:space="0" w:color="auto"/>
              </w:divBdr>
            </w:div>
            <w:div w:id="1761877169">
              <w:marLeft w:val="0"/>
              <w:marRight w:val="0"/>
              <w:marTop w:val="0"/>
              <w:marBottom w:val="0"/>
              <w:divBdr>
                <w:top w:val="none" w:sz="0" w:space="0" w:color="auto"/>
                <w:left w:val="none" w:sz="0" w:space="0" w:color="auto"/>
                <w:bottom w:val="none" w:sz="0" w:space="0" w:color="auto"/>
                <w:right w:val="none" w:sz="0" w:space="0" w:color="auto"/>
              </w:divBdr>
            </w:div>
            <w:div w:id="1787657498">
              <w:marLeft w:val="0"/>
              <w:marRight w:val="0"/>
              <w:marTop w:val="0"/>
              <w:marBottom w:val="0"/>
              <w:divBdr>
                <w:top w:val="none" w:sz="0" w:space="0" w:color="auto"/>
                <w:left w:val="none" w:sz="0" w:space="0" w:color="auto"/>
                <w:bottom w:val="none" w:sz="0" w:space="0" w:color="auto"/>
                <w:right w:val="none" w:sz="0" w:space="0" w:color="auto"/>
              </w:divBdr>
            </w:div>
            <w:div w:id="1858302767">
              <w:marLeft w:val="0"/>
              <w:marRight w:val="0"/>
              <w:marTop w:val="0"/>
              <w:marBottom w:val="0"/>
              <w:divBdr>
                <w:top w:val="none" w:sz="0" w:space="0" w:color="auto"/>
                <w:left w:val="none" w:sz="0" w:space="0" w:color="auto"/>
                <w:bottom w:val="none" w:sz="0" w:space="0" w:color="auto"/>
                <w:right w:val="none" w:sz="0" w:space="0" w:color="auto"/>
              </w:divBdr>
            </w:div>
            <w:div w:id="2103060849">
              <w:marLeft w:val="0"/>
              <w:marRight w:val="0"/>
              <w:marTop w:val="0"/>
              <w:marBottom w:val="0"/>
              <w:divBdr>
                <w:top w:val="none" w:sz="0" w:space="0" w:color="auto"/>
                <w:left w:val="none" w:sz="0" w:space="0" w:color="auto"/>
                <w:bottom w:val="none" w:sz="0" w:space="0" w:color="auto"/>
                <w:right w:val="none" w:sz="0" w:space="0" w:color="auto"/>
              </w:divBdr>
            </w:div>
            <w:div w:id="21312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53097">
      <w:bodyDiv w:val="1"/>
      <w:marLeft w:val="0"/>
      <w:marRight w:val="0"/>
      <w:marTop w:val="0"/>
      <w:marBottom w:val="0"/>
      <w:divBdr>
        <w:top w:val="none" w:sz="0" w:space="0" w:color="auto"/>
        <w:left w:val="none" w:sz="0" w:space="0" w:color="auto"/>
        <w:bottom w:val="none" w:sz="0" w:space="0" w:color="auto"/>
        <w:right w:val="none" w:sz="0" w:space="0" w:color="auto"/>
      </w:divBdr>
      <w:divsChild>
        <w:div w:id="470950780">
          <w:marLeft w:val="0"/>
          <w:marRight w:val="0"/>
          <w:marTop w:val="0"/>
          <w:marBottom w:val="0"/>
          <w:divBdr>
            <w:top w:val="none" w:sz="0" w:space="0" w:color="auto"/>
            <w:left w:val="none" w:sz="0" w:space="0" w:color="auto"/>
            <w:bottom w:val="none" w:sz="0" w:space="0" w:color="auto"/>
            <w:right w:val="none" w:sz="0" w:space="0" w:color="auto"/>
          </w:divBdr>
        </w:div>
        <w:div w:id="481237899">
          <w:marLeft w:val="0"/>
          <w:marRight w:val="0"/>
          <w:marTop w:val="0"/>
          <w:marBottom w:val="0"/>
          <w:divBdr>
            <w:top w:val="none" w:sz="0" w:space="0" w:color="auto"/>
            <w:left w:val="none" w:sz="0" w:space="0" w:color="auto"/>
            <w:bottom w:val="none" w:sz="0" w:space="0" w:color="auto"/>
            <w:right w:val="none" w:sz="0" w:space="0" w:color="auto"/>
          </w:divBdr>
          <w:divsChild>
            <w:div w:id="194581709">
              <w:marLeft w:val="0"/>
              <w:marRight w:val="0"/>
              <w:marTop w:val="0"/>
              <w:marBottom w:val="0"/>
              <w:divBdr>
                <w:top w:val="none" w:sz="0" w:space="0" w:color="auto"/>
                <w:left w:val="none" w:sz="0" w:space="0" w:color="auto"/>
                <w:bottom w:val="none" w:sz="0" w:space="0" w:color="auto"/>
                <w:right w:val="none" w:sz="0" w:space="0" w:color="auto"/>
              </w:divBdr>
            </w:div>
            <w:div w:id="348995338">
              <w:marLeft w:val="0"/>
              <w:marRight w:val="0"/>
              <w:marTop w:val="0"/>
              <w:marBottom w:val="0"/>
              <w:divBdr>
                <w:top w:val="none" w:sz="0" w:space="0" w:color="auto"/>
                <w:left w:val="none" w:sz="0" w:space="0" w:color="auto"/>
                <w:bottom w:val="none" w:sz="0" w:space="0" w:color="auto"/>
                <w:right w:val="none" w:sz="0" w:space="0" w:color="auto"/>
              </w:divBdr>
            </w:div>
            <w:div w:id="575362686">
              <w:marLeft w:val="0"/>
              <w:marRight w:val="0"/>
              <w:marTop w:val="0"/>
              <w:marBottom w:val="0"/>
              <w:divBdr>
                <w:top w:val="none" w:sz="0" w:space="0" w:color="auto"/>
                <w:left w:val="none" w:sz="0" w:space="0" w:color="auto"/>
                <w:bottom w:val="none" w:sz="0" w:space="0" w:color="auto"/>
                <w:right w:val="none" w:sz="0" w:space="0" w:color="auto"/>
              </w:divBdr>
            </w:div>
            <w:div w:id="659233232">
              <w:marLeft w:val="0"/>
              <w:marRight w:val="0"/>
              <w:marTop w:val="0"/>
              <w:marBottom w:val="0"/>
              <w:divBdr>
                <w:top w:val="none" w:sz="0" w:space="0" w:color="auto"/>
                <w:left w:val="none" w:sz="0" w:space="0" w:color="auto"/>
                <w:bottom w:val="none" w:sz="0" w:space="0" w:color="auto"/>
                <w:right w:val="none" w:sz="0" w:space="0" w:color="auto"/>
              </w:divBdr>
            </w:div>
            <w:div w:id="1116828635">
              <w:marLeft w:val="0"/>
              <w:marRight w:val="0"/>
              <w:marTop w:val="0"/>
              <w:marBottom w:val="0"/>
              <w:divBdr>
                <w:top w:val="none" w:sz="0" w:space="0" w:color="auto"/>
                <w:left w:val="none" w:sz="0" w:space="0" w:color="auto"/>
                <w:bottom w:val="none" w:sz="0" w:space="0" w:color="auto"/>
                <w:right w:val="none" w:sz="0" w:space="0" w:color="auto"/>
              </w:divBdr>
            </w:div>
            <w:div w:id="1148782829">
              <w:marLeft w:val="0"/>
              <w:marRight w:val="0"/>
              <w:marTop w:val="0"/>
              <w:marBottom w:val="0"/>
              <w:divBdr>
                <w:top w:val="none" w:sz="0" w:space="0" w:color="auto"/>
                <w:left w:val="none" w:sz="0" w:space="0" w:color="auto"/>
                <w:bottom w:val="none" w:sz="0" w:space="0" w:color="auto"/>
                <w:right w:val="none" w:sz="0" w:space="0" w:color="auto"/>
              </w:divBdr>
            </w:div>
            <w:div w:id="1155532881">
              <w:marLeft w:val="0"/>
              <w:marRight w:val="0"/>
              <w:marTop w:val="0"/>
              <w:marBottom w:val="0"/>
              <w:divBdr>
                <w:top w:val="none" w:sz="0" w:space="0" w:color="auto"/>
                <w:left w:val="none" w:sz="0" w:space="0" w:color="auto"/>
                <w:bottom w:val="none" w:sz="0" w:space="0" w:color="auto"/>
                <w:right w:val="none" w:sz="0" w:space="0" w:color="auto"/>
              </w:divBdr>
            </w:div>
            <w:div w:id="1168980173">
              <w:marLeft w:val="0"/>
              <w:marRight w:val="0"/>
              <w:marTop w:val="0"/>
              <w:marBottom w:val="0"/>
              <w:divBdr>
                <w:top w:val="none" w:sz="0" w:space="0" w:color="auto"/>
                <w:left w:val="none" w:sz="0" w:space="0" w:color="auto"/>
                <w:bottom w:val="none" w:sz="0" w:space="0" w:color="auto"/>
                <w:right w:val="none" w:sz="0" w:space="0" w:color="auto"/>
              </w:divBdr>
            </w:div>
            <w:div w:id="1307975465">
              <w:marLeft w:val="0"/>
              <w:marRight w:val="0"/>
              <w:marTop w:val="0"/>
              <w:marBottom w:val="0"/>
              <w:divBdr>
                <w:top w:val="none" w:sz="0" w:space="0" w:color="auto"/>
                <w:left w:val="none" w:sz="0" w:space="0" w:color="auto"/>
                <w:bottom w:val="none" w:sz="0" w:space="0" w:color="auto"/>
                <w:right w:val="none" w:sz="0" w:space="0" w:color="auto"/>
              </w:divBdr>
            </w:div>
            <w:div w:id="1339190023">
              <w:marLeft w:val="0"/>
              <w:marRight w:val="0"/>
              <w:marTop w:val="0"/>
              <w:marBottom w:val="0"/>
              <w:divBdr>
                <w:top w:val="none" w:sz="0" w:space="0" w:color="auto"/>
                <w:left w:val="none" w:sz="0" w:space="0" w:color="auto"/>
                <w:bottom w:val="none" w:sz="0" w:space="0" w:color="auto"/>
                <w:right w:val="none" w:sz="0" w:space="0" w:color="auto"/>
              </w:divBdr>
            </w:div>
            <w:div w:id="1351103417">
              <w:marLeft w:val="0"/>
              <w:marRight w:val="0"/>
              <w:marTop w:val="0"/>
              <w:marBottom w:val="0"/>
              <w:divBdr>
                <w:top w:val="none" w:sz="0" w:space="0" w:color="auto"/>
                <w:left w:val="none" w:sz="0" w:space="0" w:color="auto"/>
                <w:bottom w:val="none" w:sz="0" w:space="0" w:color="auto"/>
                <w:right w:val="none" w:sz="0" w:space="0" w:color="auto"/>
              </w:divBdr>
            </w:div>
            <w:div w:id="1451314631">
              <w:marLeft w:val="0"/>
              <w:marRight w:val="0"/>
              <w:marTop w:val="0"/>
              <w:marBottom w:val="0"/>
              <w:divBdr>
                <w:top w:val="none" w:sz="0" w:space="0" w:color="auto"/>
                <w:left w:val="none" w:sz="0" w:space="0" w:color="auto"/>
                <w:bottom w:val="none" w:sz="0" w:space="0" w:color="auto"/>
                <w:right w:val="none" w:sz="0" w:space="0" w:color="auto"/>
              </w:divBdr>
            </w:div>
            <w:div w:id="1853569381">
              <w:marLeft w:val="0"/>
              <w:marRight w:val="0"/>
              <w:marTop w:val="0"/>
              <w:marBottom w:val="0"/>
              <w:divBdr>
                <w:top w:val="none" w:sz="0" w:space="0" w:color="auto"/>
                <w:left w:val="none" w:sz="0" w:space="0" w:color="auto"/>
                <w:bottom w:val="none" w:sz="0" w:space="0" w:color="auto"/>
                <w:right w:val="none" w:sz="0" w:space="0" w:color="auto"/>
              </w:divBdr>
            </w:div>
            <w:div w:id="1971739731">
              <w:marLeft w:val="0"/>
              <w:marRight w:val="0"/>
              <w:marTop w:val="0"/>
              <w:marBottom w:val="0"/>
              <w:divBdr>
                <w:top w:val="none" w:sz="0" w:space="0" w:color="auto"/>
                <w:left w:val="none" w:sz="0" w:space="0" w:color="auto"/>
                <w:bottom w:val="none" w:sz="0" w:space="0" w:color="auto"/>
                <w:right w:val="none" w:sz="0" w:space="0" w:color="auto"/>
              </w:divBdr>
            </w:div>
            <w:div w:id="1978874022">
              <w:marLeft w:val="0"/>
              <w:marRight w:val="0"/>
              <w:marTop w:val="0"/>
              <w:marBottom w:val="0"/>
              <w:divBdr>
                <w:top w:val="none" w:sz="0" w:space="0" w:color="auto"/>
                <w:left w:val="none" w:sz="0" w:space="0" w:color="auto"/>
                <w:bottom w:val="none" w:sz="0" w:space="0" w:color="auto"/>
                <w:right w:val="none" w:sz="0" w:space="0" w:color="auto"/>
              </w:divBdr>
            </w:div>
            <w:div w:id="1984501286">
              <w:marLeft w:val="0"/>
              <w:marRight w:val="0"/>
              <w:marTop w:val="0"/>
              <w:marBottom w:val="0"/>
              <w:divBdr>
                <w:top w:val="none" w:sz="0" w:space="0" w:color="auto"/>
                <w:left w:val="none" w:sz="0" w:space="0" w:color="auto"/>
                <w:bottom w:val="none" w:sz="0" w:space="0" w:color="auto"/>
                <w:right w:val="none" w:sz="0" w:space="0" w:color="auto"/>
              </w:divBdr>
            </w:div>
            <w:div w:id="2025284596">
              <w:marLeft w:val="0"/>
              <w:marRight w:val="0"/>
              <w:marTop w:val="0"/>
              <w:marBottom w:val="0"/>
              <w:divBdr>
                <w:top w:val="none" w:sz="0" w:space="0" w:color="auto"/>
                <w:left w:val="none" w:sz="0" w:space="0" w:color="auto"/>
                <w:bottom w:val="none" w:sz="0" w:space="0" w:color="auto"/>
                <w:right w:val="none" w:sz="0" w:space="0" w:color="auto"/>
              </w:divBdr>
            </w:div>
            <w:div w:id="2036998899">
              <w:marLeft w:val="0"/>
              <w:marRight w:val="0"/>
              <w:marTop w:val="0"/>
              <w:marBottom w:val="0"/>
              <w:divBdr>
                <w:top w:val="none" w:sz="0" w:space="0" w:color="auto"/>
                <w:left w:val="none" w:sz="0" w:space="0" w:color="auto"/>
                <w:bottom w:val="none" w:sz="0" w:space="0" w:color="auto"/>
                <w:right w:val="none" w:sz="0" w:space="0" w:color="auto"/>
              </w:divBdr>
            </w:div>
            <w:div w:id="2058814665">
              <w:marLeft w:val="0"/>
              <w:marRight w:val="0"/>
              <w:marTop w:val="0"/>
              <w:marBottom w:val="0"/>
              <w:divBdr>
                <w:top w:val="none" w:sz="0" w:space="0" w:color="auto"/>
                <w:left w:val="none" w:sz="0" w:space="0" w:color="auto"/>
                <w:bottom w:val="none" w:sz="0" w:space="0" w:color="auto"/>
                <w:right w:val="none" w:sz="0" w:space="0" w:color="auto"/>
              </w:divBdr>
            </w:div>
          </w:divsChild>
        </w:div>
        <w:div w:id="703601995">
          <w:marLeft w:val="0"/>
          <w:marRight w:val="0"/>
          <w:marTop w:val="0"/>
          <w:marBottom w:val="0"/>
          <w:divBdr>
            <w:top w:val="none" w:sz="0" w:space="0" w:color="auto"/>
            <w:left w:val="none" w:sz="0" w:space="0" w:color="auto"/>
            <w:bottom w:val="none" w:sz="0" w:space="0" w:color="auto"/>
            <w:right w:val="none" w:sz="0" w:space="0" w:color="auto"/>
          </w:divBdr>
        </w:div>
        <w:div w:id="1183202364">
          <w:marLeft w:val="0"/>
          <w:marRight w:val="0"/>
          <w:marTop w:val="0"/>
          <w:marBottom w:val="0"/>
          <w:divBdr>
            <w:top w:val="none" w:sz="0" w:space="0" w:color="auto"/>
            <w:left w:val="none" w:sz="0" w:space="0" w:color="auto"/>
            <w:bottom w:val="none" w:sz="0" w:space="0" w:color="auto"/>
            <w:right w:val="none" w:sz="0" w:space="0" w:color="auto"/>
          </w:divBdr>
        </w:div>
        <w:div w:id="1287003478">
          <w:marLeft w:val="0"/>
          <w:marRight w:val="0"/>
          <w:marTop w:val="0"/>
          <w:marBottom w:val="0"/>
          <w:divBdr>
            <w:top w:val="none" w:sz="0" w:space="0" w:color="auto"/>
            <w:left w:val="none" w:sz="0" w:space="0" w:color="auto"/>
            <w:bottom w:val="none" w:sz="0" w:space="0" w:color="auto"/>
            <w:right w:val="none" w:sz="0" w:space="0" w:color="auto"/>
          </w:divBdr>
        </w:div>
        <w:div w:id="1361977156">
          <w:marLeft w:val="0"/>
          <w:marRight w:val="0"/>
          <w:marTop w:val="0"/>
          <w:marBottom w:val="0"/>
          <w:divBdr>
            <w:top w:val="none" w:sz="0" w:space="0" w:color="auto"/>
            <w:left w:val="none" w:sz="0" w:space="0" w:color="auto"/>
            <w:bottom w:val="none" w:sz="0" w:space="0" w:color="auto"/>
            <w:right w:val="none" w:sz="0" w:space="0" w:color="auto"/>
          </w:divBdr>
        </w:div>
        <w:div w:id="1673992530">
          <w:marLeft w:val="0"/>
          <w:marRight w:val="0"/>
          <w:marTop w:val="0"/>
          <w:marBottom w:val="0"/>
          <w:divBdr>
            <w:top w:val="none" w:sz="0" w:space="0" w:color="auto"/>
            <w:left w:val="none" w:sz="0" w:space="0" w:color="auto"/>
            <w:bottom w:val="none" w:sz="0" w:space="0" w:color="auto"/>
            <w:right w:val="none" w:sz="0" w:space="0" w:color="auto"/>
          </w:divBdr>
        </w:div>
        <w:div w:id="1754278911">
          <w:marLeft w:val="0"/>
          <w:marRight w:val="0"/>
          <w:marTop w:val="0"/>
          <w:marBottom w:val="0"/>
          <w:divBdr>
            <w:top w:val="none" w:sz="0" w:space="0" w:color="auto"/>
            <w:left w:val="none" w:sz="0" w:space="0" w:color="auto"/>
            <w:bottom w:val="none" w:sz="0" w:space="0" w:color="auto"/>
            <w:right w:val="none" w:sz="0" w:space="0" w:color="auto"/>
          </w:divBdr>
        </w:div>
        <w:div w:id="1775781178">
          <w:marLeft w:val="0"/>
          <w:marRight w:val="0"/>
          <w:marTop w:val="0"/>
          <w:marBottom w:val="0"/>
          <w:divBdr>
            <w:top w:val="none" w:sz="0" w:space="0" w:color="auto"/>
            <w:left w:val="none" w:sz="0" w:space="0" w:color="auto"/>
            <w:bottom w:val="none" w:sz="0" w:space="0" w:color="auto"/>
            <w:right w:val="none" w:sz="0" w:space="0" w:color="auto"/>
          </w:divBdr>
        </w:div>
        <w:div w:id="1857957952">
          <w:marLeft w:val="0"/>
          <w:marRight w:val="0"/>
          <w:marTop w:val="0"/>
          <w:marBottom w:val="0"/>
          <w:divBdr>
            <w:top w:val="none" w:sz="0" w:space="0" w:color="auto"/>
            <w:left w:val="none" w:sz="0" w:space="0" w:color="auto"/>
            <w:bottom w:val="none" w:sz="0" w:space="0" w:color="auto"/>
            <w:right w:val="none" w:sz="0" w:space="0" w:color="auto"/>
          </w:divBdr>
        </w:div>
        <w:div w:id="1993677850">
          <w:marLeft w:val="0"/>
          <w:marRight w:val="0"/>
          <w:marTop w:val="0"/>
          <w:marBottom w:val="0"/>
          <w:divBdr>
            <w:top w:val="none" w:sz="0" w:space="0" w:color="auto"/>
            <w:left w:val="none" w:sz="0" w:space="0" w:color="auto"/>
            <w:bottom w:val="none" w:sz="0" w:space="0" w:color="auto"/>
            <w:right w:val="none" w:sz="0" w:space="0" w:color="auto"/>
          </w:divBdr>
        </w:div>
        <w:div w:id="1994262218">
          <w:marLeft w:val="0"/>
          <w:marRight w:val="0"/>
          <w:marTop w:val="0"/>
          <w:marBottom w:val="0"/>
          <w:divBdr>
            <w:top w:val="none" w:sz="0" w:space="0" w:color="auto"/>
            <w:left w:val="none" w:sz="0" w:space="0" w:color="auto"/>
            <w:bottom w:val="none" w:sz="0" w:space="0" w:color="auto"/>
            <w:right w:val="none" w:sz="0" w:space="0" w:color="auto"/>
          </w:divBdr>
        </w:div>
        <w:div w:id="2103643850">
          <w:marLeft w:val="0"/>
          <w:marRight w:val="0"/>
          <w:marTop w:val="0"/>
          <w:marBottom w:val="0"/>
          <w:divBdr>
            <w:top w:val="none" w:sz="0" w:space="0" w:color="auto"/>
            <w:left w:val="none" w:sz="0" w:space="0" w:color="auto"/>
            <w:bottom w:val="none" w:sz="0" w:space="0" w:color="auto"/>
            <w:right w:val="none" w:sz="0" w:space="0" w:color="auto"/>
          </w:divBdr>
        </w:div>
      </w:divsChild>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093383146">
      <w:bodyDiv w:val="1"/>
      <w:marLeft w:val="0"/>
      <w:marRight w:val="0"/>
      <w:marTop w:val="0"/>
      <w:marBottom w:val="0"/>
      <w:divBdr>
        <w:top w:val="none" w:sz="0" w:space="0" w:color="auto"/>
        <w:left w:val="none" w:sz="0" w:space="0" w:color="auto"/>
        <w:bottom w:val="none" w:sz="0" w:space="0" w:color="auto"/>
        <w:right w:val="none" w:sz="0" w:space="0" w:color="auto"/>
      </w:divBdr>
      <w:divsChild>
        <w:div w:id="1749646181">
          <w:marLeft w:val="0"/>
          <w:marRight w:val="0"/>
          <w:marTop w:val="0"/>
          <w:marBottom w:val="0"/>
          <w:divBdr>
            <w:top w:val="none" w:sz="0" w:space="0" w:color="auto"/>
            <w:left w:val="none" w:sz="0" w:space="0" w:color="auto"/>
            <w:bottom w:val="none" w:sz="0" w:space="0" w:color="auto"/>
            <w:right w:val="none" w:sz="0" w:space="0" w:color="auto"/>
          </w:divBdr>
          <w:divsChild>
            <w:div w:id="89278842">
              <w:marLeft w:val="0"/>
              <w:marRight w:val="0"/>
              <w:marTop w:val="0"/>
              <w:marBottom w:val="0"/>
              <w:divBdr>
                <w:top w:val="none" w:sz="0" w:space="0" w:color="auto"/>
                <w:left w:val="none" w:sz="0" w:space="0" w:color="auto"/>
                <w:bottom w:val="none" w:sz="0" w:space="0" w:color="auto"/>
                <w:right w:val="none" w:sz="0" w:space="0" w:color="auto"/>
              </w:divBdr>
            </w:div>
            <w:div w:id="164169775">
              <w:marLeft w:val="0"/>
              <w:marRight w:val="0"/>
              <w:marTop w:val="0"/>
              <w:marBottom w:val="0"/>
              <w:divBdr>
                <w:top w:val="none" w:sz="0" w:space="0" w:color="auto"/>
                <w:left w:val="none" w:sz="0" w:space="0" w:color="auto"/>
                <w:bottom w:val="none" w:sz="0" w:space="0" w:color="auto"/>
                <w:right w:val="none" w:sz="0" w:space="0" w:color="auto"/>
              </w:divBdr>
            </w:div>
            <w:div w:id="401946292">
              <w:marLeft w:val="0"/>
              <w:marRight w:val="0"/>
              <w:marTop w:val="0"/>
              <w:marBottom w:val="0"/>
              <w:divBdr>
                <w:top w:val="none" w:sz="0" w:space="0" w:color="auto"/>
                <w:left w:val="none" w:sz="0" w:space="0" w:color="auto"/>
                <w:bottom w:val="none" w:sz="0" w:space="0" w:color="auto"/>
                <w:right w:val="none" w:sz="0" w:space="0" w:color="auto"/>
              </w:divBdr>
            </w:div>
            <w:div w:id="517240097">
              <w:marLeft w:val="0"/>
              <w:marRight w:val="0"/>
              <w:marTop w:val="0"/>
              <w:marBottom w:val="0"/>
              <w:divBdr>
                <w:top w:val="none" w:sz="0" w:space="0" w:color="auto"/>
                <w:left w:val="none" w:sz="0" w:space="0" w:color="auto"/>
                <w:bottom w:val="none" w:sz="0" w:space="0" w:color="auto"/>
                <w:right w:val="none" w:sz="0" w:space="0" w:color="auto"/>
              </w:divBdr>
            </w:div>
            <w:div w:id="617906027">
              <w:marLeft w:val="0"/>
              <w:marRight w:val="0"/>
              <w:marTop w:val="0"/>
              <w:marBottom w:val="0"/>
              <w:divBdr>
                <w:top w:val="none" w:sz="0" w:space="0" w:color="auto"/>
                <w:left w:val="none" w:sz="0" w:space="0" w:color="auto"/>
                <w:bottom w:val="none" w:sz="0" w:space="0" w:color="auto"/>
                <w:right w:val="none" w:sz="0" w:space="0" w:color="auto"/>
              </w:divBdr>
            </w:div>
            <w:div w:id="686061430">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www.eea.europa.eu/publications/food-in-a-green-light" TargetMode="External"/><Relationship Id="rId2" Type="http://schemas.openxmlformats.org/officeDocument/2006/relationships/hyperlink" Target="https://eur-lex.europa.eu/legal-content/EN/TXT/PDF/?uri=CELEX:52022JC0023" TargetMode="External"/><Relationship Id="rId1" Type="http://schemas.openxmlformats.org/officeDocument/2006/relationships/hyperlink" Target="https://op.europa.eu/en/publication-detail/-/publication/993be4a7-b74c-11ed-8912-01aa75ed71a1/language-en" TargetMode="External"/><Relationship Id="rId4" Type="http://schemas.openxmlformats.org/officeDocument/2006/relationships/hyperlink" Target="https://eplca.jrc.ec.europa.eu/uploads/JRC126257_science_for_policy_brief.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954A0A67-92C8-4936-8DDD-5EDFBC5BB23E}">
    <t:Anchor>
      <t:Comment id="1729174423"/>
    </t:Anchor>
    <t:History>
      <t:Event id="{FE8C30C1-8DFD-4FD0-974C-BF7F8D03A84D}" time="2024-11-04T14:28:59.402Z">
        <t:Attribution userId="S::stefano.cisternino@ext.ec.europa.eu::40eeadf1-41b1-4aeb-b929-bc5e3c6a6913" userProvider="AD" userName="CISTERNINO Stefano (JRC-ISPRA-EXT)"/>
        <t:Anchor>
          <t:Comment id="1729174423"/>
        </t:Anchor>
        <t:Create/>
      </t:Event>
      <t:Event id="{2149A75B-B883-4167-932C-AF1FEFE56191}" time="2024-11-04T14:28:59.402Z">
        <t:Attribution userId="S::stefano.cisternino@ext.ec.europa.eu::40eeadf1-41b1-4aeb-b929-bc5e3c6a6913" userProvider="AD" userName="CISTERNINO Stefano (JRC-ISPRA-EXT)"/>
        <t:Anchor>
          <t:Comment id="1729174423"/>
        </t:Anchor>
        <t:Assign userId="S::Laia.DELGADO-CALLICO@ec.europa.eu::840be715-dc1a-449e-9e6e-a6679b46f859" userProvider="AD" userName="DELGADO CALLICO Laia (JRC-PETTEN)"/>
      </t:Event>
      <t:Event id="{C940F5F3-012C-4667-BAC2-3622F1F9036F}" time="2024-11-04T14:28:59.402Z">
        <t:Attribution userId="S::stefano.cisternino@ext.ec.europa.eu::40eeadf1-41b1-4aeb-b929-bc5e3c6a6913" userProvider="AD" userName="CISTERNINO Stefano (JRC-ISPRA-EXT)"/>
        <t:Anchor>
          <t:Comment id="1729174423"/>
        </t:Anchor>
        <t:SetTitle title="@DELGADO CALLICO Laia (JRC-PETTEN) I had to revise the entire text in order to make it shorter. check if the parts you included work for you or you want to rephrase, expand, cut them"/>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0D9B192A-D554-42F8-8C17-740B0124E31B}">
    <t:Anchor>
      <t:Comment id="428669716"/>
    </t:Anchor>
    <t:History>
      <t:Event id="{872923D5-E7A3-4729-A09B-8F581F756F2D}" time="2025-03-03T14:50:42.853Z">
        <t:Attribution userId="S::elena.zepharovich@ec.europa.eu::7bae6fdf-bbf3-4e01-9e6d-0adfa55c1966" userProvider="AD" userName="ZEPHAROVICH Elena (JRC-ISPRA)"/>
        <t:Anchor>
          <t:Comment id="428669716"/>
        </t:Anchor>
        <t:Create/>
      </t:Event>
      <t:Event id="{E7F3DDD2-4B79-4855-9BA3-1E97AA52E172}" time="2025-03-03T14:50:42.853Z">
        <t:Attribution userId="S::elena.zepharovich@ec.europa.eu::7bae6fdf-bbf3-4e01-9e6d-0adfa55c1966" userProvider="AD" userName="ZEPHAROVICH Elena (JRC-ISPRA)"/>
        <t:Anchor>
          <t:Comment id="428669716"/>
        </t:Anchor>
        <t:Assign userId="S::Sarah.MUBAREKA@ec.europa.eu::9cec9021-19bb-4fb6-9a8c-829a05644aa0" userProvider="AD" userName="MUBAREKA Sarah Betoul (JRC-ISPRA)"/>
      </t:Event>
      <t:Event id="{E891765B-883E-4538-8249-2E8ADC5DBE14}" time="2025-03-03T14:50:42.853Z">
        <t:Attribution userId="S::elena.zepharovich@ec.europa.eu::7bae6fdf-bbf3-4e01-9e6d-0adfa55c1966" userProvider="AD" userName="ZEPHAROVICH Elena (JRC-ISPRA)"/>
        <t:Anchor>
          <t:Comment id="428669716"/>
        </t:Anchor>
        <t:SetTitle title="@MUBAREKA Sarah Betoul (JRC-ISPRA)"/>
      </t:Event>
      <t:Event id="{2FF4C3FB-7E4F-4549-B39D-9A3709E3CF94}" time="2025-03-03T15:15:24.029Z">
        <t:Attribution userId="S::sarah.mubareka@ec.europa.eu::9cec9021-19bb-4fb6-9a8c-829a05644aa0" userProvider="AD" userName="MUBAREKA Sarah Betoul (JRC-ISPRA)"/>
        <t:Progress percentComplete="100"/>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AB61641-D404-421C-B1EB-CEA603A77A08}">
    <t:Anchor>
      <t:Comment id="1928855458"/>
    </t:Anchor>
    <t:History>
      <t:Event id="{1FEF1B8E-DC3C-432D-BE31-20E98CDCAD9D}" time="2024-07-10T07:27:47.342Z">
        <t:Attribution userId="S::stefano.cisternino@ext.ec.europa.eu::40eeadf1-41b1-4aeb-b929-bc5e3c6a6913" userProvider="AD" userName="CISTERNINO Stefano (JRC-ISPRA-EXT)"/>
        <t:Anchor>
          <t:Comment id="1928855458"/>
        </t:Anchor>
        <t:Create/>
      </t:Event>
      <t:Event id="{905965A4-A84A-46EE-90CE-BFFD1CAEA60C}" time="2024-07-10T07:27:47.342Z">
        <t:Attribution userId="S::stefano.cisternino@ext.ec.europa.eu::40eeadf1-41b1-4aeb-b929-bc5e3c6a6913" userProvider="AD" userName="CISTERNINO Stefano (JRC-ISPRA-EXT)"/>
        <t:Anchor>
          <t:Comment id="1928855458"/>
        </t:Anchor>
        <t:Assign userId="S::Chiara.GASTALDI@ec.europa.eu::c8b7d82c-d0c9-47f2-bd65-0a59874a04b9" userProvider="AD" userName="GASTALDI Chiara (JRC-ISPRA)"/>
      </t:Event>
      <t:Event id="{4A055DCB-2BB8-4EDE-B004-4CD1391E24A2}" time="2024-07-10T07:27:47.342Z">
        <t:Attribution userId="S::stefano.cisternino@ext.ec.europa.eu::40eeadf1-41b1-4aeb-b929-bc5e3c6a6913" userProvider="AD" userName="CISTERNINO Stefano (JRC-ISPRA-EXT)"/>
        <t:Anchor>
          <t:Comment id="1928855458"/>
        </t:Anchor>
        <t:SetTitle title="@GASTALDI Chiara (JRC-ISPRA) This is the draft. it took a while but there is everything. ofc it's a first draft."/>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24C9EEA0-8C33-442A-9B1B-A859CB7F71D2}">
    <t:Anchor>
      <t:Comment id="1692039635"/>
    </t:Anchor>
    <t:History>
      <t:Event id="{78F41347-F2FE-46EF-BB00-BAA567FBB0CD}" time="2024-12-13T08:20:22.08Z">
        <t:Attribution userId="S::luisa.marelli@ec.europa.eu::78bda841-bac5-4a31-bc15-22549a1dd308" userProvider="AD" userName="MARELLI Luisa (JRC-ISPRA)"/>
        <t:Anchor>
          <t:Comment id="1692039635"/>
        </t:Anchor>
        <t:Create/>
      </t:Event>
      <t:Event id="{F527C7AB-BDAC-4B54-8ED1-6B26E8739C91}" time="2024-12-13T08:20:22.08Z">
        <t:Attribution userId="S::luisa.marelli@ec.europa.eu::78bda841-bac5-4a31-bc15-22549a1dd308" userProvider="AD" userName="MARELLI Luisa (JRC-ISPRA)"/>
        <t:Anchor>
          <t:Comment id="1692039635"/>
        </t:Anchor>
        <t:Assign userId="S::Giulia.BARBERO-VIGNOLA@ec.europa.eu::1479d97b-2e3a-4278-8e36-66f773dbda5c" userProvider="AD" userName="BARBERO VIGNOLA Giulia (JRC-ISPRA)"/>
      </t:Event>
      <t:Event id="{AC3A5172-58E7-4026-8385-E8D48C129432}" time="2024-12-13T08:20:22.08Z">
        <t:Attribution userId="S::luisa.marelli@ec.europa.eu::78bda841-bac5-4a31-bc15-22549a1dd308" userProvider="AD" userName="MARELLI Luisa (JRC-ISPRA)"/>
        <t:Anchor>
          <t:Comment id="1692039635"/>
        </t:Anchor>
        <t:SetTitle title="Not clear if you refer here to specific initiatives (in which case please explain in one line what they are and from who), or if it is generic. @BARBERO VIGNOLA Giulia (JRC-ISPRA)"/>
      </t:Event>
    </t:History>
  </t:Task>
  <t:Task id="{5D9B55D9-B3D6-4560-80BE-A53E328ACF4F}">
    <t:Anchor>
      <t:Comment id="609258425"/>
    </t:Anchor>
    <t:History>
      <t:Event id="{C62F2B75-393E-4952-82A3-1618A060F6FB}" time="2024-12-13T08:57:34.734Z">
        <t:Attribution userId="S::luisa.marelli@ec.europa.eu::78bda841-bac5-4a31-bc15-22549a1dd308" userProvider="AD" userName="MARELLI Luisa (JRC-ISPRA)"/>
        <t:Anchor>
          <t:Comment id="609258425"/>
        </t:Anchor>
        <t:Create/>
      </t:Event>
      <t:Event id="{7096246B-1B41-4979-8073-88B8F7375B26}" time="2024-12-13T08:57:34.734Z">
        <t:Attribution userId="S::luisa.marelli@ec.europa.eu::78bda841-bac5-4a31-bc15-22549a1dd308" userProvider="AD" userName="MARELLI Luisa (JRC-ISPRA)"/>
        <t:Anchor>
          <t:Comment id="609258425"/>
        </t:Anchor>
        <t:Assign userId="S::Robert.M'BAREK@ec.europa.eu::e7ef06c1-b725-4ed3-8354-b1c093f4ebe3" userProvider="AD" userName="M'BAREK Robert (JRC-SEVILLA)"/>
      </t:Event>
      <t:Event id="{979AE9BD-461B-4F72-AFE1-D2EA07642234}" time="2024-12-13T08:57:34.734Z">
        <t:Attribution userId="S::luisa.marelli@ec.europa.eu::78bda841-bac5-4a31-bc15-22549a1dd308" userProvider="AD" userName="MARELLI Luisa (JRC-ISPRA)"/>
        <t:Anchor>
          <t:Comment id="609258425"/>
        </t:Anchor>
        <t:SetTitle title="This title is not very appealing for a Cab's report ... why not using something like &quot;Global Ecological Product metric to complement GDP measures? @M'BAREK Robert (JRC-SEVILLA)"/>
      </t:Event>
      <t:Event id="{6EE3EEC5-00BB-40E4-A2A2-9A1B7B5B5F13}" time="2024-12-13T09:01:45.96Z">
        <t:Attribution userId="S::robert.m'barek@ec.europa.eu::e7ef06c1-b725-4ed3-8354-b1c093f4ebe3" userProvider="AD" userName="M'BAREK Robert (JRC-SEVILLA)"/>
        <t:Anchor>
          <t:Comment id="1330840710"/>
        </t:Anchor>
        <t:UnassignAll/>
      </t:Event>
      <t:Event id="{3CE45D45-35CF-4E19-A7B9-4860FEA114EE}" time="2024-12-13T09:01:45.96Z">
        <t:Attribution userId="S::robert.m'barek@ec.europa.eu::e7ef06c1-b725-4ed3-8354-b1c093f4ebe3" userProvider="AD" userName="M'BAREK Robert (JRC-SEVILLA)"/>
        <t:Anchor>
          <t:Comment id="1330840710"/>
        </t:Anchor>
        <t:Assign userId="S::Luisa.MARELLI@ec.europa.eu::78bda841-bac5-4a31-bc15-22549a1dd308" userProvider="AD" userName="MARELLI Luisa (JRC-ISPRA)"/>
      </t:Event>
    </t:History>
  </t:Task>
  <t:Task id="{532B266F-57F2-416E-BBED-A6A18B45D1AF}">
    <t:Anchor>
      <t:Comment id="285700868"/>
    </t:Anchor>
    <t:History>
      <t:Event id="{4A6E1107-B95A-4421-9F77-231D60227D22}" time="2025-02-28T14:11:20.185Z">
        <t:Attribution userId="S::esther.sanye-mengual@ec.europa.eu::e7a7bec5-623d-4a38-b253-d48756bde0a3" userProvider="AD" userName="SANYE MENGUAL Esther (JRC-ISPRA)"/>
        <t:Anchor>
          <t:Comment id="139237089"/>
        </t:Anchor>
        <t:Create/>
      </t:Event>
      <t:Event id="{4DDB5868-5DB6-43F9-99B7-9080096D72DC}" time="2025-02-28T14:11:20.185Z">
        <t:Attribution userId="S::esther.sanye-mengual@ec.europa.eu::e7a7bec5-623d-4a38-b253-d48756bde0a3" userProvider="AD" userName="SANYE MENGUAL Esther (JRC-ISPRA)"/>
        <t:Anchor>
          <t:Comment id="139237089"/>
        </t:Anchor>
        <t:Assign userId="S::Giulia.LISTORTI@ec.europa.eu::2f5fb6d0-8420-4570-b4aa-aab3792d4f97" userProvider="AD" userName="LISTORTI Giulia (JRC-ISPRA)"/>
      </t:Event>
      <t:Event id="{537CC9B0-CCAA-48E1-8333-633B12303B4C}" time="2025-02-28T14:11:20.185Z">
        <t:Attribution userId="S::esther.sanye-mengual@ec.europa.eu::e7a7bec5-623d-4a38-b253-d48756bde0a3" userProvider="AD" userName="SANYE MENGUAL Esther (JRC-ISPRA)"/>
        <t:Anchor>
          <t:Comment id="139237089"/>
        </t:Anchor>
        <t:SetTitle title="@LISTORTI Giulia (JRC-ISPRA) - see proposal"/>
      </t:Event>
    </t:History>
  </t:Task>
  <t:Task id="{760E28F2-DA5A-4C5F-A3CA-E16B99BDD589}">
    <t:Anchor>
      <t:Comment id="2084656915"/>
    </t:Anchor>
    <t:History>
      <t:Event id="{06ADC0C4-556E-47AE-9D7C-558810BBCDC2}" time="2025-03-25T15:33:43.857Z">
        <t:Attribution userId="S::chiara.gastaldi@ec.europa.eu::c8b7d82c-d0c9-47f2-bd65-0a59874a04b9" userProvider="AD" userName="GASTALDI Chiara (JRC-ISPRA)"/>
        <t:Anchor>
          <t:Comment id="266140539"/>
        </t:Anchor>
        <t:Create/>
      </t:Event>
      <t:Event id="{0994902E-C668-497B-85A1-D2A1BCE87C47}" time="2025-03-25T15:33:43.857Z">
        <t:Attribution userId="S::chiara.gastaldi@ec.europa.eu::c8b7d82c-d0c9-47f2-bd65-0a59874a04b9" userProvider="AD" userName="GASTALDI Chiara (JRC-ISPRA)"/>
        <t:Anchor>
          <t:Comment id="266140539"/>
        </t:Anchor>
        <t:Assign userId="S::Laia.DELGADO-CALLICO@ec.europa.eu::840be715-dc1a-449e-9e6e-a6679b46f859" userProvider="AD" userName="DELGADO CALLICO Laia (JRC-PETTEN)"/>
      </t:Event>
      <t:Event id="{9D727866-C0B5-492B-BE0C-E77CF5847804}" time="2025-03-25T15:33:43.857Z">
        <t:Attribution userId="S::chiara.gastaldi@ec.europa.eu::c8b7d82c-d0c9-47f2-bd65-0a59874a04b9" userProvider="AD" userName="GASTALDI Chiara (JRC-ISPRA)"/>
        <t:Anchor>
          <t:Comment id="266140539"/>
        </t:Anchor>
        <t:SetTitle title="@DELGADO CALLICO Laia (JRC-PETTEN) this link seems to be incorrect. Do you know the correct reference?"/>
      </t:Event>
      <t:Event id="{A38AA231-B382-4C14-A478-3923678025D6}" time="2025-03-27T13:24:23.169Z">
        <t:Attribution userId="S::Michele.MARONI@ext.ec.europa.eu::19bca87d-2592-4504-b3be-4c57cc750ff0" userProvider="AD" userName="MARONI Michele (JRC-ISPRA-EX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A39D7-EEB7-4E47-9186-5BC7B8D81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2FED00-2CF8-4278-A832-B3982205A109}">
  <ds:schemaRefs>
    <ds:schemaRef ds:uri="http://schemas.microsoft.com/office/2006/metadata/properties"/>
    <ds:schemaRef ds:uri="http://schemas.microsoft.com/office/infopath/2007/PartnerControls"/>
    <ds:schemaRef ds:uri="189f68d6-b300-487d-ba76-b41225ee5e69"/>
    <ds:schemaRef ds:uri="f10e3298-64ea-4e10-9051-34cf7ba13039"/>
  </ds:schemaRefs>
</ds:datastoreItem>
</file>

<file path=customXml/itemProps3.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4.xml><?xml version="1.0" encoding="utf-8"?>
<ds:datastoreItem xmlns:ds="http://schemas.openxmlformats.org/officeDocument/2006/customXml" ds:itemID="{280D7951-30E1-47CA-99EE-C8F2029F7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23</Pages>
  <Words>32660</Words>
  <Characters>186165</Characters>
  <Application>Microsoft Office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Microsoft Office User</cp:lastModifiedBy>
  <cp:revision>214</cp:revision>
  <cp:lastPrinted>2024-12-06T10:45:00Z</cp:lastPrinted>
  <dcterms:created xsi:type="dcterms:W3CDTF">2025-03-08T06:12:00Z</dcterms:created>
  <dcterms:modified xsi:type="dcterms:W3CDTF">2025-04-18T09:05:00Z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 name="delayCitationUpdates" value="true"/&gt;&lt;/prefs&gt;&lt;/data&gt;</vt:lpwstr>
  </property>
  <property fmtid="{D5CDD505-2E9C-101B-9397-08002B2CF9AE}" pid="5" name="MSIP_Label_6bd9ddd1-4d20-43f6-abfa-fc3c07406f94_Enabled">
    <vt:lpwstr>true</vt:lpwstr>
  </property>
  <property fmtid="{D5CDD505-2E9C-101B-9397-08002B2CF9AE}" pid="6" name="MSIP_Label_6bd9ddd1-4d20-43f6-abfa-fc3c07406f94_SetDate">
    <vt:lpwstr>2024-09-03T14:33:26Z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118e45ac-8af6-48d9-ba11-8dd7e5718d72</vt:lpwstr>
  </property>
  <property fmtid="{D5CDD505-2E9C-101B-9397-08002B2CF9AE}" pid="11" name="MSIP_Label_6bd9ddd1-4d20-43f6-abfa-fc3c07406f94_ContentBits">
    <vt:lpwstr>0</vt:lpwstr>
  </property>
  <property fmtid="{D5CDD505-2E9C-101B-9397-08002B2CF9AE}" pid="12" name="ZOTERO_PREF_1">
    <vt:lpwstr>&lt;data data-version="3" zotero-version="7.0.15"&gt;&lt;session id="0yu8QLla"/&gt;&lt;style id="http://www.zotero.org/styles/ieee" locale="en-GB" hasBibliography="1" bibliographyStyleHasBeenSet="1"/&gt;&lt;prefs&gt;&lt;pref name="fieldType" value="Field"/&gt;&lt;pref name="dontAskDelayC</vt:lpwstr>
  </property>
</Properties>
</file>