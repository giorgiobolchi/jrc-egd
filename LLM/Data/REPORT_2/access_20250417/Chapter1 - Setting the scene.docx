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asks.xml" ContentType="application/vnd.ms-office.documenttask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F196FC" w14:textId="77777777" w:rsidR="00851672" w:rsidRPr="007E4A77" w:rsidRDefault="00851672" w:rsidP="00851672">
      <w:pPr>
        <w:pStyle w:val="JRCText"/>
        <w:rPr>
          <w:b/>
          <w:bCs/>
          <w:color w:val="FABF8F" w:themeColor="accent6" w:themeTint="99"/>
          <w:sz w:val="56"/>
          <w:szCs w:val="56"/>
        </w:rPr>
      </w:pPr>
      <w:r w:rsidRPr="007E4A77">
        <w:rPr>
          <w:b/>
          <w:bCs/>
          <w:color w:val="6CA644"/>
          <w:sz w:val="56"/>
          <w:szCs w:val="56"/>
        </w:rPr>
        <w:t xml:space="preserve">Contents </w:t>
      </w:r>
    </w:p>
    <w:p w14:paraId="4B3A1EE8" w14:textId="77777777" w:rsidR="00851672" w:rsidRPr="007E4A77" w:rsidRDefault="00851672" w:rsidP="00851672">
      <w:pPr>
        <w:tabs>
          <w:tab w:val="left" w:pos="284"/>
          <w:tab w:val="right" w:leader="dot" w:pos="9016"/>
        </w:tabs>
        <w:spacing w:after="100"/>
        <w:rPr>
          <w:rFonts w:ascii="EC Square Sans Pro" w:eastAsia="EC Square Sans Pro" w:hAnsi="EC Square Sans Pro" w:cs="EC Square Sans Pro"/>
          <w:noProof/>
          <w:color w:val="2B579A"/>
        </w:rPr>
      </w:pPr>
    </w:p>
    <w:p w14:paraId="0FC09090" w14:textId="77777777" w:rsidR="00851672" w:rsidRPr="007E4A77" w:rsidRDefault="00851672" w:rsidP="00851672">
      <w:pPr>
        <w:rPr>
          <w:rFonts w:ascii="EC Square Sans Pro" w:eastAsia="EC Square Sans Pro" w:hAnsi="EC Square Sans Pro" w:cs="EC Square Sans Pro"/>
          <w:noProof/>
          <w:color w:val="000000" w:themeColor="text1"/>
        </w:rPr>
      </w:pPr>
    </w:p>
    <w:p w14:paraId="438F07D4" w14:textId="4EA40299" w:rsidR="00487255" w:rsidRPr="00487255" w:rsidRDefault="00930900">
      <w:pPr>
        <w:pStyle w:val="TOC1"/>
        <w:rPr>
          <w:rFonts w:ascii="EC Square Sans Pro" w:eastAsiaTheme="minorEastAsia" w:hAnsi="EC Square Sans Pro" w:cstheme="minorBidi"/>
          <w:sz w:val="22"/>
          <w:szCs w:val="22"/>
          <w:lang w:eastAsia="en-GB"/>
        </w:rPr>
      </w:pPr>
      <w:r w:rsidRPr="00487255">
        <w:rPr>
          <w:rFonts w:ascii="EC Square Sans Pro" w:hAnsi="EC Square Sans Pro"/>
          <w:color w:val="2B579A"/>
          <w:sz w:val="22"/>
          <w:szCs w:val="22"/>
        </w:rPr>
        <w:fldChar w:fldCharType="begin"/>
      </w:r>
      <w:r w:rsidRPr="00487255">
        <w:rPr>
          <w:rFonts w:ascii="EC Square Sans Pro" w:hAnsi="EC Square Sans Pro"/>
          <w:noProof w:val="0"/>
          <w:sz w:val="22"/>
          <w:szCs w:val="22"/>
        </w:rPr>
        <w:instrText xml:space="preserve"> TOC \h \z \t "JRC_Level-1_Front_title,1,JRC_Level-2_Back_title,2,JRC_Level-2_title,2,JRC_Level-1_title,1,JRC_Level-4_title,4,JRC_Level-3_title,3,JRC_Level-5_title,5,JRC_Level-1_Back_title,1" </w:instrText>
      </w:r>
      <w:r w:rsidRPr="00487255">
        <w:rPr>
          <w:rFonts w:ascii="EC Square Sans Pro" w:hAnsi="EC Square Sans Pro"/>
          <w:color w:val="2B579A"/>
          <w:sz w:val="22"/>
          <w:szCs w:val="22"/>
        </w:rPr>
        <w:fldChar w:fldCharType="separate"/>
      </w:r>
      <w:hyperlink w:anchor="_Toc193205864" w:history="1">
        <w:r w:rsidR="00487255" w:rsidRPr="00487255">
          <w:rPr>
            <w:rStyle w:val="Hyperlink"/>
            <w:rFonts w:ascii="EC Square Sans Pro" w:hAnsi="EC Square Sans Pro"/>
            <w:sz w:val="22"/>
            <w:szCs w:val="22"/>
          </w:rPr>
          <w:t>1.</w:t>
        </w:r>
        <w:r w:rsidR="00487255" w:rsidRPr="00487255">
          <w:rPr>
            <w:rFonts w:ascii="EC Square Sans Pro" w:eastAsiaTheme="minorEastAsia" w:hAnsi="EC Square Sans Pro" w:cstheme="minorBidi"/>
            <w:sz w:val="22"/>
            <w:szCs w:val="22"/>
            <w:lang w:eastAsia="en-GB"/>
          </w:rPr>
          <w:tab/>
        </w:r>
        <w:r w:rsidR="00487255" w:rsidRPr="00487255">
          <w:rPr>
            <w:rStyle w:val="Hyperlink"/>
            <w:rFonts w:ascii="EC Square Sans Pro" w:hAnsi="EC Square Sans Pro"/>
            <w:sz w:val="22"/>
            <w:szCs w:val="22"/>
          </w:rPr>
          <w:t>The green transition as a pathway for a sustainable future</w:t>
        </w:r>
        <w:r w:rsidR="00487255" w:rsidRPr="00487255">
          <w:rPr>
            <w:rFonts w:ascii="EC Square Sans Pro" w:hAnsi="EC Square Sans Pro"/>
            <w:webHidden/>
            <w:sz w:val="22"/>
            <w:szCs w:val="22"/>
          </w:rPr>
          <w:tab/>
        </w:r>
        <w:r w:rsidR="00487255" w:rsidRPr="00487255">
          <w:rPr>
            <w:rFonts w:ascii="EC Square Sans Pro" w:hAnsi="EC Square Sans Pro"/>
            <w:webHidden/>
            <w:sz w:val="22"/>
            <w:szCs w:val="22"/>
          </w:rPr>
          <w:fldChar w:fldCharType="begin"/>
        </w:r>
        <w:r w:rsidR="00487255" w:rsidRPr="00487255">
          <w:rPr>
            <w:rFonts w:ascii="EC Square Sans Pro" w:hAnsi="EC Square Sans Pro"/>
            <w:webHidden/>
            <w:sz w:val="22"/>
            <w:szCs w:val="22"/>
          </w:rPr>
          <w:instrText xml:space="preserve"> PAGEREF _Toc193205864 \h </w:instrText>
        </w:r>
        <w:r w:rsidR="00487255" w:rsidRPr="00487255">
          <w:rPr>
            <w:rFonts w:ascii="EC Square Sans Pro" w:hAnsi="EC Square Sans Pro"/>
            <w:webHidden/>
            <w:sz w:val="22"/>
            <w:szCs w:val="22"/>
          </w:rPr>
        </w:r>
        <w:r w:rsidR="00487255" w:rsidRPr="00487255">
          <w:rPr>
            <w:rFonts w:ascii="EC Square Sans Pro" w:hAnsi="EC Square Sans Pro"/>
            <w:webHidden/>
            <w:sz w:val="22"/>
            <w:szCs w:val="22"/>
          </w:rPr>
          <w:fldChar w:fldCharType="separate"/>
        </w:r>
        <w:r w:rsidR="00487255" w:rsidRPr="00487255">
          <w:rPr>
            <w:rFonts w:ascii="EC Square Sans Pro" w:hAnsi="EC Square Sans Pro"/>
            <w:webHidden/>
            <w:sz w:val="22"/>
            <w:szCs w:val="22"/>
          </w:rPr>
          <w:t>2</w:t>
        </w:r>
        <w:r w:rsidR="00487255" w:rsidRPr="00487255">
          <w:rPr>
            <w:rFonts w:ascii="EC Square Sans Pro" w:hAnsi="EC Square Sans Pro"/>
            <w:webHidden/>
            <w:sz w:val="22"/>
            <w:szCs w:val="22"/>
          </w:rPr>
          <w:fldChar w:fldCharType="end"/>
        </w:r>
      </w:hyperlink>
    </w:p>
    <w:p w14:paraId="612C1C84" w14:textId="7491DDC8" w:rsidR="00487255" w:rsidRPr="00487255" w:rsidRDefault="00DE3D6D">
      <w:pPr>
        <w:pStyle w:val="TOC2"/>
        <w:rPr>
          <w:rFonts w:ascii="EC Square Sans Pro" w:eastAsiaTheme="minorEastAsia" w:hAnsi="EC Square Sans Pro" w:cstheme="minorBidi"/>
          <w:sz w:val="22"/>
          <w:szCs w:val="22"/>
          <w:lang w:eastAsia="en-GB"/>
        </w:rPr>
      </w:pPr>
      <w:hyperlink w:anchor="_Toc193205866" w:history="1">
        <w:r w:rsidR="00487255" w:rsidRPr="00487255">
          <w:rPr>
            <w:rStyle w:val="Hyperlink"/>
            <w:rFonts w:ascii="EC Square Sans Pro" w:hAnsi="EC Square Sans Pro"/>
            <w:sz w:val="22"/>
            <w:szCs w:val="22"/>
          </w:rPr>
          <w:t>1.1</w:t>
        </w:r>
        <w:r w:rsidR="00487255" w:rsidRPr="00487255">
          <w:rPr>
            <w:rFonts w:ascii="EC Square Sans Pro" w:eastAsiaTheme="minorEastAsia" w:hAnsi="EC Square Sans Pro" w:cstheme="minorBidi"/>
            <w:sz w:val="22"/>
            <w:szCs w:val="22"/>
            <w:lang w:eastAsia="en-GB"/>
          </w:rPr>
          <w:tab/>
        </w:r>
        <w:r w:rsidR="00487255" w:rsidRPr="00487255">
          <w:rPr>
            <w:rStyle w:val="Hyperlink"/>
            <w:rFonts w:ascii="EC Square Sans Pro" w:hAnsi="EC Square Sans Pro"/>
            <w:sz w:val="22"/>
            <w:szCs w:val="22"/>
          </w:rPr>
          <w:t xml:space="preserve">New political context and priorities </w:t>
        </w:r>
        <w:r w:rsidR="00487255" w:rsidRPr="00487255">
          <w:rPr>
            <w:rFonts w:ascii="EC Square Sans Pro" w:hAnsi="EC Square Sans Pro"/>
            <w:webHidden/>
            <w:sz w:val="22"/>
            <w:szCs w:val="22"/>
          </w:rPr>
          <w:tab/>
        </w:r>
        <w:r w:rsidR="00487255" w:rsidRPr="00487255">
          <w:rPr>
            <w:rFonts w:ascii="EC Square Sans Pro" w:hAnsi="EC Square Sans Pro"/>
            <w:webHidden/>
            <w:sz w:val="22"/>
            <w:szCs w:val="22"/>
          </w:rPr>
          <w:fldChar w:fldCharType="begin"/>
        </w:r>
        <w:r w:rsidR="00487255" w:rsidRPr="00487255">
          <w:rPr>
            <w:rFonts w:ascii="EC Square Sans Pro" w:hAnsi="EC Square Sans Pro"/>
            <w:webHidden/>
            <w:sz w:val="22"/>
            <w:szCs w:val="22"/>
          </w:rPr>
          <w:instrText xml:space="preserve"> PAGEREF _Toc193205866 \h </w:instrText>
        </w:r>
        <w:r w:rsidR="00487255" w:rsidRPr="00487255">
          <w:rPr>
            <w:rFonts w:ascii="EC Square Sans Pro" w:hAnsi="EC Square Sans Pro"/>
            <w:webHidden/>
            <w:sz w:val="22"/>
            <w:szCs w:val="22"/>
          </w:rPr>
        </w:r>
        <w:r w:rsidR="00487255" w:rsidRPr="00487255">
          <w:rPr>
            <w:rFonts w:ascii="EC Square Sans Pro" w:hAnsi="EC Square Sans Pro"/>
            <w:webHidden/>
            <w:sz w:val="22"/>
            <w:szCs w:val="22"/>
          </w:rPr>
          <w:fldChar w:fldCharType="separate"/>
        </w:r>
        <w:r w:rsidR="00487255" w:rsidRPr="00487255">
          <w:rPr>
            <w:rFonts w:ascii="EC Square Sans Pro" w:hAnsi="EC Square Sans Pro"/>
            <w:webHidden/>
            <w:sz w:val="22"/>
            <w:szCs w:val="22"/>
          </w:rPr>
          <w:t>3</w:t>
        </w:r>
        <w:r w:rsidR="00487255" w:rsidRPr="00487255">
          <w:rPr>
            <w:rFonts w:ascii="EC Square Sans Pro" w:hAnsi="EC Square Sans Pro"/>
            <w:webHidden/>
            <w:sz w:val="22"/>
            <w:szCs w:val="22"/>
          </w:rPr>
          <w:fldChar w:fldCharType="end"/>
        </w:r>
      </w:hyperlink>
    </w:p>
    <w:p w14:paraId="744EDF3F" w14:textId="6526EB53" w:rsidR="00487255" w:rsidRPr="00487255" w:rsidRDefault="00DE3D6D" w:rsidP="00487255">
      <w:pPr>
        <w:pStyle w:val="TOC3"/>
        <w:rPr>
          <w:rFonts w:eastAsiaTheme="minorEastAsia" w:cstheme="minorBidi"/>
          <w:noProof/>
          <w:lang w:val="en-GB" w:eastAsia="en-GB"/>
        </w:rPr>
      </w:pPr>
      <w:hyperlink w:anchor="_Toc193205867" w:history="1">
        <w:r w:rsidR="00487255" w:rsidRPr="00487255">
          <w:rPr>
            <w:rStyle w:val="Hyperlink"/>
            <w:rFonts w:ascii="EC Square Sans Pro" w:hAnsi="EC Square Sans Pro"/>
            <w:noProof/>
          </w:rPr>
          <w:t>Competitiveness of the green transition</w:t>
        </w:r>
        <w:r w:rsidR="00487255" w:rsidRPr="00487255">
          <w:rPr>
            <w:noProof/>
            <w:webHidden/>
          </w:rPr>
          <w:tab/>
        </w:r>
        <w:r w:rsidR="00487255" w:rsidRPr="00487255">
          <w:rPr>
            <w:noProof/>
            <w:webHidden/>
          </w:rPr>
          <w:fldChar w:fldCharType="begin"/>
        </w:r>
        <w:r w:rsidR="00487255" w:rsidRPr="00487255">
          <w:rPr>
            <w:noProof/>
            <w:webHidden/>
          </w:rPr>
          <w:instrText xml:space="preserve"> PAGEREF _Toc193205867 \h </w:instrText>
        </w:r>
        <w:r w:rsidR="00487255" w:rsidRPr="00487255">
          <w:rPr>
            <w:noProof/>
            <w:webHidden/>
          </w:rPr>
        </w:r>
        <w:r w:rsidR="00487255" w:rsidRPr="00487255">
          <w:rPr>
            <w:noProof/>
            <w:webHidden/>
          </w:rPr>
          <w:fldChar w:fldCharType="separate"/>
        </w:r>
        <w:r w:rsidR="00487255" w:rsidRPr="00487255">
          <w:rPr>
            <w:noProof/>
            <w:webHidden/>
          </w:rPr>
          <w:t>4</w:t>
        </w:r>
        <w:r w:rsidR="00487255" w:rsidRPr="00487255">
          <w:rPr>
            <w:noProof/>
            <w:webHidden/>
          </w:rPr>
          <w:fldChar w:fldCharType="end"/>
        </w:r>
      </w:hyperlink>
    </w:p>
    <w:p w14:paraId="10D7784A" w14:textId="2946C6D2" w:rsidR="00487255" w:rsidRPr="00487255" w:rsidRDefault="00DE3D6D">
      <w:pPr>
        <w:pStyle w:val="TOC2"/>
        <w:rPr>
          <w:rFonts w:ascii="EC Square Sans Pro" w:eastAsiaTheme="minorEastAsia" w:hAnsi="EC Square Sans Pro" w:cstheme="minorBidi"/>
          <w:sz w:val="22"/>
          <w:szCs w:val="22"/>
          <w:lang w:eastAsia="en-GB"/>
        </w:rPr>
      </w:pPr>
      <w:hyperlink w:anchor="_Toc193205868" w:history="1">
        <w:r w:rsidR="00487255" w:rsidRPr="00487255">
          <w:rPr>
            <w:rStyle w:val="Hyperlink"/>
            <w:rFonts w:ascii="EC Square Sans Pro" w:hAnsi="EC Square Sans Pro"/>
            <w:sz w:val="22"/>
            <w:szCs w:val="22"/>
          </w:rPr>
          <w:t>1.2</w:t>
        </w:r>
        <w:r w:rsidR="00487255" w:rsidRPr="00487255">
          <w:rPr>
            <w:rFonts w:ascii="EC Square Sans Pro" w:eastAsiaTheme="minorEastAsia" w:hAnsi="EC Square Sans Pro" w:cstheme="minorBidi"/>
            <w:sz w:val="22"/>
            <w:szCs w:val="22"/>
            <w:lang w:eastAsia="en-GB"/>
          </w:rPr>
          <w:tab/>
        </w:r>
        <w:r w:rsidR="00487255" w:rsidRPr="00487255">
          <w:rPr>
            <w:rStyle w:val="Hyperlink"/>
            <w:rFonts w:ascii="EC Square Sans Pro" w:hAnsi="EC Square Sans Pro"/>
            <w:sz w:val="22"/>
            <w:szCs w:val="22"/>
          </w:rPr>
          <w:t>The green transition as response to global challenges</w:t>
        </w:r>
        <w:r w:rsidR="00487255" w:rsidRPr="00487255">
          <w:rPr>
            <w:rFonts w:ascii="EC Square Sans Pro" w:hAnsi="EC Square Sans Pro"/>
            <w:webHidden/>
            <w:sz w:val="22"/>
            <w:szCs w:val="22"/>
          </w:rPr>
          <w:tab/>
        </w:r>
        <w:r w:rsidR="00487255" w:rsidRPr="00487255">
          <w:rPr>
            <w:rFonts w:ascii="EC Square Sans Pro" w:hAnsi="EC Square Sans Pro"/>
            <w:webHidden/>
            <w:sz w:val="22"/>
            <w:szCs w:val="22"/>
          </w:rPr>
          <w:fldChar w:fldCharType="begin"/>
        </w:r>
        <w:r w:rsidR="00487255" w:rsidRPr="00487255">
          <w:rPr>
            <w:rFonts w:ascii="EC Square Sans Pro" w:hAnsi="EC Square Sans Pro"/>
            <w:webHidden/>
            <w:sz w:val="22"/>
            <w:szCs w:val="22"/>
          </w:rPr>
          <w:instrText xml:space="preserve"> PAGEREF _Toc193205868 \h </w:instrText>
        </w:r>
        <w:r w:rsidR="00487255" w:rsidRPr="00487255">
          <w:rPr>
            <w:rFonts w:ascii="EC Square Sans Pro" w:hAnsi="EC Square Sans Pro"/>
            <w:webHidden/>
            <w:sz w:val="22"/>
            <w:szCs w:val="22"/>
          </w:rPr>
        </w:r>
        <w:r w:rsidR="00487255" w:rsidRPr="00487255">
          <w:rPr>
            <w:rFonts w:ascii="EC Square Sans Pro" w:hAnsi="EC Square Sans Pro"/>
            <w:webHidden/>
            <w:sz w:val="22"/>
            <w:szCs w:val="22"/>
          </w:rPr>
          <w:fldChar w:fldCharType="separate"/>
        </w:r>
        <w:r w:rsidR="00487255" w:rsidRPr="00487255">
          <w:rPr>
            <w:rFonts w:ascii="EC Square Sans Pro" w:hAnsi="EC Square Sans Pro"/>
            <w:webHidden/>
            <w:sz w:val="22"/>
            <w:szCs w:val="22"/>
          </w:rPr>
          <w:t>5</w:t>
        </w:r>
        <w:r w:rsidR="00487255" w:rsidRPr="00487255">
          <w:rPr>
            <w:rFonts w:ascii="EC Square Sans Pro" w:hAnsi="EC Square Sans Pro"/>
            <w:webHidden/>
            <w:sz w:val="22"/>
            <w:szCs w:val="22"/>
          </w:rPr>
          <w:fldChar w:fldCharType="end"/>
        </w:r>
      </w:hyperlink>
    </w:p>
    <w:p w14:paraId="352E60DC" w14:textId="71FF085B" w:rsidR="00487255" w:rsidRPr="00487255" w:rsidRDefault="00DE3D6D" w:rsidP="00487255">
      <w:pPr>
        <w:pStyle w:val="TOC3"/>
        <w:rPr>
          <w:rFonts w:eastAsiaTheme="minorEastAsia" w:cstheme="minorBidi"/>
          <w:noProof/>
          <w:lang w:val="en-GB" w:eastAsia="en-GB"/>
        </w:rPr>
      </w:pPr>
      <w:hyperlink w:anchor="_Toc193205869" w:history="1">
        <w:r w:rsidR="00487255" w:rsidRPr="00487255">
          <w:rPr>
            <w:rStyle w:val="Hyperlink"/>
            <w:rFonts w:ascii="EC Square Sans Pro" w:hAnsi="EC Square Sans Pro"/>
            <w:noProof/>
          </w:rPr>
          <w:t>Tipping points: the need for accelerated actions</w:t>
        </w:r>
        <w:r w:rsidR="00487255" w:rsidRPr="00487255">
          <w:rPr>
            <w:noProof/>
            <w:webHidden/>
          </w:rPr>
          <w:tab/>
        </w:r>
        <w:r w:rsidR="00487255" w:rsidRPr="00487255">
          <w:rPr>
            <w:noProof/>
            <w:webHidden/>
          </w:rPr>
          <w:fldChar w:fldCharType="begin"/>
        </w:r>
        <w:r w:rsidR="00487255" w:rsidRPr="00487255">
          <w:rPr>
            <w:noProof/>
            <w:webHidden/>
          </w:rPr>
          <w:instrText xml:space="preserve"> PAGEREF _Toc193205869 \h </w:instrText>
        </w:r>
        <w:r w:rsidR="00487255" w:rsidRPr="00487255">
          <w:rPr>
            <w:noProof/>
            <w:webHidden/>
          </w:rPr>
        </w:r>
        <w:r w:rsidR="00487255" w:rsidRPr="00487255">
          <w:rPr>
            <w:noProof/>
            <w:webHidden/>
          </w:rPr>
          <w:fldChar w:fldCharType="separate"/>
        </w:r>
        <w:r w:rsidR="00487255" w:rsidRPr="00487255">
          <w:rPr>
            <w:noProof/>
            <w:webHidden/>
          </w:rPr>
          <w:t>5</w:t>
        </w:r>
        <w:r w:rsidR="00487255" w:rsidRPr="00487255">
          <w:rPr>
            <w:noProof/>
            <w:webHidden/>
          </w:rPr>
          <w:fldChar w:fldCharType="end"/>
        </w:r>
      </w:hyperlink>
    </w:p>
    <w:p w14:paraId="4F46B7AE" w14:textId="24A8D6B0" w:rsidR="00487255" w:rsidRPr="00487255" w:rsidRDefault="00DE3D6D" w:rsidP="00487255">
      <w:pPr>
        <w:pStyle w:val="TOC3"/>
        <w:rPr>
          <w:rFonts w:eastAsiaTheme="minorEastAsia" w:cstheme="minorBidi"/>
          <w:noProof/>
          <w:lang w:val="en-GB" w:eastAsia="en-GB"/>
        </w:rPr>
      </w:pPr>
      <w:hyperlink w:anchor="_Toc193205870" w:history="1">
        <w:r w:rsidR="00487255" w:rsidRPr="00487255">
          <w:rPr>
            <w:rStyle w:val="Hyperlink"/>
            <w:rFonts w:ascii="EC Square Sans Pro" w:hAnsi="EC Square Sans Pro"/>
            <w:noProof/>
          </w:rPr>
          <w:t>The costs of inaction</w:t>
        </w:r>
        <w:r w:rsidR="00487255" w:rsidRPr="00487255">
          <w:rPr>
            <w:noProof/>
            <w:webHidden/>
          </w:rPr>
          <w:tab/>
        </w:r>
        <w:r w:rsidR="00487255" w:rsidRPr="00487255">
          <w:rPr>
            <w:noProof/>
            <w:webHidden/>
          </w:rPr>
          <w:fldChar w:fldCharType="begin"/>
        </w:r>
        <w:r w:rsidR="00487255" w:rsidRPr="00487255">
          <w:rPr>
            <w:noProof/>
            <w:webHidden/>
          </w:rPr>
          <w:instrText xml:space="preserve"> PAGEREF _Toc193205870 \h </w:instrText>
        </w:r>
        <w:r w:rsidR="00487255" w:rsidRPr="00487255">
          <w:rPr>
            <w:noProof/>
            <w:webHidden/>
          </w:rPr>
        </w:r>
        <w:r w:rsidR="00487255" w:rsidRPr="00487255">
          <w:rPr>
            <w:noProof/>
            <w:webHidden/>
          </w:rPr>
          <w:fldChar w:fldCharType="separate"/>
        </w:r>
        <w:r w:rsidR="00487255" w:rsidRPr="00487255">
          <w:rPr>
            <w:noProof/>
            <w:webHidden/>
          </w:rPr>
          <w:t>6</w:t>
        </w:r>
        <w:r w:rsidR="00487255" w:rsidRPr="00487255">
          <w:rPr>
            <w:noProof/>
            <w:webHidden/>
          </w:rPr>
          <w:fldChar w:fldCharType="end"/>
        </w:r>
      </w:hyperlink>
    </w:p>
    <w:p w14:paraId="67016D4B" w14:textId="6E0598B6" w:rsidR="00487255" w:rsidRPr="00487255" w:rsidRDefault="00DE3D6D" w:rsidP="00487255">
      <w:pPr>
        <w:pStyle w:val="TOC3"/>
        <w:rPr>
          <w:rFonts w:eastAsiaTheme="minorEastAsia" w:cstheme="minorBidi"/>
          <w:noProof/>
          <w:lang w:val="en-GB" w:eastAsia="en-GB"/>
        </w:rPr>
      </w:pPr>
      <w:hyperlink w:anchor="_Toc193205871" w:history="1">
        <w:r w:rsidR="00487255" w:rsidRPr="00487255">
          <w:rPr>
            <w:rStyle w:val="Hyperlink"/>
            <w:rFonts w:ascii="EC Square Sans Pro" w:hAnsi="EC Square Sans Pro"/>
            <w:noProof/>
          </w:rPr>
          <w:t>The effects of climate change on health</w:t>
        </w:r>
        <w:r w:rsidR="00487255" w:rsidRPr="00487255">
          <w:rPr>
            <w:noProof/>
            <w:webHidden/>
          </w:rPr>
          <w:tab/>
        </w:r>
        <w:r w:rsidR="00487255" w:rsidRPr="00487255">
          <w:rPr>
            <w:noProof/>
            <w:webHidden/>
          </w:rPr>
          <w:fldChar w:fldCharType="begin"/>
        </w:r>
        <w:r w:rsidR="00487255" w:rsidRPr="00487255">
          <w:rPr>
            <w:noProof/>
            <w:webHidden/>
          </w:rPr>
          <w:instrText xml:space="preserve"> PAGEREF _Toc193205871 \h </w:instrText>
        </w:r>
        <w:r w:rsidR="00487255" w:rsidRPr="00487255">
          <w:rPr>
            <w:noProof/>
            <w:webHidden/>
          </w:rPr>
        </w:r>
        <w:r w:rsidR="00487255" w:rsidRPr="00487255">
          <w:rPr>
            <w:noProof/>
            <w:webHidden/>
          </w:rPr>
          <w:fldChar w:fldCharType="separate"/>
        </w:r>
        <w:r w:rsidR="00487255" w:rsidRPr="00487255">
          <w:rPr>
            <w:noProof/>
            <w:webHidden/>
          </w:rPr>
          <w:t>11</w:t>
        </w:r>
        <w:r w:rsidR="00487255" w:rsidRPr="00487255">
          <w:rPr>
            <w:noProof/>
            <w:webHidden/>
          </w:rPr>
          <w:fldChar w:fldCharType="end"/>
        </w:r>
      </w:hyperlink>
    </w:p>
    <w:p w14:paraId="3CCAC358" w14:textId="3FC1B0A5" w:rsidR="00487255" w:rsidRPr="00487255" w:rsidRDefault="00DE3D6D">
      <w:pPr>
        <w:pStyle w:val="TOC2"/>
        <w:rPr>
          <w:rFonts w:ascii="EC Square Sans Pro" w:eastAsiaTheme="minorEastAsia" w:hAnsi="EC Square Sans Pro" w:cstheme="minorBidi"/>
          <w:sz w:val="22"/>
          <w:szCs w:val="22"/>
          <w:lang w:eastAsia="en-GB"/>
        </w:rPr>
      </w:pPr>
      <w:hyperlink w:anchor="_Toc193205872" w:history="1">
        <w:r w:rsidR="00487255" w:rsidRPr="00487255">
          <w:rPr>
            <w:rStyle w:val="Hyperlink"/>
            <w:rFonts w:ascii="EC Square Sans Pro" w:hAnsi="EC Square Sans Pro"/>
            <w:sz w:val="22"/>
            <w:szCs w:val="22"/>
          </w:rPr>
          <w:t>1.3</w:t>
        </w:r>
        <w:r w:rsidR="00487255" w:rsidRPr="00487255">
          <w:rPr>
            <w:rFonts w:ascii="EC Square Sans Pro" w:eastAsiaTheme="minorEastAsia" w:hAnsi="EC Square Sans Pro" w:cstheme="minorBidi"/>
            <w:sz w:val="22"/>
            <w:szCs w:val="22"/>
            <w:lang w:eastAsia="en-GB"/>
          </w:rPr>
          <w:tab/>
        </w:r>
        <w:r w:rsidR="00487255" w:rsidRPr="00487255">
          <w:rPr>
            <w:rStyle w:val="Hyperlink"/>
            <w:rFonts w:ascii="EC Square Sans Pro" w:hAnsi="EC Square Sans Pro"/>
            <w:sz w:val="22"/>
            <w:szCs w:val="22"/>
          </w:rPr>
          <w:t>What people think about the green transition: the social perception of the EGD</w:t>
        </w:r>
        <w:r w:rsidR="00487255" w:rsidRPr="00487255">
          <w:rPr>
            <w:rFonts w:ascii="EC Square Sans Pro" w:hAnsi="EC Square Sans Pro"/>
            <w:webHidden/>
            <w:sz w:val="22"/>
            <w:szCs w:val="22"/>
          </w:rPr>
          <w:tab/>
        </w:r>
        <w:r w:rsidR="00487255" w:rsidRPr="00487255">
          <w:rPr>
            <w:rFonts w:ascii="EC Square Sans Pro" w:hAnsi="EC Square Sans Pro"/>
            <w:webHidden/>
            <w:sz w:val="22"/>
            <w:szCs w:val="22"/>
          </w:rPr>
          <w:fldChar w:fldCharType="begin"/>
        </w:r>
        <w:r w:rsidR="00487255" w:rsidRPr="00487255">
          <w:rPr>
            <w:rFonts w:ascii="EC Square Sans Pro" w:hAnsi="EC Square Sans Pro"/>
            <w:webHidden/>
            <w:sz w:val="22"/>
            <w:szCs w:val="22"/>
          </w:rPr>
          <w:instrText xml:space="preserve"> PAGEREF _Toc193205872 \h </w:instrText>
        </w:r>
        <w:r w:rsidR="00487255" w:rsidRPr="00487255">
          <w:rPr>
            <w:rFonts w:ascii="EC Square Sans Pro" w:hAnsi="EC Square Sans Pro"/>
            <w:webHidden/>
            <w:sz w:val="22"/>
            <w:szCs w:val="22"/>
          </w:rPr>
        </w:r>
        <w:r w:rsidR="00487255" w:rsidRPr="00487255">
          <w:rPr>
            <w:rFonts w:ascii="EC Square Sans Pro" w:hAnsi="EC Square Sans Pro"/>
            <w:webHidden/>
            <w:sz w:val="22"/>
            <w:szCs w:val="22"/>
          </w:rPr>
          <w:fldChar w:fldCharType="separate"/>
        </w:r>
        <w:r w:rsidR="00487255" w:rsidRPr="00487255">
          <w:rPr>
            <w:rFonts w:ascii="EC Square Sans Pro" w:hAnsi="EC Square Sans Pro"/>
            <w:webHidden/>
            <w:sz w:val="22"/>
            <w:szCs w:val="22"/>
          </w:rPr>
          <w:t>14</w:t>
        </w:r>
        <w:r w:rsidR="00487255" w:rsidRPr="00487255">
          <w:rPr>
            <w:rFonts w:ascii="EC Square Sans Pro" w:hAnsi="EC Square Sans Pro"/>
            <w:webHidden/>
            <w:sz w:val="22"/>
            <w:szCs w:val="22"/>
          </w:rPr>
          <w:fldChar w:fldCharType="end"/>
        </w:r>
      </w:hyperlink>
    </w:p>
    <w:p w14:paraId="49B4CC6D" w14:textId="03FB85DC" w:rsidR="00487255" w:rsidRPr="00487255" w:rsidRDefault="00DE3D6D">
      <w:pPr>
        <w:pStyle w:val="TOC2"/>
        <w:rPr>
          <w:rFonts w:ascii="EC Square Sans Pro" w:eastAsiaTheme="minorEastAsia" w:hAnsi="EC Square Sans Pro" w:cstheme="minorBidi"/>
          <w:sz w:val="22"/>
          <w:szCs w:val="22"/>
          <w:lang w:eastAsia="en-GB"/>
        </w:rPr>
      </w:pPr>
      <w:hyperlink w:anchor="_Toc193205873" w:history="1">
        <w:r w:rsidR="00487255" w:rsidRPr="00487255">
          <w:rPr>
            <w:rStyle w:val="Hyperlink"/>
            <w:rFonts w:ascii="EC Square Sans Pro" w:hAnsi="EC Square Sans Pro"/>
            <w:sz w:val="22"/>
            <w:szCs w:val="22"/>
          </w:rPr>
          <w:t>1.4</w:t>
        </w:r>
        <w:r w:rsidR="00487255" w:rsidRPr="00487255">
          <w:rPr>
            <w:rFonts w:ascii="EC Square Sans Pro" w:eastAsiaTheme="minorEastAsia" w:hAnsi="EC Square Sans Pro" w:cstheme="minorBidi"/>
            <w:sz w:val="22"/>
            <w:szCs w:val="22"/>
            <w:lang w:eastAsia="en-GB"/>
          </w:rPr>
          <w:tab/>
        </w:r>
        <w:r w:rsidR="00487255" w:rsidRPr="00487255">
          <w:rPr>
            <w:rStyle w:val="Hyperlink"/>
            <w:rFonts w:ascii="EC Square Sans Pro" w:hAnsi="EC Square Sans Pro"/>
            <w:sz w:val="22"/>
            <w:szCs w:val="22"/>
          </w:rPr>
          <w:t xml:space="preserve">Where we are: progress towards green ambitions </w:t>
        </w:r>
        <w:r w:rsidR="00487255" w:rsidRPr="00487255">
          <w:rPr>
            <w:rFonts w:ascii="EC Square Sans Pro" w:hAnsi="EC Square Sans Pro"/>
            <w:webHidden/>
            <w:sz w:val="22"/>
            <w:szCs w:val="22"/>
          </w:rPr>
          <w:tab/>
        </w:r>
        <w:r w:rsidR="00487255" w:rsidRPr="00487255">
          <w:rPr>
            <w:rFonts w:ascii="EC Square Sans Pro" w:hAnsi="EC Square Sans Pro"/>
            <w:webHidden/>
            <w:sz w:val="22"/>
            <w:szCs w:val="22"/>
          </w:rPr>
          <w:fldChar w:fldCharType="begin"/>
        </w:r>
        <w:r w:rsidR="00487255" w:rsidRPr="00487255">
          <w:rPr>
            <w:rFonts w:ascii="EC Square Sans Pro" w:hAnsi="EC Square Sans Pro"/>
            <w:webHidden/>
            <w:sz w:val="22"/>
            <w:szCs w:val="22"/>
          </w:rPr>
          <w:instrText xml:space="preserve"> PAGEREF _Toc193205873 \h </w:instrText>
        </w:r>
        <w:r w:rsidR="00487255" w:rsidRPr="00487255">
          <w:rPr>
            <w:rFonts w:ascii="EC Square Sans Pro" w:hAnsi="EC Square Sans Pro"/>
            <w:webHidden/>
            <w:sz w:val="22"/>
            <w:szCs w:val="22"/>
          </w:rPr>
        </w:r>
        <w:r w:rsidR="00487255" w:rsidRPr="00487255">
          <w:rPr>
            <w:rFonts w:ascii="EC Square Sans Pro" w:hAnsi="EC Square Sans Pro"/>
            <w:webHidden/>
            <w:sz w:val="22"/>
            <w:szCs w:val="22"/>
          </w:rPr>
          <w:fldChar w:fldCharType="separate"/>
        </w:r>
        <w:r w:rsidR="00487255" w:rsidRPr="00487255">
          <w:rPr>
            <w:rFonts w:ascii="EC Square Sans Pro" w:hAnsi="EC Square Sans Pro"/>
            <w:webHidden/>
            <w:sz w:val="22"/>
            <w:szCs w:val="22"/>
          </w:rPr>
          <w:t>15</w:t>
        </w:r>
        <w:r w:rsidR="00487255" w:rsidRPr="00487255">
          <w:rPr>
            <w:rFonts w:ascii="EC Square Sans Pro" w:hAnsi="EC Square Sans Pro"/>
            <w:webHidden/>
            <w:sz w:val="22"/>
            <w:szCs w:val="22"/>
          </w:rPr>
          <w:fldChar w:fldCharType="end"/>
        </w:r>
      </w:hyperlink>
    </w:p>
    <w:p w14:paraId="38135A0C" w14:textId="268AF2E2" w:rsidR="00487255" w:rsidRPr="00487255" w:rsidRDefault="00DE3D6D">
      <w:pPr>
        <w:pStyle w:val="TOC2"/>
        <w:rPr>
          <w:rFonts w:ascii="EC Square Sans Pro" w:eastAsiaTheme="minorEastAsia" w:hAnsi="EC Square Sans Pro" w:cstheme="minorBidi"/>
          <w:sz w:val="22"/>
          <w:szCs w:val="22"/>
          <w:lang w:eastAsia="en-GB"/>
        </w:rPr>
      </w:pPr>
      <w:hyperlink w:anchor="_Toc193205874" w:history="1">
        <w:r w:rsidR="00487255" w:rsidRPr="00487255">
          <w:rPr>
            <w:rStyle w:val="Hyperlink"/>
            <w:rFonts w:ascii="EC Square Sans Pro" w:hAnsi="EC Square Sans Pro"/>
            <w:sz w:val="22"/>
            <w:szCs w:val="22"/>
          </w:rPr>
          <w:t>1.5</w:t>
        </w:r>
        <w:r w:rsidR="00487255" w:rsidRPr="00487255">
          <w:rPr>
            <w:rFonts w:ascii="EC Square Sans Pro" w:eastAsiaTheme="minorEastAsia" w:hAnsi="EC Square Sans Pro" w:cstheme="minorBidi"/>
            <w:sz w:val="22"/>
            <w:szCs w:val="22"/>
            <w:lang w:eastAsia="en-GB"/>
          </w:rPr>
          <w:tab/>
        </w:r>
        <w:r w:rsidR="00487255" w:rsidRPr="00487255">
          <w:rPr>
            <w:rStyle w:val="Hyperlink"/>
            <w:rFonts w:ascii="EC Square Sans Pro" w:hAnsi="EC Square Sans Pro"/>
            <w:sz w:val="22"/>
            <w:szCs w:val="22"/>
          </w:rPr>
          <w:t>The green transition as a catalyser for achieving the Sustainable Development Goals</w:t>
        </w:r>
        <w:r w:rsidR="00487255" w:rsidRPr="00487255">
          <w:rPr>
            <w:rFonts w:ascii="EC Square Sans Pro" w:hAnsi="EC Square Sans Pro"/>
            <w:webHidden/>
            <w:sz w:val="22"/>
            <w:szCs w:val="22"/>
          </w:rPr>
          <w:tab/>
        </w:r>
        <w:r w:rsidR="00487255" w:rsidRPr="00487255">
          <w:rPr>
            <w:rFonts w:ascii="EC Square Sans Pro" w:hAnsi="EC Square Sans Pro"/>
            <w:webHidden/>
            <w:sz w:val="22"/>
            <w:szCs w:val="22"/>
          </w:rPr>
          <w:fldChar w:fldCharType="begin"/>
        </w:r>
        <w:r w:rsidR="00487255" w:rsidRPr="00487255">
          <w:rPr>
            <w:rFonts w:ascii="EC Square Sans Pro" w:hAnsi="EC Square Sans Pro"/>
            <w:webHidden/>
            <w:sz w:val="22"/>
            <w:szCs w:val="22"/>
          </w:rPr>
          <w:instrText xml:space="preserve"> PAGEREF _Toc193205874 \h </w:instrText>
        </w:r>
        <w:r w:rsidR="00487255" w:rsidRPr="00487255">
          <w:rPr>
            <w:rFonts w:ascii="EC Square Sans Pro" w:hAnsi="EC Square Sans Pro"/>
            <w:webHidden/>
            <w:sz w:val="22"/>
            <w:szCs w:val="22"/>
          </w:rPr>
        </w:r>
        <w:r w:rsidR="00487255" w:rsidRPr="00487255">
          <w:rPr>
            <w:rFonts w:ascii="EC Square Sans Pro" w:hAnsi="EC Square Sans Pro"/>
            <w:webHidden/>
            <w:sz w:val="22"/>
            <w:szCs w:val="22"/>
          </w:rPr>
          <w:fldChar w:fldCharType="separate"/>
        </w:r>
        <w:r w:rsidR="00487255" w:rsidRPr="00487255">
          <w:rPr>
            <w:rFonts w:ascii="EC Square Sans Pro" w:hAnsi="EC Square Sans Pro"/>
            <w:webHidden/>
            <w:sz w:val="22"/>
            <w:szCs w:val="22"/>
          </w:rPr>
          <w:t>16</w:t>
        </w:r>
        <w:r w:rsidR="00487255" w:rsidRPr="00487255">
          <w:rPr>
            <w:rFonts w:ascii="EC Square Sans Pro" w:hAnsi="EC Square Sans Pro"/>
            <w:webHidden/>
            <w:sz w:val="22"/>
            <w:szCs w:val="22"/>
          </w:rPr>
          <w:fldChar w:fldCharType="end"/>
        </w:r>
      </w:hyperlink>
    </w:p>
    <w:p w14:paraId="49E82055" w14:textId="1E587BB8" w:rsidR="006F1B16" w:rsidRDefault="00930900" w:rsidP="00930900">
      <w:pPr>
        <w:rPr>
          <w:color w:val="2B579A"/>
          <w:shd w:val="clear" w:color="auto" w:fill="E6E6E6"/>
        </w:rPr>
      </w:pPr>
      <w:r w:rsidRPr="00487255">
        <w:rPr>
          <w:rFonts w:ascii="EC Square Sans Pro" w:hAnsi="EC Square Sans Pro"/>
          <w:color w:val="2B579A"/>
          <w:shd w:val="clear" w:color="auto" w:fill="E6E6E6"/>
        </w:rPr>
        <w:fldChar w:fldCharType="end"/>
      </w:r>
    </w:p>
    <w:p w14:paraId="0F6F45A4" w14:textId="1DA7D020" w:rsidR="00851672" w:rsidRPr="006F1B16" w:rsidRDefault="00851672" w:rsidP="00930900">
      <w:pPr>
        <w:rPr>
          <w:rFonts w:ascii="EC Square Sans Pro" w:hAnsi="EC Square Sans Pro"/>
          <w:color w:val="2B579A"/>
          <w:shd w:val="clear" w:color="auto" w:fill="E6E6E6"/>
          <w:lang w:val="en-GB"/>
        </w:rPr>
      </w:pPr>
      <w:r w:rsidRPr="006F1B16">
        <w:rPr>
          <w:rFonts w:ascii="EC Square Sans Pro" w:hAnsi="EC Square Sans Pro"/>
          <w:color w:val="2B579A"/>
          <w:shd w:val="clear" w:color="auto" w:fill="E6E6E6"/>
          <w:lang w:val="en-GB"/>
        </w:rPr>
        <w:br w:type="page"/>
      </w:r>
    </w:p>
    <w:p w14:paraId="0C41B1FF" w14:textId="21FB8E80" w:rsidR="00851672" w:rsidRPr="007E4A77" w:rsidRDefault="00E00A72" w:rsidP="00DA7423">
      <w:pPr>
        <w:pStyle w:val="JRCLevel-1title"/>
        <w:keepNext w:val="0"/>
        <w:keepLines w:val="0"/>
        <w:numPr>
          <w:ilvl w:val="0"/>
          <w:numId w:val="1"/>
        </w:numPr>
        <w:ind w:left="0" w:firstLine="0"/>
      </w:pPr>
      <w:bookmarkStart w:id="0" w:name="_Toc161311970"/>
      <w:bookmarkStart w:id="1" w:name="_Toc193205864"/>
      <w:bookmarkStart w:id="2" w:name="_Toc183440490"/>
      <w:bookmarkStart w:id="3" w:name="_Toc188439393"/>
      <w:r w:rsidRPr="00A615D5">
        <w:lastRenderedPageBreak/>
        <w:t>Setting the scene:</w:t>
      </w:r>
      <w:r w:rsidR="00851672" w:rsidRPr="007E4A77">
        <w:t xml:space="preserve"> green transition as a pathway for a sustainable future</w:t>
      </w:r>
      <w:bookmarkEnd w:id="0"/>
      <w:bookmarkEnd w:id="1"/>
      <w:r w:rsidR="00851672" w:rsidRPr="007E4A77">
        <w:t xml:space="preserve"> </w:t>
      </w:r>
      <w:bookmarkEnd w:id="2"/>
      <w:bookmarkEnd w:id="3"/>
    </w:p>
    <w:p w14:paraId="6E7618B3" w14:textId="7D96FD48" w:rsidR="00B82EFF" w:rsidRPr="007E4A77" w:rsidRDefault="00B82EFF" w:rsidP="00E14055">
      <w:pPr>
        <w:spacing w:line="240" w:lineRule="auto"/>
        <w:jc w:val="both"/>
        <w:rPr>
          <w:rFonts w:ascii="EC Square Sans Pro" w:eastAsia="EC Square Sans Pro" w:hAnsi="EC Square Sans Pro" w:cs="EC Square Sans Pro"/>
          <w:color w:val="000000" w:themeColor="text1"/>
          <w:lang w:val="en-GB"/>
        </w:rPr>
      </w:pPr>
    </w:p>
    <w:p w14:paraId="02A3DE2A" w14:textId="77777777" w:rsidR="002D7581" w:rsidRPr="00FD4B2F" w:rsidRDefault="002D7581" w:rsidP="002D7581">
      <w:pPr>
        <w:pStyle w:val="JRCLevel-2title"/>
        <w:numPr>
          <w:ilvl w:val="1"/>
          <w:numId w:val="1"/>
        </w:numPr>
        <w:ind w:left="567" w:hanging="567"/>
      </w:pPr>
      <w:bookmarkStart w:id="4" w:name="_Toc188439394"/>
      <w:bookmarkStart w:id="5" w:name="_Toc183440492"/>
      <w:r w:rsidRPr="007E4A77">
        <w:t>New political context</w:t>
      </w:r>
      <w:r>
        <w:t xml:space="preserve"> and priorities</w:t>
      </w:r>
    </w:p>
    <w:p w14:paraId="1D1E715F" w14:textId="46FCD5C0" w:rsidR="002D7581" w:rsidRPr="002D7581" w:rsidRDefault="002D7581" w:rsidP="002D7581">
      <w:pPr>
        <w:spacing w:after="160" w:line="257" w:lineRule="auto"/>
        <w:jc w:val="both"/>
        <w:rPr>
          <w:rFonts w:ascii="EC Square Sans Pro" w:hAnsi="EC Square Sans Pro"/>
          <w:lang w:val="en-GB"/>
        </w:rPr>
      </w:pPr>
      <w:r w:rsidRPr="002D7581">
        <w:rPr>
          <w:rFonts w:ascii="EC Square Sans Pro" w:hAnsi="EC Square Sans Pro"/>
          <w:lang w:val="en-GB"/>
        </w:rPr>
        <w:t xml:space="preserve">The EU’s current political agenda, framed by the </w:t>
      </w:r>
      <w:r w:rsidRPr="002D7581">
        <w:rPr>
          <w:rFonts w:ascii="EC Square Sans Pro" w:hAnsi="EC Square Sans Pro"/>
          <w:b/>
          <w:bCs/>
          <w:lang w:val="en-GB"/>
        </w:rPr>
        <w:t xml:space="preserve">Strategic Agenda 2024-2029 </w:t>
      </w:r>
      <w:r w:rsidRPr="002D7581">
        <w:rPr>
          <w:rFonts w:ascii="EC Square Sans Pro" w:hAnsi="EC Square Sans Pro"/>
          <w:b/>
          <w:bCs/>
          <w:lang w:val="en-GB"/>
        </w:rPr>
        <w:fldChar w:fldCharType="begin"/>
      </w:r>
      <w:r w:rsidR="007D58D6">
        <w:rPr>
          <w:rFonts w:ascii="EC Square Sans Pro" w:hAnsi="EC Square Sans Pro"/>
          <w:b/>
          <w:bCs/>
          <w:lang w:val="en-GB"/>
        </w:rPr>
        <w:instrText xml:space="preserve"> ADDIN ZOTERO_ITEM CSL_CITATION {"citationID":"tDAje3nQ","properties":{"formattedCitation":"[1]","plainCitation":"[1]","noteIndex":0},"citationItems":[{"id":780,"uris":["http://zotero.org/groups/5272309/items/SLDKNNA3"],"itemData":{"id":780,"type":"document","title":"EU Strategic Agenda 2024—2029","URL":"https://www.consilium.europa.eu/media/yxrc05pz/sn02167en24_web.pdf","author":[{"family":"Council","given":"European"}]}}],"schema":"https://github.com/citation-style-language/schema/raw/master/csl-citation.json"} </w:instrText>
      </w:r>
      <w:r w:rsidRPr="002D7581">
        <w:rPr>
          <w:rFonts w:ascii="EC Square Sans Pro" w:hAnsi="EC Square Sans Pro"/>
          <w:b/>
          <w:bCs/>
          <w:lang w:val="en-GB"/>
        </w:rPr>
        <w:fldChar w:fldCharType="separate"/>
      </w:r>
      <w:r w:rsidR="007D58D6" w:rsidRPr="007D58D6">
        <w:rPr>
          <w:rFonts w:ascii="EC Square Sans Pro" w:hAnsi="EC Square Sans Pro"/>
          <w:lang w:val="en-GB"/>
        </w:rPr>
        <w:t>[1]</w:t>
      </w:r>
      <w:r w:rsidRPr="002D7581">
        <w:rPr>
          <w:rFonts w:ascii="EC Square Sans Pro" w:hAnsi="EC Square Sans Pro"/>
          <w:b/>
          <w:bCs/>
          <w:lang w:val="en-GB"/>
        </w:rPr>
        <w:fldChar w:fldCharType="end"/>
      </w:r>
      <w:r w:rsidRPr="002D7581">
        <w:rPr>
          <w:rFonts w:ascii="EC Square Sans Pro" w:hAnsi="EC Square Sans Pro"/>
          <w:lang w:val="en-GB"/>
        </w:rPr>
        <w:t xml:space="preserve">, underscores the central role of the green (and digital) transition in steering Europe towards sustainable development and economic resilience. This renewed focus is driven by the pressing need to respond to evolving global challenges, including geopolitical tensions, shifting economic power dynamics, and the accelerating impacts of climate change. Therefore, the objectives of the </w:t>
      </w:r>
      <w:r w:rsidRPr="002D7581">
        <w:rPr>
          <w:rFonts w:ascii="EC Square Sans Pro" w:hAnsi="EC Square Sans Pro"/>
          <w:b/>
          <w:lang w:val="en-GB"/>
        </w:rPr>
        <w:t>European Green Deal</w:t>
      </w:r>
      <w:r w:rsidRPr="002D7581">
        <w:rPr>
          <w:rFonts w:ascii="EC Square Sans Pro" w:hAnsi="EC Square Sans Pro"/>
          <w:lang w:val="en-GB"/>
        </w:rPr>
        <w:t xml:space="preserve"> continue to be central to the EU’s strategic framework, integrating climate action with economic growth, ensuring that Europe remains at the forefront of green technology and innovation.</w:t>
      </w:r>
    </w:p>
    <w:p w14:paraId="33F00947" w14:textId="77777777" w:rsidR="002D7581" w:rsidRPr="002D7581" w:rsidRDefault="002D7581" w:rsidP="002D7581">
      <w:pPr>
        <w:jc w:val="both"/>
        <w:rPr>
          <w:lang w:val="en-GB"/>
        </w:rPr>
      </w:pPr>
      <w:r w:rsidRPr="002D7581">
        <w:rPr>
          <w:rFonts w:ascii="EC Square Sans Pro" w:hAnsi="EC Square Sans Pro"/>
          <w:lang w:val="en-GB"/>
        </w:rPr>
        <w:t xml:space="preserve">Indeed, </w:t>
      </w:r>
      <w:r w:rsidRPr="002D7581">
        <w:rPr>
          <w:rFonts w:ascii="EC Square Sans Pro" w:eastAsia="Aptos" w:hAnsi="EC Square Sans Pro" w:cs="Aptos"/>
          <w:noProof/>
          <w:lang w:val="en-GB"/>
        </w:rPr>
        <w:t xml:space="preserve">the European Commission’s President has reaffirmed her commitment to the green transition, emphasising the </w:t>
      </w:r>
      <w:r w:rsidRPr="002D7581">
        <w:rPr>
          <w:rFonts w:ascii="EC Square Sans Pro" w:eastAsia="Aptos" w:hAnsi="EC Square Sans Pro" w:cs="Aptos"/>
          <w:lang w:val="en-GB"/>
        </w:rPr>
        <w:t xml:space="preserve">need to stay the course on the goals set out in the European Green </w:t>
      </w:r>
      <w:r w:rsidRPr="002D7581">
        <w:rPr>
          <w:rFonts w:ascii="EC Square Sans Pro" w:eastAsia="Aptos" w:hAnsi="EC Square Sans Pro" w:cs="Aptos"/>
          <w:bCs/>
          <w:noProof/>
          <w:lang w:val="en-GB"/>
        </w:rPr>
        <w:t>Deal,</w:t>
      </w:r>
      <w:r w:rsidRPr="002D7581">
        <w:rPr>
          <w:rFonts w:ascii="EC Square Sans Pro" w:eastAsia="Aptos" w:hAnsi="EC Square Sans Pro" w:cs="Aptos"/>
          <w:b/>
          <w:bCs/>
          <w:noProof/>
          <w:lang w:val="en-GB"/>
        </w:rPr>
        <w:t xml:space="preserve"> </w:t>
      </w:r>
      <w:r w:rsidRPr="002D7581">
        <w:rPr>
          <w:rFonts w:ascii="EC Square Sans Pro" w:eastAsia="Aptos" w:hAnsi="EC Square Sans Pro" w:cs="Aptos"/>
          <w:noProof/>
          <w:lang w:val="en-GB"/>
        </w:rPr>
        <w:t xml:space="preserve">which remains a blueprint for fostering economic resilience, social cohesion, and global leadership. Since its launch in 2019, the European Green Deal (EGD) has made </w:t>
      </w:r>
      <w:r w:rsidRPr="002D7581">
        <w:rPr>
          <w:rFonts w:ascii="EC Square Sans Pro" w:eastAsia="Aptos" w:hAnsi="EC Square Sans Pro" w:cs="Aptos"/>
          <w:b/>
          <w:lang w:val="en-GB"/>
        </w:rPr>
        <w:t>significant progress</w:t>
      </w:r>
      <w:r w:rsidRPr="002D7581">
        <w:rPr>
          <w:rFonts w:ascii="EC Square Sans Pro" w:eastAsia="Aptos" w:hAnsi="EC Square Sans Pro" w:cs="Aptos"/>
          <w:noProof/>
          <w:lang w:val="en-GB"/>
        </w:rPr>
        <w:t xml:space="preserve"> in driving the EU's transition to a low-carbon economy. The implementation of the green transition is however increasingly facing </w:t>
      </w:r>
      <w:r w:rsidRPr="002D7581" w:rsidDel="00FB61C8">
        <w:rPr>
          <w:rFonts w:ascii="EC Square Sans Pro" w:eastAsia="Aptos" w:hAnsi="EC Square Sans Pro" w:cs="Aptos"/>
          <w:noProof/>
          <w:lang w:val="en-GB"/>
        </w:rPr>
        <w:t>various</w:t>
      </w:r>
      <w:r w:rsidRPr="002D7581">
        <w:rPr>
          <w:rFonts w:ascii="EC Square Sans Pro" w:eastAsia="Aptos" w:hAnsi="EC Square Sans Pro" w:cs="Aptos"/>
          <w:noProof/>
          <w:lang w:val="en-GB"/>
        </w:rPr>
        <w:t xml:space="preserve"> new challenges. The EU</w:t>
      </w:r>
      <w:r w:rsidRPr="002D7581" w:rsidDel="00D46462">
        <w:rPr>
          <w:rFonts w:ascii="EC Square Sans Pro" w:eastAsia="Aptos" w:hAnsi="EC Square Sans Pro" w:cs="Aptos"/>
          <w:noProof/>
          <w:lang w:val="en-GB"/>
        </w:rPr>
        <w:t xml:space="preserve"> </w:t>
      </w:r>
      <w:r w:rsidRPr="002D7581">
        <w:rPr>
          <w:rFonts w:ascii="EC Square Sans Pro" w:eastAsia="Aptos" w:hAnsi="EC Square Sans Pro" w:cs="Aptos"/>
          <w:noProof/>
          <w:lang w:val="en-GB"/>
        </w:rPr>
        <w:t xml:space="preserve"> grapples with rising geopolitical conflicts and unprecedented trade tensions, with slow economic growth and technological competition. Whilst the green transition supports </w:t>
      </w:r>
      <w:r w:rsidRPr="002D7581">
        <w:rPr>
          <w:rFonts w:ascii="EC Square Sans Pro" w:eastAsia="Aptos" w:hAnsi="EC Square Sans Pro" w:cs="Aptos"/>
          <w:b/>
          <w:lang w:val="en-GB"/>
        </w:rPr>
        <w:t xml:space="preserve">the redefinition of the EU’s competitiveness and security agenda, </w:t>
      </w:r>
      <w:r w:rsidRPr="002D7581">
        <w:rPr>
          <w:rFonts w:ascii="EC Square Sans Pro" w:eastAsia="Aptos" w:hAnsi="EC Square Sans Pro" w:cs="Aptos"/>
          <w:lang w:val="en-GB"/>
        </w:rPr>
        <w:t>the political, economic, social and regulatory frame in which it is analysed is shifting</w:t>
      </w:r>
      <w:r w:rsidRPr="002D7581">
        <w:rPr>
          <w:rFonts w:ascii="EC Square Sans Pro" w:eastAsia="Aptos" w:hAnsi="EC Square Sans Pro" w:cs="Aptos"/>
          <w:noProof/>
          <w:lang w:val="en-GB"/>
        </w:rPr>
        <w:t xml:space="preserve">. </w:t>
      </w:r>
    </w:p>
    <w:p w14:paraId="1AA0B260" w14:textId="33EAB8A0" w:rsidR="002D7581" w:rsidRPr="002D7581" w:rsidRDefault="002D7581" w:rsidP="002D7581">
      <w:pPr>
        <w:keepLines/>
        <w:spacing w:before="240" w:line="259" w:lineRule="auto"/>
        <w:jc w:val="both"/>
        <w:rPr>
          <w:rFonts w:ascii="EC Square Sans Pro" w:hAnsi="EC Square Sans Pro"/>
          <w:lang w:val="en-GB"/>
        </w:rPr>
      </w:pPr>
      <w:r w:rsidRPr="002D7581">
        <w:rPr>
          <w:rFonts w:ascii="EC Square Sans Pro" w:eastAsia="Aptos" w:hAnsi="EC Square Sans Pro" w:cs="Aptos"/>
          <w:noProof/>
          <w:lang w:val="en-GB"/>
        </w:rPr>
        <w:t>To this aim, al</w:t>
      </w:r>
      <w:r w:rsidRPr="002D7581">
        <w:rPr>
          <w:rFonts w:ascii="EC Square Sans Pro" w:eastAsia="EC Square Sans Pro" w:hAnsi="EC Square Sans Pro" w:cs="EC Square Sans Pro"/>
          <w:color w:val="000000" w:themeColor="text1"/>
          <w:lang w:val="en-GB"/>
        </w:rPr>
        <w:t xml:space="preserve">igning </w:t>
      </w:r>
      <w:r w:rsidRPr="002D7581">
        <w:rPr>
          <w:rStyle w:val="Strong"/>
          <w:rFonts w:ascii="EC Square Sans Pro" w:eastAsia="EC Square Sans Pro" w:hAnsi="EC Square Sans Pro" w:cs="EC Square Sans Pro"/>
          <w:b w:val="0"/>
          <w:color w:val="000000" w:themeColor="text1"/>
          <w:lang w:val="en-GB"/>
        </w:rPr>
        <w:t>sustainability</w:t>
      </w:r>
      <w:r w:rsidRPr="002D7581">
        <w:rPr>
          <w:rFonts w:ascii="EC Square Sans Pro" w:eastAsia="EC Square Sans Pro" w:hAnsi="EC Square Sans Pro" w:cs="EC Square Sans Pro"/>
          <w:color w:val="000000" w:themeColor="text1"/>
          <w:lang w:val="en-GB"/>
        </w:rPr>
        <w:t xml:space="preserve"> with </w:t>
      </w:r>
      <w:r w:rsidRPr="002D7581">
        <w:rPr>
          <w:rStyle w:val="Strong"/>
          <w:rFonts w:ascii="EC Square Sans Pro" w:eastAsia="EC Square Sans Pro" w:hAnsi="EC Square Sans Pro" w:cs="EC Square Sans Pro"/>
          <w:b w:val="0"/>
          <w:color w:val="000000" w:themeColor="text1"/>
          <w:lang w:val="en-GB"/>
        </w:rPr>
        <w:t>competitiveness</w:t>
      </w:r>
      <w:r w:rsidRPr="002D7581">
        <w:rPr>
          <w:rFonts w:ascii="EC Square Sans Pro" w:eastAsia="EC Square Sans Pro" w:hAnsi="EC Square Sans Pro" w:cs="EC Square Sans Pro"/>
          <w:color w:val="000000" w:themeColor="text1"/>
          <w:lang w:val="en-GB"/>
        </w:rPr>
        <w:t xml:space="preserve"> is essential for the EU’s strategic future,</w:t>
      </w:r>
      <w:r w:rsidRPr="002D7581">
        <w:rPr>
          <w:rFonts w:ascii="EC Square Sans Pro" w:hAnsi="EC Square Sans Pro"/>
          <w:lang w:val="en-GB"/>
        </w:rPr>
        <w:t xml:space="preserve"> also in light of the </w:t>
      </w:r>
      <w:r w:rsidRPr="002D7581">
        <w:rPr>
          <w:rFonts w:ascii="EC Square Sans Pro" w:hAnsi="EC Square Sans Pro"/>
          <w:bCs/>
          <w:lang w:val="en-GB"/>
        </w:rPr>
        <w:t>new priorities set by the Commission, with its flagship initiatives of</w:t>
      </w:r>
      <w:r w:rsidRPr="002D7581">
        <w:rPr>
          <w:rFonts w:ascii="EC Square Sans Pro" w:hAnsi="EC Square Sans Pro"/>
          <w:lang w:val="en-GB"/>
        </w:rPr>
        <w:t xml:space="preserve"> the </w:t>
      </w:r>
      <w:r w:rsidRPr="002D7581">
        <w:rPr>
          <w:rFonts w:ascii="EC Square Sans Pro" w:hAnsi="EC Square Sans Pro"/>
          <w:b/>
          <w:bCs/>
          <w:lang w:val="en-GB"/>
        </w:rPr>
        <w:t>Competitiveness Compass</w:t>
      </w:r>
      <w:r w:rsidRPr="002D7581">
        <w:rPr>
          <w:rFonts w:ascii="EC Square Sans Pro" w:hAnsi="EC Square Sans Pro"/>
          <w:lang w:val="en-GB"/>
        </w:rPr>
        <w:t xml:space="preserve"> and the </w:t>
      </w:r>
      <w:r w:rsidRPr="002D7581">
        <w:rPr>
          <w:rFonts w:ascii="EC Square Sans Pro" w:hAnsi="EC Square Sans Pro"/>
          <w:b/>
          <w:lang w:val="en-GB"/>
        </w:rPr>
        <w:t>Clean Industrial Deal</w:t>
      </w:r>
      <w:r w:rsidRPr="002D7581">
        <w:rPr>
          <w:rFonts w:ascii="EC Square Sans Pro" w:hAnsi="EC Square Sans Pro"/>
          <w:lang w:val="en-GB"/>
        </w:rPr>
        <w:t>, which point towards strengthened competitiveness, decarbonisation, closing the innovation gap, reducing energy dependencies and increasing security</w:t>
      </w:r>
      <w:r w:rsidRPr="002D7581">
        <w:rPr>
          <w:rFonts w:ascii="EC Square Sans Pro" w:eastAsia="EC Square Sans Pro" w:hAnsi="EC Square Sans Pro" w:cs="EC Square Sans Pro"/>
          <w:color w:val="000000" w:themeColor="text1"/>
          <w:lang w:val="en-GB"/>
        </w:rPr>
        <w:t xml:space="preserve">. Achieving the green transition requires not only </w:t>
      </w:r>
      <w:r w:rsidRPr="002D7581">
        <w:rPr>
          <w:rStyle w:val="Strong"/>
          <w:rFonts w:ascii="EC Square Sans Pro" w:eastAsia="EC Square Sans Pro" w:hAnsi="EC Square Sans Pro" w:cs="EC Square Sans Pro"/>
          <w:b w:val="0"/>
          <w:color w:val="000000" w:themeColor="text1"/>
          <w:lang w:val="en-GB"/>
        </w:rPr>
        <w:t>environmental progress</w:t>
      </w:r>
      <w:r w:rsidRPr="002D7581">
        <w:rPr>
          <w:rFonts w:ascii="EC Square Sans Pro" w:eastAsia="EC Square Sans Pro" w:hAnsi="EC Square Sans Pro" w:cs="EC Square Sans Pro"/>
          <w:color w:val="000000" w:themeColor="text1"/>
          <w:lang w:val="en-GB"/>
        </w:rPr>
        <w:t xml:space="preserve"> but </w:t>
      </w:r>
      <w:r w:rsidRPr="002D7581">
        <w:rPr>
          <w:rStyle w:val="Emphasis"/>
          <w:rFonts w:ascii="EC Square Sans Pro" w:eastAsia="EC Square Sans Pro" w:hAnsi="EC Square Sans Pro" w:cs="EC Square Sans Pro"/>
          <w:color w:val="000000" w:themeColor="text1"/>
          <w:lang w:val="en-GB"/>
        </w:rPr>
        <w:t>economic resilience</w:t>
      </w:r>
      <w:r w:rsidRPr="002D7581">
        <w:rPr>
          <w:rFonts w:ascii="EC Square Sans Pro" w:eastAsia="EC Square Sans Pro" w:hAnsi="EC Square Sans Pro" w:cs="EC Square Sans Pro"/>
          <w:color w:val="000000" w:themeColor="text1"/>
          <w:lang w:val="en-GB"/>
        </w:rPr>
        <w:t xml:space="preserve">—a balance necessary to meet rising global tensions and competition </w:t>
      </w:r>
      <w:r w:rsidRPr="002D7581">
        <w:rPr>
          <w:rFonts w:ascii="EC Square Sans Pro" w:eastAsia="EC Square Sans Pro" w:hAnsi="EC Square Sans Pro" w:cs="EC Square Sans Pro"/>
          <w:color w:val="000000" w:themeColor="text1"/>
          <w:lang w:val="en-GB"/>
        </w:rPr>
        <w:fldChar w:fldCharType="begin"/>
      </w:r>
      <w:r>
        <w:rPr>
          <w:rFonts w:ascii="EC Square Sans Pro" w:eastAsia="EC Square Sans Pro" w:hAnsi="EC Square Sans Pro" w:cs="EC Square Sans Pro"/>
          <w:color w:val="000000" w:themeColor="text1"/>
          <w:lang w:val="en-GB"/>
        </w:rPr>
        <w:instrText xml:space="preserve"> ADDIN ZOTERO_ITEM CSL_CITATION {"citationID":"bVDnh3uE","properties":{"formattedCitation":"[2], [3], [4]","plainCitation":"[2], [3], [4]","noteIndex":0},"citationItems":[{"id":779,"uris":["http://zotero.org/groups/5272309/items/CKAETXNQ"],"itemData":{"id":779,"type":"document","publisher":"European Commission","title":"The future of European competitiveness (Part A)—A competitiveness strategy for Europe","URL":"https://commission.europa.eu/document/download/97e481fd-2dc3-412d-be4c-f152a8232961_en?filename=The%20future%20of%20European%20competitiveness%20_%20A%20competitiveness%20strategy%20for%20Europe.pdf","author":[{"family":"Draghi","given":"Mario"}],"issued":{"date-parts":[["2024",9]]}}},{"id":781,"uris":["http://zotero.org/groups/5272309/items/DGG75TRD"],"itemData":{"id":781,"type":"document","publisher":"European Commission","title":"The future of European competitiveness (Part B) – In-depth analysis and recommendations","URL":"https://commission.europa.eu/document/download/ec1409c1-d4b4-4882-8bdd-3519f86bbb92_en?filename=The%20future%20of%20European%20competitiveness_%20In-depth%20analysis%20and%20recommendations_0.pdf","author":[{"family":"Draghi","given":"Mario"}],"issued":{"date-parts":[["2024",9]]}}},{"id":1698,"uris":["http://zotero.org/groups/5272309/items/H9HXN8ZJ"],"itemData":{"id":1698,"type":"book","abstract":"Campaigning across Europe ahead of this year’s European elections was a reminder of what makes our Union what it is. Almost 500 million people with such disparate cultures, complex histories and differing perspectives all coming together at the same time to articulate their wish for an entire Union of 27 countries. In casting their vote they also help to build a shared European identity – all of this bound together by our rich and varied cultural tapestry. This is Europe’s greatest strength. It makes Europe more than a construct or a project. Europe is our home: unique in design and united in diversity. From the record number of first-time voters to those who have voted in every European election, people expressed hopes and aspirations for a healthier and more prosperous future. But they also pointed to the fact that we are in an era of anxiety and uncertainty. Europeans have real doubts and concerns about the instabilities and insecurities we face – from the cost of living, housing and doing business to the way issues such as migration are handled. From our security at home to the wars in Ukraine and the Middle East. They also worry that Europe is often not fast enough; that it can be either too distant or too burdensome. All of these expectations and concerns are real, legitimate and must be responded to. For that reason, I believe it is essential that the democratic centre in Europe holds. But if that centre is to hold it must live up to the scale of the concerns and the challenges that people face in their lives. Failure to do so would fuel resentment and polarisation and leave a fertile ground for those who peddle simplistic solutions but in reality want to destabilise our societies. This is the backdrop to what is an era of profound change – for our society and our security, our planet and our economy. The speed of change can be destabilising and, for some, can lead to a sense of loss for the world as it used to be and a worry for the world as it will be.","call-number":"NA-09-24-611-EN-N","ISBN":"978-92-68-19516-1","language":"eng","publisher":"Publications Office of the European Union","source":"Publications Office of the European Union","title":"Europe’s choice: political guidelines for the next European Commission 2024−2029","title-short":"Europe’s choice","URL":"https://data.europa.eu/doi/10.2775/260104","author":[{"literal":"Directorate-General for Communication\n                \n                        (European Commission)"},{"family":"Leyen","given":"Ursula","dropping-particle":"von der"}],"accessed":{"date-parts":[["2025",3,19]]},"issued":{"date-parts":[["2024"]]}}}],"schema":"https://github.com/citation-style-language/schema/raw/master/csl-citation.json"} </w:instrText>
      </w:r>
      <w:r w:rsidRPr="002D7581">
        <w:rPr>
          <w:rFonts w:ascii="EC Square Sans Pro" w:eastAsia="EC Square Sans Pro" w:hAnsi="EC Square Sans Pro" w:cs="EC Square Sans Pro"/>
          <w:color w:val="000000" w:themeColor="text1"/>
          <w:lang w:val="en-GB"/>
        </w:rPr>
        <w:fldChar w:fldCharType="separate"/>
      </w:r>
      <w:r w:rsidRPr="002D7581">
        <w:rPr>
          <w:rFonts w:ascii="EC Square Sans Pro" w:hAnsi="EC Square Sans Pro"/>
          <w:lang w:val="en-GB"/>
        </w:rPr>
        <w:t>[2], [3], [4]</w:t>
      </w:r>
      <w:r w:rsidRPr="002D7581">
        <w:rPr>
          <w:rFonts w:ascii="EC Square Sans Pro" w:eastAsia="EC Square Sans Pro" w:hAnsi="EC Square Sans Pro" w:cs="EC Square Sans Pro"/>
          <w:color w:val="000000" w:themeColor="text1"/>
          <w:lang w:val="en-GB"/>
        </w:rPr>
        <w:fldChar w:fldCharType="end"/>
      </w:r>
      <w:r w:rsidRPr="002D7581">
        <w:rPr>
          <w:rFonts w:ascii="EC Square Sans Pro" w:eastAsia="EC Square Sans Pro" w:hAnsi="EC Square Sans Pro" w:cs="EC Square Sans Pro"/>
          <w:bCs/>
          <w:color w:val="000000" w:themeColor="text1"/>
          <w:lang w:val="en-GB"/>
        </w:rPr>
        <w:t>.</w:t>
      </w:r>
      <w:r w:rsidRPr="002D7581">
        <w:rPr>
          <w:rFonts w:ascii="EC Square Sans Pro" w:eastAsia="EC Square Sans Pro" w:hAnsi="EC Square Sans Pro" w:cs="EC Square Sans Pro"/>
          <w:color w:val="000000" w:themeColor="text1"/>
          <w:lang w:val="en-GB"/>
        </w:rPr>
        <w:t xml:space="preserve"> Addressing this challenge calls for a </w:t>
      </w:r>
      <w:r w:rsidRPr="002D7581">
        <w:rPr>
          <w:rStyle w:val="Strong"/>
          <w:rFonts w:ascii="EC Square Sans Pro" w:eastAsia="EC Square Sans Pro" w:hAnsi="EC Square Sans Pro" w:cs="EC Square Sans Pro"/>
          <w:b w:val="0"/>
          <w:color w:val="000000" w:themeColor="text1"/>
          <w:lang w:val="en-GB"/>
        </w:rPr>
        <w:t>comprehensive approach</w:t>
      </w:r>
      <w:r w:rsidRPr="002D7581">
        <w:rPr>
          <w:rFonts w:ascii="EC Square Sans Pro" w:eastAsia="EC Square Sans Pro" w:hAnsi="EC Square Sans Pro" w:cs="EC Square Sans Pro"/>
          <w:color w:val="000000" w:themeColor="text1"/>
          <w:lang w:val="en-GB"/>
        </w:rPr>
        <w:t xml:space="preserve"> that integrates </w:t>
      </w:r>
      <w:r w:rsidRPr="002D7581">
        <w:rPr>
          <w:rStyle w:val="Emphasis"/>
          <w:rFonts w:ascii="EC Square Sans Pro" w:eastAsia="EC Square Sans Pro" w:hAnsi="EC Square Sans Pro" w:cs="EC Square Sans Pro"/>
          <w:color w:val="000000" w:themeColor="text1"/>
          <w:lang w:val="en-GB"/>
        </w:rPr>
        <w:t>sustainability</w:t>
      </w:r>
      <w:r w:rsidRPr="002D7581">
        <w:rPr>
          <w:rFonts w:ascii="EC Square Sans Pro" w:eastAsia="EC Square Sans Pro" w:hAnsi="EC Square Sans Pro" w:cs="EC Square Sans Pro"/>
          <w:color w:val="000000" w:themeColor="text1"/>
          <w:lang w:val="en-GB"/>
        </w:rPr>
        <w:t xml:space="preserve"> into the EU’s economic framework. Therefore, for this evaluation the integration of </w:t>
      </w:r>
      <w:r w:rsidRPr="002D7581">
        <w:rPr>
          <w:rStyle w:val="Strong"/>
          <w:rFonts w:ascii="EC Square Sans Pro" w:eastAsia="EC Square Sans Pro" w:hAnsi="EC Square Sans Pro" w:cs="EC Square Sans Pro"/>
          <w:b w:val="0"/>
          <w:color w:val="000000" w:themeColor="text1"/>
          <w:lang w:val="en-GB"/>
        </w:rPr>
        <w:t>sustainability</w:t>
      </w:r>
      <w:r w:rsidRPr="002D7581">
        <w:rPr>
          <w:rFonts w:ascii="EC Square Sans Pro" w:eastAsia="EC Square Sans Pro" w:hAnsi="EC Square Sans Pro" w:cs="EC Square Sans Pro"/>
          <w:color w:val="000000" w:themeColor="text1"/>
          <w:lang w:val="en-GB"/>
        </w:rPr>
        <w:t xml:space="preserve"> and </w:t>
      </w:r>
      <w:r w:rsidRPr="002D7581">
        <w:rPr>
          <w:rStyle w:val="Strong"/>
          <w:rFonts w:ascii="EC Square Sans Pro" w:eastAsia="EC Square Sans Pro" w:hAnsi="EC Square Sans Pro" w:cs="EC Square Sans Pro"/>
          <w:b w:val="0"/>
          <w:color w:val="000000" w:themeColor="text1"/>
          <w:lang w:val="en-GB"/>
        </w:rPr>
        <w:t>competitiveness</w:t>
      </w:r>
      <w:r w:rsidRPr="002D7581">
        <w:rPr>
          <w:rFonts w:ascii="EC Square Sans Pro" w:eastAsia="EC Square Sans Pro" w:hAnsi="EC Square Sans Pro" w:cs="EC Square Sans Pro"/>
          <w:color w:val="000000" w:themeColor="text1"/>
          <w:lang w:val="en-GB"/>
        </w:rPr>
        <w:t xml:space="preserve"> serves as the guiding framework, drawing on </w:t>
      </w:r>
      <w:r w:rsidRPr="002D7581">
        <w:rPr>
          <w:rStyle w:val="Emphasis"/>
          <w:rFonts w:ascii="EC Square Sans Pro" w:eastAsia="EC Square Sans Pro" w:hAnsi="EC Square Sans Pro" w:cs="EC Square Sans Pro"/>
          <w:color w:val="000000" w:themeColor="text1"/>
          <w:lang w:val="en-GB"/>
        </w:rPr>
        <w:t>evidence</w:t>
      </w:r>
      <w:r w:rsidRPr="002D7581">
        <w:rPr>
          <w:rFonts w:ascii="EC Square Sans Pro" w:eastAsia="EC Square Sans Pro" w:hAnsi="EC Square Sans Pro" w:cs="EC Square Sans Pro"/>
          <w:color w:val="000000" w:themeColor="text1"/>
          <w:lang w:val="en-GB"/>
        </w:rPr>
        <w:t xml:space="preserve"> from key </w:t>
      </w:r>
      <w:r w:rsidRPr="002D7581">
        <w:rPr>
          <w:rStyle w:val="Strong"/>
          <w:rFonts w:ascii="EC Square Sans Pro" w:eastAsia="EC Square Sans Pro" w:hAnsi="EC Square Sans Pro" w:cs="EC Square Sans Pro"/>
          <w:b w:val="0"/>
          <w:color w:val="000000" w:themeColor="text1"/>
          <w:lang w:val="en-GB"/>
        </w:rPr>
        <w:t>reports</w:t>
      </w:r>
      <w:r w:rsidRPr="002D7581">
        <w:rPr>
          <w:rFonts w:ascii="EC Square Sans Pro" w:eastAsia="EC Square Sans Pro" w:hAnsi="EC Square Sans Pro" w:cs="EC Square Sans Pro"/>
          <w:color w:val="000000" w:themeColor="text1"/>
          <w:lang w:val="en-GB"/>
        </w:rPr>
        <w:t xml:space="preserve"> and </w:t>
      </w:r>
      <w:r w:rsidRPr="002D7581">
        <w:rPr>
          <w:rStyle w:val="Strong"/>
          <w:rFonts w:ascii="EC Square Sans Pro" w:eastAsia="EC Square Sans Pro" w:hAnsi="EC Square Sans Pro" w:cs="EC Square Sans Pro"/>
          <w:b w:val="0"/>
          <w:color w:val="000000" w:themeColor="text1"/>
          <w:lang w:val="en-GB"/>
        </w:rPr>
        <w:t>policy documents</w:t>
      </w:r>
      <w:r w:rsidRPr="002D7581">
        <w:rPr>
          <w:rFonts w:ascii="EC Square Sans Pro" w:eastAsia="EC Square Sans Pro" w:hAnsi="EC Square Sans Pro" w:cs="EC Square Sans Pro"/>
          <w:color w:val="000000" w:themeColor="text1"/>
          <w:lang w:val="en-GB"/>
        </w:rPr>
        <w:t xml:space="preserve"> that emphasize an </w:t>
      </w:r>
      <w:r w:rsidRPr="002D7581">
        <w:rPr>
          <w:rStyle w:val="Emphasis"/>
          <w:rFonts w:ascii="EC Square Sans Pro" w:eastAsia="EC Square Sans Pro" w:hAnsi="EC Square Sans Pro" w:cs="EC Square Sans Pro"/>
          <w:color w:val="000000" w:themeColor="text1"/>
          <w:lang w:val="en-GB"/>
        </w:rPr>
        <w:t>adaptive</w:t>
      </w:r>
      <w:r w:rsidRPr="002D7581">
        <w:rPr>
          <w:rFonts w:ascii="EC Square Sans Pro" w:eastAsia="EC Square Sans Pro" w:hAnsi="EC Square Sans Pro" w:cs="EC Square Sans Pro"/>
          <w:color w:val="000000" w:themeColor="text1"/>
          <w:lang w:val="en-GB"/>
        </w:rPr>
        <w:t xml:space="preserve">, </w:t>
      </w:r>
      <w:r w:rsidRPr="002D7581">
        <w:rPr>
          <w:rStyle w:val="Strong"/>
          <w:rFonts w:ascii="EC Square Sans Pro" w:eastAsia="EC Square Sans Pro" w:hAnsi="EC Square Sans Pro" w:cs="EC Square Sans Pro"/>
          <w:b w:val="0"/>
          <w:color w:val="000000" w:themeColor="text1"/>
          <w:lang w:val="en-GB"/>
        </w:rPr>
        <w:t>innovation-driven approach</w:t>
      </w:r>
      <w:r w:rsidRPr="002D7581">
        <w:rPr>
          <w:rFonts w:ascii="EC Square Sans Pro" w:eastAsia="EC Square Sans Pro" w:hAnsi="EC Square Sans Pro" w:cs="EC Square Sans Pro"/>
          <w:color w:val="000000" w:themeColor="text1"/>
          <w:lang w:val="en-GB"/>
        </w:rPr>
        <w:t xml:space="preserve"> to the </w:t>
      </w:r>
      <w:r w:rsidRPr="002D7581">
        <w:rPr>
          <w:rStyle w:val="Strong"/>
          <w:rFonts w:ascii="EC Square Sans Pro" w:eastAsia="EC Square Sans Pro" w:hAnsi="EC Square Sans Pro" w:cs="EC Square Sans Pro"/>
          <w:b w:val="0"/>
          <w:color w:val="000000" w:themeColor="text1"/>
          <w:lang w:val="en-GB"/>
        </w:rPr>
        <w:t>green transition</w:t>
      </w:r>
      <w:r w:rsidRPr="002D7581">
        <w:rPr>
          <w:rFonts w:ascii="EC Square Sans Pro" w:eastAsia="EC Square Sans Pro" w:hAnsi="EC Square Sans Pro" w:cs="EC Square Sans Pro"/>
          <w:color w:val="000000" w:themeColor="text1"/>
          <w:lang w:val="en-GB"/>
        </w:rPr>
        <w:t>.</w:t>
      </w:r>
    </w:p>
    <w:p w14:paraId="21E7CE97" w14:textId="77777777" w:rsidR="002D7581" w:rsidRPr="002D7581" w:rsidRDefault="002D7581" w:rsidP="002D7581">
      <w:pPr>
        <w:jc w:val="both"/>
        <w:rPr>
          <w:rFonts w:ascii="EC Square Sans Pro" w:hAnsi="EC Square Sans Pro"/>
          <w:lang w:val="en-GB"/>
        </w:rPr>
      </w:pPr>
    </w:p>
    <w:p w14:paraId="54ED35CB" w14:textId="6916CFBE" w:rsidR="002D7581" w:rsidRDefault="25C9AE8B" w:rsidP="002D7581">
      <w:pPr>
        <w:jc w:val="both"/>
        <w:rPr>
          <w:rFonts w:ascii="EC Square Sans Pro" w:hAnsi="EC Square Sans Pro"/>
          <w:lang w:val="en-GB"/>
        </w:rPr>
      </w:pPr>
      <w:r w:rsidRPr="01DC4D3B">
        <w:rPr>
          <w:rFonts w:ascii="EC Square Sans Pro" w:hAnsi="EC Square Sans Pro"/>
          <w:lang w:val="en-GB"/>
        </w:rPr>
        <w:t xml:space="preserve">The 2025 JRC report </w:t>
      </w:r>
      <w:r w:rsidRPr="01DC4D3B">
        <w:rPr>
          <w:rFonts w:ascii="EC Square Sans Pro" w:hAnsi="EC Square Sans Pro"/>
          <w:b/>
          <w:bCs/>
          <w:lang w:val="en-GB"/>
        </w:rPr>
        <w:t>"Delivering the EU Green Deal - Progress towards targets"</w:t>
      </w:r>
      <w:r w:rsidRPr="01DC4D3B">
        <w:rPr>
          <w:rFonts w:ascii="EC Square Sans Pro" w:hAnsi="EC Square Sans Pro"/>
          <w:lang w:val="en-GB"/>
        </w:rPr>
        <w:t xml:space="preserve"> notes that while progress has been made in aligning policies with the EGD’s objectives, implementation gaps still persist. This work is an important piece of the puzzle in understanding where the EU stands, and underlines the need for enhanced coordination, targeted investment, and policy cohesion (see following section 1.</w:t>
      </w:r>
      <w:commentRangeStart w:id="6"/>
      <w:commentRangeStart w:id="7"/>
      <w:r w:rsidRPr="01DC4D3B">
        <w:rPr>
          <w:rFonts w:ascii="EC Square Sans Pro" w:hAnsi="EC Square Sans Pro"/>
          <w:lang w:val="en-GB"/>
        </w:rPr>
        <w:t>4).</w:t>
      </w:r>
      <w:commentRangeEnd w:id="6"/>
      <w:r w:rsidR="002D7581">
        <w:rPr>
          <w:rStyle w:val="CommentReference"/>
        </w:rPr>
        <w:commentReference w:id="6"/>
      </w:r>
      <w:commentRangeEnd w:id="7"/>
      <w:r w:rsidR="002D7581">
        <w:rPr>
          <w:rStyle w:val="CommentReference"/>
        </w:rPr>
        <w:commentReference w:id="7"/>
      </w:r>
      <w:r w:rsidRPr="01DC4D3B">
        <w:rPr>
          <w:rFonts w:ascii="EC Square Sans Pro" w:hAnsi="EC Square Sans Pro"/>
          <w:lang w:val="en-GB"/>
        </w:rPr>
        <w:t xml:space="preserve"> </w:t>
      </w:r>
    </w:p>
    <w:p w14:paraId="72F8AB07" w14:textId="77777777" w:rsidR="002D7581" w:rsidRPr="002D7581" w:rsidRDefault="002D7581" w:rsidP="002D7581">
      <w:pPr>
        <w:jc w:val="both"/>
        <w:rPr>
          <w:rFonts w:ascii="EC Square Sans Pro" w:hAnsi="EC Square Sans Pro"/>
          <w:lang w:val="en-GB"/>
        </w:rPr>
      </w:pPr>
    </w:p>
    <w:p w14:paraId="2B359CC4" w14:textId="043F2E60" w:rsidR="002D7581" w:rsidRPr="002D7581" w:rsidRDefault="25C9AE8B" w:rsidP="002D7581">
      <w:pPr>
        <w:jc w:val="both"/>
        <w:rPr>
          <w:rFonts w:ascii="EC Square Sans Pro" w:eastAsia="EC Square Sans Pro" w:hAnsi="EC Square Sans Pro" w:cs="EC Square Sans Pro"/>
          <w:color w:val="000000" w:themeColor="text1"/>
          <w:lang w:val="en-GB"/>
        </w:rPr>
      </w:pPr>
      <w:r w:rsidRPr="01DC4D3B">
        <w:rPr>
          <w:rFonts w:ascii="EC Square Sans Pro" w:hAnsi="EC Square Sans Pro"/>
          <w:lang w:val="en-GB"/>
        </w:rPr>
        <w:t>Building on these findings the present report aims to identify what is needed to bridge the remaining gaps and accelerate the progress. It takes a look at the challenges ahead and dives deeper into existing barriers to implementation. Furthermore, the report unveils potential enablers to foster progress towards the EU’s green transition goals and better assess the state of the green transition in the EU.</w:t>
      </w:r>
      <w:r w:rsidRPr="01DC4D3B">
        <w:rPr>
          <w:lang w:val="en-GB"/>
        </w:rPr>
        <w:t xml:space="preserve"> </w:t>
      </w:r>
      <w:r w:rsidRPr="01DC4D3B">
        <w:rPr>
          <w:rFonts w:ascii="EC Square Sans Pro" w:hAnsi="EC Square Sans Pro"/>
          <w:lang w:val="en-GB"/>
        </w:rPr>
        <w:t xml:space="preserve">The report also provides an integrated environmental assessment of </w:t>
      </w:r>
      <w:r w:rsidR="12550897" w:rsidRPr="01DC4D3B">
        <w:rPr>
          <w:rFonts w:ascii="EC Square Sans Pro" w:hAnsi="EC Square Sans Pro"/>
          <w:lang w:val="en-GB"/>
        </w:rPr>
        <w:t xml:space="preserve">a selection of EGD targets </w:t>
      </w:r>
      <w:r w:rsidR="00DE3D6D">
        <w:rPr>
          <w:rFonts w:ascii="EC Square Sans Pro" w:hAnsi="EC Square Sans Pro"/>
          <w:lang w:val="en-GB"/>
        </w:rPr>
        <w:t>and</w:t>
      </w:r>
      <w:r w:rsidR="12550897" w:rsidRPr="01DC4D3B">
        <w:rPr>
          <w:rFonts w:ascii="EC Square Sans Pro" w:hAnsi="EC Square Sans Pro"/>
          <w:lang w:val="en-GB"/>
        </w:rPr>
        <w:t xml:space="preserve"> ambitions</w:t>
      </w:r>
      <w:r w:rsidR="3E871B29" w:rsidRPr="01DC4D3B">
        <w:rPr>
          <w:rFonts w:ascii="EC Square Sans Pro" w:hAnsi="EC Square Sans Pro"/>
          <w:lang w:val="en-GB"/>
        </w:rPr>
        <w:t xml:space="preserve"> </w:t>
      </w:r>
      <w:bookmarkStart w:id="10" w:name="_GoBack"/>
      <w:bookmarkEnd w:id="10"/>
      <w:r w:rsidR="3E871B29" w:rsidRPr="01DC4D3B">
        <w:rPr>
          <w:rFonts w:ascii="EC Square Sans Pro" w:hAnsi="EC Square Sans Pro"/>
          <w:lang w:val="en-GB"/>
        </w:rPr>
        <w:t>(e.g., diet changes)</w:t>
      </w:r>
      <w:r w:rsidR="1D549CF1" w:rsidRPr="01DC4D3B">
        <w:rPr>
          <w:rFonts w:ascii="EC Square Sans Pro" w:hAnsi="EC Square Sans Pro"/>
          <w:lang w:val="en-GB"/>
        </w:rPr>
        <w:t>,</w:t>
      </w:r>
      <w:r w:rsidR="12550897" w:rsidRPr="01DC4D3B">
        <w:rPr>
          <w:rFonts w:ascii="EC Square Sans Pro" w:hAnsi="EC Square Sans Pro"/>
          <w:lang w:val="en-GB"/>
        </w:rPr>
        <w:t xml:space="preserve"> </w:t>
      </w:r>
      <w:r w:rsidRPr="01DC4D3B">
        <w:rPr>
          <w:rFonts w:ascii="EC Square Sans Pro" w:hAnsi="EC Square Sans Pro"/>
          <w:lang w:val="en-GB"/>
        </w:rPr>
        <w:t>able to inform measures needed to address the evolution of production and consumption patterns, by estimating their overall life cycle related impacts (see Chapter 3).</w:t>
      </w:r>
    </w:p>
    <w:p w14:paraId="7DE1A00E" w14:textId="53C62BCD" w:rsidR="002D7581" w:rsidRPr="002D7581" w:rsidRDefault="002D7581" w:rsidP="002D7581">
      <w:pPr>
        <w:rPr>
          <w:lang w:val="en-GB"/>
        </w:rPr>
      </w:pPr>
    </w:p>
    <w:p w14:paraId="208C6649" w14:textId="2EDFC7FE" w:rsidR="002D7581" w:rsidRPr="002D7581" w:rsidRDefault="002D7581" w:rsidP="002D7581">
      <w:pPr>
        <w:jc w:val="both"/>
        <w:rPr>
          <w:lang w:val="en-GB"/>
        </w:rPr>
      </w:pPr>
      <w:r w:rsidRPr="002D7581">
        <w:rPr>
          <w:rFonts w:ascii="EC Square Sans Pro" w:eastAsia="EC Square Sans Pro" w:hAnsi="EC Square Sans Pro" w:cs="EC Square Sans Pro"/>
          <w:color w:val="000000" w:themeColor="text1"/>
          <w:lang w:val="en-GB"/>
        </w:rPr>
        <w:t xml:space="preserve">Recognising that combining </w:t>
      </w:r>
      <w:r w:rsidRPr="002D7581">
        <w:rPr>
          <w:rStyle w:val="Strong"/>
          <w:rFonts w:ascii="EC Square Sans Pro" w:eastAsia="EC Square Sans Pro" w:hAnsi="EC Square Sans Pro" w:cs="EC Square Sans Pro"/>
          <w:b w:val="0"/>
          <w:color w:val="000000" w:themeColor="text1"/>
          <w:lang w:val="en-GB"/>
        </w:rPr>
        <w:t>sustainability</w:t>
      </w:r>
      <w:r w:rsidRPr="002D7581">
        <w:rPr>
          <w:rFonts w:ascii="EC Square Sans Pro" w:eastAsia="EC Square Sans Pro" w:hAnsi="EC Square Sans Pro" w:cs="EC Square Sans Pro"/>
          <w:color w:val="000000" w:themeColor="text1"/>
          <w:lang w:val="en-GB"/>
        </w:rPr>
        <w:t xml:space="preserve"> with </w:t>
      </w:r>
      <w:r w:rsidRPr="002D7581">
        <w:rPr>
          <w:rStyle w:val="Strong"/>
          <w:rFonts w:ascii="EC Square Sans Pro" w:eastAsia="EC Square Sans Pro" w:hAnsi="EC Square Sans Pro" w:cs="EC Square Sans Pro"/>
          <w:b w:val="0"/>
          <w:color w:val="000000" w:themeColor="text1"/>
          <w:lang w:val="en-GB"/>
        </w:rPr>
        <w:t>competitiveness</w:t>
      </w:r>
      <w:r w:rsidRPr="002D7581">
        <w:rPr>
          <w:rFonts w:ascii="EC Square Sans Pro" w:eastAsia="EC Square Sans Pro" w:hAnsi="EC Square Sans Pro" w:cs="EC Square Sans Pro"/>
          <w:color w:val="000000" w:themeColor="text1"/>
          <w:lang w:val="en-GB"/>
        </w:rPr>
        <w:t xml:space="preserve"> is essential for the EU’s strategic future, this report provides a </w:t>
      </w:r>
      <w:r w:rsidRPr="002D7581">
        <w:rPr>
          <w:rStyle w:val="Strong"/>
          <w:rFonts w:ascii="EC Square Sans Pro" w:eastAsia="EC Square Sans Pro" w:hAnsi="EC Square Sans Pro" w:cs="EC Square Sans Pro"/>
          <w:b w:val="0"/>
          <w:color w:val="000000" w:themeColor="text1"/>
          <w:lang w:val="en-GB"/>
        </w:rPr>
        <w:t>roadmap</w:t>
      </w:r>
      <w:r w:rsidRPr="002D7581">
        <w:rPr>
          <w:rFonts w:ascii="EC Square Sans Pro" w:eastAsia="EC Square Sans Pro" w:hAnsi="EC Square Sans Pro" w:cs="EC Square Sans Pro"/>
          <w:color w:val="000000" w:themeColor="text1"/>
          <w:lang w:val="en-GB"/>
        </w:rPr>
        <w:t xml:space="preserve"> for aligning the objectives of the </w:t>
      </w:r>
      <w:r w:rsidRPr="002D7581">
        <w:rPr>
          <w:rStyle w:val="Strong"/>
          <w:rFonts w:ascii="EC Square Sans Pro" w:eastAsia="EC Square Sans Pro" w:hAnsi="EC Square Sans Pro" w:cs="EC Square Sans Pro"/>
          <w:b w:val="0"/>
          <w:color w:val="000000" w:themeColor="text1"/>
          <w:lang w:val="en-GB"/>
        </w:rPr>
        <w:t>EGD</w:t>
      </w:r>
      <w:r w:rsidRPr="002D7581">
        <w:rPr>
          <w:rFonts w:ascii="EC Square Sans Pro" w:eastAsia="EC Square Sans Pro" w:hAnsi="EC Square Sans Pro" w:cs="EC Square Sans Pro"/>
          <w:color w:val="000000" w:themeColor="text1"/>
          <w:lang w:val="en-GB"/>
        </w:rPr>
        <w:t xml:space="preserve"> with evolving </w:t>
      </w:r>
      <w:r w:rsidRPr="002D7581">
        <w:rPr>
          <w:rStyle w:val="Emphasis"/>
          <w:rFonts w:ascii="EC Square Sans Pro" w:eastAsia="EC Square Sans Pro" w:hAnsi="EC Square Sans Pro" w:cs="EC Square Sans Pro"/>
          <w:i w:val="0"/>
          <w:color w:val="000000" w:themeColor="text1"/>
          <w:lang w:val="en-GB"/>
        </w:rPr>
        <w:t>economic</w:t>
      </w:r>
      <w:r w:rsidR="006223D8">
        <w:rPr>
          <w:rStyle w:val="Emphasis"/>
          <w:rFonts w:ascii="EC Square Sans Pro" w:eastAsia="EC Square Sans Pro" w:hAnsi="EC Square Sans Pro" w:cs="EC Square Sans Pro"/>
          <w:i w:val="0"/>
          <w:color w:val="000000" w:themeColor="text1"/>
          <w:lang w:val="en-GB"/>
        </w:rPr>
        <w:t xml:space="preserve"> and security</w:t>
      </w:r>
      <w:r w:rsidRPr="002D7581">
        <w:rPr>
          <w:rStyle w:val="Emphasis"/>
          <w:rFonts w:ascii="EC Square Sans Pro" w:eastAsia="EC Square Sans Pro" w:hAnsi="EC Square Sans Pro" w:cs="EC Square Sans Pro"/>
          <w:i w:val="0"/>
          <w:color w:val="000000" w:themeColor="text1"/>
          <w:lang w:val="en-GB"/>
        </w:rPr>
        <w:t xml:space="preserve"> conditions</w:t>
      </w:r>
      <w:r w:rsidRPr="002D7581">
        <w:rPr>
          <w:rFonts w:ascii="EC Square Sans Pro" w:eastAsia="EC Square Sans Pro" w:hAnsi="EC Square Sans Pro" w:cs="EC Square Sans Pro"/>
          <w:color w:val="000000" w:themeColor="text1"/>
          <w:lang w:val="en-GB"/>
        </w:rPr>
        <w:t xml:space="preserve">. It aims to contribute to the EU’s progress towards its </w:t>
      </w:r>
      <w:r w:rsidRPr="002D7581">
        <w:rPr>
          <w:rStyle w:val="Strong"/>
          <w:rFonts w:ascii="EC Square Sans Pro" w:eastAsia="EC Square Sans Pro" w:hAnsi="EC Square Sans Pro" w:cs="EC Square Sans Pro"/>
          <w:b w:val="0"/>
          <w:color w:val="000000" w:themeColor="text1"/>
          <w:lang w:val="en-GB"/>
        </w:rPr>
        <w:t>climate neutrality goal</w:t>
      </w:r>
      <w:r w:rsidRPr="002D7581">
        <w:rPr>
          <w:rFonts w:ascii="EC Square Sans Pro" w:eastAsia="EC Square Sans Pro" w:hAnsi="EC Square Sans Pro" w:cs="EC Square Sans Pro"/>
          <w:color w:val="000000" w:themeColor="text1"/>
          <w:lang w:val="en-GB"/>
        </w:rPr>
        <w:t xml:space="preserve"> while maintaining a </w:t>
      </w:r>
      <w:r w:rsidRPr="002D7581">
        <w:rPr>
          <w:rStyle w:val="Strong"/>
          <w:rFonts w:ascii="EC Square Sans Pro" w:eastAsia="EC Square Sans Pro" w:hAnsi="EC Square Sans Pro" w:cs="EC Square Sans Pro"/>
          <w:b w:val="0"/>
          <w:color w:val="000000" w:themeColor="text1"/>
          <w:lang w:val="en-GB"/>
        </w:rPr>
        <w:t>competitive edge, building resilience and ensuring social fairness</w:t>
      </w:r>
      <w:r w:rsidRPr="002D7581">
        <w:rPr>
          <w:rFonts w:ascii="EC Square Sans Pro" w:eastAsia="EC Square Sans Pro" w:hAnsi="EC Square Sans Pro" w:cs="EC Square Sans Pro"/>
          <w:color w:val="000000" w:themeColor="text1"/>
          <w:lang w:val="en-GB"/>
        </w:rPr>
        <w:t>.</w:t>
      </w:r>
    </w:p>
    <w:p w14:paraId="034972B9" w14:textId="77777777" w:rsidR="00C302D0" w:rsidRPr="00F43DFD" w:rsidRDefault="00C302D0" w:rsidP="00F43DFD">
      <w:pPr>
        <w:rPr>
          <w:lang w:val="en-GB"/>
        </w:rPr>
      </w:pPr>
    </w:p>
    <w:p w14:paraId="5AC598FF" w14:textId="1FD7D68A" w:rsidR="006715BD" w:rsidRPr="005122BF" w:rsidRDefault="00487255" w:rsidP="006715BD">
      <w:pPr>
        <w:pStyle w:val="JRCLevel-2title"/>
        <w:numPr>
          <w:ilvl w:val="1"/>
          <w:numId w:val="1"/>
        </w:numPr>
        <w:ind w:left="567" w:hanging="567"/>
      </w:pPr>
      <w:bookmarkStart w:id="11" w:name="_Toc183440493"/>
      <w:bookmarkStart w:id="12" w:name="_Toc193205868"/>
      <w:bookmarkEnd w:id="4"/>
      <w:bookmarkEnd w:id="5"/>
      <w:r>
        <w:t>T</w:t>
      </w:r>
      <w:r w:rsidR="00F3716B">
        <w:t>he</w:t>
      </w:r>
      <w:r w:rsidR="006715BD">
        <w:t xml:space="preserve"> green transition as response to global challenges</w:t>
      </w:r>
      <w:bookmarkEnd w:id="11"/>
      <w:bookmarkEnd w:id="12"/>
    </w:p>
    <w:p w14:paraId="6DF7DA8F" w14:textId="3200D4CD" w:rsidR="007E4A77" w:rsidRDefault="000A332B" w:rsidP="009F7F86">
      <w:pPr>
        <w:spacing w:before="240"/>
        <w:jc w:val="both"/>
        <w:rPr>
          <w:rFonts w:ascii="EC Square Sans Pro" w:eastAsiaTheme="minorEastAsia" w:hAnsi="EC Square Sans Pro" w:cstheme="minorBidi"/>
          <w:lang w:val="en-GB"/>
        </w:rPr>
      </w:pPr>
      <w:r w:rsidRPr="000A332B">
        <w:rPr>
          <w:rFonts w:ascii="EC Square Sans Pro" w:hAnsi="EC Square Sans Pro"/>
          <w:lang w:val="en-GB"/>
        </w:rPr>
        <w:t>Climate change, environmental degradation, and social inequality are intertwined crises that demand a comprehensive response.</w:t>
      </w:r>
      <w:r>
        <w:rPr>
          <w:rFonts w:ascii="EC Square Sans Pro" w:hAnsi="EC Square Sans Pro"/>
          <w:lang w:val="en-GB"/>
        </w:rPr>
        <w:t xml:space="preserve"> </w:t>
      </w:r>
      <w:r w:rsidR="007E4A77" w:rsidRPr="007E4A77">
        <w:rPr>
          <w:rFonts w:ascii="EC Square Sans Pro" w:eastAsiaTheme="minorEastAsia" w:hAnsi="EC Square Sans Pro" w:cstheme="minorBidi"/>
          <w:lang w:val="en-GB"/>
        </w:rPr>
        <w:t xml:space="preserve">The green transition is the </w:t>
      </w:r>
      <w:r w:rsidR="009A0D7D">
        <w:rPr>
          <w:rFonts w:ascii="EC Square Sans Pro" w:eastAsiaTheme="minorEastAsia" w:hAnsi="EC Square Sans Pro" w:cstheme="minorBidi"/>
          <w:lang w:val="en-GB"/>
        </w:rPr>
        <w:t xml:space="preserve">necessary </w:t>
      </w:r>
      <w:r w:rsidR="007E4A77" w:rsidRPr="007E4A77">
        <w:rPr>
          <w:rFonts w:ascii="EC Square Sans Pro" w:eastAsiaTheme="minorEastAsia" w:hAnsi="EC Square Sans Pro" w:cstheme="minorBidi"/>
          <w:lang w:val="en-GB"/>
        </w:rPr>
        <w:t xml:space="preserve">response </w:t>
      </w:r>
      <w:r>
        <w:rPr>
          <w:rFonts w:ascii="EC Square Sans Pro" w:eastAsiaTheme="minorEastAsia" w:hAnsi="EC Square Sans Pro" w:cstheme="minorBidi"/>
          <w:lang w:val="en-GB"/>
        </w:rPr>
        <w:t xml:space="preserve">and vital opportunity </w:t>
      </w:r>
      <w:r w:rsidR="007E4A77" w:rsidRPr="007E4A77">
        <w:rPr>
          <w:rFonts w:ascii="EC Square Sans Pro" w:eastAsiaTheme="minorEastAsia" w:hAnsi="EC Square Sans Pro" w:cstheme="minorBidi"/>
          <w:lang w:val="en-GB"/>
        </w:rPr>
        <w:t xml:space="preserve">to </w:t>
      </w:r>
      <w:r>
        <w:rPr>
          <w:rFonts w:ascii="EC Square Sans Pro" w:eastAsiaTheme="minorEastAsia" w:hAnsi="EC Square Sans Pro" w:cstheme="minorBidi"/>
          <w:lang w:val="en-GB"/>
        </w:rPr>
        <w:t xml:space="preserve">these challenges, </w:t>
      </w:r>
      <w:r w:rsidRPr="000A332B">
        <w:rPr>
          <w:rFonts w:ascii="EC Square Sans Pro" w:hAnsi="EC Square Sans Pro"/>
          <w:lang w:val="en-GB"/>
        </w:rPr>
        <w:t>but it must be pursued in a way that balances environmental protection and climate action with social justice. Rather than being seen as a costly burden, the green transition can be a catalyst for EU competitiveness, driving innovation and growth while ensuring a sustainable and equitable future</w:t>
      </w:r>
      <w:r w:rsidR="007E4A77" w:rsidRPr="007E4A77">
        <w:rPr>
          <w:rFonts w:ascii="EC Square Sans Pro" w:eastAsiaTheme="minorEastAsia" w:hAnsi="EC Square Sans Pro" w:cstheme="minorBidi"/>
          <w:lang w:val="en-GB"/>
        </w:rPr>
        <w:t xml:space="preserve">. </w:t>
      </w:r>
      <w:r w:rsidRPr="000A332B">
        <w:rPr>
          <w:rFonts w:ascii="EC Square Sans Pro" w:hAnsi="EC Square Sans Pro"/>
          <w:lang w:val="en-GB"/>
        </w:rPr>
        <w:t xml:space="preserve">This </w:t>
      </w:r>
      <w:r w:rsidR="00434AC3">
        <w:rPr>
          <w:rFonts w:ascii="EC Square Sans Pro" w:hAnsi="EC Square Sans Pro"/>
          <w:lang w:val="en-GB"/>
        </w:rPr>
        <w:t>section</w:t>
      </w:r>
      <w:r w:rsidR="00434AC3" w:rsidRPr="000A332B">
        <w:rPr>
          <w:rFonts w:ascii="EC Square Sans Pro" w:hAnsi="EC Square Sans Pro"/>
          <w:lang w:val="en-GB"/>
        </w:rPr>
        <w:t xml:space="preserve"> </w:t>
      </w:r>
      <w:r w:rsidRPr="000A332B">
        <w:rPr>
          <w:rFonts w:ascii="EC Square Sans Pro" w:hAnsi="EC Square Sans Pro"/>
          <w:lang w:val="en-GB"/>
        </w:rPr>
        <w:t>explores the imperative of urgent action, highlighting the critical thresholds beyond which irreversible damage will occur, the health impacts of climate change, and the staggering "costs of inaction" for both the climate and biodiversity. By examining the interplay between negative and positive tipping points, we can unlock a new narrative for the green transition, one that harnesses its potential to transform the EU's economy and society for the better.</w:t>
      </w:r>
    </w:p>
    <w:p w14:paraId="7DF97153" w14:textId="0B24DAA6" w:rsidR="00930900" w:rsidRPr="00930900" w:rsidRDefault="00930900" w:rsidP="00546F93">
      <w:pPr>
        <w:pStyle w:val="JRCLevel-3title"/>
        <w:rPr>
          <w:b/>
        </w:rPr>
      </w:pPr>
      <w:bookmarkStart w:id="13" w:name="_Toc193205869"/>
      <w:r w:rsidRPr="00930900">
        <w:rPr>
          <w:b/>
        </w:rPr>
        <w:t>Tipping points</w:t>
      </w:r>
      <w:r w:rsidR="000273B9">
        <w:rPr>
          <w:b/>
        </w:rPr>
        <w:t>: the need for accelerated actions</w:t>
      </w:r>
      <w:bookmarkEnd w:id="13"/>
    </w:p>
    <w:p w14:paraId="2FCF3C7E" w14:textId="78EE4406" w:rsidR="00614A12" w:rsidRPr="00614A12" w:rsidRDefault="00614A12" w:rsidP="00614A12">
      <w:pPr>
        <w:spacing w:before="240" w:after="120" w:line="259" w:lineRule="auto"/>
        <w:jc w:val="both"/>
        <w:rPr>
          <w:rFonts w:ascii="EC Square Sans Pro" w:eastAsia="Times New Roman" w:hAnsi="EC Square Sans Pro"/>
          <w:lang w:val="en-GB" w:eastAsia="en-GB"/>
        </w:rPr>
      </w:pPr>
      <w:r w:rsidRPr="009F7F86">
        <w:rPr>
          <w:rFonts w:ascii="EC Square Sans Pro" w:eastAsia="Times New Roman" w:hAnsi="EC Square Sans Pro"/>
          <w:b/>
          <w:bCs/>
          <w:lang w:val="en-GB" w:eastAsia="en-GB"/>
        </w:rPr>
        <w:t>Global Tipping Points</w:t>
      </w:r>
      <w:r w:rsidRPr="00614A12">
        <w:rPr>
          <w:rFonts w:ascii="EC Square Sans Pro" w:eastAsia="Times New Roman" w:hAnsi="EC Square Sans Pro"/>
          <w:lang w:val="en-GB" w:eastAsia="en-GB"/>
        </w:rPr>
        <w:t xml:space="preserve"> are critical thresholds, mostly related to temperature, at which </w:t>
      </w:r>
      <w:r w:rsidRPr="00F43DFD">
        <w:rPr>
          <w:rFonts w:ascii="EC Square Sans Pro" w:eastAsia="Times New Roman" w:hAnsi="EC Square Sans Pro"/>
          <w:b/>
          <w:lang w:val="en-GB" w:eastAsia="en-GB"/>
        </w:rPr>
        <w:t>small changes can lead to dramatic shifts</w:t>
      </w:r>
      <w:r w:rsidRPr="00614A12">
        <w:rPr>
          <w:rFonts w:ascii="EC Square Sans Pro" w:eastAsia="Times New Roman" w:hAnsi="EC Square Sans Pro"/>
          <w:lang w:val="en-GB" w:eastAsia="en-GB"/>
        </w:rPr>
        <w:t xml:space="preserve"> in the state of fundamental Earth Systems such as land/water ecosystems, glaciers, atmospheric elements, and ocean currents (Tipping Systems). Increases in CO2 and its associated global warming are the major forces behind Tipping Points, but a growing number of co-drivers such as deforestation, ocean acidification, pollution, water eutrophication, albedo, extreme weather events, ecosystem fragmentation, overfishing, etc., are known to be pushing the Earth Tipping Systems into irreversible, self-sustained, destabilization processes that will lead to their eventual collapse. </w:t>
      </w:r>
    </w:p>
    <w:p w14:paraId="3C5081EB" w14:textId="2E8CC92D" w:rsidR="00614A12" w:rsidRPr="00614A12" w:rsidRDefault="00614A12" w:rsidP="00614A12">
      <w:pPr>
        <w:spacing w:before="120" w:after="120" w:line="259" w:lineRule="auto"/>
        <w:jc w:val="both"/>
        <w:rPr>
          <w:rFonts w:ascii="EC Square Sans Pro" w:eastAsia="Times New Roman" w:hAnsi="EC Square Sans Pro"/>
          <w:lang w:val="en-GB" w:eastAsia="en-GB"/>
        </w:rPr>
      </w:pPr>
      <w:r w:rsidRPr="00614A12">
        <w:rPr>
          <w:rFonts w:ascii="EC Square Sans Pro" w:eastAsia="Times New Roman" w:hAnsi="EC Square Sans Pro"/>
          <w:lang w:val="en-GB" w:eastAsia="en-GB"/>
        </w:rPr>
        <w:t xml:space="preserve">The latest </w:t>
      </w:r>
      <w:commentRangeStart w:id="14"/>
      <w:r w:rsidR="00DF4CFA">
        <w:fldChar w:fldCharType="begin"/>
      </w:r>
      <w:r w:rsidR="00A86C18" w:rsidRPr="002D7581">
        <w:rPr>
          <w:lang w:val="en-GB"/>
        </w:rPr>
        <w:instrText>HYPERLINK "https://report-2023.global-tipping-points.org/"</w:instrText>
      </w:r>
      <w:r w:rsidR="00DF4CFA">
        <w:fldChar w:fldCharType="separate"/>
      </w:r>
      <w:r w:rsidRPr="009F7F86">
        <w:rPr>
          <w:rFonts w:ascii="EC Square Sans Pro" w:eastAsia="Calibri" w:hAnsi="EC Square Sans Pro"/>
          <w:color w:val="0563C1"/>
          <w:lang w:val="en-GB" w:eastAsia="en-GB"/>
        </w:rPr>
        <w:t>Global Tipping Point Report</w:t>
      </w:r>
      <w:r w:rsidR="00DF4CFA">
        <w:rPr>
          <w:rFonts w:ascii="EC Square Sans Pro" w:eastAsia="Calibri" w:hAnsi="EC Square Sans Pro"/>
          <w:color w:val="0563C1"/>
          <w:lang w:val="en-GB" w:eastAsia="en-GB"/>
        </w:rPr>
        <w:fldChar w:fldCharType="end"/>
      </w:r>
      <w:r w:rsidR="007978FE">
        <w:rPr>
          <w:rFonts w:ascii="EC Square Sans Pro" w:eastAsia="Calibri" w:hAnsi="EC Square Sans Pro"/>
          <w:color w:val="0563C1"/>
          <w:lang w:val="en-GB" w:eastAsia="en-GB"/>
        </w:rPr>
        <w:t xml:space="preserve"> </w:t>
      </w:r>
      <w:r w:rsidR="007978FE">
        <w:rPr>
          <w:rFonts w:ascii="EC Square Sans Pro" w:eastAsia="Calibri" w:hAnsi="EC Square Sans Pro"/>
          <w:color w:val="0563C1"/>
          <w:lang w:val="en-GB" w:eastAsia="en-GB"/>
        </w:rPr>
        <w:fldChar w:fldCharType="begin"/>
      </w:r>
      <w:r w:rsidR="00BF5977">
        <w:rPr>
          <w:rFonts w:ascii="EC Square Sans Pro" w:eastAsia="Calibri" w:hAnsi="EC Square Sans Pro"/>
          <w:color w:val="0563C1"/>
          <w:lang w:val="en-GB" w:eastAsia="en-GB"/>
        </w:rPr>
        <w:instrText xml:space="preserve"> ADDIN ZOTERO_ITEM CSL_CITATION {"citationID":"Lq8551Qy","properties":{"formattedCitation":"[5]","plainCitation":"[5]","noteIndex":0},"citationItems":[{"id":1743,"uris":["http://zotero.org/groups/5272309/items/PULV53DN"],"itemData":{"id":1743,"type":"report","abstract":"Report 2023 Global Tipping Points is led by Professor Tim Lenton from the University of Exeter’s Global Systems Institute with the support of more than 200 researchers from over 90 organisations in 26 countries. The Global Tipping Points Report was launched at COP28 on 6 December 2023. The report is an authoritative assessment of the […]","event-place":"UK","language":"en","publisher":"University of Exeter, Exeter","publisher-place":"UK","title":"Global Tipping Points","URL":"https://report-2023.global-tipping-points.org","author":[{"family":"Lenton","given":"T. M."},{"family":"Armstrong McKay","given":"D.I."},{"family":"Loriani","given":"S."},{"family":"Abrams","given":"J. F."},{"family":"Lade","given":"S. J."},{"family":"Donges","given":"Jonathan F."},{"family":"Milkoreit","given":"M."},{"family":"Powell","given":"T."},{"family":"Smith","given":"S. R."},{"family":"Zimm","given":"C."},{"family":"Buxton","given":"J. E."},{"family":"Bailey","given":"E."},{"family":"Laybourn","given":"L."},{"family":"Ghadiali","given":"A."},{"family":"Dyke","given":"J. G."}],"accessed":{"date-parts":[["2025",3,27]]},"issued":{"date-parts":[["2023"]]}}}],"schema":"https://github.com/citation-style-language/schema/raw/master/csl-citation.json"} </w:instrText>
      </w:r>
      <w:r w:rsidR="007978FE">
        <w:rPr>
          <w:rFonts w:ascii="EC Square Sans Pro" w:eastAsia="Calibri" w:hAnsi="EC Square Sans Pro"/>
          <w:color w:val="0563C1"/>
          <w:lang w:val="en-GB" w:eastAsia="en-GB"/>
        </w:rPr>
        <w:fldChar w:fldCharType="separate"/>
      </w:r>
      <w:r w:rsidR="00BF5977" w:rsidRPr="00E118A0">
        <w:rPr>
          <w:rFonts w:ascii="EC Square Sans Pro" w:hAnsi="EC Square Sans Pro"/>
          <w:lang w:val="en-GB"/>
        </w:rPr>
        <w:t>[5]</w:t>
      </w:r>
      <w:r w:rsidR="007978FE">
        <w:rPr>
          <w:rFonts w:ascii="EC Square Sans Pro" w:eastAsia="Calibri" w:hAnsi="EC Square Sans Pro"/>
          <w:color w:val="0563C1"/>
          <w:lang w:val="en-GB" w:eastAsia="en-GB"/>
        </w:rPr>
        <w:fldChar w:fldCharType="end"/>
      </w:r>
      <w:r w:rsidRPr="00614A12">
        <w:rPr>
          <w:rFonts w:ascii="EC Square Sans Pro" w:eastAsia="Times New Roman" w:hAnsi="EC Square Sans Pro"/>
          <w:lang w:val="en-GB" w:eastAsia="en-GB"/>
        </w:rPr>
        <w:t xml:space="preserve"> </w:t>
      </w:r>
      <w:commentRangeEnd w:id="14"/>
      <w:r w:rsidR="00A86C18">
        <w:rPr>
          <w:rStyle w:val="CommentReference"/>
        </w:rPr>
        <w:commentReference w:id="14"/>
      </w:r>
      <w:r w:rsidRPr="00614A12">
        <w:rPr>
          <w:rFonts w:ascii="EC Square Sans Pro" w:eastAsia="Times New Roman" w:hAnsi="EC Square Sans Pro"/>
          <w:lang w:val="en-GB" w:eastAsia="en-GB"/>
        </w:rPr>
        <w:t xml:space="preserve">identified more than 50 potential Tipping Systems. Empirical evidence suggests that at least up to 15 Tipping Systems are now actively responding to global warming </w:t>
      </w:r>
      <w:r w:rsidR="006043DA">
        <w:rPr>
          <w:rFonts w:ascii="EC Square Sans Pro" w:eastAsia="Times New Roman" w:hAnsi="EC Square Sans Pro"/>
          <w:lang w:val="en-GB" w:eastAsia="en-GB"/>
        </w:rPr>
        <w:fldChar w:fldCharType="begin"/>
      </w:r>
      <w:r w:rsidR="00BF5977">
        <w:rPr>
          <w:rFonts w:ascii="EC Square Sans Pro" w:eastAsia="Times New Roman" w:hAnsi="EC Square Sans Pro"/>
          <w:lang w:val="en-GB" w:eastAsia="en-GB"/>
        </w:rPr>
        <w:instrText xml:space="preserve"> ADDIN ZOTERO_ITEM CSL_CITATION {"citationID":"LkiJWZyB","properties":{"formattedCitation":"[6], [7]","plainCitation":"[6], [7]","noteIndex":0},"citationItems":[{"id":1744,"uris":["http://zotero.org/groups/5272309/items/7VCCWLUG"],"itemData":{"id":1744,"type":"article-journal","abstract":"We have used the Grid ENabled Integrated Earth system modelling framework to study the archetypal example of a tipping point in the climate system; a threshold for the collapse of the Atlantic thermohaline circulation (THC). eScience has been invaluable in this work and we explain how we have made it work for us. Two stable states of the THC have been found to coexist, under the same boundary conditions, in a hierarchy of models. The climate forcing required to collapse the THC and the reversibility or irreversibility of such a collapse depends on uncertain model parameters. Automated methods have been used to assimilate observational data to constrain the pertinent parameters. Anthropogenic climate forcing leads to a robust weakening of the THC and increases the probability of crossing a THC tipping point, but some ensemble members collapse readily, whereas others are extremely resistant. Hence, we test general methods that have been developed to directly diagnose, from time-series data, the proximity of a ‘tipping element’, such as the THC to a bifurcation point. In a three-dimensional ocean–atmosphere model exhibiting THC hysteresis, despite high variability in the THC driven by the dynamical atmosphere, some early warning of an approaching tipping point appears possible.","container-title":"Philosophical Transactions of the Royal Society A: Mathematical, Physical and Engineering Sciences","DOI":"10.1098/rsta.2008.0171","ISSN":"1364-503X, 1471-2962","issue":"1890","journalAbbreviation":"Phil. Trans. R. Soc. A.","language":"en","page":"871-884","source":"DOI.org (Crossref)","title":"Using GENIE to study a tipping point in the climate system","volume":"367","author":[{"family":"Lenton","given":"Timothy M"},{"family":"Myerscough","given":"Richard J"},{"family":"Marsh","given":"Robert"},{"family":"Livina","given":"Valerie N"},{"family":"Price","given":"Andrew R"},{"family":"Cox","given":"Simon J"},{"literal":"the GENIE Team"}],"issued":{"date-parts":[["2009",3,13]]}}},{"id":1745,"uris":["http://zotero.org/groups/5272309/items/Y6Z8DJZI"],"itemData":{"id":1745,"type":"article-journal","abstract":"Climate tipping points occur when change in a part of the climate system becomes self-perpetuating beyond a warming threshold, leading to substantial Earth system impacts. Synthesizing paleoclimate, observational, and model-based studies, we provide a revised shortlist of global “core” tipping elements and regional “impact” tipping elements and their temperature thresholds. Current global warming of ~1.1°C above preindustrial temperatures already lies within the lower end of some tipping point uncertainty ranges. Several tipping points may be triggered in the Paris Agreement range of 1.5 to &lt;2°C global warming, with many more likely at the 2 to 3°C of warming expected on current policy trajectories. This strengthens the evidence base for urgent action to mitigate climate change and to develop improved tipping point risk assessment, early warning capability, and adaptation strategies.\n          , \n            Getting tipsy\n            \n              Climate tipping points are conditions beyond which changes in a part of the climate system become self-perpetuating. These changes may lead to abrupt, irreversible, and dangerous impacts with serious implications for humanity. Armstrong McKay\n              et al\n              . present an updated assessment of the most important climate tipping elements and their potential tipping points, including their temperature thresholds, time scales, and impacts. Their analysis indicates that even global warming of 1°C, a threshold that we already have passed, puts us at risk by triggering some tipping points. This finding provides a compelling reason to limit additional warming as much as possible. —HJS\n            \n          , \n            Global warming greater than 1.5°C could trigger multiple climate tipping points.\n          , \n            \n              INTRODUCTION\n              \n                Climate tipping points (CTPs) are a source of growing scientific, policy, and public concern. They occur when change in large parts of the climate system—known as tipping elements—become self-perpetuating beyond a warming threshold. Triggering CTPs leads to significant, policy-relevant impacts, including substantial sea level rise from collapsing ice sheets, dieback of biodiverse biomes such as the Amazon rainforest or warm-water corals, and carbon release from thawing permafrost. Nine policy-relevant tipping elements and their CTPs were originally identified by Lenton\n                et al\n                . (2008). We carry out the first comprehensive reassessment of all suggested tipping elements, their CTPs, and the timescales and impacts of tipping. We also highlight steps to further improve understanding of CTPs, including an expert elicitation, a model intercomparison project, and early warning systems leveraging deep learning and remotely sensed data.\n              \n            \n            \n              RATIONALE\n              \n                Since the original identification of tipping elements there have been substantial advances in scientific understanding from paleoclimate, observational, and model-based studies. Additional tipping elements have been proposed (e.g., parts of the East Antarctic ice sheet) and the status of others (e.g., Arctic summer sea ice) has been questioned. Observations have revealed that parts of the West Antarctic ice sheet may have already passed a tipping point. Potential early warning signals of the Greenland ice sheet, Atlantic Meridional Overturning Circulation, and Amazon rainforest destabilization have been detected. Multiple abrupt shifts have been found in climate models. Recent work has suggested that up to 15 tipping elements are now active (Lenton\n                et al\n                ., 2019). Hence it is timely to synthesize this new knowledge to provide a revised shortlist of potential tipping elements and their CTP thresholds.\n              \n            \n            \n              RESULTS\n              We identify nine global “core” tipping elements which contribute substantially to Earth system functioning and seven regional “impact” tipping elements which contribute substantially to human welfare or have great value as unique features of the Earth system (see figure). Their estimated CTP thresholds have significant implications for climate policy: Current global warming of ~1.1°C above pre-industrial already lies within the lower end of five CTP uncertainty ranges. Six CTPs become likely (with a further four possible) within the Paris Agreement range of 1.5 to &lt;2°C warming, including collapse of the Greenland and West Antarctic ice sheets, die-off of low-latitude coral reefs, and widespread abrupt permafrost thaw. An additional CTP becomes likely and another three possible at the ~2.6°C of warming expected under current policies.\n            \n            \n              CONCLUSION\n              Our assessment provides strong scientific evidence for urgent action to mitigate climate change. We show that even the Paris Agreement goal of limiting warming to well below 2°C and preferably 1.5°C is not safe as 1.5°C and above risks crossing multiple tipping points. Crossing these CTPs can generate positive feedbacks that increase the likelihood of crossing other CTPs. Currently the world is heading toward ~2 to 3°C of global warming; at best, if all net-zero pledges and nationally determined contributions are implemented it could reach just below 2°C. This would lower tipping point risks somewhat but would still be dangerous as it could trigger multiple climate tipping points.\n              \n                \n                  The location of climate tipping elements in the cryosphere (blue), biosphere (green), and ocean/atmosphere (orange), and global warming levels at which their tipping points will likely be triggered.\n                  Pins are colored according to our central global warming threshold estimate being below 2°C, i.e., within the Paris Agreement range (light orange, circles); between 2 and 4°C, i.e., accessible with current policies (orange, diamonds); and 4°C and above (red, triangles).","container-title":"Science","DOI":"10.1126/science.abn7950","ISSN":"0036-8075, 1095-9203","issue":"6611","journalAbbreviation":"Science","language":"en","page":"eabn7950","source":"DOI.org (Crossref)","title":"Exceeding 1.5°C global warming could trigger multiple climate tipping points","volume":"377","author":[{"family":"Armstrong McKay","given":"David I."},{"family":"Staal","given":"Arie"},{"family":"Abrams","given":"Jesse F."},{"family":"Winkelmann","given":"Ricarda"},{"family":"Sakschewski","given":"Boris"},{"family":"Loriani","given":"Sina"},{"family":"Fetzer","given":"Ingo"},{"family":"Cornell","given":"Sarah E."},{"family":"Rockström","given":"Johan"},{"family":"Lenton","given":"Timothy M."}],"issued":{"date-parts":[["2022",9,9]]}}}],"schema":"https://github.com/citation-style-language/schema/raw/master/csl-citation.json"} </w:instrText>
      </w:r>
      <w:r w:rsidR="006043DA">
        <w:rPr>
          <w:rFonts w:ascii="EC Square Sans Pro" w:eastAsia="Times New Roman" w:hAnsi="EC Square Sans Pro"/>
          <w:lang w:val="en-GB" w:eastAsia="en-GB"/>
        </w:rPr>
        <w:fldChar w:fldCharType="separate"/>
      </w:r>
      <w:r w:rsidR="00BF5977" w:rsidRPr="00E118A0">
        <w:rPr>
          <w:rFonts w:ascii="EC Square Sans Pro" w:hAnsi="EC Square Sans Pro"/>
          <w:lang w:val="en-GB"/>
        </w:rPr>
        <w:t>[6], [7]</w:t>
      </w:r>
      <w:r w:rsidR="006043DA">
        <w:rPr>
          <w:rFonts w:ascii="EC Square Sans Pro" w:eastAsia="Times New Roman" w:hAnsi="EC Square Sans Pro"/>
          <w:lang w:val="en-GB" w:eastAsia="en-GB"/>
        </w:rPr>
        <w:fldChar w:fldCharType="end"/>
      </w:r>
      <w:r w:rsidRPr="00614A12">
        <w:rPr>
          <w:rFonts w:ascii="EC Square Sans Pro" w:eastAsia="Times New Roman" w:hAnsi="EC Square Sans Pro"/>
          <w:lang w:val="en-GB" w:eastAsia="en-GB"/>
        </w:rPr>
        <w:t>. Six out of them have their expected Tipping Points close to 1.5 °C: Greenland Ice Sheet, Western Antarctic Ice Sheet, Coral Reef Systems, Boreal Permafrost, Barents Sea Ice, Labrador Sea-Subpolar Gyre Convection. Tipping Points for regional Coral Reefs are now feared unavoidably crossed for the Caribbean and its Mesoamerican Reefs, and the remaining Tipping Systems are seeing their temperature thresholds decrease year after year.</w:t>
      </w:r>
    </w:p>
    <w:p w14:paraId="7794ED88" w14:textId="1694D87B" w:rsidR="00614A12" w:rsidRPr="00614A12" w:rsidRDefault="00614A12" w:rsidP="00614A12">
      <w:pPr>
        <w:spacing w:before="120" w:after="120" w:line="259" w:lineRule="auto"/>
        <w:jc w:val="both"/>
        <w:rPr>
          <w:rFonts w:ascii="EC Square Sans Pro" w:eastAsia="Times New Roman" w:hAnsi="EC Square Sans Pro"/>
          <w:lang w:val="en-GB" w:eastAsia="en-GB"/>
        </w:rPr>
      </w:pPr>
      <w:r w:rsidRPr="00614A12">
        <w:rPr>
          <w:rFonts w:ascii="EC Square Sans Pro" w:eastAsia="Times New Roman" w:hAnsi="EC Square Sans Pro"/>
          <w:lang w:val="en-GB" w:eastAsia="en-GB"/>
        </w:rPr>
        <w:t>Global tipping points present substantial biophysical impacts that can affect Europe in various ways. From the melting of Arctic ice and the Greenland ice sheet to disruptions in the</w:t>
      </w:r>
      <w:r w:rsidR="00434AC3">
        <w:rPr>
          <w:rFonts w:ascii="EC Square Sans Pro" w:eastAsia="Times New Roman" w:hAnsi="EC Square Sans Pro"/>
          <w:lang w:val="en-GB" w:eastAsia="en-GB"/>
        </w:rPr>
        <w:t xml:space="preserve"> </w:t>
      </w:r>
      <w:r w:rsidR="00434AC3" w:rsidRPr="00434AC3">
        <w:rPr>
          <w:rFonts w:ascii="EC Square Sans Pro" w:eastAsia="Times New Roman" w:hAnsi="EC Square Sans Pro"/>
          <w:lang w:val="en-GB" w:eastAsia="en-GB"/>
        </w:rPr>
        <w:t>Atlantic Meridional Overturning Circulation</w:t>
      </w:r>
      <w:r w:rsidRPr="00614A12">
        <w:rPr>
          <w:rFonts w:ascii="EC Square Sans Pro" w:eastAsia="Times New Roman" w:hAnsi="EC Square Sans Pro"/>
          <w:lang w:val="en-GB" w:eastAsia="en-GB"/>
        </w:rPr>
        <w:t xml:space="preserve"> </w:t>
      </w:r>
      <w:r w:rsidR="00434AC3">
        <w:rPr>
          <w:rFonts w:ascii="EC Square Sans Pro" w:eastAsia="Times New Roman" w:hAnsi="EC Square Sans Pro"/>
          <w:lang w:val="en-GB" w:eastAsia="en-GB"/>
        </w:rPr>
        <w:t>(</w:t>
      </w:r>
      <w:r w:rsidRPr="00614A12">
        <w:rPr>
          <w:rFonts w:ascii="EC Square Sans Pro" w:eastAsia="Times New Roman" w:hAnsi="EC Square Sans Pro"/>
          <w:lang w:val="en-GB" w:eastAsia="en-GB"/>
        </w:rPr>
        <w:t>AMOC</w:t>
      </w:r>
      <w:r w:rsidR="00434AC3">
        <w:rPr>
          <w:rFonts w:ascii="EC Square Sans Pro" w:eastAsia="Times New Roman" w:hAnsi="EC Square Sans Pro"/>
          <w:lang w:val="en-GB" w:eastAsia="en-GB"/>
        </w:rPr>
        <w:t>)</w:t>
      </w:r>
      <w:r w:rsidRPr="00614A12">
        <w:rPr>
          <w:rFonts w:ascii="EC Square Sans Pro" w:eastAsia="Times New Roman" w:hAnsi="EC Square Sans Pro"/>
          <w:lang w:val="en-GB" w:eastAsia="en-GB"/>
        </w:rPr>
        <w:t xml:space="preserve">, boreal forest dieback, permafrost thaw and Mediterranean desertification, the continent faces numerous challenges. These impacts not only threaten Europe's natural environment but also its economic stability, public health, and social fabric. Addressing these challenges requires the understanding of the risks and impacts of Tipping Points to support the formulation of precautionary and anticipatory strategies, which can then lead to innovative adaptation strategies. </w:t>
      </w:r>
      <w:r w:rsidR="00A86C18">
        <w:rPr>
          <w:rFonts w:ascii="EC Square Sans Pro" w:eastAsia="Times New Roman" w:hAnsi="EC Square Sans Pro"/>
          <w:lang w:val="en-GB" w:eastAsia="en-GB"/>
        </w:rPr>
        <w:t>O</w:t>
      </w:r>
      <w:r w:rsidRPr="00614A12">
        <w:rPr>
          <w:rFonts w:ascii="EC Square Sans Pro" w:eastAsia="Times New Roman" w:hAnsi="EC Square Sans Pro"/>
          <w:lang w:val="en-GB" w:eastAsia="en-GB"/>
        </w:rPr>
        <w:t xml:space="preserve">ne anticipatory strategy remains, however, the </w:t>
      </w:r>
      <w:r w:rsidRPr="00F43DFD">
        <w:rPr>
          <w:rFonts w:ascii="EC Square Sans Pro" w:eastAsia="Times New Roman" w:hAnsi="EC Square Sans Pro"/>
          <w:b/>
          <w:lang w:val="en-GB" w:eastAsia="en-GB"/>
        </w:rPr>
        <w:t>urgent commitment to reducing greenhouse gas emissions to avoid crossing these critical thresholds</w:t>
      </w:r>
      <w:r w:rsidRPr="00614A12">
        <w:rPr>
          <w:rFonts w:ascii="EC Square Sans Pro" w:eastAsia="Times New Roman" w:hAnsi="EC Square Sans Pro"/>
          <w:lang w:val="en-GB" w:eastAsia="en-GB"/>
        </w:rPr>
        <w:t>.</w:t>
      </w:r>
    </w:p>
    <w:p w14:paraId="18C046EE" w14:textId="389FAA94" w:rsidR="00A221E0" w:rsidRDefault="00F3716B" w:rsidP="00F43DFD">
      <w:pPr>
        <w:spacing w:after="120" w:line="240" w:lineRule="auto"/>
        <w:jc w:val="both"/>
        <w:rPr>
          <w:rFonts w:ascii="EC Square Sans Pro" w:eastAsia="Times New Roman" w:hAnsi="EC Square Sans Pro"/>
          <w:lang w:val="en-GB" w:eastAsia="en-GB"/>
        </w:rPr>
      </w:pPr>
      <w:r>
        <w:rPr>
          <w:rFonts w:ascii="EC Square Sans Pro" w:eastAsia="Times New Roman" w:hAnsi="EC Square Sans Pro"/>
          <w:lang w:val="en-GB" w:eastAsia="en-GB"/>
        </w:rPr>
        <w:t xml:space="preserve">On the other side, </w:t>
      </w:r>
      <w:r w:rsidRPr="00F43DFD">
        <w:rPr>
          <w:rFonts w:ascii="EC Square Sans Pro" w:eastAsia="Times New Roman" w:hAnsi="EC Square Sans Pro"/>
          <w:b/>
          <w:lang w:val="en-GB" w:eastAsia="en-GB"/>
        </w:rPr>
        <w:t>positive tipping points</w:t>
      </w:r>
      <w:r w:rsidRPr="00F43DFD">
        <w:rPr>
          <w:rFonts w:ascii="EC Square Sans Pro" w:eastAsia="Times New Roman" w:hAnsi="EC Square Sans Pro"/>
          <w:lang w:val="en-GB" w:eastAsia="en-GB"/>
        </w:rPr>
        <w:t xml:space="preserve"> </w:t>
      </w:r>
      <w:r w:rsidR="00A221E0">
        <w:rPr>
          <w:rFonts w:ascii="EC Square Sans Pro" w:eastAsia="Times New Roman" w:hAnsi="EC Square Sans Pro"/>
          <w:lang w:val="en-GB" w:eastAsia="en-GB"/>
        </w:rPr>
        <w:t xml:space="preserve">can </w:t>
      </w:r>
      <w:r w:rsidR="00A221E0" w:rsidRPr="00032250">
        <w:rPr>
          <w:rFonts w:ascii="EC Square Sans Pro" w:eastAsia="Times New Roman" w:hAnsi="EC Square Sans Pro"/>
          <w:lang w:val="en-GB" w:eastAsia="en-GB"/>
        </w:rPr>
        <w:t>driv</w:t>
      </w:r>
      <w:r w:rsidR="00A221E0">
        <w:rPr>
          <w:rFonts w:ascii="EC Square Sans Pro" w:eastAsia="Times New Roman" w:hAnsi="EC Square Sans Pro"/>
          <w:lang w:val="en-GB" w:eastAsia="en-GB"/>
        </w:rPr>
        <w:t>e</w:t>
      </w:r>
      <w:r w:rsidR="00A221E0" w:rsidRPr="00032250">
        <w:rPr>
          <w:rFonts w:ascii="EC Square Sans Pro" w:eastAsia="Times New Roman" w:hAnsi="EC Square Sans Pro"/>
          <w:lang w:val="en-GB" w:eastAsia="en-GB"/>
        </w:rPr>
        <w:t xml:space="preserve"> substantial progress towards sustainability.</w:t>
      </w:r>
      <w:r w:rsidR="00A221E0">
        <w:rPr>
          <w:rFonts w:ascii="EC Square Sans Pro" w:eastAsia="Times New Roman" w:hAnsi="EC Square Sans Pro"/>
          <w:lang w:val="en-GB" w:eastAsia="en-GB"/>
        </w:rPr>
        <w:t xml:space="preserve"> These are t</w:t>
      </w:r>
      <w:r w:rsidRPr="00F43DFD">
        <w:rPr>
          <w:rFonts w:ascii="EC Square Sans Pro" w:eastAsia="Times New Roman" w:hAnsi="EC Square Sans Pro"/>
          <w:lang w:val="en-GB" w:eastAsia="en-GB"/>
        </w:rPr>
        <w:t xml:space="preserve">ransformational milestones in societal change that become self-reinforcing and accelerated, </w:t>
      </w:r>
      <w:r w:rsidR="00A221E0">
        <w:rPr>
          <w:rFonts w:ascii="EC Square Sans Pro" w:eastAsia="Times New Roman" w:hAnsi="EC Square Sans Pro"/>
          <w:lang w:val="en-GB" w:eastAsia="en-GB"/>
        </w:rPr>
        <w:t xml:space="preserve">and have the potential to </w:t>
      </w:r>
      <w:r w:rsidRPr="00F43DFD">
        <w:rPr>
          <w:rFonts w:ascii="EC Square Sans Pro" w:eastAsia="Times New Roman" w:hAnsi="EC Square Sans Pro"/>
          <w:lang w:val="en-GB" w:eastAsia="en-GB"/>
        </w:rPr>
        <w:t>catalyze shifts in behavior, norms, and practices that collectively drive progress towards a more sustainable future</w:t>
      </w:r>
      <w:r w:rsidR="00AA71CE">
        <w:rPr>
          <w:rFonts w:ascii="EC Square Sans Pro" w:eastAsia="Times New Roman" w:hAnsi="EC Square Sans Pro"/>
          <w:lang w:val="en-GB" w:eastAsia="en-GB"/>
        </w:rPr>
        <w:t xml:space="preserve"> </w:t>
      </w:r>
      <w:r w:rsidR="00AA71CE">
        <w:rPr>
          <w:rFonts w:ascii="EC Square Sans Pro" w:eastAsia="Times New Roman" w:hAnsi="EC Square Sans Pro"/>
          <w:lang w:val="en-GB" w:eastAsia="en-GB"/>
        </w:rPr>
        <w:fldChar w:fldCharType="begin"/>
      </w:r>
      <w:r w:rsidR="00BF5977">
        <w:rPr>
          <w:rFonts w:ascii="EC Square Sans Pro" w:eastAsia="Times New Roman" w:hAnsi="EC Square Sans Pro"/>
          <w:lang w:val="en-GB" w:eastAsia="en-GB"/>
        </w:rPr>
        <w:instrText xml:space="preserve"> ADDIN ZOTERO_ITEM CSL_CITATION {"citationID":"ADgwVP0r","properties":{"formattedCitation":"[8]","plainCitation":"[8]","noteIndex":0},"citationItems":[{"id":1746,"uris":["http://zotero.org/groups/5272309/items/WATB9RIA"],"itemData":{"id":1746,"type":"report","abstract":"Key messages Recommendations Summary ‘Negative’ tipping points are now so close that urgent action needs to be taken to prevent them. Beneficial, ‘positive’ tipping points (PTPs) offer hope for accelerating responses to match this urgency. A key task will be to learn how to intervene in socio-behavioural, technological, economic and political systems in ways that […]","language":"en","publisher":"University of Exeter Design","title":"4: Positive tipping points in technology, economy and society","title-short":"4","URL":"https://report-2023.global-tipping-points.org","author":[{"family":"Powell","given":"Tom"},{"family":"Smith","given":"Steven R."},{"family":"Zimm","given":"Caroline"},{"family":"Bailey","given":"Emma"}],"accessed":{"date-parts":[["2025",3,27]]},"issued":{"date-parts":[["2023"]]}}}],"schema":"https://github.com/citation-style-language/schema/raw/master/csl-citation.json"} </w:instrText>
      </w:r>
      <w:r w:rsidR="00AA71CE">
        <w:rPr>
          <w:rFonts w:ascii="EC Square Sans Pro" w:eastAsia="Times New Roman" w:hAnsi="EC Square Sans Pro"/>
          <w:lang w:val="en-GB" w:eastAsia="en-GB"/>
        </w:rPr>
        <w:fldChar w:fldCharType="separate"/>
      </w:r>
      <w:r w:rsidR="00BF5977" w:rsidRPr="00E118A0">
        <w:rPr>
          <w:rFonts w:ascii="EC Square Sans Pro" w:hAnsi="EC Square Sans Pro"/>
          <w:lang w:val="en-GB"/>
        </w:rPr>
        <w:t>[8]</w:t>
      </w:r>
      <w:r w:rsidR="00AA71CE">
        <w:rPr>
          <w:rFonts w:ascii="EC Square Sans Pro" w:eastAsia="Times New Roman" w:hAnsi="EC Square Sans Pro"/>
          <w:lang w:val="en-GB" w:eastAsia="en-GB"/>
        </w:rPr>
        <w:fldChar w:fldCharType="end"/>
      </w:r>
      <w:r w:rsidRPr="00F43DFD">
        <w:rPr>
          <w:rFonts w:ascii="EC Square Sans Pro" w:eastAsia="Times New Roman" w:hAnsi="EC Square Sans Pro"/>
          <w:lang w:val="en-GB" w:eastAsia="en-GB"/>
        </w:rPr>
        <w:t xml:space="preserve">. </w:t>
      </w:r>
      <w:commentRangeStart w:id="15"/>
      <w:commentRangeEnd w:id="15"/>
      <w:r w:rsidR="00A86C18">
        <w:rPr>
          <w:rStyle w:val="CommentReference"/>
        </w:rPr>
        <w:commentReference w:id="15"/>
      </w:r>
    </w:p>
    <w:p w14:paraId="13EE2336" w14:textId="03641E7D" w:rsidR="00F3716B" w:rsidRPr="00F43DFD" w:rsidRDefault="00A221E0" w:rsidP="00F43DFD">
      <w:pPr>
        <w:spacing w:after="120" w:line="240" w:lineRule="auto"/>
        <w:jc w:val="both"/>
        <w:rPr>
          <w:rFonts w:ascii="EC Square Sans Pro" w:eastAsia="Times New Roman" w:hAnsi="EC Square Sans Pro"/>
          <w:lang w:val="en-GB" w:eastAsia="en-GB"/>
        </w:rPr>
      </w:pPr>
      <w:r>
        <w:rPr>
          <w:rFonts w:ascii="EC Square Sans Pro" w:eastAsia="Times New Roman" w:hAnsi="EC Square Sans Pro"/>
          <w:lang w:val="en-GB" w:eastAsia="en-GB"/>
        </w:rPr>
        <w:t>S</w:t>
      </w:r>
      <w:r w:rsidR="00F3716B" w:rsidRPr="00F43DFD">
        <w:rPr>
          <w:rFonts w:ascii="EC Square Sans Pro" w:eastAsia="Times New Roman" w:hAnsi="EC Square Sans Pro"/>
          <w:lang w:val="en-GB" w:eastAsia="en-GB"/>
        </w:rPr>
        <w:t>everal positive social tipping points have been identified</w:t>
      </w:r>
      <w:r>
        <w:rPr>
          <w:rFonts w:ascii="EC Square Sans Pro" w:eastAsia="Times New Roman" w:hAnsi="EC Square Sans Pro"/>
          <w:lang w:val="en-GB" w:eastAsia="en-GB"/>
        </w:rPr>
        <w:t xml:space="preserve"> whose achievement can reinforce </w:t>
      </w:r>
      <w:r w:rsidRPr="00032250">
        <w:rPr>
          <w:rFonts w:ascii="EC Square Sans Pro" w:eastAsia="Times New Roman" w:hAnsi="EC Square Sans Pro"/>
          <w:lang w:val="en-GB" w:eastAsia="en-GB"/>
        </w:rPr>
        <w:t>Europe's green transition</w:t>
      </w:r>
      <w:r w:rsidR="00F3716B" w:rsidRPr="00F43DFD">
        <w:rPr>
          <w:rFonts w:ascii="EC Square Sans Pro" w:eastAsia="Times New Roman" w:hAnsi="EC Square Sans Pro"/>
          <w:lang w:val="en-GB" w:eastAsia="en-GB"/>
        </w:rPr>
        <w:t>, including:</w:t>
      </w:r>
    </w:p>
    <w:p w14:paraId="419F6A9C" w14:textId="5280EA3A" w:rsidR="00A221E0" w:rsidRPr="00F43DFD" w:rsidRDefault="00A221E0" w:rsidP="00F43DFD">
      <w:pPr>
        <w:pStyle w:val="ListParagraph"/>
        <w:numPr>
          <w:ilvl w:val="0"/>
          <w:numId w:val="16"/>
        </w:numPr>
        <w:spacing w:after="120" w:line="240" w:lineRule="auto"/>
        <w:jc w:val="both"/>
        <w:rPr>
          <w:rFonts w:ascii="EC Square Sans Pro" w:eastAsia="EC Square Sans Pro" w:hAnsi="EC Square Sans Pro" w:cs="EC Square Sans Pro"/>
          <w:color w:val="000000" w:themeColor="text1"/>
          <w:lang w:val="en-GB"/>
        </w:rPr>
      </w:pPr>
      <w:r w:rsidRPr="00F43DFD">
        <w:rPr>
          <w:rFonts w:ascii="EC Square Sans Pro" w:eastAsia="EC Square Sans Pro" w:hAnsi="EC Square Sans Pro" w:cs="EC Square Sans Pro"/>
          <w:b/>
          <w:color w:val="000000" w:themeColor="text1"/>
          <w:lang w:val="en-GB"/>
        </w:rPr>
        <w:t>Renewable Energy Adoption</w:t>
      </w:r>
      <w:r w:rsidRPr="00F43DFD">
        <w:rPr>
          <w:rFonts w:ascii="EC Square Sans Pro" w:eastAsia="EC Square Sans Pro" w:hAnsi="EC Square Sans Pro" w:cs="EC Square Sans Pro"/>
          <w:color w:val="000000" w:themeColor="text1"/>
          <w:lang w:val="en-GB"/>
        </w:rPr>
        <w:t>: The widespread adoption of renewable energy sources such as wind, solar, and hydro, driven by increased awareness of climate change and government policies like Germany's Energiewende.</w:t>
      </w:r>
    </w:p>
    <w:p w14:paraId="1BC9A73C" w14:textId="3A433980" w:rsidR="00A221E0" w:rsidRPr="00F43DFD" w:rsidRDefault="00A221E0" w:rsidP="00F43DFD">
      <w:pPr>
        <w:pStyle w:val="ListParagraph"/>
        <w:numPr>
          <w:ilvl w:val="0"/>
          <w:numId w:val="16"/>
        </w:numPr>
        <w:spacing w:after="120" w:line="240" w:lineRule="auto"/>
        <w:jc w:val="both"/>
        <w:rPr>
          <w:rFonts w:ascii="EC Square Sans Pro" w:eastAsia="EC Square Sans Pro" w:hAnsi="EC Square Sans Pro" w:cs="EC Square Sans Pro"/>
          <w:color w:val="000000" w:themeColor="text1"/>
          <w:lang w:val="en-GB"/>
        </w:rPr>
      </w:pPr>
      <w:r w:rsidRPr="00F43DFD">
        <w:rPr>
          <w:rFonts w:ascii="EC Square Sans Pro" w:eastAsia="EC Square Sans Pro" w:hAnsi="EC Square Sans Pro" w:cs="EC Square Sans Pro"/>
          <w:b/>
          <w:color w:val="000000" w:themeColor="text1"/>
          <w:lang w:val="en-GB"/>
        </w:rPr>
        <w:t>Sustainable Transportation</w:t>
      </w:r>
      <w:r w:rsidRPr="00F43DFD">
        <w:rPr>
          <w:rFonts w:ascii="EC Square Sans Pro" w:eastAsia="EC Square Sans Pro" w:hAnsi="EC Square Sans Pro" w:cs="EC Square Sans Pro"/>
          <w:color w:val="000000" w:themeColor="text1"/>
          <w:lang w:val="en-GB"/>
        </w:rPr>
        <w:t>: The preference for sustainable transportation, including electric vehicles, cycling, and public transportation, driven by government incentives and cultural changes like the normalization of cycling in cities like Copenhagen.</w:t>
      </w:r>
    </w:p>
    <w:p w14:paraId="222163FE" w14:textId="33CE6E77" w:rsidR="00A221E0" w:rsidRPr="00F43DFD" w:rsidRDefault="00A221E0" w:rsidP="00F43DFD">
      <w:pPr>
        <w:pStyle w:val="ListParagraph"/>
        <w:numPr>
          <w:ilvl w:val="0"/>
          <w:numId w:val="16"/>
        </w:numPr>
        <w:spacing w:after="120" w:line="240" w:lineRule="auto"/>
        <w:jc w:val="both"/>
        <w:rPr>
          <w:rFonts w:ascii="EC Square Sans Pro" w:eastAsia="EC Square Sans Pro" w:hAnsi="EC Square Sans Pro" w:cs="EC Square Sans Pro"/>
          <w:color w:val="000000" w:themeColor="text1"/>
          <w:lang w:val="en-GB"/>
        </w:rPr>
      </w:pPr>
      <w:r w:rsidRPr="00F43DFD">
        <w:rPr>
          <w:rFonts w:ascii="EC Square Sans Pro" w:eastAsia="EC Square Sans Pro" w:hAnsi="EC Square Sans Pro" w:cs="EC Square Sans Pro"/>
          <w:b/>
          <w:color w:val="000000" w:themeColor="text1"/>
          <w:lang w:val="en-GB"/>
        </w:rPr>
        <w:t>Circular Economy Practices</w:t>
      </w:r>
      <w:r w:rsidRPr="00F43DFD">
        <w:rPr>
          <w:rFonts w:ascii="EC Square Sans Pro" w:eastAsia="EC Square Sans Pro" w:hAnsi="EC Square Sans Pro" w:cs="EC Square Sans Pro"/>
          <w:color w:val="000000" w:themeColor="text1"/>
          <w:lang w:val="en-GB"/>
        </w:rPr>
        <w:t>: The rise of the circular economy, which involves reducing waste, reusing materials, and recycling products, driven by consumer demand and initiatives like zero-waste stores and sustainable fashion movements.</w:t>
      </w:r>
    </w:p>
    <w:p w14:paraId="7605CDC7" w14:textId="21B30A4C" w:rsidR="00A221E0" w:rsidRPr="00F43DFD" w:rsidRDefault="00A221E0" w:rsidP="00F43DFD">
      <w:pPr>
        <w:pStyle w:val="ListParagraph"/>
        <w:numPr>
          <w:ilvl w:val="0"/>
          <w:numId w:val="16"/>
        </w:numPr>
        <w:spacing w:after="120" w:line="240" w:lineRule="auto"/>
        <w:jc w:val="both"/>
        <w:rPr>
          <w:rFonts w:ascii="EC Square Sans Pro" w:eastAsia="EC Square Sans Pro" w:hAnsi="EC Square Sans Pro" w:cs="EC Square Sans Pro"/>
          <w:color w:val="000000" w:themeColor="text1"/>
          <w:lang w:val="en-GB"/>
        </w:rPr>
      </w:pPr>
      <w:r w:rsidRPr="00F43DFD">
        <w:rPr>
          <w:rFonts w:ascii="EC Square Sans Pro" w:eastAsia="EC Square Sans Pro" w:hAnsi="EC Square Sans Pro" w:cs="EC Square Sans Pro"/>
          <w:b/>
          <w:color w:val="000000" w:themeColor="text1"/>
          <w:lang w:val="en-GB"/>
        </w:rPr>
        <w:t>Youth Activism and Education</w:t>
      </w:r>
      <w:r w:rsidRPr="00F43DFD">
        <w:rPr>
          <w:rFonts w:ascii="EC Square Sans Pro" w:eastAsia="EC Square Sans Pro" w:hAnsi="EC Square Sans Pro" w:cs="EC Square Sans Pro"/>
          <w:color w:val="000000" w:themeColor="text1"/>
          <w:lang w:val="en-GB"/>
        </w:rPr>
        <w:t>: The emergence of youth-led climate activism, epitomized by movements like Fridays for Future, and the integration of sustainability into education curricula, which shapes societal norms and policies.</w:t>
      </w:r>
    </w:p>
    <w:p w14:paraId="57B44892" w14:textId="3CAC2A39" w:rsidR="00A221E0" w:rsidRPr="00F43DFD" w:rsidRDefault="00A221E0" w:rsidP="00F43DFD">
      <w:pPr>
        <w:pStyle w:val="ListParagraph"/>
        <w:numPr>
          <w:ilvl w:val="0"/>
          <w:numId w:val="16"/>
        </w:numPr>
        <w:spacing w:after="120" w:line="240" w:lineRule="auto"/>
        <w:jc w:val="both"/>
        <w:rPr>
          <w:rFonts w:ascii="EC Square Sans Pro" w:eastAsia="EC Square Sans Pro" w:hAnsi="EC Square Sans Pro" w:cs="EC Square Sans Pro"/>
          <w:color w:val="000000" w:themeColor="text1"/>
          <w:lang w:val="en-GB"/>
        </w:rPr>
      </w:pPr>
      <w:r w:rsidRPr="00F43DFD">
        <w:rPr>
          <w:rFonts w:ascii="EC Square Sans Pro" w:eastAsia="EC Square Sans Pro" w:hAnsi="EC Square Sans Pro" w:cs="EC Square Sans Pro"/>
          <w:b/>
          <w:color w:val="000000" w:themeColor="text1"/>
          <w:lang w:val="en-GB"/>
        </w:rPr>
        <w:t>Digitalization and Smart Technologies</w:t>
      </w:r>
      <w:r w:rsidRPr="00F43DFD">
        <w:rPr>
          <w:rFonts w:ascii="EC Square Sans Pro" w:eastAsia="EC Square Sans Pro" w:hAnsi="EC Square Sans Pro" w:cs="EC Square Sans Pro"/>
          <w:color w:val="000000" w:themeColor="text1"/>
          <w:lang w:val="en-GB"/>
        </w:rPr>
        <w:t>: The integration of digitalization and smart technologies in everyday life, which enhances resource management, reduces emissions, and fosters a culture of sustainability.</w:t>
      </w:r>
    </w:p>
    <w:p w14:paraId="1D56A473" w14:textId="1709186A" w:rsidR="00F3716B" w:rsidRDefault="00A221E0" w:rsidP="006B1F89">
      <w:pPr>
        <w:spacing w:after="120" w:line="240" w:lineRule="auto"/>
        <w:jc w:val="both"/>
        <w:rPr>
          <w:rFonts w:ascii="EC Square Sans Pro" w:eastAsia="EC Square Sans Pro" w:hAnsi="EC Square Sans Pro" w:cs="EC Square Sans Pro"/>
          <w:color w:val="000000" w:themeColor="text1"/>
          <w:lang w:val="en-GB"/>
        </w:rPr>
      </w:pPr>
      <w:r>
        <w:rPr>
          <w:rFonts w:ascii="EC Square Sans Pro" w:eastAsia="EC Square Sans Pro" w:hAnsi="EC Square Sans Pro" w:cs="EC Square Sans Pro"/>
          <w:color w:val="000000" w:themeColor="text1"/>
          <w:lang w:val="en-GB"/>
        </w:rPr>
        <w:t>L</w:t>
      </w:r>
      <w:r w:rsidRPr="00A221E0">
        <w:rPr>
          <w:rFonts w:ascii="EC Square Sans Pro" w:eastAsia="EC Square Sans Pro" w:hAnsi="EC Square Sans Pro" w:cs="EC Square Sans Pro"/>
          <w:color w:val="000000" w:themeColor="text1"/>
          <w:lang w:val="en-GB"/>
        </w:rPr>
        <w:t xml:space="preserve">everaging these </w:t>
      </w:r>
      <w:r w:rsidR="006B1F89">
        <w:rPr>
          <w:rFonts w:ascii="EC Square Sans Pro" w:eastAsia="EC Square Sans Pro" w:hAnsi="EC Square Sans Pro" w:cs="EC Square Sans Pro"/>
          <w:color w:val="000000" w:themeColor="text1"/>
          <w:lang w:val="en-GB"/>
        </w:rPr>
        <w:t xml:space="preserve">positive social </w:t>
      </w:r>
      <w:r w:rsidRPr="00A221E0">
        <w:rPr>
          <w:rFonts w:ascii="EC Square Sans Pro" w:eastAsia="EC Square Sans Pro" w:hAnsi="EC Square Sans Pro" w:cs="EC Square Sans Pro"/>
          <w:color w:val="000000" w:themeColor="text1"/>
          <w:lang w:val="en-GB"/>
        </w:rPr>
        <w:t xml:space="preserve">tipping points is crucial </w:t>
      </w:r>
      <w:r>
        <w:rPr>
          <w:rFonts w:ascii="EC Square Sans Pro" w:eastAsia="EC Square Sans Pro" w:hAnsi="EC Square Sans Pro" w:cs="EC Square Sans Pro"/>
          <w:color w:val="000000" w:themeColor="text1"/>
          <w:lang w:val="en-GB"/>
        </w:rPr>
        <w:t>to d</w:t>
      </w:r>
      <w:r w:rsidRPr="00A221E0">
        <w:rPr>
          <w:rFonts w:ascii="EC Square Sans Pro" w:eastAsia="EC Square Sans Pro" w:hAnsi="EC Square Sans Pro" w:cs="EC Square Sans Pro"/>
          <w:color w:val="000000" w:themeColor="text1"/>
          <w:lang w:val="en-GB"/>
        </w:rPr>
        <w:t xml:space="preserve">rive systemic change </w:t>
      </w:r>
      <w:r>
        <w:rPr>
          <w:rFonts w:ascii="EC Square Sans Pro" w:eastAsia="EC Square Sans Pro" w:hAnsi="EC Square Sans Pro" w:cs="EC Square Sans Pro"/>
          <w:color w:val="000000" w:themeColor="text1"/>
          <w:lang w:val="en-GB"/>
        </w:rPr>
        <w:t xml:space="preserve">and accelerate the transition </w:t>
      </w:r>
      <w:r w:rsidRPr="00A221E0">
        <w:rPr>
          <w:rFonts w:ascii="EC Square Sans Pro" w:eastAsia="EC Square Sans Pro" w:hAnsi="EC Square Sans Pro" w:cs="EC Square Sans Pro"/>
          <w:color w:val="000000" w:themeColor="text1"/>
          <w:lang w:val="en-GB"/>
        </w:rPr>
        <w:t xml:space="preserve">towards a </w:t>
      </w:r>
      <w:r>
        <w:rPr>
          <w:rFonts w:ascii="EC Square Sans Pro" w:eastAsia="EC Square Sans Pro" w:hAnsi="EC Square Sans Pro" w:cs="EC Square Sans Pro"/>
          <w:color w:val="000000" w:themeColor="text1"/>
          <w:lang w:val="en-GB"/>
        </w:rPr>
        <w:t xml:space="preserve">more </w:t>
      </w:r>
      <w:r w:rsidRPr="00A221E0">
        <w:rPr>
          <w:rFonts w:ascii="EC Square Sans Pro" w:eastAsia="EC Square Sans Pro" w:hAnsi="EC Square Sans Pro" w:cs="EC Square Sans Pro"/>
          <w:color w:val="000000" w:themeColor="text1"/>
          <w:lang w:val="en-GB"/>
        </w:rPr>
        <w:t>sustainable future</w:t>
      </w:r>
      <w:r w:rsidR="006B1F89">
        <w:rPr>
          <w:rFonts w:ascii="EC Square Sans Pro" w:eastAsia="EC Square Sans Pro" w:hAnsi="EC Square Sans Pro" w:cs="EC Square Sans Pro"/>
          <w:color w:val="000000" w:themeColor="text1"/>
          <w:lang w:val="en-GB"/>
        </w:rPr>
        <w:t xml:space="preserve">. </w:t>
      </w:r>
      <w:r w:rsidR="006B1F89" w:rsidRPr="006B1F89">
        <w:rPr>
          <w:rFonts w:ascii="EC Square Sans Pro" w:eastAsia="EC Square Sans Pro" w:hAnsi="EC Square Sans Pro" w:cs="EC Square Sans Pro"/>
          <w:color w:val="000000" w:themeColor="text1"/>
          <w:lang w:val="en-GB"/>
        </w:rPr>
        <w:t xml:space="preserve">By harnessing the collective power of renewable energy adoption, sustainable transportation, circular economy practices, youth activism, and digitalization, Europe can drive </w:t>
      </w:r>
      <w:r w:rsidR="006B1F89">
        <w:rPr>
          <w:rFonts w:ascii="EC Square Sans Pro" w:eastAsia="EC Square Sans Pro" w:hAnsi="EC Square Sans Pro" w:cs="EC Square Sans Pro"/>
          <w:color w:val="000000" w:themeColor="text1"/>
          <w:lang w:val="en-GB"/>
        </w:rPr>
        <w:t xml:space="preserve">the </w:t>
      </w:r>
      <w:r w:rsidR="006B1F89" w:rsidRPr="006B1F89">
        <w:rPr>
          <w:rFonts w:ascii="EC Square Sans Pro" w:eastAsia="EC Square Sans Pro" w:hAnsi="EC Square Sans Pro" w:cs="EC Square Sans Pro"/>
          <w:color w:val="000000" w:themeColor="text1"/>
          <w:lang w:val="en-GB"/>
        </w:rPr>
        <w:t>systemic change</w:t>
      </w:r>
      <w:r w:rsidR="006B1F89">
        <w:rPr>
          <w:rFonts w:ascii="EC Square Sans Pro" w:eastAsia="EC Square Sans Pro" w:hAnsi="EC Square Sans Pro" w:cs="EC Square Sans Pro"/>
          <w:color w:val="000000" w:themeColor="text1"/>
          <w:lang w:val="en-GB"/>
        </w:rPr>
        <w:t xml:space="preserve"> and</w:t>
      </w:r>
      <w:r w:rsidR="006B1F89" w:rsidRPr="006B1F89">
        <w:rPr>
          <w:rFonts w:ascii="EC Square Sans Pro" w:eastAsia="EC Square Sans Pro" w:hAnsi="EC Square Sans Pro" w:cs="EC Square Sans Pro"/>
          <w:color w:val="000000" w:themeColor="text1"/>
          <w:lang w:val="en-GB"/>
        </w:rPr>
        <w:t xml:space="preserve"> </w:t>
      </w:r>
      <w:r w:rsidR="006B1F89" w:rsidRPr="00A221E0">
        <w:rPr>
          <w:rFonts w:ascii="EC Square Sans Pro" w:eastAsia="EC Square Sans Pro" w:hAnsi="EC Square Sans Pro" w:cs="EC Square Sans Pro"/>
          <w:color w:val="000000" w:themeColor="text1"/>
          <w:lang w:val="en-GB"/>
        </w:rPr>
        <w:t>achiev</w:t>
      </w:r>
      <w:r w:rsidR="006B1F89">
        <w:rPr>
          <w:rFonts w:ascii="EC Square Sans Pro" w:eastAsia="EC Square Sans Pro" w:hAnsi="EC Square Sans Pro" w:cs="EC Square Sans Pro"/>
          <w:color w:val="000000" w:themeColor="text1"/>
          <w:lang w:val="en-GB"/>
        </w:rPr>
        <w:t>e</w:t>
      </w:r>
      <w:r w:rsidR="006B1F89" w:rsidRPr="00A221E0">
        <w:rPr>
          <w:rFonts w:ascii="EC Square Sans Pro" w:eastAsia="EC Square Sans Pro" w:hAnsi="EC Square Sans Pro" w:cs="EC Square Sans Pro"/>
          <w:color w:val="000000" w:themeColor="text1"/>
          <w:lang w:val="en-GB"/>
        </w:rPr>
        <w:t xml:space="preserve"> the green </w:t>
      </w:r>
      <w:r w:rsidR="006B1F89">
        <w:rPr>
          <w:rFonts w:ascii="EC Square Sans Pro" w:eastAsia="EC Square Sans Pro" w:hAnsi="EC Square Sans Pro" w:cs="EC Square Sans Pro"/>
          <w:color w:val="000000" w:themeColor="text1"/>
          <w:lang w:val="en-GB"/>
        </w:rPr>
        <w:t>transition</w:t>
      </w:r>
      <w:r w:rsidR="006B1F89" w:rsidRPr="006B1F89">
        <w:rPr>
          <w:rFonts w:ascii="EC Square Sans Pro" w:eastAsia="EC Square Sans Pro" w:hAnsi="EC Square Sans Pro" w:cs="EC Square Sans Pro"/>
          <w:color w:val="000000" w:themeColor="text1"/>
          <w:lang w:val="en-GB"/>
        </w:rPr>
        <w:t>.</w:t>
      </w:r>
    </w:p>
    <w:p w14:paraId="06B54F7A" w14:textId="03B22095" w:rsidR="00191B83" w:rsidRPr="001C39F7" w:rsidRDefault="00191B83" w:rsidP="00546F93">
      <w:pPr>
        <w:pStyle w:val="JRCLevel-3title"/>
        <w:rPr>
          <w:b/>
        </w:rPr>
      </w:pPr>
      <w:bookmarkStart w:id="16" w:name="_Toc188439396"/>
      <w:bookmarkStart w:id="17" w:name="_Toc193205870"/>
      <w:r w:rsidRPr="001C39F7">
        <w:rPr>
          <w:b/>
        </w:rPr>
        <w:t>The costs of inaction</w:t>
      </w:r>
      <w:bookmarkEnd w:id="16"/>
      <w:bookmarkEnd w:id="17"/>
    </w:p>
    <w:p w14:paraId="480FF857" w14:textId="366B4707" w:rsidR="002219A6" w:rsidRPr="000A7910" w:rsidRDefault="002219A6" w:rsidP="00614A12">
      <w:pPr>
        <w:spacing w:before="120" w:after="120" w:line="259" w:lineRule="auto"/>
        <w:jc w:val="both"/>
        <w:rPr>
          <w:rFonts w:ascii="EC Square Sans Pro" w:eastAsia="Times New Roman" w:hAnsi="EC Square Sans Pro" w:cs="Times New Roman"/>
          <w:lang w:val="en-GB" w:eastAsia="en-GB"/>
        </w:rPr>
      </w:pPr>
      <w:r w:rsidRPr="006B1F89">
        <w:rPr>
          <w:rFonts w:ascii="EC Square Sans Pro" w:hAnsi="EC Square Sans Pro" w:cs="Segoe UI"/>
          <w:lang w:val="en-GB"/>
        </w:rPr>
        <w:t xml:space="preserve">The </w:t>
      </w:r>
      <w:r w:rsidRPr="00DC75A8">
        <w:rPr>
          <w:rFonts w:ascii="EC Square Sans Pro" w:hAnsi="EC Square Sans Pro" w:cs="Segoe UI"/>
          <w:lang w:val="en-GB"/>
        </w:rPr>
        <w:t>"costs of inaction"</w:t>
      </w:r>
      <w:r w:rsidRPr="00032250">
        <w:rPr>
          <w:rFonts w:ascii="EC Square Sans Pro" w:hAnsi="EC Square Sans Pro" w:cs="Segoe UI"/>
          <w:lang w:val="en-GB"/>
        </w:rPr>
        <w:t xml:space="preserve"> refer to the </w:t>
      </w:r>
      <w:r w:rsidRPr="00DC75A8">
        <w:rPr>
          <w:rFonts w:ascii="EC Square Sans Pro" w:hAnsi="EC Square Sans Pro" w:cs="Segoe UI"/>
          <w:b/>
          <w:lang w:val="en-GB"/>
        </w:rPr>
        <w:t>economic, social, and environmental consequences of not taking measures to address climate change</w:t>
      </w:r>
      <w:r w:rsidRPr="00032250">
        <w:rPr>
          <w:rFonts w:ascii="EC Square Sans Pro" w:hAnsi="EC Square Sans Pro" w:cs="Segoe UI"/>
          <w:lang w:val="en-GB"/>
        </w:rPr>
        <w:t xml:space="preserve"> and environmental degradation.</w:t>
      </w:r>
      <w:r>
        <w:rPr>
          <w:rFonts w:ascii="EC Square Sans Pro" w:hAnsi="EC Square Sans Pro" w:cs="Segoe UI"/>
          <w:lang w:val="en-GB"/>
        </w:rPr>
        <w:t xml:space="preserve"> When assessing climate change and environmental policies, a</w:t>
      </w:r>
      <w:r w:rsidRPr="00F43DFD">
        <w:rPr>
          <w:rFonts w:ascii="EC Square Sans Pro" w:hAnsi="EC Square Sans Pro" w:cs="Segoe UI"/>
          <w:lang w:val="en-GB"/>
        </w:rPr>
        <w:t xml:space="preserve"> comprehensive approach that accounts for both the costs and benefits of action and inaction</w:t>
      </w:r>
      <w:r>
        <w:rPr>
          <w:rFonts w:ascii="EC Square Sans Pro" w:hAnsi="EC Square Sans Pro" w:cs="Segoe UI"/>
          <w:lang w:val="en-GB"/>
        </w:rPr>
        <w:t xml:space="preserve"> is necessary. Such an approach allows for better informed decision-making, </w:t>
      </w:r>
      <w:r w:rsidRPr="00F43DFD">
        <w:rPr>
          <w:rFonts w:ascii="EC Square Sans Pro" w:hAnsi="EC Square Sans Pro" w:cs="Segoe UI"/>
          <w:lang w:val="en-GB"/>
        </w:rPr>
        <w:t>help</w:t>
      </w:r>
      <w:r>
        <w:rPr>
          <w:rFonts w:ascii="EC Square Sans Pro" w:hAnsi="EC Square Sans Pro" w:cs="Segoe UI"/>
          <w:lang w:val="en-GB"/>
        </w:rPr>
        <w:t>s</w:t>
      </w:r>
      <w:r w:rsidRPr="00F43DFD">
        <w:rPr>
          <w:rFonts w:ascii="EC Square Sans Pro" w:hAnsi="EC Square Sans Pro" w:cs="Segoe UI"/>
          <w:lang w:val="en-GB"/>
        </w:rPr>
        <w:t xml:space="preserve"> prioritize actions that minimize the risks and consequences of climate change</w:t>
      </w:r>
      <w:r>
        <w:rPr>
          <w:rFonts w:ascii="EC Square Sans Pro" w:hAnsi="EC Square Sans Pro" w:cs="Segoe UI"/>
          <w:lang w:val="en-GB"/>
        </w:rPr>
        <w:t>, and</w:t>
      </w:r>
      <w:r w:rsidRPr="00F43DFD">
        <w:rPr>
          <w:rFonts w:ascii="EC Square Sans Pro" w:hAnsi="EC Square Sans Pro" w:cs="Segoe UI"/>
          <w:lang w:val="en-GB"/>
        </w:rPr>
        <w:t xml:space="preserve"> can serve as a powerful motivator for individuals, organizations, and governments to take urgent and collective action to address the climate crisis and protect the environment.</w:t>
      </w:r>
      <w:r>
        <w:rPr>
          <w:rFonts w:ascii="EC Square Sans Pro" w:hAnsi="EC Square Sans Pro" w:cs="Segoe UI"/>
          <w:lang w:val="en-GB"/>
        </w:rPr>
        <w:t xml:space="preserve"> </w:t>
      </w:r>
      <w:r w:rsidRPr="00F43DFD">
        <w:rPr>
          <w:rFonts w:ascii="EC Square Sans Pro" w:hAnsi="EC Square Sans Pro" w:cs="Segoe UI"/>
          <w:lang w:val="en-GB"/>
        </w:rPr>
        <w:t>Moreover, considering the costs of inaction can also help to identify opportunities for cost savings and economic benefits associated with taking action.</w:t>
      </w:r>
    </w:p>
    <w:p w14:paraId="0451A726" w14:textId="64BB4672" w:rsidR="00D967AA" w:rsidRPr="00F43DFD" w:rsidRDefault="00D967AA" w:rsidP="00614A12">
      <w:pPr>
        <w:spacing w:before="120" w:after="120" w:line="259" w:lineRule="auto"/>
        <w:jc w:val="both"/>
        <w:rPr>
          <w:rFonts w:ascii="EC Square Sans Pro" w:eastAsia="Times New Roman" w:hAnsi="EC Square Sans Pro" w:cs="Times New Roman"/>
          <w:color w:val="76923C" w:themeColor="accent3" w:themeShade="BF"/>
          <w:lang w:val="en-GB" w:eastAsia="en-GB"/>
        </w:rPr>
      </w:pPr>
      <w:r w:rsidRPr="00F43DFD">
        <w:rPr>
          <w:rFonts w:ascii="EC Square Sans Pro" w:eastAsia="Times New Roman" w:hAnsi="EC Square Sans Pro" w:cs="Times New Roman"/>
          <w:color w:val="76923C" w:themeColor="accent3" w:themeShade="BF"/>
          <w:lang w:val="en-GB" w:eastAsia="en-GB"/>
        </w:rPr>
        <w:t>Climate-related costs of inaction</w:t>
      </w:r>
    </w:p>
    <w:p w14:paraId="33CEBD46" w14:textId="6398B5B0" w:rsidR="00D967AA" w:rsidRDefault="00614A12" w:rsidP="00614A12">
      <w:pPr>
        <w:spacing w:before="120" w:after="120" w:line="259" w:lineRule="auto"/>
        <w:jc w:val="both"/>
        <w:rPr>
          <w:rFonts w:ascii="EC Square Sans Pro" w:eastAsia="Times New Roman" w:hAnsi="EC Square Sans Pro" w:cs="Times New Roman"/>
          <w:lang w:val="en-GB" w:eastAsia="en-GB"/>
        </w:rPr>
      </w:pPr>
      <w:r w:rsidRPr="00614A12">
        <w:rPr>
          <w:rFonts w:ascii="EC Square Sans Pro" w:eastAsia="Times New Roman" w:hAnsi="EC Square Sans Pro" w:cs="Times New Roman"/>
          <w:lang w:val="en-GB" w:eastAsia="en-GB"/>
        </w:rPr>
        <w:t xml:space="preserve">To better understand </w:t>
      </w:r>
      <w:r w:rsidR="00D967AA">
        <w:rPr>
          <w:rFonts w:ascii="EC Square Sans Pro" w:eastAsia="Times New Roman" w:hAnsi="EC Square Sans Pro" w:cs="Times New Roman"/>
          <w:lang w:val="en-GB" w:eastAsia="en-GB"/>
        </w:rPr>
        <w:t>costs of inaction</w:t>
      </w:r>
      <w:r w:rsidR="002219A6">
        <w:rPr>
          <w:rFonts w:ascii="EC Square Sans Pro" w:eastAsia="Times New Roman" w:hAnsi="EC Square Sans Pro" w:cs="Times New Roman"/>
          <w:lang w:val="en-GB" w:eastAsia="en-GB"/>
        </w:rPr>
        <w:t>,</w:t>
      </w:r>
      <w:r w:rsidRPr="00614A12">
        <w:rPr>
          <w:rFonts w:ascii="EC Square Sans Pro" w:eastAsia="Times New Roman" w:hAnsi="EC Square Sans Pro" w:cs="Times New Roman"/>
          <w:lang w:val="en-GB" w:eastAsia="en-GB"/>
        </w:rPr>
        <w:t xml:space="preserve"> the pan-European climate risk assessment </w:t>
      </w:r>
      <w:r w:rsidR="00DE3D6D">
        <w:fldChar w:fldCharType="begin"/>
      </w:r>
      <w:r w:rsidR="00DE3D6D" w:rsidRPr="00DE3D6D">
        <w:rPr>
          <w:lang w:val="en-GB"/>
          <w:rPrChange w:id="18" w:author="BARBERO VIGNOLA Giulia (JRC-ISPRA)" w:date="2025-04-17T14:29:00Z">
            <w:rPr/>
          </w:rPrChange>
        </w:rPr>
        <w:instrText xml:space="preserve"> HYPERLINK "https://joint-research-centre.ec.europa.eu/scientific-activities/peseta-climate-change-projects_en" </w:instrText>
      </w:r>
      <w:r w:rsidR="00DE3D6D">
        <w:fldChar w:fldCharType="separate"/>
      </w:r>
      <w:r w:rsidRPr="00806A16">
        <w:rPr>
          <w:rStyle w:val="Hyperlink"/>
          <w:rFonts w:ascii="EC Square Sans Pro" w:eastAsia="Times New Roman" w:hAnsi="EC Square Sans Pro" w:cs="Times New Roman"/>
          <w:lang w:val="en-GB" w:eastAsia="en-GB"/>
        </w:rPr>
        <w:t>PESETA</w:t>
      </w:r>
      <w:r w:rsidR="00DE3D6D">
        <w:rPr>
          <w:rStyle w:val="Hyperlink"/>
          <w:rFonts w:ascii="EC Square Sans Pro" w:eastAsia="Times New Roman" w:hAnsi="EC Square Sans Pro" w:cs="Times New Roman"/>
          <w:lang w:val="en-GB" w:eastAsia="en-GB"/>
        </w:rPr>
        <w:fldChar w:fldCharType="end"/>
      </w:r>
      <w:r w:rsidR="00AA71CE">
        <w:rPr>
          <w:rFonts w:ascii="EC Square Sans Pro" w:eastAsia="Times New Roman" w:hAnsi="EC Square Sans Pro" w:cs="Times New Roman"/>
          <w:lang w:val="en-GB" w:eastAsia="en-GB"/>
        </w:rPr>
        <w:t xml:space="preserve"> </w:t>
      </w:r>
      <w:r w:rsidR="00AA71CE">
        <w:rPr>
          <w:rFonts w:ascii="EC Square Sans Pro" w:eastAsia="Times New Roman" w:hAnsi="EC Square Sans Pro" w:cs="Times New Roman"/>
          <w:lang w:val="en-GB" w:eastAsia="en-GB"/>
        </w:rPr>
        <w:fldChar w:fldCharType="begin"/>
      </w:r>
      <w:r w:rsidR="00BF5977">
        <w:rPr>
          <w:rFonts w:ascii="EC Square Sans Pro" w:eastAsia="Times New Roman" w:hAnsi="EC Square Sans Pro" w:cs="Times New Roman"/>
          <w:lang w:val="en-GB" w:eastAsia="en-GB"/>
        </w:rPr>
        <w:instrText xml:space="preserve"> ADDIN ZOTERO_ITEM CSL_CITATION {"citationID":"1HNorrpj","properties":{"formattedCitation":"[9]","plainCitation":"[9]","noteIndex":0},"citationItems":[{"id":1747,"uris":["http://zotero.org/groups/5272309/items/URTYUUBY"],"itemData":{"id":1747,"type":"webpage","abstract":"Projection of economic impacts of climate change in EU sectors based on bottom-up analysis.","language":"en","title":"PESETA climate change projects - European Commission","URL":"https://joint-research-centre.ec.europa.eu/scientific-activities/peseta-climate-change-projects_en","accessed":{"date-parts":[["2025",3,27]]}}}],"schema":"https://github.com/citation-style-language/schema/raw/master/csl-citation.json"} </w:instrText>
      </w:r>
      <w:r w:rsidR="00AA71CE">
        <w:rPr>
          <w:rFonts w:ascii="EC Square Sans Pro" w:eastAsia="Times New Roman" w:hAnsi="EC Square Sans Pro" w:cs="Times New Roman"/>
          <w:lang w:val="en-GB" w:eastAsia="en-GB"/>
        </w:rPr>
        <w:fldChar w:fldCharType="separate"/>
      </w:r>
      <w:r w:rsidR="00BF5977" w:rsidRPr="00E118A0">
        <w:rPr>
          <w:rFonts w:ascii="EC Square Sans Pro" w:hAnsi="EC Square Sans Pro"/>
          <w:lang w:val="en-GB"/>
        </w:rPr>
        <w:t>[9]</w:t>
      </w:r>
      <w:r w:rsidR="00AA71CE">
        <w:rPr>
          <w:rFonts w:ascii="EC Square Sans Pro" w:eastAsia="Times New Roman" w:hAnsi="EC Square Sans Pro" w:cs="Times New Roman"/>
          <w:lang w:val="en-GB" w:eastAsia="en-GB"/>
        </w:rPr>
        <w:fldChar w:fldCharType="end"/>
      </w:r>
      <w:r w:rsidRPr="00614A12">
        <w:rPr>
          <w:rFonts w:ascii="EC Square Sans Pro" w:eastAsia="Times New Roman" w:hAnsi="EC Square Sans Pro" w:cs="Times New Roman"/>
          <w:lang w:val="en-GB" w:eastAsia="en-GB"/>
        </w:rPr>
        <w:t xml:space="preserve"> is published regularly by the JRC, covering a wide range of climate impact categories. The methodology integrates a combination of state-of-the-art process-based and empirical models that translate high-resolution projections of climate conditions into biophysical and economic impacts. The cost of inaction refers to the simulated climate damages without any policy action, i.e. without adaptation or mitigation policies. </w:t>
      </w:r>
    </w:p>
    <w:p w14:paraId="7D6720F9" w14:textId="75ECEC72" w:rsidR="00614A12" w:rsidRPr="00614A12" w:rsidRDefault="00D967AA" w:rsidP="00614A12">
      <w:pPr>
        <w:spacing w:before="120" w:after="120" w:line="259" w:lineRule="auto"/>
        <w:jc w:val="both"/>
        <w:rPr>
          <w:rFonts w:ascii="EC Square Sans Pro" w:eastAsia="Times New Roman" w:hAnsi="EC Square Sans Pro" w:cs="Times New Roman"/>
          <w:lang w:val="en-GB" w:eastAsia="en-GB"/>
        </w:rPr>
      </w:pPr>
      <w:r>
        <w:rPr>
          <w:rFonts w:ascii="EC Square Sans Pro" w:eastAsia="Times New Roman" w:hAnsi="EC Square Sans Pro" w:cs="Times New Roman"/>
          <w:lang w:val="en-GB" w:eastAsia="en-GB"/>
        </w:rPr>
        <w:t>T</w:t>
      </w:r>
      <w:r w:rsidRPr="00614A12">
        <w:rPr>
          <w:rFonts w:ascii="EC Square Sans Pro" w:eastAsia="Times New Roman" w:hAnsi="EC Square Sans Pro" w:cs="Times New Roman"/>
          <w:lang w:val="en-GB" w:eastAsia="en-GB"/>
        </w:rPr>
        <w:t>his section</w:t>
      </w:r>
      <w:r>
        <w:rPr>
          <w:rFonts w:ascii="EC Square Sans Pro" w:eastAsia="Times New Roman" w:hAnsi="EC Square Sans Pro" w:cs="Times New Roman"/>
          <w:lang w:val="en-GB" w:eastAsia="en-GB"/>
        </w:rPr>
        <w:t xml:space="preserve"> identifies p</w:t>
      </w:r>
      <w:r w:rsidR="00614A12" w:rsidRPr="00614A12">
        <w:rPr>
          <w:rFonts w:ascii="EC Square Sans Pro" w:eastAsia="Times New Roman" w:hAnsi="EC Square Sans Pro" w:cs="Times New Roman"/>
          <w:lang w:val="en-GB" w:eastAsia="en-GB"/>
        </w:rPr>
        <w:t xml:space="preserve">rojected damages under a 3°C global warming scenario as the </w:t>
      </w:r>
      <w:r>
        <w:rPr>
          <w:rFonts w:ascii="EC Square Sans Pro" w:eastAsia="Times New Roman" w:hAnsi="EC Square Sans Pro" w:cs="Times New Roman"/>
          <w:lang w:val="en-GB" w:eastAsia="en-GB"/>
        </w:rPr>
        <w:t>“</w:t>
      </w:r>
      <w:r w:rsidR="00614A12" w:rsidRPr="00614A12">
        <w:rPr>
          <w:rFonts w:ascii="EC Square Sans Pro" w:eastAsia="Times New Roman" w:hAnsi="EC Square Sans Pro" w:cs="Times New Roman"/>
          <w:lang w:val="en-GB" w:eastAsia="en-GB"/>
        </w:rPr>
        <w:t>cost of inaction</w:t>
      </w:r>
      <w:r>
        <w:rPr>
          <w:rFonts w:ascii="EC Square Sans Pro" w:eastAsia="Times New Roman" w:hAnsi="EC Square Sans Pro" w:cs="Times New Roman"/>
          <w:lang w:val="en-GB" w:eastAsia="en-GB"/>
        </w:rPr>
        <w:t>”</w:t>
      </w:r>
      <w:r w:rsidR="00614A12" w:rsidRPr="00614A12">
        <w:rPr>
          <w:rFonts w:ascii="EC Square Sans Pro" w:eastAsia="Times New Roman" w:hAnsi="EC Square Sans Pro" w:cs="Times New Roman"/>
          <w:lang w:val="en-GB" w:eastAsia="en-GB"/>
        </w:rPr>
        <w:t xml:space="preserve">. For few impact areas, 4°C scenario damages are also reported. Economic damage estimates consist of climate impacts that would occur by the year 2100. The JRC study provides results regarding climate impacts on people, the environment and the economy, with both biophysical and economic metrics. The consistent results summarised below refer to the eleven </w:t>
      </w:r>
      <w:r w:rsidR="00614A12" w:rsidRPr="00F43DFD">
        <w:rPr>
          <w:rFonts w:ascii="EC Square Sans Pro" w:eastAsia="Times New Roman" w:hAnsi="EC Square Sans Pro" w:cs="Times New Roman"/>
          <w:b/>
          <w:lang w:val="en-GB" w:eastAsia="en-GB"/>
        </w:rPr>
        <w:t>JRC PESETA IV project impact areas</w:t>
      </w:r>
      <w:r w:rsidR="00614A12" w:rsidRPr="00614A12">
        <w:rPr>
          <w:rFonts w:ascii="EC Square Sans Pro" w:eastAsia="Times New Roman" w:hAnsi="EC Square Sans Pro" w:cs="Times New Roman"/>
          <w:lang w:val="en-GB" w:eastAsia="en-GB"/>
        </w:rPr>
        <w:t xml:space="preserve"> </w:t>
      </w:r>
      <w:r w:rsidR="00AA71CE">
        <w:rPr>
          <w:rFonts w:ascii="EC Square Sans Pro" w:eastAsia="Times New Roman" w:hAnsi="EC Square Sans Pro" w:cs="Times New Roman"/>
          <w:lang w:val="en-GB" w:eastAsia="en-GB"/>
        </w:rPr>
        <w:fldChar w:fldCharType="begin"/>
      </w:r>
      <w:r w:rsidR="00BF5977">
        <w:rPr>
          <w:rFonts w:ascii="EC Square Sans Pro" w:eastAsia="Times New Roman" w:hAnsi="EC Square Sans Pro" w:cs="Times New Roman"/>
          <w:lang w:val="en-GB" w:eastAsia="en-GB"/>
        </w:rPr>
        <w:instrText xml:space="preserve"> ADDIN ZOTERO_ITEM CSL_CITATION {"citationID":"PBTHQvVZ","properties":{"formattedCitation":"[10], [11]","plainCitation":"[10], [11]","noteIndex":0},"citationItems":[{"id":753,"uris":["http://zotero.org/groups/5272309/items/4WAS5WYE"],"itemData":{"id":753,"type":"book","event-place":"LU","language":"eng","publisher":"Publications Office","publisher-place":"LU","source":"DOI.org (CSL JSON)","title":"Analysis of climate change impacts on EU agriculture by 2050: JRC PESETA IV project : Task 3.","title-short":"Analysis of climate change impacts on EU agriculture by 2050","URL":"https://data.europa.eu/doi/10.2760/121115","author":[{"literal":"European Commission. Joint Research Centre."}],"accessed":{"date-parts":[["2024",10,30]]},"issued":{"date-parts":[["2020"]]}}},{"id":757,"uris":["http://zotero.org/groups/5272309/items/78GZVLNY"],"itemData":{"id":757,"type":"book","event-place":"LU","language":"eng","publisher":"Publications Office","publisher-place":"LU","source":"DOI.org (CSL JSON)","title":"Climate change impacts and adaptation in Europe: JRC PESETA IV final report.","title-short":"Climate change impacts and adaptation in Europe","URL":"https://data.europa.eu/doi/10.2760/171121","author":[{"literal":"European Commission. Joint Research Centre."}],"accessed":{"date-parts":[["2024",10,30]]},"issued":{"date-parts":[["2020"]]}}}],"schema":"https://github.com/citation-style-language/schema/raw/master/csl-citation.json"} </w:instrText>
      </w:r>
      <w:r w:rsidR="00AA71CE">
        <w:rPr>
          <w:rFonts w:ascii="EC Square Sans Pro" w:eastAsia="Times New Roman" w:hAnsi="EC Square Sans Pro" w:cs="Times New Roman"/>
          <w:lang w:val="en-GB" w:eastAsia="en-GB"/>
        </w:rPr>
        <w:fldChar w:fldCharType="separate"/>
      </w:r>
      <w:r w:rsidR="00BF5977" w:rsidRPr="00E118A0">
        <w:rPr>
          <w:rFonts w:ascii="EC Square Sans Pro" w:hAnsi="EC Square Sans Pro"/>
          <w:lang w:val="en-GB"/>
        </w:rPr>
        <w:t>[10], [11]</w:t>
      </w:r>
      <w:r w:rsidR="00AA71CE">
        <w:rPr>
          <w:rFonts w:ascii="EC Square Sans Pro" w:eastAsia="Times New Roman" w:hAnsi="EC Square Sans Pro" w:cs="Times New Roman"/>
          <w:lang w:val="en-GB" w:eastAsia="en-GB"/>
        </w:rPr>
        <w:fldChar w:fldCharType="end"/>
      </w:r>
      <w:r w:rsidR="00AA71CE">
        <w:rPr>
          <w:rFonts w:ascii="EC Square Sans Pro" w:eastAsia="Times New Roman" w:hAnsi="EC Square Sans Pro" w:cs="Times New Roman"/>
          <w:lang w:val="en-GB" w:eastAsia="en-GB"/>
        </w:rPr>
        <w:t xml:space="preserve"> </w:t>
      </w:r>
      <w:r w:rsidR="00614A12" w:rsidRPr="00614A12">
        <w:rPr>
          <w:rFonts w:ascii="EC Square Sans Pro" w:eastAsia="Times New Roman" w:hAnsi="EC Square Sans Pro" w:cs="Times New Roman"/>
          <w:lang w:val="en-GB" w:eastAsia="en-GB"/>
        </w:rPr>
        <w:t xml:space="preserve">(human mortality from heat and cold waves, windstorms, water resources, droughts, river flooding, coastal flooding, wildfires, habitat loss, forest ecosystems, agriculture and energy supply) and the follow-up studies (e.g. labour productivity). </w:t>
      </w:r>
    </w:p>
    <w:p w14:paraId="6DA8CC58" w14:textId="587E77B3" w:rsidR="00614A12" w:rsidRDefault="00614A12" w:rsidP="00614A12">
      <w:pPr>
        <w:spacing w:before="120" w:after="120" w:line="259" w:lineRule="auto"/>
        <w:jc w:val="both"/>
        <w:rPr>
          <w:rFonts w:ascii="EC Square Sans Pro" w:eastAsia="Times New Roman" w:hAnsi="EC Square Sans Pro" w:cs="Times New Roman"/>
          <w:lang w:val="en-GB" w:eastAsia="en-GB"/>
        </w:rPr>
      </w:pPr>
      <w:r w:rsidRPr="00614A12">
        <w:rPr>
          <w:rFonts w:ascii="EC Square Sans Pro" w:eastAsia="Times New Roman" w:hAnsi="EC Square Sans Pro" w:cs="Times New Roman"/>
          <w:lang w:val="en-GB" w:eastAsia="en-GB"/>
        </w:rPr>
        <w:t xml:space="preserve">Preliminary results of the </w:t>
      </w:r>
      <w:r w:rsidRPr="00F43DFD">
        <w:rPr>
          <w:rFonts w:ascii="EC Square Sans Pro" w:eastAsia="Times New Roman" w:hAnsi="EC Square Sans Pro" w:cs="Times New Roman"/>
          <w:b/>
          <w:lang w:val="en-GB" w:eastAsia="en-GB"/>
        </w:rPr>
        <w:t>JRC PESETA V</w:t>
      </w:r>
      <w:r w:rsidRPr="00614A12">
        <w:rPr>
          <w:rFonts w:ascii="EC Square Sans Pro" w:eastAsia="Times New Roman" w:hAnsi="EC Square Sans Pro" w:cs="Times New Roman"/>
          <w:lang w:val="en-GB" w:eastAsia="en-GB"/>
        </w:rPr>
        <w:t xml:space="preserve"> project are presented in figure </w:t>
      </w:r>
      <w:r w:rsidR="009F7F86" w:rsidRPr="009F7F86">
        <w:rPr>
          <w:rFonts w:ascii="EC Square Sans Pro" w:eastAsia="Times New Roman" w:hAnsi="EC Square Sans Pro" w:cs="Times New Roman"/>
          <w:lang w:val="en-GB" w:eastAsia="en-GB"/>
        </w:rPr>
        <w:t>1</w:t>
      </w:r>
      <w:r w:rsidRPr="00614A12">
        <w:rPr>
          <w:rFonts w:ascii="EC Square Sans Pro" w:eastAsia="Times New Roman" w:hAnsi="EC Square Sans Pro" w:cs="Times New Roman"/>
          <w:lang w:val="en-GB" w:eastAsia="en-GB"/>
        </w:rPr>
        <w:t>, representing the additional economic costs (as a percentage of GDP) for the 2°C scenario by 2050 for the following impact areas: coastal floods, droughts, labour productivity, river floods, transport infrastructure, windstorms and energy demand. The burden of climate change shows a clear north-south divide, with southern regions in Europe impacted relatively more and, particularly, southern-eastern regions. That spatial pattern is due mainly to consequent changes in high-end temperatures and the spatial and temporal availability of water.</w:t>
      </w:r>
    </w:p>
    <w:p w14:paraId="7FB44713" w14:textId="31A8B962" w:rsidR="00614A12" w:rsidRPr="00614A12" w:rsidRDefault="009F7F86" w:rsidP="00614A12">
      <w:pPr>
        <w:keepNext/>
        <w:spacing w:before="120" w:after="120" w:line="259" w:lineRule="auto"/>
        <w:jc w:val="both"/>
        <w:rPr>
          <w:rFonts w:ascii="EC Square Sans Pro" w:eastAsia="Times New Roman" w:hAnsi="EC Square Sans Pro" w:cs="Times New Roman"/>
          <w:sz w:val="20"/>
          <w:szCs w:val="20"/>
          <w:lang w:val="en-GB" w:eastAsia="en-GB"/>
        </w:rPr>
      </w:pPr>
      <w:r w:rsidRPr="009F7F86">
        <w:rPr>
          <w:rFonts w:ascii="EC Square Sans Pro" w:eastAsia="Times New Roman" w:hAnsi="EC Square Sans Pro" w:cs="Times New Roman"/>
          <w:b/>
          <w:sz w:val="20"/>
          <w:szCs w:val="20"/>
          <w:lang w:val="en-GB" w:eastAsia="en-GB"/>
        </w:rPr>
        <w:t>Figure 1.</w:t>
      </w:r>
      <w:r w:rsidR="00614A12" w:rsidRPr="00614A12">
        <w:rPr>
          <w:rFonts w:ascii="EC Square Sans Pro" w:eastAsia="Times New Roman" w:hAnsi="EC Square Sans Pro" w:cs="Times New Roman"/>
          <w:sz w:val="20"/>
          <w:szCs w:val="20"/>
          <w:lang w:val="en-GB" w:eastAsia="en-GB"/>
        </w:rPr>
        <w:t xml:space="preserve"> Additional economic costs for 2°C scenario by 2050, as a share of GDP (coastal floods, droughts, labour productivity, river floods, transport infrastructure, windstorms and energy demand)</w:t>
      </w:r>
    </w:p>
    <w:p w14:paraId="42178E87" w14:textId="77777777" w:rsidR="00614A12" w:rsidRPr="00614A12" w:rsidRDefault="00614A12" w:rsidP="00614A12">
      <w:pPr>
        <w:spacing w:before="120" w:after="120" w:line="259" w:lineRule="auto"/>
        <w:jc w:val="both"/>
        <w:rPr>
          <w:rFonts w:ascii="EC Square Sans Pro" w:eastAsia="Times New Roman" w:hAnsi="EC Square Sans Pro" w:cs="Times New Roman"/>
          <w:sz w:val="20"/>
          <w:szCs w:val="20"/>
          <w:lang w:val="en-GB" w:eastAsia="en-GB"/>
        </w:rPr>
      </w:pPr>
      <w:r w:rsidRPr="00614A12">
        <w:rPr>
          <w:rFonts w:ascii="EC Square Sans Pro" w:eastAsia="Times New Roman" w:hAnsi="EC Square Sans Pro" w:cs="Times New Roman"/>
          <w:noProof/>
          <w:sz w:val="20"/>
          <w:szCs w:val="20"/>
          <w:lang w:val="en-GB" w:eastAsia="en-GB"/>
        </w:rPr>
        <w:drawing>
          <wp:anchor distT="0" distB="0" distL="114300" distR="114300" simplePos="0" relativeHeight="251658240" behindDoc="0" locked="0" layoutInCell="1" allowOverlap="1" wp14:anchorId="1242B6EA" wp14:editId="246FF511">
            <wp:simplePos x="0" y="0"/>
            <wp:positionH relativeFrom="column">
              <wp:posOffset>128905</wp:posOffset>
            </wp:positionH>
            <wp:positionV relativeFrom="paragraph">
              <wp:posOffset>152400</wp:posOffset>
            </wp:positionV>
            <wp:extent cx="1362075" cy="1105452"/>
            <wp:effectExtent l="0" t="0" r="0" b="0"/>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3">
                      <a:extLst>
                        <a:ext uri="{28A0092B-C50C-407E-A947-70E740481C1C}">
                          <a14:useLocalDpi xmlns:a14="http://schemas.microsoft.com/office/drawing/2010/main" val="0"/>
                        </a:ext>
                      </a:extLst>
                    </a:blip>
                    <a:srcRect l="2817" t="2890"/>
                    <a:stretch/>
                  </pic:blipFill>
                  <pic:spPr bwMode="auto">
                    <a:xfrm>
                      <a:off x="0" y="0"/>
                      <a:ext cx="1382305" cy="1121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14A12">
        <w:rPr>
          <w:rFonts w:ascii="EC Square Sans Pro" w:eastAsia="Times New Roman" w:hAnsi="EC Square Sans Pro" w:cs="Times New Roman"/>
          <w:noProof/>
          <w:sz w:val="20"/>
          <w:szCs w:val="20"/>
          <w:lang w:val="en-GB" w:eastAsia="en-GB"/>
        </w:rPr>
        <w:drawing>
          <wp:inline distT="0" distB="0" distL="0" distR="0" wp14:anchorId="761960A5" wp14:editId="5E9E1282">
            <wp:extent cx="5584910" cy="5619770"/>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4910" cy="5619770"/>
                    </a:xfrm>
                    <a:prstGeom prst="rect">
                      <a:avLst/>
                    </a:prstGeom>
                    <a:noFill/>
                  </pic:spPr>
                </pic:pic>
              </a:graphicData>
            </a:graphic>
          </wp:inline>
        </w:drawing>
      </w:r>
    </w:p>
    <w:p w14:paraId="2809C64F" w14:textId="1481091E" w:rsidR="005A6949" w:rsidRPr="00614A12" w:rsidRDefault="00614A12" w:rsidP="00614A12">
      <w:pPr>
        <w:spacing w:before="120" w:after="120" w:line="259" w:lineRule="auto"/>
        <w:jc w:val="both"/>
        <w:rPr>
          <w:rFonts w:ascii="EC Square Sans Pro" w:eastAsia="Times New Roman" w:hAnsi="EC Square Sans Pro" w:cs="Times New Roman"/>
          <w:i/>
          <w:sz w:val="18"/>
          <w:szCs w:val="18"/>
          <w:lang w:val="en-GB" w:eastAsia="en-GB"/>
        </w:rPr>
      </w:pPr>
      <w:r w:rsidRPr="00614A12">
        <w:rPr>
          <w:rFonts w:ascii="EC Square Sans Pro" w:eastAsia="Times New Roman" w:hAnsi="EC Square Sans Pro" w:cs="Times New Roman"/>
          <w:i/>
          <w:sz w:val="18"/>
          <w:szCs w:val="18"/>
          <w:lang w:val="en-GB" w:eastAsia="en-GB"/>
        </w:rPr>
        <w:t>Source: 9th Cohesion Report, European Commission (2024)</w:t>
      </w:r>
      <w:r w:rsidR="00806A16">
        <w:rPr>
          <w:rFonts w:ascii="EC Square Sans Pro" w:eastAsia="Times New Roman" w:hAnsi="EC Square Sans Pro" w:cs="Times New Roman"/>
          <w:i/>
          <w:sz w:val="18"/>
          <w:szCs w:val="18"/>
          <w:lang w:val="en-GB" w:eastAsia="en-GB"/>
        </w:rPr>
        <w:t>.</w:t>
      </w:r>
      <w:r w:rsidRPr="00614A12">
        <w:rPr>
          <w:rFonts w:ascii="EC Square Sans Pro" w:eastAsia="Times New Roman" w:hAnsi="EC Square Sans Pro" w:cs="Times New Roman"/>
          <w:i/>
          <w:noProof/>
          <w:sz w:val="18"/>
          <w:szCs w:val="18"/>
          <w:lang w:val="en-GB" w:eastAsia="en-GB"/>
        </w:rPr>
        <w:t xml:space="preserve"> </w:t>
      </w:r>
    </w:p>
    <w:p w14:paraId="27E19CFA" w14:textId="77777777" w:rsidR="005B64C9" w:rsidRDefault="005B64C9" w:rsidP="002D7581">
      <w:pPr>
        <w:spacing w:before="120" w:after="120" w:line="259" w:lineRule="auto"/>
        <w:jc w:val="both"/>
        <w:rPr>
          <w:rFonts w:ascii="EC Square Sans Pro" w:eastAsia="Times New Roman" w:hAnsi="EC Square Sans Pro" w:cs="Times New Roman"/>
          <w:lang w:val="en-GB" w:eastAsia="en-GB"/>
        </w:rPr>
      </w:pPr>
    </w:p>
    <w:p w14:paraId="167D1470" w14:textId="35478CCE" w:rsidR="00614A12" w:rsidRPr="00614A12" w:rsidRDefault="00614A12" w:rsidP="00614A12">
      <w:pPr>
        <w:spacing w:before="240" w:after="120" w:line="259" w:lineRule="auto"/>
        <w:jc w:val="both"/>
        <w:rPr>
          <w:rFonts w:ascii="EC Square Sans Pro" w:eastAsia="Times New Roman" w:hAnsi="EC Square Sans Pro" w:cs="Times New Roman"/>
          <w:i/>
          <w:lang w:val="en-GB" w:eastAsia="en-GB"/>
        </w:rPr>
      </w:pPr>
      <w:r w:rsidRPr="00614A12">
        <w:rPr>
          <w:rFonts w:ascii="EC Square Sans Pro" w:eastAsia="Times New Roman" w:hAnsi="EC Square Sans Pro" w:cs="Times New Roman"/>
          <w:lang w:val="en-GB" w:eastAsia="en-GB"/>
        </w:rPr>
        <w:t>The main results for the 3°C temperature degree scenario follow.</w:t>
      </w:r>
    </w:p>
    <w:p w14:paraId="5785B79F" w14:textId="77777777" w:rsidR="00614A12" w:rsidRPr="00614A12" w:rsidRDefault="00614A12" w:rsidP="00614A12">
      <w:pPr>
        <w:spacing w:before="240" w:after="120" w:line="259" w:lineRule="auto"/>
        <w:jc w:val="both"/>
        <w:rPr>
          <w:rFonts w:ascii="EC Square Sans Pro" w:eastAsia="Times New Roman" w:hAnsi="EC Square Sans Pro" w:cs="Times New Roman"/>
          <w:i/>
          <w:lang w:val="en-GB" w:eastAsia="en-GB"/>
        </w:rPr>
      </w:pPr>
      <w:r w:rsidRPr="00614A12">
        <w:rPr>
          <w:rFonts w:ascii="EC Square Sans Pro" w:eastAsia="Times New Roman" w:hAnsi="EC Square Sans Pro" w:cs="Times New Roman"/>
          <w:i/>
          <w:lang w:val="en-GB" w:eastAsia="en-GB"/>
        </w:rPr>
        <w:t>Climate impacts on people</w:t>
      </w:r>
    </w:p>
    <w:p w14:paraId="3FE22BAC" w14:textId="77777777" w:rsidR="00614A12" w:rsidRPr="00614A12" w:rsidRDefault="00614A12" w:rsidP="00614A12">
      <w:pPr>
        <w:numPr>
          <w:ilvl w:val="0"/>
          <w:numId w:val="3"/>
        </w:numPr>
        <w:spacing w:before="120" w:after="160" w:line="259" w:lineRule="auto"/>
        <w:contextualSpacing/>
        <w:jc w:val="both"/>
        <w:rPr>
          <w:rFonts w:ascii="EC Square Sans Pro" w:eastAsia="Yu Mincho" w:hAnsi="EC Square Sans Pro"/>
          <w:lang w:val="en-GB" w:eastAsia="en-US"/>
        </w:rPr>
      </w:pPr>
      <w:r w:rsidRPr="002D7581">
        <w:rPr>
          <w:rFonts w:ascii="EC Square Sans Pro" w:eastAsia="Yu Mincho" w:hAnsi="EC Square Sans Pro"/>
          <w:b/>
          <w:lang w:val="en-GB" w:eastAsia="en-US"/>
        </w:rPr>
        <w:t>Temperature-related deaths</w:t>
      </w:r>
      <w:r w:rsidRPr="00614A12">
        <w:rPr>
          <w:rFonts w:ascii="EC Square Sans Pro" w:eastAsia="Yu Mincho" w:hAnsi="EC Square Sans Pro"/>
          <w:lang w:val="en-GB" w:eastAsia="en-US"/>
        </w:rPr>
        <w:t xml:space="preserve"> could increase by around 55,000 additional deaths by 2100, driven by rising heat-related deaths and an ageing population. Climate change is also expected to widen disparities in regional mortality, particularly impacting southern regions of Europe as a result of a marked increase in heat-related deaths.</w:t>
      </w:r>
    </w:p>
    <w:p w14:paraId="62B24850" w14:textId="77777777" w:rsidR="00614A12" w:rsidRPr="00614A12" w:rsidRDefault="00614A12" w:rsidP="00614A12">
      <w:pPr>
        <w:numPr>
          <w:ilvl w:val="0"/>
          <w:numId w:val="3"/>
        </w:numPr>
        <w:spacing w:before="120" w:after="160" w:line="259" w:lineRule="auto"/>
        <w:contextualSpacing/>
        <w:jc w:val="both"/>
        <w:rPr>
          <w:rFonts w:ascii="EC Square Sans Pro" w:eastAsia="Yu Mincho" w:hAnsi="EC Square Sans Pro"/>
          <w:lang w:val="en-GB" w:eastAsia="en-US"/>
        </w:rPr>
      </w:pPr>
      <w:r w:rsidRPr="00614A12">
        <w:rPr>
          <w:rFonts w:ascii="EC Square Sans Pro" w:eastAsia="Yu Mincho" w:hAnsi="EC Square Sans Pro"/>
          <w:lang w:val="en-GB" w:eastAsia="en-US"/>
        </w:rPr>
        <w:t xml:space="preserve">Around 450,000 people would be exposed to </w:t>
      </w:r>
      <w:r w:rsidRPr="002D7581">
        <w:rPr>
          <w:rFonts w:ascii="EC Square Sans Pro" w:eastAsia="Yu Mincho" w:hAnsi="EC Square Sans Pro"/>
          <w:b/>
          <w:lang w:val="en-GB" w:eastAsia="en-US"/>
        </w:rPr>
        <w:t>river flooding</w:t>
      </w:r>
      <w:r w:rsidRPr="00614A12">
        <w:rPr>
          <w:rFonts w:ascii="EC Square Sans Pro" w:eastAsia="Yu Mincho" w:hAnsi="EC Square Sans Pro"/>
          <w:lang w:val="en-GB" w:eastAsia="en-US"/>
        </w:rPr>
        <w:t xml:space="preserve"> each year, or nearly three times the number at present.</w:t>
      </w:r>
    </w:p>
    <w:p w14:paraId="6C8D154D" w14:textId="77777777" w:rsidR="00614A12" w:rsidRPr="00614A12" w:rsidRDefault="00614A12" w:rsidP="00614A12">
      <w:pPr>
        <w:numPr>
          <w:ilvl w:val="0"/>
          <w:numId w:val="3"/>
        </w:numPr>
        <w:spacing w:before="120" w:after="160" w:line="259" w:lineRule="auto"/>
        <w:contextualSpacing/>
        <w:jc w:val="both"/>
        <w:rPr>
          <w:rFonts w:ascii="EC Square Sans Pro" w:eastAsia="Yu Mincho" w:hAnsi="EC Square Sans Pro"/>
          <w:lang w:val="en-GB" w:eastAsia="en-US"/>
        </w:rPr>
      </w:pPr>
      <w:r w:rsidRPr="00614A12">
        <w:rPr>
          <w:rFonts w:ascii="EC Square Sans Pro" w:eastAsia="Yu Mincho" w:hAnsi="EC Square Sans Pro"/>
          <w:lang w:val="en-GB" w:eastAsia="en-US"/>
        </w:rPr>
        <w:t xml:space="preserve">1.4 million people would be exposed per year to </w:t>
      </w:r>
      <w:r w:rsidRPr="00DC75A8">
        <w:rPr>
          <w:rFonts w:ascii="EC Square Sans Pro" w:eastAsia="Yu Mincho" w:hAnsi="EC Square Sans Pro"/>
          <w:b/>
          <w:lang w:val="en-GB" w:eastAsia="en-US"/>
        </w:rPr>
        <w:t>coastal inundation</w:t>
      </w:r>
      <w:r w:rsidRPr="00614A12">
        <w:rPr>
          <w:rFonts w:ascii="EC Square Sans Pro" w:eastAsia="Yu Mincho" w:hAnsi="EC Square Sans Pro"/>
          <w:lang w:val="en-GB" w:eastAsia="en-US"/>
        </w:rPr>
        <w:t xml:space="preserve"> compared to around 70,000 at present, i.e. a 20-fold increase.</w:t>
      </w:r>
    </w:p>
    <w:p w14:paraId="7B772EEB" w14:textId="77777777" w:rsidR="00614A12" w:rsidRPr="00614A12" w:rsidRDefault="00614A12" w:rsidP="00614A12">
      <w:pPr>
        <w:numPr>
          <w:ilvl w:val="0"/>
          <w:numId w:val="3"/>
        </w:numPr>
        <w:spacing w:before="120" w:after="160" w:line="259" w:lineRule="auto"/>
        <w:contextualSpacing/>
        <w:jc w:val="both"/>
        <w:rPr>
          <w:rFonts w:ascii="EC Square Sans Pro" w:eastAsia="Yu Mincho" w:hAnsi="EC Square Sans Pro"/>
          <w:lang w:val="en-GB" w:eastAsia="en-US"/>
        </w:rPr>
      </w:pPr>
      <w:r w:rsidRPr="00614A12">
        <w:rPr>
          <w:rFonts w:ascii="EC Square Sans Pro" w:eastAsia="Yu Mincho" w:hAnsi="EC Square Sans Pro"/>
          <w:lang w:val="en-GB" w:eastAsia="en-US"/>
        </w:rPr>
        <w:t xml:space="preserve">An additional 15 million Europeans living in the proximity of wildland would be exposed to high-to </w:t>
      </w:r>
      <w:r w:rsidRPr="00DC75A8">
        <w:rPr>
          <w:rFonts w:ascii="EC Square Sans Pro" w:eastAsia="Yu Mincho" w:hAnsi="EC Square Sans Pro"/>
          <w:b/>
          <w:lang w:val="en-GB" w:eastAsia="en-US"/>
        </w:rPr>
        <w:t>extreme fire danger</w:t>
      </w:r>
      <w:r w:rsidRPr="00614A12">
        <w:rPr>
          <w:rFonts w:ascii="EC Square Sans Pro" w:eastAsia="Yu Mincho" w:hAnsi="EC Square Sans Pro"/>
          <w:lang w:val="en-GB" w:eastAsia="en-US"/>
        </w:rPr>
        <w:t xml:space="preserve"> for at least 10 days/year.</w:t>
      </w:r>
    </w:p>
    <w:p w14:paraId="264FE8A1" w14:textId="77777777" w:rsidR="00614A12" w:rsidRPr="00614A12" w:rsidRDefault="00614A12" w:rsidP="00614A12">
      <w:pPr>
        <w:numPr>
          <w:ilvl w:val="0"/>
          <w:numId w:val="3"/>
        </w:numPr>
        <w:spacing w:before="120" w:after="160" w:line="259" w:lineRule="auto"/>
        <w:contextualSpacing/>
        <w:jc w:val="both"/>
        <w:rPr>
          <w:rFonts w:ascii="EC Square Sans Pro" w:eastAsia="Yu Mincho" w:hAnsi="EC Square Sans Pro"/>
          <w:lang w:val="en-GB" w:eastAsia="en-US"/>
        </w:rPr>
      </w:pPr>
      <w:r w:rsidRPr="00614A12">
        <w:rPr>
          <w:rFonts w:ascii="EC Square Sans Pro" w:eastAsia="Yu Mincho" w:hAnsi="EC Square Sans Pro"/>
          <w:lang w:val="en-GB" w:eastAsia="en-US"/>
        </w:rPr>
        <w:t xml:space="preserve">Water resources availability would drop by up to 40% in Southern regions of Europe and </w:t>
      </w:r>
      <w:r w:rsidRPr="00DC75A8">
        <w:rPr>
          <w:rFonts w:ascii="EC Square Sans Pro" w:eastAsia="Yu Mincho" w:hAnsi="EC Square Sans Pro"/>
          <w:b/>
          <w:lang w:val="en-GB" w:eastAsia="en-US"/>
        </w:rPr>
        <w:t>droughts</w:t>
      </w:r>
      <w:r w:rsidRPr="00614A12">
        <w:rPr>
          <w:rFonts w:ascii="EC Square Sans Pro" w:eastAsia="Yu Mincho" w:hAnsi="EC Square Sans Pro"/>
          <w:lang w:val="en-GB" w:eastAsia="en-US"/>
        </w:rPr>
        <w:t xml:space="preserve"> would happen more frequent in most of Southern and Western Europe.</w:t>
      </w:r>
    </w:p>
    <w:p w14:paraId="629C3AAF" w14:textId="77777777" w:rsidR="00614A12" w:rsidRPr="00614A12" w:rsidRDefault="00614A12" w:rsidP="00614A12">
      <w:pPr>
        <w:spacing w:before="240" w:after="120" w:line="259" w:lineRule="auto"/>
        <w:jc w:val="both"/>
        <w:rPr>
          <w:rFonts w:ascii="EC Square Sans Pro" w:eastAsia="Times New Roman" w:hAnsi="EC Square Sans Pro" w:cs="Times New Roman"/>
          <w:i/>
          <w:lang w:val="en-GB" w:eastAsia="en-GB"/>
        </w:rPr>
      </w:pPr>
      <w:r w:rsidRPr="00614A12">
        <w:rPr>
          <w:rFonts w:ascii="EC Square Sans Pro" w:eastAsia="Times New Roman" w:hAnsi="EC Square Sans Pro" w:cs="Times New Roman"/>
          <w:i/>
          <w:lang w:val="en-GB" w:eastAsia="en-GB"/>
        </w:rPr>
        <w:t>Climate impacts on the environment</w:t>
      </w:r>
    </w:p>
    <w:p w14:paraId="1E842F62" w14:textId="77777777" w:rsidR="00614A12" w:rsidRPr="00614A12" w:rsidRDefault="00614A12" w:rsidP="00614A12">
      <w:pPr>
        <w:numPr>
          <w:ilvl w:val="0"/>
          <w:numId w:val="4"/>
        </w:numPr>
        <w:spacing w:before="120" w:after="160" w:line="259" w:lineRule="auto"/>
        <w:contextualSpacing/>
        <w:jc w:val="both"/>
        <w:rPr>
          <w:rFonts w:ascii="EC Square Sans Pro" w:eastAsia="Yu Mincho" w:hAnsi="EC Square Sans Pro"/>
          <w:lang w:val="en-GB" w:eastAsia="en-US"/>
        </w:rPr>
      </w:pPr>
      <w:r w:rsidRPr="00614A12">
        <w:rPr>
          <w:rFonts w:ascii="EC Square Sans Pro" w:eastAsia="Yu Mincho" w:hAnsi="EC Square Sans Pro"/>
          <w:lang w:val="en-GB" w:eastAsia="en-US"/>
        </w:rPr>
        <w:t>The Alpine tundra domain would contract by 84% and practically disappear in the Pyrenees. The natural climatic tree line would shift vertically up by up to 8 m/year.</w:t>
      </w:r>
    </w:p>
    <w:p w14:paraId="501A73FB" w14:textId="77777777" w:rsidR="00614A12" w:rsidRPr="00614A12" w:rsidRDefault="00614A12" w:rsidP="00614A12">
      <w:pPr>
        <w:numPr>
          <w:ilvl w:val="0"/>
          <w:numId w:val="4"/>
        </w:numPr>
        <w:spacing w:before="120" w:after="160" w:line="259" w:lineRule="auto"/>
        <w:contextualSpacing/>
        <w:jc w:val="both"/>
        <w:rPr>
          <w:rFonts w:ascii="EC Square Sans Pro" w:eastAsia="Yu Mincho" w:hAnsi="EC Square Sans Pro"/>
          <w:lang w:val="en-GB" w:eastAsia="en-US"/>
        </w:rPr>
      </w:pPr>
      <w:r w:rsidRPr="00614A12">
        <w:rPr>
          <w:rFonts w:ascii="EC Square Sans Pro" w:eastAsia="Yu Mincho" w:hAnsi="EC Square Sans Pro"/>
          <w:lang w:val="en-GB" w:eastAsia="en-US"/>
        </w:rPr>
        <w:t>Ecological domains would shift northwards, resulting in severe changes of the prevailing domains in southern Europe and Boreal areas and the encroachment of the Tropical domain in Europe.</w:t>
      </w:r>
    </w:p>
    <w:p w14:paraId="21E03290" w14:textId="77777777" w:rsidR="00614A12" w:rsidRPr="00614A12" w:rsidRDefault="00614A12" w:rsidP="00614A12">
      <w:pPr>
        <w:numPr>
          <w:ilvl w:val="0"/>
          <w:numId w:val="4"/>
        </w:numPr>
        <w:spacing w:before="120" w:after="160" w:line="259" w:lineRule="auto"/>
        <w:contextualSpacing/>
        <w:jc w:val="both"/>
        <w:rPr>
          <w:rFonts w:ascii="EC Square Sans Pro" w:eastAsia="Yu Mincho" w:hAnsi="EC Square Sans Pro"/>
          <w:lang w:val="en-GB" w:eastAsia="en-US"/>
        </w:rPr>
      </w:pPr>
      <w:r w:rsidRPr="00DC75A8">
        <w:rPr>
          <w:rFonts w:ascii="EC Square Sans Pro" w:eastAsia="Yu Mincho" w:hAnsi="EC Square Sans Pro"/>
          <w:b/>
          <w:lang w:val="en-GB" w:eastAsia="en-US"/>
        </w:rPr>
        <w:t>Wildfire and pest outbreaks</w:t>
      </w:r>
      <w:r w:rsidRPr="00614A12">
        <w:rPr>
          <w:rFonts w:ascii="EC Square Sans Pro" w:eastAsia="Yu Mincho" w:hAnsi="EC Square Sans Pro"/>
          <w:lang w:val="en-GB" w:eastAsia="en-US"/>
        </w:rPr>
        <w:t xml:space="preserve"> will become more frequent and severe, increasing </w:t>
      </w:r>
      <w:r w:rsidRPr="00DC75A8">
        <w:rPr>
          <w:rFonts w:ascii="EC Square Sans Pro" w:eastAsia="Yu Mincho" w:hAnsi="EC Square Sans Pro"/>
          <w:b/>
          <w:lang w:val="en-GB" w:eastAsia="en-US"/>
        </w:rPr>
        <w:t>biomass loss</w:t>
      </w:r>
      <w:r w:rsidRPr="00614A12">
        <w:rPr>
          <w:rFonts w:ascii="EC Square Sans Pro" w:eastAsia="Yu Mincho" w:hAnsi="EC Square Sans Pro"/>
          <w:lang w:val="en-GB" w:eastAsia="en-US"/>
        </w:rPr>
        <w:t xml:space="preserve"> and additional carbon release (and warming).</w:t>
      </w:r>
    </w:p>
    <w:p w14:paraId="310071A4" w14:textId="77777777" w:rsidR="00614A12" w:rsidRPr="00614A12" w:rsidRDefault="00614A12" w:rsidP="00614A12">
      <w:pPr>
        <w:spacing w:before="240" w:after="120" w:line="259" w:lineRule="auto"/>
        <w:jc w:val="both"/>
        <w:rPr>
          <w:rFonts w:ascii="EC Square Sans Pro" w:eastAsia="Times New Roman" w:hAnsi="EC Square Sans Pro" w:cs="Times New Roman"/>
          <w:i/>
          <w:lang w:val="en-GB" w:eastAsia="en-GB"/>
        </w:rPr>
      </w:pPr>
      <w:r w:rsidRPr="00614A12">
        <w:rPr>
          <w:rFonts w:ascii="EC Square Sans Pro" w:eastAsia="Times New Roman" w:hAnsi="EC Square Sans Pro" w:cs="Times New Roman"/>
          <w:i/>
          <w:lang w:val="en-GB" w:eastAsia="en-GB"/>
        </w:rPr>
        <w:t>Climate impacts on the economy</w:t>
      </w:r>
    </w:p>
    <w:p w14:paraId="7914644F" w14:textId="77777777" w:rsidR="00614A12" w:rsidRPr="00614A12" w:rsidRDefault="00614A12" w:rsidP="00614A12">
      <w:pPr>
        <w:numPr>
          <w:ilvl w:val="0"/>
          <w:numId w:val="5"/>
        </w:numPr>
        <w:spacing w:before="120" w:after="160" w:line="259" w:lineRule="auto"/>
        <w:contextualSpacing/>
        <w:jc w:val="both"/>
        <w:rPr>
          <w:rFonts w:ascii="EC Square Sans Pro" w:eastAsia="Yu Mincho" w:hAnsi="EC Square Sans Pro"/>
          <w:lang w:val="en-GB" w:eastAsia="en-US"/>
        </w:rPr>
      </w:pPr>
      <w:r w:rsidRPr="00DC75A8">
        <w:rPr>
          <w:rFonts w:ascii="EC Square Sans Pro" w:eastAsia="Yu Mincho" w:hAnsi="EC Square Sans Pro"/>
          <w:b/>
          <w:lang w:val="en-GB" w:eastAsia="en-US"/>
        </w:rPr>
        <w:t>River flood losses</w:t>
      </w:r>
      <w:r w:rsidRPr="00614A12">
        <w:rPr>
          <w:rFonts w:ascii="EC Square Sans Pro" w:eastAsia="Yu Mincho" w:hAnsi="EC Square Sans Pro"/>
          <w:lang w:val="en-GB" w:eastAsia="en-US"/>
        </w:rPr>
        <w:t xml:space="preserve"> would rise 6-fold in magnitude, reaching 43 €billion/year with 3°C.</w:t>
      </w:r>
    </w:p>
    <w:p w14:paraId="1E5932B2" w14:textId="77777777" w:rsidR="00614A12" w:rsidRPr="00614A12" w:rsidRDefault="00614A12" w:rsidP="00614A12">
      <w:pPr>
        <w:numPr>
          <w:ilvl w:val="0"/>
          <w:numId w:val="5"/>
        </w:numPr>
        <w:spacing w:before="120" w:after="160" w:line="259" w:lineRule="auto"/>
        <w:contextualSpacing/>
        <w:jc w:val="both"/>
        <w:rPr>
          <w:rFonts w:ascii="EC Square Sans Pro" w:eastAsia="Yu Mincho" w:hAnsi="EC Square Sans Pro"/>
          <w:lang w:val="en-GB" w:eastAsia="en-US"/>
        </w:rPr>
      </w:pPr>
      <w:r w:rsidRPr="00DC75A8">
        <w:rPr>
          <w:rFonts w:ascii="EC Square Sans Pro" w:eastAsia="Yu Mincho" w:hAnsi="EC Square Sans Pro"/>
          <w:b/>
          <w:lang w:val="en-GB" w:eastAsia="en-US"/>
        </w:rPr>
        <w:t>Coastal flood losses</w:t>
      </w:r>
      <w:r w:rsidRPr="00614A12">
        <w:rPr>
          <w:rFonts w:ascii="EC Square Sans Pro" w:eastAsia="Yu Mincho" w:hAnsi="EC Square Sans Pro"/>
          <w:lang w:val="en-GB" w:eastAsia="en-US"/>
        </w:rPr>
        <w:t xml:space="preserve"> would grow by two orders of magnitude and climb to 200 €billion/year, from 1 €billion today. </w:t>
      </w:r>
    </w:p>
    <w:p w14:paraId="5EFAA437" w14:textId="77777777" w:rsidR="00614A12" w:rsidRPr="00614A12" w:rsidRDefault="00614A12" w:rsidP="00614A12">
      <w:pPr>
        <w:numPr>
          <w:ilvl w:val="0"/>
          <w:numId w:val="5"/>
        </w:numPr>
        <w:spacing w:before="120" w:after="160" w:line="259" w:lineRule="auto"/>
        <w:contextualSpacing/>
        <w:jc w:val="both"/>
        <w:rPr>
          <w:rFonts w:ascii="EC Square Sans Pro" w:eastAsia="Yu Mincho" w:hAnsi="EC Square Sans Pro"/>
          <w:lang w:val="en-GB" w:eastAsia="en-US"/>
        </w:rPr>
      </w:pPr>
      <w:r w:rsidRPr="00DC75A8">
        <w:rPr>
          <w:rFonts w:ascii="EC Square Sans Pro" w:eastAsia="Yu Mincho" w:hAnsi="EC Square Sans Pro"/>
          <w:b/>
          <w:lang w:val="en-GB" w:eastAsia="en-US"/>
        </w:rPr>
        <w:t>Drought losses</w:t>
      </w:r>
      <w:r w:rsidRPr="00614A12">
        <w:rPr>
          <w:rFonts w:ascii="EC Square Sans Pro" w:eastAsia="Yu Mincho" w:hAnsi="EC Square Sans Pro"/>
          <w:lang w:val="en-GB" w:eastAsia="en-US"/>
        </w:rPr>
        <w:t xml:space="preserve"> would increase to nearly 41 €billion/year with 3°C warming (60 €billion/year with 4°C warming), compared to around 8 €billion/year at present.</w:t>
      </w:r>
    </w:p>
    <w:p w14:paraId="507AABBE" w14:textId="77777777" w:rsidR="00614A12" w:rsidRPr="00614A12" w:rsidRDefault="00614A12" w:rsidP="00614A12">
      <w:pPr>
        <w:numPr>
          <w:ilvl w:val="0"/>
          <w:numId w:val="5"/>
        </w:numPr>
        <w:spacing w:before="120" w:after="160" w:line="259" w:lineRule="auto"/>
        <w:contextualSpacing/>
        <w:jc w:val="both"/>
        <w:rPr>
          <w:rFonts w:ascii="EC Square Sans Pro" w:eastAsia="Yu Mincho" w:hAnsi="EC Square Sans Pro"/>
          <w:lang w:val="en-GB" w:eastAsia="en-US"/>
        </w:rPr>
      </w:pPr>
      <w:r w:rsidRPr="00614A12">
        <w:rPr>
          <w:rFonts w:ascii="EC Square Sans Pro" w:eastAsia="Yu Mincho" w:hAnsi="EC Square Sans Pro"/>
          <w:lang w:val="en-GB" w:eastAsia="en-US"/>
        </w:rPr>
        <w:t xml:space="preserve">Water scarcity and drought would increasingly </w:t>
      </w:r>
      <w:r w:rsidRPr="00DC75A8">
        <w:rPr>
          <w:rFonts w:ascii="EC Square Sans Pro" w:eastAsia="Yu Mincho" w:hAnsi="EC Square Sans Pro"/>
          <w:b/>
          <w:lang w:val="en-GB" w:eastAsia="en-US"/>
        </w:rPr>
        <w:t>affect agriculture, energy production and water supply</w:t>
      </w:r>
      <w:r w:rsidRPr="00614A12">
        <w:rPr>
          <w:rFonts w:ascii="EC Square Sans Pro" w:eastAsia="Yu Mincho" w:hAnsi="EC Square Sans Pro"/>
          <w:lang w:val="en-GB" w:eastAsia="en-US"/>
        </w:rPr>
        <w:t xml:space="preserve"> in regions that already suffer from water stress.</w:t>
      </w:r>
    </w:p>
    <w:p w14:paraId="0D1B8918" w14:textId="77777777" w:rsidR="00614A12" w:rsidRPr="00614A12" w:rsidRDefault="00614A12" w:rsidP="00614A12">
      <w:pPr>
        <w:numPr>
          <w:ilvl w:val="0"/>
          <w:numId w:val="5"/>
        </w:numPr>
        <w:spacing w:before="120" w:after="160" w:line="259" w:lineRule="auto"/>
        <w:contextualSpacing/>
        <w:jc w:val="both"/>
        <w:rPr>
          <w:rFonts w:ascii="EC Square Sans Pro" w:eastAsia="Yu Mincho" w:hAnsi="EC Square Sans Pro"/>
          <w:lang w:val="en-GB" w:eastAsia="en-US"/>
        </w:rPr>
      </w:pPr>
      <w:r w:rsidRPr="00DC75A8">
        <w:rPr>
          <w:rFonts w:ascii="EC Square Sans Pro" w:eastAsia="Yu Mincho" w:hAnsi="EC Square Sans Pro"/>
          <w:b/>
          <w:lang w:val="en-GB" w:eastAsia="en-US"/>
        </w:rPr>
        <w:t>Labour productivity</w:t>
      </w:r>
      <w:r w:rsidRPr="00614A12">
        <w:rPr>
          <w:rFonts w:ascii="EC Square Sans Pro" w:eastAsia="Yu Mincho" w:hAnsi="EC Square Sans Pro"/>
          <w:lang w:val="en-GB" w:eastAsia="en-US"/>
        </w:rPr>
        <w:t xml:space="preserve"> could be 0.7% lower in Europe, compared to nowadays.</w:t>
      </w:r>
    </w:p>
    <w:p w14:paraId="746714DD" w14:textId="1E16EDFA" w:rsidR="00614A12" w:rsidRDefault="00614A12" w:rsidP="00614A12">
      <w:pPr>
        <w:numPr>
          <w:ilvl w:val="0"/>
          <w:numId w:val="5"/>
        </w:numPr>
        <w:spacing w:before="120" w:after="160" w:line="259" w:lineRule="auto"/>
        <w:contextualSpacing/>
        <w:jc w:val="both"/>
        <w:rPr>
          <w:rFonts w:ascii="EC Square Sans Pro" w:eastAsia="Yu Mincho" w:hAnsi="EC Square Sans Pro"/>
          <w:lang w:val="en-GB" w:eastAsia="en-US"/>
        </w:rPr>
      </w:pPr>
      <w:r w:rsidRPr="00614A12">
        <w:rPr>
          <w:rFonts w:ascii="EC Square Sans Pro" w:eastAsia="Yu Mincho" w:hAnsi="EC Square Sans Pro"/>
          <w:lang w:val="en-GB" w:eastAsia="en-US"/>
        </w:rPr>
        <w:t xml:space="preserve">There would be a regional redistribution of </w:t>
      </w:r>
      <w:r w:rsidRPr="00DC75A8">
        <w:rPr>
          <w:rFonts w:ascii="EC Square Sans Pro" w:eastAsia="Yu Mincho" w:hAnsi="EC Square Sans Pro"/>
          <w:b/>
          <w:lang w:val="en-GB" w:eastAsia="en-US"/>
        </w:rPr>
        <w:t>tourism demand</w:t>
      </w:r>
      <w:r w:rsidRPr="00614A12">
        <w:rPr>
          <w:rFonts w:ascii="EC Square Sans Pro" w:eastAsia="Yu Mincho" w:hAnsi="EC Square Sans Pro"/>
          <w:lang w:val="en-GB" w:eastAsia="en-US"/>
        </w:rPr>
        <w:t xml:space="preserve"> within Europe, with also relative reductions in summer and increases in the shoulder and winter seasons. </w:t>
      </w:r>
    </w:p>
    <w:p w14:paraId="70B442FE" w14:textId="77777777" w:rsidR="00D967AA" w:rsidRPr="00614A12" w:rsidRDefault="00D967AA" w:rsidP="00F43DFD">
      <w:pPr>
        <w:spacing w:before="120" w:after="160" w:line="259" w:lineRule="auto"/>
        <w:ind w:left="360"/>
        <w:contextualSpacing/>
        <w:jc w:val="both"/>
        <w:rPr>
          <w:rFonts w:ascii="EC Square Sans Pro" w:eastAsia="Yu Mincho" w:hAnsi="EC Square Sans Pro"/>
          <w:lang w:val="en-GB" w:eastAsia="en-US"/>
        </w:rPr>
      </w:pPr>
    </w:p>
    <w:p w14:paraId="58BE6B03" w14:textId="4250CA8C" w:rsidR="00D967AA" w:rsidRPr="00614A12" w:rsidRDefault="00614A12">
      <w:pPr>
        <w:spacing w:before="120" w:after="120" w:line="259" w:lineRule="auto"/>
        <w:jc w:val="both"/>
        <w:rPr>
          <w:rFonts w:ascii="EC Square Sans Pro" w:eastAsia="Times New Roman" w:hAnsi="EC Square Sans Pro" w:cs="Times New Roman"/>
          <w:lang w:val="en-GB" w:eastAsia="en-GB"/>
        </w:rPr>
      </w:pPr>
      <w:r w:rsidRPr="00614A12">
        <w:rPr>
          <w:rFonts w:ascii="EC Square Sans Pro" w:eastAsia="Times New Roman" w:hAnsi="EC Square Sans Pro" w:cs="Times New Roman"/>
          <w:lang w:val="en-GB" w:eastAsia="en-GB"/>
        </w:rPr>
        <w:t xml:space="preserve">Key impacts not considered in the JRC PESETA assessment include those related to the </w:t>
      </w:r>
      <w:r w:rsidRPr="00DC75A8">
        <w:rPr>
          <w:rFonts w:ascii="EC Square Sans Pro" w:eastAsia="Times New Roman" w:hAnsi="EC Square Sans Pro" w:cs="Times New Roman"/>
          <w:b/>
          <w:lang w:val="en-GB" w:eastAsia="en-GB"/>
        </w:rPr>
        <w:t>irreversible damage to nature</w:t>
      </w:r>
      <w:r w:rsidRPr="00614A12">
        <w:rPr>
          <w:rFonts w:ascii="EC Square Sans Pro" w:eastAsia="Times New Roman" w:hAnsi="EC Square Sans Pro" w:cs="Times New Roman"/>
          <w:lang w:val="en-GB" w:eastAsia="en-GB"/>
        </w:rPr>
        <w:t xml:space="preserve"> and species losses, aquatic and marine ecosystems, water- and vector-borne </w:t>
      </w:r>
      <w:r w:rsidRPr="00DC75A8">
        <w:rPr>
          <w:rFonts w:ascii="EC Square Sans Pro" w:eastAsia="Times New Roman" w:hAnsi="EC Square Sans Pro" w:cs="Times New Roman"/>
          <w:b/>
          <w:lang w:val="en-GB" w:eastAsia="en-GB"/>
        </w:rPr>
        <w:t>diseases</w:t>
      </w:r>
      <w:r w:rsidRPr="00614A12">
        <w:rPr>
          <w:rFonts w:ascii="EC Square Sans Pro" w:eastAsia="Times New Roman" w:hAnsi="EC Square Sans Pro" w:cs="Times New Roman"/>
          <w:lang w:val="en-GB" w:eastAsia="en-GB"/>
        </w:rPr>
        <w:t xml:space="preserve">, air quality, </w:t>
      </w:r>
      <w:r w:rsidRPr="00DC75A8">
        <w:rPr>
          <w:rFonts w:ascii="EC Square Sans Pro" w:eastAsia="Times New Roman" w:hAnsi="EC Square Sans Pro" w:cs="Times New Roman"/>
          <w:b/>
          <w:lang w:val="en-GB" w:eastAsia="en-GB"/>
        </w:rPr>
        <w:t>displacement of people</w:t>
      </w:r>
      <w:r w:rsidRPr="00614A12">
        <w:rPr>
          <w:rFonts w:ascii="EC Square Sans Pro" w:eastAsia="Times New Roman" w:hAnsi="EC Square Sans Pro" w:cs="Times New Roman"/>
          <w:lang w:val="en-GB" w:eastAsia="en-GB"/>
        </w:rPr>
        <w:t xml:space="preserve">, </w:t>
      </w:r>
      <w:r w:rsidRPr="00DC75A8">
        <w:rPr>
          <w:rFonts w:ascii="EC Square Sans Pro" w:eastAsia="Times New Roman" w:hAnsi="EC Square Sans Pro" w:cs="Times New Roman"/>
          <w:b/>
          <w:lang w:val="en-GB" w:eastAsia="en-GB"/>
        </w:rPr>
        <w:t>conflicts and security</w:t>
      </w:r>
      <w:r w:rsidRPr="00614A12">
        <w:rPr>
          <w:rFonts w:ascii="EC Square Sans Pro" w:eastAsia="Times New Roman" w:hAnsi="EC Square Sans Pro" w:cs="Times New Roman"/>
          <w:lang w:val="en-GB" w:eastAsia="en-GB"/>
        </w:rPr>
        <w:t>, and the potentially daunting consequences of passing climate tipping points. The extent of extreme events are also not fully captured, such as those of heat stress on crop yields and droughts on energy production. Cascading climate effects across sectors and from the rest of the world are also poorly understood.</w:t>
      </w:r>
      <w:r w:rsidR="00D967AA">
        <w:rPr>
          <w:rFonts w:ascii="EC Square Sans Pro" w:eastAsia="Times New Roman" w:hAnsi="EC Square Sans Pro" w:cs="Times New Roman"/>
          <w:lang w:val="en-GB" w:eastAsia="en-GB"/>
        </w:rPr>
        <w:t xml:space="preserve"> </w:t>
      </w:r>
    </w:p>
    <w:p w14:paraId="42B4197D" w14:textId="76DA5CCB" w:rsidR="00614A12" w:rsidRPr="00614A12" w:rsidRDefault="007526FF">
      <w:pPr>
        <w:spacing w:before="120" w:after="120" w:line="259" w:lineRule="auto"/>
        <w:jc w:val="both"/>
        <w:rPr>
          <w:rFonts w:ascii="EC Square Sans Pro" w:eastAsia="Times New Roman" w:hAnsi="EC Square Sans Pro" w:cs="Times New Roman"/>
          <w:lang w:val="en-GB" w:eastAsia="en-GB"/>
        </w:rPr>
      </w:pPr>
      <w:r>
        <w:rPr>
          <w:rFonts w:ascii="EC Square Sans Pro" w:eastAsia="Times New Roman" w:hAnsi="EC Square Sans Pro" w:cs="Times New Roman"/>
          <w:lang w:val="en-GB" w:eastAsia="en-GB"/>
        </w:rPr>
        <w:t>T</w:t>
      </w:r>
      <w:r w:rsidR="00614A12" w:rsidRPr="00614A12">
        <w:rPr>
          <w:rFonts w:ascii="EC Square Sans Pro" w:eastAsia="Times New Roman" w:hAnsi="EC Square Sans Pro" w:cs="Times New Roman"/>
          <w:lang w:val="en-GB" w:eastAsia="en-GB"/>
        </w:rPr>
        <w:t xml:space="preserve">his implies that the biophysical and economic impacts reported in PESETA represent just a </w:t>
      </w:r>
      <w:r w:rsidR="00614A12" w:rsidRPr="00DC75A8">
        <w:rPr>
          <w:rFonts w:ascii="EC Square Sans Pro" w:eastAsia="Times New Roman" w:hAnsi="EC Square Sans Pro" w:cs="Times New Roman"/>
          <w:b/>
          <w:lang w:val="en-GB" w:eastAsia="en-GB"/>
        </w:rPr>
        <w:t>lower bound of the cost of inaction for Europe</w:t>
      </w:r>
      <w:r w:rsidR="00614A12" w:rsidRPr="00614A12">
        <w:rPr>
          <w:rFonts w:ascii="EC Square Sans Pro" w:eastAsia="Times New Roman" w:hAnsi="EC Square Sans Pro" w:cs="Times New Roman"/>
          <w:lang w:val="en-GB" w:eastAsia="en-GB"/>
        </w:rPr>
        <w:t xml:space="preserve">. Furthermore, the assessment does not consider other fundamental cost categories indirectly associated to climate inaction: high energy supply vulnerability (notably higher energy import bill and the associated potentially large macroeconomic costs in terms of economic growth, inflation and employment), higher air pollution and security issues (e.g. migration). </w:t>
      </w:r>
    </w:p>
    <w:p w14:paraId="032FC744" w14:textId="77777777" w:rsidR="00B82EFF" w:rsidRPr="009B47BD" w:rsidRDefault="00B82EFF" w:rsidP="00E14055">
      <w:pPr>
        <w:spacing w:line="240" w:lineRule="auto"/>
        <w:jc w:val="both"/>
        <w:rPr>
          <w:rFonts w:ascii="EC Square Sans Pro" w:eastAsia="EC Square Sans Pro" w:hAnsi="EC Square Sans Pro" w:cs="EC Square Sans Pro"/>
          <w:color w:val="000000" w:themeColor="text1"/>
          <w:lang w:val="en-GB"/>
        </w:rPr>
      </w:pPr>
    </w:p>
    <w:p w14:paraId="3AC79565" w14:textId="77777777" w:rsidR="009B47BD" w:rsidRPr="00191B83" w:rsidRDefault="009B47BD" w:rsidP="00191B83">
      <w:pPr>
        <w:spacing w:before="120" w:after="120" w:line="259" w:lineRule="auto"/>
        <w:jc w:val="both"/>
        <w:rPr>
          <w:rFonts w:ascii="EC Square Sans Pro" w:eastAsia="Times New Roman" w:hAnsi="EC Square Sans Pro" w:cs="Times New Roman"/>
          <w:color w:val="76923C" w:themeColor="accent3" w:themeShade="BF"/>
          <w:lang w:val="en-GB" w:eastAsia="en-GB"/>
        </w:rPr>
      </w:pPr>
      <w:r w:rsidRPr="00191B83">
        <w:rPr>
          <w:rFonts w:ascii="EC Square Sans Pro" w:eastAsia="Times New Roman" w:hAnsi="EC Square Sans Pro" w:cs="Times New Roman"/>
          <w:color w:val="76923C" w:themeColor="accent3" w:themeShade="BF"/>
          <w:lang w:val="en-GB" w:eastAsia="en-GB"/>
        </w:rPr>
        <w:t>Biodiversity related cost of inaction</w:t>
      </w:r>
    </w:p>
    <w:p w14:paraId="15BB203B" w14:textId="362DA4C0" w:rsidR="009B47BD" w:rsidRPr="00191B83" w:rsidRDefault="009B47BD" w:rsidP="00191B83">
      <w:pPr>
        <w:spacing w:before="120" w:after="120" w:line="259" w:lineRule="auto"/>
        <w:jc w:val="both"/>
        <w:rPr>
          <w:rFonts w:ascii="EC Square Sans Pro" w:eastAsia="Times New Roman" w:hAnsi="EC Square Sans Pro" w:cs="Times New Roman"/>
          <w:lang w:val="en-GB" w:eastAsia="en-GB"/>
        </w:rPr>
      </w:pPr>
      <w:r w:rsidRPr="00191B83">
        <w:rPr>
          <w:rFonts w:ascii="EC Square Sans Pro" w:eastAsia="Times New Roman" w:hAnsi="EC Square Sans Pro" w:cs="Times New Roman"/>
          <w:lang w:val="en-GB" w:eastAsia="en-GB"/>
        </w:rPr>
        <w:t xml:space="preserve">On top of the cost associated to a delay in preparing the EU to climate change, there is a considerable cost of inaction when it comes to protect and restore biodiversity. In fact, </w:t>
      </w:r>
      <w:r w:rsidRPr="00DC75A8">
        <w:rPr>
          <w:rFonts w:ascii="EC Square Sans Pro" w:eastAsia="Times New Roman" w:hAnsi="EC Square Sans Pro" w:cs="Times New Roman"/>
          <w:b/>
          <w:lang w:val="en-GB" w:eastAsia="en-GB"/>
        </w:rPr>
        <w:t>nature provides benefits to people and economy through ‘ecosystem services’</w:t>
      </w:r>
      <w:r w:rsidRPr="00191B83">
        <w:rPr>
          <w:rFonts w:ascii="EC Square Sans Pro" w:eastAsia="Times New Roman" w:hAnsi="EC Square Sans Pro" w:cs="Times New Roman"/>
          <w:lang w:val="en-GB" w:eastAsia="en-GB"/>
        </w:rPr>
        <w:t xml:space="preserve"> – such as the pollination of crops, protection of coasts from flooding and erosion, supply of fresh water, wood production, marine fisheries and carbon sink and storage. As the natural assets (such as forests, wetlands, coral reefs and seas) that provide these services decline, the economic burden on societies increases (including GDP, trade, and production and commodity prices). </w:t>
      </w:r>
    </w:p>
    <w:p w14:paraId="2B3F490E" w14:textId="38D83614" w:rsidR="00191B83" w:rsidRPr="00DC75A8" w:rsidRDefault="009B47BD" w:rsidP="00191B83">
      <w:pPr>
        <w:spacing w:before="120" w:after="120" w:line="259" w:lineRule="auto"/>
        <w:jc w:val="both"/>
        <w:rPr>
          <w:rFonts w:ascii="EC Square Sans Pro" w:eastAsia="Times New Roman" w:hAnsi="EC Square Sans Pro" w:cs="Times New Roman"/>
          <w:lang w:val="en-GB" w:eastAsia="en-GB"/>
        </w:rPr>
      </w:pPr>
      <w:r w:rsidRPr="00191B83">
        <w:rPr>
          <w:rFonts w:ascii="EC Square Sans Pro" w:eastAsia="Times New Roman" w:hAnsi="EC Square Sans Pro" w:cs="Times New Roman"/>
          <w:lang w:val="en-GB" w:eastAsia="en-GB"/>
        </w:rPr>
        <w:t>Financial resource to protect and restore the planet’s more fragile natural resources currently amounts to $166 billion per year globally (for comparison, less than one-sixth of the annual investment in the greening of the energy system</w:t>
      </w:r>
      <w:r w:rsidR="005A6949">
        <w:rPr>
          <w:rFonts w:ascii="EC Square Sans Pro" w:eastAsia="Times New Roman" w:hAnsi="EC Square Sans Pro" w:cs="Times New Roman"/>
          <w:lang w:val="en-GB" w:eastAsia="en-GB"/>
        </w:rPr>
        <w:t xml:space="preserve"> </w:t>
      </w:r>
      <w:r w:rsidR="005A6949">
        <w:rPr>
          <w:rFonts w:ascii="EC Square Sans Pro" w:eastAsia="Times New Roman" w:hAnsi="EC Square Sans Pro" w:cs="Times New Roman"/>
          <w:lang w:val="en-GB" w:eastAsia="en-GB"/>
        </w:rPr>
        <w:fldChar w:fldCharType="begin"/>
      </w:r>
      <w:r w:rsidR="00BF5977">
        <w:rPr>
          <w:rFonts w:ascii="EC Square Sans Pro" w:eastAsia="Times New Roman" w:hAnsi="EC Square Sans Pro" w:cs="Times New Roman"/>
          <w:lang w:val="en-GB" w:eastAsia="en-GB"/>
        </w:rPr>
        <w:instrText xml:space="preserve"> ADDIN ZOTERO_ITEM CSL_CITATION {"citationID":"UjEygy6t","properties":{"formattedCitation":"[12]","plainCitation":"[12]","noteIndex":0},"citationItems":[{"id":1748,"uris":["http://zotero.org/groups/5272309/items/G4AZ2FDV"],"itemData":{"id":1748,"type":"speech","event-place":"BloombergNEF","publisher-place":"BloombergNEF","title":"Biodiversity Finance Factbook","URL":"https://assets.bbhub.io/professional/sites/24/REPORT_Biodiversity_Finance_Factbook_master_230321.pdf","author":[{"family":"Cuming","given":"Victoria"},{"family":"Bromley","given":"Hugh"}],"issued":{"date-parts":[["2023",4]]}}}],"schema":"https://github.com/citation-style-language/schema/raw/master/csl-citation.json"} </w:instrText>
      </w:r>
      <w:r w:rsidR="005A6949">
        <w:rPr>
          <w:rFonts w:ascii="EC Square Sans Pro" w:eastAsia="Times New Roman" w:hAnsi="EC Square Sans Pro" w:cs="Times New Roman"/>
          <w:lang w:val="en-GB" w:eastAsia="en-GB"/>
        </w:rPr>
        <w:fldChar w:fldCharType="separate"/>
      </w:r>
      <w:r w:rsidR="00BF5977" w:rsidRPr="00E118A0">
        <w:rPr>
          <w:rFonts w:ascii="EC Square Sans Pro" w:hAnsi="EC Square Sans Pro"/>
          <w:lang w:val="en-GB"/>
        </w:rPr>
        <w:t>[12]</w:t>
      </w:r>
      <w:r w:rsidR="005A6949">
        <w:rPr>
          <w:rFonts w:ascii="EC Square Sans Pro" w:eastAsia="Times New Roman" w:hAnsi="EC Square Sans Pro" w:cs="Times New Roman"/>
          <w:lang w:val="en-GB" w:eastAsia="en-GB"/>
        </w:rPr>
        <w:fldChar w:fldCharType="end"/>
      </w:r>
      <w:r w:rsidRPr="00191B83">
        <w:rPr>
          <w:rFonts w:ascii="EC Square Sans Pro" w:eastAsia="Times New Roman" w:hAnsi="EC Square Sans Pro" w:cs="Times New Roman"/>
          <w:lang w:val="en-GB" w:eastAsia="en-GB"/>
        </w:rPr>
        <w:t>), but it will need to increase to about $1 trillion globally by 2030</w:t>
      </w:r>
      <w:r w:rsidR="005A6949">
        <w:rPr>
          <w:rFonts w:ascii="EC Square Sans Pro" w:eastAsia="Times New Roman" w:hAnsi="EC Square Sans Pro" w:cs="Times New Roman"/>
          <w:lang w:val="en-GB" w:eastAsia="en-GB"/>
        </w:rPr>
        <w:t xml:space="preserve"> </w:t>
      </w:r>
      <w:r w:rsidR="005A6949">
        <w:rPr>
          <w:rFonts w:ascii="EC Square Sans Pro" w:eastAsia="Times New Roman" w:hAnsi="EC Square Sans Pro" w:cs="Times New Roman"/>
          <w:lang w:val="en-GB" w:eastAsia="en-GB"/>
        </w:rPr>
        <w:fldChar w:fldCharType="begin"/>
      </w:r>
      <w:r w:rsidR="00BF5977">
        <w:rPr>
          <w:rFonts w:ascii="EC Square Sans Pro" w:eastAsia="Times New Roman" w:hAnsi="EC Square Sans Pro" w:cs="Times New Roman"/>
          <w:lang w:val="en-GB" w:eastAsia="en-GB"/>
        </w:rPr>
        <w:instrText xml:space="preserve"> ADDIN ZOTERO_ITEM CSL_CITATION {"citationID":"jW1xs0Sj","properties":{"formattedCitation":"[13]","plainCitation":"[13]","noteIndex":0},"citationItems":[{"id":1749,"uris":["http://zotero.org/groups/5272309/items/3K9DN4NX"],"itemData":{"id":1749,"type":"post-weblog","abstract":"Scaling conservation funding will require the public and private sectors to integrate nature into planning processes, policies and investments: BNEF","container-title":"BloombergNEF","language":"en-US","note":"section: Press Release","title":"$1 Trillion to Protect Biodiversity is Cheaper Than the Cost of Inaction","URL":"https://about.bnef.com/blog/1-trillion-to-protect-biodiversity-is-cheaper-than-the-cost-of-inaction/","accessed":{"date-parts":[["2025",3,27]]},"issued":{"date-parts":[["2023",4,5]]}}}],"schema":"https://github.com/citation-style-language/schema/raw/master/csl-citation.json"} </w:instrText>
      </w:r>
      <w:r w:rsidR="005A6949">
        <w:rPr>
          <w:rFonts w:ascii="EC Square Sans Pro" w:eastAsia="Times New Roman" w:hAnsi="EC Square Sans Pro" w:cs="Times New Roman"/>
          <w:lang w:val="en-GB" w:eastAsia="en-GB"/>
        </w:rPr>
        <w:fldChar w:fldCharType="separate"/>
      </w:r>
      <w:r w:rsidR="00BF5977" w:rsidRPr="00E118A0">
        <w:rPr>
          <w:rFonts w:ascii="EC Square Sans Pro" w:hAnsi="EC Square Sans Pro"/>
          <w:lang w:val="en-GB"/>
        </w:rPr>
        <w:t>[13]</w:t>
      </w:r>
      <w:r w:rsidR="005A6949">
        <w:rPr>
          <w:rFonts w:ascii="EC Square Sans Pro" w:eastAsia="Times New Roman" w:hAnsi="EC Square Sans Pro" w:cs="Times New Roman"/>
          <w:lang w:val="en-GB" w:eastAsia="en-GB"/>
        </w:rPr>
        <w:fldChar w:fldCharType="end"/>
      </w:r>
      <w:r w:rsidRPr="00191B83">
        <w:rPr>
          <w:rFonts w:ascii="EC Square Sans Pro" w:eastAsia="Times New Roman" w:hAnsi="EC Square Sans Pro" w:cs="Times New Roman"/>
          <w:lang w:val="en-GB" w:eastAsia="en-GB"/>
        </w:rPr>
        <w:t xml:space="preserve">. While this is a sizable sum, it pales in comparison to the anticipated economic </w:t>
      </w:r>
      <w:r w:rsidRPr="00DC75A8">
        <w:rPr>
          <w:rFonts w:ascii="EC Square Sans Pro" w:eastAsia="Times New Roman" w:hAnsi="EC Square Sans Pro" w:cs="Times New Roman"/>
          <w:b/>
          <w:lang w:val="en-GB" w:eastAsia="en-GB"/>
        </w:rPr>
        <w:t>cost of biodiversity loss</w:t>
      </w:r>
      <w:r w:rsidRPr="00191B83">
        <w:rPr>
          <w:rFonts w:ascii="EC Square Sans Pro" w:eastAsia="Times New Roman" w:hAnsi="EC Square Sans Pro" w:cs="Times New Roman"/>
          <w:lang w:val="en-GB" w:eastAsia="en-GB"/>
        </w:rPr>
        <w:t xml:space="preserve"> by the end of the decade. Even by the World Bank’s conservative estimates, the deterioration of natural processes like wild pollination and resources like marine </w:t>
      </w:r>
      <w:r w:rsidRPr="002032F7">
        <w:rPr>
          <w:rFonts w:ascii="EC Square Sans Pro" w:eastAsia="Times New Roman" w:hAnsi="EC Square Sans Pro" w:cs="Times New Roman"/>
          <w:lang w:val="en-GB" w:eastAsia="en-GB"/>
        </w:rPr>
        <w:t>fisheries could see global GDP come in $2.7 trillion a year lower than projected levels by 2030.</w:t>
      </w:r>
      <w:r w:rsidRPr="002032F7">
        <w:rPr>
          <w:rFonts w:ascii="EC Square Sans Pro" w:eastAsia="Times New Roman" w:hAnsi="EC Square Sans Pro" w:cs="Times New Roman"/>
          <w:lang w:val="en-GB" w:eastAsia="en-GB"/>
        </w:rPr>
        <w:br/>
        <w:t>Similarly, a detailed report</w:t>
      </w:r>
      <w:r w:rsidR="005A6949">
        <w:rPr>
          <w:rFonts w:ascii="EC Square Sans Pro" w:eastAsia="Times New Roman" w:hAnsi="EC Square Sans Pro" w:cs="Times New Roman"/>
          <w:lang w:val="en-GB" w:eastAsia="en-GB"/>
        </w:rPr>
        <w:t xml:space="preserve"> </w:t>
      </w:r>
      <w:r w:rsidR="005A6949">
        <w:rPr>
          <w:rFonts w:ascii="EC Square Sans Pro" w:eastAsia="Times New Roman" w:hAnsi="EC Square Sans Pro" w:cs="Times New Roman"/>
          <w:lang w:val="en-GB" w:eastAsia="en-GB"/>
        </w:rPr>
        <w:fldChar w:fldCharType="begin"/>
      </w:r>
      <w:r w:rsidR="00BF5977">
        <w:rPr>
          <w:rFonts w:ascii="EC Square Sans Pro" w:eastAsia="Times New Roman" w:hAnsi="EC Square Sans Pro" w:cs="Times New Roman"/>
          <w:lang w:val="en-GB" w:eastAsia="en-GB"/>
        </w:rPr>
        <w:instrText xml:space="preserve"> ADDIN ZOTERO_ITEM CSL_CITATION {"citationID":"g4NG3fAe","properties":{"formattedCitation":"[14]","plainCitation":"[14]","noteIndex":0},"citationItems":[{"id":1750,"uris":["http://zotero.org/groups/5272309/items/7TYR42ST"],"itemData":{"id":1750,"type":"report","publisher":"WWF UK","title":"Global Futures: Assessing the global economic impacts of environmental change to support policy-making. Summary report","URL":"https://www.wwf.org.uk/sites/default/files/2020-02/GlobalFutures_SummaryReport.pdf","author":[{"family":"Roxburgh","given":"T."},{"family":"Ellis","given":"K."},{"family":"Johnson","given":"J. A."},{"family":"Baldos","given":"U. L."},{"family":"Hertel","given":"U. L."},{"family":"Nootenboom","given":"C."},{"family":"Polasky","given":"S."}],"issued":{"date-parts":[["2020",1]]}}}],"schema":"https://github.com/citation-style-language/schema/raw/master/csl-citation.json"} </w:instrText>
      </w:r>
      <w:r w:rsidR="005A6949">
        <w:rPr>
          <w:rFonts w:ascii="EC Square Sans Pro" w:eastAsia="Times New Roman" w:hAnsi="EC Square Sans Pro" w:cs="Times New Roman"/>
          <w:lang w:val="en-GB" w:eastAsia="en-GB"/>
        </w:rPr>
        <w:fldChar w:fldCharType="separate"/>
      </w:r>
      <w:r w:rsidR="00BF5977" w:rsidRPr="00E118A0">
        <w:rPr>
          <w:rFonts w:ascii="EC Square Sans Pro" w:hAnsi="EC Square Sans Pro"/>
          <w:lang w:val="en-GB"/>
        </w:rPr>
        <w:t>[14]</w:t>
      </w:r>
      <w:r w:rsidR="005A6949">
        <w:rPr>
          <w:rFonts w:ascii="EC Square Sans Pro" w:eastAsia="Times New Roman" w:hAnsi="EC Square Sans Pro" w:cs="Times New Roman"/>
          <w:lang w:val="en-GB" w:eastAsia="en-GB"/>
        </w:rPr>
        <w:fldChar w:fldCharType="end"/>
      </w:r>
      <w:r w:rsidRPr="002032F7">
        <w:rPr>
          <w:rFonts w:ascii="EC Square Sans Pro" w:eastAsia="Times New Roman" w:hAnsi="EC Square Sans Pro" w:cs="Times New Roman"/>
          <w:lang w:val="en-GB" w:eastAsia="en-GB"/>
        </w:rPr>
        <w:t xml:space="preserve"> by WWF concluded that, “unless we reverse nature loss, trillions of dollars” (globally) “will be wiped off the world’s economies, industries will be disrupted and the lives of millions will be affected”.</w:t>
      </w:r>
      <w:r w:rsidRPr="00DC75A8">
        <w:rPr>
          <w:rFonts w:ascii="EC Square Sans Pro" w:eastAsia="Times New Roman" w:hAnsi="EC Square Sans Pro" w:cs="Times New Roman"/>
          <w:lang w:val="en-GB" w:eastAsia="en-GB"/>
        </w:rPr>
        <w:t xml:space="preserve"> </w:t>
      </w:r>
    </w:p>
    <w:p w14:paraId="7860AB68" w14:textId="35E26711" w:rsidR="00191B83" w:rsidRPr="002032F7" w:rsidRDefault="009B47BD" w:rsidP="00191B83">
      <w:pPr>
        <w:spacing w:before="120" w:after="120" w:line="259" w:lineRule="auto"/>
        <w:jc w:val="both"/>
        <w:rPr>
          <w:rFonts w:ascii="EC Square Sans Pro" w:eastAsia="Times New Roman" w:hAnsi="EC Square Sans Pro" w:cs="Times New Roman"/>
          <w:lang w:val="en-GB" w:eastAsia="en-GB"/>
        </w:rPr>
      </w:pPr>
      <w:r w:rsidRPr="002032F7">
        <w:rPr>
          <w:rFonts w:ascii="EC Square Sans Pro" w:eastAsia="Times New Roman" w:hAnsi="EC Square Sans Pro" w:cs="Times New Roman"/>
          <w:lang w:val="en-GB" w:eastAsia="en-GB"/>
        </w:rPr>
        <w:t xml:space="preserve">The study calculated the reduction of supply of six ecosystem services in a ‘Business-as-Usual’ scenario, which would lead to an annual loss of US$ 479. Over the period between 2011 and 2050, the total cumulative loss would be US$ 9.87 trillion (3% discount rate). These figures should be considered highly conservative and should not be considered an assessment of the total costs of nature’s loss, since the current model only considers six of the many ecosystem services provided by nature (those for which there is enough evidence to quantify). Nor does it account for the potential effects of ‘tipping points’. </w:t>
      </w:r>
    </w:p>
    <w:p w14:paraId="46D0376C" w14:textId="4998CDDE" w:rsidR="009B47BD" w:rsidRPr="002032F7" w:rsidRDefault="009B47BD" w:rsidP="00191B83">
      <w:pPr>
        <w:spacing w:before="120" w:after="120" w:line="259" w:lineRule="auto"/>
        <w:jc w:val="both"/>
        <w:rPr>
          <w:rFonts w:ascii="EC Square Sans Pro" w:eastAsia="Times New Roman" w:hAnsi="EC Square Sans Pro" w:cs="Times New Roman"/>
          <w:lang w:val="en-GB" w:eastAsia="en-GB"/>
        </w:rPr>
      </w:pPr>
      <w:r w:rsidRPr="002032F7">
        <w:rPr>
          <w:rFonts w:ascii="EC Square Sans Pro" w:eastAsia="Times New Roman" w:hAnsi="EC Square Sans Pro" w:cs="Times New Roman"/>
          <w:lang w:val="en-GB" w:eastAsia="en-GB"/>
        </w:rPr>
        <w:t xml:space="preserve">As a consequence of a decrease of ecosystem condition and hence in ecosystem services, the world’s </w:t>
      </w:r>
      <w:r w:rsidRPr="00DC75A8">
        <w:rPr>
          <w:rFonts w:ascii="EC Square Sans Pro" w:eastAsia="Times New Roman" w:hAnsi="EC Square Sans Pro" w:cs="Times New Roman"/>
          <w:b/>
          <w:lang w:val="en-GB" w:eastAsia="en-GB"/>
        </w:rPr>
        <w:t>agricultural sectors will be hardest hit</w:t>
      </w:r>
      <w:r w:rsidRPr="002032F7">
        <w:rPr>
          <w:rFonts w:ascii="EC Square Sans Pro" w:eastAsia="Times New Roman" w:hAnsi="EC Square Sans Pro" w:cs="Times New Roman"/>
          <w:lang w:val="en-GB" w:eastAsia="en-GB"/>
        </w:rPr>
        <w:t xml:space="preserve"> by the loss of nature’s benefits, and the prices of several basic commodities will increase. </w:t>
      </w:r>
    </w:p>
    <w:p w14:paraId="3CEB08B8" w14:textId="02DA8FF1" w:rsidR="009B47BD" w:rsidRPr="002032F7" w:rsidRDefault="009B47BD" w:rsidP="00191B83">
      <w:pPr>
        <w:spacing w:before="120" w:after="120" w:line="259" w:lineRule="auto"/>
        <w:jc w:val="both"/>
        <w:rPr>
          <w:rFonts w:ascii="EC Square Sans Pro" w:eastAsia="Times New Roman" w:hAnsi="EC Square Sans Pro" w:cs="Times New Roman"/>
          <w:lang w:val="en-GB" w:eastAsia="en-GB"/>
        </w:rPr>
      </w:pPr>
      <w:r w:rsidRPr="002032F7">
        <w:rPr>
          <w:rFonts w:ascii="EC Square Sans Pro" w:eastAsia="Times New Roman" w:hAnsi="EC Square Sans Pro" w:cs="Times New Roman"/>
          <w:lang w:val="en-GB" w:eastAsia="en-GB"/>
        </w:rPr>
        <w:t>In Europe, biodiversity is in rapid decline and the economic picture is aligned with the global one. Economists estimate the</w:t>
      </w:r>
      <w:r w:rsidRPr="002032F7">
        <w:rPr>
          <w:rFonts w:ascii="Calibri" w:eastAsia="Times New Roman" w:hAnsi="Calibri" w:cs="Calibri"/>
          <w:lang w:val="en-GB" w:eastAsia="en-GB"/>
        </w:rPr>
        <w:t> </w:t>
      </w:r>
      <w:r w:rsidR="00DE3D6D">
        <w:fldChar w:fldCharType="begin"/>
      </w:r>
      <w:r w:rsidR="00DE3D6D" w:rsidRPr="00DE3D6D">
        <w:rPr>
          <w:lang w:val="en-GB"/>
          <w:rPrChange w:id="19" w:author="BARBERO VIGNOLA Giulia (JRC-ISPRA)" w:date="2025-04-17T14:29:00Z">
            <w:rPr/>
          </w:rPrChange>
        </w:rPr>
        <w:instrText xml:space="preserve"> HYPERLINK "http://ec.europa.eu/environment/nature/biodiversity/comm2006/2020.htm" </w:instrText>
      </w:r>
      <w:r w:rsidR="00DE3D6D">
        <w:fldChar w:fldCharType="separate"/>
      </w:r>
      <w:r w:rsidRPr="00DC75A8">
        <w:rPr>
          <w:rFonts w:ascii="EC Square Sans Pro" w:eastAsia="Times New Roman" w:hAnsi="EC Square Sans Pro" w:cs="Times New Roman"/>
          <w:b/>
          <w:lang w:val="en-GB" w:eastAsia="en-GB"/>
        </w:rPr>
        <w:t xml:space="preserve">loss of biodiversity in Europe costs the EU around 3% of GDP </w:t>
      </w:r>
      <w:r w:rsidRPr="00DC75A8">
        <w:rPr>
          <w:rFonts w:ascii="EC Square Sans Pro" w:eastAsia="Times New Roman" w:hAnsi="EC Square Sans Pro" w:cs="Times New Roman"/>
          <w:lang w:val="en-GB" w:eastAsia="en-GB"/>
        </w:rPr>
        <w:t>per year</w:t>
      </w:r>
      <w:r w:rsidR="00DE3D6D">
        <w:rPr>
          <w:rFonts w:ascii="EC Square Sans Pro" w:eastAsia="Times New Roman" w:hAnsi="EC Square Sans Pro" w:cs="Times New Roman"/>
          <w:lang w:val="en-GB" w:eastAsia="en-GB"/>
        </w:rPr>
        <w:fldChar w:fldCharType="end"/>
      </w:r>
      <w:r w:rsidRPr="002032F7">
        <w:rPr>
          <w:rFonts w:ascii="Calibri" w:eastAsia="Times New Roman" w:hAnsi="Calibri" w:cs="Calibri"/>
          <w:lang w:val="en-GB" w:eastAsia="en-GB"/>
        </w:rPr>
        <w:t> </w:t>
      </w:r>
      <w:r w:rsidRPr="002032F7">
        <w:rPr>
          <w:rFonts w:ascii="EC Square Sans Pro" w:eastAsia="Times New Roman" w:hAnsi="EC Square Sans Pro" w:cs="Times New Roman"/>
          <w:lang w:val="en-GB" w:eastAsia="en-GB"/>
        </w:rPr>
        <w:t>and global</w:t>
      </w:r>
      <w:r w:rsidRPr="002032F7">
        <w:rPr>
          <w:rFonts w:ascii="Calibri" w:eastAsia="Times New Roman" w:hAnsi="Calibri" w:cs="Calibri"/>
          <w:lang w:val="en-GB" w:eastAsia="en-GB"/>
        </w:rPr>
        <w:t> </w:t>
      </w:r>
      <w:r w:rsidR="00DE3D6D">
        <w:fldChar w:fldCharType="begin"/>
      </w:r>
      <w:r w:rsidR="00DE3D6D" w:rsidRPr="00DE3D6D">
        <w:rPr>
          <w:lang w:val="en-GB"/>
          <w:rPrChange w:id="20" w:author="BARBERO VIGNOLA Giulia (JRC-ISPRA)" w:date="2025-04-17T14:29:00Z">
            <w:rPr/>
          </w:rPrChange>
        </w:rPr>
        <w:instrText xml:space="preserve"> HYPERLINK "http://www.ieep.eu/assets/395/copi_fina</w:instrText>
      </w:r>
      <w:r w:rsidR="00DE3D6D" w:rsidRPr="00DE3D6D">
        <w:rPr>
          <w:lang w:val="en-GB"/>
          <w:rPrChange w:id="21" w:author="BARBERO VIGNOLA Giulia (JRC-ISPRA)" w:date="2025-04-17T14:29:00Z">
            <w:rPr/>
          </w:rPrChange>
        </w:rPr>
        <w:instrText xml:space="preserve">l_report_jun.pdf" </w:instrText>
      </w:r>
      <w:r w:rsidR="00DE3D6D">
        <w:fldChar w:fldCharType="separate"/>
      </w:r>
      <w:r w:rsidRPr="00DC75A8">
        <w:rPr>
          <w:rFonts w:ascii="EC Square Sans Pro" w:eastAsia="Times New Roman" w:hAnsi="EC Square Sans Pro" w:cs="Times New Roman"/>
          <w:lang w:val="en-GB" w:eastAsia="en-GB"/>
        </w:rPr>
        <w:t>biodiversity loss is valued at around €50bn</w:t>
      </w:r>
      <w:r w:rsidR="00DE3D6D">
        <w:rPr>
          <w:rFonts w:ascii="EC Square Sans Pro" w:eastAsia="Times New Roman" w:hAnsi="EC Square Sans Pro" w:cs="Times New Roman"/>
          <w:lang w:val="en-GB" w:eastAsia="en-GB"/>
        </w:rPr>
        <w:fldChar w:fldCharType="end"/>
      </w:r>
      <w:r w:rsidRPr="002032F7">
        <w:rPr>
          <w:rFonts w:ascii="EC Square Sans Pro" w:eastAsia="Times New Roman" w:hAnsi="EC Square Sans Pro" w:cs="Times New Roman"/>
          <w:lang w:val="en-GB" w:eastAsia="en-GB"/>
        </w:rPr>
        <w:t>. Crop pollination alone is</w:t>
      </w:r>
      <w:r w:rsidRPr="002032F7">
        <w:rPr>
          <w:rFonts w:ascii="Calibri" w:eastAsia="Times New Roman" w:hAnsi="Calibri" w:cs="Calibri"/>
          <w:lang w:val="en-GB" w:eastAsia="en-GB"/>
        </w:rPr>
        <w:t> </w:t>
      </w:r>
      <w:commentRangeStart w:id="22"/>
      <w:commentRangeStart w:id="23"/>
      <w:commentRangeStart w:id="24"/>
      <w:r w:rsidR="00D73767" w:rsidRPr="00DC75A8">
        <w:rPr>
          <w:rFonts w:ascii="EC Square Sans Pro" w:hAnsi="EC Square Sans Pro"/>
        </w:rPr>
        <w:fldChar w:fldCharType="begin"/>
      </w:r>
      <w:r w:rsidR="00D73767" w:rsidRPr="00DC75A8">
        <w:rPr>
          <w:rFonts w:ascii="EC Square Sans Pro" w:hAnsi="EC Square Sans Pro"/>
          <w:lang w:val="en-GB"/>
        </w:rPr>
        <w:instrText xml:space="preserve"> HYPERLINK "http://www.cost.eu/COST_Actions/fa/Actions/FA1307" </w:instrText>
      </w:r>
      <w:r w:rsidR="00D73767" w:rsidRPr="00DC75A8">
        <w:rPr>
          <w:rFonts w:ascii="EC Square Sans Pro" w:hAnsi="EC Square Sans Pro"/>
        </w:rPr>
        <w:fldChar w:fldCharType="separate"/>
      </w:r>
      <w:r w:rsidRPr="00DC75A8">
        <w:rPr>
          <w:rFonts w:ascii="EC Square Sans Pro" w:eastAsia="Times New Roman" w:hAnsi="EC Square Sans Pro" w:cs="Times New Roman"/>
          <w:lang w:val="en-GB" w:eastAsia="en-GB"/>
        </w:rPr>
        <w:t>worth more than €14bn annually</w:t>
      </w:r>
      <w:r w:rsidR="00D73767" w:rsidRPr="00DC75A8">
        <w:rPr>
          <w:rFonts w:ascii="EC Square Sans Pro" w:eastAsia="Times New Roman" w:hAnsi="EC Square Sans Pro" w:cs="Times New Roman"/>
          <w:lang w:val="en-GB" w:eastAsia="en-GB"/>
        </w:rPr>
        <w:fldChar w:fldCharType="end"/>
      </w:r>
      <w:commentRangeEnd w:id="22"/>
      <w:r w:rsidR="00DC75A8">
        <w:rPr>
          <w:rStyle w:val="CommentReference"/>
        </w:rPr>
        <w:commentReference w:id="22"/>
      </w:r>
      <w:commentRangeEnd w:id="23"/>
      <w:r w:rsidR="00DC75A8">
        <w:rPr>
          <w:rStyle w:val="CommentReference"/>
        </w:rPr>
        <w:commentReference w:id="23"/>
      </w:r>
      <w:commentRangeEnd w:id="24"/>
      <w:r w:rsidR="00E118A0">
        <w:rPr>
          <w:rStyle w:val="CommentReference"/>
        </w:rPr>
        <w:commentReference w:id="24"/>
      </w:r>
      <w:r w:rsidRPr="002032F7">
        <w:rPr>
          <w:rFonts w:ascii="EC Square Sans Pro" w:eastAsia="Times New Roman" w:hAnsi="EC Square Sans Pro" w:cs="Times New Roman"/>
          <w:lang w:val="en-GB" w:eastAsia="en-GB"/>
        </w:rPr>
        <w:t xml:space="preserve">, while </w:t>
      </w:r>
      <w:r w:rsidR="00DE3D6D">
        <w:fldChar w:fldCharType="begin"/>
      </w:r>
      <w:r w:rsidR="00DE3D6D" w:rsidRPr="00DE3D6D">
        <w:rPr>
          <w:lang w:val="en-GB"/>
          <w:rPrChange w:id="25" w:author="BARBERO VIGNOLA Giulia (JRC-ISPRA)" w:date="2025-04-17T14:29:00Z">
            <w:rPr/>
          </w:rPrChange>
        </w:rPr>
        <w:instrText xml:space="preserve"> HYPERLINK "http://www.ieep.eu/assets/395/copi_fina</w:instrText>
      </w:r>
      <w:r w:rsidR="00DE3D6D" w:rsidRPr="00DE3D6D">
        <w:rPr>
          <w:lang w:val="en-GB"/>
          <w:rPrChange w:id="26" w:author="BARBERO VIGNOLA Giulia (JRC-ISPRA)" w:date="2025-04-17T14:29:00Z">
            <w:rPr/>
          </w:rPrChange>
        </w:rPr>
        <w:instrText xml:space="preserve">l_report_jun.pdf" </w:instrText>
      </w:r>
      <w:r w:rsidR="00DE3D6D">
        <w:fldChar w:fldCharType="separate"/>
      </w:r>
      <w:r w:rsidRPr="00DC75A8">
        <w:rPr>
          <w:rFonts w:ascii="EC Square Sans Pro" w:eastAsia="Times New Roman" w:hAnsi="EC Square Sans Pro" w:cs="Times New Roman"/>
          <w:lang w:val="en-GB" w:eastAsia="en-GB"/>
        </w:rPr>
        <w:t>wetlands provide an estimated €6bln in ecosystem services</w:t>
      </w:r>
      <w:r w:rsidR="00DE3D6D">
        <w:rPr>
          <w:rFonts w:ascii="EC Square Sans Pro" w:eastAsia="Times New Roman" w:hAnsi="EC Square Sans Pro" w:cs="Times New Roman"/>
          <w:lang w:val="en-GB" w:eastAsia="en-GB"/>
        </w:rPr>
        <w:fldChar w:fldCharType="end"/>
      </w:r>
      <w:r w:rsidRPr="002032F7">
        <w:rPr>
          <w:rFonts w:ascii="Calibri" w:eastAsia="Times New Roman" w:hAnsi="Calibri" w:cs="Calibri"/>
          <w:lang w:val="en-GB" w:eastAsia="en-GB"/>
        </w:rPr>
        <w:t> </w:t>
      </w:r>
      <w:commentRangeStart w:id="27"/>
      <w:commentRangeStart w:id="28"/>
      <w:r w:rsidRPr="002032F7">
        <w:rPr>
          <w:rFonts w:ascii="EC Square Sans Pro" w:eastAsia="Times New Roman" w:hAnsi="EC Square Sans Pro" w:cs="Times New Roman"/>
          <w:lang w:val="en-GB" w:eastAsia="en-GB"/>
        </w:rPr>
        <w:t>each year</w:t>
      </w:r>
      <w:commentRangeEnd w:id="27"/>
      <w:r w:rsidRPr="00DC75A8">
        <w:rPr>
          <w:rFonts w:ascii="EC Square Sans Pro" w:eastAsia="Times New Roman" w:hAnsi="EC Square Sans Pro" w:cs="Times New Roman"/>
          <w:lang w:val="en-GB" w:eastAsia="en-GB"/>
        </w:rPr>
        <w:commentReference w:id="27"/>
      </w:r>
      <w:commentRangeEnd w:id="28"/>
      <w:r w:rsidR="00D967AA" w:rsidRPr="00DC75A8">
        <w:rPr>
          <w:rStyle w:val="CommentReference"/>
          <w:rFonts w:ascii="EC Square Sans Pro" w:hAnsi="EC Square Sans Pro"/>
          <w:sz w:val="22"/>
          <w:szCs w:val="22"/>
        </w:rPr>
        <w:commentReference w:id="28"/>
      </w:r>
      <w:r w:rsidR="005A6949">
        <w:rPr>
          <w:rFonts w:ascii="EC Square Sans Pro" w:eastAsia="Times New Roman" w:hAnsi="EC Square Sans Pro" w:cs="Times New Roman"/>
          <w:lang w:val="en-GB" w:eastAsia="en-GB"/>
        </w:rPr>
        <w:t xml:space="preserve"> </w:t>
      </w:r>
      <w:r w:rsidR="005A6949">
        <w:rPr>
          <w:rFonts w:ascii="EC Square Sans Pro" w:eastAsia="Times New Roman" w:hAnsi="EC Square Sans Pro" w:cs="Times New Roman"/>
          <w:lang w:val="en-GB" w:eastAsia="en-GB"/>
        </w:rPr>
        <w:fldChar w:fldCharType="begin"/>
      </w:r>
      <w:r w:rsidR="00BF5977">
        <w:rPr>
          <w:rFonts w:ascii="EC Square Sans Pro" w:eastAsia="Times New Roman" w:hAnsi="EC Square Sans Pro" w:cs="Times New Roman"/>
          <w:lang w:val="en-GB" w:eastAsia="en-GB"/>
        </w:rPr>
        <w:instrText xml:space="preserve"> ADDIN ZOTERO_ITEM CSL_CITATION {"citationID":"Qj9p9aP2","properties":{"formattedCitation":"[15]","plainCitation":"[15]","noteIndex":0},"citationItems":[{"id":1751,"uris":["http://zotero.org/groups/5272309/items/A6UMEAGR"],"itemData":{"id":1751,"type":"post-weblog","container-title":"Friends of Europe","language":"en-US","title":"Biodiversity: The costs of inaction","title-short":"Biodiversity","URL":"https://www.friendsofeurope.org/insights/biodiversity-the-costs-of-inaction/","author":[{"family":"EPIC","given":""}],"accessed":{"date-parts":[["2025",3,27]]},"issued":{"date-parts":[["2015",5,28]]}}}],"schema":"https://github.com/citation-style-language/schema/raw/master/csl-citation.json"} </w:instrText>
      </w:r>
      <w:r w:rsidR="005A6949">
        <w:rPr>
          <w:rFonts w:ascii="EC Square Sans Pro" w:eastAsia="Times New Roman" w:hAnsi="EC Square Sans Pro" w:cs="Times New Roman"/>
          <w:lang w:val="en-GB" w:eastAsia="en-GB"/>
        </w:rPr>
        <w:fldChar w:fldCharType="separate"/>
      </w:r>
      <w:r w:rsidR="00BF5977" w:rsidRPr="00E118A0">
        <w:rPr>
          <w:rFonts w:ascii="EC Square Sans Pro" w:hAnsi="EC Square Sans Pro"/>
          <w:lang w:val="en-GB"/>
        </w:rPr>
        <w:t>[15]</w:t>
      </w:r>
      <w:r w:rsidR="005A6949">
        <w:rPr>
          <w:rFonts w:ascii="EC Square Sans Pro" w:eastAsia="Times New Roman" w:hAnsi="EC Square Sans Pro" w:cs="Times New Roman"/>
          <w:lang w:val="en-GB" w:eastAsia="en-GB"/>
        </w:rPr>
        <w:fldChar w:fldCharType="end"/>
      </w:r>
      <w:r w:rsidRPr="002032F7">
        <w:rPr>
          <w:rFonts w:ascii="EC Square Sans Pro" w:eastAsia="Times New Roman" w:hAnsi="EC Square Sans Pro" w:cs="Times New Roman"/>
          <w:lang w:val="en-GB" w:eastAsia="en-GB"/>
        </w:rPr>
        <w:t xml:space="preserve">. </w:t>
      </w:r>
      <w:r w:rsidR="000C0EA7">
        <w:rPr>
          <w:lang w:val="en-GB"/>
        </w:rPr>
        <w:t>T</w:t>
      </w:r>
      <w:r w:rsidR="000C0EA7" w:rsidRPr="009B47BD">
        <w:rPr>
          <w:lang w:val="en-GB"/>
        </w:rPr>
        <w:t>he INCA project (implemented at JRC) delivered an estimate of the monetary value of ESS in Europe</w:t>
      </w:r>
      <w:r w:rsidR="000C0EA7">
        <w:rPr>
          <w:lang w:val="en-GB"/>
        </w:rPr>
        <w:t xml:space="preserve"> </w:t>
      </w:r>
      <w:r w:rsidR="000C0EA7">
        <w:rPr>
          <w:lang w:val="en-GB"/>
        </w:rPr>
        <w:fldChar w:fldCharType="begin"/>
      </w:r>
      <w:r w:rsidR="00BF5977">
        <w:rPr>
          <w:lang w:val="en-GB"/>
        </w:rPr>
        <w:instrText xml:space="preserve"> ADDIN ZOTERO_ITEM CSL_CITATION {"citationID":"KmXQ8wJh","properties":{"formattedCitation":"[16]","plainCitation":"[16]","noteIndex":0},"citationItems":[{"id":1753,"uris":["http://zotero.org/groups/5272309/items/KG9RSES2"],"itemData":{"id":1753,"type":"webpage","title":"Welcome to INCA | INCA Platform","URL":"https://ecosystem-accounts.jrc.ec.europa.eu/","accessed":{"date-parts":[["2025",3,27]]}}}],"schema":"https://github.com/citation-style-language/schema/raw/master/csl-citation.json"} </w:instrText>
      </w:r>
      <w:r w:rsidR="000C0EA7">
        <w:rPr>
          <w:lang w:val="en-GB"/>
        </w:rPr>
        <w:fldChar w:fldCharType="separate"/>
      </w:r>
      <w:r w:rsidR="00BF5977" w:rsidRPr="00E118A0">
        <w:rPr>
          <w:lang w:val="en-GB"/>
        </w:rPr>
        <w:t>[16]</w:t>
      </w:r>
      <w:r w:rsidR="000C0EA7">
        <w:rPr>
          <w:lang w:val="en-GB"/>
        </w:rPr>
        <w:fldChar w:fldCharType="end"/>
      </w:r>
      <w:r w:rsidR="000C0EA7">
        <w:rPr>
          <w:lang w:val="en-GB"/>
        </w:rPr>
        <w:t>.</w:t>
      </w:r>
    </w:p>
    <w:p w14:paraId="04803993" w14:textId="77777777" w:rsidR="00191B83" w:rsidRPr="002032F7" w:rsidRDefault="009B47BD" w:rsidP="00191B83">
      <w:pPr>
        <w:spacing w:before="120" w:after="120" w:line="259" w:lineRule="auto"/>
        <w:jc w:val="both"/>
        <w:rPr>
          <w:rFonts w:ascii="EC Square Sans Pro" w:eastAsia="Times New Roman" w:hAnsi="EC Square Sans Pro" w:cs="Times New Roman"/>
          <w:lang w:val="en-GB" w:eastAsia="en-GB"/>
        </w:rPr>
      </w:pPr>
      <w:r w:rsidRPr="002032F7">
        <w:rPr>
          <w:rFonts w:ascii="EC Square Sans Pro" w:eastAsia="Times New Roman" w:hAnsi="EC Square Sans Pro" w:cs="Times New Roman"/>
          <w:lang w:val="en-GB" w:eastAsia="en-GB"/>
        </w:rPr>
        <w:t>Acting to restore and conserve our natural environment is clearly a worthwhile investment and should be thought of as a “cost.” Failure to act would, however, come with a significant price tag for the economy and society.</w:t>
      </w:r>
      <w:r w:rsidRPr="002032F7">
        <w:rPr>
          <w:rFonts w:ascii="Calibri" w:eastAsia="Times New Roman" w:hAnsi="Calibri" w:cs="Calibri"/>
          <w:lang w:val="en-GB" w:eastAsia="en-GB"/>
        </w:rPr>
        <w:t> </w:t>
      </w:r>
      <w:r w:rsidRPr="002032F7">
        <w:rPr>
          <w:rFonts w:ascii="EC Square Sans Pro" w:eastAsia="Times New Roman" w:hAnsi="EC Square Sans Pro" w:cs="Times New Roman"/>
          <w:lang w:val="en-GB" w:eastAsia="en-GB"/>
        </w:rPr>
        <w:t xml:space="preserve"> For example, managing the Natura 2000 network</w:t>
      </w:r>
      <w:r w:rsidRPr="002032F7">
        <w:rPr>
          <w:rFonts w:ascii="Calibri" w:eastAsia="Times New Roman" w:hAnsi="Calibri" w:cs="Calibri"/>
          <w:lang w:val="en-GB" w:eastAsia="en-GB"/>
        </w:rPr>
        <w:t> </w:t>
      </w:r>
      <w:r w:rsidRPr="002032F7">
        <w:rPr>
          <w:rFonts w:ascii="EC Square Sans Pro" w:eastAsia="Times New Roman" w:hAnsi="EC Square Sans Pro" w:cs="Times New Roman"/>
          <w:lang w:val="en-GB" w:eastAsia="en-GB"/>
        </w:rPr>
        <w:t>requires an investment of around €5.8bn per year, but it generates</w:t>
      </w:r>
      <w:r w:rsidRPr="002032F7">
        <w:rPr>
          <w:rFonts w:ascii="Calibri" w:eastAsia="Times New Roman" w:hAnsi="Calibri" w:cs="Calibri"/>
          <w:lang w:val="en-GB" w:eastAsia="en-GB"/>
        </w:rPr>
        <w:t> </w:t>
      </w:r>
      <w:r w:rsidR="00DE3D6D">
        <w:fldChar w:fldCharType="begin"/>
      </w:r>
      <w:r w:rsidR="00DE3D6D" w:rsidRPr="00DE3D6D">
        <w:rPr>
          <w:lang w:val="en-GB"/>
          <w:rPrChange w:id="29" w:author="BARBERO VIGNOLA Giulia (JRC-ISPRA)" w:date="2025-04-17T14:29:00Z">
            <w:rPr/>
          </w:rPrChange>
        </w:rPr>
        <w:instrText xml:space="preserve"> HYPERLINK "http://ec.europa.eu/environment/nature/natura2000/financing/docs/ENV-12-018_LR_Final1.pdf" </w:instrText>
      </w:r>
      <w:r w:rsidR="00DE3D6D">
        <w:fldChar w:fldCharType="separate"/>
      </w:r>
      <w:r w:rsidRPr="00DC75A8">
        <w:rPr>
          <w:rFonts w:ascii="EC Square Sans Pro" w:eastAsia="Times New Roman" w:hAnsi="EC Square Sans Pro" w:cs="Times New Roman"/>
          <w:lang w:val="en-GB" w:eastAsia="en-GB"/>
        </w:rPr>
        <w:t>€200bn to €300bn per year in economic benefits</w:t>
      </w:r>
      <w:r w:rsidR="00DE3D6D">
        <w:rPr>
          <w:rFonts w:ascii="EC Square Sans Pro" w:eastAsia="Times New Roman" w:hAnsi="EC Square Sans Pro" w:cs="Times New Roman"/>
          <w:lang w:val="en-GB" w:eastAsia="en-GB"/>
        </w:rPr>
        <w:fldChar w:fldCharType="end"/>
      </w:r>
      <w:r w:rsidRPr="002032F7">
        <w:rPr>
          <w:rFonts w:ascii="EC Square Sans Pro" w:eastAsia="Times New Roman" w:hAnsi="EC Square Sans Pro" w:cs="Times New Roman"/>
          <w:lang w:val="en-GB" w:eastAsia="en-GB"/>
        </w:rPr>
        <w:t xml:space="preserve">, according to European Commission figures. </w:t>
      </w:r>
    </w:p>
    <w:p w14:paraId="1FBA568F" w14:textId="462D7413" w:rsidR="009B47BD" w:rsidRPr="002032F7" w:rsidRDefault="009B47BD" w:rsidP="00191B83">
      <w:pPr>
        <w:spacing w:before="120" w:after="120" w:line="259" w:lineRule="auto"/>
        <w:jc w:val="both"/>
        <w:rPr>
          <w:rFonts w:ascii="EC Square Sans Pro" w:eastAsia="Times New Roman" w:hAnsi="EC Square Sans Pro" w:cs="Times New Roman"/>
          <w:lang w:val="en-GB" w:eastAsia="en-GB"/>
        </w:rPr>
      </w:pPr>
      <w:r w:rsidRPr="002032F7">
        <w:rPr>
          <w:rFonts w:ascii="EC Square Sans Pro" w:eastAsia="Times New Roman" w:hAnsi="EC Square Sans Pro" w:cs="Times New Roman"/>
          <w:lang w:val="en-GB" w:eastAsia="en-GB"/>
        </w:rPr>
        <w:t>Ensuring more effective implementation of EU Nature Directives at national and regional level, and placing greater importance on the value of our natural capital, as aimed in the EU Regulation on Nature Restoration, would have considerable benefits for biodiversity, sustainable economic development and Europe’s prosperity.</w:t>
      </w:r>
    </w:p>
    <w:p w14:paraId="4A976C03" w14:textId="28D7C19A" w:rsidR="009B47BD" w:rsidRPr="002032F7" w:rsidRDefault="009B47BD" w:rsidP="00191B83">
      <w:pPr>
        <w:spacing w:before="120" w:after="120" w:line="259" w:lineRule="auto"/>
        <w:jc w:val="both"/>
        <w:rPr>
          <w:rFonts w:ascii="EC Square Sans Pro" w:eastAsia="Times New Roman" w:hAnsi="EC Square Sans Pro" w:cs="Times New Roman"/>
          <w:lang w:val="en-GB" w:eastAsia="en-GB"/>
        </w:rPr>
      </w:pPr>
      <w:r w:rsidRPr="002032F7">
        <w:rPr>
          <w:rFonts w:ascii="EC Square Sans Pro" w:eastAsia="Times New Roman" w:hAnsi="EC Square Sans Pro" w:cs="Times New Roman"/>
          <w:lang w:val="en-GB" w:eastAsia="en-GB"/>
        </w:rPr>
        <w:t>To this goal, t</w:t>
      </w:r>
      <w:r w:rsidRPr="00DC75A8">
        <w:rPr>
          <w:rFonts w:ascii="EC Square Sans Pro" w:eastAsia="Times New Roman" w:hAnsi="EC Square Sans Pro" w:cs="Times New Roman"/>
          <w:i/>
          <w:iCs/>
          <w:lang w:val="en-GB" w:eastAsia="en-GB"/>
        </w:rPr>
        <w:t>he Biodiversity Finance Factbook</w:t>
      </w:r>
      <w:r w:rsidR="00BB76A8">
        <w:rPr>
          <w:rFonts w:ascii="EC Square Sans Pro" w:eastAsia="Times New Roman" w:hAnsi="EC Square Sans Pro" w:cs="Times New Roman"/>
          <w:i/>
          <w:iCs/>
          <w:lang w:val="en-GB" w:eastAsia="en-GB"/>
        </w:rPr>
        <w:t xml:space="preserve"> </w:t>
      </w:r>
      <w:r w:rsidR="00BB76A8">
        <w:rPr>
          <w:rFonts w:ascii="EC Square Sans Pro" w:eastAsia="Times New Roman" w:hAnsi="EC Square Sans Pro" w:cs="Times New Roman"/>
          <w:i/>
          <w:iCs/>
          <w:lang w:val="en-GB" w:eastAsia="en-GB"/>
        </w:rPr>
        <w:fldChar w:fldCharType="begin"/>
      </w:r>
      <w:r w:rsidR="00BF5977">
        <w:rPr>
          <w:rFonts w:ascii="EC Square Sans Pro" w:eastAsia="Times New Roman" w:hAnsi="EC Square Sans Pro" w:cs="Times New Roman"/>
          <w:i/>
          <w:iCs/>
          <w:lang w:val="en-GB" w:eastAsia="en-GB"/>
        </w:rPr>
        <w:instrText xml:space="preserve"> ADDIN ZOTERO_ITEM CSL_CITATION {"citationID":"Ne8tMLHN","properties":{"formattedCitation":"[12]","plainCitation":"[12]","noteIndex":0},"citationItems":[{"id":1748,"uris":["http://zotero.org/groups/5272309/items/G4AZ2FDV"],"itemData":{"id":1748,"type":"speech","event-place":"BloombergNEF","publisher-place":"BloombergNEF","title":"Biodiversity Finance Factbook","URL":"https://assets.bbhub.io/professional/sites/24/REPORT_Biodiversity_Finance_Factbook_master_230321.pdf","author":[{"family":"Cuming","given":"Victoria"},{"family":"Bromley","given":"Hugh"}],"issued":{"date-parts":[["2023",4]]}}}],"schema":"https://github.com/citation-style-language/schema/raw/master/csl-citation.json"} </w:instrText>
      </w:r>
      <w:r w:rsidR="00BB76A8">
        <w:rPr>
          <w:rFonts w:ascii="EC Square Sans Pro" w:eastAsia="Times New Roman" w:hAnsi="EC Square Sans Pro" w:cs="Times New Roman"/>
          <w:i/>
          <w:iCs/>
          <w:lang w:val="en-GB" w:eastAsia="en-GB"/>
        </w:rPr>
        <w:fldChar w:fldCharType="separate"/>
      </w:r>
      <w:r w:rsidR="00BF5977" w:rsidRPr="00E118A0">
        <w:rPr>
          <w:rFonts w:ascii="EC Square Sans Pro" w:hAnsi="EC Square Sans Pro"/>
          <w:lang w:val="en-GB"/>
        </w:rPr>
        <w:t>[12]</w:t>
      </w:r>
      <w:r w:rsidR="00BB76A8">
        <w:rPr>
          <w:rFonts w:ascii="EC Square Sans Pro" w:eastAsia="Times New Roman" w:hAnsi="EC Square Sans Pro" w:cs="Times New Roman"/>
          <w:i/>
          <w:iCs/>
          <w:lang w:val="en-GB" w:eastAsia="en-GB"/>
        </w:rPr>
        <w:fldChar w:fldCharType="end"/>
      </w:r>
      <w:r w:rsidRPr="002032F7">
        <w:rPr>
          <w:rFonts w:ascii="Calibri" w:eastAsia="Times New Roman" w:hAnsi="Calibri" w:cs="Calibri"/>
          <w:lang w:val="en-GB" w:eastAsia="en-GB"/>
        </w:rPr>
        <w:t> </w:t>
      </w:r>
      <w:r w:rsidRPr="002032F7">
        <w:rPr>
          <w:rFonts w:ascii="EC Square Sans Pro" w:eastAsia="Times New Roman" w:hAnsi="EC Square Sans Pro" w:cs="Times New Roman"/>
          <w:lang w:val="en-GB" w:eastAsia="en-GB"/>
        </w:rPr>
        <w:t xml:space="preserve">identifies six overriding tasks </w:t>
      </w:r>
      <w:r w:rsidR="00D967AA" w:rsidRPr="002032F7">
        <w:rPr>
          <w:rFonts w:ascii="EC Square Sans Pro" w:eastAsia="Times New Roman" w:hAnsi="EC Square Sans Pro" w:cs="Times New Roman"/>
          <w:lang w:val="en-GB" w:eastAsia="en-GB"/>
        </w:rPr>
        <w:t xml:space="preserve">that </w:t>
      </w:r>
      <w:r w:rsidRPr="002032F7">
        <w:rPr>
          <w:rFonts w:ascii="EC Square Sans Pro" w:eastAsia="Times New Roman" w:hAnsi="EC Square Sans Pro" w:cs="Times New Roman"/>
          <w:lang w:val="en-GB" w:eastAsia="en-GB"/>
        </w:rPr>
        <w:t>governments, companies, and financial institutions must address:</w:t>
      </w:r>
    </w:p>
    <w:p w14:paraId="169FE246" w14:textId="69911627" w:rsidR="0064081C" w:rsidRPr="002032F7" w:rsidRDefault="009B47BD" w:rsidP="00F43DFD">
      <w:pPr>
        <w:pStyle w:val="ListParagraph"/>
        <w:numPr>
          <w:ilvl w:val="0"/>
          <w:numId w:val="18"/>
        </w:numPr>
        <w:spacing w:before="120" w:after="120" w:line="259" w:lineRule="auto"/>
        <w:jc w:val="both"/>
        <w:rPr>
          <w:rFonts w:ascii="EC Square Sans Pro" w:eastAsia="Times New Roman" w:hAnsi="EC Square Sans Pro" w:cs="Times New Roman"/>
          <w:lang w:val="en-GB" w:eastAsia="en-GB"/>
        </w:rPr>
      </w:pPr>
      <w:r w:rsidRPr="002032F7">
        <w:rPr>
          <w:rFonts w:ascii="EC Square Sans Pro" w:eastAsia="Times New Roman" w:hAnsi="EC Square Sans Pro" w:cs="Times New Roman"/>
          <w:lang w:val="en-GB" w:eastAsia="en-GB"/>
        </w:rPr>
        <w:t>Back initiatives to collect and share biodiversity data and harmonize metrics and frameworks.</w:t>
      </w:r>
    </w:p>
    <w:p w14:paraId="64C0EAB3" w14:textId="7E0BC5CF" w:rsidR="0064081C" w:rsidRPr="002032F7" w:rsidRDefault="009B47BD" w:rsidP="00F43DFD">
      <w:pPr>
        <w:pStyle w:val="ListParagraph"/>
        <w:numPr>
          <w:ilvl w:val="0"/>
          <w:numId w:val="18"/>
        </w:numPr>
        <w:spacing w:before="120" w:after="120" w:line="259" w:lineRule="auto"/>
        <w:jc w:val="both"/>
        <w:rPr>
          <w:rFonts w:ascii="EC Square Sans Pro" w:eastAsia="Times New Roman" w:hAnsi="EC Square Sans Pro" w:cs="Times New Roman"/>
          <w:lang w:val="en-GB" w:eastAsia="en-GB"/>
        </w:rPr>
      </w:pPr>
      <w:r w:rsidRPr="002032F7">
        <w:rPr>
          <w:rFonts w:ascii="EC Square Sans Pro" w:eastAsia="Times New Roman" w:hAnsi="EC Square Sans Pro" w:cs="Times New Roman"/>
          <w:lang w:val="en-GB" w:eastAsia="en-GB"/>
        </w:rPr>
        <w:t>Integrate biodiversity into planning, operations and reporting.</w:t>
      </w:r>
    </w:p>
    <w:p w14:paraId="4613A7E2" w14:textId="24B088C4" w:rsidR="0064081C" w:rsidRPr="002032F7" w:rsidRDefault="009B47BD" w:rsidP="00F43DFD">
      <w:pPr>
        <w:pStyle w:val="ListParagraph"/>
        <w:numPr>
          <w:ilvl w:val="0"/>
          <w:numId w:val="18"/>
        </w:numPr>
        <w:spacing w:before="120" w:after="120" w:line="259" w:lineRule="auto"/>
        <w:jc w:val="both"/>
        <w:rPr>
          <w:rFonts w:ascii="EC Square Sans Pro" w:eastAsia="Times New Roman" w:hAnsi="EC Square Sans Pro" w:cs="Times New Roman"/>
          <w:lang w:val="en-GB" w:eastAsia="en-GB"/>
        </w:rPr>
      </w:pPr>
      <w:r w:rsidRPr="002032F7">
        <w:rPr>
          <w:rFonts w:ascii="EC Square Sans Pro" w:eastAsia="Times New Roman" w:hAnsi="EC Square Sans Pro" w:cs="Times New Roman"/>
          <w:lang w:val="en-GB" w:eastAsia="en-GB"/>
        </w:rPr>
        <w:t>Reform environmentally-harmful subsidies and boost biodiversity support.</w:t>
      </w:r>
    </w:p>
    <w:p w14:paraId="6ED52212" w14:textId="237B96B4" w:rsidR="0064081C" w:rsidRPr="002032F7" w:rsidRDefault="009B47BD" w:rsidP="00F43DFD">
      <w:pPr>
        <w:pStyle w:val="ListParagraph"/>
        <w:numPr>
          <w:ilvl w:val="0"/>
          <w:numId w:val="18"/>
        </w:numPr>
        <w:spacing w:before="120" w:after="120" w:line="259" w:lineRule="auto"/>
        <w:jc w:val="both"/>
        <w:rPr>
          <w:rFonts w:ascii="EC Square Sans Pro" w:eastAsia="Times New Roman" w:hAnsi="EC Square Sans Pro" w:cs="Times New Roman"/>
          <w:lang w:val="en-GB" w:eastAsia="en-GB"/>
        </w:rPr>
      </w:pPr>
      <w:r w:rsidRPr="002032F7">
        <w:rPr>
          <w:rFonts w:ascii="EC Square Sans Pro" w:eastAsia="Times New Roman" w:hAnsi="EC Square Sans Pro" w:cs="Times New Roman"/>
          <w:lang w:val="en-GB" w:eastAsia="en-GB"/>
        </w:rPr>
        <w:t>Develop replicable business models and use concessional funding to address the dearth of bankable biodiversity projects.</w:t>
      </w:r>
    </w:p>
    <w:p w14:paraId="55A1C395" w14:textId="57514684" w:rsidR="0064081C" w:rsidRPr="002032F7" w:rsidRDefault="009B47BD" w:rsidP="00F43DFD">
      <w:pPr>
        <w:pStyle w:val="ListParagraph"/>
        <w:numPr>
          <w:ilvl w:val="0"/>
          <w:numId w:val="18"/>
        </w:numPr>
        <w:spacing w:before="120" w:after="120" w:line="259" w:lineRule="auto"/>
        <w:jc w:val="both"/>
        <w:rPr>
          <w:rFonts w:ascii="EC Square Sans Pro" w:eastAsia="Times New Roman" w:hAnsi="EC Square Sans Pro" w:cs="Times New Roman"/>
          <w:lang w:val="en-GB" w:eastAsia="en-GB"/>
        </w:rPr>
      </w:pPr>
      <w:r w:rsidRPr="002032F7">
        <w:rPr>
          <w:rFonts w:ascii="EC Square Sans Pro" w:eastAsia="Times New Roman" w:hAnsi="EC Square Sans Pro" w:cs="Times New Roman"/>
          <w:lang w:val="en-GB" w:eastAsia="en-GB"/>
        </w:rPr>
        <w:t>Improve the environmental integrity of offsets and other mechanisms.</w:t>
      </w:r>
    </w:p>
    <w:p w14:paraId="2E17948B" w14:textId="640B0899" w:rsidR="009B47BD" w:rsidRPr="002032F7" w:rsidRDefault="009B47BD" w:rsidP="00F43DFD">
      <w:pPr>
        <w:pStyle w:val="ListParagraph"/>
        <w:numPr>
          <w:ilvl w:val="0"/>
          <w:numId w:val="18"/>
        </w:numPr>
        <w:spacing w:before="120" w:after="120" w:line="259" w:lineRule="auto"/>
        <w:jc w:val="both"/>
        <w:rPr>
          <w:rFonts w:ascii="EC Square Sans Pro" w:eastAsia="Times New Roman" w:hAnsi="EC Square Sans Pro" w:cs="Times New Roman"/>
          <w:lang w:val="en-GB" w:eastAsia="en-GB"/>
        </w:rPr>
      </w:pPr>
      <w:r w:rsidRPr="002032F7">
        <w:rPr>
          <w:rFonts w:ascii="EC Square Sans Pro" w:eastAsia="Times New Roman" w:hAnsi="EC Square Sans Pro" w:cs="Times New Roman"/>
          <w:lang w:val="en-GB" w:eastAsia="en-GB"/>
        </w:rPr>
        <w:t>Promote industry and local community buy-in.</w:t>
      </w:r>
    </w:p>
    <w:p w14:paraId="4179A733" w14:textId="77777777" w:rsidR="00DA7423" w:rsidRDefault="00DA7423" w:rsidP="00191B83">
      <w:pPr>
        <w:spacing w:before="120" w:after="120" w:line="259" w:lineRule="auto"/>
        <w:jc w:val="both"/>
        <w:rPr>
          <w:rFonts w:ascii="EC Square Sans Pro" w:eastAsia="Times New Roman" w:hAnsi="EC Square Sans Pro" w:cs="Times New Roman"/>
          <w:lang w:val="en-GB" w:eastAsia="en-GB"/>
        </w:rPr>
      </w:pPr>
    </w:p>
    <w:p w14:paraId="7EB7E7D4" w14:textId="77777777" w:rsidR="00E44205" w:rsidRPr="001C39F7" w:rsidDel="00920FAE" w:rsidRDefault="00E44205" w:rsidP="00E44205">
      <w:pPr>
        <w:pStyle w:val="JRCLevel-3title"/>
        <w:rPr>
          <w:b/>
        </w:rPr>
      </w:pPr>
      <w:bookmarkStart w:id="30" w:name="_Toc193205871"/>
      <w:r>
        <w:rPr>
          <w:b/>
        </w:rPr>
        <w:t>The effects of c</w:t>
      </w:r>
      <w:commentRangeStart w:id="31"/>
      <w:commentRangeStart w:id="32"/>
      <w:commentRangeStart w:id="33"/>
      <w:commentRangeStart w:id="34"/>
      <w:r w:rsidRPr="001C39F7">
        <w:rPr>
          <w:b/>
        </w:rPr>
        <w:t xml:space="preserve">limate </w:t>
      </w:r>
      <w:r>
        <w:rPr>
          <w:b/>
        </w:rPr>
        <w:t>c</w:t>
      </w:r>
      <w:r w:rsidRPr="001C39F7">
        <w:rPr>
          <w:b/>
        </w:rPr>
        <w:t xml:space="preserve">hange </w:t>
      </w:r>
      <w:r>
        <w:rPr>
          <w:b/>
        </w:rPr>
        <w:t>on</w:t>
      </w:r>
      <w:r w:rsidRPr="001C39F7">
        <w:rPr>
          <w:b/>
        </w:rPr>
        <w:t xml:space="preserve"> </w:t>
      </w:r>
      <w:r>
        <w:rPr>
          <w:b/>
        </w:rPr>
        <w:t>h</w:t>
      </w:r>
      <w:r w:rsidRPr="001C39F7">
        <w:rPr>
          <w:b/>
        </w:rPr>
        <w:t>ealth</w:t>
      </w:r>
      <w:commentRangeEnd w:id="31"/>
      <w:r w:rsidRPr="00930900">
        <w:rPr>
          <w:b/>
        </w:rPr>
        <w:commentReference w:id="31"/>
      </w:r>
      <w:commentRangeEnd w:id="32"/>
      <w:r>
        <w:rPr>
          <w:rStyle w:val="CommentReference"/>
          <w:rFonts w:ascii="Arial" w:eastAsia="Arial" w:hAnsi="Arial" w:cs="Arial"/>
          <w:bCs w:val="0"/>
          <w:color w:val="auto"/>
          <w:lang w:val="it" w:eastAsia="ja-JP"/>
        </w:rPr>
        <w:commentReference w:id="32"/>
      </w:r>
      <w:commentRangeEnd w:id="33"/>
      <w:r>
        <w:rPr>
          <w:rStyle w:val="CommentReference"/>
          <w:rFonts w:ascii="Arial" w:eastAsia="Arial" w:hAnsi="Arial" w:cs="Arial"/>
          <w:bCs w:val="0"/>
          <w:color w:val="auto"/>
          <w:lang w:val="it" w:eastAsia="ja-JP"/>
        </w:rPr>
        <w:commentReference w:id="33"/>
      </w:r>
      <w:bookmarkEnd w:id="30"/>
      <w:commentRangeEnd w:id="34"/>
      <w:r w:rsidR="00FA230C">
        <w:rPr>
          <w:rStyle w:val="CommentReference"/>
          <w:rFonts w:ascii="Arial" w:eastAsia="Arial" w:hAnsi="Arial" w:cs="Arial"/>
          <w:bCs w:val="0"/>
          <w:color w:val="auto"/>
          <w:lang w:val="it" w:eastAsia="ja-JP"/>
        </w:rPr>
        <w:commentReference w:id="34"/>
      </w:r>
    </w:p>
    <w:p w14:paraId="40F67337" w14:textId="511515BC" w:rsidR="00D42930" w:rsidRDefault="00E44205" w:rsidP="00E44205">
      <w:pPr>
        <w:spacing w:after="160" w:line="257" w:lineRule="auto"/>
        <w:jc w:val="both"/>
        <w:rPr>
          <w:rFonts w:ascii="EC Square Sans Pro" w:eastAsia="EC Square Sans Pro" w:hAnsi="EC Square Sans Pro" w:cs="EC Square Sans Pro"/>
          <w:lang w:val="en-US"/>
        </w:rPr>
      </w:pPr>
      <w:r w:rsidRPr="001C39F7">
        <w:rPr>
          <w:rFonts w:ascii="EC Square Sans Pro" w:eastAsia="EC Square Sans Pro" w:hAnsi="EC Square Sans Pro" w:cs="EC Square Sans Pro"/>
          <w:lang w:val="en-US"/>
        </w:rPr>
        <w:t xml:space="preserve">Climate change is a major stress to the environment, hence on the connected organisms it hosts such as microorganisms, plants, animals, and humans. Consequences of climate change are thus global, multifaceted and far-reaching. </w:t>
      </w:r>
      <w:r w:rsidR="00D42930">
        <w:rPr>
          <w:rFonts w:ascii="EC Square Sans Pro" w:eastAsia="EC Square Sans Pro" w:hAnsi="EC Square Sans Pro" w:cs="EC Square Sans Pro"/>
          <w:lang w:val="en-US"/>
        </w:rPr>
        <w:t>I</w:t>
      </w:r>
      <w:r w:rsidRPr="001C39F7">
        <w:rPr>
          <w:rFonts w:ascii="EC Square Sans Pro" w:eastAsia="EC Square Sans Pro" w:hAnsi="EC Square Sans Pro" w:cs="EC Square Sans Pro"/>
          <w:lang w:val="en-US"/>
        </w:rPr>
        <w:t xml:space="preserve">t is modifying the current behavior of living organisms and pushing them beyond their physiological limits, </w:t>
      </w:r>
      <w:r w:rsidR="00D42930">
        <w:rPr>
          <w:rFonts w:ascii="EC Square Sans Pro" w:eastAsia="EC Square Sans Pro" w:hAnsi="EC Square Sans Pro" w:cs="EC Square Sans Pro"/>
          <w:lang w:val="en-US"/>
        </w:rPr>
        <w:t>with</w:t>
      </w:r>
      <w:r w:rsidRPr="001C39F7">
        <w:rPr>
          <w:rFonts w:ascii="EC Square Sans Pro" w:eastAsia="EC Square Sans Pro" w:hAnsi="EC Square Sans Pro" w:cs="EC Square Sans Pro"/>
          <w:lang w:val="en-US"/>
        </w:rPr>
        <w:t xml:space="preserve"> major and long-lasting impacts on all living organisms on the planet. Already in 2015, WHO, stated that “</w:t>
      </w:r>
      <w:r w:rsidRPr="001C39F7">
        <w:rPr>
          <w:rFonts w:ascii="EC Square Sans Pro" w:eastAsia="EC Square Sans Pro" w:hAnsi="EC Square Sans Pro" w:cs="EC Square Sans Pro"/>
          <w:i/>
          <w:iCs/>
          <w:lang w:val="en-US"/>
        </w:rPr>
        <w:t>Climate change is the greatest threat to global health in the 21st century</w:t>
      </w:r>
      <w:r w:rsidRPr="001C39F7">
        <w:rPr>
          <w:rFonts w:ascii="EC Square Sans Pro" w:eastAsia="EC Square Sans Pro" w:hAnsi="EC Square Sans Pro" w:cs="EC Square Sans Pro"/>
          <w:lang w:val="en-US"/>
        </w:rPr>
        <w:t xml:space="preserve">”. Later in July 2023, for the first time in history, </w:t>
      </w:r>
      <w:r w:rsidRPr="001C39F7">
        <w:rPr>
          <w:rFonts w:ascii="EC Square Sans Pro" w:eastAsia="EC Square Sans Pro" w:hAnsi="EC Square Sans Pro" w:cs="EC Square Sans Pro"/>
          <w:b/>
          <w:bCs/>
          <w:lang w:val="en-US"/>
        </w:rPr>
        <w:t>climate crisis and related extreme weather events</w:t>
      </w:r>
      <w:r w:rsidRPr="001C39F7">
        <w:rPr>
          <w:rFonts w:ascii="EC Square Sans Pro" w:eastAsia="EC Square Sans Pro" w:hAnsi="EC Square Sans Pro" w:cs="EC Square Sans Pro"/>
          <w:lang w:val="en-US"/>
        </w:rPr>
        <w:t xml:space="preserve"> were </w:t>
      </w:r>
      <w:r w:rsidRPr="00E118A0">
        <w:rPr>
          <w:rFonts w:ascii="EC Square Sans Pro" w:eastAsia="EC Square Sans Pro" w:hAnsi="EC Square Sans Pro" w:cs="EC Square Sans Pro"/>
          <w:b/>
          <w:lang w:val="en-US"/>
        </w:rPr>
        <w:t>declared a</w:t>
      </w:r>
      <w:r w:rsidRPr="001C39F7">
        <w:rPr>
          <w:rFonts w:ascii="EC Square Sans Pro" w:eastAsia="EC Square Sans Pro" w:hAnsi="EC Square Sans Pro" w:cs="EC Square Sans Pro"/>
          <w:lang w:val="en-US"/>
        </w:rPr>
        <w:t xml:space="preserve"> </w:t>
      </w:r>
      <w:r w:rsidRPr="001C39F7">
        <w:rPr>
          <w:rFonts w:ascii="EC Square Sans Pro" w:eastAsia="EC Square Sans Pro" w:hAnsi="EC Square Sans Pro" w:cs="EC Square Sans Pro"/>
          <w:b/>
          <w:bCs/>
          <w:lang w:val="en-US"/>
        </w:rPr>
        <w:t>public health emergency</w:t>
      </w:r>
      <w:r w:rsidRPr="001C39F7">
        <w:rPr>
          <w:rFonts w:ascii="EC Square Sans Pro" w:eastAsia="EC Square Sans Pro" w:hAnsi="EC Square Sans Pro" w:cs="EC Square Sans Pro"/>
          <w:lang w:val="en-US"/>
        </w:rPr>
        <w:t xml:space="preserve"> by the WHO Regional Office for Europe. In fact, accordingly to the World Economic Forum (WEF), </w:t>
      </w:r>
      <w:r w:rsidRPr="001C39F7">
        <w:rPr>
          <w:rFonts w:ascii="EC Square Sans Pro" w:eastAsia="EC Square Sans Pro" w:hAnsi="EC Square Sans Pro" w:cs="EC Square Sans Pro"/>
          <w:lang w:val="en-GB"/>
        </w:rPr>
        <w:t>by 2050 climate change is likely to cause an additional 14.5 million deaths and $12.5 trillion in economic losses worldwide</w:t>
      </w:r>
      <w:r w:rsidRPr="001C39F7">
        <w:rPr>
          <w:rFonts w:ascii="EC Square Sans Pro" w:eastAsia="EC Square Sans Pro" w:hAnsi="EC Square Sans Pro" w:cs="EC Square Sans Pro"/>
          <w:lang w:val="en-US"/>
        </w:rPr>
        <w:t xml:space="preserve"> including</w:t>
      </w:r>
      <w:r w:rsidRPr="001C39F7">
        <w:rPr>
          <w:rFonts w:ascii="EC Square Sans Pro" w:eastAsia="EC Square Sans Pro" w:hAnsi="EC Square Sans Pro" w:cs="EC Square Sans Pro"/>
          <w:lang w:val="en-GB"/>
        </w:rPr>
        <w:t xml:space="preserve"> $1.1 trillion in extra costs to healthcare systems </w:t>
      </w:r>
      <w:r w:rsidR="000C0EA7">
        <w:rPr>
          <w:rFonts w:ascii="EC Square Sans Pro" w:eastAsia="EC Square Sans Pro" w:hAnsi="EC Square Sans Pro" w:cs="EC Square Sans Pro"/>
          <w:lang w:val="en-GB"/>
        </w:rPr>
        <w:fldChar w:fldCharType="begin"/>
      </w:r>
      <w:r w:rsidR="00BF5977">
        <w:rPr>
          <w:rFonts w:ascii="EC Square Sans Pro" w:eastAsia="EC Square Sans Pro" w:hAnsi="EC Square Sans Pro" w:cs="EC Square Sans Pro"/>
          <w:lang w:val="en-GB"/>
        </w:rPr>
        <w:instrText xml:space="preserve"> ADDIN ZOTERO_ITEM CSL_CITATION {"citationID":"NiLMpFMV","properties":{"formattedCitation":"[17], [18]","plainCitation":"[17], [18]","noteIndex":0},"citationItems":[{"id":1754,"uris":["http://zotero.org/groups/5272309/items/YA49QZF9"],"itemData":{"id":1754,"type":"report","abstract":"This report written by the World Economic Forum, in collaboration with Oliver Wyman, provides an in-depth economic analysis of how climate change will reshape health landscapes over the next two decades. It highlights increased risks from new pathogens, pollution and extreme weather events and shows how these will exacerbate current health inequities, disproportionately impacting the most vulnerable populations.","language":"en","publisher":"World Economic Forum","title":"Quantifying the Impact of Climate Change on Human Health","URL":"https://www.weforum.org/publications/quantifying-the-impact-of-climate-change-on-human-health/","author":[{"family":"WEF","given":""}],"accessed":{"date-parts":[["2025",3,27]]},"issued":{"date-parts":[["2024",1,16]]}}},{"id":1755,"uris":["http://zotero.org/groups/5272309/items/A3ZHCTEM"],"itemData":{"id":1755,"type":"report","abstract":"Gaps in research and guidance for action","language":"en","publisher":"World Economic Forum","title":"Health and climate change","URL":"https://www.weforum.org/publications/health-impacts-of-climate-change-the-role-of-the-private-sector/","author":[{"family":"WEF","given":""}],"accessed":{"date-parts":[["2025",3,27]]},"issued":{"date-parts":[["2024",6,24]]}}}],"schema":"https://github.com/citation-style-language/schema/raw/master/csl-citation.json"} </w:instrText>
      </w:r>
      <w:r w:rsidR="000C0EA7">
        <w:rPr>
          <w:rFonts w:ascii="EC Square Sans Pro" w:eastAsia="EC Square Sans Pro" w:hAnsi="EC Square Sans Pro" w:cs="EC Square Sans Pro"/>
          <w:lang w:val="en-GB"/>
        </w:rPr>
        <w:fldChar w:fldCharType="separate"/>
      </w:r>
      <w:r w:rsidR="00BF5977" w:rsidRPr="00E118A0">
        <w:rPr>
          <w:rFonts w:ascii="EC Square Sans Pro" w:hAnsi="EC Square Sans Pro"/>
          <w:lang w:val="en-GB"/>
        </w:rPr>
        <w:t>[17], [18]</w:t>
      </w:r>
      <w:r w:rsidR="000C0EA7">
        <w:rPr>
          <w:rFonts w:ascii="EC Square Sans Pro" w:eastAsia="EC Square Sans Pro" w:hAnsi="EC Square Sans Pro" w:cs="EC Square Sans Pro"/>
          <w:lang w:val="en-GB"/>
        </w:rPr>
        <w:fldChar w:fldCharType="end"/>
      </w:r>
      <w:r w:rsidRPr="001C39F7">
        <w:rPr>
          <w:rFonts w:ascii="EC Square Sans Pro" w:eastAsia="EC Square Sans Pro" w:hAnsi="EC Square Sans Pro" w:cs="EC Square Sans Pro"/>
          <w:lang w:val="en-GB"/>
        </w:rPr>
        <w:t>. In tackling the causes and mitigating the consequences of climate change, it is central to adopt an integrative strategy, as environment, animals and humans are tightly connected</w:t>
      </w:r>
      <w:r w:rsidRPr="001C39F7">
        <w:rPr>
          <w:rFonts w:ascii="EC Square Sans Pro" w:eastAsia="EC Square Sans Pro" w:hAnsi="EC Square Sans Pro" w:cs="EC Square Sans Pro"/>
          <w:lang w:val="en-US"/>
        </w:rPr>
        <w:t xml:space="preserve"> (i.e. the </w:t>
      </w:r>
      <w:r w:rsidRPr="001C39F7">
        <w:rPr>
          <w:rFonts w:ascii="EC Square Sans Pro" w:eastAsia="EC Square Sans Pro" w:hAnsi="EC Square Sans Pro" w:cs="EC Square Sans Pro"/>
          <w:b/>
          <w:bCs/>
          <w:lang w:val="en-US"/>
        </w:rPr>
        <w:t>One Health approach</w:t>
      </w:r>
      <w:r w:rsidRPr="001C39F7">
        <w:rPr>
          <w:rFonts w:ascii="EC Square Sans Pro" w:eastAsia="EC Square Sans Pro" w:hAnsi="EC Square Sans Pro" w:cs="EC Square Sans Pro"/>
          <w:lang w:val="en-US"/>
        </w:rPr>
        <w:t xml:space="preserve">). </w:t>
      </w:r>
    </w:p>
    <w:p w14:paraId="184926AB" w14:textId="30EFB8D2" w:rsidR="00D42930" w:rsidRPr="001C39F7" w:rsidDel="00920FAE" w:rsidRDefault="00D42930" w:rsidP="00D42930">
      <w:pPr>
        <w:spacing w:after="160" w:line="257" w:lineRule="auto"/>
        <w:jc w:val="both"/>
        <w:rPr>
          <w:rFonts w:ascii="EC Square Sans Pro" w:hAnsi="EC Square Sans Pro"/>
          <w:lang w:val="en-GB"/>
        </w:rPr>
      </w:pPr>
      <w:r w:rsidRPr="001C39F7">
        <w:rPr>
          <w:rFonts w:ascii="EC Square Sans Pro" w:eastAsia="EC Square Sans Pro" w:hAnsi="EC Square Sans Pro" w:cs="EC Square Sans Pro"/>
          <w:lang w:val="en-US"/>
        </w:rPr>
        <w:t>Effects of climate change on health are numerous (see Figure 1), and include</w:t>
      </w:r>
      <w:r w:rsidR="00226C76">
        <w:rPr>
          <w:rFonts w:ascii="EC Square Sans Pro" w:eastAsia="EC Square Sans Pro" w:hAnsi="EC Square Sans Pro" w:cs="EC Square Sans Pro"/>
          <w:lang w:val="en-US"/>
        </w:rPr>
        <w:t xml:space="preserve"> direct and indirect impacts</w:t>
      </w:r>
      <w:r>
        <w:rPr>
          <w:rFonts w:ascii="EC Square Sans Pro" w:eastAsia="EC Square Sans Pro" w:hAnsi="EC Square Sans Pro" w:cs="EC Square Sans Pro"/>
          <w:lang w:val="en-US"/>
        </w:rPr>
        <w:t>.</w:t>
      </w:r>
    </w:p>
    <w:p w14:paraId="246C5856" w14:textId="77777777" w:rsidR="00D42930" w:rsidRPr="00D42930" w:rsidRDefault="00D42930" w:rsidP="00E44205">
      <w:pPr>
        <w:spacing w:after="160" w:line="257" w:lineRule="auto"/>
        <w:jc w:val="both"/>
        <w:rPr>
          <w:rFonts w:ascii="EC Square Sans Pro" w:eastAsia="EC Square Sans Pro" w:hAnsi="EC Square Sans Pro" w:cs="EC Square Sans Pro"/>
          <w:lang w:val="en-GB"/>
        </w:rPr>
      </w:pPr>
    </w:p>
    <w:p w14:paraId="14311060" w14:textId="75A1C735" w:rsidR="00D42930" w:rsidRPr="00D42930" w:rsidDel="00920FAE" w:rsidRDefault="00D42930" w:rsidP="00D42930">
      <w:pPr>
        <w:keepNext/>
        <w:spacing w:after="160" w:line="257" w:lineRule="auto"/>
        <w:rPr>
          <w:rFonts w:ascii="EC Square Sans Pro" w:hAnsi="EC Square Sans Pro"/>
          <w:lang w:val="en-GB"/>
        </w:rPr>
      </w:pPr>
      <w:r w:rsidRPr="00D42930">
        <w:rPr>
          <w:rFonts w:ascii="EC Square Sans Pro" w:eastAsia="EC Square Sans Pro" w:hAnsi="EC Square Sans Pro" w:cs="EC Square Sans Pro"/>
          <w:iCs/>
          <w:lang w:val="en-US"/>
        </w:rPr>
        <w:t xml:space="preserve">Figure 1. Scheme summarizing the different impacts of climate change </w:t>
      </w:r>
      <w:r>
        <w:rPr>
          <w:rFonts w:ascii="EC Square Sans Pro" w:eastAsia="EC Square Sans Pro" w:hAnsi="EC Square Sans Pro" w:cs="EC Square Sans Pro"/>
          <w:iCs/>
          <w:lang w:val="en-US"/>
        </w:rPr>
        <w:t>on</w:t>
      </w:r>
      <w:r w:rsidRPr="00D42930">
        <w:rPr>
          <w:rFonts w:ascii="EC Square Sans Pro" w:eastAsia="EC Square Sans Pro" w:hAnsi="EC Square Sans Pro" w:cs="EC Square Sans Pro"/>
          <w:iCs/>
          <w:lang w:val="en-US"/>
        </w:rPr>
        <w:t xml:space="preserve"> health</w:t>
      </w:r>
    </w:p>
    <w:p w14:paraId="394DDD96" w14:textId="38D65A3D" w:rsidR="00D42930" w:rsidRDefault="00D42930" w:rsidP="00D42930">
      <w:pPr>
        <w:rPr>
          <w:rFonts w:ascii="EC Square Sans Pro" w:hAnsi="EC Square Sans Pro"/>
        </w:rPr>
      </w:pPr>
      <w:r w:rsidRPr="001C39F7">
        <w:rPr>
          <w:rFonts w:ascii="EC Square Sans Pro" w:hAnsi="EC Square Sans Pro"/>
          <w:noProof/>
          <w:lang w:val="en-GB" w:eastAsia="en-GB"/>
        </w:rPr>
        <w:drawing>
          <wp:inline distT="0" distB="0" distL="0" distR="0" wp14:anchorId="7B3A8B7F" wp14:editId="10067655">
            <wp:extent cx="5762626" cy="2324100"/>
            <wp:effectExtent l="0" t="0" r="0" b="0"/>
            <wp:docPr id="2122175388" name="Picture 2122175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762626" cy="2324100"/>
                    </a:xfrm>
                    <a:prstGeom prst="rect">
                      <a:avLst/>
                    </a:prstGeom>
                  </pic:spPr>
                </pic:pic>
              </a:graphicData>
            </a:graphic>
          </wp:inline>
        </w:drawing>
      </w:r>
    </w:p>
    <w:p w14:paraId="12509B06" w14:textId="2F47A34D" w:rsidR="00D42930" w:rsidRPr="00D42930" w:rsidDel="00920FAE" w:rsidRDefault="00D42930" w:rsidP="00D42930">
      <w:pPr>
        <w:rPr>
          <w:rFonts w:ascii="EC Square Sans Pro" w:hAnsi="EC Square Sans Pro"/>
          <w:sz w:val="18"/>
          <w:szCs w:val="18"/>
          <w:lang w:val="en-GB"/>
        </w:rPr>
      </w:pPr>
      <w:r w:rsidRPr="00D42930">
        <w:rPr>
          <w:rFonts w:ascii="EC Square Sans Pro" w:hAnsi="EC Square Sans Pro"/>
          <w:sz w:val="18"/>
          <w:szCs w:val="18"/>
          <w:lang w:val="en-GB"/>
        </w:rPr>
        <w:t>Source: Authors’ elaboration.</w:t>
      </w:r>
    </w:p>
    <w:p w14:paraId="21C9648C" w14:textId="77777777" w:rsidR="00D42930" w:rsidRDefault="00D42930" w:rsidP="00E44205">
      <w:pPr>
        <w:spacing w:after="160"/>
        <w:rPr>
          <w:rFonts w:ascii="EC Square Sans Pro" w:eastAsia="EC Square Sans Pro" w:hAnsi="EC Square Sans Pro" w:cs="EC Square Sans Pro"/>
          <w:b/>
          <w:bCs/>
          <w:lang w:val="en-US"/>
        </w:rPr>
      </w:pPr>
    </w:p>
    <w:p w14:paraId="3AD9D970" w14:textId="2F9FD55F" w:rsidR="00E44205" w:rsidRPr="001C39F7" w:rsidDel="00920FAE" w:rsidRDefault="00E44205" w:rsidP="00E44205">
      <w:pPr>
        <w:spacing w:after="160"/>
        <w:rPr>
          <w:rFonts w:ascii="EC Square Sans Pro" w:hAnsi="EC Square Sans Pro"/>
        </w:rPr>
      </w:pPr>
      <w:r w:rsidRPr="001C39F7">
        <w:rPr>
          <w:rFonts w:ascii="EC Square Sans Pro" w:eastAsia="EC Square Sans Pro" w:hAnsi="EC Square Sans Pro" w:cs="EC Square Sans Pro"/>
          <w:b/>
          <w:bCs/>
          <w:lang w:val="en-US"/>
        </w:rPr>
        <w:t xml:space="preserve">Direct </w:t>
      </w:r>
      <w:r>
        <w:rPr>
          <w:rFonts w:ascii="EC Square Sans Pro" w:eastAsia="EC Square Sans Pro" w:hAnsi="EC Square Sans Pro" w:cs="EC Square Sans Pro"/>
          <w:b/>
          <w:bCs/>
          <w:lang w:val="en-US"/>
        </w:rPr>
        <w:t>i</w:t>
      </w:r>
      <w:r w:rsidRPr="001C39F7">
        <w:rPr>
          <w:rFonts w:ascii="EC Square Sans Pro" w:eastAsia="EC Square Sans Pro" w:hAnsi="EC Square Sans Pro" w:cs="EC Square Sans Pro"/>
          <w:b/>
          <w:bCs/>
          <w:lang w:val="en-US"/>
        </w:rPr>
        <w:t>mpacts</w:t>
      </w:r>
    </w:p>
    <w:p w14:paraId="52775EF3" w14:textId="388E240D" w:rsidR="00E44205" w:rsidRPr="001C39F7" w:rsidDel="00920FAE" w:rsidRDefault="00E44205" w:rsidP="00E44205">
      <w:pPr>
        <w:numPr>
          <w:ilvl w:val="0"/>
          <w:numId w:val="12"/>
        </w:numPr>
        <w:spacing w:line="259" w:lineRule="auto"/>
        <w:ind w:left="284" w:hanging="284"/>
        <w:contextualSpacing/>
        <w:jc w:val="both"/>
        <w:rPr>
          <w:rFonts w:ascii="EC Square Sans Pro" w:eastAsia="EC Square Sans Pro" w:hAnsi="EC Square Sans Pro" w:cs="EC Square Sans Pro"/>
          <w:lang w:val="en-US"/>
        </w:rPr>
      </w:pPr>
      <w:r w:rsidRPr="001C39F7">
        <w:rPr>
          <w:rFonts w:ascii="EC Square Sans Pro" w:eastAsia="EC Square Sans Pro" w:hAnsi="EC Square Sans Pro" w:cs="EC Square Sans Pro"/>
          <w:b/>
          <w:bCs/>
          <w:lang w:val="en-US"/>
        </w:rPr>
        <w:t xml:space="preserve">Heat </w:t>
      </w:r>
      <w:r w:rsidR="00FA230C">
        <w:rPr>
          <w:rFonts w:ascii="EC Square Sans Pro" w:eastAsia="EC Square Sans Pro" w:hAnsi="EC Square Sans Pro" w:cs="EC Square Sans Pro"/>
          <w:b/>
          <w:bCs/>
          <w:lang w:val="en-US"/>
        </w:rPr>
        <w:t>s</w:t>
      </w:r>
      <w:r w:rsidRPr="001C39F7">
        <w:rPr>
          <w:rFonts w:ascii="EC Square Sans Pro" w:eastAsia="EC Square Sans Pro" w:hAnsi="EC Square Sans Pro" w:cs="EC Square Sans Pro"/>
          <w:b/>
          <w:bCs/>
          <w:lang w:val="en-US"/>
        </w:rPr>
        <w:t>tress</w:t>
      </w:r>
      <w:r w:rsidRPr="001C39F7">
        <w:rPr>
          <w:rFonts w:ascii="EC Square Sans Pro" w:eastAsia="EC Square Sans Pro" w:hAnsi="EC Square Sans Pro" w:cs="EC Square Sans Pro"/>
          <w:lang w:val="en-US"/>
        </w:rPr>
        <w:t xml:space="preserve">: As temperatures globally rise, heat stress becomes a major concern, particularly for vulnerable populations such as the elderly, young children, and those with pre-existing medical conditions. Heat stress can lead to heat exhaustion, heat stroke, and even death. </w:t>
      </w:r>
    </w:p>
    <w:p w14:paraId="48827222" w14:textId="12C12696" w:rsidR="00E44205" w:rsidRPr="001C39F7" w:rsidDel="00920FAE" w:rsidRDefault="00E44205" w:rsidP="00E44205">
      <w:pPr>
        <w:numPr>
          <w:ilvl w:val="1"/>
          <w:numId w:val="12"/>
        </w:numPr>
        <w:spacing w:line="259" w:lineRule="auto"/>
        <w:ind w:left="567" w:hanging="283"/>
        <w:contextualSpacing/>
        <w:jc w:val="both"/>
        <w:rPr>
          <w:rFonts w:ascii="EC Square Sans Pro" w:eastAsia="EC Square Sans Pro" w:hAnsi="EC Square Sans Pro" w:cs="EC Square Sans Pro"/>
          <w:lang w:val="en-US"/>
        </w:rPr>
      </w:pPr>
      <w:r w:rsidRPr="001C39F7">
        <w:rPr>
          <w:rFonts w:ascii="EC Square Sans Pro" w:eastAsia="EC Square Sans Pro" w:hAnsi="EC Square Sans Pro" w:cs="EC Square Sans Pro"/>
          <w:lang w:val="en-US"/>
        </w:rPr>
        <w:t xml:space="preserve">In Europe, heat waves are estimated to have caused between 77,000-129,000 excess deaths between 1980 and 2020 </w:t>
      </w:r>
      <w:r w:rsidR="00E4073C">
        <w:rPr>
          <w:rFonts w:ascii="EC Square Sans Pro" w:eastAsia="EC Square Sans Pro" w:hAnsi="EC Square Sans Pro" w:cs="EC Square Sans Pro"/>
          <w:lang w:val="en-US"/>
        </w:rPr>
        <w:fldChar w:fldCharType="begin"/>
      </w:r>
      <w:r w:rsidR="00BF5977">
        <w:rPr>
          <w:rFonts w:ascii="EC Square Sans Pro" w:eastAsia="EC Square Sans Pro" w:hAnsi="EC Square Sans Pro" w:cs="EC Square Sans Pro"/>
          <w:lang w:val="en-US"/>
        </w:rPr>
        <w:instrText xml:space="preserve"> ADDIN ZOTERO_ITEM CSL_CITATION {"citationID":"fO1BCLy9","properties":{"formattedCitation":"[19]","plainCitation":"[19]","noteIndex":0},"citationItems":[{"id":1756,"uris":["http://zotero.org/groups/5272309/items/J9AVEV2Z"],"itemData":{"id":1756,"type":"book","collection-number":"no. 2022, 07","collection-title":"EEA report","event-place":"Luxembourg","ISBN":"978-92-9480-508-9","language":"eng","note":"DOI: 10.2800/67519","number-of-pages":"1","publisher":"Publications Office of the European Union","publisher-place":"Luxembourg","source":"K10plus ISBN","title":"Climate change as a threat to health and well-being in Europe: focus on heat and infectious diseases","title-short":"Climate change as a threat to health and well-being in Europe","editor":[{"literal":"European Environment Agency"}],"issued":{"date-parts":[["2022"]]}}}],"schema":"https://github.com/citation-style-language/schema/raw/master/csl-citation.json"} </w:instrText>
      </w:r>
      <w:r w:rsidR="00E4073C">
        <w:rPr>
          <w:rFonts w:ascii="EC Square Sans Pro" w:eastAsia="EC Square Sans Pro" w:hAnsi="EC Square Sans Pro" w:cs="EC Square Sans Pro"/>
          <w:lang w:val="en-US"/>
        </w:rPr>
        <w:fldChar w:fldCharType="separate"/>
      </w:r>
      <w:r w:rsidR="00BF5977" w:rsidRPr="00E118A0">
        <w:rPr>
          <w:rFonts w:ascii="EC Square Sans Pro" w:hAnsi="EC Square Sans Pro"/>
          <w:lang w:val="en-GB"/>
        </w:rPr>
        <w:t>[19]</w:t>
      </w:r>
      <w:r w:rsidR="00E4073C">
        <w:rPr>
          <w:rFonts w:ascii="EC Square Sans Pro" w:eastAsia="EC Square Sans Pro" w:hAnsi="EC Square Sans Pro" w:cs="EC Square Sans Pro"/>
          <w:lang w:val="en-US"/>
        </w:rPr>
        <w:fldChar w:fldCharType="end"/>
      </w:r>
      <w:r w:rsidRPr="001C39F7">
        <w:rPr>
          <w:rFonts w:ascii="EC Square Sans Pro" w:eastAsia="EC Square Sans Pro" w:hAnsi="EC Square Sans Pro" w:cs="EC Square Sans Pro"/>
          <w:lang w:val="en-US"/>
        </w:rPr>
        <w:t xml:space="preserve">. Only in the summer of 2003, between 40,000 and 70,000 excesses of heat-related deaths occurred in Europe </w:t>
      </w:r>
      <w:r w:rsidR="00E4073C">
        <w:rPr>
          <w:rFonts w:ascii="EC Square Sans Pro" w:eastAsia="EC Square Sans Pro" w:hAnsi="EC Square Sans Pro" w:cs="EC Square Sans Pro"/>
          <w:lang w:val="en-US"/>
        </w:rPr>
        <w:fldChar w:fldCharType="begin"/>
      </w:r>
      <w:r w:rsidR="00BF5977">
        <w:rPr>
          <w:rFonts w:ascii="EC Square Sans Pro" w:eastAsia="EC Square Sans Pro" w:hAnsi="EC Square Sans Pro" w:cs="EC Square Sans Pro"/>
          <w:lang w:val="en-US"/>
        </w:rPr>
        <w:instrText xml:space="preserve"> ADDIN ZOTERO_ITEM CSL_CITATION {"citationID":"qn6QWs6m","properties":{"formattedCitation":"[20], [21]","plainCitation":"[20], [21]","noteIndex":0},"citationItems":[{"id":1757,"uris":["http://zotero.org/groups/5272309/items/J6B4RRUN"],"itemData":{"id":1757,"type":"article-journal","abstract":"Abstract\n            Over 70,000 excess deaths occurred in Europe during the summer of 2003. The resulting societal awareness led to the design and implementation of adaptation strategies to protect at-risk populations. We aimed to quantify heat-related mortality burden during the summer of 2022, the hottest season on record in Europe. We analyzed the Eurostat mortality database, which includes 45,184,044 counts of death from 823 contiguous regions in 35 European countries, representing the whole population of over 543 million people. We estimated 61,672 (95% confidence interval (CI)</w:instrText>
      </w:r>
      <w:r w:rsidR="00BF5977">
        <w:rPr>
          <w:rFonts w:eastAsia="EC Square Sans Pro"/>
          <w:lang w:val="en-US"/>
        </w:rPr>
        <w:instrText> </w:instrText>
      </w:r>
      <w:r w:rsidR="00BF5977">
        <w:rPr>
          <w:rFonts w:ascii="EC Square Sans Pro" w:eastAsia="EC Square Sans Pro" w:hAnsi="EC Square Sans Pro" w:cs="EC Square Sans Pro"/>
          <w:lang w:val="en-US"/>
        </w:rPr>
        <w:instrText>=</w:instrText>
      </w:r>
      <w:r w:rsidR="00BF5977">
        <w:rPr>
          <w:rFonts w:eastAsia="EC Square Sans Pro"/>
          <w:lang w:val="en-US"/>
        </w:rPr>
        <w:instrText> </w:instrText>
      </w:r>
      <w:r w:rsidR="00BF5977">
        <w:rPr>
          <w:rFonts w:ascii="EC Square Sans Pro" w:eastAsia="EC Square Sans Pro" w:hAnsi="EC Square Sans Pro" w:cs="EC Square Sans Pro"/>
          <w:lang w:val="en-US"/>
        </w:rPr>
        <w:instrText>37,643–86,807) heat-related deaths in Europe between 30 May and 4 September 2022. Italy (18,010 deaths; 95% CI</w:instrText>
      </w:r>
      <w:r w:rsidR="00BF5977">
        <w:rPr>
          <w:rFonts w:eastAsia="EC Square Sans Pro"/>
          <w:lang w:val="en-US"/>
        </w:rPr>
        <w:instrText> </w:instrText>
      </w:r>
      <w:r w:rsidR="00BF5977">
        <w:rPr>
          <w:rFonts w:ascii="EC Square Sans Pro" w:eastAsia="EC Square Sans Pro" w:hAnsi="EC Square Sans Pro" w:cs="EC Square Sans Pro"/>
          <w:lang w:val="en-US"/>
        </w:rPr>
        <w:instrText>=</w:instrText>
      </w:r>
      <w:r w:rsidR="00BF5977">
        <w:rPr>
          <w:rFonts w:eastAsia="EC Square Sans Pro"/>
          <w:lang w:val="en-US"/>
        </w:rPr>
        <w:instrText> </w:instrText>
      </w:r>
      <w:r w:rsidR="00BF5977">
        <w:rPr>
          <w:rFonts w:ascii="EC Square Sans Pro" w:eastAsia="EC Square Sans Pro" w:hAnsi="EC Square Sans Pro" w:cs="EC Square Sans Pro"/>
          <w:lang w:val="en-US"/>
        </w:rPr>
        <w:instrText>13,793–22,225), Spain (11,324; 95% CI</w:instrText>
      </w:r>
      <w:r w:rsidR="00BF5977">
        <w:rPr>
          <w:rFonts w:eastAsia="EC Square Sans Pro"/>
          <w:lang w:val="en-US"/>
        </w:rPr>
        <w:instrText> </w:instrText>
      </w:r>
      <w:r w:rsidR="00BF5977">
        <w:rPr>
          <w:rFonts w:ascii="EC Square Sans Pro" w:eastAsia="EC Square Sans Pro" w:hAnsi="EC Square Sans Pro" w:cs="EC Square Sans Pro"/>
          <w:lang w:val="en-US"/>
        </w:rPr>
        <w:instrText>=</w:instrText>
      </w:r>
      <w:r w:rsidR="00BF5977">
        <w:rPr>
          <w:rFonts w:eastAsia="EC Square Sans Pro"/>
          <w:lang w:val="en-US"/>
        </w:rPr>
        <w:instrText> </w:instrText>
      </w:r>
      <w:r w:rsidR="00BF5977">
        <w:rPr>
          <w:rFonts w:ascii="EC Square Sans Pro" w:eastAsia="EC Square Sans Pro" w:hAnsi="EC Square Sans Pro" w:cs="EC Square Sans Pro"/>
          <w:lang w:val="en-US"/>
        </w:rPr>
        <w:instrText>7,908–14,880) and Germany (8,173; 95% CI</w:instrText>
      </w:r>
      <w:r w:rsidR="00BF5977">
        <w:rPr>
          <w:rFonts w:eastAsia="EC Square Sans Pro"/>
          <w:lang w:val="en-US"/>
        </w:rPr>
        <w:instrText> </w:instrText>
      </w:r>
      <w:r w:rsidR="00BF5977">
        <w:rPr>
          <w:rFonts w:ascii="EC Square Sans Pro" w:eastAsia="EC Square Sans Pro" w:hAnsi="EC Square Sans Pro" w:cs="EC Square Sans Pro"/>
          <w:lang w:val="en-US"/>
        </w:rPr>
        <w:instrText>=</w:instrText>
      </w:r>
      <w:r w:rsidR="00BF5977">
        <w:rPr>
          <w:rFonts w:eastAsia="EC Square Sans Pro"/>
          <w:lang w:val="en-US"/>
        </w:rPr>
        <w:instrText> </w:instrText>
      </w:r>
      <w:r w:rsidR="00BF5977">
        <w:rPr>
          <w:rFonts w:ascii="EC Square Sans Pro" w:eastAsia="EC Square Sans Pro" w:hAnsi="EC Square Sans Pro" w:cs="EC Square Sans Pro"/>
          <w:lang w:val="en-US"/>
        </w:rPr>
        <w:instrText>5,374–11,018) had the highest summer heat-related mortality numbers, while Italy (295 deaths per million, 95% CI</w:instrText>
      </w:r>
      <w:r w:rsidR="00BF5977">
        <w:rPr>
          <w:rFonts w:eastAsia="EC Square Sans Pro"/>
          <w:lang w:val="en-US"/>
        </w:rPr>
        <w:instrText> </w:instrText>
      </w:r>
      <w:r w:rsidR="00BF5977">
        <w:rPr>
          <w:rFonts w:ascii="EC Square Sans Pro" w:eastAsia="EC Square Sans Pro" w:hAnsi="EC Square Sans Pro" w:cs="EC Square Sans Pro"/>
          <w:lang w:val="en-US"/>
        </w:rPr>
        <w:instrText>=</w:instrText>
      </w:r>
      <w:r w:rsidR="00BF5977">
        <w:rPr>
          <w:rFonts w:eastAsia="EC Square Sans Pro"/>
          <w:lang w:val="en-US"/>
        </w:rPr>
        <w:instrText> </w:instrText>
      </w:r>
      <w:r w:rsidR="00BF5977">
        <w:rPr>
          <w:rFonts w:ascii="EC Square Sans Pro" w:eastAsia="EC Square Sans Pro" w:hAnsi="EC Square Sans Pro" w:cs="EC Square Sans Pro"/>
          <w:lang w:val="en-US"/>
        </w:rPr>
        <w:instrText>226–364), Greece (280, 95% CI</w:instrText>
      </w:r>
      <w:r w:rsidR="00BF5977">
        <w:rPr>
          <w:rFonts w:eastAsia="EC Square Sans Pro"/>
          <w:lang w:val="en-US"/>
        </w:rPr>
        <w:instrText> </w:instrText>
      </w:r>
      <w:r w:rsidR="00BF5977">
        <w:rPr>
          <w:rFonts w:ascii="EC Square Sans Pro" w:eastAsia="EC Square Sans Pro" w:hAnsi="EC Square Sans Pro" w:cs="EC Square Sans Pro"/>
          <w:lang w:val="en-US"/>
        </w:rPr>
        <w:instrText>=</w:instrText>
      </w:r>
      <w:r w:rsidR="00BF5977">
        <w:rPr>
          <w:rFonts w:eastAsia="EC Square Sans Pro"/>
          <w:lang w:val="en-US"/>
        </w:rPr>
        <w:instrText> </w:instrText>
      </w:r>
      <w:r w:rsidR="00BF5977">
        <w:rPr>
          <w:rFonts w:ascii="EC Square Sans Pro" w:eastAsia="EC Square Sans Pro" w:hAnsi="EC Square Sans Pro" w:cs="EC Square Sans Pro"/>
          <w:lang w:val="en-US"/>
        </w:rPr>
        <w:instrText>201–355), Spain (237, 95% CI</w:instrText>
      </w:r>
      <w:r w:rsidR="00BF5977">
        <w:rPr>
          <w:rFonts w:eastAsia="EC Square Sans Pro"/>
          <w:lang w:val="en-US"/>
        </w:rPr>
        <w:instrText> </w:instrText>
      </w:r>
      <w:r w:rsidR="00BF5977">
        <w:rPr>
          <w:rFonts w:ascii="EC Square Sans Pro" w:eastAsia="EC Square Sans Pro" w:hAnsi="EC Square Sans Pro" w:cs="EC Square Sans Pro"/>
          <w:lang w:val="en-US"/>
        </w:rPr>
        <w:instrText>=</w:instrText>
      </w:r>
      <w:r w:rsidR="00BF5977">
        <w:rPr>
          <w:rFonts w:eastAsia="EC Square Sans Pro"/>
          <w:lang w:val="en-US"/>
        </w:rPr>
        <w:instrText> </w:instrText>
      </w:r>
      <w:r w:rsidR="00BF5977">
        <w:rPr>
          <w:rFonts w:ascii="EC Square Sans Pro" w:eastAsia="EC Square Sans Pro" w:hAnsi="EC Square Sans Pro" w:cs="EC Square Sans Pro"/>
          <w:lang w:val="en-US"/>
        </w:rPr>
        <w:instrText>166–312) and Portugal (211, 95% CI</w:instrText>
      </w:r>
      <w:r w:rsidR="00BF5977">
        <w:rPr>
          <w:rFonts w:eastAsia="EC Square Sans Pro"/>
          <w:lang w:val="en-US"/>
        </w:rPr>
        <w:instrText> </w:instrText>
      </w:r>
      <w:r w:rsidR="00BF5977">
        <w:rPr>
          <w:rFonts w:ascii="EC Square Sans Pro" w:eastAsia="EC Square Sans Pro" w:hAnsi="EC Square Sans Pro" w:cs="EC Square Sans Pro"/>
          <w:lang w:val="en-US"/>
        </w:rPr>
        <w:instrText>=</w:instrText>
      </w:r>
      <w:r w:rsidR="00BF5977">
        <w:rPr>
          <w:rFonts w:eastAsia="EC Square Sans Pro"/>
          <w:lang w:val="en-US"/>
        </w:rPr>
        <w:instrText> </w:instrText>
      </w:r>
      <w:r w:rsidR="00BF5977">
        <w:rPr>
          <w:rFonts w:ascii="EC Square Sans Pro" w:eastAsia="EC Square Sans Pro" w:hAnsi="EC Square Sans Pro" w:cs="EC Square Sans Pro"/>
          <w:lang w:val="en-US"/>
        </w:rPr>
        <w:instrText xml:space="preserve">162–255) had the highest heat-related mortality rates. Relative to population, we estimated 56% more heat-related deaths in women than men, with higher rates in men aged 0–64 (+41%) and 65–79 (+14%) years, and in women aged 80+ years (+27%). Our results call for a reevaluation and strengthening of existing heat surveillance platforms, prevention plans and long-term adaptation strategies.","container-title":"Nature Medicine","DOI":"10.1038/s41591-023-02419-z","ISSN":"1078-8956, 1546-170X","issue":"7","journalAbbreviation":"Nat Med","language":"en","page":"1857-1866","source":"DOI.org (Crossref)","title":"Heat-related mortality in Europe during the summer of 2022","volume":"29","author":[{"family":"Ballester","given":"Joan"},{"family":"Quijal-Zamorano","given":"Marcos"},{"family":"Méndez Turrubiates","given":"Raúl Fernando"},{"family":"Pegenaute","given":"Ferran"},{"family":"Herrmann","given":"François R."},{"family":"Robine","given":"Jean Marie"},{"family":"Basagaña","given":"Xavier"},{"family":"Tonne","given":"Cathryn"},{"family":"Antó","given":"Josep M."},{"family":"Achebak","given":"Hicham"}],"issued":{"date-parts":[["2023",7]]}}},{"id":1758,"uris":["http://zotero.org/groups/5272309/items/N78CTVYM"],"itemData":{"id":1758,"type":"article-journal","container-title":"European Respiratory Review","DOI":"10.1183/09059180.00001714","ISSN":"0905-9180, 1600-0617","issue":"132","journalAbbreviation":"Eur Respir Rev","language":"en","page":"161-169","source":"DOI.org (Crossref)","title":"Climate change and respiratory diseases","volume":"23","author":[{"family":"D’Amato","given":"Gennaro"},{"family":"Cecchi","given":"Lorenzo"},{"family":"D’Amato","given":"Mariella"},{"family":"Annesi-Maesano","given":"Isabella"}],"issued":{"date-parts":[["2014",6]]}}}],"schema":"https://github.com/citation-style-language/schema/raw/master/csl-citation.json"} </w:instrText>
      </w:r>
      <w:r w:rsidR="00E4073C">
        <w:rPr>
          <w:rFonts w:ascii="EC Square Sans Pro" w:eastAsia="EC Square Sans Pro" w:hAnsi="EC Square Sans Pro" w:cs="EC Square Sans Pro"/>
          <w:lang w:val="en-US"/>
        </w:rPr>
        <w:fldChar w:fldCharType="separate"/>
      </w:r>
      <w:r w:rsidR="00BF5977" w:rsidRPr="00BF5977">
        <w:rPr>
          <w:rFonts w:ascii="EC Square Sans Pro" w:hAnsi="EC Square Sans Pro"/>
        </w:rPr>
        <w:t>[20], [21]</w:t>
      </w:r>
      <w:r w:rsidR="00E4073C">
        <w:rPr>
          <w:rFonts w:ascii="EC Square Sans Pro" w:eastAsia="EC Square Sans Pro" w:hAnsi="EC Square Sans Pro" w:cs="EC Square Sans Pro"/>
          <w:lang w:val="en-US"/>
        </w:rPr>
        <w:fldChar w:fldCharType="end"/>
      </w:r>
      <w:r w:rsidRPr="001C39F7">
        <w:rPr>
          <w:rFonts w:ascii="EC Square Sans Pro" w:eastAsia="EC Square Sans Pro" w:hAnsi="EC Square Sans Pro" w:cs="EC Square Sans Pro"/>
          <w:lang w:val="en-US"/>
        </w:rPr>
        <w:t xml:space="preserve">. </w:t>
      </w:r>
    </w:p>
    <w:p w14:paraId="4F6164BB" w14:textId="72AB197E" w:rsidR="00E44205" w:rsidRPr="001C39F7" w:rsidDel="00920FAE" w:rsidRDefault="00E44205" w:rsidP="00E44205">
      <w:pPr>
        <w:numPr>
          <w:ilvl w:val="1"/>
          <w:numId w:val="12"/>
        </w:numPr>
        <w:spacing w:line="259" w:lineRule="auto"/>
        <w:ind w:left="567" w:hanging="283"/>
        <w:contextualSpacing/>
        <w:jc w:val="both"/>
        <w:rPr>
          <w:rFonts w:ascii="EC Square Sans Pro" w:eastAsia="EC Square Sans Pro" w:hAnsi="EC Square Sans Pro" w:cs="EC Square Sans Pro"/>
          <w:lang w:val="en-US"/>
        </w:rPr>
      </w:pPr>
      <w:r w:rsidRPr="001C39F7">
        <w:rPr>
          <w:rFonts w:ascii="EC Square Sans Pro" w:eastAsia="EC Square Sans Pro" w:hAnsi="EC Square Sans Pro" w:cs="EC Square Sans Pro"/>
          <w:lang w:val="en-US"/>
        </w:rPr>
        <w:t xml:space="preserve">A study published in The Lancet found that </w:t>
      </w:r>
      <w:r w:rsidRPr="00E118A0">
        <w:rPr>
          <w:rFonts w:ascii="EC Square Sans Pro" w:eastAsia="EC Square Sans Pro" w:hAnsi="EC Square Sans Pro" w:cs="EC Square Sans Pro"/>
          <w:b/>
          <w:lang w:val="en-US"/>
        </w:rPr>
        <w:t>heat-related mortality</w:t>
      </w:r>
      <w:r w:rsidRPr="001C39F7">
        <w:rPr>
          <w:rFonts w:ascii="EC Square Sans Pro" w:eastAsia="EC Square Sans Pro" w:hAnsi="EC Square Sans Pro" w:cs="EC Square Sans Pro"/>
          <w:lang w:val="en-US"/>
        </w:rPr>
        <w:t xml:space="preserve"> in Europe could increase by 20-30% by 2050 if greenhouse gas emissions continue to rise </w:t>
      </w:r>
      <w:r w:rsidR="00E4073C">
        <w:rPr>
          <w:rFonts w:ascii="EC Square Sans Pro" w:eastAsia="EC Square Sans Pro" w:hAnsi="EC Square Sans Pro" w:cs="EC Square Sans Pro"/>
          <w:lang w:val="en-US"/>
        </w:rPr>
        <w:fldChar w:fldCharType="begin"/>
      </w:r>
      <w:r w:rsidR="00BF5977">
        <w:rPr>
          <w:rFonts w:ascii="EC Square Sans Pro" w:eastAsia="EC Square Sans Pro" w:hAnsi="EC Square Sans Pro" w:cs="EC Square Sans Pro"/>
          <w:lang w:val="en-US"/>
        </w:rPr>
        <w:instrText xml:space="preserve"> ADDIN ZOTERO_ITEM CSL_CITATION {"citationID":"5dE82AEm","properties":{"formattedCitation":"[22]","plainCitation":"[22]","noteIndex":0},"citationItems":[{"id":1759,"uris":["http://zotero.org/groups/5272309/items/SGXBDDPX"],"itemData":{"id":1759,"type":"article-journal","container-title":"The Lancet","DOI":"10.1016/S0140-6736(20)32290-X","ISSN":"01406736","issue":"10269","journalAbbreviation":"The Lancet","language":"en","page":"129-170","source":"DOI.org (Crossref)","title":"The 2020 report of The Lancet Countdown on health and climate change: responding to converging crises","title-short":"The 2020 report of The Lancet Countdown on health and climate change","volume":"397","author":[{"family":"Watts","given":"Nick"},{"family":"Amann","given":"Markus"},{"family":"Arnell","given":"Nigel"},{"family":"Ayeb-Karlsson","given":"Sonja"},{"family":"Beagley","given":"Jessica"},{"family":"Belesova","given":"Kristine"},{"family":"Boykoff","given":"Maxwell"},{"family":"Byass","given":"Peter"},{"family":"Cai","given":"Wenjia"},{"family":"Campbell-Lendrum","given":"Diarmid"},{"family":"Capstick","given":"Stuart"},{"family":"Chambers","given":"Jonathan"},{"family":"Coleman","given":"Samantha"},{"family":"Dalin","given":"Carole"},{"family":"Daly","given":"Meaghan"},{"family":"Dasandi","given":"Niheer"},{"family":"Dasgupta","given":"Shouro"},{"family":"Davies","given":"Michael"},{"family":"Di Napoli","given":"Claudia"},{"family":"Dominguez-Salas","given":"Paula"},{"family":"Drummond","given":"Paul"},{"family":"Dubrow","given":"Robert"},{"family":"Ebi","given":"Kristie L"},{"family":"Eckelman","given":"Matthew"},{"family":"Ekins","given":"Paul"},{"family":"Escobar","given":"Luis E"},{"family":"Georgeson","given":"Lucien"},{"family":"Golder","given":"Su"},{"family":"Grace","given":"Delia"},{"family":"Graham","given":"Hilary"},{"family":"Haggar","given":"Paul"},{"family":"Hamilton","given":"Ian"},{"family":"Hartinger","given":"Stella"},{"family":"Hess","given":"Jeremy"},{"family":"Hsu","given":"Shih-Che"},{"family":"Hughes","given":"Nick"},{"family":"Jankin Mikhaylov","given":"Slava"},{"family":"Jimenez","given":"Marcia P"},{"family":"Kelman","given":"Ilan"},{"family":"Kennard","given":"Harry"},{"family":"Kiesewetter","given":"Gregor"},{"family":"Kinney","given":"Patrick L"},{"family":"Kjellstrom","given":"Tord"},{"family":"Kniveton","given":"Dominic"},{"family":"Lampard","given":"Pete"},{"family":"Lemke","given":"Bruno"},{"family":"Liu","given":"Yang"},{"family":"Liu","given":"Zhao"},{"family":"Lott","given":"Melissa"},{"family":"Lowe","given":"Rachel"},{"family":"Martinez-Urtaza","given":"Jaime"},{"family":"Maslin","given":"Mark"},{"family":"McAllister","given":"Lucy"},{"family":"McGushin","given":"Alice"},{"family":"McMichael","given":"Celia"},{"family":"Milner","given":"James"},{"family":"Moradi-Lakeh","given":"Maziar"},{"family":"Morrissey","given":"Karyn"},{"family":"Munzert","given":"Simon"},{"family":"Murray","given":"Kris A"},{"family":"Neville","given":"Tara"},{"family":"Nilsson","given":"Maria"},{"family":"Sewe","given":"Maquins Odhiambo"},{"family":"Oreszczyn","given":"Tadj"},{"family":"Otto","given":"Matthias"},{"family":"Owfi","given":"Fereidoon"},{"family":"Pearman","given":"Olivia"},{"family":"Pencheon","given":"David"},{"family":"Quinn","given":"Ruth"},{"family":"Rabbaniha","given":"Mahnaz"},{"family":"Robinson","given":"Elizabeth"},{"family":"Rocklöv","given":"Joacim"},{"family":"Romanello","given":"Marina"},{"family":"Semenza","given":"Jan C"},{"family":"Sherman","given":"Jodi"},{"family":"Shi","given":"Liuhua"},{"family":"Springmann","given":"Marco"},{"family":"Tabatabaei","given":"Meisam"},{"family":"Taylor","given":"Jonathon"},{"family":"Triñanes","given":"Joaquin"},{"family":"Shumake-Guillemot","given":"Joy"},{"family":"Vu","given":"Bryan"},{"family":"Wilkinson","given":"Paul"},{"family":"Winning","given":"Matthew"},{"family":"Gong","given":"Peng"},{"family":"Montgomery","given":"Hugh"},{"family":"Costello","given":"Anthony"}],"issued":{"date-parts":[["2021",1]]}}}],"schema":"https://github.com/citation-style-language/schema/raw/master/csl-citation.json"} </w:instrText>
      </w:r>
      <w:r w:rsidR="00E4073C">
        <w:rPr>
          <w:rFonts w:ascii="EC Square Sans Pro" w:eastAsia="EC Square Sans Pro" w:hAnsi="EC Square Sans Pro" w:cs="EC Square Sans Pro"/>
          <w:lang w:val="en-US"/>
        </w:rPr>
        <w:fldChar w:fldCharType="separate"/>
      </w:r>
      <w:r w:rsidR="00BF5977" w:rsidRPr="00BF5977">
        <w:rPr>
          <w:rFonts w:ascii="EC Square Sans Pro" w:hAnsi="EC Square Sans Pro"/>
        </w:rPr>
        <w:t>[22]</w:t>
      </w:r>
      <w:r w:rsidR="00E4073C">
        <w:rPr>
          <w:rFonts w:ascii="EC Square Sans Pro" w:eastAsia="EC Square Sans Pro" w:hAnsi="EC Square Sans Pro" w:cs="EC Square Sans Pro"/>
          <w:lang w:val="en-US"/>
        </w:rPr>
        <w:fldChar w:fldCharType="end"/>
      </w:r>
      <w:r w:rsidRPr="001C39F7">
        <w:rPr>
          <w:rFonts w:ascii="EC Square Sans Pro" w:eastAsia="EC Square Sans Pro" w:hAnsi="EC Square Sans Pro" w:cs="EC Square Sans Pro"/>
          <w:lang w:val="en-US"/>
        </w:rPr>
        <w:t>.</w:t>
      </w:r>
    </w:p>
    <w:p w14:paraId="337907AC" w14:textId="6E8A007F" w:rsidR="00E44205" w:rsidRPr="001C39F7" w:rsidDel="00920FAE" w:rsidRDefault="00E44205" w:rsidP="00E44205">
      <w:pPr>
        <w:numPr>
          <w:ilvl w:val="0"/>
          <w:numId w:val="12"/>
        </w:numPr>
        <w:spacing w:line="259" w:lineRule="auto"/>
        <w:ind w:left="284" w:hanging="284"/>
        <w:contextualSpacing/>
        <w:jc w:val="both"/>
        <w:rPr>
          <w:rFonts w:ascii="EC Square Sans Pro" w:eastAsia="EC Square Sans Pro" w:hAnsi="EC Square Sans Pro" w:cs="EC Square Sans Pro"/>
          <w:lang w:val="en-US"/>
        </w:rPr>
      </w:pPr>
      <w:r w:rsidRPr="001C39F7">
        <w:rPr>
          <w:rFonts w:ascii="EC Square Sans Pro" w:eastAsia="EC Square Sans Pro" w:hAnsi="EC Square Sans Pro" w:cs="EC Square Sans Pro"/>
          <w:b/>
          <w:bCs/>
          <w:lang w:val="en-US"/>
        </w:rPr>
        <w:t xml:space="preserve">Extreme </w:t>
      </w:r>
      <w:r w:rsidR="00FA230C">
        <w:rPr>
          <w:rFonts w:ascii="EC Square Sans Pro" w:eastAsia="EC Square Sans Pro" w:hAnsi="EC Square Sans Pro" w:cs="EC Square Sans Pro"/>
          <w:b/>
          <w:bCs/>
          <w:lang w:val="en-US"/>
        </w:rPr>
        <w:t>w</w:t>
      </w:r>
      <w:r w:rsidRPr="001C39F7">
        <w:rPr>
          <w:rFonts w:ascii="EC Square Sans Pro" w:eastAsia="EC Square Sans Pro" w:hAnsi="EC Square Sans Pro" w:cs="EC Square Sans Pro"/>
          <w:b/>
          <w:bCs/>
          <w:lang w:val="en-US"/>
        </w:rPr>
        <w:t xml:space="preserve">eather </w:t>
      </w:r>
      <w:r w:rsidR="00FA230C">
        <w:rPr>
          <w:rFonts w:ascii="EC Square Sans Pro" w:eastAsia="EC Square Sans Pro" w:hAnsi="EC Square Sans Pro" w:cs="EC Square Sans Pro"/>
          <w:b/>
          <w:bCs/>
          <w:lang w:val="en-US"/>
        </w:rPr>
        <w:t>e</w:t>
      </w:r>
      <w:r w:rsidRPr="001C39F7">
        <w:rPr>
          <w:rFonts w:ascii="EC Square Sans Pro" w:eastAsia="EC Square Sans Pro" w:hAnsi="EC Square Sans Pro" w:cs="EC Square Sans Pro"/>
          <w:b/>
          <w:bCs/>
          <w:lang w:val="en-US"/>
        </w:rPr>
        <w:t>vents</w:t>
      </w:r>
      <w:r w:rsidRPr="001C39F7">
        <w:rPr>
          <w:rFonts w:ascii="EC Square Sans Pro" w:eastAsia="EC Square Sans Pro" w:hAnsi="EC Square Sans Pro" w:cs="EC Square Sans Pro"/>
          <w:lang w:val="en-US"/>
        </w:rPr>
        <w:t>: Climate-related disasters, such as hurricanes, wildfires, and floods, typically result in displacement, physical injuries, and loss of lives. These events can also have long-term effects on mental health, including anxiety, depression, and post-traumatic stress disorder (PTSD</w:t>
      </w:r>
      <w:r w:rsidRPr="001C39F7" w:rsidDel="00FA230C">
        <w:rPr>
          <w:rFonts w:ascii="EC Square Sans Pro" w:eastAsia="EC Square Sans Pro" w:hAnsi="EC Square Sans Pro" w:cs="EC Square Sans Pro"/>
          <w:lang w:val="en-US"/>
        </w:rPr>
        <w:t>)</w:t>
      </w:r>
      <w:del w:id="35" w:author="BARBERO VIGNOLA Giulia (JRC-ISPRA)" w:date="2025-03-26T18:02:00Z">
        <w:r w:rsidRPr="001C39F7" w:rsidDel="00FA230C">
          <w:rPr>
            <w:rFonts w:ascii="EC Square Sans Pro" w:eastAsia="EC Square Sans Pro" w:hAnsi="EC Square Sans Pro" w:cs="EC Square Sans Pro"/>
            <w:lang w:val="en-US"/>
          </w:rPr>
          <w:delText>:</w:delText>
        </w:r>
      </w:del>
      <w:ins w:id="36" w:author="BARBERO VIGNOLA Giulia (JRC-ISPRA)" w:date="2025-03-26T18:02:00Z">
        <w:r w:rsidR="00FA230C">
          <w:rPr>
            <w:rFonts w:ascii="EC Square Sans Pro" w:eastAsia="EC Square Sans Pro" w:hAnsi="EC Square Sans Pro" w:cs="EC Square Sans Pro"/>
            <w:lang w:val="en-US"/>
          </w:rPr>
          <w:t>.</w:t>
        </w:r>
      </w:ins>
    </w:p>
    <w:p w14:paraId="452831C4" w14:textId="1F0FFE8D" w:rsidR="00E44205" w:rsidRPr="001C39F7" w:rsidDel="00920FAE" w:rsidRDefault="00E44205" w:rsidP="00E44205">
      <w:pPr>
        <w:numPr>
          <w:ilvl w:val="1"/>
          <w:numId w:val="12"/>
        </w:numPr>
        <w:spacing w:line="259" w:lineRule="auto"/>
        <w:ind w:left="567" w:hanging="283"/>
        <w:contextualSpacing/>
        <w:jc w:val="both"/>
        <w:rPr>
          <w:rFonts w:ascii="EC Square Sans Pro" w:eastAsia="EC Square Sans Pro" w:hAnsi="EC Square Sans Pro" w:cs="EC Square Sans Pro"/>
          <w:lang w:val="en-US"/>
        </w:rPr>
      </w:pPr>
      <w:r w:rsidRPr="001C39F7">
        <w:rPr>
          <w:rFonts w:ascii="EC Square Sans Pro" w:eastAsia="EC Square Sans Pro" w:hAnsi="EC Square Sans Pro" w:cs="EC Square Sans Pro"/>
          <w:lang w:val="en-US"/>
        </w:rPr>
        <w:t xml:space="preserve">Floods are the highest risk of acute climate-induced mortality, potentially accounting for 8.5 million deaths by 2050 worldwide </w:t>
      </w:r>
      <w:r w:rsidR="00E4073C">
        <w:rPr>
          <w:rFonts w:ascii="EC Square Sans Pro" w:eastAsia="EC Square Sans Pro" w:hAnsi="EC Square Sans Pro" w:cs="EC Square Sans Pro"/>
          <w:lang w:val="en-US"/>
        </w:rPr>
        <w:fldChar w:fldCharType="begin"/>
      </w:r>
      <w:r w:rsidR="00BF5977">
        <w:rPr>
          <w:rFonts w:ascii="EC Square Sans Pro" w:eastAsia="EC Square Sans Pro" w:hAnsi="EC Square Sans Pro" w:cs="EC Square Sans Pro"/>
          <w:lang w:val="en-US"/>
        </w:rPr>
        <w:instrText xml:space="preserve"> ADDIN ZOTERO_ITEM CSL_CITATION {"citationID":"Tnd2CxEx","properties":{"formattedCitation":"[17], [18]","plainCitation":"[17], [18]","noteIndex":0},"citationItems":[{"id":1754,"uris":["http://zotero.org/groups/5272309/items/YA49QZF9"],"itemData":{"id":1754,"type":"report","abstract":"This report written by the World Economic Forum, in collaboration with Oliver Wyman, provides an in-depth economic analysis of how climate change will reshape health landscapes over the next two decades. It highlights increased risks from new pathogens, pollution and extreme weather events and shows how these will exacerbate current health inequities, disproportionately impacting the most vulnerable populations.","language":"en","publisher":"World Economic Forum","title":"Quantifying the Impact of Climate Change on Human Health","URL":"https://www.weforum.org/publications/quantifying-the-impact-of-climate-change-on-human-health/","author":[{"family":"WEF","given":""}],"accessed":{"date-parts":[["2025",3,27]]},"issued":{"date-parts":[["2024",1,16]]}}},{"id":1755,"uris":["http://zotero.org/groups/5272309/items/A3ZHCTEM"],"itemData":{"id":1755,"type":"report","abstract":"Gaps in research and guidance for action","language":"en","publisher":"World Economic Forum","title":"Health and climate change","URL":"https://www.weforum.org/publications/health-impacts-of-climate-change-the-role-of-the-private-sector/","author":[{"family":"WEF","given":""}],"accessed":{"date-parts":[["2025",3,27]]},"issued":{"date-parts":[["2024",6,24]]}}}],"schema":"https://github.com/citation-style-language/schema/raw/master/csl-citation.json"} </w:instrText>
      </w:r>
      <w:r w:rsidR="00E4073C">
        <w:rPr>
          <w:rFonts w:ascii="EC Square Sans Pro" w:eastAsia="EC Square Sans Pro" w:hAnsi="EC Square Sans Pro" w:cs="EC Square Sans Pro"/>
          <w:lang w:val="en-US"/>
        </w:rPr>
        <w:fldChar w:fldCharType="separate"/>
      </w:r>
      <w:r w:rsidR="00BF5977" w:rsidRPr="00E118A0">
        <w:rPr>
          <w:rFonts w:ascii="EC Square Sans Pro" w:hAnsi="EC Square Sans Pro"/>
          <w:lang w:val="en-GB"/>
        </w:rPr>
        <w:t>[17], [18]</w:t>
      </w:r>
      <w:r w:rsidR="00E4073C">
        <w:rPr>
          <w:rFonts w:ascii="EC Square Sans Pro" w:eastAsia="EC Square Sans Pro" w:hAnsi="EC Square Sans Pro" w:cs="EC Square Sans Pro"/>
          <w:lang w:val="en-US"/>
        </w:rPr>
        <w:fldChar w:fldCharType="end"/>
      </w:r>
      <w:r w:rsidRPr="001C39F7">
        <w:rPr>
          <w:rFonts w:ascii="EC Square Sans Pro" w:eastAsia="EC Square Sans Pro" w:hAnsi="EC Square Sans Pro" w:cs="EC Square Sans Pro"/>
          <w:lang w:val="en-US"/>
        </w:rPr>
        <w:t xml:space="preserve">. </w:t>
      </w:r>
    </w:p>
    <w:p w14:paraId="320A15B4" w14:textId="43A51E98" w:rsidR="00E44205" w:rsidRPr="001C39F7" w:rsidDel="00920FAE" w:rsidRDefault="00E44205" w:rsidP="00E44205">
      <w:pPr>
        <w:numPr>
          <w:ilvl w:val="1"/>
          <w:numId w:val="12"/>
        </w:numPr>
        <w:spacing w:line="259" w:lineRule="auto"/>
        <w:ind w:left="567" w:hanging="283"/>
        <w:contextualSpacing/>
        <w:jc w:val="both"/>
        <w:rPr>
          <w:rFonts w:ascii="EC Square Sans Pro" w:eastAsia="EC Square Sans Pro" w:hAnsi="EC Square Sans Pro" w:cs="EC Square Sans Pro"/>
          <w:lang w:val="en-US"/>
        </w:rPr>
      </w:pPr>
      <w:r w:rsidRPr="001C39F7">
        <w:rPr>
          <w:rFonts w:ascii="EC Square Sans Pro" w:eastAsia="EC Square Sans Pro" w:hAnsi="EC Square Sans Pro" w:cs="EC Square Sans Pro"/>
          <w:lang w:val="en-US"/>
        </w:rPr>
        <w:t xml:space="preserve">Droughts, the second cause, </w:t>
      </w:r>
      <w:r w:rsidR="00FA230C">
        <w:rPr>
          <w:rFonts w:ascii="EC Square Sans Pro" w:eastAsia="EC Square Sans Pro" w:hAnsi="EC Square Sans Pro" w:cs="EC Square Sans Pro"/>
          <w:lang w:val="en-US"/>
        </w:rPr>
        <w:t>have</w:t>
      </w:r>
      <w:r w:rsidR="00FA230C" w:rsidRPr="001C39F7">
        <w:rPr>
          <w:rFonts w:ascii="EC Square Sans Pro" w:eastAsia="EC Square Sans Pro" w:hAnsi="EC Square Sans Pro" w:cs="EC Square Sans Pro"/>
          <w:lang w:val="en-US"/>
        </w:rPr>
        <w:t xml:space="preserve"> </w:t>
      </w:r>
      <w:r w:rsidRPr="001C39F7">
        <w:rPr>
          <w:rFonts w:ascii="EC Square Sans Pro" w:eastAsia="EC Square Sans Pro" w:hAnsi="EC Square Sans Pro" w:cs="EC Square Sans Pro"/>
          <w:lang w:val="en-US"/>
        </w:rPr>
        <w:t xml:space="preserve">an estimated 3.2 million deaths as consequence of reduced access to food and water security and the increase of dust concentration, therefore also increasing respiratory diseases </w:t>
      </w:r>
      <w:r w:rsidR="00E4073C">
        <w:rPr>
          <w:rFonts w:ascii="EC Square Sans Pro" w:eastAsia="EC Square Sans Pro" w:hAnsi="EC Square Sans Pro" w:cs="EC Square Sans Pro"/>
          <w:lang w:val="en-US"/>
        </w:rPr>
        <w:fldChar w:fldCharType="begin"/>
      </w:r>
      <w:r w:rsidR="00BF5977">
        <w:rPr>
          <w:rFonts w:ascii="EC Square Sans Pro" w:eastAsia="EC Square Sans Pro" w:hAnsi="EC Square Sans Pro" w:cs="EC Square Sans Pro"/>
          <w:lang w:val="en-US"/>
        </w:rPr>
        <w:instrText xml:space="preserve"> ADDIN ZOTERO_ITEM CSL_CITATION {"citationID":"ivaRIC41","properties":{"formattedCitation":"[17]","plainCitation":"[17]","noteIndex":0},"citationItems":[{"id":1754,"uris":["http://zotero.org/groups/5272309/items/YA49QZF9"],"itemData":{"id":1754,"type":"report","abstract":"This report written by the World Economic Forum, in collaboration with Oliver Wyman, provides an in-depth economic analysis of how climate change will reshape health landscapes over the next two decades. It highlights increased risks from new pathogens, pollution and extreme weather events and shows how these will exacerbate current health inequities, disproportionately impacting the most vulnerable populations.","language":"en","publisher":"World Economic Forum","title":"Quantifying the Impact of Climate Change on Human Health","URL":"https://www.weforum.org/publications/quantifying-the-impact-of-climate-change-on-human-health/","author":[{"family":"WEF","given":""}],"accessed":{"date-parts":[["2025",3,27]]},"issued":{"date-parts":[["2024",1,16]]}}}],"schema":"https://github.com/citation-style-language/schema/raw/master/csl-citation.json"} </w:instrText>
      </w:r>
      <w:r w:rsidR="00E4073C">
        <w:rPr>
          <w:rFonts w:ascii="EC Square Sans Pro" w:eastAsia="EC Square Sans Pro" w:hAnsi="EC Square Sans Pro" w:cs="EC Square Sans Pro"/>
          <w:lang w:val="en-US"/>
        </w:rPr>
        <w:fldChar w:fldCharType="separate"/>
      </w:r>
      <w:r w:rsidR="00BF5977" w:rsidRPr="00E118A0">
        <w:rPr>
          <w:rFonts w:ascii="EC Square Sans Pro" w:hAnsi="EC Square Sans Pro"/>
          <w:lang w:val="en-GB"/>
        </w:rPr>
        <w:t>[17]</w:t>
      </w:r>
      <w:r w:rsidR="00E4073C">
        <w:rPr>
          <w:rFonts w:ascii="EC Square Sans Pro" w:eastAsia="EC Square Sans Pro" w:hAnsi="EC Square Sans Pro" w:cs="EC Square Sans Pro"/>
          <w:lang w:val="en-US"/>
        </w:rPr>
        <w:fldChar w:fldCharType="end"/>
      </w:r>
      <w:r w:rsidRPr="001C39F7">
        <w:rPr>
          <w:rFonts w:ascii="EC Square Sans Pro" w:eastAsia="EC Square Sans Pro" w:hAnsi="EC Square Sans Pro" w:cs="EC Square Sans Pro"/>
          <w:lang w:val="en-US"/>
        </w:rPr>
        <w:t>.</w:t>
      </w:r>
    </w:p>
    <w:p w14:paraId="0A39A58D" w14:textId="28072CBC" w:rsidR="00967382" w:rsidRDefault="00E44205" w:rsidP="00E44205">
      <w:pPr>
        <w:numPr>
          <w:ilvl w:val="0"/>
          <w:numId w:val="11"/>
        </w:numPr>
        <w:spacing w:line="259" w:lineRule="auto"/>
        <w:ind w:left="284" w:hanging="284"/>
        <w:contextualSpacing/>
        <w:jc w:val="both"/>
        <w:rPr>
          <w:rFonts w:ascii="EC Square Sans Pro" w:eastAsia="EC Square Sans Pro" w:hAnsi="EC Square Sans Pro" w:cs="EC Square Sans Pro"/>
          <w:lang w:val="en-US"/>
        </w:rPr>
      </w:pPr>
      <w:r w:rsidRPr="001C39F7">
        <w:rPr>
          <w:rFonts w:ascii="EC Square Sans Pro" w:eastAsia="EC Square Sans Pro" w:hAnsi="EC Square Sans Pro" w:cs="EC Square Sans Pro"/>
          <w:b/>
          <w:bCs/>
          <w:lang w:val="en-US"/>
        </w:rPr>
        <w:t xml:space="preserve">Air </w:t>
      </w:r>
      <w:r w:rsidR="00226C76">
        <w:rPr>
          <w:rFonts w:ascii="EC Square Sans Pro" w:eastAsia="EC Square Sans Pro" w:hAnsi="EC Square Sans Pro" w:cs="EC Square Sans Pro"/>
          <w:b/>
          <w:bCs/>
          <w:lang w:val="en-US"/>
        </w:rPr>
        <w:t>q</w:t>
      </w:r>
      <w:r w:rsidRPr="001C39F7">
        <w:rPr>
          <w:rFonts w:ascii="EC Square Sans Pro" w:eastAsia="EC Square Sans Pro" w:hAnsi="EC Square Sans Pro" w:cs="EC Square Sans Pro"/>
          <w:b/>
          <w:bCs/>
          <w:lang w:val="en-US"/>
        </w:rPr>
        <w:t>uality</w:t>
      </w:r>
      <w:r w:rsidRPr="001C39F7">
        <w:rPr>
          <w:rFonts w:ascii="EC Square Sans Pro" w:eastAsia="EC Square Sans Pro" w:hAnsi="EC Square Sans Pro" w:cs="EC Square Sans Pro"/>
          <w:lang w:val="en-US"/>
        </w:rPr>
        <w:t xml:space="preserve">: </w:t>
      </w:r>
      <w:r w:rsidR="00967382">
        <w:rPr>
          <w:rFonts w:ascii="EC Square Sans Pro" w:eastAsia="EC Square Sans Pro" w:hAnsi="EC Square Sans Pro" w:cs="EC Square Sans Pro"/>
          <w:lang w:val="en-US"/>
        </w:rPr>
        <w:t>P</w:t>
      </w:r>
      <w:r w:rsidRPr="001C39F7">
        <w:rPr>
          <w:rFonts w:ascii="EC Square Sans Pro" w:eastAsia="EC Square Sans Pro" w:hAnsi="EC Square Sans Pro" w:cs="EC Square Sans Pro"/>
          <w:lang w:val="en-US"/>
        </w:rPr>
        <w:t>oor air quality (pollutants such as PM</w:t>
      </w:r>
      <w:r w:rsidRPr="001C39F7">
        <w:rPr>
          <w:rFonts w:ascii="EC Square Sans Pro" w:eastAsia="EC Square Sans Pro" w:hAnsi="EC Square Sans Pro" w:cs="EC Square Sans Pro"/>
          <w:vertAlign w:val="subscript"/>
          <w:lang w:val="en-US"/>
        </w:rPr>
        <w:t>2.5</w:t>
      </w:r>
      <w:r w:rsidRPr="001C39F7">
        <w:rPr>
          <w:rFonts w:ascii="EC Square Sans Pro" w:eastAsia="EC Square Sans Pro" w:hAnsi="EC Square Sans Pro" w:cs="EC Square Sans Pro"/>
          <w:lang w:val="en-US"/>
        </w:rPr>
        <w:t>, PM</w:t>
      </w:r>
      <w:r w:rsidRPr="001C39F7">
        <w:rPr>
          <w:rFonts w:ascii="EC Square Sans Pro" w:eastAsia="EC Square Sans Pro" w:hAnsi="EC Square Sans Pro" w:cs="EC Square Sans Pro"/>
          <w:vertAlign w:val="subscript"/>
          <w:lang w:val="en-US"/>
        </w:rPr>
        <w:t>10</w:t>
      </w:r>
      <w:r w:rsidRPr="001C39F7">
        <w:rPr>
          <w:rFonts w:ascii="EC Square Sans Pro" w:eastAsia="EC Square Sans Pro" w:hAnsi="EC Square Sans Pro" w:cs="EC Square Sans Pro"/>
          <w:lang w:val="en-US"/>
        </w:rPr>
        <w:t>, O</w:t>
      </w:r>
      <w:r w:rsidRPr="001C39F7">
        <w:rPr>
          <w:rFonts w:ascii="EC Square Sans Pro" w:eastAsia="EC Square Sans Pro" w:hAnsi="EC Square Sans Pro" w:cs="EC Square Sans Pro"/>
          <w:vertAlign w:val="subscript"/>
          <w:lang w:val="en-US"/>
        </w:rPr>
        <w:t>3</w:t>
      </w:r>
      <w:r w:rsidRPr="001C39F7">
        <w:rPr>
          <w:rFonts w:ascii="EC Square Sans Pro" w:eastAsia="EC Square Sans Pro" w:hAnsi="EC Square Sans Pro" w:cs="EC Square Sans Pro"/>
          <w:lang w:val="en-US"/>
        </w:rPr>
        <w:t>, NO</w:t>
      </w:r>
      <w:r w:rsidRPr="001C39F7">
        <w:rPr>
          <w:rFonts w:ascii="EC Square Sans Pro" w:eastAsia="EC Square Sans Pro" w:hAnsi="EC Square Sans Pro" w:cs="EC Square Sans Pro"/>
          <w:vertAlign w:val="subscript"/>
          <w:lang w:val="en-US"/>
        </w:rPr>
        <w:t>2</w:t>
      </w:r>
      <w:r w:rsidRPr="001C39F7">
        <w:rPr>
          <w:rFonts w:ascii="EC Square Sans Pro" w:eastAsia="EC Square Sans Pro" w:hAnsi="EC Square Sans Pro" w:cs="EC Square Sans Pro"/>
          <w:lang w:val="en-US"/>
        </w:rPr>
        <w:t>, SO</w:t>
      </w:r>
      <w:r w:rsidRPr="001C39F7">
        <w:rPr>
          <w:rFonts w:ascii="EC Square Sans Pro" w:eastAsia="EC Square Sans Pro" w:hAnsi="EC Square Sans Pro" w:cs="EC Square Sans Pro"/>
          <w:vertAlign w:val="subscript"/>
          <w:lang w:val="en-US"/>
        </w:rPr>
        <w:t>2</w:t>
      </w:r>
      <w:r w:rsidRPr="001C39F7">
        <w:rPr>
          <w:rFonts w:ascii="EC Square Sans Pro" w:eastAsia="EC Square Sans Pro" w:hAnsi="EC Square Sans Pro" w:cs="EC Square Sans Pro"/>
          <w:lang w:val="en-US"/>
        </w:rPr>
        <w:t>)</w:t>
      </w:r>
      <w:r w:rsidR="00E4073C">
        <w:rPr>
          <w:rFonts w:ascii="EC Square Sans Pro" w:eastAsia="EC Square Sans Pro" w:hAnsi="EC Square Sans Pro" w:cs="EC Square Sans Pro"/>
          <w:lang w:val="en-US"/>
        </w:rPr>
        <w:t xml:space="preserve"> </w:t>
      </w:r>
      <w:r w:rsidRPr="001C39F7">
        <w:rPr>
          <w:rFonts w:ascii="EC Square Sans Pro" w:eastAsia="EC Square Sans Pro" w:hAnsi="EC Square Sans Pro" w:cs="EC Square Sans Pro"/>
          <w:lang w:val="en-US"/>
        </w:rPr>
        <w:t xml:space="preserve">can exacerbate respiratory conditions like asthma and chronic obstructive pulmonary disease (COPD), but also cardiovascular disease, particularly for those with pre-existing conditions and lung cancer. </w:t>
      </w:r>
    </w:p>
    <w:p w14:paraId="47EF6AA3" w14:textId="2F81447D" w:rsidR="00E44205" w:rsidRPr="001C39F7" w:rsidDel="00920FAE" w:rsidRDefault="00E44205" w:rsidP="00967382">
      <w:pPr>
        <w:numPr>
          <w:ilvl w:val="1"/>
          <w:numId w:val="11"/>
        </w:numPr>
        <w:spacing w:line="259" w:lineRule="auto"/>
        <w:ind w:left="567" w:hanging="283"/>
        <w:contextualSpacing/>
        <w:jc w:val="both"/>
        <w:rPr>
          <w:rFonts w:ascii="EC Square Sans Pro" w:eastAsia="EC Square Sans Pro" w:hAnsi="EC Square Sans Pro" w:cs="EC Square Sans Pro"/>
          <w:lang w:val="en-US"/>
        </w:rPr>
      </w:pPr>
      <w:r w:rsidRPr="001C39F7">
        <w:rPr>
          <w:rFonts w:ascii="EC Square Sans Pro" w:eastAsia="EC Square Sans Pro" w:hAnsi="EC Square Sans Pro" w:cs="EC Square Sans Pro"/>
          <w:lang w:val="en-US"/>
        </w:rPr>
        <w:t xml:space="preserve">In Europe, each year around 300 000 people die prematurely due to air pollution </w:t>
      </w:r>
      <w:r w:rsidR="00E62BBD">
        <w:rPr>
          <w:rFonts w:ascii="EC Square Sans Pro" w:eastAsia="EC Square Sans Pro" w:hAnsi="EC Square Sans Pro" w:cs="EC Square Sans Pro"/>
          <w:lang w:val="en-US"/>
        </w:rPr>
        <w:fldChar w:fldCharType="begin"/>
      </w:r>
      <w:r w:rsidR="00BF5977">
        <w:rPr>
          <w:rFonts w:ascii="EC Square Sans Pro" w:eastAsia="EC Square Sans Pro" w:hAnsi="EC Square Sans Pro" w:cs="EC Square Sans Pro"/>
          <w:lang w:val="en-US"/>
        </w:rPr>
        <w:instrText xml:space="preserve"> ADDIN ZOTERO_ITEM CSL_CITATION {"citationID":"pIrsmROy","properties":{"formattedCitation":"[23]","plainCitation":"[23]","noteIndex":0},"citationItems":[{"id":1769,"uris":["http://zotero.org/groups/5272309/items/8Q59IHAU"],"itemData":{"id":1769,"type":"webpage","abstract":"The page presents the latest data about air pollution in Europe, as well as facts about how pollution affects human health and the environment.","container-title":"Consilium","language":"en","title":"Air pollution in the EU: facts and figures","title-short":"Air pollution in the EU","URL":"https://www.consilium.europa.eu/en/infographics/air-pollution-in-the-eu/","accessed":{"date-parts":[["2025",3,27]]}}}],"schema":"https://github.com/citation-style-language/schema/raw/master/csl-citation.json"} </w:instrText>
      </w:r>
      <w:r w:rsidR="00E62BBD">
        <w:rPr>
          <w:rFonts w:ascii="EC Square Sans Pro" w:eastAsia="EC Square Sans Pro" w:hAnsi="EC Square Sans Pro" w:cs="EC Square Sans Pro"/>
          <w:lang w:val="en-US"/>
        </w:rPr>
        <w:fldChar w:fldCharType="separate"/>
      </w:r>
      <w:r w:rsidR="00BF5977" w:rsidRPr="00E118A0">
        <w:rPr>
          <w:rFonts w:ascii="EC Square Sans Pro" w:hAnsi="EC Square Sans Pro"/>
          <w:lang w:val="en-GB"/>
        </w:rPr>
        <w:t>[23]</w:t>
      </w:r>
      <w:r w:rsidR="00E62BBD">
        <w:rPr>
          <w:rFonts w:ascii="EC Square Sans Pro" w:eastAsia="EC Square Sans Pro" w:hAnsi="EC Square Sans Pro" w:cs="EC Square Sans Pro"/>
          <w:lang w:val="en-US"/>
        </w:rPr>
        <w:fldChar w:fldCharType="end"/>
      </w:r>
      <w:r w:rsidRPr="001C39F7">
        <w:rPr>
          <w:rFonts w:ascii="EC Square Sans Pro" w:eastAsia="EC Square Sans Pro" w:hAnsi="EC Square Sans Pro" w:cs="EC Square Sans Pro"/>
          <w:lang w:val="en-US"/>
        </w:rPr>
        <w:t>. By 2050, levels of SO</w:t>
      </w:r>
      <w:r w:rsidRPr="00E4073C">
        <w:rPr>
          <w:rFonts w:ascii="EC Square Sans Pro" w:eastAsia="EC Square Sans Pro" w:hAnsi="EC Square Sans Pro" w:cs="EC Square Sans Pro"/>
          <w:vertAlign w:val="subscript"/>
          <w:lang w:val="en-US"/>
        </w:rPr>
        <w:t>2</w:t>
      </w:r>
      <w:r w:rsidRPr="001C39F7">
        <w:rPr>
          <w:rFonts w:ascii="EC Square Sans Pro" w:eastAsia="EC Square Sans Pro" w:hAnsi="EC Square Sans Pro" w:cs="EC Square Sans Pro"/>
          <w:lang w:val="en-US"/>
        </w:rPr>
        <w:t xml:space="preserve"> and NO</w:t>
      </w:r>
      <w:r w:rsidRPr="00E4073C">
        <w:rPr>
          <w:rFonts w:ascii="EC Square Sans Pro" w:eastAsia="EC Square Sans Pro" w:hAnsi="EC Square Sans Pro" w:cs="EC Square Sans Pro"/>
          <w:vertAlign w:val="subscript"/>
          <w:lang w:val="en-US"/>
        </w:rPr>
        <w:t>2</w:t>
      </w:r>
      <w:r w:rsidRPr="001C39F7">
        <w:rPr>
          <w:rFonts w:ascii="EC Square Sans Pro" w:eastAsia="EC Square Sans Pro" w:hAnsi="EC Square Sans Pro" w:cs="EC Square Sans Pro"/>
          <w:lang w:val="en-US"/>
        </w:rPr>
        <w:t xml:space="preserve">, are expected to rise 90% and 50%, respectively </w:t>
      </w:r>
      <w:r w:rsidR="00E62BBD">
        <w:rPr>
          <w:rFonts w:ascii="EC Square Sans Pro" w:eastAsia="EC Square Sans Pro" w:hAnsi="EC Square Sans Pro" w:cs="EC Square Sans Pro"/>
          <w:lang w:val="en-US"/>
        </w:rPr>
        <w:fldChar w:fldCharType="begin"/>
      </w:r>
      <w:r w:rsidR="00BF5977">
        <w:rPr>
          <w:rFonts w:ascii="EC Square Sans Pro" w:eastAsia="EC Square Sans Pro" w:hAnsi="EC Square Sans Pro" w:cs="EC Square Sans Pro"/>
          <w:lang w:val="en-US"/>
        </w:rPr>
        <w:instrText xml:space="preserve"> ADDIN ZOTERO_ITEM CSL_CITATION {"citationID":"W0G13ac1","properties":{"formattedCitation":"[24]","plainCitation":"[24]","noteIndex":0},"citationItems":[{"id":1770,"uris":["http://zotero.org/groups/5272309/items/MIZ4B6XV"],"itemData":{"id":1770,"type":"article-journal","abstract":"Paediatric populations are particularly vulnerable to respiratory diseases caused and exacerbated by aeroallergens, pollutants and infectious agents. Worsening climate change is expected to increase the prevalence of pollutants and aeroallergens while amplifying disease severity and causing disproportionate effects in under-resourced areas. The purpose of this narrative review is to summarise the role of anthropogenic climate change in the literature examining the future impact of aeroallergens, pollutants and infectious agents on paediatric respiratory diseases with a focus on equitable disease mitigation. The aeroallergens selected for discussion include pollen, dust mites and mould as these are prevalent triggers of paediatric asthma worldwide. Human rhinovirus and respiratory syncytial virus are key viruses interacting with climate change and pollution and are primary causal agents of viral respiratory disease. Within this review, we present the propensity for aeroallergens, climate change and pollution to synergistically exacerbate paediatric respiratory disease and outline measures that can ameliorate the expected increase in morbidity and severity of disease through a health equity lens. We support shifting from fossil fuels to renewable energy worldwide, across sectors, as a primary means of reducing increases in morbidity.","container-title":"European Respiratory Review","DOI":"10.1183/16000617.0249-2023","ISSN":"0905-9180, 1600-0617","issue":"172","journalAbbreviation":"Eur Respir Rev","language":"en","page":"230249","source":"DOI.org (Crossref)","title":"Impact of climate change on paediatric respiratory health: pollutants and aeroallergens","title-short":"Impact of climate change on paediatric respiratory health","volume":"33","author":[{"family":"Domingo","given":"Karyssa N."},{"family":"Gabaldon","given":"Kiersten L."},{"family":"Hussari","given":"Mohammed Nour"},{"family":"Yap","given":"Jazmyn M."},{"family":"Valmadrid","given":"Luke Carmichael"},{"family":"Robinson","given":"Kelly"},{"family":"Leibel","given":"Sydney"}],"issued":{"date-parts":[["2024",4,30]]}}}],"schema":"https://github.com/citation-style-language/schema/raw/master/csl-citation.json"} </w:instrText>
      </w:r>
      <w:r w:rsidR="00E62BBD">
        <w:rPr>
          <w:rFonts w:ascii="EC Square Sans Pro" w:eastAsia="EC Square Sans Pro" w:hAnsi="EC Square Sans Pro" w:cs="EC Square Sans Pro"/>
          <w:lang w:val="en-US"/>
        </w:rPr>
        <w:fldChar w:fldCharType="separate"/>
      </w:r>
      <w:r w:rsidR="00BF5977" w:rsidRPr="00BF5977">
        <w:rPr>
          <w:rFonts w:ascii="EC Square Sans Pro" w:hAnsi="EC Square Sans Pro"/>
        </w:rPr>
        <w:t>[24]</w:t>
      </w:r>
      <w:r w:rsidR="00E62BBD">
        <w:rPr>
          <w:rFonts w:ascii="EC Square Sans Pro" w:eastAsia="EC Square Sans Pro" w:hAnsi="EC Square Sans Pro" w:cs="EC Square Sans Pro"/>
          <w:lang w:val="en-US"/>
        </w:rPr>
        <w:fldChar w:fldCharType="end"/>
      </w:r>
      <w:r w:rsidR="00E62BBD">
        <w:rPr>
          <w:rFonts w:ascii="EC Square Sans Pro" w:eastAsia="EC Square Sans Pro" w:hAnsi="EC Square Sans Pro" w:cs="EC Square Sans Pro"/>
          <w:lang w:val="en-US"/>
        </w:rPr>
        <w:t>.</w:t>
      </w:r>
    </w:p>
    <w:p w14:paraId="46DADDA9" w14:textId="3EFCE2C5" w:rsidR="00E44205" w:rsidRPr="001C39F7" w:rsidDel="00920FAE" w:rsidRDefault="00967382" w:rsidP="00E44205">
      <w:pPr>
        <w:numPr>
          <w:ilvl w:val="1"/>
          <w:numId w:val="11"/>
        </w:numPr>
        <w:spacing w:line="259" w:lineRule="auto"/>
        <w:ind w:left="567" w:hanging="283"/>
        <w:contextualSpacing/>
        <w:jc w:val="both"/>
        <w:rPr>
          <w:rFonts w:ascii="EC Square Sans Pro" w:eastAsia="EC Square Sans Pro" w:hAnsi="EC Square Sans Pro" w:cs="EC Square Sans Pro"/>
          <w:lang w:val="en-US"/>
        </w:rPr>
      </w:pPr>
      <w:r>
        <w:rPr>
          <w:rFonts w:ascii="EC Square Sans Pro" w:eastAsia="EC Square Sans Pro" w:hAnsi="EC Square Sans Pro" w:cs="EC Square Sans Pro"/>
          <w:lang w:val="en-US"/>
        </w:rPr>
        <w:t>I</w:t>
      </w:r>
      <w:r w:rsidR="00E44205" w:rsidRPr="001C39F7">
        <w:rPr>
          <w:rFonts w:ascii="EC Square Sans Pro" w:eastAsia="EC Square Sans Pro" w:hAnsi="EC Square Sans Pro" w:cs="EC Square Sans Pro"/>
          <w:lang w:val="en-US"/>
        </w:rPr>
        <w:t>n the EU, the average life expectancy is estimated to be reduced by 8.6 months due to the PM</w:t>
      </w:r>
      <w:r w:rsidR="00E44205" w:rsidRPr="001C39F7">
        <w:rPr>
          <w:rFonts w:ascii="EC Square Sans Pro" w:eastAsia="EC Square Sans Pro" w:hAnsi="EC Square Sans Pro" w:cs="EC Square Sans Pro"/>
          <w:vertAlign w:val="subscript"/>
          <w:lang w:val="en-US"/>
        </w:rPr>
        <w:t xml:space="preserve">2.5 </w:t>
      </w:r>
      <w:r w:rsidR="00E44205" w:rsidRPr="001C39F7">
        <w:rPr>
          <w:rFonts w:ascii="EC Square Sans Pro" w:eastAsia="EC Square Sans Pro" w:hAnsi="EC Square Sans Pro" w:cs="EC Square Sans Pro"/>
          <w:lang w:val="en-US"/>
        </w:rPr>
        <w:t xml:space="preserve">exposure </w:t>
      </w:r>
      <w:r w:rsidR="00E4073C">
        <w:rPr>
          <w:rFonts w:ascii="EC Square Sans Pro" w:eastAsia="EC Square Sans Pro" w:hAnsi="EC Square Sans Pro" w:cs="EC Square Sans Pro"/>
          <w:lang w:val="en-US"/>
        </w:rPr>
        <w:fldChar w:fldCharType="begin"/>
      </w:r>
      <w:r w:rsidR="00BF5977">
        <w:rPr>
          <w:rFonts w:ascii="EC Square Sans Pro" w:eastAsia="EC Square Sans Pro" w:hAnsi="EC Square Sans Pro" w:cs="EC Square Sans Pro"/>
          <w:lang w:val="en-US"/>
        </w:rPr>
        <w:instrText xml:space="preserve"> ADDIN ZOTERO_ITEM CSL_CITATION {"citationID":"on5zy5zT","properties":{"formattedCitation":"[21]","plainCitation":"[21]","noteIndex":0},"citationItems":[{"id":1758,"uris":["http://zotero.org/groups/5272309/items/N78CTVYM"],"itemData":{"id":1758,"type":"article-journal","container-title":"European Respiratory Review","DOI":"10.1183/09059180.00001714","ISSN":"0905-9180, 1600-0617","issue":"132","journalAbbreviation":"Eur Respir Rev","language":"en","page":"161-169","source":"DOI.org (Crossref)","title":"Climate change and respiratory diseases","volume":"23","author":[{"family":"D’Amato","given":"Gennaro"},{"family":"Cecchi","given":"Lorenzo"},{"family":"D’Amato","given":"Mariella"},{"family":"Annesi-Maesano","given":"Isabella"}],"issued":{"date-parts":[["2014",6]]}}}],"schema":"https://github.com/citation-style-language/schema/raw/master/csl-citation.json"} </w:instrText>
      </w:r>
      <w:r w:rsidR="00E4073C">
        <w:rPr>
          <w:rFonts w:ascii="EC Square Sans Pro" w:eastAsia="EC Square Sans Pro" w:hAnsi="EC Square Sans Pro" w:cs="EC Square Sans Pro"/>
          <w:lang w:val="en-US"/>
        </w:rPr>
        <w:fldChar w:fldCharType="separate"/>
      </w:r>
      <w:r w:rsidR="00BF5977" w:rsidRPr="00E118A0">
        <w:rPr>
          <w:rFonts w:ascii="EC Square Sans Pro" w:hAnsi="EC Square Sans Pro"/>
          <w:lang w:val="en-GB"/>
        </w:rPr>
        <w:t>[21]</w:t>
      </w:r>
      <w:r w:rsidR="00E4073C">
        <w:rPr>
          <w:rFonts w:ascii="EC Square Sans Pro" w:eastAsia="EC Square Sans Pro" w:hAnsi="EC Square Sans Pro" w:cs="EC Square Sans Pro"/>
          <w:lang w:val="en-US"/>
        </w:rPr>
        <w:fldChar w:fldCharType="end"/>
      </w:r>
      <w:r w:rsidR="00E44205" w:rsidRPr="001C39F7">
        <w:rPr>
          <w:rFonts w:ascii="EC Square Sans Pro" w:eastAsia="EC Square Sans Pro" w:hAnsi="EC Square Sans Pro" w:cs="EC Square Sans Pro"/>
          <w:lang w:val="en-US"/>
        </w:rPr>
        <w:t>.</w:t>
      </w:r>
    </w:p>
    <w:p w14:paraId="05033A6E" w14:textId="05ACA2DE" w:rsidR="00C17474" w:rsidRPr="00226C76" w:rsidRDefault="00E44205" w:rsidP="00E118A0">
      <w:pPr>
        <w:numPr>
          <w:ilvl w:val="0"/>
          <w:numId w:val="12"/>
        </w:numPr>
        <w:spacing w:line="259" w:lineRule="auto"/>
        <w:ind w:left="284" w:hanging="284"/>
        <w:contextualSpacing/>
        <w:jc w:val="both"/>
        <w:rPr>
          <w:rFonts w:ascii="EC Square Sans Pro" w:eastAsia="EC Square Sans Pro" w:hAnsi="EC Square Sans Pro" w:cs="EC Square Sans Pro"/>
          <w:bCs/>
          <w:lang w:val="en-US"/>
        </w:rPr>
      </w:pPr>
      <w:r w:rsidRPr="001C39F7">
        <w:rPr>
          <w:rFonts w:ascii="EC Square Sans Pro" w:eastAsia="EC Square Sans Pro" w:hAnsi="EC Square Sans Pro" w:cs="EC Square Sans Pro"/>
          <w:b/>
          <w:bCs/>
          <w:lang w:val="en-US"/>
        </w:rPr>
        <w:t xml:space="preserve">Asthma and </w:t>
      </w:r>
      <w:r w:rsidR="00226C76">
        <w:rPr>
          <w:rFonts w:ascii="EC Square Sans Pro" w:eastAsia="EC Square Sans Pro" w:hAnsi="EC Square Sans Pro" w:cs="EC Square Sans Pro"/>
          <w:b/>
          <w:bCs/>
          <w:lang w:val="en-US"/>
        </w:rPr>
        <w:t>r</w:t>
      </w:r>
      <w:r w:rsidRPr="001C39F7">
        <w:rPr>
          <w:rFonts w:ascii="EC Square Sans Pro" w:eastAsia="EC Square Sans Pro" w:hAnsi="EC Square Sans Pro" w:cs="EC Square Sans Pro"/>
          <w:b/>
          <w:bCs/>
          <w:lang w:val="en-US"/>
        </w:rPr>
        <w:t xml:space="preserve">espiratory </w:t>
      </w:r>
      <w:r w:rsidR="00226C76">
        <w:rPr>
          <w:rFonts w:ascii="EC Square Sans Pro" w:eastAsia="EC Square Sans Pro" w:hAnsi="EC Square Sans Pro" w:cs="EC Square Sans Pro"/>
          <w:b/>
          <w:bCs/>
          <w:lang w:val="en-US"/>
        </w:rPr>
        <w:t>i</w:t>
      </w:r>
      <w:r w:rsidRPr="001C39F7">
        <w:rPr>
          <w:rFonts w:ascii="EC Square Sans Pro" w:eastAsia="EC Square Sans Pro" w:hAnsi="EC Square Sans Pro" w:cs="EC Square Sans Pro"/>
          <w:b/>
          <w:bCs/>
          <w:lang w:val="en-US"/>
        </w:rPr>
        <w:t>ssues</w:t>
      </w:r>
      <w:r w:rsidRPr="00226C76">
        <w:rPr>
          <w:rFonts w:ascii="EC Square Sans Pro" w:eastAsia="EC Square Sans Pro" w:hAnsi="EC Square Sans Pro" w:cs="EC Square Sans Pro"/>
          <w:bCs/>
          <w:lang w:val="en-US"/>
        </w:rPr>
        <w:t>: Asthma affects over 30 million people in Europe. Since climate change and higher CO</w:t>
      </w:r>
      <w:r w:rsidRPr="00A708DD">
        <w:rPr>
          <w:rFonts w:ascii="EC Square Sans Pro" w:eastAsia="EC Square Sans Pro" w:hAnsi="EC Square Sans Pro" w:cs="EC Square Sans Pro"/>
          <w:bCs/>
          <w:vertAlign w:val="subscript"/>
          <w:lang w:val="en-US"/>
        </w:rPr>
        <w:t>2</w:t>
      </w:r>
      <w:r w:rsidRPr="00226C76">
        <w:rPr>
          <w:rFonts w:ascii="EC Square Sans Pro" w:eastAsia="EC Square Sans Pro" w:hAnsi="EC Square Sans Pro" w:cs="EC Square Sans Pro"/>
          <w:bCs/>
          <w:lang w:val="en-US"/>
        </w:rPr>
        <w:t xml:space="preserve"> levels are linked to increased pollen production </w:t>
      </w:r>
      <w:r w:rsidR="00E62BBD">
        <w:rPr>
          <w:rFonts w:ascii="EC Square Sans Pro" w:eastAsia="EC Square Sans Pro" w:hAnsi="EC Square Sans Pro" w:cs="EC Square Sans Pro"/>
          <w:bCs/>
          <w:lang w:val="en-US"/>
        </w:rPr>
        <w:fldChar w:fldCharType="begin"/>
      </w:r>
      <w:r w:rsidR="00BF5977">
        <w:rPr>
          <w:rFonts w:ascii="EC Square Sans Pro" w:eastAsia="EC Square Sans Pro" w:hAnsi="EC Square Sans Pro" w:cs="EC Square Sans Pro"/>
          <w:bCs/>
          <w:lang w:val="en-US"/>
        </w:rPr>
        <w:instrText xml:space="preserve"> ADDIN ZOTERO_ITEM CSL_CITATION {"citationID":"nogYqHil","properties":{"formattedCitation":"[21]","plainCitation":"[21]","noteIndex":0},"citationItems":[{"id":1758,"uris":["http://zotero.org/groups/5272309/items/N78CTVYM"],"itemData":{"id":1758,"type":"article-journal","container-title":"European Respiratory Review","DOI":"10.1183/09059180.00001714","ISSN":"0905-9180, 1600-0617","issue":"132","journalAbbreviation":"Eur Respir Rev","language":"en","page":"161-169","source":"DOI.org (Crossref)","title":"Climate change and respiratory diseases","volume":"23","author":[{"family":"D’Amato","given":"Gennaro"},{"family":"Cecchi","given":"Lorenzo"},{"family":"D’Amato","given":"Mariella"},{"family":"Annesi-Maesano","given":"Isabella"}],"issued":{"date-parts":[["2014",6]]}}}],"schema":"https://github.com/citation-style-language/schema/raw/master/csl-citation.json"} </w:instrText>
      </w:r>
      <w:r w:rsidR="00E62BBD">
        <w:rPr>
          <w:rFonts w:ascii="EC Square Sans Pro" w:eastAsia="EC Square Sans Pro" w:hAnsi="EC Square Sans Pro" w:cs="EC Square Sans Pro"/>
          <w:bCs/>
          <w:lang w:val="en-US"/>
        </w:rPr>
        <w:fldChar w:fldCharType="separate"/>
      </w:r>
      <w:r w:rsidR="00BF5977" w:rsidRPr="00E118A0">
        <w:rPr>
          <w:rFonts w:ascii="EC Square Sans Pro" w:hAnsi="EC Square Sans Pro"/>
          <w:lang w:val="en-GB"/>
        </w:rPr>
        <w:t>[21]</w:t>
      </w:r>
      <w:r w:rsidR="00E62BBD">
        <w:rPr>
          <w:rFonts w:ascii="EC Square Sans Pro" w:eastAsia="EC Square Sans Pro" w:hAnsi="EC Square Sans Pro" w:cs="EC Square Sans Pro"/>
          <w:bCs/>
          <w:lang w:val="en-US"/>
        </w:rPr>
        <w:fldChar w:fldCharType="end"/>
      </w:r>
      <w:r w:rsidRPr="00226C76">
        <w:rPr>
          <w:rFonts w:ascii="EC Square Sans Pro" w:eastAsia="EC Square Sans Pro" w:hAnsi="EC Square Sans Pro" w:cs="EC Square Sans Pro"/>
          <w:bCs/>
          <w:lang w:val="en-US"/>
        </w:rPr>
        <w:t>, it can exacerbate allergies and respiratory issues like asthma. The above-mentioned pollutants such as PM</w:t>
      </w:r>
      <w:r w:rsidRPr="00A708DD">
        <w:rPr>
          <w:rFonts w:ascii="EC Square Sans Pro" w:eastAsia="EC Square Sans Pro" w:hAnsi="EC Square Sans Pro" w:cs="EC Square Sans Pro"/>
          <w:bCs/>
          <w:vertAlign w:val="subscript"/>
          <w:lang w:val="en-US"/>
        </w:rPr>
        <w:t>2.5</w:t>
      </w:r>
      <w:r w:rsidRPr="00226C76">
        <w:rPr>
          <w:rFonts w:ascii="EC Square Sans Pro" w:eastAsia="EC Square Sans Pro" w:hAnsi="EC Square Sans Pro" w:cs="EC Square Sans Pro"/>
          <w:bCs/>
          <w:lang w:val="en-US"/>
        </w:rPr>
        <w:t>, PM</w:t>
      </w:r>
      <w:r w:rsidRPr="00A708DD">
        <w:rPr>
          <w:rFonts w:ascii="EC Square Sans Pro" w:eastAsia="EC Square Sans Pro" w:hAnsi="EC Square Sans Pro" w:cs="EC Square Sans Pro"/>
          <w:bCs/>
          <w:vertAlign w:val="subscript"/>
          <w:lang w:val="en-US"/>
        </w:rPr>
        <w:t>10</w:t>
      </w:r>
      <w:r w:rsidRPr="00226C76">
        <w:rPr>
          <w:rFonts w:ascii="EC Square Sans Pro" w:eastAsia="EC Square Sans Pro" w:hAnsi="EC Square Sans Pro" w:cs="EC Square Sans Pro"/>
          <w:bCs/>
          <w:lang w:val="en-US"/>
        </w:rPr>
        <w:t>, O</w:t>
      </w:r>
      <w:r w:rsidRPr="00A708DD">
        <w:rPr>
          <w:rFonts w:ascii="EC Square Sans Pro" w:eastAsia="EC Square Sans Pro" w:hAnsi="EC Square Sans Pro" w:cs="EC Square Sans Pro"/>
          <w:bCs/>
          <w:vertAlign w:val="subscript"/>
          <w:lang w:val="en-US"/>
        </w:rPr>
        <w:t>3</w:t>
      </w:r>
      <w:r w:rsidRPr="00226C76">
        <w:rPr>
          <w:rFonts w:ascii="EC Square Sans Pro" w:eastAsia="EC Square Sans Pro" w:hAnsi="EC Square Sans Pro" w:cs="EC Square Sans Pro"/>
          <w:bCs/>
          <w:lang w:val="en-US"/>
        </w:rPr>
        <w:t>, NO</w:t>
      </w:r>
      <w:r w:rsidRPr="00A708DD">
        <w:rPr>
          <w:rFonts w:ascii="EC Square Sans Pro" w:eastAsia="EC Square Sans Pro" w:hAnsi="EC Square Sans Pro" w:cs="EC Square Sans Pro"/>
          <w:bCs/>
          <w:vertAlign w:val="subscript"/>
          <w:lang w:val="en-US"/>
        </w:rPr>
        <w:t>2</w:t>
      </w:r>
      <w:r w:rsidRPr="00226C76">
        <w:rPr>
          <w:rFonts w:ascii="EC Square Sans Pro" w:eastAsia="EC Square Sans Pro" w:hAnsi="EC Square Sans Pro" w:cs="EC Square Sans Pro"/>
          <w:bCs/>
          <w:lang w:val="en-US"/>
        </w:rPr>
        <w:t>, SO</w:t>
      </w:r>
      <w:r w:rsidRPr="00A708DD">
        <w:rPr>
          <w:rFonts w:ascii="EC Square Sans Pro" w:eastAsia="EC Square Sans Pro" w:hAnsi="EC Square Sans Pro" w:cs="EC Square Sans Pro"/>
          <w:bCs/>
          <w:vertAlign w:val="subscript"/>
          <w:lang w:val="en-US"/>
        </w:rPr>
        <w:t>2</w:t>
      </w:r>
      <w:r w:rsidRPr="00E118A0">
        <w:rPr>
          <w:rFonts w:ascii="EC Square Sans Pro" w:eastAsia="EC Square Sans Pro" w:hAnsi="EC Square Sans Pro" w:cs="EC Square Sans Pro"/>
          <w:bCs/>
          <w:lang w:val="en-US"/>
        </w:rPr>
        <w:t xml:space="preserve"> </w:t>
      </w:r>
      <w:r w:rsidRPr="00226C76">
        <w:rPr>
          <w:rFonts w:ascii="EC Square Sans Pro" w:eastAsia="EC Square Sans Pro" w:hAnsi="EC Square Sans Pro" w:cs="EC Square Sans Pro"/>
          <w:bCs/>
          <w:lang w:val="en-US"/>
        </w:rPr>
        <w:t>have been shown to have an inflammatory effect on the airways of susceptible subjects increasing permeability and therefore facilitating the interaction with cells of the immune system</w:t>
      </w:r>
      <w:r w:rsidR="00E62BBD">
        <w:rPr>
          <w:rFonts w:ascii="EC Square Sans Pro" w:eastAsia="EC Square Sans Pro" w:hAnsi="EC Square Sans Pro" w:cs="EC Square Sans Pro"/>
          <w:bCs/>
          <w:lang w:val="en-US"/>
        </w:rPr>
        <w:t xml:space="preserve"> </w:t>
      </w:r>
      <w:r w:rsidR="00E62BBD">
        <w:rPr>
          <w:rFonts w:ascii="EC Square Sans Pro" w:eastAsia="EC Square Sans Pro" w:hAnsi="EC Square Sans Pro" w:cs="EC Square Sans Pro"/>
          <w:bCs/>
          <w:lang w:val="en-US"/>
        </w:rPr>
        <w:fldChar w:fldCharType="begin"/>
      </w:r>
      <w:r w:rsidR="00BF5977">
        <w:rPr>
          <w:rFonts w:ascii="EC Square Sans Pro" w:eastAsia="EC Square Sans Pro" w:hAnsi="EC Square Sans Pro" w:cs="EC Square Sans Pro"/>
          <w:bCs/>
          <w:lang w:val="en-US"/>
        </w:rPr>
        <w:instrText xml:space="preserve"> ADDIN ZOTERO_ITEM CSL_CITATION {"citationID":"gwgjGY5A","properties":{"formattedCitation":"[21]","plainCitation":"[21]","noteIndex":0},"citationItems":[{"id":1758,"uris":["http://zotero.org/groups/5272309/items/N78CTVYM"],"itemData":{"id":1758,"type":"article-journal","container-title":"European Respiratory Review","DOI":"10.1183/09059180.00001714","ISSN":"0905-9180, 1600-0617","issue":"132","journalAbbreviation":"Eur Respir Rev","language":"en","page":"161-169","source":"DOI.org (Crossref)","title":"Climate change and respiratory diseases","volume":"23","author":[{"family":"D’Amato","given":"Gennaro"},{"family":"Cecchi","given":"Lorenzo"},{"family":"D’Amato","given":"Mariella"},{"family":"Annesi-Maesano","given":"Isabella"}],"issued":{"date-parts":[["2014",6]]}}}],"schema":"https://github.com/citation-style-language/schema/raw/master/csl-citation.json"} </w:instrText>
      </w:r>
      <w:r w:rsidR="00E62BBD">
        <w:rPr>
          <w:rFonts w:ascii="EC Square Sans Pro" w:eastAsia="EC Square Sans Pro" w:hAnsi="EC Square Sans Pro" w:cs="EC Square Sans Pro"/>
          <w:bCs/>
          <w:lang w:val="en-US"/>
        </w:rPr>
        <w:fldChar w:fldCharType="separate"/>
      </w:r>
      <w:r w:rsidR="00BF5977" w:rsidRPr="00E118A0">
        <w:rPr>
          <w:rFonts w:ascii="EC Square Sans Pro" w:hAnsi="EC Square Sans Pro"/>
          <w:lang w:val="en-GB"/>
        </w:rPr>
        <w:t>[21]</w:t>
      </w:r>
      <w:r w:rsidR="00E62BBD">
        <w:rPr>
          <w:rFonts w:ascii="EC Square Sans Pro" w:eastAsia="EC Square Sans Pro" w:hAnsi="EC Square Sans Pro" w:cs="EC Square Sans Pro"/>
          <w:bCs/>
          <w:lang w:val="en-US"/>
        </w:rPr>
        <w:fldChar w:fldCharType="end"/>
      </w:r>
      <w:r w:rsidRPr="00226C76">
        <w:rPr>
          <w:rFonts w:ascii="EC Square Sans Pro" w:eastAsia="EC Square Sans Pro" w:hAnsi="EC Square Sans Pro" w:cs="EC Square Sans Pro"/>
          <w:bCs/>
          <w:lang w:val="en-US"/>
        </w:rPr>
        <w:t xml:space="preserve">. </w:t>
      </w:r>
    </w:p>
    <w:p w14:paraId="55766C31" w14:textId="131BCE6A" w:rsidR="00E44205" w:rsidRDefault="00C17474" w:rsidP="00C17474">
      <w:pPr>
        <w:numPr>
          <w:ilvl w:val="1"/>
          <w:numId w:val="12"/>
        </w:numPr>
        <w:spacing w:line="259" w:lineRule="auto"/>
        <w:ind w:left="567" w:hanging="283"/>
        <w:contextualSpacing/>
        <w:jc w:val="both"/>
        <w:rPr>
          <w:rFonts w:ascii="EC Square Sans Pro" w:eastAsia="EC Square Sans Pro" w:hAnsi="EC Square Sans Pro" w:cs="EC Square Sans Pro"/>
          <w:lang w:val="en-US"/>
        </w:rPr>
      </w:pPr>
      <w:r>
        <w:rPr>
          <w:rFonts w:ascii="EC Square Sans Pro" w:eastAsia="EC Square Sans Pro" w:hAnsi="EC Square Sans Pro" w:cs="EC Square Sans Pro"/>
          <w:lang w:val="en-US"/>
        </w:rPr>
        <w:t>S</w:t>
      </w:r>
      <w:r w:rsidR="00E44205" w:rsidRPr="001C39F7">
        <w:rPr>
          <w:rFonts w:ascii="EC Square Sans Pro" w:eastAsia="EC Square Sans Pro" w:hAnsi="EC Square Sans Pro" w:cs="EC Square Sans Pro"/>
          <w:lang w:val="en-US"/>
        </w:rPr>
        <w:t xml:space="preserve">tudies estimate that sensitization to ragweed will increase from 33 to 77 million people, by 2041–2060 in Europe </w:t>
      </w:r>
      <w:r w:rsidR="00E62BBD">
        <w:rPr>
          <w:rFonts w:ascii="EC Square Sans Pro" w:eastAsia="EC Square Sans Pro" w:hAnsi="EC Square Sans Pro" w:cs="EC Square Sans Pro"/>
          <w:lang w:val="en-US"/>
        </w:rPr>
        <w:fldChar w:fldCharType="begin"/>
      </w:r>
      <w:r w:rsidR="00BF5977">
        <w:rPr>
          <w:rFonts w:ascii="EC Square Sans Pro" w:eastAsia="EC Square Sans Pro" w:hAnsi="EC Square Sans Pro" w:cs="EC Square Sans Pro"/>
          <w:lang w:val="en-US"/>
        </w:rPr>
        <w:instrText xml:space="preserve"> ADDIN ZOTERO_ITEM CSL_CITATION {"citationID":"Q85Wa8Ud","properties":{"formattedCitation":"[25]","plainCitation":"[25]","noteIndex":0},"citationItems":[{"id":1772,"uris":["http://zotero.org/groups/5272309/items/KDAG9UDD"],"itemData":{"id":1772,"type":"article-journal","container-title":"Environmental Health Perspectives","DOI":"10.1289/EHP173","ISSN":"0091-6765, 1552-9924","issue":"3","journalAbbreviation":"Environ Health Perspect","language":"en","page":"385-391","source":"DOI.org (Crossref)","title":"Climate Change and Future Pollen Allergy in Europe","volume":"125","author":[{"family":"Lake","given":"Iain R."},{"family":"Jones","given":"Natalia R."},{"family":"Agnew","given":"Maureen"},{"family":"Goodess","given":"Clare M."},{"family":"Giorgi","given":"Filippo"},{"family":"Hamaoui-Laguel","given":"Lynda"},{"family":"Semenov","given":"Mikhail A."},{"family":"Solomon","given":"Fabien"},{"family":"Storkey","given":"Jonathan"},{"family":"Vautard","given":"Robert"},{"family":"Epstein","given":"Michelle M."}],"issued":{"date-parts":[["2017",3]]}}}],"schema":"https://github.com/citation-style-language/schema/raw/master/csl-citation.json"} </w:instrText>
      </w:r>
      <w:r w:rsidR="00E62BBD">
        <w:rPr>
          <w:rFonts w:ascii="EC Square Sans Pro" w:eastAsia="EC Square Sans Pro" w:hAnsi="EC Square Sans Pro" w:cs="EC Square Sans Pro"/>
          <w:lang w:val="en-US"/>
        </w:rPr>
        <w:fldChar w:fldCharType="separate"/>
      </w:r>
      <w:r w:rsidR="00BF5977" w:rsidRPr="00E118A0">
        <w:rPr>
          <w:rFonts w:ascii="EC Square Sans Pro" w:hAnsi="EC Square Sans Pro"/>
          <w:lang w:val="en-GB"/>
        </w:rPr>
        <w:t>[25]</w:t>
      </w:r>
      <w:r w:rsidR="00E62BBD">
        <w:rPr>
          <w:rFonts w:ascii="EC Square Sans Pro" w:eastAsia="EC Square Sans Pro" w:hAnsi="EC Square Sans Pro" w:cs="EC Square Sans Pro"/>
          <w:lang w:val="en-US"/>
        </w:rPr>
        <w:fldChar w:fldCharType="end"/>
      </w:r>
      <w:r w:rsidR="00E44205" w:rsidRPr="001C39F7">
        <w:rPr>
          <w:rFonts w:ascii="EC Square Sans Pro" w:eastAsia="EC Square Sans Pro" w:hAnsi="EC Square Sans Pro" w:cs="EC Square Sans Pro"/>
          <w:lang w:val="en-US"/>
        </w:rPr>
        <w:t>.</w:t>
      </w:r>
    </w:p>
    <w:p w14:paraId="3B217ECD" w14:textId="77777777" w:rsidR="00E44205" w:rsidRPr="001C39F7" w:rsidDel="00920FAE" w:rsidRDefault="00E44205" w:rsidP="00E44205">
      <w:pPr>
        <w:spacing w:line="259" w:lineRule="auto"/>
        <w:ind w:left="567"/>
        <w:contextualSpacing/>
        <w:jc w:val="both"/>
        <w:rPr>
          <w:rFonts w:ascii="EC Square Sans Pro" w:eastAsia="EC Square Sans Pro" w:hAnsi="EC Square Sans Pro" w:cs="EC Square Sans Pro"/>
          <w:lang w:val="en-US"/>
        </w:rPr>
      </w:pPr>
    </w:p>
    <w:p w14:paraId="0F0A40A3" w14:textId="135249D8" w:rsidR="00E44205" w:rsidRPr="001C39F7" w:rsidDel="00920FAE" w:rsidRDefault="00E44205" w:rsidP="00E44205">
      <w:pPr>
        <w:spacing w:line="259" w:lineRule="auto"/>
        <w:contextualSpacing/>
        <w:jc w:val="both"/>
        <w:rPr>
          <w:rFonts w:ascii="EC Square Sans Pro" w:eastAsia="EC Square Sans Pro" w:hAnsi="EC Square Sans Pro" w:cs="EC Square Sans Pro"/>
          <w:b/>
          <w:bCs/>
          <w:lang w:val="en-US"/>
        </w:rPr>
      </w:pPr>
      <w:r w:rsidRPr="001C39F7">
        <w:rPr>
          <w:rFonts w:ascii="EC Square Sans Pro" w:eastAsia="EC Square Sans Pro" w:hAnsi="EC Square Sans Pro" w:cs="EC Square Sans Pro"/>
          <w:b/>
          <w:bCs/>
          <w:lang w:val="en-US"/>
        </w:rPr>
        <w:t xml:space="preserve">Indirect </w:t>
      </w:r>
      <w:r w:rsidR="00226C76">
        <w:rPr>
          <w:rFonts w:ascii="EC Square Sans Pro" w:eastAsia="EC Square Sans Pro" w:hAnsi="EC Square Sans Pro" w:cs="EC Square Sans Pro"/>
          <w:b/>
          <w:bCs/>
          <w:lang w:val="en-US"/>
        </w:rPr>
        <w:t>i</w:t>
      </w:r>
      <w:r w:rsidRPr="001C39F7">
        <w:rPr>
          <w:rFonts w:ascii="EC Square Sans Pro" w:eastAsia="EC Square Sans Pro" w:hAnsi="EC Square Sans Pro" w:cs="EC Square Sans Pro"/>
          <w:b/>
          <w:bCs/>
          <w:lang w:val="en-US"/>
        </w:rPr>
        <w:t>mpacts</w:t>
      </w:r>
    </w:p>
    <w:p w14:paraId="19B2C2D2" w14:textId="77777777" w:rsidR="00226C76" w:rsidRDefault="00E44205" w:rsidP="00E44205">
      <w:pPr>
        <w:numPr>
          <w:ilvl w:val="0"/>
          <w:numId w:val="9"/>
        </w:numPr>
        <w:spacing w:line="259" w:lineRule="auto"/>
        <w:ind w:left="284" w:hanging="284"/>
        <w:contextualSpacing/>
        <w:jc w:val="both"/>
        <w:rPr>
          <w:rFonts w:ascii="EC Square Sans Pro" w:eastAsia="EC Square Sans Pro" w:hAnsi="EC Square Sans Pro" w:cs="EC Square Sans Pro"/>
          <w:lang w:val="en-US"/>
        </w:rPr>
      </w:pPr>
      <w:r w:rsidRPr="001C39F7">
        <w:rPr>
          <w:rFonts w:ascii="EC Square Sans Pro" w:eastAsia="EC Square Sans Pro" w:hAnsi="EC Square Sans Pro" w:cs="EC Square Sans Pro"/>
          <w:b/>
          <w:bCs/>
          <w:lang w:val="en-US"/>
        </w:rPr>
        <w:t xml:space="preserve">Food and </w:t>
      </w:r>
      <w:r w:rsidR="00226C76">
        <w:rPr>
          <w:rFonts w:ascii="EC Square Sans Pro" w:eastAsia="EC Square Sans Pro" w:hAnsi="EC Square Sans Pro" w:cs="EC Square Sans Pro"/>
          <w:b/>
          <w:bCs/>
          <w:lang w:val="en-US"/>
        </w:rPr>
        <w:t>w</w:t>
      </w:r>
      <w:r w:rsidRPr="001C39F7">
        <w:rPr>
          <w:rFonts w:ascii="EC Square Sans Pro" w:eastAsia="EC Square Sans Pro" w:hAnsi="EC Square Sans Pro" w:cs="EC Square Sans Pro"/>
          <w:b/>
          <w:bCs/>
          <w:lang w:val="en-US"/>
        </w:rPr>
        <w:t xml:space="preserve">ater </w:t>
      </w:r>
      <w:r w:rsidR="00226C76">
        <w:rPr>
          <w:rFonts w:ascii="EC Square Sans Pro" w:eastAsia="EC Square Sans Pro" w:hAnsi="EC Square Sans Pro" w:cs="EC Square Sans Pro"/>
          <w:b/>
          <w:bCs/>
          <w:lang w:val="en-US"/>
        </w:rPr>
        <w:t>s</w:t>
      </w:r>
      <w:r w:rsidRPr="001C39F7">
        <w:rPr>
          <w:rFonts w:ascii="EC Square Sans Pro" w:eastAsia="EC Square Sans Pro" w:hAnsi="EC Square Sans Pro" w:cs="EC Square Sans Pro"/>
          <w:b/>
          <w:bCs/>
          <w:lang w:val="en-US"/>
        </w:rPr>
        <w:t xml:space="preserve">carcity: </w:t>
      </w:r>
      <w:r w:rsidRPr="001C39F7">
        <w:rPr>
          <w:rFonts w:ascii="EC Square Sans Pro" w:eastAsia="EC Square Sans Pro" w:hAnsi="EC Square Sans Pro" w:cs="EC Square Sans Pro"/>
          <w:bCs/>
          <w:lang w:val="en-US"/>
        </w:rPr>
        <w:t>Changes in temperature and precipitation patterns can lead to crop failures, reduced food availability, leading to food insecurity, as well as decreased water quality. This can result in malnutrition and micronutrient deficiencies,</w:t>
      </w:r>
      <w:r w:rsidRPr="001C39F7">
        <w:rPr>
          <w:rFonts w:ascii="EC Square Sans Pro" w:eastAsia="EC Square Sans Pro" w:hAnsi="EC Square Sans Pro" w:cs="EC Square Sans Pro"/>
          <w:lang w:val="en-US"/>
        </w:rPr>
        <w:t xml:space="preserve"> particularly for vulnerable populations. </w:t>
      </w:r>
    </w:p>
    <w:p w14:paraId="175E6F9B" w14:textId="613C44E0" w:rsidR="00E44205" w:rsidRPr="001C39F7" w:rsidDel="00920FAE" w:rsidRDefault="00E44205" w:rsidP="00226C76">
      <w:pPr>
        <w:numPr>
          <w:ilvl w:val="1"/>
          <w:numId w:val="9"/>
        </w:numPr>
        <w:spacing w:line="259" w:lineRule="auto"/>
        <w:ind w:left="567" w:hanging="283"/>
        <w:contextualSpacing/>
        <w:jc w:val="both"/>
        <w:rPr>
          <w:rFonts w:ascii="EC Square Sans Pro" w:eastAsia="EC Square Sans Pro" w:hAnsi="EC Square Sans Pro" w:cs="EC Square Sans Pro"/>
          <w:lang w:val="en-US"/>
        </w:rPr>
      </w:pPr>
      <w:r w:rsidRPr="001C39F7">
        <w:rPr>
          <w:rFonts w:ascii="EC Square Sans Pro" w:eastAsia="EC Square Sans Pro" w:hAnsi="EC Square Sans Pro" w:cs="EC Square Sans Pro"/>
          <w:lang w:val="en-US"/>
        </w:rPr>
        <w:t xml:space="preserve">The increase of heatwaves and droughts events in 2021 was associated with 127 million more people experiencing moderate or severe food insecurity than in the period 1981–2010, with the consequent risk of malnutrition and potentially irreversible health effects </w:t>
      </w:r>
      <w:r w:rsidR="00E62BBD">
        <w:rPr>
          <w:rFonts w:ascii="EC Square Sans Pro" w:eastAsia="EC Square Sans Pro" w:hAnsi="EC Square Sans Pro" w:cs="EC Square Sans Pro"/>
          <w:lang w:val="en-US"/>
        </w:rPr>
        <w:fldChar w:fldCharType="begin"/>
      </w:r>
      <w:r w:rsidR="00BF5977">
        <w:rPr>
          <w:rFonts w:ascii="EC Square Sans Pro" w:eastAsia="EC Square Sans Pro" w:hAnsi="EC Square Sans Pro" w:cs="EC Square Sans Pro"/>
          <w:lang w:val="en-US"/>
        </w:rPr>
        <w:instrText xml:space="preserve"> ADDIN ZOTERO_ITEM CSL_CITATION {"citationID":"0yfjQ4rK","properties":{"formattedCitation":"[26]","plainCitation":"[26]","noteIndex":0},"citationItems":[{"id":1773,"uris":["http://zotero.org/groups/5272309/items/NKWKKFQJ"],"itemData":{"id":1773,"type":"article-journal","container-title":"The Lancet","DOI":"10.1016/S0140-6736(23)01859-7","ISSN":"01406736","issue":"10419","journalAbbreviation":"The Lancet","language":"en","page":"2346-2394","source":"DOI.org (Crossref)","title":"The 2023 report of the Lancet Countdown on health and climate change: the imperative for a health-centred response in a world facing irreversible harms","title-short":"The 2023 report of the Lancet Countdown on health and climate change","volume":"402","author":[{"family":"Romanello","given":"Marina"},{"family":"Napoli","given":"Claudia Di"},{"family":"Green","given":"Carole"},{"family":"Kennard","given":"Harry"},{"family":"Lampard","given":"Pete"},{"family":"Scamman","given":"Daniel"},{"family":"Walawender","given":"Maria"},{"family":"Ali","given":"Zakari"},{"family":"Ameli","given":"Nadia"},{"family":"Ayeb-Karlsson","given":"Sonja"},{"family":"Beggs","given":"Paul J"},{"family":"Belesova","given":"Kristine"},{"family":"Berrang Ford","given":"Lea"},{"family":"Bowen","given":"Kathryn"},{"family":"Cai","given":"Wenjia"},{"family":"Callaghan","given":"Max"},{"family":"Campbell-Lendrum","given":"Diarmid"},{"family":"Chambers","given":"Jonathan"},{"family":"Cross","given":"Troy J"},{"family":"Van Daalen","given":"Kim R"},{"family":"Dalin","given":"Carole"},{"family":"Dasandi","given":"Niheer"},{"family":"Dasgupta","given":"Shouro"},{"family":"Davies","given":"Michael"},{"family":"Dominguez-Salas","given":"Paula"},{"family":"Dubrow","given":"Robert"},{"family":"Ebi","given":"Kristie L"},{"family":"Eckelman","given":"Matthew"},{"family":"Ekins","given":"Paul"},{"family":"Freyberg","given":"Chris"},{"family":"Gasparyan","given":"Olga"},{"family":"Gordon-Strachan","given":"Georgiana"},{"family":"Graham","given":"Hilary"},{"family":"Gunther","given":"Samuel H"},{"family":"Hamilton","given":"Ian"},{"family":"Hang","given":"Yun"},{"family":"Hänninen","given":"Risto"},{"family":"Hartinger","given":"Stella"},{"family":"He","given":"Kehan"},{"family":"Heidecke","given":"Julian"},{"family":"Hess","given":"Jeremy J"},{"family":"Hsu","given":"Shih-Che"},{"family":"Jamart","given":"Louis"},{"family":"Jankin","given":"Slava"},{"family":"Jay","given":"Ollie"},{"family":"Kelman","given":"Ilan"},{"family":"Kiesewetter","given":"Gregor"},{"family":"Kinney","given":"Patrick"},{"family":"Kniveton","given":"Dominic"},{"family":"Kouznetsov","given":"Rostislav"},{"family":"Larosa","given":"Francesca"},{"family":"Lee","given":"Jason K W"},{"family":"Lemke","given":"Bruno"},{"family":"Liu","given":"Yang"},{"family":"Liu","given":"Zhao"},{"family":"Lott","given":"Melissa"},{"family":"Lotto Batista","given":"Martín"},{"family":"Lowe","given":"Rachel"},{"family":"Odhiambo Sewe","given":"Maquins"},{"family":"Martinez-Urtaza","given":"Jaime"},{"family":"Maslin","given":"Mark"},{"family":"McAllister","given":"Lucy"},{"family":"McMichael","given":"Celia"},{"family":"Mi","given":"Zhifu"},{"family":"Milner","given":"James"},{"family":"Minor","given":"Kelton"},{"family":"Minx","given":"Jan C"},{"family":"Mohajeri","given":"Nahid"},{"family":"Momen","given":"Natalie C"},{"family":"Moradi-Lakeh","given":"Maziar"},{"family":"Morrissey","given":"Karyn"},{"family":"Munzert","given":"Simon"},{"family":"Murray","given":"Kris A"},{"family":"Neville","given":"Tara"},{"family":"Nilsson","given":"Maria"},{"family":"Obradovich","given":"Nick"},{"family":"O'Hare","given":"Megan B"},{"family":"Oliveira","given":"Camile"},{"family":"Oreszczyn","given":"Tadj"},{"family":"Otto","given":"Matthias"},{"family":"Owfi","given":"Fereidoon"},{"family":"Pearman","given":"Olivia"},{"family":"Pega","given":"Frank"},{"family":"Pershing","given":"Andrew"},{"family":"Rabbaniha","given":"Mahnaz"},{"family":"Rickman","given":"Jamie"},{"family":"Robinson","given":"Elizabeth J Z"},{"family":"Rocklöv","given":"Joacim"},{"family":"Salas","given":"Renee N"},{"family":"Semenza","given":"Jan C"},{"family":"Sherman","given":"Jodi D"},{"family":"Shumake-Guillemot","given":"Joy"},{"family":"Silbert","given":"Grant"},{"family":"Sofiev","given":"Mikhail"},{"family":"Springmann","given":"Marco"},{"family":"Stowell","given":"Jennifer D"},{"family":"Tabatabaei","given":"Meisam"},{"family":"Taylor","given":"Jonathon"},{"family":"Thompson","given":"Ross"},{"family":"Tonne","given":"Cathryn"},{"family":"Treskova","given":"Marina"},{"family":"Trinanes","given":"Joaquin A"},{"family":"Wagner","given":"Fabian"},{"family":"Warnecke","given":"Laura"},{"family":"Whitcombe","given":"Hannah"},{"family":"Winning","given":"Matthew"},{"family":"Wyns","given":"Arthur"},{"family":"Yglesias-González","given":"Marisol"},{"family":"Zhang","given":"Shihui"},{"family":"Zhang","given":"Ying"},{"family":"Zhu","given":"Qiao"},{"family":"Gong","given":"Peng"},{"family":"Montgomery","given":"Hugh"},{"family":"Costello","given":"Anthony"}],"issued":{"date-parts":[["2023",12]]}}}],"schema":"https://github.com/citation-style-language/schema/raw/master/csl-citation.json"} </w:instrText>
      </w:r>
      <w:r w:rsidR="00E62BBD">
        <w:rPr>
          <w:rFonts w:ascii="EC Square Sans Pro" w:eastAsia="EC Square Sans Pro" w:hAnsi="EC Square Sans Pro" w:cs="EC Square Sans Pro"/>
          <w:lang w:val="en-US"/>
        </w:rPr>
        <w:fldChar w:fldCharType="separate"/>
      </w:r>
      <w:r w:rsidR="00BF5977" w:rsidRPr="00BF5977">
        <w:rPr>
          <w:rFonts w:ascii="EC Square Sans Pro" w:hAnsi="EC Square Sans Pro"/>
        </w:rPr>
        <w:t>[26]</w:t>
      </w:r>
      <w:r w:rsidR="00E62BBD">
        <w:rPr>
          <w:rFonts w:ascii="EC Square Sans Pro" w:eastAsia="EC Square Sans Pro" w:hAnsi="EC Square Sans Pro" w:cs="EC Square Sans Pro"/>
          <w:lang w:val="en-US"/>
        </w:rPr>
        <w:fldChar w:fldCharType="end"/>
      </w:r>
      <w:r w:rsidRPr="001C39F7">
        <w:rPr>
          <w:rFonts w:ascii="EC Square Sans Pro" w:eastAsia="EC Square Sans Pro" w:hAnsi="EC Square Sans Pro" w:cs="EC Square Sans Pro"/>
          <w:lang w:val="en-US"/>
        </w:rPr>
        <w:t xml:space="preserve">. </w:t>
      </w:r>
    </w:p>
    <w:p w14:paraId="1CEC3E3D" w14:textId="763E3926" w:rsidR="00E44205" w:rsidRPr="001C39F7" w:rsidDel="00920FAE" w:rsidRDefault="00E44205" w:rsidP="00E44205">
      <w:pPr>
        <w:numPr>
          <w:ilvl w:val="0"/>
          <w:numId w:val="9"/>
        </w:numPr>
        <w:spacing w:line="259" w:lineRule="auto"/>
        <w:ind w:left="284" w:hanging="284"/>
        <w:contextualSpacing/>
        <w:jc w:val="both"/>
        <w:rPr>
          <w:rFonts w:ascii="EC Square Sans Pro" w:eastAsia="EC Square Sans Pro" w:hAnsi="EC Square Sans Pro" w:cs="EC Square Sans Pro"/>
          <w:lang w:val="en-US"/>
        </w:rPr>
      </w:pPr>
      <w:r w:rsidRPr="001C39F7">
        <w:rPr>
          <w:rFonts w:ascii="EC Square Sans Pro" w:eastAsia="EC Square Sans Pro" w:hAnsi="EC Square Sans Pro" w:cs="EC Square Sans Pro"/>
          <w:b/>
          <w:bCs/>
          <w:lang w:val="en-US"/>
        </w:rPr>
        <w:t>Vector-</w:t>
      </w:r>
      <w:r w:rsidR="00226C76">
        <w:rPr>
          <w:rFonts w:ascii="EC Square Sans Pro" w:eastAsia="EC Square Sans Pro" w:hAnsi="EC Square Sans Pro" w:cs="EC Square Sans Pro"/>
          <w:b/>
          <w:bCs/>
          <w:lang w:val="en-US"/>
        </w:rPr>
        <w:t>b</w:t>
      </w:r>
      <w:r w:rsidRPr="001C39F7">
        <w:rPr>
          <w:rFonts w:ascii="EC Square Sans Pro" w:eastAsia="EC Square Sans Pro" w:hAnsi="EC Square Sans Pro" w:cs="EC Square Sans Pro"/>
          <w:b/>
          <w:bCs/>
          <w:lang w:val="en-US"/>
        </w:rPr>
        <w:t xml:space="preserve">orne </w:t>
      </w:r>
      <w:r w:rsidR="00226C76">
        <w:rPr>
          <w:rFonts w:ascii="EC Square Sans Pro" w:eastAsia="EC Square Sans Pro" w:hAnsi="EC Square Sans Pro" w:cs="EC Square Sans Pro"/>
          <w:b/>
          <w:bCs/>
          <w:lang w:val="en-US"/>
        </w:rPr>
        <w:t>d</w:t>
      </w:r>
      <w:r w:rsidRPr="001C39F7">
        <w:rPr>
          <w:rFonts w:ascii="EC Square Sans Pro" w:eastAsia="EC Square Sans Pro" w:hAnsi="EC Square Sans Pro" w:cs="EC Square Sans Pro"/>
          <w:b/>
          <w:bCs/>
          <w:lang w:val="en-US"/>
        </w:rPr>
        <w:t>iseases</w:t>
      </w:r>
      <w:r w:rsidRPr="001C39F7">
        <w:rPr>
          <w:rFonts w:ascii="EC Square Sans Pro" w:eastAsia="EC Square Sans Pro" w:hAnsi="EC Square Sans Pro" w:cs="EC Square Sans Pro"/>
          <w:lang w:val="en-US"/>
        </w:rPr>
        <w:t xml:space="preserve">: Climate change is altering the distribution and prevalence of disease vectors like mosquitoes, ticks, and fleas. This can lead to the emergence or re-emergence of pathogens, and increased risk of diseases like malaria, dengue fever, and Lyme disease, to name just a few. </w:t>
      </w:r>
    </w:p>
    <w:p w14:paraId="2E1C7517" w14:textId="2A2BD3F0" w:rsidR="00E44205" w:rsidRPr="001C39F7" w:rsidDel="00920FAE" w:rsidRDefault="00E44205" w:rsidP="00E44205">
      <w:pPr>
        <w:numPr>
          <w:ilvl w:val="1"/>
          <w:numId w:val="9"/>
        </w:numPr>
        <w:spacing w:line="259" w:lineRule="auto"/>
        <w:ind w:left="567" w:hanging="283"/>
        <w:contextualSpacing/>
        <w:jc w:val="both"/>
        <w:rPr>
          <w:rFonts w:ascii="EC Square Sans Pro" w:eastAsia="EC Square Sans Pro" w:hAnsi="EC Square Sans Pro" w:cs="EC Square Sans Pro"/>
          <w:lang w:val="en-US"/>
        </w:rPr>
      </w:pPr>
      <w:r w:rsidRPr="001C39F7">
        <w:rPr>
          <w:rFonts w:ascii="EC Square Sans Pro" w:eastAsia="EC Square Sans Pro" w:hAnsi="EC Square Sans Pro" w:cs="EC Square Sans Pro"/>
          <w:lang w:val="en-US"/>
        </w:rPr>
        <w:t xml:space="preserve">Accordingly to the ECDC, the number of locally acquired dengue cases has steadily increases, from 71 in the period 2010-2021, to 71 cases just in 2022 alone and 130 cases in 2023. The number of outbreaks is also increasing </w:t>
      </w:r>
      <w:r w:rsidR="00E4073C">
        <w:rPr>
          <w:rFonts w:ascii="EC Square Sans Pro" w:eastAsia="EC Square Sans Pro" w:hAnsi="EC Square Sans Pro" w:cs="EC Square Sans Pro"/>
          <w:lang w:val="en-US"/>
        </w:rPr>
        <w:fldChar w:fldCharType="begin"/>
      </w:r>
      <w:r w:rsidR="00BF5977">
        <w:rPr>
          <w:rFonts w:ascii="EC Square Sans Pro" w:eastAsia="EC Square Sans Pro" w:hAnsi="EC Square Sans Pro" w:cs="EC Square Sans Pro"/>
          <w:lang w:val="en-US"/>
        </w:rPr>
        <w:instrText xml:space="preserve"> ADDIN ZOTERO_ITEM CSL_CITATION {"citationID":"II8CDal8","properties":{"formattedCitation":"[27]","plainCitation":"[27]","noteIndex":0},"citationItems":[{"id":1760,"uris":["http://zotero.org/groups/5272309/items/5ZY7NT7I"],"itemData":{"id":1760,"type":"webpage","abstract":"The latest EU/EEA figures show a continuing upward trend in the number of cases of dengue imported from dengue-endemic regions, as well as an increasing number of local outbreaks of West Nile virus infections and dengue within the EU/EEA.","language":"en","title":"Worsening spread of mosquito-borne disease outbreaks in EU/EEA, according to latest ECDC figures","URL":"https://www.ecdc.europa.eu/en/news-events/worsening-spread-mosquito-borne-disease-outbreaks-eueea-according-latest-ecdc-figures","accessed":{"date-parts":[["2025",3,27]]},"issued":{"date-parts":[["2024",6,11]]}}}],"schema":"https://github.com/citation-style-language/schema/raw/master/csl-citation.json"} </w:instrText>
      </w:r>
      <w:r w:rsidR="00E4073C">
        <w:rPr>
          <w:rFonts w:ascii="EC Square Sans Pro" w:eastAsia="EC Square Sans Pro" w:hAnsi="EC Square Sans Pro" w:cs="EC Square Sans Pro"/>
          <w:lang w:val="en-US"/>
        </w:rPr>
        <w:fldChar w:fldCharType="separate"/>
      </w:r>
      <w:r w:rsidR="00BF5977" w:rsidRPr="00BF5977">
        <w:rPr>
          <w:rFonts w:ascii="EC Square Sans Pro" w:hAnsi="EC Square Sans Pro"/>
        </w:rPr>
        <w:t>[27]</w:t>
      </w:r>
      <w:r w:rsidR="00E4073C">
        <w:rPr>
          <w:rFonts w:ascii="EC Square Sans Pro" w:eastAsia="EC Square Sans Pro" w:hAnsi="EC Square Sans Pro" w:cs="EC Square Sans Pro"/>
          <w:lang w:val="en-US"/>
        </w:rPr>
        <w:fldChar w:fldCharType="end"/>
      </w:r>
      <w:r w:rsidRPr="001C39F7">
        <w:rPr>
          <w:rFonts w:ascii="EC Square Sans Pro" w:eastAsia="EC Square Sans Pro" w:hAnsi="EC Square Sans Pro" w:cs="EC Square Sans Pro"/>
          <w:lang w:val="en-US"/>
        </w:rPr>
        <w:t>.</w:t>
      </w:r>
    </w:p>
    <w:p w14:paraId="14C4BF69" w14:textId="1AA9E823" w:rsidR="00E44205" w:rsidRPr="001C39F7" w:rsidDel="00920FAE" w:rsidRDefault="00E44205" w:rsidP="00E44205">
      <w:pPr>
        <w:numPr>
          <w:ilvl w:val="1"/>
          <w:numId w:val="10"/>
        </w:numPr>
        <w:spacing w:line="259" w:lineRule="auto"/>
        <w:ind w:left="567" w:hanging="283"/>
        <w:contextualSpacing/>
        <w:jc w:val="both"/>
        <w:rPr>
          <w:rFonts w:ascii="EC Square Sans Pro" w:eastAsia="EC Square Sans Pro" w:hAnsi="EC Square Sans Pro" w:cs="EC Square Sans Pro"/>
          <w:lang w:val="en-US"/>
        </w:rPr>
      </w:pPr>
      <w:r w:rsidRPr="001C39F7">
        <w:rPr>
          <w:rFonts w:ascii="EC Square Sans Pro" w:eastAsia="EC Square Sans Pro" w:hAnsi="EC Square Sans Pro" w:cs="EC Square Sans Pro"/>
          <w:lang w:val="en-GB"/>
        </w:rPr>
        <w:t xml:space="preserve">By 2050, an additional 500 million people may be at risk of exposure to vector-borne diseases (i.e., malaria, dengue and Zika) </w:t>
      </w:r>
      <w:r w:rsidR="00E4073C">
        <w:rPr>
          <w:rFonts w:ascii="EC Square Sans Pro" w:eastAsia="EC Square Sans Pro" w:hAnsi="EC Square Sans Pro" w:cs="EC Square Sans Pro"/>
          <w:lang w:val="en-GB"/>
        </w:rPr>
        <w:fldChar w:fldCharType="begin"/>
      </w:r>
      <w:r w:rsidR="00BF5977">
        <w:rPr>
          <w:rFonts w:ascii="EC Square Sans Pro" w:eastAsia="EC Square Sans Pro" w:hAnsi="EC Square Sans Pro" w:cs="EC Square Sans Pro"/>
          <w:lang w:val="en-GB"/>
        </w:rPr>
        <w:instrText xml:space="preserve"> ADDIN ZOTERO_ITEM CSL_CITATION {"citationID":"ArtfNxpo","properties":{"formattedCitation":"[28]","plainCitation":"[28]","noteIndex":0},"citationItems":[{"id":1761,"uris":["http://zotero.org/groups/5272309/items/VE2D474J"],"itemData":{"id":1761,"type":"article-journal","container-title":"PLOS Neglected Tropical Diseases","DOI":"10.1371/journal.pntd.0007213","ISSN":"1935-2735","issue":"3","journalAbbreviation":"PLoS Negl Trop Dis","language":"en","page":"e0007213","source":"DOI.org (Crossref)","title":"Global expansion and redistribution of Aedes-borne virus transmission risk with climate change","volume":"13","author":[{"family":"Ryan","given":"Sadie J."},{"family":"Carlson","given":"Colin J."},{"family":"Mordecai","given":"Erin A."},{"family":"Johnson","given":"Leah R."}],"editor":[{"family":"Han","given":"Barbara A."}],"issued":{"date-parts":[["2019",3,28]]}}}],"schema":"https://github.com/citation-style-language/schema/raw/master/csl-citation.json"} </w:instrText>
      </w:r>
      <w:r w:rsidR="00E4073C">
        <w:rPr>
          <w:rFonts w:ascii="EC Square Sans Pro" w:eastAsia="EC Square Sans Pro" w:hAnsi="EC Square Sans Pro" w:cs="EC Square Sans Pro"/>
          <w:lang w:val="en-GB"/>
        </w:rPr>
        <w:fldChar w:fldCharType="separate"/>
      </w:r>
      <w:r w:rsidR="00BF5977" w:rsidRPr="00E118A0">
        <w:rPr>
          <w:rFonts w:ascii="EC Square Sans Pro" w:hAnsi="EC Square Sans Pro"/>
          <w:lang w:val="en-GB"/>
        </w:rPr>
        <w:t>[28]</w:t>
      </w:r>
      <w:r w:rsidR="00E4073C">
        <w:rPr>
          <w:rFonts w:ascii="EC Square Sans Pro" w:eastAsia="EC Square Sans Pro" w:hAnsi="EC Square Sans Pro" w:cs="EC Square Sans Pro"/>
          <w:lang w:val="en-GB"/>
        </w:rPr>
        <w:fldChar w:fldCharType="end"/>
      </w:r>
      <w:r w:rsidRPr="001C39F7">
        <w:rPr>
          <w:rFonts w:ascii="EC Square Sans Pro" w:eastAsia="EC Square Sans Pro" w:hAnsi="EC Square Sans Pro" w:cs="EC Square Sans Pro"/>
          <w:lang w:val="en-GB"/>
        </w:rPr>
        <w:t xml:space="preserve">. </w:t>
      </w:r>
      <w:r w:rsidR="00A06D8C">
        <w:rPr>
          <w:rFonts w:ascii="EC Square Sans Pro" w:eastAsia="EC Square Sans Pro" w:hAnsi="EC Square Sans Pro" w:cs="EC Square Sans Pro"/>
          <w:lang w:val="en-US"/>
        </w:rPr>
        <w:t>J</w:t>
      </w:r>
      <w:r w:rsidRPr="001C39F7">
        <w:rPr>
          <w:rFonts w:ascii="EC Square Sans Pro" w:eastAsia="EC Square Sans Pro" w:hAnsi="EC Square Sans Pro" w:cs="EC Square Sans Pro"/>
          <w:lang w:val="en-US"/>
        </w:rPr>
        <w:t xml:space="preserve">ust in Europe, the risk of malaria transmission could increase by 10-20% by 2050 if climate change continues </w:t>
      </w:r>
      <w:r w:rsidR="00083106">
        <w:rPr>
          <w:rFonts w:ascii="EC Square Sans Pro" w:eastAsia="EC Square Sans Pro" w:hAnsi="EC Square Sans Pro" w:cs="EC Square Sans Pro"/>
          <w:lang w:val="en-US"/>
        </w:rPr>
        <w:fldChar w:fldCharType="begin"/>
      </w:r>
      <w:r w:rsidR="00BF5977">
        <w:rPr>
          <w:rFonts w:ascii="EC Square Sans Pro" w:eastAsia="EC Square Sans Pro" w:hAnsi="EC Square Sans Pro" w:cs="EC Square Sans Pro"/>
          <w:lang w:val="en-US"/>
        </w:rPr>
        <w:instrText xml:space="preserve"> ADDIN ZOTERO_ITEM CSL_CITATION {"citationID":"7PW93Yf3","properties":{"formattedCitation":"[17]","plainCitation":"[17]","noteIndex":0},"citationItems":[{"id":1754,"uris":["http://zotero.org/groups/5272309/items/YA49QZF9"],"itemData":{"id":1754,"type":"report","abstract":"This report written by the World Economic Forum, in collaboration with Oliver Wyman, provides an in-depth economic analysis of how climate change will reshape health landscapes over the next two decades. It highlights increased risks from new pathogens, pollution and extreme weather events and shows how these will exacerbate current health inequities, disproportionately impacting the most vulnerable populations.","language":"en","publisher":"World Economic Forum","title":"Quantifying the Impact of Climate Change on Human Health","URL":"https://www.weforum.org/publications/quantifying-the-impact-of-climate-change-on-human-health/","author":[{"family":"WEF","given":""}],"accessed":{"date-parts":[["2025",3,27]]},"issued":{"date-parts":[["2024",1,16]]}}}],"schema":"https://github.com/citation-style-language/schema/raw/master/csl-citation.json"} </w:instrText>
      </w:r>
      <w:r w:rsidR="00083106">
        <w:rPr>
          <w:rFonts w:ascii="EC Square Sans Pro" w:eastAsia="EC Square Sans Pro" w:hAnsi="EC Square Sans Pro" w:cs="EC Square Sans Pro"/>
          <w:lang w:val="en-US"/>
        </w:rPr>
        <w:fldChar w:fldCharType="separate"/>
      </w:r>
      <w:r w:rsidR="00BF5977" w:rsidRPr="00E118A0">
        <w:rPr>
          <w:rFonts w:ascii="EC Square Sans Pro" w:hAnsi="EC Square Sans Pro"/>
          <w:lang w:val="en-GB"/>
        </w:rPr>
        <w:t>[17]</w:t>
      </w:r>
      <w:r w:rsidR="00083106">
        <w:rPr>
          <w:rFonts w:ascii="EC Square Sans Pro" w:eastAsia="EC Square Sans Pro" w:hAnsi="EC Square Sans Pro" w:cs="EC Square Sans Pro"/>
          <w:lang w:val="en-US"/>
        </w:rPr>
        <w:fldChar w:fldCharType="end"/>
      </w:r>
      <w:r w:rsidRPr="001C39F7">
        <w:rPr>
          <w:rFonts w:ascii="EC Square Sans Pro" w:eastAsia="EC Square Sans Pro" w:hAnsi="EC Square Sans Pro" w:cs="EC Square Sans Pro"/>
          <w:lang w:val="en-US"/>
        </w:rPr>
        <w:t>.</w:t>
      </w:r>
    </w:p>
    <w:p w14:paraId="5AEFE0A1" w14:textId="4A2A7188" w:rsidR="00E44205" w:rsidRPr="001C39F7" w:rsidDel="00920FAE" w:rsidRDefault="00E44205" w:rsidP="00E44205">
      <w:pPr>
        <w:numPr>
          <w:ilvl w:val="0"/>
          <w:numId w:val="8"/>
        </w:numPr>
        <w:spacing w:line="259" w:lineRule="auto"/>
        <w:ind w:left="284" w:hanging="284"/>
        <w:contextualSpacing/>
        <w:jc w:val="both"/>
        <w:rPr>
          <w:rFonts w:ascii="EC Square Sans Pro" w:eastAsia="EC Square Sans Pro" w:hAnsi="EC Square Sans Pro" w:cs="EC Square Sans Pro"/>
          <w:lang w:val="en-US"/>
        </w:rPr>
      </w:pPr>
      <w:r w:rsidRPr="001C39F7">
        <w:rPr>
          <w:rFonts w:ascii="EC Square Sans Pro" w:eastAsia="EC Square Sans Pro" w:hAnsi="EC Square Sans Pro" w:cs="EC Square Sans Pro"/>
          <w:b/>
          <w:bCs/>
          <w:lang w:val="en-US"/>
        </w:rPr>
        <w:t>Water-</w:t>
      </w:r>
      <w:r w:rsidR="00226C76">
        <w:rPr>
          <w:rFonts w:ascii="EC Square Sans Pro" w:eastAsia="EC Square Sans Pro" w:hAnsi="EC Square Sans Pro" w:cs="EC Square Sans Pro"/>
          <w:b/>
          <w:bCs/>
          <w:lang w:val="en-US"/>
        </w:rPr>
        <w:t>b</w:t>
      </w:r>
      <w:r w:rsidRPr="001C39F7">
        <w:rPr>
          <w:rFonts w:ascii="EC Square Sans Pro" w:eastAsia="EC Square Sans Pro" w:hAnsi="EC Square Sans Pro" w:cs="EC Square Sans Pro"/>
          <w:b/>
          <w:bCs/>
          <w:lang w:val="en-US"/>
        </w:rPr>
        <w:t xml:space="preserve">orne </w:t>
      </w:r>
      <w:r w:rsidR="00226C76">
        <w:rPr>
          <w:rFonts w:ascii="EC Square Sans Pro" w:eastAsia="EC Square Sans Pro" w:hAnsi="EC Square Sans Pro" w:cs="EC Square Sans Pro"/>
          <w:b/>
          <w:bCs/>
          <w:lang w:val="en-US"/>
        </w:rPr>
        <w:t>d</w:t>
      </w:r>
      <w:r w:rsidRPr="001C39F7">
        <w:rPr>
          <w:rFonts w:ascii="EC Square Sans Pro" w:eastAsia="EC Square Sans Pro" w:hAnsi="EC Square Sans Pro" w:cs="EC Square Sans Pro"/>
          <w:b/>
          <w:bCs/>
          <w:lang w:val="en-US"/>
        </w:rPr>
        <w:t>iseases</w:t>
      </w:r>
      <w:r w:rsidRPr="001C39F7">
        <w:rPr>
          <w:rFonts w:ascii="EC Square Sans Pro" w:eastAsia="EC Square Sans Pro" w:hAnsi="EC Square Sans Pro" w:cs="EC Square Sans Pro"/>
          <w:lang w:val="en-US"/>
        </w:rPr>
        <w:t xml:space="preserve">: Changes in precipitation patterns, sea-level rise, and increased flooding can contaminate water sources, spreading water-borne diseases like cholera and diarrhea. </w:t>
      </w:r>
    </w:p>
    <w:p w14:paraId="5F463CFA" w14:textId="14CF1D79" w:rsidR="00A06D8C" w:rsidRPr="00A06D8C" w:rsidRDefault="00E44205" w:rsidP="00A06D8C">
      <w:pPr>
        <w:numPr>
          <w:ilvl w:val="0"/>
          <w:numId w:val="8"/>
        </w:numPr>
        <w:spacing w:line="259" w:lineRule="auto"/>
        <w:ind w:left="284" w:hanging="284"/>
        <w:contextualSpacing/>
        <w:jc w:val="both"/>
        <w:rPr>
          <w:rFonts w:ascii="EC Square Sans Pro" w:eastAsia="EC Square Sans Pro" w:hAnsi="EC Square Sans Pro" w:cs="EC Square Sans Pro"/>
          <w:b/>
          <w:bCs/>
          <w:lang w:val="en-US"/>
        </w:rPr>
      </w:pPr>
      <w:r w:rsidRPr="001C39F7">
        <w:rPr>
          <w:rFonts w:ascii="EC Square Sans Pro" w:eastAsia="EC Square Sans Pro" w:hAnsi="EC Square Sans Pro" w:cs="EC Square Sans Pro"/>
          <w:b/>
          <w:bCs/>
          <w:lang w:val="en-US"/>
        </w:rPr>
        <w:t>Antimicrobial Resistance (AMR)</w:t>
      </w:r>
      <w:r w:rsidRPr="00A06D8C">
        <w:rPr>
          <w:rFonts w:ascii="EC Square Sans Pro" w:eastAsia="EC Square Sans Pro" w:hAnsi="EC Square Sans Pro" w:cs="EC Square Sans Pro"/>
          <w:bCs/>
          <w:lang w:val="en-US"/>
        </w:rPr>
        <w:t>:</w:t>
      </w:r>
      <w:r w:rsidR="00A06D8C">
        <w:rPr>
          <w:rFonts w:ascii="EC Square Sans Pro" w:eastAsia="EC Square Sans Pro" w:hAnsi="EC Square Sans Pro" w:cs="EC Square Sans Pro"/>
          <w:bCs/>
          <w:lang w:val="en-US"/>
        </w:rPr>
        <w:t>as</w:t>
      </w:r>
      <w:r w:rsidRPr="00A06D8C">
        <w:rPr>
          <w:rFonts w:ascii="EC Square Sans Pro" w:eastAsia="EC Square Sans Pro" w:hAnsi="EC Square Sans Pro" w:cs="EC Square Sans Pro"/>
          <w:bCs/>
          <w:lang w:val="en-US"/>
        </w:rPr>
        <w:t xml:space="preserve"> declared by WHO, </w:t>
      </w:r>
      <w:r w:rsidR="00A06D8C" w:rsidRPr="00A06D8C">
        <w:rPr>
          <w:rFonts w:ascii="EC Square Sans Pro" w:eastAsia="EC Square Sans Pro" w:hAnsi="EC Square Sans Pro" w:cs="EC Square Sans Pro"/>
          <w:bCs/>
          <w:lang w:val="en-US"/>
        </w:rPr>
        <w:t xml:space="preserve">AMR </w:t>
      </w:r>
      <w:r w:rsidR="00A06D8C">
        <w:rPr>
          <w:rFonts w:ascii="EC Square Sans Pro" w:eastAsia="EC Square Sans Pro" w:hAnsi="EC Square Sans Pro" w:cs="EC Square Sans Pro"/>
          <w:bCs/>
          <w:lang w:val="en-US"/>
        </w:rPr>
        <w:t xml:space="preserve">is </w:t>
      </w:r>
      <w:r w:rsidRPr="00A06D8C">
        <w:rPr>
          <w:rFonts w:ascii="EC Square Sans Pro" w:eastAsia="EC Square Sans Pro" w:hAnsi="EC Square Sans Pro" w:cs="EC Square Sans Pro"/>
          <w:bCs/>
          <w:lang w:val="en-US"/>
        </w:rPr>
        <w:t xml:space="preserve">one of the top ten global public health threats facing humanity that claims about 700,000 lives per year and it is estimated to cost between $300 billion to $1 trillion per year by 2050 </w:t>
      </w:r>
      <w:r w:rsidR="00F93D2A">
        <w:rPr>
          <w:rFonts w:ascii="EC Square Sans Pro" w:eastAsia="EC Square Sans Pro" w:hAnsi="EC Square Sans Pro" w:cs="EC Square Sans Pro"/>
          <w:bCs/>
          <w:lang w:val="en-US"/>
        </w:rPr>
        <w:fldChar w:fldCharType="begin"/>
      </w:r>
      <w:r w:rsidR="00BF5977">
        <w:rPr>
          <w:rFonts w:ascii="EC Square Sans Pro" w:eastAsia="EC Square Sans Pro" w:hAnsi="EC Square Sans Pro" w:cs="EC Square Sans Pro"/>
          <w:bCs/>
          <w:lang w:val="en-US"/>
        </w:rPr>
        <w:instrText xml:space="preserve"> ADDIN ZOTERO_ITEM CSL_CITATION {"citationID":"zIeJ5QQV","properties":{"formattedCitation":"[29]","plainCitation":"[29]","noteIndex":0},"citationItems":[{"id":1774,"uris":["http://zotero.org/groups/5272309/items/SLUZKHI9"],"itemData":{"id":1774,"type":"article-journal","abstract":"Background\n              Antimicrobial resistance (AMR) is a growing global crisis with long-term and unpredictable health, social and economic impacts, with which climate change is likely to interact. Understanding how to govern AMR amidst evolving climatic changes is critical. Scenario planning offers a suitable approach. By envisioning alternative futures, stakeholders more effectively can identify consequences, anticipate problems, and better determine how to intervene. This study explored future worlds and actions that may successfully address AMR in a changing climate in a high-income country, using Sweden as the case.\n            \n            \n              Methods\n              \n                We conducted online scenario-building workshops and interviews with eight experts who explored: (1) how promising interventions (\n                taxation of antimicrobials at point of sale\n                , and\n                infection prevention measures\n                ) could each combat AMR in 2050 in Sweden given our changing climate; and (2) actions to take starting in 2030 to ensure success in 2050. Transcripts were thematically analyzed to produce a narrative of participant validated alternative futures.\n              \n            \n            \n              Results\n              \n                Recognizing AMR to be a global problem requiring global solutions, participants looked beyond Sweden to construct three alternative futures: (1) “Tax Burn Out” revealed\n                taxation of antimicrobials\n                as a low-impact intervention that creates inequities and thus would fail to address AMR without other interventions, such as infection prevention measures. (2) “Addressing the Basics” identified\n                infection prevention measures\n                as highly impactful at containing AMR in 2050 because they would contribute to achieving the Sustainable Development Goals (SDGs), which would be essential to tackling inequities underpinning AMR and climate change, and help to stabilize climate-induced mass migration and conflicts; and (3) ”Siloed Nations” described a movement toward nationalism and protectionism that would derail the “Addressing the Basics” scenario, threatening health and wellbeing of all. Several urgent actions were identified to combat AMR long-term regardless which future un-folds, such as global collaboration, and a holistic approach where AMR and climate change are addressed as interlinked issues.\n              \n            \n            \n              Conclusion\n              Our participatory scenario planning approach enabled participants from different sectors to create shared future visions and identify urgent actions to take that hinge on global collaboration, addressing AMR and climate change together, and achieving the SDGs to combat AMR under a changing climate.","container-title":"Frontiers in Public Health","DOI":"10.3389/fpubh.2022.831097","ISSN":"2296-2565","journalAbbreviation":"Front. Public Health","page":"831097","source":"DOI.org (Crossref)","title":"Governing Antimicrobial Resistance (AMR) in a Changing Climate: A Participatory Scenario Planning Approach Applied to Sweden in 2050","title-short":"Governing Antimicrobial Resistance (AMR) in a Changing Climate","volume":"10","author":[{"family":"Lambraki","given":"Irene Anna"},{"family":"Cousins","given":"Melanie"},{"family":"Graells","given":"Tiscar"},{"family":"Léger","given":"Anaïs"},{"family":"Abdelrahman","given":"Sara"},{"family":"Desbois","given":"Andrew P."},{"family":"Gallagher","given":"Rose"},{"family":"Staaf Larsson","given":"Birgitta"},{"family":"Mattson","given":"Bengt"},{"family":"Henriksson","given":"Patrik"},{"family":"Troell","given":"Max"},{"family":"Søgaard Jørgensen","given":"Peter"},{"family":"Wernli","given":"Didier"},{"family":"Carson","given":"Carolee Anne"},{"family":"Parmley","given":"Elizabeth Jane"},{"family":"Majowicz","given":"Shannon Elizabeth"}],"issued":{"date-parts":[["2022",7,6]]}}}],"schema":"https://github.com/citation-style-language/schema/raw/master/csl-citation.json"} </w:instrText>
      </w:r>
      <w:r w:rsidR="00F93D2A">
        <w:rPr>
          <w:rFonts w:ascii="EC Square Sans Pro" w:eastAsia="EC Square Sans Pro" w:hAnsi="EC Square Sans Pro" w:cs="EC Square Sans Pro"/>
          <w:bCs/>
          <w:lang w:val="en-US"/>
        </w:rPr>
        <w:fldChar w:fldCharType="separate"/>
      </w:r>
      <w:r w:rsidR="00BF5977" w:rsidRPr="00E118A0">
        <w:rPr>
          <w:rFonts w:ascii="EC Square Sans Pro" w:hAnsi="EC Square Sans Pro"/>
          <w:lang w:val="en-GB"/>
        </w:rPr>
        <w:t>[29]</w:t>
      </w:r>
      <w:r w:rsidR="00F93D2A">
        <w:rPr>
          <w:rFonts w:ascii="EC Square Sans Pro" w:eastAsia="EC Square Sans Pro" w:hAnsi="EC Square Sans Pro" w:cs="EC Square Sans Pro"/>
          <w:bCs/>
          <w:lang w:val="en-US"/>
        </w:rPr>
        <w:fldChar w:fldCharType="end"/>
      </w:r>
      <w:r w:rsidRPr="00A06D8C">
        <w:rPr>
          <w:rFonts w:ascii="EC Square Sans Pro" w:eastAsia="EC Square Sans Pro" w:hAnsi="EC Square Sans Pro" w:cs="EC Square Sans Pro"/>
          <w:bCs/>
          <w:lang w:val="en-US"/>
        </w:rPr>
        <w:t xml:space="preserve">. Despite the main reason for AMR is the excessive and inappropriate use of antibiotics, climate change can exacerbate it since: </w:t>
      </w:r>
    </w:p>
    <w:p w14:paraId="50E08530" w14:textId="2531F0BA" w:rsidR="00A06D8C" w:rsidRDefault="00E44205" w:rsidP="00A06D8C">
      <w:pPr>
        <w:spacing w:line="259" w:lineRule="auto"/>
        <w:ind w:left="567"/>
        <w:contextualSpacing/>
        <w:jc w:val="both"/>
        <w:rPr>
          <w:rFonts w:ascii="EC Square Sans Pro" w:eastAsia="EC Square Sans Pro" w:hAnsi="EC Square Sans Pro" w:cs="EC Square Sans Pro"/>
          <w:lang w:val="en-US"/>
        </w:rPr>
      </w:pPr>
      <w:r w:rsidRPr="00A06D8C">
        <w:rPr>
          <w:rFonts w:ascii="EC Square Sans Pro" w:eastAsia="EC Square Sans Pro" w:hAnsi="EC Square Sans Pro" w:cs="EC Square Sans Pro"/>
          <w:lang w:val="en-US"/>
        </w:rPr>
        <w:t xml:space="preserve">a) bacteria growth and reproduction are facilitated by temperatures above 30° C </w:t>
      </w:r>
      <w:r w:rsidR="00F93D2A">
        <w:rPr>
          <w:rFonts w:ascii="EC Square Sans Pro" w:eastAsia="EC Square Sans Pro" w:hAnsi="EC Square Sans Pro" w:cs="EC Square Sans Pro"/>
          <w:lang w:val="en-US"/>
        </w:rPr>
        <w:fldChar w:fldCharType="begin"/>
      </w:r>
      <w:r w:rsidR="00BF5977">
        <w:rPr>
          <w:rFonts w:ascii="EC Square Sans Pro" w:eastAsia="EC Square Sans Pro" w:hAnsi="EC Square Sans Pro" w:cs="EC Square Sans Pro"/>
          <w:lang w:val="en-US"/>
        </w:rPr>
        <w:instrText xml:space="preserve"> ADDIN ZOTERO_ITEM CSL_CITATION {"citationID":"1MJhFEap","properties":{"formattedCitation":"[30]","plainCitation":"[30]","noteIndex":0},"citationItems":[{"id":1775,"uris":["http://zotero.org/groups/5272309/items/FK74JFTS"],"itemData":{"id":1775,"type":"article-journal","DOI":"10.25646/11404","language":"en","license":"(CC BY 3.0 DE) Namensnennung 3.0 Deutschland,","note":"publisher: Robert Koch-Institut","source":"DOI.org (Datacite)","title":"Antimicrobial resistance in Germany and Europe – A systematic review on the increasing threat accelerated by climate change","URL":"https://edoc.rki.de/handle/176904/11084","author":[{"family":"Meinen","given":"Annika"},{"family":"Tomczyk","given":"Sara"},{"family":"Wiegand","given":"Flora Noelle"},{"family":"Abu Sin","given":"Muna"},{"family":"Eckmanns","given":"Tim"},{"family":"Haller","given":"Sebastian"}],"contributor":[{"family":"Koch-Institut","given":"Robert"}],"accessed":{"date-parts":[["2025",3,27]]},"issued":{"date-parts":[["2023",6,1]]}}}],"schema":"https://github.com/citation-style-language/schema/raw/master/csl-citation.json"} </w:instrText>
      </w:r>
      <w:r w:rsidR="00F93D2A">
        <w:rPr>
          <w:rFonts w:ascii="EC Square Sans Pro" w:eastAsia="EC Square Sans Pro" w:hAnsi="EC Square Sans Pro" w:cs="EC Square Sans Pro"/>
          <w:lang w:val="en-US"/>
        </w:rPr>
        <w:fldChar w:fldCharType="separate"/>
      </w:r>
      <w:r w:rsidR="00BF5977" w:rsidRPr="00E118A0">
        <w:rPr>
          <w:rFonts w:ascii="EC Square Sans Pro" w:hAnsi="EC Square Sans Pro"/>
          <w:lang w:val="en-GB"/>
        </w:rPr>
        <w:t>[30]</w:t>
      </w:r>
      <w:r w:rsidR="00F93D2A">
        <w:rPr>
          <w:rFonts w:ascii="EC Square Sans Pro" w:eastAsia="EC Square Sans Pro" w:hAnsi="EC Square Sans Pro" w:cs="EC Square Sans Pro"/>
          <w:lang w:val="en-US"/>
        </w:rPr>
        <w:fldChar w:fldCharType="end"/>
      </w:r>
      <w:r w:rsidRPr="00A06D8C">
        <w:rPr>
          <w:rFonts w:ascii="EC Square Sans Pro" w:eastAsia="EC Square Sans Pro" w:hAnsi="EC Square Sans Pro" w:cs="EC Square Sans Pro"/>
          <w:lang w:val="en-US"/>
        </w:rPr>
        <w:t xml:space="preserve">; </w:t>
      </w:r>
    </w:p>
    <w:p w14:paraId="42703333" w14:textId="33E0E175" w:rsidR="00A06D8C" w:rsidRDefault="00E44205" w:rsidP="00A06D8C">
      <w:pPr>
        <w:spacing w:line="259" w:lineRule="auto"/>
        <w:ind w:left="567"/>
        <w:contextualSpacing/>
        <w:jc w:val="both"/>
        <w:rPr>
          <w:rFonts w:ascii="EC Square Sans Pro" w:eastAsia="EC Square Sans Pro" w:hAnsi="EC Square Sans Pro" w:cs="EC Square Sans Pro"/>
          <w:lang w:val="en-US"/>
        </w:rPr>
      </w:pPr>
      <w:r w:rsidRPr="00A06D8C">
        <w:rPr>
          <w:rFonts w:ascii="EC Square Sans Pro" w:eastAsia="EC Square Sans Pro" w:hAnsi="EC Square Sans Pro" w:cs="EC Square Sans Pro"/>
          <w:lang w:val="en-US"/>
        </w:rPr>
        <w:t xml:space="preserve">b) flooding can cause wastewater and sewage, the major vehicles of AMR in surface waters, to overwhelm treatment plants and contaminate surrounding areas </w:t>
      </w:r>
      <w:r w:rsidR="0017356B">
        <w:rPr>
          <w:rFonts w:ascii="EC Square Sans Pro" w:eastAsia="EC Square Sans Pro" w:hAnsi="EC Square Sans Pro" w:cs="EC Square Sans Pro"/>
          <w:lang w:val="en-US"/>
        </w:rPr>
        <w:fldChar w:fldCharType="begin"/>
      </w:r>
      <w:r w:rsidR="00BF5977">
        <w:rPr>
          <w:rFonts w:ascii="EC Square Sans Pro" w:eastAsia="EC Square Sans Pro" w:hAnsi="EC Square Sans Pro" w:cs="EC Square Sans Pro"/>
          <w:lang w:val="en-US"/>
        </w:rPr>
        <w:instrText xml:space="preserve"> ADDIN ZOTERO_ITEM CSL_CITATION {"citationID":"eY2zzLYR","properties":{"formattedCitation":"[31], [32]","plainCitation":"[31], [32]","noteIndex":0},"citationItems":[{"id":1776,"uris":["http://zotero.org/groups/5272309/items/JJX8VMCC"],"itemData":{"id":1776,"type":"webpage","abstract":"Antimicrobial resistance (AMR) is among top 10 threats for global health, with nearly 5 million associated deaths in 2019, and it is closely linked to the environmental crisis.","language":"en","note":"section: News and Stories","title":"What is fuelling the world’s antimicrobial resistance crisis?","URL":"https://www.unep.org/news-and-stories/story/what-fuelling-worlds-antimicrobial-resistance-crisis","accessed":{"date-parts":[["2025",3,27]]},"issued":{"date-parts":[["2023",11,23]]}}},{"id":1777,"uris":["http://zotero.org/groups/5272309/items/TQV8Q3YU"],"itemData":{"id":1777,"type":"article-journal","abstract":"Globally, antimicrobial resistance (AMR) and climate change (CC) are two of the top health emergencies, and can be considered as two interlinked public health priorities. The complex commonalities between AMR and CC should be deeply investigated in a One Health perspective. Here, we provided an overview of the current knowledge about the relationship between AMR and CC. Overall, the studies included pointed out the need for applying a systemic approach to planetary health. Firstly, CC increasingly brings humans and animals into contact, leading to outbreaks of zoonotic and vector-borne diseases with pandemic potential. Although it is well-established that antimicrobial use in human, animal and environmental sectors is one of the main drivers of AMR, the COVID-19 pandemic is exacerbating the current scenario, by influencing the use of antibiotics, personal protective equipment, and biocides. This also results in higher concentrations of contaminants (e.g., microplastics) in natural water bodies, which cannot be completely removed from wastewater treatment plants, and which could sustain the AMR spread. Our overview underlined the lack of studies on the direct relationship between AMR and CC, and encouraged further research to investigate the multiple aspects involved, and its effect on human health.","container-title":"International Journal of Environmental Research and Public Health","DOI":"10.3390/ijerph20031681","ISSN":"1660-4601","issue":"3","journalAbbreviation":"IJERPH","language":"en","license":"https://creativecommons.org/licenses/by/4.0/","page":"1681","source":"DOI.org (Crossref)","title":"How Antimicrobial Resistance Is Linked to Climate Change: An Overview of Two Intertwined Global Challenges","title-short":"How Antimicrobial Resistance Is Linked to Climate Change","volume":"20","author":[{"family":"Magnano San Lio","given":"Roberta"},{"family":"Favara","given":"Giuliana"},{"family":"Maugeri","given":"Andrea"},{"family":"Barchitta","given":"Martina"},{"family":"Agodi","given":"Antonella"}],"issued":{"date-parts":[["2023",1,17]]}}}],"schema":"https://github.com/citation-style-language/schema/raw/master/csl-citation.json"} </w:instrText>
      </w:r>
      <w:r w:rsidR="0017356B">
        <w:rPr>
          <w:rFonts w:ascii="EC Square Sans Pro" w:eastAsia="EC Square Sans Pro" w:hAnsi="EC Square Sans Pro" w:cs="EC Square Sans Pro"/>
          <w:lang w:val="en-US"/>
        </w:rPr>
        <w:fldChar w:fldCharType="separate"/>
      </w:r>
      <w:r w:rsidR="00BF5977" w:rsidRPr="00E118A0">
        <w:rPr>
          <w:rFonts w:ascii="EC Square Sans Pro" w:hAnsi="EC Square Sans Pro"/>
          <w:lang w:val="en-GB"/>
        </w:rPr>
        <w:t>[31], [32]</w:t>
      </w:r>
      <w:r w:rsidR="0017356B">
        <w:rPr>
          <w:rFonts w:ascii="EC Square Sans Pro" w:eastAsia="EC Square Sans Pro" w:hAnsi="EC Square Sans Pro" w:cs="EC Square Sans Pro"/>
          <w:lang w:val="en-US"/>
        </w:rPr>
        <w:fldChar w:fldCharType="end"/>
      </w:r>
      <w:r w:rsidRPr="00A06D8C">
        <w:rPr>
          <w:rFonts w:ascii="EC Square Sans Pro" w:eastAsia="EC Square Sans Pro" w:hAnsi="EC Square Sans Pro" w:cs="EC Square Sans Pro"/>
          <w:lang w:val="en-US"/>
        </w:rPr>
        <w:t xml:space="preserve"> (AMR genes were reported also deep in the oceans </w:t>
      </w:r>
      <w:r w:rsidR="0017356B">
        <w:rPr>
          <w:rFonts w:ascii="EC Square Sans Pro" w:eastAsia="EC Square Sans Pro" w:hAnsi="EC Square Sans Pro" w:cs="EC Square Sans Pro"/>
          <w:lang w:val="en-US"/>
        </w:rPr>
        <w:fldChar w:fldCharType="begin"/>
      </w:r>
      <w:r w:rsidR="00BF5977">
        <w:rPr>
          <w:rFonts w:ascii="EC Square Sans Pro" w:eastAsia="EC Square Sans Pro" w:hAnsi="EC Square Sans Pro" w:cs="EC Square Sans Pro"/>
          <w:lang w:val="en-US"/>
        </w:rPr>
        <w:instrText xml:space="preserve"> ADDIN ZOTERO_ITEM CSL_CITATION {"citationID":"dl7MQOue","properties":{"formattedCitation":"[33]","plainCitation":"[33]","noteIndex":0},"citationItems":[{"id":1778,"uris":["http://zotero.org/groups/5272309/items/FXVW8KBR"],"itemData":{"id":1778,"type":"article-journal","container-title":"International Journal of Hygiene and Environmental Health","DOI":"10.1016/j.ijheh.2019.09.008","ISSN":"14384639","issue":"1","journalAbbreviation":"International Journal of Hygiene and Environmental Health","language":"en","page":"151-158","source":"DOI.org (Crossref)","title":"Thinking outside the box: Association of antimicrobial resistance with climate warming in Europe – A 30 country observational study","title-short":"Thinking outside the box","volume":"223","author":[{"family":"Kaba","given":"Hani E.J."},{"family":"Kuhlmann","given":"Ellen"},{"family":"Scheithauer","given":"Simone"}],"issued":{"date-parts":[["2020",1]]}}}],"schema":"https://github.com/citation-style-language/schema/raw/master/csl-citation.json"} </w:instrText>
      </w:r>
      <w:r w:rsidR="0017356B">
        <w:rPr>
          <w:rFonts w:ascii="EC Square Sans Pro" w:eastAsia="EC Square Sans Pro" w:hAnsi="EC Square Sans Pro" w:cs="EC Square Sans Pro"/>
          <w:lang w:val="en-US"/>
        </w:rPr>
        <w:fldChar w:fldCharType="separate"/>
      </w:r>
      <w:r w:rsidR="00BF5977" w:rsidRPr="00E118A0">
        <w:rPr>
          <w:rFonts w:ascii="EC Square Sans Pro" w:hAnsi="EC Square Sans Pro"/>
          <w:lang w:val="en-GB"/>
        </w:rPr>
        <w:t>[33]</w:t>
      </w:r>
      <w:r w:rsidR="0017356B">
        <w:rPr>
          <w:rFonts w:ascii="EC Square Sans Pro" w:eastAsia="EC Square Sans Pro" w:hAnsi="EC Square Sans Pro" w:cs="EC Square Sans Pro"/>
          <w:lang w:val="en-US"/>
        </w:rPr>
        <w:fldChar w:fldCharType="end"/>
      </w:r>
      <w:r w:rsidRPr="00A06D8C">
        <w:rPr>
          <w:rFonts w:ascii="EC Square Sans Pro" w:eastAsia="EC Square Sans Pro" w:hAnsi="EC Square Sans Pro" w:cs="EC Square Sans Pro"/>
          <w:lang w:val="en-US"/>
        </w:rPr>
        <w:t xml:space="preserve">); </w:t>
      </w:r>
    </w:p>
    <w:p w14:paraId="3F897740" w14:textId="520A7989" w:rsidR="00E44205" w:rsidRPr="00A06D8C" w:rsidDel="00920FAE" w:rsidRDefault="00E44205" w:rsidP="00A06D8C">
      <w:pPr>
        <w:spacing w:line="259" w:lineRule="auto"/>
        <w:ind w:left="567"/>
        <w:contextualSpacing/>
        <w:jc w:val="both"/>
        <w:rPr>
          <w:rFonts w:ascii="EC Square Sans Pro" w:eastAsia="EC Square Sans Pro" w:hAnsi="EC Square Sans Pro" w:cs="EC Square Sans Pro"/>
          <w:lang w:val="en-US"/>
        </w:rPr>
      </w:pPr>
      <w:r w:rsidRPr="00A06D8C">
        <w:rPr>
          <w:rFonts w:ascii="EC Square Sans Pro" w:eastAsia="EC Square Sans Pro" w:hAnsi="EC Square Sans Pro" w:cs="EC Square Sans Pro"/>
          <w:lang w:val="en-US"/>
        </w:rPr>
        <w:t xml:space="preserve">c) the biodiversity loss  diminishes the richness of plant species that might hold the key to new treatments against resistant bacteria </w:t>
      </w:r>
      <w:r w:rsidR="0017356B">
        <w:rPr>
          <w:rFonts w:ascii="EC Square Sans Pro" w:eastAsia="EC Square Sans Pro" w:hAnsi="EC Square Sans Pro" w:cs="EC Square Sans Pro"/>
          <w:lang w:val="en-US"/>
        </w:rPr>
        <w:fldChar w:fldCharType="begin"/>
      </w:r>
      <w:r w:rsidR="00BF5977">
        <w:rPr>
          <w:rFonts w:ascii="EC Square Sans Pro" w:eastAsia="EC Square Sans Pro" w:hAnsi="EC Square Sans Pro" w:cs="EC Square Sans Pro"/>
          <w:lang w:val="en-US"/>
        </w:rPr>
        <w:instrText xml:space="preserve"> ADDIN ZOTERO_ITEM CSL_CITATION {"citationID":"NgQ84ji3","properties":{"formattedCitation":"[31], [33]","plainCitation":"[31], [33]","noteIndex":0},"citationItems":[{"id":1776,"uris":["http://zotero.org/groups/5272309/items/JJX8VMCC"],"itemData":{"id":1776,"type":"webpage","abstract":"Antimicrobial resistance (AMR) is among top 10 threats for global health, with nearly 5 million associated deaths in 2019, and it is closely linked to the environmental crisis.","language":"en","note":"section: News and Stories","title":"What is fuelling the world’s antimicrobial resistance crisis?","URL":"https://www.unep.org/news-and-stories/story/what-fuelling-worlds-antimicrobial-resistance-crisis","accessed":{"date-parts":[["2025",3,27]]},"issued":{"date-parts":[["2023",11,23]]}}},{"id":1778,"uris":["http://zotero.org/groups/5272309/items/FXVW8KBR"],"itemData":{"id":1778,"type":"article-journal","container-title":"International Journal of Hygiene and Environmental Health","DOI":"10.1016/j.ijheh.2019.09.008","ISSN":"14384639","issue":"1","journalAbbreviation":"International Journal of Hygiene and Environmental Health","language":"en","page":"151-158","source":"DOI.org (Crossref)","title":"Thinking outside the box: Association of antimicrobial resistance with climate warming in Europe – A 30 country observational study","title-short":"Thinking outside the box","volume":"223","author":[{"family":"Kaba","given":"Hani E.J."},{"family":"Kuhlmann","given":"Ellen"},{"family":"Scheithauer","given":"Simone"}],"issued":{"date-parts":[["2020",1]]}}}],"schema":"https://github.com/citation-style-language/schema/raw/master/csl-citation.json"} </w:instrText>
      </w:r>
      <w:r w:rsidR="0017356B">
        <w:rPr>
          <w:rFonts w:ascii="EC Square Sans Pro" w:eastAsia="EC Square Sans Pro" w:hAnsi="EC Square Sans Pro" w:cs="EC Square Sans Pro"/>
          <w:lang w:val="en-US"/>
        </w:rPr>
        <w:fldChar w:fldCharType="separate"/>
      </w:r>
      <w:r w:rsidR="00BF5977" w:rsidRPr="00E118A0">
        <w:rPr>
          <w:rFonts w:ascii="EC Square Sans Pro" w:hAnsi="EC Square Sans Pro"/>
          <w:lang w:val="en-GB"/>
        </w:rPr>
        <w:t>[31], [33]</w:t>
      </w:r>
      <w:r w:rsidR="0017356B">
        <w:rPr>
          <w:rFonts w:ascii="EC Square Sans Pro" w:eastAsia="EC Square Sans Pro" w:hAnsi="EC Square Sans Pro" w:cs="EC Square Sans Pro"/>
          <w:lang w:val="en-US"/>
        </w:rPr>
        <w:fldChar w:fldCharType="end"/>
      </w:r>
      <w:r w:rsidRPr="00A06D8C">
        <w:rPr>
          <w:rFonts w:ascii="EC Square Sans Pro" w:eastAsia="EC Square Sans Pro" w:hAnsi="EC Square Sans Pro" w:cs="EC Square Sans Pro"/>
          <w:lang w:val="en-US"/>
        </w:rPr>
        <w:t xml:space="preserve">. </w:t>
      </w:r>
    </w:p>
    <w:p w14:paraId="17B0A845" w14:textId="76E559C1" w:rsidR="00E44205" w:rsidRPr="001C39F7" w:rsidDel="00920FAE" w:rsidRDefault="00E44205" w:rsidP="00E44205">
      <w:pPr>
        <w:numPr>
          <w:ilvl w:val="0"/>
          <w:numId w:val="7"/>
        </w:numPr>
        <w:spacing w:line="259" w:lineRule="auto"/>
        <w:ind w:left="284" w:hanging="284"/>
        <w:contextualSpacing/>
        <w:jc w:val="both"/>
        <w:rPr>
          <w:rFonts w:ascii="EC Square Sans Pro" w:eastAsia="EC Square Sans Pro" w:hAnsi="EC Square Sans Pro" w:cs="EC Square Sans Pro"/>
          <w:lang w:val="en-US"/>
        </w:rPr>
      </w:pPr>
      <w:r w:rsidRPr="001C39F7">
        <w:rPr>
          <w:rFonts w:ascii="EC Square Sans Pro" w:eastAsia="EC Square Sans Pro" w:hAnsi="EC Square Sans Pro" w:cs="EC Square Sans Pro"/>
          <w:b/>
          <w:bCs/>
          <w:lang w:val="en-US"/>
        </w:rPr>
        <w:t xml:space="preserve">Mental </w:t>
      </w:r>
      <w:r w:rsidR="00226C76">
        <w:rPr>
          <w:rFonts w:ascii="EC Square Sans Pro" w:eastAsia="EC Square Sans Pro" w:hAnsi="EC Square Sans Pro" w:cs="EC Square Sans Pro"/>
          <w:b/>
          <w:bCs/>
          <w:lang w:val="en-US"/>
        </w:rPr>
        <w:t>h</w:t>
      </w:r>
      <w:r w:rsidRPr="001C39F7">
        <w:rPr>
          <w:rFonts w:ascii="EC Square Sans Pro" w:eastAsia="EC Square Sans Pro" w:hAnsi="EC Square Sans Pro" w:cs="EC Square Sans Pro"/>
          <w:b/>
          <w:bCs/>
          <w:lang w:val="en-US"/>
        </w:rPr>
        <w:t>ealth</w:t>
      </w:r>
      <w:r w:rsidRPr="001C39F7">
        <w:rPr>
          <w:rFonts w:ascii="EC Square Sans Pro" w:eastAsia="EC Square Sans Pro" w:hAnsi="EC Square Sans Pro" w:cs="EC Square Sans Pro"/>
          <w:lang w:val="en-US"/>
        </w:rPr>
        <w:t xml:space="preserve">: Climate change can have a profound impact on mental health, from anxiety and depression to </w:t>
      </w:r>
      <w:r w:rsidR="00924FC9" w:rsidRPr="001C39F7">
        <w:rPr>
          <w:rFonts w:ascii="EC Square Sans Pro" w:eastAsia="EC Square Sans Pro" w:hAnsi="EC Square Sans Pro" w:cs="EC Square Sans Pro"/>
          <w:lang w:val="en-US"/>
        </w:rPr>
        <w:t>post-traumatic stress disorder (</w:t>
      </w:r>
      <w:r w:rsidRPr="001C39F7">
        <w:rPr>
          <w:rFonts w:ascii="EC Square Sans Pro" w:eastAsia="EC Square Sans Pro" w:hAnsi="EC Square Sans Pro" w:cs="EC Square Sans Pro"/>
          <w:lang w:val="en-US"/>
        </w:rPr>
        <w:t>PTSD</w:t>
      </w:r>
      <w:r w:rsidR="00924FC9">
        <w:rPr>
          <w:rFonts w:ascii="EC Square Sans Pro" w:eastAsia="EC Square Sans Pro" w:hAnsi="EC Square Sans Pro" w:cs="EC Square Sans Pro"/>
          <w:lang w:val="en-US"/>
        </w:rPr>
        <w:t>)</w:t>
      </w:r>
      <w:r w:rsidRPr="001C39F7">
        <w:rPr>
          <w:rFonts w:ascii="EC Square Sans Pro" w:eastAsia="EC Square Sans Pro" w:hAnsi="EC Square Sans Pro" w:cs="EC Square Sans Pro"/>
          <w:lang w:val="en-US"/>
        </w:rPr>
        <w:t xml:space="preserve"> and suicidal ideation. The stress of living in a rapidly changing environment can be overwhelming, particularly for those who have experienced traumatic events </w:t>
      </w:r>
      <w:r w:rsidR="00083106">
        <w:rPr>
          <w:rFonts w:ascii="EC Square Sans Pro" w:eastAsia="EC Square Sans Pro" w:hAnsi="EC Square Sans Pro" w:cs="EC Square Sans Pro"/>
          <w:lang w:val="en-US"/>
        </w:rPr>
        <w:fldChar w:fldCharType="begin"/>
      </w:r>
      <w:r w:rsidR="00BF5977">
        <w:rPr>
          <w:rFonts w:ascii="EC Square Sans Pro" w:eastAsia="EC Square Sans Pro" w:hAnsi="EC Square Sans Pro" w:cs="EC Square Sans Pro"/>
          <w:lang w:val="en-US"/>
        </w:rPr>
        <w:instrText xml:space="preserve"> ADDIN ZOTERO_ITEM CSL_CITATION {"citationID":"acQef07a","properties":{"formattedCitation":"[34]","plainCitation":"[34]","noteIndex":0},"citationItems":[{"id":1762,"uris":["http://zotero.org/groups/5272309/items/B4ITJTCE"],"itemData":{"id":1762,"type":"article-journal","abstract":"Background: Human activities have induced unprecedented global shifts in natural systems including the climate, the oceans, cryosphere and biosphere. The impacts of these changes on physical health are clear and are accelerating at an alarming rate. Climate change and its consequences, especially disruptive events like floods, droughts and heat waves also impact the mental health of affected populations, increasing risk for post-traumatic stress, depression and anxiety disorders. However, the impact of climate change on mental health is not well examined and has received less attention than climate’s impacts on physical health.\nGoal: The paper examines the planetary health–mental health nexus. It assesses the existing state of knowledge on the association between climate events, natural disasters, pollution, access to green space and mental health. It also presents a global analysis of the economic costs of climate-related mental health disorders by developing scenarios estimating the costs of mental illness at the country level predicted to be attributable to changes in environmental factors during the period 2020–2050.\nFindings: Globally, the additional societal costs of mental disorders due to changes in climate-related hazards, air pollution and inadequate access to green space are estimated to be almost US$47 billion annually in 2030. These estimated costs will continue to grow exponentially to US$537 billion in 2050, relative to a baseline scenario in which these environmental factors remain at 2020 levels.\nConclusions: Our scenario analysis shows that the costs associated with climate-related mental health morbidity and mortality are high already and continue to will increase sharply in coming decades. There is need therefore to strengthen the evidence linking climate change to mental health and to prioritize the development of evidence-based and impactful interventions to address the global burden of environment-related mental disorders.","container-title":"Annals of Global Health","DOI":"10.5334/aogh.4079","ISSN":"2214-9996","issue":"1","journalAbbreviation":"agh","license":"https://creativecommons.org/licenses/by/4.0","page":"49","source":"DOI.org (Crossref)","title":"Planetary Health and Mental Health Nexus: Benefit of Environmental Management","title-short":"Planetary Health and Mental Health Nexus","volume":"89","author":[{"family":"Kumar","given":"Pushpam"},{"family":"Brander","given":"Luke"},{"family":"Kumar","given":"Manasi"},{"family":"Cuijpers","given":"Pim"}],"issued":{"date-parts":[["2023",7,24]]}}}],"schema":"https://github.com/citation-style-language/schema/raw/master/csl-citation.json"} </w:instrText>
      </w:r>
      <w:r w:rsidR="00083106">
        <w:rPr>
          <w:rFonts w:ascii="EC Square Sans Pro" w:eastAsia="EC Square Sans Pro" w:hAnsi="EC Square Sans Pro" w:cs="EC Square Sans Pro"/>
          <w:lang w:val="en-US"/>
        </w:rPr>
        <w:fldChar w:fldCharType="separate"/>
      </w:r>
      <w:r w:rsidR="00BF5977" w:rsidRPr="00E118A0">
        <w:rPr>
          <w:rFonts w:ascii="EC Square Sans Pro" w:hAnsi="EC Square Sans Pro"/>
          <w:lang w:val="en-GB"/>
        </w:rPr>
        <w:t>[34]</w:t>
      </w:r>
      <w:r w:rsidR="00083106">
        <w:rPr>
          <w:rFonts w:ascii="EC Square Sans Pro" w:eastAsia="EC Square Sans Pro" w:hAnsi="EC Square Sans Pro" w:cs="EC Square Sans Pro"/>
          <w:lang w:val="en-US"/>
        </w:rPr>
        <w:fldChar w:fldCharType="end"/>
      </w:r>
      <w:r w:rsidRPr="001C39F7">
        <w:rPr>
          <w:rFonts w:ascii="EC Square Sans Pro" w:eastAsia="EC Square Sans Pro" w:hAnsi="EC Square Sans Pro" w:cs="EC Square Sans Pro"/>
          <w:lang w:val="en-US"/>
        </w:rPr>
        <w:t xml:space="preserve">. These effects pose threats particularly for vulnerable groups with limited coping capacities (adolescents, young adults, elders) and those with pre-existing mental disorders. </w:t>
      </w:r>
    </w:p>
    <w:p w14:paraId="6F34269F" w14:textId="116AF52B" w:rsidR="00E44205" w:rsidRPr="001C39F7" w:rsidDel="00920FAE" w:rsidRDefault="00E44205" w:rsidP="00E44205">
      <w:pPr>
        <w:numPr>
          <w:ilvl w:val="1"/>
          <w:numId w:val="7"/>
        </w:numPr>
        <w:spacing w:line="259" w:lineRule="auto"/>
        <w:ind w:left="567" w:hanging="283"/>
        <w:contextualSpacing/>
        <w:jc w:val="both"/>
        <w:rPr>
          <w:rFonts w:ascii="EC Square Sans Pro" w:eastAsia="EC Square Sans Pro" w:hAnsi="EC Square Sans Pro" w:cs="EC Square Sans Pro"/>
          <w:lang w:val="en-US"/>
        </w:rPr>
      </w:pPr>
      <w:r w:rsidRPr="001C39F7">
        <w:rPr>
          <w:rFonts w:ascii="EC Square Sans Pro" w:eastAsia="EC Square Sans Pro" w:hAnsi="EC Square Sans Pro" w:cs="EC Square Sans Pro"/>
          <w:lang w:val="en-US"/>
        </w:rPr>
        <w:t xml:space="preserve">According to WEF, the mental health effects, particularly PTSD, of climate change events are estimated on $275 billion and 58 million DALYs worldwide </w:t>
      </w:r>
      <w:r w:rsidR="00083106">
        <w:rPr>
          <w:rFonts w:ascii="EC Square Sans Pro" w:eastAsia="EC Square Sans Pro" w:hAnsi="EC Square Sans Pro" w:cs="EC Square Sans Pro"/>
          <w:lang w:val="en-US"/>
        </w:rPr>
        <w:fldChar w:fldCharType="begin"/>
      </w:r>
      <w:r w:rsidR="00BF5977">
        <w:rPr>
          <w:rFonts w:ascii="EC Square Sans Pro" w:eastAsia="EC Square Sans Pro" w:hAnsi="EC Square Sans Pro" w:cs="EC Square Sans Pro"/>
          <w:lang w:val="en-US"/>
        </w:rPr>
        <w:instrText xml:space="preserve"> ADDIN ZOTERO_ITEM CSL_CITATION {"citationID":"JjixOoEv","properties":{"formattedCitation":"[17]","plainCitation":"[17]","noteIndex":0},"citationItems":[{"id":1754,"uris":["http://zotero.org/groups/5272309/items/YA49QZF9"],"itemData":{"id":1754,"type":"report","abstract":"This report written by the World Economic Forum, in collaboration with Oliver Wyman, provides an in-depth economic analysis of how climate change will reshape health landscapes over the next two decades. It highlights increased risks from new pathogens, pollution and extreme weather events and shows how these will exacerbate current health inequities, disproportionately impacting the most vulnerable populations.","language":"en","publisher":"World Economic Forum","title":"Quantifying the Impact of Climate Change on Human Health","URL":"https://www.weforum.org/publications/quantifying-the-impact-of-climate-change-on-human-health/","author":[{"family":"WEF","given":""}],"accessed":{"date-parts":[["2025",3,27]]},"issued":{"date-parts":[["2024",1,16]]}}}],"schema":"https://github.com/citation-style-language/schema/raw/master/csl-citation.json"} </w:instrText>
      </w:r>
      <w:r w:rsidR="00083106">
        <w:rPr>
          <w:rFonts w:ascii="EC Square Sans Pro" w:eastAsia="EC Square Sans Pro" w:hAnsi="EC Square Sans Pro" w:cs="EC Square Sans Pro"/>
          <w:lang w:val="en-US"/>
        </w:rPr>
        <w:fldChar w:fldCharType="separate"/>
      </w:r>
      <w:r w:rsidR="00BF5977" w:rsidRPr="00E118A0">
        <w:rPr>
          <w:rFonts w:ascii="EC Square Sans Pro" w:hAnsi="EC Square Sans Pro"/>
          <w:lang w:val="en-GB"/>
        </w:rPr>
        <w:t>[17]</w:t>
      </w:r>
      <w:r w:rsidR="00083106">
        <w:rPr>
          <w:rFonts w:ascii="EC Square Sans Pro" w:eastAsia="EC Square Sans Pro" w:hAnsi="EC Square Sans Pro" w:cs="EC Square Sans Pro"/>
          <w:lang w:val="en-US"/>
        </w:rPr>
        <w:fldChar w:fldCharType="end"/>
      </w:r>
      <w:r w:rsidRPr="001C39F7">
        <w:rPr>
          <w:rFonts w:ascii="EC Square Sans Pro" w:eastAsia="EC Square Sans Pro" w:hAnsi="EC Square Sans Pro" w:cs="EC Square Sans Pro"/>
          <w:lang w:val="en-US"/>
        </w:rPr>
        <w:t xml:space="preserve">. Generalized anxiety, associated with droughts, is projected to cost $198 billion to the health system and impact 176 million DALYs worldwide </w:t>
      </w:r>
      <w:r w:rsidR="00083106">
        <w:rPr>
          <w:rFonts w:ascii="EC Square Sans Pro" w:eastAsia="EC Square Sans Pro" w:hAnsi="EC Square Sans Pro" w:cs="EC Square Sans Pro"/>
          <w:lang w:val="en-US"/>
        </w:rPr>
        <w:fldChar w:fldCharType="begin"/>
      </w:r>
      <w:r w:rsidR="00BF5977">
        <w:rPr>
          <w:rFonts w:ascii="EC Square Sans Pro" w:eastAsia="EC Square Sans Pro" w:hAnsi="EC Square Sans Pro" w:cs="EC Square Sans Pro"/>
          <w:lang w:val="en-US"/>
        </w:rPr>
        <w:instrText xml:space="preserve"> ADDIN ZOTERO_ITEM CSL_CITATION {"citationID":"loIMEnnZ","properties":{"formattedCitation":"[17]","plainCitation":"[17]","noteIndex":0},"citationItems":[{"id":1754,"uris":["http://zotero.org/groups/5272309/items/YA49QZF9"],"itemData":{"id":1754,"type":"report","abstract":"This report written by the World Economic Forum, in collaboration with Oliver Wyman, provides an in-depth economic analysis of how climate change will reshape health landscapes over the next two decades. It highlights increased risks from new pathogens, pollution and extreme weather events and shows how these will exacerbate current health inequities, disproportionately impacting the most vulnerable populations.","language":"en","publisher":"World Economic Forum","title":"Quantifying the Impact of Climate Change on Human Health","URL":"https://www.weforum.org/publications/quantifying-the-impact-of-climate-change-on-human-health/","author":[{"family":"WEF","given":""}],"accessed":{"date-parts":[["2025",3,27]]},"issued":{"date-parts":[["2024",1,16]]}}}],"schema":"https://github.com/citation-style-language/schema/raw/master/csl-citation.json"} </w:instrText>
      </w:r>
      <w:r w:rsidR="00083106">
        <w:rPr>
          <w:rFonts w:ascii="EC Square Sans Pro" w:eastAsia="EC Square Sans Pro" w:hAnsi="EC Square Sans Pro" w:cs="EC Square Sans Pro"/>
          <w:lang w:val="en-US"/>
        </w:rPr>
        <w:fldChar w:fldCharType="separate"/>
      </w:r>
      <w:r w:rsidR="00BF5977" w:rsidRPr="00E118A0">
        <w:rPr>
          <w:rFonts w:ascii="EC Square Sans Pro" w:hAnsi="EC Square Sans Pro"/>
          <w:lang w:val="en-GB"/>
        </w:rPr>
        <w:t>[17]</w:t>
      </w:r>
      <w:r w:rsidR="00083106">
        <w:rPr>
          <w:rFonts w:ascii="EC Square Sans Pro" w:eastAsia="EC Square Sans Pro" w:hAnsi="EC Square Sans Pro" w:cs="EC Square Sans Pro"/>
          <w:lang w:val="en-US"/>
        </w:rPr>
        <w:fldChar w:fldCharType="end"/>
      </w:r>
      <w:r w:rsidR="00083106">
        <w:rPr>
          <w:rFonts w:ascii="EC Square Sans Pro" w:eastAsia="EC Square Sans Pro" w:hAnsi="EC Square Sans Pro" w:cs="EC Square Sans Pro"/>
          <w:lang w:val="en-US"/>
        </w:rPr>
        <w:t>.</w:t>
      </w:r>
    </w:p>
    <w:p w14:paraId="3EBA8D82" w14:textId="1F0AC3F8" w:rsidR="00E44205" w:rsidRPr="001C39F7" w:rsidDel="00920FAE" w:rsidRDefault="00E44205" w:rsidP="00E44205">
      <w:pPr>
        <w:numPr>
          <w:ilvl w:val="1"/>
          <w:numId w:val="7"/>
        </w:numPr>
        <w:spacing w:line="259" w:lineRule="auto"/>
        <w:ind w:left="567" w:hanging="283"/>
        <w:contextualSpacing/>
        <w:jc w:val="both"/>
        <w:rPr>
          <w:rFonts w:ascii="EC Square Sans Pro" w:eastAsia="EC Square Sans Pro" w:hAnsi="EC Square Sans Pro" w:cs="EC Square Sans Pro"/>
          <w:lang w:val="en-US"/>
        </w:rPr>
      </w:pPr>
      <w:r w:rsidRPr="001C39F7">
        <w:rPr>
          <w:rFonts w:ascii="EC Square Sans Pro" w:eastAsia="EC Square Sans Pro" w:hAnsi="EC Square Sans Pro" w:cs="EC Square Sans Pro"/>
          <w:lang w:val="en-US"/>
        </w:rPr>
        <w:t xml:space="preserve">Another study indicates that for every 1 °C increase in temperature there is an associated 2.2% increase in mental health-related mortality </w:t>
      </w:r>
      <w:r w:rsidR="00083106">
        <w:rPr>
          <w:rFonts w:ascii="EC Square Sans Pro" w:eastAsia="EC Square Sans Pro" w:hAnsi="EC Square Sans Pro" w:cs="EC Square Sans Pro"/>
          <w:lang w:val="en-US"/>
        </w:rPr>
        <w:fldChar w:fldCharType="begin"/>
      </w:r>
      <w:r w:rsidR="00BF5977">
        <w:rPr>
          <w:rFonts w:ascii="EC Square Sans Pro" w:eastAsia="EC Square Sans Pro" w:hAnsi="EC Square Sans Pro" w:cs="EC Square Sans Pro"/>
          <w:lang w:val="en-US"/>
        </w:rPr>
        <w:instrText xml:space="preserve"> ADDIN ZOTERO_ITEM CSL_CITATION {"citationID":"I169fnEX","properties":{"formattedCitation":"[35]","plainCitation":"[35]","noteIndex":0},"citationItems":[{"id":1763,"uris":["http://zotero.org/groups/5272309/items/MEVEC6S3"],"itemData":{"id":1763,"type":"article-journal","container-title":"Environment International","DOI":"10.1016/j.envint.2021.106533","ISSN":"01604120","journalAbbreviation":"Environment International","language":"en","page":"106533","source":"DOI.org (Crossref)","title":"Is there an association between hot weather and poor mental health outcomes? A systematic review and meta-analysis","title-short":"Is there an association between hot weather and poor mental health outcomes?","volume":"153","author":[{"family":"Liu","given":"Jingwen"},{"family":"Varghese","given":"Blesson M."},{"family":"Hansen","given":"Alana"},{"family":"Xiang","given":"Jianjun"},{"family":"Zhang","given":"Ying"},{"family":"Dear","given":"Keith"},{"family":"Gourley","given":"Michelle"},{"family":"Driscoll","given":"Timothy"},{"family":"Morgan","given":"Geoffrey"},{"family":"Capon","given":"Anthony"},{"family":"Bi","given":"Peng"}],"issued":{"date-parts":[["2021",8]]}}}],"schema":"https://github.com/citation-style-language/schema/raw/master/csl-citation.json"} </w:instrText>
      </w:r>
      <w:r w:rsidR="00083106">
        <w:rPr>
          <w:rFonts w:ascii="EC Square Sans Pro" w:eastAsia="EC Square Sans Pro" w:hAnsi="EC Square Sans Pro" w:cs="EC Square Sans Pro"/>
          <w:lang w:val="en-US"/>
        </w:rPr>
        <w:fldChar w:fldCharType="separate"/>
      </w:r>
      <w:r w:rsidR="00BF5977" w:rsidRPr="00E118A0">
        <w:rPr>
          <w:rFonts w:ascii="EC Square Sans Pro" w:hAnsi="EC Square Sans Pro"/>
          <w:lang w:val="en-GB"/>
        </w:rPr>
        <w:t>[35]</w:t>
      </w:r>
      <w:r w:rsidR="00083106">
        <w:rPr>
          <w:rFonts w:ascii="EC Square Sans Pro" w:eastAsia="EC Square Sans Pro" w:hAnsi="EC Square Sans Pro" w:cs="EC Square Sans Pro"/>
          <w:lang w:val="en-US"/>
        </w:rPr>
        <w:fldChar w:fldCharType="end"/>
      </w:r>
      <w:r w:rsidRPr="001C39F7">
        <w:rPr>
          <w:rFonts w:ascii="EC Square Sans Pro" w:eastAsia="EC Square Sans Pro" w:hAnsi="EC Square Sans Pro" w:cs="EC Square Sans Pro"/>
          <w:lang w:val="en-US"/>
        </w:rPr>
        <w:t>.</w:t>
      </w:r>
    </w:p>
    <w:p w14:paraId="15D395DC" w14:textId="7B0CCAF8" w:rsidR="00E44205" w:rsidRPr="001C39F7" w:rsidDel="00920FAE" w:rsidRDefault="00E44205" w:rsidP="00E44205">
      <w:pPr>
        <w:numPr>
          <w:ilvl w:val="1"/>
          <w:numId w:val="7"/>
        </w:numPr>
        <w:spacing w:line="259" w:lineRule="auto"/>
        <w:ind w:left="567" w:hanging="283"/>
        <w:contextualSpacing/>
        <w:jc w:val="both"/>
        <w:rPr>
          <w:rFonts w:ascii="EC Square Sans Pro" w:eastAsia="EC Square Sans Pro" w:hAnsi="EC Square Sans Pro" w:cs="EC Square Sans Pro"/>
          <w:lang w:val="en-US"/>
        </w:rPr>
      </w:pPr>
      <w:r w:rsidRPr="001C39F7">
        <w:rPr>
          <w:rFonts w:ascii="EC Square Sans Pro" w:eastAsia="EC Square Sans Pro" w:hAnsi="EC Square Sans Pro" w:cs="EC Square Sans Pro"/>
          <w:lang w:val="en-US"/>
        </w:rPr>
        <w:t xml:space="preserve">One year after a flood in England, 36% of the regional population suffered from PTSD, around a quarter suffered from anxiety disorders and a fifth from depression </w:t>
      </w:r>
      <w:r w:rsidR="00083106">
        <w:rPr>
          <w:rFonts w:ascii="EC Square Sans Pro" w:eastAsia="EC Square Sans Pro" w:hAnsi="EC Square Sans Pro" w:cs="EC Square Sans Pro"/>
          <w:lang w:val="en-US"/>
        </w:rPr>
        <w:fldChar w:fldCharType="begin"/>
      </w:r>
      <w:r w:rsidR="00BF5977">
        <w:rPr>
          <w:rFonts w:ascii="EC Square Sans Pro" w:eastAsia="EC Square Sans Pro" w:hAnsi="EC Square Sans Pro" w:cs="EC Square Sans Pro"/>
          <w:lang w:val="en-US"/>
        </w:rPr>
        <w:instrText xml:space="preserve"> ADDIN ZOTERO_ITEM CSL_CITATION {"citationID":"v337ieTB","properties":{"formattedCitation":"[36]","plainCitation":"[36]","noteIndex":0},"citationItems":[{"id":1764,"uris":["http://zotero.org/groups/5272309/items/NSU69YU8"],"itemData":{"id":1764,"type":"article-journal","abstract":"Abstract\n            \n              Background\n              Climate change is one of the greatest threats to health that societies face and can adversely affect mental health. Given the current lack of a European consensus paper on the interplay between climate change and mental health, we signal a need for a pan-European position paper about this topic, written by stakeholders working in mental health care.\n            \n            \n              Methods\n              On behalf of the European Psychiatric Association (EPA), we give recommendations to make mental health care, research, and education more sustainable based on a narrative review of the literature.\n            \n            \n              Results\n              Examples of sustainable mental healthcare comprise preventive strategies, interdisciplinary collaborations, evidence-based patient care, addressing social determinants of mental health, maintaining health services during extreme weather events, optimising use of resources, and sustainable facility management. In mental health research, sustainable strategies include investigating the impact of climate change on mental health, promoting research on climate change interventions, strengthening the evidence base for mental health-care recommendations, evaluating the allocation of research funding, and establishing evidence-based definitions and clinical approaches for emerging issues such as ‘eco-distress’. Regarding mental health education, planetary health, which refers to human health and how it is intertwined with ecosystems, may be integrated into educational courses.\n            \n            \n              Conclusions\n              The EPA is committed to combat climate change as the latter poses a threat to the future of mental health care. The current EPA position paper on climate change and mental health may be of interest to a diverse readership of stakeholders, including clinicians, researchers, educators, patients, and policymakers.","container-title":"European Psychiatry","DOI":"10.1192/j.eurpsy.2024.1754","ISSN":"0924-9338, 1778-3585","issue":"1","journalAbbreviation":"Eur. Psychiatr.","language":"en","license":"http://creativecommons.org/licenses/by/4.0","page":"e41","source":"DOI.org (Crossref)","title":"Climate change and mental health: Position paper of the European Psychiatric Association","title-short":"Climate change and mental health","volume":"67","author":[{"family":"Brandt","given":"Lasse"},{"family":"Adorjan","given":"Kristina"},{"family":"Catthoor","given":"Kirsten"},{"family":"Chkonia","given":"Eka"},{"family":"Falkai","given":"Peter"},{"family":"Fiorillo","given":"Andrea"},{"family":"Gondek","given":"Tomasz M."},{"family":"Le Vay","given":"Jessica Newberry"},{"family":"Rojnic","given":"Martina"},{"family":"Meyer-Lindenberg","given":"Andreas"},{"family":"Heinz","given":"Andreas"},{"family":"Dom","given":"Geert"},{"family":"Luykx","given":"Jurjen J."}],"issued":{"date-parts":[["2024"]]}}}],"schema":"https://github.com/citation-style-language/schema/raw/master/csl-citation.json"} </w:instrText>
      </w:r>
      <w:r w:rsidR="00083106">
        <w:rPr>
          <w:rFonts w:ascii="EC Square Sans Pro" w:eastAsia="EC Square Sans Pro" w:hAnsi="EC Square Sans Pro" w:cs="EC Square Sans Pro"/>
          <w:lang w:val="en-US"/>
        </w:rPr>
        <w:fldChar w:fldCharType="separate"/>
      </w:r>
      <w:r w:rsidR="00BF5977" w:rsidRPr="00BF5977">
        <w:rPr>
          <w:rFonts w:ascii="EC Square Sans Pro" w:hAnsi="EC Square Sans Pro"/>
        </w:rPr>
        <w:t>[36]</w:t>
      </w:r>
      <w:r w:rsidR="00083106">
        <w:rPr>
          <w:rFonts w:ascii="EC Square Sans Pro" w:eastAsia="EC Square Sans Pro" w:hAnsi="EC Square Sans Pro" w:cs="EC Square Sans Pro"/>
          <w:lang w:val="en-US"/>
        </w:rPr>
        <w:fldChar w:fldCharType="end"/>
      </w:r>
      <w:r w:rsidRPr="001C39F7">
        <w:rPr>
          <w:rFonts w:ascii="EC Square Sans Pro" w:eastAsia="EC Square Sans Pro" w:hAnsi="EC Square Sans Pro" w:cs="EC Square Sans Pro"/>
          <w:lang w:val="en-US"/>
        </w:rPr>
        <w:t>.</w:t>
      </w:r>
    </w:p>
    <w:p w14:paraId="7128E665" w14:textId="7CB2CD65" w:rsidR="00E44205" w:rsidRPr="001C39F7" w:rsidDel="00920FAE" w:rsidRDefault="00E44205" w:rsidP="00E44205">
      <w:pPr>
        <w:numPr>
          <w:ilvl w:val="1"/>
          <w:numId w:val="10"/>
        </w:numPr>
        <w:spacing w:line="259" w:lineRule="auto"/>
        <w:ind w:left="567" w:hanging="283"/>
        <w:contextualSpacing/>
        <w:jc w:val="both"/>
        <w:rPr>
          <w:rFonts w:ascii="EC Square Sans Pro" w:eastAsia="EC Square Sans Pro" w:hAnsi="EC Square Sans Pro" w:cs="EC Square Sans Pro"/>
          <w:lang w:val="en-US"/>
        </w:rPr>
      </w:pPr>
      <w:r w:rsidRPr="001C39F7">
        <w:rPr>
          <w:rFonts w:ascii="EC Square Sans Pro" w:eastAsia="EC Square Sans Pro" w:hAnsi="EC Square Sans Pro" w:cs="EC Square Sans Pro"/>
          <w:lang w:val="en-US"/>
        </w:rPr>
        <w:t xml:space="preserve">In the case of the recent </w:t>
      </w:r>
      <w:r w:rsidR="001527B8">
        <w:rPr>
          <w:rFonts w:ascii="EC Square Sans Pro" w:eastAsia="EC Square Sans Pro" w:hAnsi="EC Square Sans Pro" w:cs="EC Square Sans Pro"/>
          <w:lang w:val="en-US"/>
        </w:rPr>
        <w:t>devastating flood</w:t>
      </w:r>
      <w:r w:rsidR="001527B8" w:rsidRPr="001C39F7">
        <w:rPr>
          <w:rFonts w:ascii="EC Square Sans Pro" w:eastAsia="EC Square Sans Pro" w:hAnsi="EC Square Sans Pro" w:cs="EC Square Sans Pro"/>
          <w:lang w:val="en-US"/>
        </w:rPr>
        <w:t xml:space="preserve"> </w:t>
      </w:r>
      <w:r w:rsidRPr="001C39F7">
        <w:rPr>
          <w:rFonts w:ascii="EC Square Sans Pro" w:eastAsia="EC Square Sans Pro" w:hAnsi="EC Square Sans Pro" w:cs="EC Square Sans Pro"/>
          <w:lang w:val="en-US"/>
        </w:rPr>
        <w:t xml:space="preserve">of Valencia region (Spain) it is estimated that 20-25% of the population of the destroyed ground zero will suffer different forms of post-traumatic stress. In addition, the post-traumatic stress raised to 70-80 % among those that have seen death-bodies, those feeling intense guilt for having survived or not been able to help more, and those previously in treatment </w:t>
      </w:r>
      <w:r w:rsidR="00083106">
        <w:rPr>
          <w:rFonts w:ascii="EC Square Sans Pro" w:eastAsia="EC Square Sans Pro" w:hAnsi="EC Square Sans Pro" w:cs="EC Square Sans Pro"/>
          <w:lang w:val="en-US"/>
        </w:rPr>
        <w:fldChar w:fldCharType="begin"/>
      </w:r>
      <w:r w:rsidR="00BF5977">
        <w:rPr>
          <w:rFonts w:ascii="EC Square Sans Pro" w:eastAsia="EC Square Sans Pro" w:hAnsi="EC Square Sans Pro" w:cs="EC Square Sans Pro"/>
          <w:lang w:val="en-US"/>
        </w:rPr>
        <w:instrText xml:space="preserve"> ADDIN ZOTERO_ITEM CSL_CITATION {"citationID":"w1A6AIsC","properties":{"formattedCitation":"[37]","plainCitation":"[37]","noteIndex":0},"citationItems":[{"id":1765,"uris":["http://zotero.org/groups/5272309/items/TGG6NQN7"],"itemData":{"id":1765,"type":"webpage","abstract":"Las inundaciones en Valencia suponen riesgos de infecciones e intoxicaciones, retos para la salud mental y para el abastecimiento de fármacos y alimentos.","container-title":"SMC España","language":"en","title":"The cascading effects of the Valencia floods: how public health faces the challenges of the disaster","title-short":"The cascading effects of the Valencia floods","URL":"https://sciencemediacentre.es/en/cascading-effects-valencia-floods-how-public-health-faces-challenges-disaster","author":[{"family":"Artiles","given":"Manuel F. Herrera"}],"accessed":{"date-parts":[["2025",3,27]]}}}],"schema":"https://github.com/citation-style-language/schema/raw/master/csl-citation.json"} </w:instrText>
      </w:r>
      <w:r w:rsidR="00083106">
        <w:rPr>
          <w:rFonts w:ascii="EC Square Sans Pro" w:eastAsia="EC Square Sans Pro" w:hAnsi="EC Square Sans Pro" w:cs="EC Square Sans Pro"/>
          <w:lang w:val="en-US"/>
        </w:rPr>
        <w:fldChar w:fldCharType="separate"/>
      </w:r>
      <w:r w:rsidR="00BF5977" w:rsidRPr="00E118A0">
        <w:rPr>
          <w:rFonts w:ascii="EC Square Sans Pro" w:hAnsi="EC Square Sans Pro"/>
          <w:lang w:val="en-GB"/>
        </w:rPr>
        <w:t>[37]</w:t>
      </w:r>
      <w:r w:rsidR="00083106">
        <w:rPr>
          <w:rFonts w:ascii="EC Square Sans Pro" w:eastAsia="EC Square Sans Pro" w:hAnsi="EC Square Sans Pro" w:cs="EC Square Sans Pro"/>
          <w:lang w:val="en-US"/>
        </w:rPr>
        <w:fldChar w:fldCharType="end"/>
      </w:r>
      <w:r w:rsidRPr="001C39F7">
        <w:rPr>
          <w:rFonts w:ascii="EC Square Sans Pro" w:eastAsia="EC Square Sans Pro" w:hAnsi="EC Square Sans Pro" w:cs="EC Square Sans Pro"/>
          <w:lang w:val="en-US"/>
        </w:rPr>
        <w:t xml:space="preserve">. </w:t>
      </w:r>
    </w:p>
    <w:p w14:paraId="491BA9DA" w14:textId="7C69465E" w:rsidR="00E44205" w:rsidRPr="001C39F7" w:rsidDel="00920FAE" w:rsidRDefault="00E44205" w:rsidP="00E44205">
      <w:pPr>
        <w:numPr>
          <w:ilvl w:val="0"/>
          <w:numId w:val="9"/>
        </w:numPr>
        <w:spacing w:line="259" w:lineRule="auto"/>
        <w:ind w:left="284" w:hanging="284"/>
        <w:contextualSpacing/>
        <w:jc w:val="both"/>
        <w:rPr>
          <w:rFonts w:ascii="EC Square Sans Pro" w:eastAsia="EC Square Sans Pro" w:hAnsi="EC Square Sans Pro" w:cs="EC Square Sans Pro"/>
          <w:b/>
          <w:bCs/>
          <w:lang w:val="en-US"/>
        </w:rPr>
      </w:pPr>
      <w:r w:rsidRPr="001C39F7">
        <w:rPr>
          <w:rFonts w:ascii="EC Square Sans Pro" w:eastAsia="EC Square Sans Pro" w:hAnsi="EC Square Sans Pro" w:cs="EC Square Sans Pro"/>
          <w:b/>
          <w:bCs/>
          <w:lang w:val="en-US"/>
        </w:rPr>
        <w:t xml:space="preserve">Permafrost issues: </w:t>
      </w:r>
      <w:r w:rsidRPr="001C39F7">
        <w:rPr>
          <w:rFonts w:ascii="EC Square Sans Pro" w:eastAsia="EC Square Sans Pro" w:hAnsi="EC Square Sans Pro" w:cs="EC Square Sans Pro"/>
          <w:bCs/>
          <w:lang w:val="en-US"/>
        </w:rPr>
        <w:t>thawing of permafrost can also impact human health through the following main pathways</w:t>
      </w:r>
      <w:r w:rsidR="00AC7F6A">
        <w:rPr>
          <w:rFonts w:ascii="EC Square Sans Pro" w:eastAsia="EC Square Sans Pro" w:hAnsi="EC Square Sans Pro" w:cs="EC Square Sans Pro"/>
          <w:bCs/>
          <w:lang w:val="en-US"/>
        </w:rPr>
        <w:t xml:space="preserve"> </w:t>
      </w:r>
      <w:r w:rsidR="00AC7F6A">
        <w:rPr>
          <w:rFonts w:ascii="EC Square Sans Pro" w:eastAsia="EC Square Sans Pro" w:hAnsi="EC Square Sans Pro" w:cs="EC Square Sans Pro"/>
          <w:bCs/>
          <w:lang w:val="en-US"/>
        </w:rPr>
        <w:fldChar w:fldCharType="begin"/>
      </w:r>
      <w:r w:rsidR="00BF5977">
        <w:rPr>
          <w:rFonts w:ascii="EC Square Sans Pro" w:eastAsia="EC Square Sans Pro" w:hAnsi="EC Square Sans Pro" w:cs="EC Square Sans Pro"/>
          <w:bCs/>
          <w:lang w:val="en-US"/>
        </w:rPr>
        <w:instrText xml:space="preserve"> ADDIN ZOTERO_ITEM CSL_CITATION {"citationID":"dQAx2WkF","properties":{"formattedCitation":"[38]","plainCitation":"[38]","noteIndex":0},"citationItems":[{"id":1766,"uris":["http://zotero.org/groups/5272309/items/SKMFTGDY"],"itemData":{"id":1766,"type":"article-journal","abstract":"Globe temperature is increasing very fast in the Arctic comparatively elsewhere in the Northern Hemisphere; Climate change is at its peak &amp; alarming everyone about the melting permafrost which were frozen many years ago. The ice thaw is becoming a new source of microorganisms which were associated with previously died mammals due to infectious diseases, including the 1918 influenza pandemic, anthrax and smallpox. Scientist’s work and emerging new diseases through revived bacteria or viruses are ringing the alarm to pay the attention towards the permafrost &amp; its thaw analysis. This draft will focus on the current state and attention required on permafrost thawing related to human health.","container-title":"Applied Ecology and Environmental Sciences","DOI":"10.12691/aees-11-2-2","issue":"2","page":"54-55","title":"Permafrost Thawing: A New Potential Risk for the Human Health","volume":"11","author":[{"family":"Jeevan Jyoti","given":"Kaushik"},{"family":"Atul","given":"Kaushik"},{"family":"Manjusha","given":"Tyagi"}],"issued":{"date-parts":[["2023",5,3]]}}}],"schema":"https://github.com/citation-style-language/schema/raw/master/csl-citation.json"} </w:instrText>
      </w:r>
      <w:r w:rsidR="00AC7F6A">
        <w:rPr>
          <w:rFonts w:ascii="EC Square Sans Pro" w:eastAsia="EC Square Sans Pro" w:hAnsi="EC Square Sans Pro" w:cs="EC Square Sans Pro"/>
          <w:bCs/>
          <w:lang w:val="en-US"/>
        </w:rPr>
        <w:fldChar w:fldCharType="separate"/>
      </w:r>
      <w:r w:rsidR="00BF5977" w:rsidRPr="00E118A0">
        <w:rPr>
          <w:rFonts w:ascii="EC Square Sans Pro" w:hAnsi="EC Square Sans Pro"/>
          <w:lang w:val="en-GB"/>
        </w:rPr>
        <w:t>[38]</w:t>
      </w:r>
      <w:r w:rsidR="00AC7F6A">
        <w:rPr>
          <w:rFonts w:ascii="EC Square Sans Pro" w:eastAsia="EC Square Sans Pro" w:hAnsi="EC Square Sans Pro" w:cs="EC Square Sans Pro"/>
          <w:bCs/>
          <w:lang w:val="en-US"/>
        </w:rPr>
        <w:fldChar w:fldCharType="end"/>
      </w:r>
      <w:r w:rsidRPr="001C39F7">
        <w:rPr>
          <w:rFonts w:ascii="EC Square Sans Pro" w:eastAsia="EC Square Sans Pro" w:hAnsi="EC Square Sans Pro" w:cs="EC Square Sans Pro"/>
          <w:bCs/>
          <w:lang w:val="en-US"/>
        </w:rPr>
        <w:t>:</w:t>
      </w:r>
    </w:p>
    <w:p w14:paraId="454FDF18" w14:textId="77777777" w:rsidR="00E44205" w:rsidRPr="001C39F7" w:rsidDel="00920FAE" w:rsidRDefault="00E44205" w:rsidP="00E44205">
      <w:pPr>
        <w:numPr>
          <w:ilvl w:val="1"/>
          <w:numId w:val="10"/>
        </w:numPr>
        <w:spacing w:line="259" w:lineRule="auto"/>
        <w:ind w:left="567" w:hanging="283"/>
        <w:contextualSpacing/>
        <w:jc w:val="both"/>
        <w:rPr>
          <w:rFonts w:ascii="EC Square Sans Pro" w:eastAsia="EC Square Sans Pro" w:hAnsi="EC Square Sans Pro" w:cs="EC Square Sans Pro"/>
          <w:lang w:val="en-US"/>
        </w:rPr>
      </w:pPr>
      <w:r w:rsidRPr="001C39F7">
        <w:rPr>
          <w:rFonts w:ascii="EC Square Sans Pro" w:eastAsia="EC Square Sans Pro" w:hAnsi="EC Square Sans Pro" w:cs="EC Square Sans Pro"/>
          <w:lang w:val="en-US"/>
        </w:rPr>
        <w:t xml:space="preserve">Release of trace elements (e.g. metal contaminants) and major ions, previously stored in the permafrost, into water sources with the subsequent health consequences (i.e., cancers, developmental and reproductive disorders, cardiovascular and skeletal diseases, and neurotoxicity). </w:t>
      </w:r>
    </w:p>
    <w:p w14:paraId="242E7FD3" w14:textId="7C9E8D92" w:rsidR="00E44205" w:rsidRPr="001C39F7" w:rsidDel="00920FAE" w:rsidRDefault="00E44205" w:rsidP="00E44205">
      <w:pPr>
        <w:numPr>
          <w:ilvl w:val="1"/>
          <w:numId w:val="10"/>
        </w:numPr>
        <w:spacing w:line="259" w:lineRule="auto"/>
        <w:ind w:left="567" w:hanging="283"/>
        <w:contextualSpacing/>
        <w:jc w:val="both"/>
        <w:rPr>
          <w:rFonts w:ascii="EC Square Sans Pro" w:eastAsia="EC Square Sans Pro" w:hAnsi="EC Square Sans Pro" w:cs="EC Square Sans Pro"/>
          <w:lang w:val="en-US"/>
        </w:rPr>
      </w:pPr>
      <w:r w:rsidRPr="001C39F7">
        <w:rPr>
          <w:rFonts w:ascii="EC Square Sans Pro" w:eastAsia="EC Square Sans Pro" w:hAnsi="EC Square Sans Pro" w:cs="EC Square Sans Pro"/>
          <w:lang w:val="en-US"/>
        </w:rPr>
        <w:t xml:space="preserve">Release of previously contained pathogens, including antibiotic-resistant bacteria and unknown viruses. The risk of preserved pathogens being active after thawing is low, yet the consequences of their release are difficult to predict </w:t>
      </w:r>
      <w:r w:rsidR="00E62BBD">
        <w:rPr>
          <w:rFonts w:ascii="EC Square Sans Pro" w:eastAsia="EC Square Sans Pro" w:hAnsi="EC Square Sans Pro" w:cs="EC Square Sans Pro"/>
          <w:lang w:val="en-US"/>
        </w:rPr>
        <w:fldChar w:fldCharType="begin"/>
      </w:r>
      <w:r w:rsidR="00BF5977">
        <w:rPr>
          <w:rFonts w:ascii="EC Square Sans Pro" w:eastAsia="EC Square Sans Pro" w:hAnsi="EC Square Sans Pro" w:cs="EC Square Sans Pro"/>
          <w:lang w:val="en-US"/>
        </w:rPr>
        <w:instrText xml:space="preserve"> ADDIN ZOTERO_ITEM CSL_CITATION {"citationID":"AxwRYsPt","properties":{"formattedCitation":"[39]","plainCitation":"[39]","noteIndex":0},"citationItems":[{"id":1767,"uris":["http://zotero.org/groups/5272309/items/CVSXIXZM"],"itemData":{"id":1767,"type":"article-journal","container-title":"One Earth","DOI":"10.1016/j.oneear.2022.03.010","ISSN":"25903322","issue":"4","journalAbbreviation":"One Earth","language":"en","page":"351-360","source":"DOI.org (Crossref)","title":"Permafrost as a potential pathogen reservoir","volume":"5","author":[{"family":"Wu","given":"Ruonan"},{"family":"Trubl","given":"Gareth"},{"family":"Taş","given":"Neslihan"},{"family":"Jansson","given":"Janet K."}],"issued":{"date-parts":[["2022",4]]}}}],"schema":"https://github.com/citation-style-language/schema/raw/master/csl-citation.json"} </w:instrText>
      </w:r>
      <w:r w:rsidR="00E62BBD">
        <w:rPr>
          <w:rFonts w:ascii="EC Square Sans Pro" w:eastAsia="EC Square Sans Pro" w:hAnsi="EC Square Sans Pro" w:cs="EC Square Sans Pro"/>
          <w:lang w:val="en-US"/>
        </w:rPr>
        <w:fldChar w:fldCharType="separate"/>
      </w:r>
      <w:r w:rsidR="00BF5977" w:rsidRPr="00E118A0">
        <w:rPr>
          <w:rFonts w:ascii="EC Square Sans Pro" w:hAnsi="EC Square Sans Pro"/>
          <w:lang w:val="en-GB"/>
        </w:rPr>
        <w:t>[39]</w:t>
      </w:r>
      <w:r w:rsidR="00E62BBD">
        <w:rPr>
          <w:rFonts w:ascii="EC Square Sans Pro" w:eastAsia="EC Square Sans Pro" w:hAnsi="EC Square Sans Pro" w:cs="EC Square Sans Pro"/>
          <w:lang w:val="en-US"/>
        </w:rPr>
        <w:fldChar w:fldCharType="end"/>
      </w:r>
      <w:r w:rsidRPr="001C39F7">
        <w:rPr>
          <w:rFonts w:ascii="EC Square Sans Pro" w:eastAsia="EC Square Sans Pro" w:hAnsi="EC Square Sans Pro" w:cs="EC Square Sans Pro"/>
          <w:lang w:val="en-US"/>
        </w:rPr>
        <w:t xml:space="preserve">.  </w:t>
      </w:r>
    </w:p>
    <w:p w14:paraId="26EA8EE8" w14:textId="77777777" w:rsidR="00E44205" w:rsidRDefault="00E44205" w:rsidP="00E44205">
      <w:pPr>
        <w:numPr>
          <w:ilvl w:val="1"/>
          <w:numId w:val="10"/>
        </w:numPr>
        <w:spacing w:line="259" w:lineRule="auto"/>
        <w:ind w:left="567" w:hanging="283"/>
        <w:contextualSpacing/>
        <w:jc w:val="both"/>
        <w:rPr>
          <w:rFonts w:ascii="EC Square Sans Pro" w:eastAsia="EC Square Sans Pro" w:hAnsi="EC Square Sans Pro" w:cs="EC Square Sans Pro"/>
          <w:lang w:val="en-US"/>
        </w:rPr>
      </w:pPr>
      <w:r w:rsidRPr="001C39F7">
        <w:rPr>
          <w:rFonts w:ascii="EC Square Sans Pro" w:eastAsia="EC Square Sans Pro" w:hAnsi="EC Square Sans Pro" w:cs="EC Square Sans Pro"/>
          <w:lang w:val="en-US"/>
        </w:rPr>
        <w:t>Release of chemical and radioactive waste stored in industrial sites located on degrading permafrost.</w:t>
      </w:r>
    </w:p>
    <w:p w14:paraId="0F79182D" w14:textId="77777777" w:rsidR="00E44205" w:rsidRPr="001C39F7" w:rsidDel="00920FAE" w:rsidRDefault="00E44205" w:rsidP="00E44205">
      <w:pPr>
        <w:spacing w:line="259" w:lineRule="auto"/>
        <w:ind w:left="567"/>
        <w:contextualSpacing/>
        <w:jc w:val="both"/>
        <w:rPr>
          <w:rFonts w:ascii="EC Square Sans Pro" w:eastAsia="EC Square Sans Pro" w:hAnsi="EC Square Sans Pro" w:cs="EC Square Sans Pro"/>
          <w:lang w:val="en-US"/>
        </w:rPr>
      </w:pPr>
    </w:p>
    <w:p w14:paraId="33A12B2C" w14:textId="77777777" w:rsidR="00E44205" w:rsidRPr="001C39F7" w:rsidDel="00920FAE" w:rsidRDefault="00E44205" w:rsidP="00E44205">
      <w:pPr>
        <w:spacing w:after="160"/>
        <w:jc w:val="both"/>
        <w:rPr>
          <w:rFonts w:ascii="EC Square Sans Pro" w:hAnsi="EC Square Sans Pro"/>
          <w:lang w:val="en-GB"/>
        </w:rPr>
      </w:pPr>
      <w:r w:rsidRPr="001C39F7">
        <w:rPr>
          <w:rFonts w:ascii="EC Square Sans Pro" w:eastAsia="EC Square Sans Pro" w:hAnsi="EC Square Sans Pro" w:cs="EC Square Sans Pro"/>
          <w:lang w:val="en-US"/>
        </w:rPr>
        <w:t xml:space="preserve">Globally, climate change is likely to </w:t>
      </w:r>
      <w:r w:rsidRPr="00E118A0">
        <w:rPr>
          <w:rFonts w:ascii="EC Square Sans Pro" w:eastAsia="EC Square Sans Pro" w:hAnsi="EC Square Sans Pro" w:cs="EC Square Sans Pro"/>
          <w:b/>
          <w:lang w:val="en-US"/>
        </w:rPr>
        <w:t>exacerbate existing health inequities</w:t>
      </w:r>
      <w:r w:rsidRPr="001C39F7">
        <w:rPr>
          <w:rFonts w:ascii="EC Square Sans Pro" w:eastAsia="EC Square Sans Pro" w:hAnsi="EC Square Sans Pro" w:cs="EC Square Sans Pro"/>
          <w:lang w:val="en-US"/>
        </w:rPr>
        <w:t xml:space="preserve"> by affecting the </w:t>
      </w:r>
      <w:r w:rsidRPr="001C39F7">
        <w:rPr>
          <w:rFonts w:ascii="EC Square Sans Pro" w:eastAsia="EC Square Sans Pro" w:hAnsi="EC Square Sans Pro" w:cs="EC Square Sans Pro"/>
          <w:b/>
          <w:bCs/>
          <w:lang w:val="en-US"/>
        </w:rPr>
        <w:t>social determinants of health</w:t>
      </w:r>
      <w:r w:rsidRPr="001C39F7">
        <w:rPr>
          <w:rFonts w:ascii="EC Square Sans Pro" w:eastAsia="EC Square Sans Pro" w:hAnsi="EC Square Sans Pro" w:cs="EC Square Sans Pro"/>
          <w:lang w:val="en-US"/>
        </w:rPr>
        <w:t xml:space="preserve">, such as access to </w:t>
      </w:r>
      <w:r w:rsidRPr="00E118A0">
        <w:rPr>
          <w:rFonts w:ascii="EC Square Sans Pro" w:eastAsia="EC Square Sans Pro" w:hAnsi="EC Square Sans Pro" w:cs="EC Square Sans Pro"/>
          <w:lang w:val="en-US"/>
        </w:rPr>
        <w:t>clean water</w:t>
      </w:r>
      <w:r w:rsidRPr="001C39F7">
        <w:rPr>
          <w:rFonts w:ascii="EC Square Sans Pro" w:eastAsia="EC Square Sans Pro" w:hAnsi="EC Square Sans Pro" w:cs="EC Square Sans Pro"/>
          <w:lang w:val="en-US"/>
        </w:rPr>
        <w:t xml:space="preserve">, sanitation, and </w:t>
      </w:r>
      <w:r w:rsidRPr="00E118A0">
        <w:rPr>
          <w:rFonts w:ascii="EC Square Sans Pro" w:eastAsia="EC Square Sans Pro" w:hAnsi="EC Square Sans Pro" w:cs="EC Square Sans Pro"/>
          <w:lang w:val="en-US"/>
        </w:rPr>
        <w:t>healthcare</w:t>
      </w:r>
      <w:r w:rsidRPr="001C39F7">
        <w:rPr>
          <w:rFonts w:ascii="EC Square Sans Pro" w:eastAsia="EC Square Sans Pro" w:hAnsi="EC Square Sans Pro" w:cs="EC Square Sans Pro"/>
          <w:lang w:val="en-US"/>
        </w:rPr>
        <w:t xml:space="preserve">. </w:t>
      </w:r>
      <w:r w:rsidRPr="001C39F7">
        <w:rPr>
          <w:rFonts w:ascii="EC Square Sans Pro" w:eastAsia="EC Square Sans Pro" w:hAnsi="EC Square Sans Pro" w:cs="EC Square Sans Pro"/>
          <w:b/>
          <w:bCs/>
          <w:lang w:val="en-US"/>
        </w:rPr>
        <w:t>Economic losses</w:t>
      </w:r>
      <w:r w:rsidRPr="001C39F7">
        <w:rPr>
          <w:rFonts w:ascii="EC Square Sans Pro" w:eastAsia="EC Square Sans Pro" w:hAnsi="EC Square Sans Pro" w:cs="EC Square Sans Pro"/>
          <w:lang w:val="en-US"/>
        </w:rPr>
        <w:t xml:space="preserve">, and decreased productivity will obviously affect agriculture, food prices, and availability, thus </w:t>
      </w:r>
      <w:r w:rsidRPr="00E118A0">
        <w:rPr>
          <w:rFonts w:ascii="EC Square Sans Pro" w:eastAsia="EC Square Sans Pro" w:hAnsi="EC Square Sans Pro" w:cs="EC Square Sans Pro"/>
          <w:b/>
          <w:lang w:val="en-US"/>
        </w:rPr>
        <w:t>challenging</w:t>
      </w:r>
      <w:r w:rsidRPr="001C39F7">
        <w:rPr>
          <w:rFonts w:ascii="EC Square Sans Pro" w:eastAsia="EC Square Sans Pro" w:hAnsi="EC Square Sans Pro" w:cs="EC Square Sans Pro"/>
          <w:lang w:val="en-US"/>
        </w:rPr>
        <w:t xml:space="preserve"> </w:t>
      </w:r>
      <w:r w:rsidRPr="001C39F7">
        <w:rPr>
          <w:rFonts w:ascii="EC Square Sans Pro" w:eastAsia="EC Square Sans Pro" w:hAnsi="EC Square Sans Pro" w:cs="EC Square Sans Pro"/>
          <w:b/>
          <w:bCs/>
          <w:lang w:val="en-US"/>
        </w:rPr>
        <w:t xml:space="preserve">global food systems </w:t>
      </w:r>
      <w:r w:rsidRPr="001C39F7">
        <w:rPr>
          <w:rFonts w:ascii="EC Square Sans Pro" w:eastAsia="EC Square Sans Pro" w:hAnsi="EC Square Sans Pro" w:cs="EC Square Sans Pro"/>
          <w:lang w:val="en-US"/>
        </w:rPr>
        <w:t xml:space="preserve">that will be more likely to be disrupted. This may lead to </w:t>
      </w:r>
      <w:r w:rsidRPr="001C39F7">
        <w:rPr>
          <w:rFonts w:ascii="EC Square Sans Pro" w:eastAsia="EC Square Sans Pro" w:hAnsi="EC Square Sans Pro" w:cs="EC Square Sans Pro"/>
          <w:b/>
          <w:bCs/>
          <w:lang w:val="en-US"/>
        </w:rPr>
        <w:t>social instabilities</w:t>
      </w:r>
      <w:r w:rsidRPr="001C39F7">
        <w:rPr>
          <w:rFonts w:ascii="EC Square Sans Pro" w:eastAsia="EC Square Sans Pro" w:hAnsi="EC Square Sans Pro" w:cs="EC Square Sans Pro"/>
          <w:lang w:val="en-US"/>
        </w:rPr>
        <w:t xml:space="preserve">, and in some countries, to malnutrition and food insecurity. Consequently, more </w:t>
      </w:r>
      <w:r w:rsidRPr="001C39F7">
        <w:rPr>
          <w:rFonts w:ascii="EC Square Sans Pro" w:eastAsia="EC Square Sans Pro" w:hAnsi="EC Square Sans Pro" w:cs="EC Square Sans Pro"/>
          <w:b/>
          <w:bCs/>
          <w:lang w:val="en-US"/>
        </w:rPr>
        <w:t>migration and displacement</w:t>
      </w:r>
      <w:r w:rsidRPr="001C39F7">
        <w:rPr>
          <w:rFonts w:ascii="EC Square Sans Pro" w:eastAsia="EC Square Sans Pro" w:hAnsi="EC Square Sans Pro" w:cs="EC Square Sans Pro"/>
          <w:lang w:val="en-US"/>
        </w:rPr>
        <w:t xml:space="preserve"> are expected. This, in turn, can lead to more social, economic, and health problems, including higher stress levels among populations of Member States, increased (re)emergence and circulation of </w:t>
      </w:r>
      <w:r w:rsidRPr="001C39F7">
        <w:rPr>
          <w:rFonts w:ascii="EC Square Sans Pro" w:eastAsia="EC Square Sans Pro" w:hAnsi="EC Square Sans Pro" w:cs="EC Square Sans Pro"/>
          <w:b/>
          <w:bCs/>
          <w:lang w:val="en-US"/>
        </w:rPr>
        <w:t>pathogens</w:t>
      </w:r>
      <w:r w:rsidRPr="001C39F7">
        <w:rPr>
          <w:rFonts w:ascii="EC Square Sans Pro" w:eastAsia="EC Square Sans Pro" w:hAnsi="EC Square Sans Pro" w:cs="EC Square Sans Pro"/>
          <w:lang w:val="en-US"/>
        </w:rPr>
        <w:t>, higher vulnerability to disease, while society at large is expected to exhibit a decreased access to healthcare.</w:t>
      </w:r>
    </w:p>
    <w:p w14:paraId="490212FF" w14:textId="77777777" w:rsidR="00E44205" w:rsidRPr="001C39F7" w:rsidDel="00920FAE" w:rsidRDefault="00E44205" w:rsidP="00E44205">
      <w:pPr>
        <w:spacing w:after="160" w:line="257" w:lineRule="auto"/>
        <w:rPr>
          <w:rFonts w:ascii="EC Square Sans Pro" w:hAnsi="EC Square Sans Pro"/>
          <w:lang w:val="en-GB"/>
        </w:rPr>
      </w:pPr>
    </w:p>
    <w:p w14:paraId="20B026E9" w14:textId="64A3DCDF" w:rsidR="00BF13E3" w:rsidRPr="005122BF" w:rsidRDefault="002F25C1" w:rsidP="004E439A">
      <w:pPr>
        <w:pStyle w:val="JRCLevel-2title"/>
      </w:pPr>
      <w:bookmarkStart w:id="37" w:name="_Toc193205872"/>
      <w:bookmarkStart w:id="38" w:name="_Toc183440497"/>
      <w:bookmarkStart w:id="39" w:name="_Toc184050696"/>
      <w:r>
        <w:t>What people think: s</w:t>
      </w:r>
      <w:r w:rsidR="00BF13E3">
        <w:t>ocial perception of the EGD</w:t>
      </w:r>
      <w:bookmarkEnd w:id="37"/>
      <w:r w:rsidR="00BF13E3">
        <w:t xml:space="preserve"> </w:t>
      </w:r>
      <w:bookmarkEnd w:id="38"/>
      <w:bookmarkEnd w:id="39"/>
    </w:p>
    <w:p w14:paraId="56EAE5F8" w14:textId="5298962D" w:rsidR="00BF13E3" w:rsidRPr="00BF13E3" w:rsidRDefault="00BF13E3" w:rsidP="006B12D9">
      <w:pPr>
        <w:spacing w:before="120" w:after="120" w:line="259" w:lineRule="auto"/>
        <w:jc w:val="both"/>
        <w:rPr>
          <w:rFonts w:ascii="EC Square Sans Pro" w:eastAsia="EC Square Sans Pro" w:hAnsi="EC Square Sans Pro" w:cs="EC Square Sans Pro"/>
          <w:lang w:val="en-GB" w:eastAsia="en-GB"/>
        </w:rPr>
      </w:pPr>
      <w:r w:rsidRPr="7E8FBF0D">
        <w:rPr>
          <w:rFonts w:ascii="EC Square Sans Pro" w:eastAsia="EC Square Sans Pro" w:hAnsi="EC Square Sans Pro" w:cs="EC Square Sans Pro"/>
          <w:lang w:val="en-GB" w:eastAsia="en-GB"/>
        </w:rPr>
        <w:t xml:space="preserve">Public sentiment plays a critical role in shaping the success of the </w:t>
      </w:r>
      <w:r w:rsidR="00A92268" w:rsidRPr="7E8FBF0D">
        <w:rPr>
          <w:rFonts w:ascii="EC Square Sans Pro" w:eastAsia="EC Square Sans Pro" w:hAnsi="EC Square Sans Pro" w:cs="EC Square Sans Pro"/>
          <w:lang w:val="en-GB" w:eastAsia="en-GB"/>
        </w:rPr>
        <w:t>green transition</w:t>
      </w:r>
      <w:r w:rsidR="002F25C1" w:rsidRPr="7E8FBF0D">
        <w:rPr>
          <w:rFonts w:ascii="EC Square Sans Pro" w:eastAsia="EC Square Sans Pro" w:hAnsi="EC Square Sans Pro" w:cs="EC Square Sans Pro"/>
          <w:lang w:val="en-GB" w:eastAsia="en-GB"/>
        </w:rPr>
        <w:t xml:space="preserve">: to understand the evolving perceptions of </w:t>
      </w:r>
      <w:r w:rsidR="00A92268" w:rsidRPr="7E8FBF0D">
        <w:rPr>
          <w:rFonts w:ascii="EC Square Sans Pro" w:eastAsia="EC Square Sans Pro" w:hAnsi="EC Square Sans Pro" w:cs="EC Square Sans Pro"/>
          <w:lang w:val="en-GB" w:eastAsia="en-GB"/>
        </w:rPr>
        <w:t xml:space="preserve">the EGD </w:t>
      </w:r>
      <w:r w:rsidR="002F25C1" w:rsidRPr="7E8FBF0D">
        <w:rPr>
          <w:rFonts w:ascii="EC Square Sans Pro" w:eastAsia="EC Square Sans Pro" w:hAnsi="EC Square Sans Pro" w:cs="EC Square Sans Pro"/>
          <w:lang w:val="en-GB" w:eastAsia="en-GB"/>
        </w:rPr>
        <w:t>transformative agenda, the JRC carried out a</w:t>
      </w:r>
      <w:r w:rsidRPr="7E8FBF0D">
        <w:rPr>
          <w:rFonts w:ascii="EC Square Sans Pro" w:eastAsia="EC Square Sans Pro" w:hAnsi="EC Square Sans Pro" w:cs="EC Square Sans Pro"/>
          <w:lang w:val="en-GB" w:eastAsia="en-GB"/>
        </w:rPr>
        <w:t xml:space="preserve">n analysis of 582,156 Twitter/X posts from January 2020 to March 2024. </w:t>
      </w:r>
      <w:r w:rsidR="00D1146D" w:rsidRPr="7E8FBF0D">
        <w:rPr>
          <w:rFonts w:ascii="EC Square Sans Pro" w:eastAsia="EC Square Sans Pro" w:hAnsi="EC Square Sans Pro" w:cs="EC Square Sans Pro"/>
          <w:lang w:val="en-GB" w:eastAsia="en-GB"/>
        </w:rPr>
        <w:t>T</w:t>
      </w:r>
      <w:r w:rsidRPr="7E8FBF0D">
        <w:rPr>
          <w:rFonts w:ascii="EC Square Sans Pro" w:eastAsia="EC Square Sans Pro" w:hAnsi="EC Square Sans Pro" w:cs="EC Square Sans Pro"/>
          <w:lang w:val="en-GB" w:eastAsia="en-GB"/>
        </w:rPr>
        <w:t>he study uncovers clear patterns in how different stakeholders engage with various stages of the EGD's implementation</w:t>
      </w:r>
      <w:r w:rsidR="00C56877" w:rsidRPr="7E8FBF0D">
        <w:rPr>
          <w:rFonts w:ascii="EC Square Sans Pro" w:eastAsia="EC Square Sans Pro" w:hAnsi="EC Square Sans Pro" w:cs="EC Square Sans Pro"/>
          <w:lang w:val="en-GB" w:eastAsia="en-GB"/>
        </w:rPr>
        <w:t xml:space="preserve"> (</w:t>
      </w:r>
      <w:commentRangeStart w:id="40"/>
      <w:commentRangeStart w:id="41"/>
      <w:commentRangeStart w:id="42"/>
      <w:r w:rsidR="00C56877" w:rsidRPr="7E8FBF0D">
        <w:rPr>
          <w:rFonts w:ascii="EC Square Sans Pro" w:eastAsia="EC Square Sans Pro" w:hAnsi="EC Square Sans Pro" w:cs="EC Square Sans Pro"/>
          <w:lang w:val="en-GB" w:eastAsia="en-GB"/>
        </w:rPr>
        <w:t>cit</w:t>
      </w:r>
      <w:commentRangeEnd w:id="40"/>
      <w:r>
        <w:rPr>
          <w:rStyle w:val="CommentReference"/>
        </w:rPr>
        <w:commentReference w:id="40"/>
      </w:r>
      <w:commentRangeEnd w:id="41"/>
      <w:r>
        <w:rPr>
          <w:rStyle w:val="CommentReference"/>
        </w:rPr>
        <w:commentReference w:id="41"/>
      </w:r>
      <w:commentRangeEnd w:id="42"/>
      <w:r>
        <w:rPr>
          <w:rStyle w:val="CommentReference"/>
        </w:rPr>
        <w:commentReference w:id="42"/>
      </w:r>
      <w:r w:rsidR="00C56877" w:rsidRPr="7E8FBF0D">
        <w:rPr>
          <w:rFonts w:ascii="EC Square Sans Pro" w:eastAsia="EC Square Sans Pro" w:hAnsi="EC Square Sans Pro" w:cs="EC Square Sans Pro"/>
          <w:lang w:val="en-GB" w:eastAsia="en-GB"/>
        </w:rPr>
        <w:t>)</w:t>
      </w:r>
      <w:r w:rsidRPr="7E8FBF0D">
        <w:rPr>
          <w:rFonts w:ascii="EC Square Sans Pro" w:eastAsia="EC Square Sans Pro" w:hAnsi="EC Square Sans Pro" w:cs="EC Square Sans Pro"/>
          <w:lang w:val="en-GB" w:eastAsia="en-GB"/>
        </w:rPr>
        <w:t>.</w:t>
      </w:r>
    </w:p>
    <w:p w14:paraId="59548B8F" w14:textId="68F8C20A" w:rsidR="00C866F3" w:rsidRPr="00BF13E3" w:rsidRDefault="00C866F3" w:rsidP="006B12D9">
      <w:pPr>
        <w:spacing w:before="120" w:after="120" w:line="259" w:lineRule="auto"/>
        <w:jc w:val="both"/>
        <w:rPr>
          <w:rFonts w:ascii="EC Square Sans Pro" w:eastAsia="Times New Roman" w:hAnsi="EC Square Sans Pro" w:cs="Times New Roman"/>
          <w:lang w:val="en-US" w:eastAsia="en-GB"/>
        </w:rPr>
      </w:pPr>
      <w:r w:rsidRPr="00BF13E3">
        <w:rPr>
          <w:rFonts w:ascii="EC Square Sans Pro" w:eastAsia="Times New Roman" w:hAnsi="EC Square Sans Pro" w:cs="Times New Roman"/>
          <w:b/>
          <w:bCs/>
          <w:lang w:val="en-US" w:eastAsia="en-GB"/>
        </w:rPr>
        <w:t>Public perception of the EGD has evolved significantly through distinct implementation phases</w:t>
      </w:r>
      <w:r w:rsidRPr="00BF13E3">
        <w:rPr>
          <w:rFonts w:ascii="EC Square Sans Pro" w:eastAsia="Times New Roman" w:hAnsi="EC Square Sans Pro" w:cs="Times New Roman"/>
          <w:lang w:val="en-US" w:eastAsia="en-GB"/>
        </w:rPr>
        <w:t xml:space="preserve">, shaped by </w:t>
      </w:r>
      <w:r>
        <w:rPr>
          <w:rFonts w:ascii="EC Square Sans Pro" w:eastAsia="Times New Roman" w:hAnsi="EC Square Sans Pro" w:cs="Times New Roman"/>
          <w:lang w:val="en-US" w:eastAsia="en-GB"/>
        </w:rPr>
        <w:t xml:space="preserve">both </w:t>
      </w:r>
      <w:r w:rsidRPr="00BF13E3">
        <w:rPr>
          <w:rFonts w:ascii="EC Square Sans Pro" w:eastAsia="Times New Roman" w:hAnsi="EC Square Sans Pro" w:cs="Times New Roman"/>
          <w:lang w:val="en-US" w:eastAsia="en-GB"/>
        </w:rPr>
        <w:t>policy developments across multiple sectors and external events. Analysis reveals that while general support for environmental and economic transformation remains strong, specific policy measures often face resistance when their immediate socio-economic impacts become apparent. The predominance of neutral sentiment (6</w:t>
      </w:r>
      <w:r w:rsidR="00D1146D">
        <w:rPr>
          <w:rFonts w:ascii="EC Square Sans Pro" w:eastAsia="Times New Roman" w:hAnsi="EC Square Sans Pro" w:cs="Times New Roman"/>
          <w:lang w:val="en-US" w:eastAsia="en-GB"/>
        </w:rPr>
        <w:t>2</w:t>
      </w:r>
      <w:r w:rsidRPr="00BF13E3">
        <w:rPr>
          <w:rFonts w:ascii="EC Square Sans Pro" w:eastAsia="Times New Roman" w:hAnsi="EC Square Sans Pro" w:cs="Times New Roman"/>
          <w:lang w:val="en-US" w:eastAsia="en-GB"/>
        </w:rPr>
        <w:t>%) in public discourse, compared to positive (28%) and negative (10%) reactions, indicates a crucial window of opportunity for policy communication and stakeholder engagement.</w:t>
      </w:r>
    </w:p>
    <w:p w14:paraId="0C854964" w14:textId="2A38DC9D" w:rsidR="00BF13E3" w:rsidRPr="00BF13E3" w:rsidRDefault="00C866F3" w:rsidP="006B12D9">
      <w:pPr>
        <w:spacing w:before="120" w:after="120" w:line="259" w:lineRule="auto"/>
        <w:jc w:val="both"/>
        <w:rPr>
          <w:rFonts w:ascii="EC Square Sans Pro" w:eastAsia="EC Square Sans Pro" w:hAnsi="EC Square Sans Pro" w:cs="EC Square Sans Pro"/>
          <w:lang w:val="en-GB" w:eastAsia="en-GB"/>
        </w:rPr>
      </w:pPr>
      <w:r>
        <w:rPr>
          <w:rFonts w:ascii="EC Square Sans Pro" w:eastAsia="EC Square Sans Pro" w:hAnsi="EC Square Sans Pro" w:cs="EC Square Sans Pro"/>
          <w:lang w:val="en-GB" w:eastAsia="en-GB"/>
        </w:rPr>
        <w:t>T</w:t>
      </w:r>
      <w:r w:rsidR="00BF13E3" w:rsidRPr="00BF13E3">
        <w:rPr>
          <w:rFonts w:ascii="EC Square Sans Pro" w:eastAsia="EC Square Sans Pro" w:hAnsi="EC Square Sans Pro" w:cs="EC Square Sans Pro"/>
          <w:lang w:val="en-GB" w:eastAsia="en-GB"/>
        </w:rPr>
        <w:t xml:space="preserve">emporal trends reveal four distinct phases in public perception. During the </w:t>
      </w:r>
      <w:r w:rsidR="00BF13E3" w:rsidRPr="00BF13E3">
        <w:rPr>
          <w:rFonts w:ascii="EC Square Sans Pro" w:eastAsia="EC Square Sans Pro" w:hAnsi="EC Square Sans Pro" w:cs="EC Square Sans Pro"/>
          <w:i/>
          <w:iCs/>
          <w:lang w:val="en-GB" w:eastAsia="en-GB"/>
        </w:rPr>
        <w:t>announcement phase</w:t>
      </w:r>
      <w:r w:rsidR="00BF13E3" w:rsidRPr="00BF13E3">
        <w:rPr>
          <w:rFonts w:ascii="EC Square Sans Pro" w:eastAsia="EC Square Sans Pro" w:hAnsi="EC Square Sans Pro" w:cs="EC Square Sans Pro"/>
          <w:lang w:val="en-GB" w:eastAsia="en-GB"/>
        </w:rPr>
        <w:t xml:space="preserve"> (2020), cautious optimism prevailed, with positive sentiment </w:t>
      </w:r>
      <w:r w:rsidR="00D1146D">
        <w:rPr>
          <w:rFonts w:ascii="EC Square Sans Pro" w:eastAsia="EC Square Sans Pro" w:hAnsi="EC Square Sans Pro" w:cs="EC Square Sans Pro"/>
          <w:lang w:val="en-GB" w:eastAsia="en-GB"/>
        </w:rPr>
        <w:t>reaching</w:t>
      </w:r>
      <w:r w:rsidR="00D1146D" w:rsidRPr="00BF13E3">
        <w:rPr>
          <w:rFonts w:ascii="EC Square Sans Pro" w:eastAsia="EC Square Sans Pro" w:hAnsi="EC Square Sans Pro" w:cs="EC Square Sans Pro"/>
          <w:lang w:val="en-GB" w:eastAsia="en-GB"/>
        </w:rPr>
        <w:t xml:space="preserve"> </w:t>
      </w:r>
      <w:r w:rsidR="00D1146D">
        <w:rPr>
          <w:rFonts w:ascii="EC Square Sans Pro" w:eastAsia="EC Square Sans Pro" w:hAnsi="EC Square Sans Pro" w:cs="EC Square Sans Pro"/>
          <w:lang w:val="en-GB" w:eastAsia="en-GB"/>
        </w:rPr>
        <w:t>the</w:t>
      </w:r>
      <w:r w:rsidR="00D1146D" w:rsidRPr="00BF13E3">
        <w:rPr>
          <w:rFonts w:ascii="EC Square Sans Pro" w:eastAsia="EC Square Sans Pro" w:hAnsi="EC Square Sans Pro" w:cs="EC Square Sans Pro"/>
          <w:lang w:val="en-GB" w:eastAsia="en-GB"/>
        </w:rPr>
        <w:t xml:space="preserve"> </w:t>
      </w:r>
      <w:r w:rsidR="00BF13E3" w:rsidRPr="00BF13E3">
        <w:rPr>
          <w:rFonts w:ascii="EC Square Sans Pro" w:eastAsia="EC Square Sans Pro" w:hAnsi="EC Square Sans Pro" w:cs="EC Square Sans Pro"/>
          <w:lang w:val="en-GB" w:eastAsia="en-GB"/>
        </w:rPr>
        <w:t xml:space="preserve">29% following the launch of the European Climate Law and key strategies such as </w:t>
      </w:r>
      <w:r w:rsidR="00BF13E3" w:rsidRPr="00BF13E3">
        <w:rPr>
          <w:rFonts w:ascii="EC Square Sans Pro" w:eastAsia="EC Square Sans Pro" w:hAnsi="EC Square Sans Pro" w:cs="EC Square Sans Pro"/>
          <w:i/>
          <w:iCs/>
          <w:lang w:val="en-GB" w:eastAsia="en-GB"/>
        </w:rPr>
        <w:t>Farm to Fork</w:t>
      </w:r>
      <w:r w:rsidR="00BF13E3" w:rsidRPr="00BF13E3">
        <w:rPr>
          <w:rFonts w:ascii="EC Square Sans Pro" w:eastAsia="EC Square Sans Pro" w:hAnsi="EC Square Sans Pro" w:cs="EC Square Sans Pro"/>
          <w:lang w:val="en-GB" w:eastAsia="en-GB"/>
        </w:rPr>
        <w:t xml:space="preserve"> and </w:t>
      </w:r>
      <w:r w:rsidR="00BF13E3" w:rsidRPr="00BF13E3">
        <w:rPr>
          <w:rFonts w:ascii="EC Square Sans Pro" w:eastAsia="EC Square Sans Pro" w:hAnsi="EC Square Sans Pro" w:cs="EC Square Sans Pro"/>
          <w:i/>
          <w:iCs/>
          <w:lang w:val="en-GB" w:eastAsia="en-GB"/>
        </w:rPr>
        <w:t>Biodiversity</w:t>
      </w:r>
      <w:r w:rsidR="00BF13E3" w:rsidRPr="00BF13E3">
        <w:rPr>
          <w:rFonts w:ascii="EC Square Sans Pro" w:eastAsia="EC Square Sans Pro" w:hAnsi="EC Square Sans Pro" w:cs="EC Square Sans Pro"/>
          <w:lang w:val="en-GB" w:eastAsia="en-GB"/>
        </w:rPr>
        <w:t xml:space="preserve">. In the </w:t>
      </w:r>
      <w:r w:rsidR="00BF13E3" w:rsidRPr="00BF13E3">
        <w:rPr>
          <w:rFonts w:ascii="EC Square Sans Pro" w:eastAsia="EC Square Sans Pro" w:hAnsi="EC Square Sans Pro" w:cs="EC Square Sans Pro"/>
          <w:i/>
          <w:iCs/>
          <w:lang w:val="en-GB" w:eastAsia="en-GB"/>
        </w:rPr>
        <w:t>delivering phase</w:t>
      </w:r>
      <w:r w:rsidR="00BF13E3" w:rsidRPr="00BF13E3">
        <w:rPr>
          <w:rFonts w:ascii="EC Square Sans Pro" w:eastAsia="EC Square Sans Pro" w:hAnsi="EC Square Sans Pro" w:cs="EC Square Sans Pro"/>
          <w:lang w:val="en-GB" w:eastAsia="en-GB"/>
        </w:rPr>
        <w:t xml:space="preserve"> (2020–2022), positive sentiment climbed further to 32%, bolstered by comprehensive packages like "</w:t>
      </w:r>
      <w:r w:rsidR="00BF13E3" w:rsidRPr="00E118A0">
        <w:rPr>
          <w:rFonts w:ascii="EC Square Sans Pro" w:eastAsia="EC Square Sans Pro" w:hAnsi="EC Square Sans Pro" w:cs="EC Square Sans Pro"/>
          <w:i/>
          <w:lang w:val="en-GB" w:eastAsia="en-GB"/>
        </w:rPr>
        <w:t>Fit for 55</w:t>
      </w:r>
      <w:r w:rsidR="00BF13E3" w:rsidRPr="00BF13E3">
        <w:rPr>
          <w:rFonts w:ascii="EC Square Sans Pro" w:eastAsia="EC Square Sans Pro" w:hAnsi="EC Square Sans Pro" w:cs="EC Square Sans Pro"/>
          <w:lang w:val="en-GB" w:eastAsia="en-GB"/>
        </w:rPr>
        <w:t>"</w:t>
      </w:r>
      <w:r w:rsidR="00522CFE">
        <w:rPr>
          <w:rFonts w:ascii="EC Square Sans Pro" w:eastAsia="EC Square Sans Pro" w:hAnsi="EC Square Sans Pro" w:cs="EC Square Sans Pro"/>
          <w:lang w:val="en-GB" w:eastAsia="en-GB"/>
        </w:rPr>
        <w:t>,</w:t>
      </w:r>
      <w:r w:rsidR="00BF13E3" w:rsidRPr="00BF13E3">
        <w:rPr>
          <w:rFonts w:ascii="EC Square Sans Pro" w:eastAsia="EC Square Sans Pro" w:hAnsi="EC Square Sans Pro" w:cs="EC Square Sans Pro"/>
          <w:lang w:val="en-GB" w:eastAsia="en-GB"/>
        </w:rPr>
        <w:t xml:space="preserve"> which demonstrated the impact of concrete, well-communicated policies. However, the </w:t>
      </w:r>
      <w:r w:rsidR="00BF13E3" w:rsidRPr="00BF13E3">
        <w:rPr>
          <w:rFonts w:ascii="EC Square Sans Pro" w:eastAsia="EC Square Sans Pro" w:hAnsi="EC Square Sans Pro" w:cs="EC Square Sans Pro"/>
          <w:i/>
          <w:iCs/>
          <w:lang w:val="en-GB" w:eastAsia="en-GB"/>
        </w:rPr>
        <w:t>acceleration phase</w:t>
      </w:r>
      <w:r w:rsidR="00BF13E3" w:rsidRPr="00BF13E3">
        <w:rPr>
          <w:rFonts w:ascii="EC Square Sans Pro" w:eastAsia="EC Square Sans Pro" w:hAnsi="EC Square Sans Pro" w:cs="EC Square Sans Pro"/>
          <w:lang w:val="en-GB" w:eastAsia="en-GB"/>
        </w:rPr>
        <w:t xml:space="preserve"> (2022–2023) exposed vulnerabilities, with geopolitical events like the Russian invasion of Ukraine</w:t>
      </w:r>
      <w:r w:rsidR="00CD0B11">
        <w:rPr>
          <w:rFonts w:ascii="EC Square Sans Pro" w:eastAsia="EC Square Sans Pro" w:hAnsi="EC Square Sans Pro" w:cs="EC Square Sans Pro"/>
          <w:lang w:val="en-GB" w:eastAsia="en-GB"/>
        </w:rPr>
        <w:t>,</w:t>
      </w:r>
      <w:r w:rsidR="00BF13E3" w:rsidRPr="00BF13E3">
        <w:rPr>
          <w:rFonts w:ascii="EC Square Sans Pro" w:eastAsia="EC Square Sans Pro" w:hAnsi="EC Square Sans Pro" w:cs="EC Square Sans Pro"/>
          <w:lang w:val="en-GB" w:eastAsia="en-GB"/>
        </w:rPr>
        <w:t xml:space="preserve"> shifting discourse. Negative sentiment rose to 18%, driven by energy security concerns and uncertainties surrounding systemic transitions. Most recently, the </w:t>
      </w:r>
      <w:r w:rsidR="00BF13E3" w:rsidRPr="00BF13E3">
        <w:rPr>
          <w:rFonts w:ascii="EC Square Sans Pro" w:eastAsia="EC Square Sans Pro" w:hAnsi="EC Square Sans Pro" w:cs="EC Square Sans Pro"/>
          <w:i/>
          <w:iCs/>
          <w:lang w:val="en-GB" w:eastAsia="en-GB"/>
        </w:rPr>
        <w:t>adoption phase</w:t>
      </w:r>
      <w:r w:rsidR="00BF13E3" w:rsidRPr="00BF13E3">
        <w:rPr>
          <w:rFonts w:ascii="EC Square Sans Pro" w:eastAsia="EC Square Sans Pro" w:hAnsi="EC Square Sans Pro" w:cs="EC Square Sans Pro"/>
          <w:lang w:val="en-GB" w:eastAsia="en-GB"/>
        </w:rPr>
        <w:t xml:space="preserve"> (2023–2024) underscored progress as initiatives like COP28 elevated positive sentiment to 33%, even </w:t>
      </w:r>
      <w:r>
        <w:rPr>
          <w:rFonts w:ascii="EC Square Sans Pro" w:eastAsia="EC Square Sans Pro" w:hAnsi="EC Square Sans Pro" w:cs="EC Square Sans Pro"/>
          <w:lang w:val="en-GB" w:eastAsia="en-GB"/>
        </w:rPr>
        <w:t xml:space="preserve">if </w:t>
      </w:r>
      <w:r w:rsidR="00BF13E3" w:rsidRPr="00BF13E3">
        <w:rPr>
          <w:rFonts w:ascii="EC Square Sans Pro" w:eastAsia="EC Square Sans Pro" w:hAnsi="EC Square Sans Pro" w:cs="EC Square Sans Pro"/>
          <w:lang w:val="en-GB" w:eastAsia="en-GB"/>
        </w:rPr>
        <w:t>sectoral disruptions, including the farmers' protests</w:t>
      </w:r>
      <w:r w:rsidRPr="00C866F3">
        <w:rPr>
          <w:rFonts w:ascii="EC Square Sans Pro" w:eastAsia="Times New Roman" w:hAnsi="EC Square Sans Pro" w:cs="Times New Roman"/>
          <w:b/>
          <w:bCs/>
          <w:lang w:val="en-US" w:eastAsia="en-GB"/>
        </w:rPr>
        <w:t xml:space="preserve"> </w:t>
      </w:r>
      <w:r w:rsidRPr="00F43DFD">
        <w:rPr>
          <w:rFonts w:ascii="EC Square Sans Pro" w:eastAsia="Times New Roman" w:hAnsi="EC Square Sans Pro" w:cs="Times New Roman"/>
          <w:bCs/>
          <w:lang w:val="en-US" w:eastAsia="en-GB"/>
        </w:rPr>
        <w:t>in early 2024</w:t>
      </w:r>
      <w:r w:rsidR="00BF13E3" w:rsidRPr="00BF13E3">
        <w:rPr>
          <w:rFonts w:ascii="EC Square Sans Pro" w:eastAsia="EC Square Sans Pro" w:hAnsi="EC Square Sans Pro" w:cs="EC Square Sans Pro"/>
          <w:lang w:val="en-GB" w:eastAsia="en-GB"/>
        </w:rPr>
        <w:t xml:space="preserve"> drove negative sentiment spikes </w:t>
      </w:r>
      <w:r>
        <w:rPr>
          <w:rFonts w:ascii="EC Square Sans Pro" w:eastAsia="EC Square Sans Pro" w:hAnsi="EC Square Sans Pro" w:cs="EC Square Sans Pro"/>
          <w:lang w:val="en-GB" w:eastAsia="en-GB"/>
        </w:rPr>
        <w:t xml:space="preserve">up </w:t>
      </w:r>
      <w:r w:rsidR="00BF13E3" w:rsidRPr="00BF13E3">
        <w:rPr>
          <w:rFonts w:ascii="EC Square Sans Pro" w:eastAsia="EC Square Sans Pro" w:hAnsi="EC Square Sans Pro" w:cs="EC Square Sans Pro"/>
          <w:lang w:val="en-GB" w:eastAsia="en-GB"/>
        </w:rPr>
        <w:t>to 22%.</w:t>
      </w:r>
      <w:r>
        <w:rPr>
          <w:rFonts w:ascii="EC Square Sans Pro" w:eastAsia="EC Square Sans Pro" w:hAnsi="EC Square Sans Pro" w:cs="EC Square Sans Pro"/>
          <w:lang w:val="en-GB" w:eastAsia="en-GB"/>
        </w:rPr>
        <w:t xml:space="preserve"> </w:t>
      </w:r>
    </w:p>
    <w:p w14:paraId="705D4330" w14:textId="3CD445F3" w:rsidR="00BF13E3" w:rsidRPr="00BF13E3" w:rsidRDefault="00BF13E3" w:rsidP="006B12D9">
      <w:pPr>
        <w:spacing w:before="120" w:after="120" w:line="259" w:lineRule="auto"/>
        <w:jc w:val="both"/>
        <w:rPr>
          <w:rFonts w:ascii="EC Square Sans Pro" w:eastAsia="EC Square Sans Pro" w:hAnsi="EC Square Sans Pro" w:cs="EC Square Sans Pro"/>
          <w:lang w:val="en-GB" w:eastAsia="en-GB"/>
        </w:rPr>
      </w:pPr>
      <w:r w:rsidRPr="00BF13E3">
        <w:rPr>
          <w:rFonts w:ascii="EC Square Sans Pro" w:eastAsia="EC Square Sans Pro" w:hAnsi="EC Square Sans Pro" w:cs="EC Square Sans Pro"/>
          <w:lang w:val="en-GB" w:eastAsia="en-GB"/>
        </w:rPr>
        <w:t xml:space="preserve">Thematic analysis underscores specific </w:t>
      </w:r>
      <w:r w:rsidRPr="001F399A">
        <w:rPr>
          <w:rFonts w:ascii="EC Square Sans Pro" w:eastAsia="EC Square Sans Pro" w:hAnsi="EC Square Sans Pro" w:cs="EC Square Sans Pro"/>
          <w:b/>
          <w:lang w:val="en-GB" w:eastAsia="en-GB"/>
          <w:rPrChange w:id="44" w:author="BARBERO VIGNOLA Giulia (JRC-ISPRA)" w:date="2025-03-27T11:25:00Z">
            <w:rPr>
              <w:rFonts w:ascii="EC Square Sans Pro" w:eastAsia="EC Square Sans Pro" w:hAnsi="EC Square Sans Pro" w:cs="EC Square Sans Pro"/>
              <w:lang w:val="en-GB" w:eastAsia="en-GB"/>
            </w:rPr>
          </w:rPrChange>
        </w:rPr>
        <w:t>drivers of public sentiment</w:t>
      </w:r>
      <w:r w:rsidRPr="00BF13E3">
        <w:rPr>
          <w:rFonts w:ascii="EC Square Sans Pro" w:eastAsia="EC Square Sans Pro" w:hAnsi="EC Square Sans Pro" w:cs="EC Square Sans Pro"/>
          <w:lang w:val="en-GB" w:eastAsia="en-GB"/>
        </w:rPr>
        <w:t xml:space="preserve">. </w:t>
      </w:r>
      <w:r w:rsidRPr="00BF13E3">
        <w:rPr>
          <w:rFonts w:ascii="EC Square Sans Pro" w:eastAsia="EC Square Sans Pro" w:hAnsi="EC Square Sans Pro" w:cs="EC Square Sans Pro"/>
          <w:i/>
          <w:iCs/>
          <w:lang w:val="en-GB" w:eastAsia="en-GB"/>
        </w:rPr>
        <w:t>Positive sentiment</w:t>
      </w:r>
      <w:r w:rsidRPr="00BF13E3">
        <w:rPr>
          <w:rFonts w:ascii="EC Square Sans Pro" w:eastAsia="EC Square Sans Pro" w:hAnsi="EC Square Sans Pro" w:cs="EC Square Sans Pro"/>
          <w:lang w:val="en-GB" w:eastAsia="en-GB"/>
        </w:rPr>
        <w:t xml:space="preserve"> often aligns with policies demonstrating tangible environmental and health benefits, such as improved air quality or biodiversity restoration, and those fostering economic opportunities through renewable energy and green innovation, notably under initiatives like </w:t>
      </w:r>
      <w:r w:rsidRPr="00BF13E3">
        <w:rPr>
          <w:rFonts w:ascii="EC Square Sans Pro" w:eastAsia="EC Square Sans Pro" w:hAnsi="EC Square Sans Pro" w:cs="EC Square Sans Pro"/>
          <w:i/>
          <w:iCs/>
          <w:lang w:val="en-GB" w:eastAsia="en-GB"/>
        </w:rPr>
        <w:t>REPowerEU</w:t>
      </w:r>
      <w:r w:rsidRPr="00BF13E3">
        <w:rPr>
          <w:rFonts w:ascii="EC Square Sans Pro" w:eastAsia="EC Square Sans Pro" w:hAnsi="EC Square Sans Pro" w:cs="EC Square Sans Pro"/>
          <w:lang w:val="en-GB" w:eastAsia="en-GB"/>
        </w:rPr>
        <w:t xml:space="preserve">. In contrast, </w:t>
      </w:r>
      <w:r w:rsidRPr="00BF13E3">
        <w:rPr>
          <w:rFonts w:ascii="EC Square Sans Pro" w:eastAsia="EC Square Sans Pro" w:hAnsi="EC Square Sans Pro" w:cs="EC Square Sans Pro"/>
          <w:i/>
          <w:iCs/>
          <w:lang w:val="en-GB" w:eastAsia="en-GB"/>
        </w:rPr>
        <w:t>negative sentiment</w:t>
      </w:r>
      <w:r w:rsidRPr="00BF13E3">
        <w:rPr>
          <w:rFonts w:ascii="EC Square Sans Pro" w:eastAsia="EC Square Sans Pro" w:hAnsi="EC Square Sans Pro" w:cs="EC Square Sans Pro"/>
          <w:lang w:val="en-GB" w:eastAsia="en-GB"/>
        </w:rPr>
        <w:t xml:space="preserve"> tends to </w:t>
      </w:r>
      <w:r w:rsidR="001F399A">
        <w:rPr>
          <w:rFonts w:ascii="EC Square Sans Pro" w:eastAsia="EC Square Sans Pro" w:hAnsi="EC Square Sans Pro" w:cs="EC Square Sans Pro"/>
          <w:lang w:val="en-GB" w:eastAsia="en-GB"/>
        </w:rPr>
        <w:t>focus</w:t>
      </w:r>
      <w:r w:rsidR="001F399A" w:rsidRPr="00BF13E3">
        <w:rPr>
          <w:rFonts w:ascii="EC Square Sans Pro" w:eastAsia="EC Square Sans Pro" w:hAnsi="EC Square Sans Pro" w:cs="EC Square Sans Pro"/>
          <w:lang w:val="en-GB" w:eastAsia="en-GB"/>
        </w:rPr>
        <w:t xml:space="preserve"> </w:t>
      </w:r>
      <w:r w:rsidRPr="00BF13E3">
        <w:rPr>
          <w:rFonts w:ascii="EC Square Sans Pro" w:eastAsia="EC Square Sans Pro" w:hAnsi="EC Square Sans Pro" w:cs="EC Square Sans Pro"/>
          <w:lang w:val="en-GB" w:eastAsia="en-GB"/>
        </w:rPr>
        <w:t>on perceived costs of economic transition, concerns in the agricultural sector regarding pesticide regulations, and immediate consumer impacts associated with product lifecycle and repair policies.</w:t>
      </w:r>
    </w:p>
    <w:p w14:paraId="44E77BAD" w14:textId="281AC39E" w:rsidR="00BF13E3" w:rsidRPr="00BF13E3" w:rsidRDefault="00BF13E3" w:rsidP="006B12D9">
      <w:pPr>
        <w:spacing w:before="120" w:after="120" w:line="259" w:lineRule="auto"/>
        <w:jc w:val="both"/>
        <w:rPr>
          <w:rFonts w:ascii="EC Square Sans Pro" w:eastAsia="EC Square Sans Pro" w:hAnsi="EC Square Sans Pro" w:cs="EC Square Sans Pro"/>
          <w:lang w:val="en-GB" w:eastAsia="en-GB"/>
        </w:rPr>
      </w:pPr>
      <w:r w:rsidRPr="00BF13E3">
        <w:rPr>
          <w:rFonts w:ascii="EC Square Sans Pro" w:eastAsia="EC Square Sans Pro" w:hAnsi="EC Square Sans Pro" w:cs="EC Square Sans Pro"/>
          <w:lang w:val="en-GB" w:eastAsia="en-GB"/>
        </w:rPr>
        <w:t xml:space="preserve">A notable divergence between institutional and public sentiment highlights a </w:t>
      </w:r>
      <w:r w:rsidRPr="00E118A0">
        <w:rPr>
          <w:rFonts w:ascii="EC Square Sans Pro" w:eastAsia="EC Square Sans Pro" w:hAnsi="EC Square Sans Pro" w:cs="EC Square Sans Pro"/>
          <w:b/>
          <w:lang w:val="en-GB" w:eastAsia="en-GB"/>
        </w:rPr>
        <w:t>communication gap</w:t>
      </w:r>
      <w:r w:rsidRPr="00BF13E3">
        <w:rPr>
          <w:rFonts w:ascii="EC Square Sans Pro" w:eastAsia="EC Square Sans Pro" w:hAnsi="EC Square Sans Pro" w:cs="EC Square Sans Pro"/>
          <w:lang w:val="en-GB" w:eastAsia="en-GB"/>
        </w:rPr>
        <w:t>. EU-affiliated accounts</w:t>
      </w:r>
      <w:r w:rsidR="00F8426E">
        <w:rPr>
          <w:rStyle w:val="FootnoteReference"/>
          <w:rFonts w:ascii="EC Square Sans Pro" w:eastAsia="EC Square Sans Pro" w:hAnsi="EC Square Sans Pro" w:cs="EC Square Sans Pro"/>
          <w:lang w:val="en-GB" w:eastAsia="en-GB"/>
        </w:rPr>
        <w:footnoteReference w:id="2"/>
      </w:r>
      <w:r w:rsidRPr="00BF13E3">
        <w:rPr>
          <w:rFonts w:ascii="EC Square Sans Pro" w:eastAsia="EC Square Sans Pro" w:hAnsi="EC Square Sans Pro" w:cs="EC Square Sans Pro"/>
          <w:lang w:val="en-GB" w:eastAsia="en-GB"/>
        </w:rPr>
        <w:t xml:space="preserve"> demonstrate consistently higher positive sentiment (3</w:t>
      </w:r>
      <w:r w:rsidR="001F399A">
        <w:rPr>
          <w:rFonts w:ascii="EC Square Sans Pro" w:eastAsia="EC Square Sans Pro" w:hAnsi="EC Square Sans Pro" w:cs="EC Square Sans Pro"/>
          <w:lang w:val="en-GB" w:eastAsia="en-GB"/>
        </w:rPr>
        <w:t>6</w:t>
      </w:r>
      <w:r w:rsidRPr="00BF13E3">
        <w:rPr>
          <w:rFonts w:ascii="EC Square Sans Pro" w:eastAsia="EC Square Sans Pro" w:hAnsi="EC Square Sans Pro" w:cs="EC Square Sans Pro"/>
          <w:lang w:val="en-GB" w:eastAsia="en-GB"/>
        </w:rPr>
        <w:t>%) than non-EU accounts (2</w:t>
      </w:r>
      <w:r w:rsidR="001F399A">
        <w:rPr>
          <w:rFonts w:ascii="EC Square Sans Pro" w:eastAsia="EC Square Sans Pro" w:hAnsi="EC Square Sans Pro" w:cs="EC Square Sans Pro"/>
          <w:lang w:val="en-GB" w:eastAsia="en-GB"/>
        </w:rPr>
        <w:t>8</w:t>
      </w:r>
      <w:r w:rsidRPr="00BF13E3">
        <w:rPr>
          <w:rFonts w:ascii="EC Square Sans Pro" w:eastAsia="EC Square Sans Pro" w:hAnsi="EC Square Sans Pro" w:cs="EC Square Sans Pro"/>
          <w:lang w:val="en-GB" w:eastAsia="en-GB"/>
        </w:rPr>
        <w:t xml:space="preserve">%), suggesting that public messaging often fails to resonate with broader audiences. Policies that lack visible implementation pathways or adequate support mechanisms provoke heightened </w:t>
      </w:r>
      <w:r w:rsidR="006E3689" w:rsidRPr="00BF13E3">
        <w:rPr>
          <w:rFonts w:ascii="EC Square Sans Pro" w:eastAsia="EC Square Sans Pro" w:hAnsi="EC Square Sans Pro" w:cs="EC Square Sans Pro"/>
          <w:lang w:val="en-GB" w:eastAsia="en-GB"/>
        </w:rPr>
        <w:t>scepticism</w:t>
      </w:r>
      <w:r w:rsidRPr="00BF13E3">
        <w:rPr>
          <w:rFonts w:ascii="EC Square Sans Pro" w:eastAsia="EC Square Sans Pro" w:hAnsi="EC Square Sans Pro" w:cs="EC Square Sans Pro"/>
          <w:lang w:val="en-GB" w:eastAsia="en-GB"/>
        </w:rPr>
        <w:t>, with negative responses increasing.</w:t>
      </w:r>
    </w:p>
    <w:p w14:paraId="7D3544B3" w14:textId="2AC820E2" w:rsidR="00C866F3" w:rsidRDefault="00BF13E3" w:rsidP="00BF13E3">
      <w:pPr>
        <w:spacing w:before="120" w:after="120" w:line="259" w:lineRule="auto"/>
        <w:jc w:val="both"/>
        <w:rPr>
          <w:rFonts w:ascii="EC Square Sans Pro" w:eastAsia="Times New Roman" w:hAnsi="EC Square Sans Pro" w:cs="Times New Roman"/>
          <w:lang w:val="en-US" w:eastAsia="en-GB"/>
        </w:rPr>
      </w:pPr>
      <w:r w:rsidRPr="00BF13E3">
        <w:rPr>
          <w:rFonts w:ascii="EC Square Sans Pro" w:eastAsia="EC Square Sans Pro" w:hAnsi="EC Square Sans Pro" w:cs="EC Square Sans Pro"/>
          <w:lang w:val="en-GB" w:eastAsia="en-GB"/>
        </w:rPr>
        <w:t xml:space="preserve">The findings underscore the need for transparent, inclusive, and adaptive </w:t>
      </w:r>
      <w:r w:rsidRPr="00E118A0">
        <w:rPr>
          <w:rFonts w:ascii="EC Square Sans Pro" w:eastAsia="EC Square Sans Pro" w:hAnsi="EC Square Sans Pro" w:cs="EC Square Sans Pro"/>
          <w:b/>
          <w:lang w:val="en-GB" w:eastAsia="en-GB"/>
        </w:rPr>
        <w:t>communication strategies to maintain public trust and engagement</w:t>
      </w:r>
      <w:r w:rsidRPr="00BF13E3">
        <w:rPr>
          <w:rFonts w:ascii="EC Square Sans Pro" w:eastAsia="EC Square Sans Pro" w:hAnsi="EC Square Sans Pro" w:cs="EC Square Sans Pro"/>
          <w:lang w:val="en-GB" w:eastAsia="en-GB"/>
        </w:rPr>
        <w:t xml:space="preserve">. </w:t>
      </w:r>
      <w:r w:rsidR="00C866F3" w:rsidRPr="00BF13E3">
        <w:rPr>
          <w:rFonts w:ascii="EC Square Sans Pro" w:eastAsia="Times New Roman" w:hAnsi="EC Square Sans Pro" w:cs="Times New Roman"/>
          <w:lang w:val="en-US" w:eastAsia="en-GB"/>
        </w:rPr>
        <w:t xml:space="preserve">The successful implementation of the </w:t>
      </w:r>
      <w:r w:rsidR="006E3689">
        <w:rPr>
          <w:rFonts w:ascii="EC Square Sans Pro" w:eastAsia="Times New Roman" w:hAnsi="EC Square Sans Pro" w:cs="Times New Roman"/>
          <w:lang w:val="en-US" w:eastAsia="en-GB"/>
        </w:rPr>
        <w:t>green transition</w:t>
      </w:r>
      <w:r w:rsidR="006E3689" w:rsidRPr="00BF13E3">
        <w:rPr>
          <w:rFonts w:ascii="EC Square Sans Pro" w:eastAsia="Times New Roman" w:hAnsi="EC Square Sans Pro" w:cs="Times New Roman"/>
          <w:lang w:val="en-US" w:eastAsia="en-GB"/>
        </w:rPr>
        <w:t xml:space="preserve"> </w:t>
      </w:r>
      <w:r w:rsidR="00C866F3" w:rsidRPr="00BF13E3">
        <w:rPr>
          <w:rFonts w:ascii="EC Square Sans Pro" w:eastAsia="Times New Roman" w:hAnsi="EC Square Sans Pro" w:cs="Times New Roman"/>
          <w:lang w:val="en-US" w:eastAsia="en-GB"/>
        </w:rPr>
        <w:t>depends on maintaining and building public support while effectively managing inevitable transition challenges. The data clearly shows that public acceptance hinges not on the ultimate goals of the transformation agenda, but on how the transition pathway is managed and communicated. With 6</w:t>
      </w:r>
      <w:r w:rsidR="006E3689">
        <w:rPr>
          <w:rFonts w:ascii="EC Square Sans Pro" w:eastAsia="Times New Roman" w:hAnsi="EC Square Sans Pro" w:cs="Times New Roman"/>
          <w:lang w:val="en-US" w:eastAsia="en-GB"/>
        </w:rPr>
        <w:t>2</w:t>
      </w:r>
      <w:r w:rsidR="00C866F3" w:rsidRPr="00BF13E3">
        <w:rPr>
          <w:rFonts w:ascii="EC Square Sans Pro" w:eastAsia="Times New Roman" w:hAnsi="EC Square Sans Pro" w:cs="Times New Roman"/>
          <w:lang w:val="en-US" w:eastAsia="en-GB"/>
        </w:rPr>
        <w:t>% of sentiment remaining neutral, there exists a significant opportunity to build stronger support through targeted engagement strategies that address specific stakeholder concerns while maintaining focus on the EGD's transformative vision.</w:t>
      </w:r>
      <w:r w:rsidR="00C866F3">
        <w:rPr>
          <w:rFonts w:ascii="EC Square Sans Pro" w:eastAsia="Times New Roman" w:hAnsi="EC Square Sans Pro" w:cs="Times New Roman"/>
          <w:lang w:val="en-US" w:eastAsia="en-GB"/>
        </w:rPr>
        <w:t xml:space="preserve"> </w:t>
      </w:r>
    </w:p>
    <w:p w14:paraId="42D7A4A1" w14:textId="026B5903" w:rsidR="00BF13E3" w:rsidRDefault="00BF13E3" w:rsidP="00BF13E3">
      <w:pPr>
        <w:spacing w:before="120" w:after="120" w:line="259" w:lineRule="auto"/>
        <w:jc w:val="both"/>
        <w:rPr>
          <w:rFonts w:ascii="EC Square Sans Pro" w:eastAsia="EC Square Sans Pro" w:hAnsi="EC Square Sans Pro" w:cs="EC Square Sans Pro"/>
          <w:lang w:val="en-GB" w:eastAsia="en-GB"/>
        </w:rPr>
      </w:pPr>
      <w:r w:rsidRPr="00BF13E3">
        <w:rPr>
          <w:rFonts w:ascii="EC Square Sans Pro" w:eastAsia="EC Square Sans Pro" w:hAnsi="EC Square Sans Pro" w:cs="EC Square Sans Pro"/>
          <w:lang w:val="en-GB" w:eastAsia="en-GB"/>
        </w:rPr>
        <w:t xml:space="preserve">By emphasizing the immediate and localized benefits of EGD policies while addressing sector-specific concerns, policymakers can bridge existing gaps and foster wider acceptance. The integration of diverse stakeholder feedback and continuous sentiment monitoring will ensure that the ambitious goals </w:t>
      </w:r>
      <w:r w:rsidR="006E3689">
        <w:rPr>
          <w:rFonts w:ascii="EC Square Sans Pro" w:eastAsia="EC Square Sans Pro" w:hAnsi="EC Square Sans Pro" w:cs="EC Square Sans Pro"/>
          <w:lang w:val="en-GB" w:eastAsia="en-GB"/>
        </w:rPr>
        <w:t xml:space="preserve">of the Green Deal and the new Clean Industrial Deal </w:t>
      </w:r>
      <w:r w:rsidRPr="00BF13E3">
        <w:rPr>
          <w:rFonts w:ascii="EC Square Sans Pro" w:eastAsia="EC Square Sans Pro" w:hAnsi="EC Square Sans Pro" w:cs="EC Square Sans Pro"/>
          <w:lang w:val="en-GB" w:eastAsia="en-GB"/>
        </w:rPr>
        <w:t>align with public expectations, enabling a smoother and more inclusive green transition.</w:t>
      </w:r>
    </w:p>
    <w:p w14:paraId="41600780" w14:textId="77777777" w:rsidR="006B12D9" w:rsidRDefault="006B12D9" w:rsidP="006B12D9">
      <w:pPr>
        <w:spacing w:before="120" w:after="120" w:line="259" w:lineRule="auto"/>
        <w:jc w:val="both"/>
        <w:rPr>
          <w:rFonts w:ascii="EC Square Sans Pro" w:eastAsia="EC Square Sans Pro" w:hAnsi="EC Square Sans Pro" w:cs="EC Square Sans Pro"/>
          <w:lang w:val="en-GB" w:eastAsia="en-GB"/>
        </w:rPr>
      </w:pPr>
    </w:p>
    <w:p w14:paraId="4A0CF739" w14:textId="6212CD1D" w:rsidR="002D7581" w:rsidRDefault="002D7581" w:rsidP="002D7581">
      <w:pPr>
        <w:pStyle w:val="JRCLevel-2title"/>
        <w:numPr>
          <w:ilvl w:val="1"/>
          <w:numId w:val="1"/>
        </w:numPr>
        <w:ind w:left="567"/>
        <w:jc w:val="left"/>
        <w:rPr>
          <w:rFonts w:eastAsia="EC Square Sans Pro"/>
        </w:rPr>
      </w:pPr>
      <w:bookmarkStart w:id="45" w:name="_Toc190438883"/>
      <w:bookmarkStart w:id="46" w:name="_Toc190438884"/>
      <w:bookmarkStart w:id="47" w:name="_Toc190438885"/>
      <w:bookmarkStart w:id="48" w:name="_Toc190438886"/>
      <w:bookmarkStart w:id="49" w:name="_Toc190438887"/>
      <w:bookmarkStart w:id="50" w:name="_Toc190438888"/>
      <w:bookmarkStart w:id="51" w:name="_Toc190438889"/>
      <w:bookmarkStart w:id="52" w:name="_Toc190438890"/>
      <w:bookmarkStart w:id="53" w:name="_Toc184050697"/>
      <w:bookmarkStart w:id="54" w:name="_Toc193205873"/>
      <w:bookmarkEnd w:id="45"/>
      <w:bookmarkEnd w:id="46"/>
      <w:bookmarkEnd w:id="47"/>
      <w:bookmarkEnd w:id="48"/>
      <w:bookmarkEnd w:id="49"/>
      <w:bookmarkEnd w:id="50"/>
      <w:bookmarkEnd w:id="51"/>
      <w:bookmarkEnd w:id="52"/>
      <w:r w:rsidRPr="002D7581">
        <w:rPr>
          <w:rFonts w:eastAsia="EC Square Sans Pro"/>
        </w:rPr>
        <w:t>A</w:t>
      </w:r>
      <w:r>
        <w:rPr>
          <w:rFonts w:eastAsia="EC Square Sans Pro"/>
        </w:rPr>
        <w:t xml:space="preserve"> macro-economic picture through main indicators</w:t>
      </w:r>
    </w:p>
    <w:p w14:paraId="561B656F" w14:textId="77777777" w:rsidR="002D7581" w:rsidRPr="00F369AE" w:rsidRDefault="25C9AE8B" w:rsidP="002D7581">
      <w:pPr>
        <w:spacing w:before="120" w:after="120"/>
        <w:jc w:val="both"/>
        <w:rPr>
          <w:rFonts w:ascii="EC Square Sans Pro" w:eastAsia="EC Square Sans Pro" w:hAnsi="EC Square Sans Pro" w:cs="EC Square Sans Pro"/>
          <w:color w:val="000000" w:themeColor="text1"/>
          <w:lang w:val="en-GB"/>
        </w:rPr>
      </w:pPr>
      <w:r w:rsidRPr="01DC4D3B">
        <w:rPr>
          <w:rFonts w:ascii="EC Square Sans Pro" w:eastAsia="EC Square Sans Pro" w:hAnsi="EC Square Sans Pro" w:cs="EC Square Sans Pro"/>
          <w:color w:val="000000" w:themeColor="text1"/>
          <w:lang w:val="en-GB"/>
        </w:rPr>
        <w:t>The EGD aims to transform the EU into a modern, resource-efficient, and competitive economy, ensuring no net emissions of greenhouse gases by 2050. To achieve this ambitious target, it's essential to provide the macroeconomic context across different sectors and understand trend with the help of key indicators. The analysis is based on datasets and national accounts provided by Eurostat, with a detailed breakdown of macroeconomic variables across time in EU27-2020 aggregate.</w:t>
      </w:r>
      <w:r w:rsidRPr="01DC4D3B">
        <w:rPr>
          <w:rFonts w:eastAsia="EC Square Sans Pro"/>
          <w:color w:val="000000" w:themeColor="text1"/>
          <w:lang w:val="en-GB"/>
        </w:rPr>
        <w:t> </w:t>
      </w:r>
      <w:r w:rsidRPr="01DC4D3B">
        <w:rPr>
          <w:rFonts w:ascii="EC Square Sans Pro" w:eastAsia="EC Square Sans Pro" w:hAnsi="EC Square Sans Pro" w:cs="EC Square Sans Pro"/>
          <w:color w:val="000000" w:themeColor="text1"/>
          <w:lang w:val="en-GB"/>
        </w:rPr>
        <w:t xml:space="preserve"> This sub-section extends the broad analysis proposed in the Statistics for the European Green Deal (EGD).</w:t>
      </w:r>
      <w:r w:rsidRPr="01DC4D3B">
        <w:rPr>
          <w:rFonts w:eastAsia="EC Square Sans Pro"/>
          <w:color w:val="000000" w:themeColor="text1"/>
          <w:lang w:val="en-GB"/>
        </w:rPr>
        <w:t> </w:t>
      </w:r>
      <w:r w:rsidRPr="01DC4D3B">
        <w:rPr>
          <w:rFonts w:ascii="EC Square Sans Pro" w:eastAsia="EC Square Sans Pro" w:hAnsi="EC Square Sans Pro" w:cs="EC Square Sans Pro"/>
          <w:color w:val="000000" w:themeColor="text1"/>
          <w:lang w:val="en-GB"/>
        </w:rPr>
        <w:t xml:space="preserve"> </w:t>
      </w:r>
    </w:p>
    <w:p w14:paraId="740F2A2A" w14:textId="77777777" w:rsidR="002D7581" w:rsidRPr="00F369AE" w:rsidRDefault="002D7581" w:rsidP="002D7581">
      <w:pPr>
        <w:spacing w:before="120" w:after="120"/>
        <w:jc w:val="both"/>
        <w:rPr>
          <w:rFonts w:ascii="EC Square Sans Pro" w:eastAsia="EC Square Sans Pro" w:hAnsi="EC Square Sans Pro" w:cs="EC Square Sans Pro"/>
          <w:color w:val="000000" w:themeColor="text1"/>
          <w:lang w:val="en-GB"/>
        </w:rPr>
      </w:pPr>
      <w:r w:rsidRPr="667E0914">
        <w:rPr>
          <w:rFonts w:ascii="EC Square Sans Pro" w:eastAsia="EC Square Sans Pro" w:hAnsi="EC Square Sans Pro" w:cs="EC Square Sans Pro"/>
          <w:color w:val="000000" w:themeColor="text1"/>
          <w:lang w:val="en-GB"/>
        </w:rPr>
        <w:t>Table 1. Quantification (shares and absolute numbers) of main indicators (GVA, jobs, emissions, investments) by N</w:t>
      </w:r>
      <w:commentRangeStart w:id="55"/>
      <w:commentRangeStart w:id="56"/>
      <w:r w:rsidRPr="667E0914">
        <w:rPr>
          <w:rFonts w:ascii="EC Square Sans Pro" w:eastAsia="EC Square Sans Pro" w:hAnsi="EC Square Sans Pro" w:cs="EC Square Sans Pro"/>
          <w:color w:val="000000" w:themeColor="text1"/>
          <w:lang w:val="en-GB"/>
        </w:rPr>
        <w:t xml:space="preserve">ACE Rev. 2 macro-sectors, for EU27, 2022.  </w:t>
      </w:r>
      <w:commentRangeEnd w:id="55"/>
      <w:r>
        <w:rPr>
          <w:rStyle w:val="CommentReference"/>
        </w:rPr>
        <w:commentReference w:id="55"/>
      </w:r>
      <w:commentRangeEnd w:id="56"/>
      <w:r>
        <w:rPr>
          <w:rStyle w:val="CommentReference"/>
        </w:rPr>
        <w:commentReference w:id="56"/>
      </w:r>
      <w:r w:rsidRPr="667E0914">
        <w:rPr>
          <w:rFonts w:ascii="EC Square Sans Pro" w:eastAsia="EC Square Sans Pro" w:hAnsi="EC Square Sans Pro" w:cs="EC Square Sans Pro"/>
          <w:color w:val="000000" w:themeColor="text1"/>
          <w:lang w:val="en-GB"/>
        </w:rPr>
        <w:t xml:space="preserve">  </w:t>
      </w:r>
    </w:p>
    <w:tbl>
      <w:tblPr>
        <w:tblStyle w:val="ListTable7Colorful-Accent6"/>
        <w:tblW w:w="6989" w:type="dxa"/>
        <w:tblInd w:w="0" w:type="dxa"/>
        <w:tblLook w:val="04A0" w:firstRow="1" w:lastRow="0" w:firstColumn="1" w:lastColumn="0" w:noHBand="0" w:noVBand="1"/>
      </w:tblPr>
      <w:tblGrid>
        <w:gridCol w:w="1792"/>
        <w:gridCol w:w="718"/>
        <w:gridCol w:w="1163"/>
        <w:gridCol w:w="718"/>
        <w:gridCol w:w="1013"/>
        <w:gridCol w:w="718"/>
        <w:gridCol w:w="1013"/>
        <w:gridCol w:w="718"/>
        <w:gridCol w:w="1163"/>
      </w:tblGrid>
      <w:tr w:rsidR="002D7581" w14:paraId="73630DD6" w14:textId="77777777" w:rsidTr="00CE1823">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523" w:type="dxa"/>
            <w:tcBorders>
              <w:top w:val="nil"/>
              <w:left w:val="nil"/>
            </w:tcBorders>
            <w:hideMark/>
          </w:tcPr>
          <w:p w14:paraId="04D17B1B" w14:textId="77777777" w:rsidR="002D7581" w:rsidRDefault="002D7581" w:rsidP="00CE1823">
            <w:pPr>
              <w:textAlignment w:val="baseline"/>
              <w:rPr>
                <w:rFonts w:ascii="EC Square Sans Pro" w:eastAsia="Times New Roman" w:hAnsi="EC Square Sans Pro" w:cs="Times New Roman"/>
                <w:sz w:val="20"/>
                <w:lang w:eastAsia="en-GB"/>
              </w:rPr>
            </w:pPr>
          </w:p>
        </w:tc>
        <w:tc>
          <w:tcPr>
            <w:tcW w:w="1426" w:type="dxa"/>
            <w:gridSpan w:val="2"/>
            <w:tcBorders>
              <w:top w:val="nil"/>
              <w:left w:val="nil"/>
              <w:right w:val="nil"/>
            </w:tcBorders>
            <w:hideMark/>
          </w:tcPr>
          <w:p w14:paraId="736C795F" w14:textId="77777777" w:rsidR="002D7581" w:rsidRDefault="002D7581" w:rsidP="00CE1823">
            <w:pPr>
              <w:jc w:val="center"/>
              <w:textAlignment w:val="baseline"/>
              <w:cnfStyle w:val="100000000000" w:firstRow="1"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Times New Roman"/>
                <w:b/>
                <w:bCs/>
                <w:color w:val="000000"/>
                <w:sz w:val="20"/>
                <w:lang w:eastAsia="en-GB"/>
              </w:rPr>
              <w:t>GVA</w:t>
            </w:r>
            <w:r>
              <w:rPr>
                <w:rFonts w:ascii="Calibri" w:eastAsia="Times New Roman" w:hAnsi="Calibri" w:cs="Calibri"/>
                <w:color w:val="000000"/>
                <w:sz w:val="20"/>
                <w:lang w:eastAsia="en-GB"/>
              </w:rPr>
              <w:t> </w:t>
            </w:r>
          </w:p>
        </w:tc>
        <w:tc>
          <w:tcPr>
            <w:tcW w:w="1294" w:type="dxa"/>
            <w:gridSpan w:val="2"/>
            <w:tcBorders>
              <w:top w:val="nil"/>
              <w:left w:val="nil"/>
              <w:right w:val="nil"/>
            </w:tcBorders>
            <w:hideMark/>
          </w:tcPr>
          <w:p w14:paraId="2379250E" w14:textId="77777777" w:rsidR="002D7581" w:rsidRDefault="002D7581" w:rsidP="00CE1823">
            <w:pPr>
              <w:jc w:val="center"/>
              <w:textAlignment w:val="baseline"/>
              <w:cnfStyle w:val="100000000000" w:firstRow="1"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szCs w:val="20"/>
                <w:lang w:val="it-IT" w:eastAsia="en-GB"/>
              </w:rPr>
            </w:pPr>
            <w:r w:rsidRPr="29EAE6C3">
              <w:rPr>
                <w:rFonts w:ascii="EC Square Sans Pro" w:eastAsia="Times New Roman" w:hAnsi="EC Square Sans Pro" w:cs="Times New Roman"/>
                <w:b/>
                <w:bCs/>
                <w:color w:val="000000" w:themeColor="text1"/>
                <w:sz w:val="20"/>
                <w:szCs w:val="20"/>
                <w:lang w:val="it-IT" w:eastAsia="en-GB"/>
              </w:rPr>
              <w:t>Employment</w:t>
            </w:r>
            <w:r w:rsidRPr="29EAE6C3">
              <w:rPr>
                <w:rFonts w:ascii="Calibri" w:eastAsia="Times New Roman" w:hAnsi="Calibri" w:cs="Calibri"/>
                <w:color w:val="000000" w:themeColor="text1"/>
                <w:sz w:val="20"/>
                <w:szCs w:val="20"/>
                <w:lang w:val="it-IT" w:eastAsia="en-GB"/>
              </w:rPr>
              <w:t> </w:t>
            </w:r>
          </w:p>
        </w:tc>
        <w:tc>
          <w:tcPr>
            <w:tcW w:w="1311" w:type="dxa"/>
            <w:gridSpan w:val="2"/>
            <w:tcBorders>
              <w:top w:val="nil"/>
              <w:left w:val="nil"/>
              <w:right w:val="nil"/>
            </w:tcBorders>
            <w:hideMark/>
          </w:tcPr>
          <w:p w14:paraId="798F4128" w14:textId="77777777" w:rsidR="002D7581" w:rsidRDefault="002D7581" w:rsidP="00CE1823">
            <w:pPr>
              <w:jc w:val="center"/>
              <w:textAlignment w:val="baseline"/>
              <w:cnfStyle w:val="100000000000" w:firstRow="1"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szCs w:val="20"/>
                <w:lang w:val="it-IT" w:eastAsia="en-GB"/>
              </w:rPr>
            </w:pPr>
            <w:r w:rsidRPr="29EAE6C3">
              <w:rPr>
                <w:rFonts w:ascii="EC Square Sans Pro" w:eastAsia="Times New Roman" w:hAnsi="EC Square Sans Pro" w:cs="Times New Roman"/>
                <w:b/>
                <w:bCs/>
                <w:color w:val="000000" w:themeColor="text1"/>
                <w:sz w:val="20"/>
                <w:szCs w:val="20"/>
                <w:lang w:val="it-IT" w:eastAsia="en-GB"/>
              </w:rPr>
              <w:t>GHG emissions</w:t>
            </w:r>
            <w:r w:rsidRPr="29EAE6C3">
              <w:rPr>
                <w:rFonts w:ascii="Calibri" w:eastAsia="Times New Roman" w:hAnsi="Calibri" w:cs="Calibri"/>
                <w:color w:val="000000" w:themeColor="text1"/>
                <w:sz w:val="20"/>
                <w:szCs w:val="20"/>
                <w:lang w:val="it-IT" w:eastAsia="en-GB"/>
              </w:rPr>
              <w:t> </w:t>
            </w:r>
          </w:p>
        </w:tc>
        <w:tc>
          <w:tcPr>
            <w:tcW w:w="1435" w:type="dxa"/>
            <w:gridSpan w:val="2"/>
            <w:tcBorders>
              <w:top w:val="nil"/>
              <w:left w:val="nil"/>
              <w:right w:val="nil"/>
            </w:tcBorders>
            <w:hideMark/>
          </w:tcPr>
          <w:p w14:paraId="07C388C8" w14:textId="77777777" w:rsidR="002D7581" w:rsidRDefault="002D7581" w:rsidP="00CE1823">
            <w:pPr>
              <w:jc w:val="center"/>
              <w:textAlignment w:val="baseline"/>
              <w:cnfStyle w:val="100000000000" w:firstRow="1"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Times New Roman"/>
                <w:b/>
                <w:bCs/>
                <w:color w:val="000000"/>
                <w:sz w:val="20"/>
                <w:lang w:eastAsia="en-GB"/>
              </w:rPr>
              <w:t>Investments</w:t>
            </w:r>
            <w:r>
              <w:rPr>
                <w:rFonts w:ascii="Calibri" w:eastAsia="Times New Roman" w:hAnsi="Calibri" w:cs="Calibri"/>
                <w:color w:val="000000"/>
                <w:sz w:val="20"/>
                <w:lang w:eastAsia="en-GB"/>
              </w:rPr>
              <w:t> </w:t>
            </w:r>
          </w:p>
        </w:tc>
      </w:tr>
      <w:tr w:rsidR="002D7581" w14:paraId="527369DC" w14:textId="77777777" w:rsidTr="00CE1823">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523" w:type="dxa"/>
            <w:vMerge w:val="restart"/>
            <w:tcBorders>
              <w:top w:val="nil"/>
              <w:left w:val="nil"/>
              <w:bottom w:val="nil"/>
            </w:tcBorders>
            <w:hideMark/>
          </w:tcPr>
          <w:p w14:paraId="3A16B8E3" w14:textId="77777777" w:rsidR="002D7581" w:rsidRDefault="002D7581" w:rsidP="00CE1823">
            <w:pPr>
              <w:textAlignment w:val="baseline"/>
              <w:rPr>
                <w:rFonts w:ascii="EC Square Sans Pro" w:eastAsia="Times New Roman" w:hAnsi="EC Square Sans Pro" w:cs="Times New Roman"/>
                <w:sz w:val="20"/>
                <w:lang w:eastAsia="en-GB"/>
              </w:rPr>
            </w:pPr>
          </w:p>
        </w:tc>
        <w:tc>
          <w:tcPr>
            <w:tcW w:w="533" w:type="dxa"/>
            <w:vMerge w:val="restart"/>
            <w:hideMark/>
          </w:tcPr>
          <w:p w14:paraId="14BFB6E8" w14:textId="77777777" w:rsidR="002D7581" w:rsidRDefault="002D7581" w:rsidP="00CE1823">
            <w:pPr>
              <w:jc w:val="center"/>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Times New Roman"/>
                <w:color w:val="000000"/>
                <w:sz w:val="20"/>
                <w:lang w:eastAsia="en-GB"/>
              </w:rPr>
              <w:t>% share</w:t>
            </w:r>
            <w:r>
              <w:rPr>
                <w:rFonts w:ascii="Calibri" w:eastAsia="Times New Roman" w:hAnsi="Calibri" w:cs="Calibri"/>
                <w:color w:val="000000"/>
                <w:sz w:val="20"/>
                <w:lang w:eastAsia="en-GB"/>
              </w:rPr>
              <w:t> </w:t>
            </w:r>
          </w:p>
        </w:tc>
        <w:tc>
          <w:tcPr>
            <w:tcW w:w="893" w:type="dxa"/>
            <w:vMerge w:val="restart"/>
            <w:hideMark/>
          </w:tcPr>
          <w:p w14:paraId="19D89EFA" w14:textId="77777777" w:rsidR="002D7581" w:rsidRDefault="002D7581" w:rsidP="00CE1823">
            <w:pPr>
              <w:jc w:val="center"/>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szCs w:val="20"/>
                <w:lang w:val="it-IT" w:eastAsia="en-GB"/>
              </w:rPr>
            </w:pPr>
            <w:r w:rsidRPr="29EAE6C3">
              <w:rPr>
                <w:rFonts w:ascii="EC Square Sans Pro" w:eastAsia="Times New Roman" w:hAnsi="EC Square Sans Pro" w:cs="Times New Roman"/>
                <w:color w:val="000000" w:themeColor="text1"/>
                <w:sz w:val="20"/>
                <w:szCs w:val="20"/>
                <w:lang w:val="it-IT" w:eastAsia="en-GB"/>
              </w:rPr>
              <w:t>million EUR</w:t>
            </w:r>
            <w:r w:rsidRPr="29EAE6C3">
              <w:rPr>
                <w:rFonts w:ascii="Calibri" w:eastAsia="Times New Roman" w:hAnsi="Calibri" w:cs="Calibri"/>
                <w:color w:val="000000" w:themeColor="text1"/>
                <w:sz w:val="20"/>
                <w:szCs w:val="20"/>
                <w:lang w:val="it-IT" w:eastAsia="en-GB"/>
              </w:rPr>
              <w:t> </w:t>
            </w:r>
          </w:p>
        </w:tc>
        <w:tc>
          <w:tcPr>
            <w:tcW w:w="528" w:type="dxa"/>
            <w:vMerge w:val="restart"/>
            <w:hideMark/>
          </w:tcPr>
          <w:p w14:paraId="2657953E" w14:textId="77777777" w:rsidR="002D7581" w:rsidRDefault="002D7581" w:rsidP="00CE1823">
            <w:pPr>
              <w:jc w:val="center"/>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Times New Roman"/>
                <w:color w:val="000000"/>
                <w:sz w:val="20"/>
                <w:lang w:eastAsia="en-GB"/>
              </w:rPr>
              <w:t>% share</w:t>
            </w:r>
            <w:r>
              <w:rPr>
                <w:rFonts w:ascii="Calibri" w:eastAsia="Times New Roman" w:hAnsi="Calibri" w:cs="Calibri"/>
                <w:color w:val="000000"/>
                <w:sz w:val="20"/>
                <w:lang w:eastAsia="en-GB"/>
              </w:rPr>
              <w:t> </w:t>
            </w:r>
          </w:p>
        </w:tc>
        <w:tc>
          <w:tcPr>
            <w:tcW w:w="766" w:type="dxa"/>
            <w:vMerge w:val="restart"/>
            <w:hideMark/>
          </w:tcPr>
          <w:p w14:paraId="09053CC0" w14:textId="77777777" w:rsidR="002D7581" w:rsidRDefault="002D7581" w:rsidP="00CE1823">
            <w:pPr>
              <w:jc w:val="center"/>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szCs w:val="20"/>
                <w:lang w:val="it-IT" w:eastAsia="en-GB"/>
              </w:rPr>
            </w:pPr>
            <w:r w:rsidRPr="29EAE6C3">
              <w:rPr>
                <w:rFonts w:ascii="EC Square Sans Pro" w:eastAsia="Times New Roman" w:hAnsi="EC Square Sans Pro" w:cs="Times New Roman"/>
                <w:color w:val="000000" w:themeColor="text1"/>
                <w:sz w:val="20"/>
                <w:szCs w:val="20"/>
                <w:lang w:val="it-IT" w:eastAsia="en-GB"/>
              </w:rPr>
              <w:t>1000 persons</w:t>
            </w:r>
            <w:r w:rsidRPr="29EAE6C3">
              <w:rPr>
                <w:rFonts w:ascii="Calibri" w:eastAsia="Times New Roman" w:hAnsi="Calibri" w:cs="Calibri"/>
                <w:color w:val="000000" w:themeColor="text1"/>
                <w:sz w:val="20"/>
                <w:szCs w:val="20"/>
                <w:lang w:val="it-IT" w:eastAsia="en-GB"/>
              </w:rPr>
              <w:t> </w:t>
            </w:r>
          </w:p>
        </w:tc>
        <w:tc>
          <w:tcPr>
            <w:tcW w:w="539" w:type="dxa"/>
            <w:vMerge w:val="restart"/>
            <w:hideMark/>
          </w:tcPr>
          <w:p w14:paraId="28F84155" w14:textId="77777777" w:rsidR="002D7581" w:rsidRDefault="002D7581" w:rsidP="00CE1823">
            <w:pPr>
              <w:jc w:val="center"/>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Times New Roman"/>
                <w:color w:val="000000"/>
                <w:sz w:val="20"/>
                <w:lang w:eastAsia="en-GB"/>
              </w:rPr>
              <w:t>% share</w:t>
            </w:r>
            <w:r>
              <w:rPr>
                <w:rFonts w:ascii="Calibri" w:eastAsia="Times New Roman" w:hAnsi="Calibri" w:cs="Calibri"/>
                <w:color w:val="000000"/>
                <w:sz w:val="20"/>
                <w:lang w:eastAsia="en-GB"/>
              </w:rPr>
              <w:t> </w:t>
            </w:r>
          </w:p>
        </w:tc>
        <w:tc>
          <w:tcPr>
            <w:tcW w:w="772" w:type="dxa"/>
            <w:vMerge w:val="restart"/>
            <w:hideMark/>
          </w:tcPr>
          <w:p w14:paraId="56EF1A77" w14:textId="77777777" w:rsidR="002D7581" w:rsidRDefault="002D7581" w:rsidP="00CE1823">
            <w:pPr>
              <w:jc w:val="center"/>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szCs w:val="20"/>
                <w:lang w:val="it-IT" w:eastAsia="en-GB"/>
              </w:rPr>
            </w:pPr>
            <w:r w:rsidRPr="29EAE6C3">
              <w:rPr>
                <w:rFonts w:ascii="EC Square Sans Pro" w:eastAsia="Times New Roman" w:hAnsi="EC Square Sans Pro" w:cs="Times New Roman"/>
                <w:color w:val="000000" w:themeColor="text1"/>
                <w:sz w:val="20"/>
                <w:szCs w:val="20"/>
                <w:lang w:val="it-IT" w:eastAsia="en-GB"/>
              </w:rPr>
              <w:t>Ktonnes CO2 eq</w:t>
            </w:r>
            <w:r w:rsidRPr="29EAE6C3">
              <w:rPr>
                <w:rFonts w:ascii="Calibri" w:eastAsia="Times New Roman" w:hAnsi="Calibri" w:cs="Calibri"/>
                <w:color w:val="000000" w:themeColor="text1"/>
                <w:sz w:val="20"/>
                <w:szCs w:val="20"/>
                <w:lang w:val="it-IT" w:eastAsia="en-GB"/>
              </w:rPr>
              <w:t> </w:t>
            </w:r>
          </w:p>
        </w:tc>
        <w:tc>
          <w:tcPr>
            <w:tcW w:w="542" w:type="dxa"/>
            <w:vMerge w:val="restart"/>
            <w:hideMark/>
          </w:tcPr>
          <w:p w14:paraId="2DD7371A" w14:textId="77777777" w:rsidR="002D7581" w:rsidRDefault="002D7581" w:rsidP="00CE1823">
            <w:pPr>
              <w:jc w:val="center"/>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Times New Roman"/>
                <w:color w:val="000000"/>
                <w:sz w:val="20"/>
                <w:lang w:eastAsia="en-GB"/>
              </w:rPr>
              <w:t>% share</w:t>
            </w:r>
            <w:r>
              <w:rPr>
                <w:rFonts w:ascii="Calibri" w:eastAsia="Times New Roman" w:hAnsi="Calibri" w:cs="Calibri"/>
                <w:color w:val="000000"/>
                <w:sz w:val="20"/>
                <w:lang w:eastAsia="en-GB"/>
              </w:rPr>
              <w:t> </w:t>
            </w:r>
          </w:p>
        </w:tc>
        <w:tc>
          <w:tcPr>
            <w:tcW w:w="893" w:type="dxa"/>
            <w:vMerge w:val="restart"/>
            <w:hideMark/>
          </w:tcPr>
          <w:p w14:paraId="34699B31" w14:textId="77777777" w:rsidR="002D7581" w:rsidRDefault="002D7581" w:rsidP="00CE1823">
            <w:pPr>
              <w:jc w:val="center"/>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szCs w:val="20"/>
                <w:lang w:val="it-IT" w:eastAsia="en-GB"/>
              </w:rPr>
            </w:pPr>
            <w:r w:rsidRPr="29EAE6C3">
              <w:rPr>
                <w:rFonts w:ascii="EC Square Sans Pro" w:eastAsia="Times New Roman" w:hAnsi="EC Square Sans Pro" w:cs="Times New Roman"/>
                <w:color w:val="000000" w:themeColor="text1"/>
                <w:sz w:val="20"/>
                <w:szCs w:val="20"/>
                <w:lang w:val="it-IT" w:eastAsia="en-GB"/>
              </w:rPr>
              <w:t>million EUR</w:t>
            </w:r>
            <w:r w:rsidRPr="29EAE6C3">
              <w:rPr>
                <w:rFonts w:ascii="Calibri" w:eastAsia="Times New Roman" w:hAnsi="Calibri" w:cs="Calibri"/>
                <w:color w:val="000000" w:themeColor="text1"/>
                <w:sz w:val="20"/>
                <w:szCs w:val="20"/>
                <w:lang w:val="it-IT" w:eastAsia="en-GB"/>
              </w:rPr>
              <w:t> </w:t>
            </w:r>
          </w:p>
        </w:tc>
      </w:tr>
      <w:tr w:rsidR="002D7581" w14:paraId="1831B509" w14:textId="77777777" w:rsidTr="00CE1823">
        <w:trPr>
          <w:trHeight w:val="465"/>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30B10C91" w14:textId="77777777" w:rsidR="002D7581" w:rsidRDefault="002D7581" w:rsidP="00CE1823">
            <w:pPr>
              <w:rPr>
                <w:rFonts w:ascii="EC Square Sans Pro" w:eastAsia="Times New Roman" w:hAnsi="EC Square Sans Pro" w:cs="Times New Roman"/>
                <w:sz w:val="20"/>
                <w:szCs w:val="22"/>
                <w:lang w:eastAsia="en-GB"/>
              </w:rPr>
            </w:pPr>
          </w:p>
        </w:tc>
        <w:tc>
          <w:tcPr>
            <w:tcW w:w="0" w:type="auto"/>
            <w:vMerge/>
            <w:vAlign w:val="center"/>
            <w:hideMark/>
          </w:tcPr>
          <w:p w14:paraId="133BE2E2" w14:textId="77777777" w:rsidR="002D7581" w:rsidRDefault="002D7581" w:rsidP="00CE1823">
            <w:pPr>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p>
        </w:tc>
        <w:tc>
          <w:tcPr>
            <w:tcW w:w="0" w:type="auto"/>
            <w:vMerge/>
            <w:vAlign w:val="center"/>
            <w:hideMark/>
          </w:tcPr>
          <w:p w14:paraId="7B7BA129" w14:textId="77777777" w:rsidR="002D7581" w:rsidRDefault="002D7581" w:rsidP="00CE1823">
            <w:pPr>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p>
        </w:tc>
        <w:tc>
          <w:tcPr>
            <w:tcW w:w="0" w:type="auto"/>
            <w:vMerge/>
            <w:vAlign w:val="center"/>
            <w:hideMark/>
          </w:tcPr>
          <w:p w14:paraId="50E2906A" w14:textId="77777777" w:rsidR="002D7581" w:rsidRDefault="002D7581" w:rsidP="00CE1823">
            <w:pPr>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p>
        </w:tc>
        <w:tc>
          <w:tcPr>
            <w:tcW w:w="0" w:type="auto"/>
            <w:vMerge/>
            <w:vAlign w:val="center"/>
            <w:hideMark/>
          </w:tcPr>
          <w:p w14:paraId="1ECB095A" w14:textId="77777777" w:rsidR="002D7581" w:rsidRDefault="002D7581" w:rsidP="00CE1823">
            <w:pPr>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p>
        </w:tc>
        <w:tc>
          <w:tcPr>
            <w:tcW w:w="0" w:type="auto"/>
            <w:vMerge/>
            <w:vAlign w:val="center"/>
            <w:hideMark/>
          </w:tcPr>
          <w:p w14:paraId="6E32892D" w14:textId="77777777" w:rsidR="002D7581" w:rsidRDefault="002D7581" w:rsidP="00CE1823">
            <w:pPr>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p>
        </w:tc>
        <w:tc>
          <w:tcPr>
            <w:tcW w:w="0" w:type="auto"/>
            <w:vMerge/>
            <w:vAlign w:val="center"/>
            <w:hideMark/>
          </w:tcPr>
          <w:p w14:paraId="23C56821" w14:textId="77777777" w:rsidR="002D7581" w:rsidRDefault="002D7581" w:rsidP="00CE1823">
            <w:pPr>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p>
        </w:tc>
        <w:tc>
          <w:tcPr>
            <w:tcW w:w="0" w:type="auto"/>
            <w:vMerge/>
            <w:vAlign w:val="center"/>
            <w:hideMark/>
          </w:tcPr>
          <w:p w14:paraId="6738794D" w14:textId="77777777" w:rsidR="002D7581" w:rsidRDefault="002D7581" w:rsidP="00CE1823">
            <w:pPr>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p>
        </w:tc>
        <w:tc>
          <w:tcPr>
            <w:tcW w:w="0" w:type="auto"/>
            <w:vMerge/>
            <w:vAlign w:val="center"/>
            <w:hideMark/>
          </w:tcPr>
          <w:p w14:paraId="7C926B77" w14:textId="77777777" w:rsidR="002D7581" w:rsidRDefault="002D7581" w:rsidP="00CE1823">
            <w:pPr>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p>
        </w:tc>
      </w:tr>
      <w:tr w:rsidR="002D7581" w14:paraId="4FAA3DE3" w14:textId="77777777" w:rsidTr="00CE182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3" w:type="dxa"/>
            <w:tcBorders>
              <w:top w:val="nil"/>
              <w:left w:val="nil"/>
              <w:bottom w:val="nil"/>
            </w:tcBorders>
            <w:hideMark/>
          </w:tcPr>
          <w:p w14:paraId="45FAD709" w14:textId="77777777" w:rsidR="002D7581" w:rsidRDefault="002D7581" w:rsidP="00CE1823">
            <w:pPr>
              <w:textAlignment w:val="baseline"/>
              <w:rPr>
                <w:rFonts w:ascii="EC Square Sans Pro" w:eastAsia="Times New Roman" w:hAnsi="EC Square Sans Pro" w:cs="Times New Roman"/>
                <w:sz w:val="20"/>
                <w:lang w:eastAsia="en-GB"/>
              </w:rPr>
            </w:pPr>
            <w:r>
              <w:rPr>
                <w:rFonts w:ascii="EC Square Sans Pro" w:eastAsia="Times New Roman" w:hAnsi="EC Square Sans Pro" w:cs="Times New Roman"/>
                <w:color w:val="000000"/>
                <w:sz w:val="20"/>
                <w:lang w:eastAsia="en-GB"/>
              </w:rPr>
              <w:t>Industry</w:t>
            </w:r>
            <w:r>
              <w:rPr>
                <w:rFonts w:ascii="Calibri" w:eastAsia="Times New Roman" w:hAnsi="Calibri" w:cs="Calibri"/>
                <w:color w:val="000000"/>
                <w:sz w:val="20"/>
                <w:lang w:eastAsia="en-GB"/>
              </w:rPr>
              <w:t> </w:t>
            </w:r>
          </w:p>
        </w:tc>
        <w:tc>
          <w:tcPr>
            <w:tcW w:w="533" w:type="dxa"/>
            <w:hideMark/>
          </w:tcPr>
          <w:p w14:paraId="43185A06"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15%</w:t>
            </w:r>
            <w:r>
              <w:rPr>
                <w:rFonts w:ascii="Calibri" w:eastAsia="Times New Roman" w:hAnsi="Calibri" w:cs="Calibri"/>
                <w:color w:val="CC3595"/>
                <w:sz w:val="20"/>
                <w:lang w:eastAsia="en-GB"/>
              </w:rPr>
              <w:t> </w:t>
            </w:r>
          </w:p>
        </w:tc>
        <w:tc>
          <w:tcPr>
            <w:tcW w:w="893" w:type="dxa"/>
            <w:hideMark/>
          </w:tcPr>
          <w:p w14:paraId="18426549"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2,126,939</w:t>
            </w:r>
            <w:r>
              <w:rPr>
                <w:rFonts w:ascii="Calibri" w:eastAsia="Times New Roman" w:hAnsi="Calibri" w:cs="Calibri"/>
                <w:color w:val="CC3595"/>
                <w:sz w:val="20"/>
                <w:lang w:eastAsia="en-GB"/>
              </w:rPr>
              <w:t> </w:t>
            </w:r>
          </w:p>
        </w:tc>
        <w:tc>
          <w:tcPr>
            <w:tcW w:w="528" w:type="dxa"/>
            <w:hideMark/>
          </w:tcPr>
          <w:p w14:paraId="46345179"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12%</w:t>
            </w:r>
            <w:r>
              <w:rPr>
                <w:rFonts w:ascii="Calibri" w:eastAsia="Times New Roman" w:hAnsi="Calibri" w:cs="Calibri"/>
                <w:color w:val="CC3595"/>
                <w:sz w:val="20"/>
                <w:lang w:eastAsia="en-GB"/>
              </w:rPr>
              <w:t> </w:t>
            </w:r>
          </w:p>
        </w:tc>
        <w:tc>
          <w:tcPr>
            <w:tcW w:w="766" w:type="dxa"/>
            <w:hideMark/>
          </w:tcPr>
          <w:p w14:paraId="60267263"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25,361</w:t>
            </w:r>
            <w:r>
              <w:rPr>
                <w:rFonts w:ascii="Calibri" w:eastAsia="Times New Roman" w:hAnsi="Calibri" w:cs="Calibri"/>
                <w:color w:val="CC3595"/>
                <w:sz w:val="20"/>
                <w:lang w:eastAsia="en-GB"/>
              </w:rPr>
              <w:t> </w:t>
            </w:r>
          </w:p>
        </w:tc>
        <w:tc>
          <w:tcPr>
            <w:tcW w:w="539" w:type="dxa"/>
            <w:hideMark/>
          </w:tcPr>
          <w:p w14:paraId="3DFF1B3A"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24%</w:t>
            </w:r>
            <w:r>
              <w:rPr>
                <w:rFonts w:ascii="Calibri" w:eastAsia="Times New Roman" w:hAnsi="Calibri" w:cs="Calibri"/>
                <w:color w:val="CC3595"/>
                <w:sz w:val="20"/>
                <w:lang w:eastAsia="en-GB"/>
              </w:rPr>
              <w:t> </w:t>
            </w:r>
          </w:p>
        </w:tc>
        <w:tc>
          <w:tcPr>
            <w:tcW w:w="772" w:type="dxa"/>
            <w:hideMark/>
          </w:tcPr>
          <w:p w14:paraId="7EC4630C"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687,557</w:t>
            </w:r>
            <w:r>
              <w:rPr>
                <w:rFonts w:ascii="Calibri" w:eastAsia="Times New Roman" w:hAnsi="Calibri" w:cs="Calibri"/>
                <w:color w:val="CC3595"/>
                <w:sz w:val="20"/>
                <w:lang w:eastAsia="en-GB"/>
              </w:rPr>
              <w:t> </w:t>
            </w:r>
          </w:p>
        </w:tc>
        <w:tc>
          <w:tcPr>
            <w:tcW w:w="542" w:type="dxa"/>
            <w:hideMark/>
          </w:tcPr>
          <w:p w14:paraId="4F18C18A"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27%</w:t>
            </w:r>
            <w:r>
              <w:rPr>
                <w:rFonts w:ascii="Calibri" w:eastAsia="Times New Roman" w:hAnsi="Calibri" w:cs="Calibri"/>
                <w:color w:val="CC3595"/>
                <w:sz w:val="20"/>
                <w:lang w:eastAsia="en-GB"/>
              </w:rPr>
              <w:t> </w:t>
            </w:r>
          </w:p>
        </w:tc>
        <w:tc>
          <w:tcPr>
            <w:tcW w:w="893" w:type="dxa"/>
            <w:hideMark/>
          </w:tcPr>
          <w:p w14:paraId="03C5A07B"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883,143</w:t>
            </w:r>
            <w:r>
              <w:rPr>
                <w:rFonts w:ascii="Calibri" w:eastAsia="Times New Roman" w:hAnsi="Calibri" w:cs="Calibri"/>
                <w:color w:val="CC3595"/>
                <w:sz w:val="20"/>
                <w:lang w:eastAsia="en-GB"/>
              </w:rPr>
              <w:t> </w:t>
            </w:r>
          </w:p>
        </w:tc>
      </w:tr>
      <w:tr w:rsidR="002D7581" w14:paraId="7174F131" w14:textId="77777777" w:rsidTr="00CE1823">
        <w:trPr>
          <w:trHeight w:val="300"/>
        </w:trPr>
        <w:tc>
          <w:tcPr>
            <w:cnfStyle w:val="001000000000" w:firstRow="0" w:lastRow="0" w:firstColumn="1" w:lastColumn="0" w:oddVBand="0" w:evenVBand="0" w:oddHBand="0" w:evenHBand="0" w:firstRowFirstColumn="0" w:firstRowLastColumn="0" w:lastRowFirstColumn="0" w:lastRowLastColumn="0"/>
            <w:tcW w:w="1523" w:type="dxa"/>
            <w:tcBorders>
              <w:top w:val="nil"/>
              <w:left w:val="nil"/>
              <w:bottom w:val="nil"/>
            </w:tcBorders>
            <w:hideMark/>
          </w:tcPr>
          <w:p w14:paraId="511517F0" w14:textId="77777777" w:rsidR="002D7581" w:rsidRDefault="002D7581" w:rsidP="00CE1823">
            <w:pPr>
              <w:textAlignment w:val="baseline"/>
              <w:rPr>
                <w:rFonts w:ascii="EC Square Sans Pro" w:eastAsia="Times New Roman" w:hAnsi="EC Square Sans Pro" w:cs="Times New Roman"/>
                <w:sz w:val="20"/>
                <w:lang w:eastAsia="en-GB"/>
              </w:rPr>
            </w:pPr>
            <w:r>
              <w:rPr>
                <w:rFonts w:ascii="EC Square Sans Pro" w:eastAsia="Times New Roman" w:hAnsi="EC Square Sans Pro" w:cs="Times New Roman"/>
                <w:color w:val="000000"/>
                <w:sz w:val="20"/>
                <w:lang w:eastAsia="en-GB"/>
              </w:rPr>
              <w:t>Energy &amp; Mining</w:t>
            </w:r>
            <w:r>
              <w:rPr>
                <w:rFonts w:ascii="Calibri" w:eastAsia="Times New Roman" w:hAnsi="Calibri" w:cs="Calibri"/>
                <w:color w:val="000000"/>
                <w:sz w:val="20"/>
                <w:lang w:eastAsia="en-GB"/>
              </w:rPr>
              <w:t> </w:t>
            </w:r>
          </w:p>
        </w:tc>
        <w:tc>
          <w:tcPr>
            <w:tcW w:w="533" w:type="dxa"/>
            <w:hideMark/>
          </w:tcPr>
          <w:p w14:paraId="3144304C" w14:textId="77777777" w:rsidR="002D7581" w:rsidRDefault="002D7581" w:rsidP="00CE1823">
            <w:pPr>
              <w:jc w:val="right"/>
              <w:textAlignment w:val="baseline"/>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3%</w:t>
            </w:r>
            <w:r>
              <w:rPr>
                <w:rFonts w:ascii="Calibri" w:eastAsia="Times New Roman" w:hAnsi="Calibri" w:cs="Calibri"/>
                <w:color w:val="000000"/>
                <w:sz w:val="20"/>
                <w:lang w:eastAsia="en-GB"/>
              </w:rPr>
              <w:t> </w:t>
            </w:r>
          </w:p>
        </w:tc>
        <w:tc>
          <w:tcPr>
            <w:tcW w:w="893" w:type="dxa"/>
            <w:hideMark/>
          </w:tcPr>
          <w:p w14:paraId="1FFDB2D8" w14:textId="77777777" w:rsidR="002D7581" w:rsidRDefault="002D7581" w:rsidP="00CE1823">
            <w:pPr>
              <w:jc w:val="right"/>
              <w:textAlignment w:val="baseline"/>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466,939</w:t>
            </w:r>
            <w:r>
              <w:rPr>
                <w:rFonts w:ascii="Calibri" w:eastAsia="Times New Roman" w:hAnsi="Calibri" w:cs="Calibri"/>
                <w:color w:val="CC3595"/>
                <w:sz w:val="20"/>
                <w:lang w:eastAsia="en-GB"/>
              </w:rPr>
              <w:t> </w:t>
            </w:r>
          </w:p>
        </w:tc>
        <w:tc>
          <w:tcPr>
            <w:tcW w:w="528" w:type="dxa"/>
            <w:hideMark/>
          </w:tcPr>
          <w:p w14:paraId="62C2DD23" w14:textId="77777777" w:rsidR="002D7581" w:rsidRDefault="002D7581" w:rsidP="00CE1823">
            <w:pPr>
              <w:jc w:val="right"/>
              <w:textAlignment w:val="baseline"/>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1%</w:t>
            </w:r>
            <w:r>
              <w:rPr>
                <w:rFonts w:ascii="Calibri" w:eastAsia="Times New Roman" w:hAnsi="Calibri" w:cs="Calibri"/>
                <w:color w:val="000000"/>
                <w:sz w:val="20"/>
                <w:lang w:eastAsia="en-GB"/>
              </w:rPr>
              <w:t> </w:t>
            </w:r>
          </w:p>
        </w:tc>
        <w:tc>
          <w:tcPr>
            <w:tcW w:w="766" w:type="dxa"/>
            <w:hideMark/>
          </w:tcPr>
          <w:p w14:paraId="68AA6B4B" w14:textId="77777777" w:rsidR="002D7581" w:rsidRDefault="002D7581" w:rsidP="00CE1823">
            <w:pPr>
              <w:jc w:val="right"/>
              <w:textAlignment w:val="baseline"/>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1,647</w:t>
            </w:r>
            <w:r>
              <w:rPr>
                <w:rFonts w:ascii="Calibri" w:eastAsia="Times New Roman" w:hAnsi="Calibri" w:cs="Calibri"/>
                <w:color w:val="CC3595"/>
                <w:sz w:val="20"/>
                <w:lang w:eastAsia="en-GB"/>
              </w:rPr>
              <w:t> </w:t>
            </w:r>
          </w:p>
        </w:tc>
        <w:tc>
          <w:tcPr>
            <w:tcW w:w="539" w:type="dxa"/>
            <w:hideMark/>
          </w:tcPr>
          <w:p w14:paraId="6CE30571" w14:textId="77777777" w:rsidR="002D7581" w:rsidRDefault="002D7581" w:rsidP="00CE1823">
            <w:pPr>
              <w:jc w:val="right"/>
              <w:textAlignment w:val="baseline"/>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28%</w:t>
            </w:r>
            <w:r>
              <w:rPr>
                <w:rFonts w:ascii="Calibri" w:eastAsia="Times New Roman" w:hAnsi="Calibri" w:cs="Calibri"/>
                <w:color w:val="000000"/>
                <w:sz w:val="20"/>
                <w:lang w:eastAsia="en-GB"/>
              </w:rPr>
              <w:t> </w:t>
            </w:r>
          </w:p>
        </w:tc>
        <w:tc>
          <w:tcPr>
            <w:tcW w:w="772" w:type="dxa"/>
            <w:hideMark/>
          </w:tcPr>
          <w:p w14:paraId="5C54C127" w14:textId="77777777" w:rsidR="002D7581" w:rsidRDefault="002D7581" w:rsidP="00CE1823">
            <w:pPr>
              <w:jc w:val="right"/>
              <w:textAlignment w:val="baseline"/>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800,484</w:t>
            </w:r>
            <w:r>
              <w:rPr>
                <w:rFonts w:ascii="Calibri" w:eastAsia="Times New Roman" w:hAnsi="Calibri" w:cs="Calibri"/>
                <w:color w:val="CC3595"/>
                <w:sz w:val="20"/>
                <w:lang w:eastAsia="en-GB"/>
              </w:rPr>
              <w:t> </w:t>
            </w:r>
          </w:p>
        </w:tc>
        <w:tc>
          <w:tcPr>
            <w:tcW w:w="542" w:type="dxa"/>
            <w:hideMark/>
          </w:tcPr>
          <w:p w14:paraId="3A82CDCF" w14:textId="77777777" w:rsidR="002D7581" w:rsidRDefault="002D7581" w:rsidP="00CE1823">
            <w:pPr>
              <w:jc w:val="right"/>
              <w:textAlignment w:val="baseline"/>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0%</w:t>
            </w:r>
            <w:r>
              <w:rPr>
                <w:rFonts w:ascii="Calibri" w:eastAsia="Times New Roman" w:hAnsi="Calibri" w:cs="Calibri"/>
                <w:color w:val="000000"/>
                <w:sz w:val="20"/>
                <w:lang w:eastAsia="en-GB"/>
              </w:rPr>
              <w:t> </w:t>
            </w:r>
          </w:p>
        </w:tc>
        <w:tc>
          <w:tcPr>
            <w:tcW w:w="893" w:type="dxa"/>
            <w:hideMark/>
          </w:tcPr>
          <w:p w14:paraId="471E5378" w14:textId="77777777" w:rsidR="002D7581" w:rsidRDefault="002D7581" w:rsidP="00CE1823">
            <w:pPr>
              <w:jc w:val="right"/>
              <w:textAlignment w:val="baseline"/>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1,532</w:t>
            </w:r>
            <w:r>
              <w:rPr>
                <w:rFonts w:ascii="Calibri" w:eastAsia="Times New Roman" w:hAnsi="Calibri" w:cs="Calibri"/>
                <w:color w:val="CC3595"/>
                <w:sz w:val="20"/>
                <w:lang w:eastAsia="en-GB"/>
              </w:rPr>
              <w:t> </w:t>
            </w:r>
          </w:p>
        </w:tc>
      </w:tr>
      <w:tr w:rsidR="002D7581" w14:paraId="340E0A72" w14:textId="77777777" w:rsidTr="00CE182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3" w:type="dxa"/>
            <w:tcBorders>
              <w:top w:val="nil"/>
              <w:left w:val="nil"/>
              <w:bottom w:val="nil"/>
            </w:tcBorders>
            <w:hideMark/>
          </w:tcPr>
          <w:p w14:paraId="2E55D365" w14:textId="77777777" w:rsidR="002D7581" w:rsidRDefault="002D7581" w:rsidP="00CE1823">
            <w:pPr>
              <w:textAlignment w:val="baseline"/>
              <w:rPr>
                <w:rFonts w:ascii="EC Square Sans Pro" w:eastAsia="Times New Roman" w:hAnsi="EC Square Sans Pro" w:cs="Times New Roman"/>
                <w:sz w:val="20"/>
                <w:lang w:eastAsia="en-GB"/>
              </w:rPr>
            </w:pPr>
            <w:r>
              <w:rPr>
                <w:rFonts w:ascii="EC Square Sans Pro" w:eastAsia="Times New Roman" w:hAnsi="EC Square Sans Pro" w:cs="Times New Roman"/>
                <w:color w:val="000000"/>
                <w:sz w:val="20"/>
                <w:lang w:eastAsia="en-GB"/>
              </w:rPr>
              <w:t>Trade</w:t>
            </w:r>
            <w:r>
              <w:rPr>
                <w:rFonts w:ascii="Calibri" w:eastAsia="Times New Roman" w:hAnsi="Calibri" w:cs="Calibri"/>
                <w:color w:val="000000"/>
                <w:sz w:val="20"/>
                <w:lang w:eastAsia="en-GB"/>
              </w:rPr>
              <w:t> </w:t>
            </w:r>
          </w:p>
        </w:tc>
        <w:tc>
          <w:tcPr>
            <w:tcW w:w="533" w:type="dxa"/>
            <w:hideMark/>
          </w:tcPr>
          <w:p w14:paraId="2D9BA76E"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11%</w:t>
            </w:r>
            <w:r>
              <w:rPr>
                <w:rFonts w:ascii="Calibri" w:eastAsia="Times New Roman" w:hAnsi="Calibri" w:cs="Calibri"/>
                <w:color w:val="CC3595"/>
                <w:sz w:val="20"/>
                <w:lang w:eastAsia="en-GB"/>
              </w:rPr>
              <w:t> </w:t>
            </w:r>
          </w:p>
        </w:tc>
        <w:tc>
          <w:tcPr>
            <w:tcW w:w="893" w:type="dxa"/>
            <w:hideMark/>
          </w:tcPr>
          <w:p w14:paraId="4772E35A"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1,643,695</w:t>
            </w:r>
            <w:r>
              <w:rPr>
                <w:rFonts w:ascii="Calibri" w:eastAsia="Times New Roman" w:hAnsi="Calibri" w:cs="Calibri"/>
                <w:color w:val="CC3595"/>
                <w:sz w:val="20"/>
                <w:lang w:eastAsia="en-GB"/>
              </w:rPr>
              <w:t> </w:t>
            </w:r>
          </w:p>
        </w:tc>
        <w:tc>
          <w:tcPr>
            <w:tcW w:w="528" w:type="dxa"/>
            <w:hideMark/>
          </w:tcPr>
          <w:p w14:paraId="1D88DCF9"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14%</w:t>
            </w:r>
            <w:r>
              <w:rPr>
                <w:rFonts w:ascii="Calibri" w:eastAsia="Times New Roman" w:hAnsi="Calibri" w:cs="Calibri"/>
                <w:color w:val="CC3595"/>
                <w:sz w:val="20"/>
                <w:lang w:eastAsia="en-GB"/>
              </w:rPr>
              <w:t> </w:t>
            </w:r>
          </w:p>
        </w:tc>
        <w:tc>
          <w:tcPr>
            <w:tcW w:w="766" w:type="dxa"/>
            <w:hideMark/>
          </w:tcPr>
          <w:p w14:paraId="2691F7CD"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29,871</w:t>
            </w:r>
            <w:r>
              <w:rPr>
                <w:rFonts w:ascii="Calibri" w:eastAsia="Times New Roman" w:hAnsi="Calibri" w:cs="Calibri"/>
                <w:color w:val="CC3595"/>
                <w:sz w:val="20"/>
                <w:lang w:eastAsia="en-GB"/>
              </w:rPr>
              <w:t> </w:t>
            </w:r>
          </w:p>
        </w:tc>
        <w:tc>
          <w:tcPr>
            <w:tcW w:w="539" w:type="dxa"/>
            <w:hideMark/>
          </w:tcPr>
          <w:p w14:paraId="48DC47EB"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3%</w:t>
            </w:r>
            <w:r>
              <w:rPr>
                <w:rFonts w:ascii="Calibri" w:eastAsia="Times New Roman" w:hAnsi="Calibri" w:cs="Calibri"/>
                <w:color w:val="000000"/>
                <w:sz w:val="20"/>
                <w:lang w:eastAsia="en-GB"/>
              </w:rPr>
              <w:t> </w:t>
            </w:r>
          </w:p>
        </w:tc>
        <w:tc>
          <w:tcPr>
            <w:tcW w:w="772" w:type="dxa"/>
            <w:hideMark/>
          </w:tcPr>
          <w:p w14:paraId="45BFD10C"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96,136</w:t>
            </w:r>
            <w:r>
              <w:rPr>
                <w:rFonts w:ascii="Calibri" w:eastAsia="Times New Roman" w:hAnsi="Calibri" w:cs="Calibri"/>
                <w:color w:val="CC3595"/>
                <w:sz w:val="20"/>
                <w:lang w:eastAsia="en-GB"/>
              </w:rPr>
              <w:t> </w:t>
            </w:r>
          </w:p>
        </w:tc>
        <w:tc>
          <w:tcPr>
            <w:tcW w:w="542" w:type="dxa"/>
            <w:hideMark/>
          </w:tcPr>
          <w:p w14:paraId="6AC3888E"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5%</w:t>
            </w:r>
            <w:r>
              <w:rPr>
                <w:rFonts w:ascii="Calibri" w:eastAsia="Times New Roman" w:hAnsi="Calibri" w:cs="Calibri"/>
                <w:color w:val="CC3595"/>
                <w:sz w:val="20"/>
                <w:lang w:eastAsia="en-GB"/>
              </w:rPr>
              <w:t> </w:t>
            </w:r>
          </w:p>
        </w:tc>
        <w:tc>
          <w:tcPr>
            <w:tcW w:w="893" w:type="dxa"/>
            <w:hideMark/>
          </w:tcPr>
          <w:p w14:paraId="6A5AAF90"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171,565</w:t>
            </w:r>
            <w:r>
              <w:rPr>
                <w:rFonts w:ascii="Calibri" w:eastAsia="Times New Roman" w:hAnsi="Calibri" w:cs="Calibri"/>
                <w:color w:val="CC3595"/>
                <w:sz w:val="20"/>
                <w:lang w:eastAsia="en-GB"/>
              </w:rPr>
              <w:t> </w:t>
            </w:r>
          </w:p>
        </w:tc>
      </w:tr>
      <w:tr w:rsidR="002D7581" w14:paraId="0E80E599" w14:textId="77777777" w:rsidTr="00CE1823">
        <w:trPr>
          <w:trHeight w:val="300"/>
        </w:trPr>
        <w:tc>
          <w:tcPr>
            <w:cnfStyle w:val="001000000000" w:firstRow="0" w:lastRow="0" w:firstColumn="1" w:lastColumn="0" w:oddVBand="0" w:evenVBand="0" w:oddHBand="0" w:evenHBand="0" w:firstRowFirstColumn="0" w:firstRowLastColumn="0" w:lastRowFirstColumn="0" w:lastRowLastColumn="0"/>
            <w:tcW w:w="1523" w:type="dxa"/>
            <w:tcBorders>
              <w:top w:val="nil"/>
              <w:left w:val="nil"/>
              <w:bottom w:val="nil"/>
            </w:tcBorders>
            <w:hideMark/>
          </w:tcPr>
          <w:p w14:paraId="19B376CE" w14:textId="77777777" w:rsidR="002D7581" w:rsidRDefault="002D7581" w:rsidP="00CE1823">
            <w:pPr>
              <w:textAlignment w:val="baseline"/>
              <w:rPr>
                <w:rFonts w:ascii="EC Square Sans Pro" w:eastAsia="Times New Roman" w:hAnsi="EC Square Sans Pro" w:cs="Times New Roman"/>
                <w:sz w:val="20"/>
                <w:szCs w:val="20"/>
                <w:lang w:val="it-IT" w:eastAsia="en-GB"/>
              </w:rPr>
            </w:pPr>
            <w:r w:rsidRPr="29EAE6C3">
              <w:rPr>
                <w:rFonts w:ascii="EC Square Sans Pro" w:eastAsia="Times New Roman" w:hAnsi="EC Square Sans Pro" w:cs="Times New Roman"/>
                <w:color w:val="000000" w:themeColor="text1"/>
                <w:sz w:val="20"/>
                <w:szCs w:val="20"/>
                <w:lang w:val="it-IT" w:eastAsia="en-GB"/>
              </w:rPr>
              <w:t>Transport &amp; Storage</w:t>
            </w:r>
            <w:r w:rsidRPr="29EAE6C3">
              <w:rPr>
                <w:rFonts w:ascii="Calibri" w:eastAsia="Times New Roman" w:hAnsi="Calibri" w:cs="Calibri"/>
                <w:color w:val="000000" w:themeColor="text1"/>
                <w:sz w:val="20"/>
                <w:szCs w:val="20"/>
                <w:lang w:val="it-IT" w:eastAsia="en-GB"/>
              </w:rPr>
              <w:t> </w:t>
            </w:r>
          </w:p>
        </w:tc>
        <w:tc>
          <w:tcPr>
            <w:tcW w:w="533" w:type="dxa"/>
            <w:hideMark/>
          </w:tcPr>
          <w:p w14:paraId="14E189F1" w14:textId="77777777" w:rsidR="002D7581" w:rsidRDefault="002D7581" w:rsidP="00CE1823">
            <w:pPr>
              <w:jc w:val="right"/>
              <w:textAlignment w:val="baseline"/>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5%</w:t>
            </w:r>
            <w:r>
              <w:rPr>
                <w:rFonts w:ascii="Calibri" w:eastAsia="Times New Roman" w:hAnsi="Calibri" w:cs="Calibri"/>
                <w:color w:val="CC3595"/>
                <w:sz w:val="20"/>
                <w:lang w:eastAsia="en-GB"/>
              </w:rPr>
              <w:t> </w:t>
            </w:r>
          </w:p>
        </w:tc>
        <w:tc>
          <w:tcPr>
            <w:tcW w:w="893" w:type="dxa"/>
            <w:hideMark/>
          </w:tcPr>
          <w:p w14:paraId="2B759282" w14:textId="77777777" w:rsidR="002D7581" w:rsidRDefault="002D7581" w:rsidP="00CE1823">
            <w:pPr>
              <w:jc w:val="right"/>
              <w:textAlignment w:val="baseline"/>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720,910</w:t>
            </w:r>
            <w:r>
              <w:rPr>
                <w:rFonts w:ascii="Calibri" w:eastAsia="Times New Roman" w:hAnsi="Calibri" w:cs="Calibri"/>
                <w:color w:val="CC3595"/>
                <w:sz w:val="20"/>
                <w:lang w:eastAsia="en-GB"/>
              </w:rPr>
              <w:t> </w:t>
            </w:r>
          </w:p>
        </w:tc>
        <w:tc>
          <w:tcPr>
            <w:tcW w:w="528" w:type="dxa"/>
            <w:hideMark/>
          </w:tcPr>
          <w:p w14:paraId="5882424B" w14:textId="77777777" w:rsidR="002D7581" w:rsidRDefault="002D7581" w:rsidP="00CE1823">
            <w:pPr>
              <w:jc w:val="right"/>
              <w:textAlignment w:val="baseline"/>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5%</w:t>
            </w:r>
            <w:r>
              <w:rPr>
                <w:rFonts w:ascii="Calibri" w:eastAsia="Times New Roman" w:hAnsi="Calibri" w:cs="Calibri"/>
                <w:color w:val="CC3595"/>
                <w:sz w:val="20"/>
                <w:lang w:eastAsia="en-GB"/>
              </w:rPr>
              <w:t> </w:t>
            </w:r>
          </w:p>
        </w:tc>
        <w:tc>
          <w:tcPr>
            <w:tcW w:w="766" w:type="dxa"/>
            <w:hideMark/>
          </w:tcPr>
          <w:p w14:paraId="18361283" w14:textId="77777777" w:rsidR="002D7581" w:rsidRDefault="002D7581" w:rsidP="00CE1823">
            <w:pPr>
              <w:jc w:val="right"/>
              <w:textAlignment w:val="baseline"/>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11,254</w:t>
            </w:r>
            <w:r>
              <w:rPr>
                <w:rFonts w:ascii="Calibri" w:eastAsia="Times New Roman" w:hAnsi="Calibri" w:cs="Calibri"/>
                <w:color w:val="CC3595"/>
                <w:sz w:val="20"/>
                <w:lang w:eastAsia="en-GB"/>
              </w:rPr>
              <w:t> </w:t>
            </w:r>
          </w:p>
        </w:tc>
        <w:tc>
          <w:tcPr>
            <w:tcW w:w="539" w:type="dxa"/>
            <w:hideMark/>
          </w:tcPr>
          <w:p w14:paraId="6D70E834" w14:textId="77777777" w:rsidR="002D7581" w:rsidRDefault="002D7581" w:rsidP="00CE1823">
            <w:pPr>
              <w:jc w:val="right"/>
              <w:textAlignment w:val="baseline"/>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15%</w:t>
            </w:r>
            <w:r>
              <w:rPr>
                <w:rFonts w:ascii="Calibri" w:eastAsia="Times New Roman" w:hAnsi="Calibri" w:cs="Calibri"/>
                <w:color w:val="CC3595"/>
                <w:sz w:val="20"/>
                <w:lang w:eastAsia="en-GB"/>
              </w:rPr>
              <w:t> </w:t>
            </w:r>
          </w:p>
        </w:tc>
        <w:tc>
          <w:tcPr>
            <w:tcW w:w="772" w:type="dxa"/>
            <w:hideMark/>
          </w:tcPr>
          <w:p w14:paraId="1F891112" w14:textId="77777777" w:rsidR="002D7581" w:rsidRDefault="002D7581" w:rsidP="00CE1823">
            <w:pPr>
              <w:jc w:val="right"/>
              <w:textAlignment w:val="baseline"/>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433,504</w:t>
            </w:r>
            <w:r>
              <w:rPr>
                <w:rFonts w:ascii="Calibri" w:eastAsia="Times New Roman" w:hAnsi="Calibri" w:cs="Calibri"/>
                <w:color w:val="CC3595"/>
                <w:sz w:val="20"/>
                <w:lang w:eastAsia="en-GB"/>
              </w:rPr>
              <w:t> </w:t>
            </w:r>
          </w:p>
        </w:tc>
        <w:tc>
          <w:tcPr>
            <w:tcW w:w="542" w:type="dxa"/>
            <w:hideMark/>
          </w:tcPr>
          <w:p w14:paraId="6860B4E1" w14:textId="77777777" w:rsidR="002D7581" w:rsidRDefault="002D7581" w:rsidP="00CE1823">
            <w:pPr>
              <w:jc w:val="right"/>
              <w:textAlignment w:val="baseline"/>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1%</w:t>
            </w:r>
            <w:r>
              <w:rPr>
                <w:rFonts w:ascii="Calibri" w:eastAsia="Times New Roman" w:hAnsi="Calibri" w:cs="Calibri"/>
                <w:color w:val="CC3595"/>
                <w:sz w:val="20"/>
                <w:lang w:eastAsia="en-GB"/>
              </w:rPr>
              <w:t> </w:t>
            </w:r>
          </w:p>
        </w:tc>
        <w:tc>
          <w:tcPr>
            <w:tcW w:w="893" w:type="dxa"/>
            <w:hideMark/>
          </w:tcPr>
          <w:p w14:paraId="610817AB" w14:textId="77777777" w:rsidR="002D7581" w:rsidRDefault="002D7581" w:rsidP="00CE1823">
            <w:pPr>
              <w:jc w:val="right"/>
              <w:textAlignment w:val="baseline"/>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23,186</w:t>
            </w:r>
            <w:r>
              <w:rPr>
                <w:rFonts w:ascii="Calibri" w:eastAsia="Times New Roman" w:hAnsi="Calibri" w:cs="Calibri"/>
                <w:color w:val="CC3595"/>
                <w:sz w:val="20"/>
                <w:lang w:eastAsia="en-GB"/>
              </w:rPr>
              <w:t> </w:t>
            </w:r>
          </w:p>
        </w:tc>
      </w:tr>
      <w:tr w:rsidR="002D7581" w14:paraId="7E19C483" w14:textId="77777777" w:rsidTr="00CE182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3" w:type="dxa"/>
            <w:tcBorders>
              <w:top w:val="nil"/>
              <w:left w:val="nil"/>
              <w:bottom w:val="nil"/>
            </w:tcBorders>
            <w:hideMark/>
          </w:tcPr>
          <w:p w14:paraId="01F4D655" w14:textId="77777777" w:rsidR="002D7581" w:rsidRDefault="002D7581" w:rsidP="00CE1823">
            <w:pPr>
              <w:textAlignment w:val="baseline"/>
              <w:rPr>
                <w:rFonts w:ascii="EC Square Sans Pro" w:eastAsia="Times New Roman" w:hAnsi="EC Square Sans Pro" w:cs="Times New Roman"/>
                <w:sz w:val="20"/>
                <w:szCs w:val="20"/>
                <w:lang w:val="it-IT" w:eastAsia="en-GB"/>
              </w:rPr>
            </w:pPr>
            <w:r w:rsidRPr="29EAE6C3">
              <w:rPr>
                <w:rFonts w:ascii="EC Square Sans Pro" w:eastAsia="Times New Roman" w:hAnsi="EC Square Sans Pro" w:cs="Times New Roman"/>
                <w:color w:val="000000" w:themeColor="text1"/>
                <w:sz w:val="20"/>
                <w:szCs w:val="20"/>
                <w:lang w:val="it-IT" w:eastAsia="en-GB"/>
              </w:rPr>
              <w:t>Building/renovating</w:t>
            </w:r>
          </w:p>
        </w:tc>
        <w:tc>
          <w:tcPr>
            <w:tcW w:w="533" w:type="dxa"/>
            <w:hideMark/>
          </w:tcPr>
          <w:p w14:paraId="28CF33C0"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5%</w:t>
            </w:r>
            <w:r>
              <w:rPr>
                <w:rFonts w:ascii="Calibri" w:eastAsia="Times New Roman" w:hAnsi="Calibri" w:cs="Calibri"/>
                <w:color w:val="000000"/>
                <w:sz w:val="20"/>
                <w:lang w:eastAsia="en-GB"/>
              </w:rPr>
              <w:t> </w:t>
            </w:r>
          </w:p>
        </w:tc>
        <w:tc>
          <w:tcPr>
            <w:tcW w:w="893" w:type="dxa"/>
            <w:hideMark/>
          </w:tcPr>
          <w:p w14:paraId="3001216C"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774,334</w:t>
            </w:r>
            <w:r>
              <w:rPr>
                <w:rFonts w:ascii="Calibri" w:eastAsia="Times New Roman" w:hAnsi="Calibri" w:cs="Calibri"/>
                <w:color w:val="CC3595"/>
                <w:sz w:val="20"/>
                <w:lang w:eastAsia="en-GB"/>
              </w:rPr>
              <w:t> </w:t>
            </w:r>
          </w:p>
        </w:tc>
        <w:tc>
          <w:tcPr>
            <w:tcW w:w="528" w:type="dxa"/>
            <w:hideMark/>
          </w:tcPr>
          <w:p w14:paraId="366C0074"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7%</w:t>
            </w:r>
            <w:r>
              <w:rPr>
                <w:rFonts w:ascii="Calibri" w:eastAsia="Times New Roman" w:hAnsi="Calibri" w:cs="Calibri"/>
                <w:color w:val="CC3595"/>
                <w:sz w:val="20"/>
                <w:lang w:eastAsia="en-GB"/>
              </w:rPr>
              <w:t> </w:t>
            </w:r>
          </w:p>
        </w:tc>
        <w:tc>
          <w:tcPr>
            <w:tcW w:w="766" w:type="dxa"/>
            <w:hideMark/>
          </w:tcPr>
          <w:p w14:paraId="685A4246"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14,404</w:t>
            </w:r>
            <w:r>
              <w:rPr>
                <w:rFonts w:ascii="Calibri" w:eastAsia="Times New Roman" w:hAnsi="Calibri" w:cs="Calibri"/>
                <w:color w:val="CC3595"/>
                <w:sz w:val="20"/>
                <w:lang w:eastAsia="en-GB"/>
              </w:rPr>
              <w:t> </w:t>
            </w:r>
          </w:p>
        </w:tc>
        <w:tc>
          <w:tcPr>
            <w:tcW w:w="539" w:type="dxa"/>
            <w:hideMark/>
          </w:tcPr>
          <w:p w14:paraId="69AD52FD"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2%</w:t>
            </w:r>
            <w:r>
              <w:rPr>
                <w:rFonts w:ascii="Calibri" w:eastAsia="Times New Roman" w:hAnsi="Calibri" w:cs="Calibri"/>
                <w:color w:val="CC3595"/>
                <w:sz w:val="20"/>
                <w:lang w:eastAsia="en-GB"/>
              </w:rPr>
              <w:t> </w:t>
            </w:r>
          </w:p>
        </w:tc>
        <w:tc>
          <w:tcPr>
            <w:tcW w:w="772" w:type="dxa"/>
            <w:hideMark/>
          </w:tcPr>
          <w:p w14:paraId="3955B2C4"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51,256</w:t>
            </w:r>
            <w:r>
              <w:rPr>
                <w:rFonts w:ascii="Calibri" w:eastAsia="Times New Roman" w:hAnsi="Calibri" w:cs="Calibri"/>
                <w:color w:val="CC3595"/>
                <w:sz w:val="20"/>
                <w:lang w:eastAsia="en-GB"/>
              </w:rPr>
              <w:t> </w:t>
            </w:r>
          </w:p>
        </w:tc>
        <w:tc>
          <w:tcPr>
            <w:tcW w:w="542" w:type="dxa"/>
            <w:hideMark/>
          </w:tcPr>
          <w:p w14:paraId="27B7D089"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39%</w:t>
            </w:r>
            <w:r>
              <w:rPr>
                <w:rFonts w:ascii="Calibri" w:eastAsia="Times New Roman" w:hAnsi="Calibri" w:cs="Calibri"/>
                <w:color w:val="CC3595"/>
                <w:sz w:val="20"/>
                <w:lang w:eastAsia="en-GB"/>
              </w:rPr>
              <w:t> </w:t>
            </w:r>
          </w:p>
        </w:tc>
        <w:tc>
          <w:tcPr>
            <w:tcW w:w="893" w:type="dxa"/>
            <w:hideMark/>
          </w:tcPr>
          <w:p w14:paraId="51C7EE9C"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1,310,617</w:t>
            </w:r>
            <w:r>
              <w:rPr>
                <w:rFonts w:ascii="Calibri" w:eastAsia="Times New Roman" w:hAnsi="Calibri" w:cs="Calibri"/>
                <w:color w:val="CC3595"/>
                <w:sz w:val="20"/>
                <w:lang w:eastAsia="en-GB"/>
              </w:rPr>
              <w:t> </w:t>
            </w:r>
          </w:p>
        </w:tc>
      </w:tr>
      <w:tr w:rsidR="002D7581" w14:paraId="2DD206EA" w14:textId="77777777" w:rsidTr="00CE1823">
        <w:trPr>
          <w:trHeight w:val="300"/>
        </w:trPr>
        <w:tc>
          <w:tcPr>
            <w:cnfStyle w:val="001000000000" w:firstRow="0" w:lastRow="0" w:firstColumn="1" w:lastColumn="0" w:oddVBand="0" w:evenVBand="0" w:oddHBand="0" w:evenHBand="0" w:firstRowFirstColumn="0" w:firstRowLastColumn="0" w:lastRowFirstColumn="0" w:lastRowLastColumn="0"/>
            <w:tcW w:w="1523" w:type="dxa"/>
            <w:tcBorders>
              <w:top w:val="nil"/>
              <w:left w:val="nil"/>
              <w:bottom w:val="nil"/>
            </w:tcBorders>
            <w:hideMark/>
          </w:tcPr>
          <w:p w14:paraId="3D94E0BB" w14:textId="77777777" w:rsidR="002D7581" w:rsidRDefault="002D7581" w:rsidP="00CE1823">
            <w:pPr>
              <w:textAlignment w:val="baseline"/>
              <w:rPr>
                <w:rFonts w:ascii="EC Square Sans Pro" w:eastAsia="Times New Roman" w:hAnsi="EC Square Sans Pro" w:cs="Times New Roman"/>
                <w:sz w:val="20"/>
                <w:lang w:eastAsia="en-GB"/>
              </w:rPr>
            </w:pPr>
            <w:r>
              <w:rPr>
                <w:rFonts w:ascii="EC Square Sans Pro" w:eastAsia="Times New Roman" w:hAnsi="EC Square Sans Pro" w:cs="Times New Roman"/>
                <w:color w:val="000000"/>
                <w:sz w:val="20"/>
                <w:lang w:eastAsia="en-GB"/>
              </w:rPr>
              <w:t>Services</w:t>
            </w:r>
            <w:r>
              <w:rPr>
                <w:rFonts w:ascii="Calibri" w:eastAsia="Times New Roman" w:hAnsi="Calibri" w:cs="Calibri"/>
                <w:color w:val="000000"/>
                <w:sz w:val="20"/>
                <w:lang w:eastAsia="en-GB"/>
              </w:rPr>
              <w:t> </w:t>
            </w:r>
          </w:p>
        </w:tc>
        <w:tc>
          <w:tcPr>
            <w:tcW w:w="533" w:type="dxa"/>
            <w:hideMark/>
          </w:tcPr>
          <w:p w14:paraId="137E4B9D" w14:textId="77777777" w:rsidR="002D7581" w:rsidRDefault="002D7581" w:rsidP="00CE1823">
            <w:pPr>
              <w:jc w:val="right"/>
              <w:textAlignment w:val="baseline"/>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56%</w:t>
            </w:r>
            <w:r>
              <w:rPr>
                <w:rFonts w:ascii="Calibri" w:eastAsia="Times New Roman" w:hAnsi="Calibri" w:cs="Calibri"/>
                <w:color w:val="CC3595"/>
                <w:sz w:val="20"/>
                <w:lang w:eastAsia="en-GB"/>
              </w:rPr>
              <w:t> </w:t>
            </w:r>
          </w:p>
        </w:tc>
        <w:tc>
          <w:tcPr>
            <w:tcW w:w="893" w:type="dxa"/>
            <w:hideMark/>
          </w:tcPr>
          <w:p w14:paraId="6F278C2A" w14:textId="77777777" w:rsidR="002D7581" w:rsidRDefault="002D7581" w:rsidP="00CE1823">
            <w:pPr>
              <w:jc w:val="right"/>
              <w:textAlignment w:val="baseline"/>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8,035,650</w:t>
            </w:r>
            <w:r>
              <w:rPr>
                <w:rFonts w:ascii="Calibri" w:eastAsia="Times New Roman" w:hAnsi="Calibri" w:cs="Calibri"/>
                <w:color w:val="CC3595"/>
                <w:sz w:val="20"/>
                <w:lang w:eastAsia="en-GB"/>
              </w:rPr>
              <w:t> </w:t>
            </w:r>
          </w:p>
        </w:tc>
        <w:tc>
          <w:tcPr>
            <w:tcW w:w="528" w:type="dxa"/>
            <w:hideMark/>
          </w:tcPr>
          <w:p w14:paraId="5B39280F" w14:textId="77777777" w:rsidR="002D7581" w:rsidRDefault="002D7581" w:rsidP="00CE1823">
            <w:pPr>
              <w:jc w:val="right"/>
              <w:textAlignment w:val="baseline"/>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55%</w:t>
            </w:r>
            <w:r>
              <w:rPr>
                <w:rFonts w:ascii="Calibri" w:eastAsia="Times New Roman" w:hAnsi="Calibri" w:cs="Calibri"/>
                <w:color w:val="CC3595"/>
                <w:sz w:val="20"/>
                <w:lang w:eastAsia="en-GB"/>
              </w:rPr>
              <w:t> </w:t>
            </w:r>
          </w:p>
        </w:tc>
        <w:tc>
          <w:tcPr>
            <w:tcW w:w="766" w:type="dxa"/>
            <w:hideMark/>
          </w:tcPr>
          <w:p w14:paraId="3AC2AA94" w14:textId="77777777" w:rsidR="002D7581" w:rsidRDefault="002D7581" w:rsidP="00CE1823">
            <w:pPr>
              <w:jc w:val="right"/>
              <w:textAlignment w:val="baseline"/>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119,105</w:t>
            </w:r>
            <w:r>
              <w:rPr>
                <w:rFonts w:ascii="Calibri" w:eastAsia="Times New Roman" w:hAnsi="Calibri" w:cs="Calibri"/>
                <w:color w:val="CC3595"/>
                <w:sz w:val="20"/>
                <w:lang w:eastAsia="en-GB"/>
              </w:rPr>
              <w:t> </w:t>
            </w:r>
          </w:p>
        </w:tc>
        <w:tc>
          <w:tcPr>
            <w:tcW w:w="539" w:type="dxa"/>
            <w:hideMark/>
          </w:tcPr>
          <w:p w14:paraId="5916D584" w14:textId="77777777" w:rsidR="002D7581" w:rsidRDefault="002D7581" w:rsidP="00CE1823">
            <w:pPr>
              <w:jc w:val="right"/>
              <w:textAlignment w:val="baseline"/>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11%</w:t>
            </w:r>
            <w:r>
              <w:rPr>
                <w:rFonts w:ascii="Calibri" w:eastAsia="Times New Roman" w:hAnsi="Calibri" w:cs="Calibri"/>
                <w:color w:val="CC3595"/>
                <w:sz w:val="20"/>
                <w:lang w:eastAsia="en-GB"/>
              </w:rPr>
              <w:t> </w:t>
            </w:r>
          </w:p>
        </w:tc>
        <w:tc>
          <w:tcPr>
            <w:tcW w:w="772" w:type="dxa"/>
            <w:hideMark/>
          </w:tcPr>
          <w:p w14:paraId="5C0A1C6B" w14:textId="77777777" w:rsidR="002D7581" w:rsidRDefault="002D7581" w:rsidP="00CE1823">
            <w:pPr>
              <w:jc w:val="right"/>
              <w:textAlignment w:val="baseline"/>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308,644</w:t>
            </w:r>
            <w:r>
              <w:rPr>
                <w:rFonts w:ascii="Calibri" w:eastAsia="Times New Roman" w:hAnsi="Calibri" w:cs="Calibri"/>
                <w:color w:val="CC3595"/>
                <w:sz w:val="20"/>
                <w:lang w:eastAsia="en-GB"/>
              </w:rPr>
              <w:t> </w:t>
            </w:r>
          </w:p>
        </w:tc>
        <w:tc>
          <w:tcPr>
            <w:tcW w:w="542" w:type="dxa"/>
            <w:hideMark/>
          </w:tcPr>
          <w:p w14:paraId="0AF10B31" w14:textId="77777777" w:rsidR="002D7581" w:rsidRDefault="002D7581" w:rsidP="00CE1823">
            <w:pPr>
              <w:jc w:val="right"/>
              <w:textAlignment w:val="baseline"/>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28%</w:t>
            </w:r>
            <w:r>
              <w:rPr>
                <w:rFonts w:ascii="Calibri" w:eastAsia="Times New Roman" w:hAnsi="Calibri" w:cs="Calibri"/>
                <w:color w:val="CC3595"/>
                <w:sz w:val="20"/>
                <w:lang w:eastAsia="en-GB"/>
              </w:rPr>
              <w:t> </w:t>
            </w:r>
          </w:p>
        </w:tc>
        <w:tc>
          <w:tcPr>
            <w:tcW w:w="893" w:type="dxa"/>
            <w:hideMark/>
          </w:tcPr>
          <w:p w14:paraId="5C4713DE" w14:textId="77777777" w:rsidR="002D7581" w:rsidRDefault="002D7581" w:rsidP="00CE1823">
            <w:pPr>
              <w:jc w:val="right"/>
              <w:textAlignment w:val="baseline"/>
              <w:cnfStyle w:val="000000000000" w:firstRow="0" w:lastRow="0" w:firstColumn="0" w:lastColumn="0" w:oddVBand="0" w:evenVBand="0" w:oddHBand="0"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922,714</w:t>
            </w:r>
            <w:r>
              <w:rPr>
                <w:rFonts w:ascii="Calibri" w:eastAsia="Times New Roman" w:hAnsi="Calibri" w:cs="Calibri"/>
                <w:color w:val="CC3595"/>
                <w:sz w:val="20"/>
                <w:lang w:eastAsia="en-GB"/>
              </w:rPr>
              <w:t> </w:t>
            </w:r>
          </w:p>
        </w:tc>
      </w:tr>
      <w:tr w:rsidR="002D7581" w14:paraId="19D1530A" w14:textId="77777777" w:rsidTr="00CE182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3" w:type="dxa"/>
            <w:tcBorders>
              <w:top w:val="nil"/>
              <w:left w:val="nil"/>
              <w:bottom w:val="nil"/>
            </w:tcBorders>
            <w:hideMark/>
          </w:tcPr>
          <w:p w14:paraId="6D5FFB9F" w14:textId="77777777" w:rsidR="002D7581" w:rsidRDefault="002D7581" w:rsidP="00CE1823">
            <w:pPr>
              <w:textAlignment w:val="baseline"/>
              <w:rPr>
                <w:rFonts w:ascii="EC Square Sans Pro" w:eastAsia="Times New Roman" w:hAnsi="EC Square Sans Pro" w:cs="Times New Roman"/>
                <w:sz w:val="20"/>
                <w:lang w:eastAsia="en-GB"/>
              </w:rPr>
            </w:pPr>
            <w:r>
              <w:rPr>
                <w:rFonts w:ascii="EC Square Sans Pro" w:eastAsia="Times New Roman" w:hAnsi="EC Square Sans Pro" w:cs="Times New Roman"/>
                <w:color w:val="000000"/>
                <w:sz w:val="20"/>
                <w:lang w:eastAsia="en-GB"/>
              </w:rPr>
              <w:t>Food system</w:t>
            </w:r>
            <w:r>
              <w:rPr>
                <w:rFonts w:ascii="Calibri" w:eastAsia="Times New Roman" w:hAnsi="Calibri" w:cs="Calibri"/>
                <w:color w:val="000000"/>
                <w:sz w:val="20"/>
                <w:lang w:eastAsia="en-GB"/>
              </w:rPr>
              <w:t> </w:t>
            </w:r>
          </w:p>
        </w:tc>
        <w:tc>
          <w:tcPr>
            <w:tcW w:w="533" w:type="dxa"/>
            <w:hideMark/>
          </w:tcPr>
          <w:p w14:paraId="164500F2"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4%</w:t>
            </w:r>
            <w:r>
              <w:rPr>
                <w:rFonts w:ascii="Calibri" w:eastAsia="Times New Roman" w:hAnsi="Calibri" w:cs="Calibri"/>
                <w:color w:val="CC3595"/>
                <w:sz w:val="20"/>
                <w:lang w:eastAsia="en-GB"/>
              </w:rPr>
              <w:t> </w:t>
            </w:r>
          </w:p>
        </w:tc>
        <w:tc>
          <w:tcPr>
            <w:tcW w:w="893" w:type="dxa"/>
            <w:hideMark/>
          </w:tcPr>
          <w:p w14:paraId="7041F2E4"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535,432</w:t>
            </w:r>
            <w:r>
              <w:rPr>
                <w:rFonts w:ascii="Calibri" w:eastAsia="Times New Roman" w:hAnsi="Calibri" w:cs="Calibri"/>
                <w:color w:val="CC3595"/>
                <w:sz w:val="20"/>
                <w:lang w:eastAsia="en-GB"/>
              </w:rPr>
              <w:t> </w:t>
            </w:r>
          </w:p>
        </w:tc>
        <w:tc>
          <w:tcPr>
            <w:tcW w:w="528" w:type="dxa"/>
            <w:hideMark/>
          </w:tcPr>
          <w:p w14:paraId="2D1010C3"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6%</w:t>
            </w:r>
            <w:r>
              <w:rPr>
                <w:rFonts w:ascii="Calibri" w:eastAsia="Times New Roman" w:hAnsi="Calibri" w:cs="Calibri"/>
                <w:color w:val="000000"/>
                <w:sz w:val="20"/>
                <w:lang w:eastAsia="en-GB"/>
              </w:rPr>
              <w:t> </w:t>
            </w:r>
          </w:p>
        </w:tc>
        <w:tc>
          <w:tcPr>
            <w:tcW w:w="766" w:type="dxa"/>
            <w:hideMark/>
          </w:tcPr>
          <w:p w14:paraId="5C5FCD19"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13,411</w:t>
            </w:r>
            <w:r>
              <w:rPr>
                <w:rFonts w:ascii="Calibri" w:eastAsia="Times New Roman" w:hAnsi="Calibri" w:cs="Calibri"/>
                <w:color w:val="CC3595"/>
                <w:sz w:val="20"/>
                <w:lang w:eastAsia="en-GB"/>
              </w:rPr>
              <w:t> </w:t>
            </w:r>
          </w:p>
        </w:tc>
        <w:tc>
          <w:tcPr>
            <w:tcW w:w="539" w:type="dxa"/>
            <w:hideMark/>
          </w:tcPr>
          <w:p w14:paraId="624C2420"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18%</w:t>
            </w:r>
            <w:r>
              <w:rPr>
                <w:rFonts w:ascii="Calibri" w:eastAsia="Times New Roman" w:hAnsi="Calibri" w:cs="Calibri"/>
                <w:color w:val="CC3595"/>
                <w:sz w:val="20"/>
                <w:lang w:eastAsia="en-GB"/>
              </w:rPr>
              <w:t> </w:t>
            </w:r>
          </w:p>
        </w:tc>
        <w:tc>
          <w:tcPr>
            <w:tcW w:w="772" w:type="dxa"/>
            <w:hideMark/>
          </w:tcPr>
          <w:p w14:paraId="1E12DCFC"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519,711</w:t>
            </w:r>
            <w:r>
              <w:rPr>
                <w:rFonts w:ascii="Calibri" w:eastAsia="Times New Roman" w:hAnsi="Calibri" w:cs="Calibri"/>
                <w:color w:val="CC3595"/>
                <w:sz w:val="20"/>
                <w:lang w:eastAsia="en-GB"/>
              </w:rPr>
              <w:t> </w:t>
            </w:r>
          </w:p>
        </w:tc>
        <w:tc>
          <w:tcPr>
            <w:tcW w:w="542" w:type="dxa"/>
            <w:hideMark/>
          </w:tcPr>
          <w:p w14:paraId="54B45E9A"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EC Square Sans Pro" w:eastAsia="Times New Roman" w:hAnsi="EC Square Sans Pro" w:cs="Calibri"/>
                <w:color w:val="000000"/>
                <w:sz w:val="20"/>
                <w:lang w:eastAsia="en-GB"/>
              </w:rPr>
              <w:t>0%</w:t>
            </w:r>
            <w:r>
              <w:rPr>
                <w:rFonts w:ascii="Calibri" w:eastAsia="Times New Roman" w:hAnsi="Calibri" w:cs="Calibri"/>
                <w:color w:val="CC3595"/>
                <w:sz w:val="20"/>
                <w:lang w:eastAsia="en-GB"/>
              </w:rPr>
              <w:t> </w:t>
            </w:r>
          </w:p>
        </w:tc>
        <w:tc>
          <w:tcPr>
            <w:tcW w:w="893" w:type="dxa"/>
            <w:hideMark/>
          </w:tcPr>
          <w:p w14:paraId="269E167C" w14:textId="77777777" w:rsidR="002D7581" w:rsidRDefault="002D7581" w:rsidP="00CE1823">
            <w:pPr>
              <w:jc w:val="right"/>
              <w:textAlignment w:val="baseline"/>
              <w:cnfStyle w:val="000000100000" w:firstRow="0" w:lastRow="0" w:firstColumn="0" w:lastColumn="0" w:oddVBand="0" w:evenVBand="0" w:oddHBand="1" w:evenHBand="0" w:firstRowFirstColumn="0" w:firstRowLastColumn="0" w:lastRowFirstColumn="0" w:lastRowLastColumn="0"/>
              <w:rPr>
                <w:rFonts w:ascii="EC Square Sans Pro" w:eastAsia="Times New Roman" w:hAnsi="EC Square Sans Pro" w:cs="Times New Roman"/>
                <w:sz w:val="20"/>
                <w:lang w:eastAsia="en-GB"/>
              </w:rPr>
            </w:pPr>
            <w:r>
              <w:rPr>
                <w:rFonts w:ascii="Calibri" w:eastAsia="Times New Roman" w:hAnsi="Calibri" w:cs="Calibri"/>
                <w:color w:val="000000"/>
                <w:sz w:val="20"/>
                <w:lang w:eastAsia="en-GB"/>
              </w:rPr>
              <w:t> </w:t>
            </w:r>
            <w:r>
              <w:rPr>
                <w:rFonts w:ascii="EC Square Sans Pro" w:eastAsia="Times New Roman" w:hAnsi="EC Square Sans Pro" w:cs="Calibri"/>
                <w:color w:val="000000"/>
                <w:sz w:val="20"/>
                <w:lang w:eastAsia="en-GB"/>
              </w:rPr>
              <w:t>7,501</w:t>
            </w:r>
            <w:r>
              <w:rPr>
                <w:rFonts w:ascii="Calibri" w:eastAsia="Times New Roman" w:hAnsi="Calibri" w:cs="Calibri"/>
                <w:color w:val="CC3595"/>
                <w:sz w:val="20"/>
                <w:lang w:eastAsia="en-GB"/>
              </w:rPr>
              <w:t> </w:t>
            </w:r>
          </w:p>
        </w:tc>
      </w:tr>
    </w:tbl>
    <w:p w14:paraId="0E6B5EC2" w14:textId="77777777" w:rsidR="002D7581" w:rsidRPr="0061596E" w:rsidRDefault="002D7581" w:rsidP="002D7581">
      <w:pPr>
        <w:spacing w:before="120" w:after="120"/>
        <w:jc w:val="both"/>
        <w:rPr>
          <w:rFonts w:ascii="EC Square Sans Pro" w:eastAsia="EC Square Sans Pro" w:hAnsi="EC Square Sans Pro" w:cs="EC Square Sans Pro"/>
          <w:color w:val="000000" w:themeColor="text1"/>
          <w:sz w:val="18"/>
          <w:lang w:val="en-GB"/>
        </w:rPr>
      </w:pPr>
      <w:r w:rsidRPr="0061596E">
        <w:rPr>
          <w:rFonts w:ascii="EC Square Sans Pro" w:eastAsia="EC Square Sans Pro" w:hAnsi="EC Square Sans Pro" w:cs="EC Square Sans Pro"/>
          <w:color w:val="000000" w:themeColor="text1"/>
          <w:sz w:val="18"/>
          <w:lang w:val="en-GB"/>
        </w:rPr>
        <w:t xml:space="preserve">Source: Authors’ compilation, based on ESTAT statistics from SUT 2022, “Air emissions accounts by NACE Rev. 2 activity” [env_ac_ainah_r2] and Total Employment Domestic concept by activity [nama_10_a64_e]. </w:t>
      </w:r>
    </w:p>
    <w:p w14:paraId="481EEDD3" w14:textId="77777777" w:rsidR="002D7581" w:rsidRPr="00F369AE" w:rsidRDefault="002D7581" w:rsidP="002D7581">
      <w:pPr>
        <w:spacing w:before="120" w:after="120"/>
        <w:jc w:val="both"/>
        <w:rPr>
          <w:rFonts w:ascii="EC Square Sans Pro" w:eastAsia="EC Square Sans Pro" w:hAnsi="EC Square Sans Pro" w:cs="EC Square Sans Pro"/>
          <w:color w:val="000000" w:themeColor="text1"/>
          <w:lang w:val="en-GB"/>
        </w:rPr>
      </w:pPr>
    </w:p>
    <w:p w14:paraId="65969E14" w14:textId="77777777" w:rsidR="002D7581" w:rsidRPr="00F369AE" w:rsidRDefault="002D7581" w:rsidP="002D7581">
      <w:pPr>
        <w:spacing w:before="120" w:after="120"/>
        <w:jc w:val="both"/>
        <w:rPr>
          <w:rFonts w:ascii="EC Square Sans Pro" w:eastAsia="EC Square Sans Pro" w:hAnsi="EC Square Sans Pro" w:cs="EC Square Sans Pro"/>
          <w:color w:val="000000" w:themeColor="text1"/>
          <w:lang w:val="en-GB"/>
        </w:rPr>
      </w:pPr>
      <w:r>
        <w:rPr>
          <w:rFonts w:ascii="EC Square Sans Pro" w:eastAsia="EC Square Sans Pro" w:hAnsi="EC Square Sans Pro" w:cs="EC Square Sans Pro"/>
          <w:color w:val="000000" w:themeColor="text1"/>
          <w:lang w:val="en-GB"/>
        </w:rPr>
        <w:t>T</w:t>
      </w:r>
      <w:r w:rsidRPr="00F369AE">
        <w:rPr>
          <w:rFonts w:ascii="EC Square Sans Pro" w:eastAsia="EC Square Sans Pro" w:hAnsi="EC Square Sans Pro" w:cs="EC Square Sans Pro"/>
          <w:color w:val="000000" w:themeColor="text1"/>
          <w:lang w:val="en-GB"/>
        </w:rPr>
        <w:t xml:space="preserve">able </w:t>
      </w:r>
      <w:r>
        <w:rPr>
          <w:rFonts w:ascii="EC Square Sans Pro" w:eastAsia="EC Square Sans Pro" w:hAnsi="EC Square Sans Pro" w:cs="EC Square Sans Pro"/>
          <w:color w:val="000000" w:themeColor="text1"/>
          <w:lang w:val="en-GB"/>
        </w:rPr>
        <w:t xml:space="preserve">1 shows key indicators by economic </w:t>
      </w:r>
      <w:r w:rsidRPr="00F369AE">
        <w:rPr>
          <w:rFonts w:ascii="EC Square Sans Pro" w:eastAsia="EC Square Sans Pro" w:hAnsi="EC Square Sans Pro" w:cs="EC Square Sans Pro"/>
          <w:color w:val="000000" w:themeColor="text1"/>
          <w:lang w:val="en-GB"/>
        </w:rPr>
        <w:t>sectors</w:t>
      </w:r>
      <w:r>
        <w:rPr>
          <w:rFonts w:ascii="EC Square Sans Pro" w:eastAsia="EC Square Sans Pro" w:hAnsi="EC Square Sans Pro" w:cs="EC Square Sans Pro"/>
          <w:color w:val="000000" w:themeColor="text1"/>
          <w:lang w:val="en-GB"/>
        </w:rPr>
        <w:t xml:space="preserve"> grouped</w:t>
      </w:r>
      <w:r w:rsidRPr="00F369AE">
        <w:rPr>
          <w:rFonts w:ascii="EC Square Sans Pro" w:eastAsia="EC Square Sans Pro" w:hAnsi="EC Square Sans Pro" w:cs="EC Square Sans Pro"/>
          <w:color w:val="000000" w:themeColor="text1"/>
          <w:lang w:val="en-GB"/>
        </w:rPr>
        <w:t xml:space="preserve"> </w:t>
      </w:r>
      <w:r>
        <w:rPr>
          <w:rFonts w:ascii="EC Square Sans Pro" w:eastAsia="EC Square Sans Pro" w:hAnsi="EC Square Sans Pro" w:cs="EC Square Sans Pro"/>
          <w:color w:val="000000" w:themeColor="text1"/>
          <w:lang w:val="en-GB"/>
        </w:rPr>
        <w:t>according to the following macro-categories</w:t>
      </w:r>
      <w:r w:rsidRPr="00F369AE">
        <w:rPr>
          <w:rFonts w:ascii="EC Square Sans Pro" w:eastAsia="EC Square Sans Pro" w:hAnsi="EC Square Sans Pro" w:cs="EC Square Sans Pro"/>
          <w:color w:val="000000" w:themeColor="text1"/>
          <w:lang w:val="en-GB"/>
        </w:rPr>
        <w:t>:</w:t>
      </w:r>
      <w:r w:rsidRPr="00F369AE">
        <w:rPr>
          <w:rFonts w:eastAsia="EC Square Sans Pro"/>
          <w:color w:val="000000" w:themeColor="text1"/>
          <w:lang w:val="en-GB"/>
        </w:rPr>
        <w:t> </w:t>
      </w:r>
      <w:r w:rsidRPr="00F369AE">
        <w:rPr>
          <w:rFonts w:ascii="EC Square Sans Pro" w:eastAsia="EC Square Sans Pro" w:hAnsi="EC Square Sans Pro" w:cs="EC Square Sans Pro"/>
          <w:color w:val="000000" w:themeColor="text1"/>
          <w:lang w:val="en-GB"/>
        </w:rPr>
        <w:t xml:space="preserve"> </w:t>
      </w:r>
    </w:p>
    <w:p w14:paraId="5E3B4AB8" w14:textId="77777777" w:rsidR="002D7581" w:rsidRDefault="002D7581" w:rsidP="002D7581">
      <w:pPr>
        <w:pStyle w:val="ListParagraph"/>
        <w:numPr>
          <w:ilvl w:val="1"/>
          <w:numId w:val="4"/>
        </w:numPr>
        <w:spacing w:before="120" w:after="120"/>
        <w:jc w:val="both"/>
        <w:rPr>
          <w:rFonts w:ascii="EC Square Sans Pro" w:eastAsia="EC Square Sans Pro" w:hAnsi="EC Square Sans Pro" w:cs="EC Square Sans Pro"/>
          <w:color w:val="000000" w:themeColor="text1"/>
          <w:lang w:val="en-GB"/>
        </w:rPr>
      </w:pPr>
      <w:r w:rsidRPr="00CB329F">
        <w:rPr>
          <w:rFonts w:ascii="EC Square Sans Pro" w:eastAsia="EC Square Sans Pro" w:hAnsi="EC Square Sans Pro" w:cs="EC Square Sans Pro"/>
          <w:color w:val="000000" w:themeColor="text1"/>
          <w:lang w:val="en-GB"/>
        </w:rPr>
        <w:t>Industry, encompassing all manufacturing activities excluding food processing.</w:t>
      </w:r>
      <w:r w:rsidRPr="00CB329F">
        <w:rPr>
          <w:rFonts w:eastAsia="EC Square Sans Pro"/>
          <w:color w:val="000000" w:themeColor="text1"/>
          <w:lang w:val="en-GB"/>
        </w:rPr>
        <w:t> </w:t>
      </w:r>
      <w:r w:rsidRPr="00CB329F">
        <w:rPr>
          <w:rFonts w:ascii="EC Square Sans Pro" w:eastAsia="EC Square Sans Pro" w:hAnsi="EC Square Sans Pro" w:cs="EC Square Sans Pro"/>
          <w:color w:val="000000" w:themeColor="text1"/>
          <w:lang w:val="en-GB"/>
        </w:rPr>
        <w:t xml:space="preserve"> </w:t>
      </w:r>
    </w:p>
    <w:p w14:paraId="23AE4C70" w14:textId="77777777" w:rsidR="002D7581" w:rsidRPr="00B751D0" w:rsidRDefault="002D7581" w:rsidP="002D7581">
      <w:pPr>
        <w:pStyle w:val="ListParagraph"/>
        <w:numPr>
          <w:ilvl w:val="1"/>
          <w:numId w:val="4"/>
        </w:numPr>
        <w:spacing w:before="120" w:after="120"/>
        <w:jc w:val="both"/>
        <w:rPr>
          <w:rFonts w:ascii="EC Square Sans Pro" w:eastAsia="EC Square Sans Pro" w:hAnsi="EC Square Sans Pro" w:cs="EC Square Sans Pro"/>
          <w:color w:val="000000" w:themeColor="text1"/>
          <w:lang w:val="en-GB"/>
        </w:rPr>
      </w:pPr>
      <w:r w:rsidRPr="00B751D0">
        <w:rPr>
          <w:rFonts w:ascii="EC Square Sans Pro" w:eastAsia="EC Square Sans Pro" w:hAnsi="EC Square Sans Pro" w:cs="EC Square Sans Pro"/>
          <w:color w:val="000000" w:themeColor="text1"/>
          <w:lang w:val="en-GB"/>
        </w:rPr>
        <w:t>Energy and mining, including the extraction and production of energy resources and minerals.</w:t>
      </w:r>
      <w:r w:rsidRPr="00B751D0">
        <w:rPr>
          <w:rFonts w:eastAsia="EC Square Sans Pro"/>
          <w:color w:val="000000" w:themeColor="text1"/>
          <w:lang w:val="en-GB"/>
        </w:rPr>
        <w:t> </w:t>
      </w:r>
      <w:r w:rsidRPr="00B751D0">
        <w:rPr>
          <w:rFonts w:ascii="EC Square Sans Pro" w:eastAsia="EC Square Sans Pro" w:hAnsi="EC Square Sans Pro" w:cs="EC Square Sans Pro"/>
          <w:color w:val="000000" w:themeColor="text1"/>
          <w:lang w:val="en-GB"/>
        </w:rPr>
        <w:t xml:space="preserve"> </w:t>
      </w:r>
    </w:p>
    <w:p w14:paraId="70B72520" w14:textId="77777777" w:rsidR="002D7581" w:rsidRDefault="002D7581" w:rsidP="002D7581">
      <w:pPr>
        <w:pStyle w:val="ListParagraph"/>
        <w:numPr>
          <w:ilvl w:val="1"/>
          <w:numId w:val="4"/>
        </w:numPr>
        <w:spacing w:before="120" w:after="120"/>
        <w:jc w:val="both"/>
        <w:rPr>
          <w:rFonts w:ascii="EC Square Sans Pro" w:eastAsia="EC Square Sans Pro" w:hAnsi="EC Square Sans Pro" w:cs="EC Square Sans Pro"/>
          <w:color w:val="000000" w:themeColor="text1"/>
          <w:lang w:val="en-GB"/>
        </w:rPr>
      </w:pPr>
      <w:r w:rsidRPr="007622C4">
        <w:rPr>
          <w:rFonts w:ascii="EC Square Sans Pro" w:eastAsia="EC Square Sans Pro" w:hAnsi="EC Square Sans Pro" w:cs="EC Square Sans Pro"/>
          <w:color w:val="000000" w:themeColor="text1"/>
          <w:lang w:val="en-GB"/>
        </w:rPr>
        <w:t>Trade, including wholesale and retail trade activities</w:t>
      </w:r>
      <w:r>
        <w:rPr>
          <w:rFonts w:ascii="EC Square Sans Pro" w:eastAsia="EC Square Sans Pro" w:hAnsi="EC Square Sans Pro" w:cs="EC Square Sans Pro"/>
          <w:color w:val="000000" w:themeColor="text1"/>
          <w:lang w:val="en-GB"/>
        </w:rPr>
        <w:t>.</w:t>
      </w:r>
    </w:p>
    <w:p w14:paraId="3D181E8F" w14:textId="77777777" w:rsidR="002D7581" w:rsidRDefault="002D7581" w:rsidP="002D7581">
      <w:pPr>
        <w:pStyle w:val="ListParagraph"/>
        <w:numPr>
          <w:ilvl w:val="1"/>
          <w:numId w:val="4"/>
        </w:numPr>
        <w:spacing w:before="120" w:after="120"/>
        <w:jc w:val="both"/>
        <w:rPr>
          <w:rFonts w:ascii="EC Square Sans Pro" w:eastAsia="EC Square Sans Pro" w:hAnsi="EC Square Sans Pro" w:cs="EC Square Sans Pro"/>
          <w:color w:val="000000" w:themeColor="text1"/>
          <w:lang w:val="en-GB"/>
        </w:rPr>
      </w:pPr>
      <w:r w:rsidRPr="003C67D5">
        <w:rPr>
          <w:rFonts w:ascii="EC Square Sans Pro" w:eastAsia="EC Square Sans Pro" w:hAnsi="EC Square Sans Pro" w:cs="EC Square Sans Pro"/>
          <w:color w:val="000000" w:themeColor="text1"/>
          <w:lang w:val="en-GB"/>
        </w:rPr>
        <w:t>Transport and storage, including transportation services and storage facilities.</w:t>
      </w:r>
      <w:r w:rsidRPr="003C67D5">
        <w:rPr>
          <w:rFonts w:eastAsia="EC Square Sans Pro"/>
          <w:color w:val="000000" w:themeColor="text1"/>
          <w:lang w:val="en-GB"/>
        </w:rPr>
        <w:t> </w:t>
      </w:r>
    </w:p>
    <w:p w14:paraId="61591702" w14:textId="77777777" w:rsidR="002D7581" w:rsidRPr="00D00697" w:rsidRDefault="002D7581" w:rsidP="002D7581">
      <w:pPr>
        <w:pStyle w:val="ListParagraph"/>
        <w:numPr>
          <w:ilvl w:val="1"/>
          <w:numId w:val="4"/>
        </w:numPr>
        <w:spacing w:before="120" w:after="120"/>
        <w:jc w:val="both"/>
        <w:rPr>
          <w:rFonts w:ascii="EC Square Sans Pro" w:eastAsia="EC Square Sans Pro" w:hAnsi="EC Square Sans Pro" w:cs="EC Square Sans Pro"/>
          <w:color w:val="000000" w:themeColor="text1"/>
          <w:lang w:val="en-GB"/>
        </w:rPr>
      </w:pPr>
      <w:r w:rsidRPr="00D00697">
        <w:rPr>
          <w:rFonts w:ascii="EC Square Sans Pro" w:eastAsia="EC Square Sans Pro" w:hAnsi="EC Square Sans Pro" w:cs="EC Square Sans Pro"/>
          <w:color w:val="000000" w:themeColor="text1"/>
          <w:lang w:val="en-GB"/>
        </w:rPr>
        <w:t>Building</w:t>
      </w:r>
      <w:r>
        <w:rPr>
          <w:rFonts w:ascii="EC Square Sans Pro" w:eastAsia="EC Square Sans Pro" w:hAnsi="EC Square Sans Pro" w:cs="EC Square Sans Pro"/>
          <w:color w:val="000000" w:themeColor="text1"/>
          <w:lang w:val="en-GB"/>
        </w:rPr>
        <w:t>/renovating</w:t>
      </w:r>
      <w:r w:rsidRPr="00D00697">
        <w:rPr>
          <w:rFonts w:ascii="EC Square Sans Pro" w:eastAsia="EC Square Sans Pro" w:hAnsi="EC Square Sans Pro" w:cs="EC Square Sans Pro"/>
          <w:color w:val="000000" w:themeColor="text1"/>
          <w:lang w:val="en-GB"/>
        </w:rPr>
        <w:t>, including construction activities.</w:t>
      </w:r>
      <w:r w:rsidRPr="00D00697">
        <w:rPr>
          <w:rFonts w:eastAsia="EC Square Sans Pro"/>
          <w:color w:val="000000" w:themeColor="text1"/>
          <w:lang w:val="en-GB"/>
        </w:rPr>
        <w:t> </w:t>
      </w:r>
      <w:r w:rsidRPr="00D00697">
        <w:rPr>
          <w:rFonts w:ascii="EC Square Sans Pro" w:eastAsia="EC Square Sans Pro" w:hAnsi="EC Square Sans Pro" w:cs="EC Square Sans Pro"/>
          <w:color w:val="000000" w:themeColor="text1"/>
          <w:lang w:val="en-GB"/>
        </w:rPr>
        <w:t xml:space="preserve"> </w:t>
      </w:r>
    </w:p>
    <w:p w14:paraId="31D4975F" w14:textId="77777777" w:rsidR="002D7581" w:rsidRPr="0061596E" w:rsidRDefault="002D7581" w:rsidP="002D7581">
      <w:pPr>
        <w:pStyle w:val="ListParagraph"/>
        <w:numPr>
          <w:ilvl w:val="1"/>
          <w:numId w:val="4"/>
        </w:numPr>
        <w:spacing w:before="120" w:after="120"/>
        <w:jc w:val="both"/>
        <w:rPr>
          <w:rFonts w:ascii="EC Square Sans Pro" w:eastAsia="EC Square Sans Pro" w:hAnsi="EC Square Sans Pro" w:cs="EC Square Sans Pro"/>
          <w:color w:val="000000" w:themeColor="text1"/>
          <w:lang w:val="en-GB"/>
        </w:rPr>
      </w:pPr>
      <w:r>
        <w:rPr>
          <w:rFonts w:ascii="EC Square Sans Pro" w:eastAsia="EC Square Sans Pro" w:hAnsi="EC Square Sans Pro" w:cs="EC Square Sans Pro"/>
          <w:color w:val="000000" w:themeColor="text1"/>
          <w:lang w:val="en-GB"/>
        </w:rPr>
        <w:t>Services</w:t>
      </w:r>
      <w:r w:rsidRPr="00CE0A3E">
        <w:rPr>
          <w:rFonts w:ascii="EC Square Sans Pro" w:eastAsia="EC Square Sans Pro" w:hAnsi="EC Square Sans Pro" w:cs="EC Square Sans Pro"/>
          <w:color w:val="000000" w:themeColor="text1"/>
          <w:lang w:val="en-GB"/>
        </w:rPr>
        <w:t xml:space="preserve">, </w:t>
      </w:r>
      <w:r w:rsidRPr="00F369AE">
        <w:rPr>
          <w:rFonts w:ascii="EC Square Sans Pro" w:eastAsia="EC Square Sans Pro" w:hAnsi="EC Square Sans Pro" w:cs="EC Square Sans Pro"/>
          <w:color w:val="000000" w:themeColor="text1"/>
          <w:lang w:val="en-GB"/>
        </w:rPr>
        <w:t>that includes all other service activities</w:t>
      </w:r>
      <w:r w:rsidRPr="00CE0A3E">
        <w:rPr>
          <w:rFonts w:ascii="EC Square Sans Pro" w:eastAsia="EC Square Sans Pro" w:hAnsi="EC Square Sans Pro" w:cs="EC Square Sans Pro"/>
          <w:color w:val="000000" w:themeColor="text1"/>
          <w:lang w:val="en-GB"/>
        </w:rPr>
        <w:t>.</w:t>
      </w:r>
      <w:r w:rsidRPr="00CE0A3E">
        <w:rPr>
          <w:rFonts w:eastAsia="EC Square Sans Pro"/>
          <w:color w:val="000000" w:themeColor="text1"/>
          <w:lang w:val="en-GB"/>
        </w:rPr>
        <w:t> </w:t>
      </w:r>
    </w:p>
    <w:p w14:paraId="43BFE3B7" w14:textId="77777777" w:rsidR="002D7581" w:rsidRPr="0061596E" w:rsidRDefault="002D7581" w:rsidP="002D7581">
      <w:pPr>
        <w:pStyle w:val="ListParagraph"/>
        <w:numPr>
          <w:ilvl w:val="1"/>
          <w:numId w:val="4"/>
        </w:numPr>
        <w:spacing w:before="120" w:after="120"/>
        <w:jc w:val="both"/>
        <w:rPr>
          <w:rFonts w:ascii="EC Square Sans Pro" w:eastAsia="EC Square Sans Pro" w:hAnsi="EC Square Sans Pro" w:cs="EC Square Sans Pro"/>
          <w:color w:val="000000" w:themeColor="text1"/>
          <w:lang w:val="en-GB"/>
        </w:rPr>
      </w:pPr>
      <w:r w:rsidRPr="00DE3560">
        <w:rPr>
          <w:rFonts w:ascii="EC Square Sans Pro" w:eastAsia="EC Square Sans Pro" w:hAnsi="EC Square Sans Pro" w:cs="EC Square Sans Pro"/>
          <w:color w:val="000000" w:themeColor="text1"/>
          <w:lang w:val="en-GB"/>
        </w:rPr>
        <w:t xml:space="preserve">Food system (Agri+Food), including agricultural activities, food processing, and related services. </w:t>
      </w:r>
    </w:p>
    <w:p w14:paraId="338FB2E8" w14:textId="77777777" w:rsidR="002D7581" w:rsidRPr="00F369AE" w:rsidRDefault="002D7581" w:rsidP="002D7581">
      <w:pPr>
        <w:spacing w:before="120" w:after="120"/>
        <w:jc w:val="both"/>
        <w:rPr>
          <w:rFonts w:ascii="EC Square Sans Pro" w:eastAsia="EC Square Sans Pro" w:hAnsi="EC Square Sans Pro" w:cs="EC Square Sans Pro"/>
          <w:color w:val="000000" w:themeColor="text1"/>
          <w:lang w:val="en-GB"/>
        </w:rPr>
      </w:pPr>
      <w:r w:rsidRPr="00F369AE">
        <w:rPr>
          <w:rFonts w:ascii="EC Square Sans Pro" w:eastAsia="EC Square Sans Pro" w:hAnsi="EC Square Sans Pro" w:cs="EC Square Sans Pro"/>
          <w:color w:val="000000" w:themeColor="text1"/>
          <w:lang w:val="en-GB"/>
        </w:rPr>
        <w:t>The table quantifies the distribution of key in</w:t>
      </w:r>
      <w:r>
        <w:rPr>
          <w:rFonts w:ascii="EC Square Sans Pro" w:eastAsia="EC Square Sans Pro" w:hAnsi="EC Square Sans Pro" w:cs="EC Square Sans Pro"/>
          <w:color w:val="000000" w:themeColor="text1"/>
          <w:lang w:val="en-GB"/>
        </w:rPr>
        <w:t>dicators— GVA</w:t>
      </w:r>
      <w:r w:rsidRPr="00F369AE">
        <w:rPr>
          <w:rFonts w:ascii="EC Square Sans Pro" w:eastAsia="EC Square Sans Pro" w:hAnsi="EC Square Sans Pro" w:cs="EC Square Sans Pro"/>
          <w:color w:val="000000" w:themeColor="text1"/>
          <w:lang w:val="en-GB"/>
        </w:rPr>
        <w:t>, jobs, emissions, and investments—across the NACE Rev.2 ma</w:t>
      </w:r>
      <w:r>
        <w:rPr>
          <w:rFonts w:ascii="EC Square Sans Pro" w:eastAsia="EC Square Sans Pro" w:hAnsi="EC Square Sans Pro" w:cs="EC Square Sans Pro"/>
          <w:color w:val="000000" w:themeColor="text1"/>
          <w:lang w:val="en-GB"/>
        </w:rPr>
        <w:t>cro-sectors for the EU27 in 2022</w:t>
      </w:r>
      <w:r w:rsidRPr="00F369AE">
        <w:rPr>
          <w:rFonts w:ascii="EC Square Sans Pro" w:eastAsia="EC Square Sans Pro" w:hAnsi="EC Square Sans Pro" w:cs="EC Square Sans Pro"/>
          <w:color w:val="000000" w:themeColor="text1"/>
          <w:lang w:val="en-GB"/>
        </w:rPr>
        <w:t xml:space="preserve">. It presents both the relative shares and absolute values of these indicators, providing a comprehensive view of the economic and environmental metrics of these sectors.  </w:t>
      </w:r>
    </w:p>
    <w:p w14:paraId="2ACF3670" w14:textId="77777777" w:rsidR="002D7581" w:rsidRPr="00F369AE" w:rsidRDefault="002D7581" w:rsidP="002D7581">
      <w:pPr>
        <w:spacing w:before="120" w:after="120"/>
        <w:jc w:val="both"/>
        <w:rPr>
          <w:rFonts w:ascii="EC Square Sans Pro" w:eastAsia="EC Square Sans Pro" w:hAnsi="EC Square Sans Pro" w:cs="EC Square Sans Pro"/>
          <w:color w:val="000000" w:themeColor="text1"/>
          <w:lang w:val="en-GB"/>
        </w:rPr>
      </w:pPr>
      <w:r w:rsidRPr="00F369AE">
        <w:rPr>
          <w:rFonts w:ascii="EC Square Sans Pro" w:eastAsia="EC Square Sans Pro" w:hAnsi="EC Square Sans Pro" w:cs="EC Square Sans Pro"/>
          <w:color w:val="000000" w:themeColor="text1"/>
          <w:lang w:val="en-GB"/>
        </w:rPr>
        <w:t xml:space="preserve">The GVA column reflects the economic output generated by the macro-sectors, illustrating their contribution to the EU economy. The Industry sector is the largest contributor to GVA, with a 15% share, amounting to €2,126,939 million. Following it, the Trade sector contributes 11% (€1,643,695 million), and the Building/Renovating sector adds 5% (€774,334 million). </w:t>
      </w:r>
    </w:p>
    <w:p w14:paraId="6A683D74" w14:textId="77777777" w:rsidR="002D7581" w:rsidRPr="00F369AE" w:rsidRDefault="002D7581" w:rsidP="002D7581">
      <w:pPr>
        <w:spacing w:before="120" w:after="120"/>
        <w:jc w:val="both"/>
        <w:rPr>
          <w:rFonts w:ascii="EC Square Sans Pro" w:eastAsia="EC Square Sans Pro" w:hAnsi="EC Square Sans Pro" w:cs="EC Square Sans Pro"/>
          <w:color w:val="000000" w:themeColor="text1"/>
          <w:lang w:val="en-GB"/>
        </w:rPr>
      </w:pPr>
      <w:r w:rsidRPr="00F369AE">
        <w:rPr>
          <w:rFonts w:ascii="EC Square Sans Pro" w:eastAsia="EC Square Sans Pro" w:hAnsi="EC Square Sans Pro" w:cs="EC Square Sans Pro"/>
          <w:color w:val="000000" w:themeColor="text1"/>
          <w:lang w:val="en-GB"/>
        </w:rPr>
        <w:t xml:space="preserve">In terms of employment, the table provides insights into the job distribution across macro-sectors. The Trade sector employs the most people, accounting for 14% (29,871 thousand persons). This is closely followed by the Industry sector at 12% (25,361 thousand persons). Other significant contributors include the Building/Renovating sector (7%, 14,404 thousand persons) and the Food System (6%, 13,411 thousand persons).  </w:t>
      </w:r>
    </w:p>
    <w:p w14:paraId="3C0A7205" w14:textId="3DFAE29C" w:rsidR="002D7581" w:rsidRPr="007E4A77" w:rsidRDefault="002D7581" w:rsidP="002D7581">
      <w:pPr>
        <w:spacing w:before="120" w:after="120"/>
        <w:jc w:val="both"/>
        <w:rPr>
          <w:rFonts w:ascii="EC Square Sans Pro" w:eastAsia="EC Square Sans Pro" w:hAnsi="EC Square Sans Pro" w:cs="EC Square Sans Pro"/>
          <w:color w:val="000000" w:themeColor="text1"/>
          <w:lang w:val="en-GB"/>
        </w:rPr>
      </w:pPr>
      <w:r w:rsidRPr="49CB6625">
        <w:rPr>
          <w:rFonts w:ascii="EC Square Sans Pro" w:eastAsia="EC Square Sans Pro" w:hAnsi="EC Square Sans Pro" w:cs="EC Square Sans Pro"/>
          <w:color w:val="000000" w:themeColor="text1"/>
          <w:lang w:val="en-GB"/>
        </w:rPr>
        <w:t>The emissions data highlights the environmental impact of various sectors. The Energy and Mining sector is the largest contributor to greenhouse gas emissions, accounting for 28% (800,484 Kt</w:t>
      </w:r>
      <w:r w:rsidR="002510EE">
        <w:rPr>
          <w:rFonts w:ascii="EC Square Sans Pro" w:eastAsia="EC Square Sans Pro" w:hAnsi="EC Square Sans Pro" w:cs="EC Square Sans Pro"/>
          <w:color w:val="000000" w:themeColor="text1"/>
          <w:lang w:val="en-GB"/>
        </w:rPr>
        <w:t>CO</w:t>
      </w:r>
      <w:r w:rsidR="002510EE" w:rsidRPr="00E118A0">
        <w:rPr>
          <w:rFonts w:ascii="EC Square Sans Pro" w:eastAsia="EC Square Sans Pro" w:hAnsi="EC Square Sans Pro" w:cs="EC Square Sans Pro"/>
          <w:color w:val="000000" w:themeColor="text1"/>
          <w:vertAlign w:val="subscript"/>
          <w:lang w:val="en-GB"/>
        </w:rPr>
        <w:t>2</w:t>
      </w:r>
      <w:r w:rsidR="002510EE">
        <w:rPr>
          <w:rFonts w:ascii="EC Square Sans Pro" w:eastAsia="EC Square Sans Pro" w:hAnsi="EC Square Sans Pro" w:cs="EC Square Sans Pro"/>
          <w:color w:val="000000" w:themeColor="text1"/>
          <w:lang w:val="en-GB"/>
        </w:rPr>
        <w:t>eq</w:t>
      </w:r>
      <w:r w:rsidRPr="49CB6625">
        <w:rPr>
          <w:rFonts w:ascii="EC Square Sans Pro" w:eastAsia="EC Square Sans Pro" w:hAnsi="EC Square Sans Pro" w:cs="EC Square Sans Pro"/>
          <w:color w:val="000000" w:themeColor="text1"/>
          <w:lang w:val="en-GB"/>
        </w:rPr>
        <w:t>). The Industry sector follows with 24% (687,557 Kt), while the Transport sector contributes 15% (433,504 Kt). In this regard, it is important to note that these figures account only for emissions from economic activities, excluding those related to household heating, cooling, transportation, and other emissions derived from their consumption. In contrast, the Food System contributes 18% of GHG emissions (519,711 Kt), despite its smaller share in GVA and employment, highlighting its significant environmental impact. On the other hand, investment figures are heavily concentrated in the Building/Renovating sector, accounting for 39% (€1,310,617 million). The Industry sector is the second largest in investment terms, with 27% (€883,143 million), while the remaining sectors contribute 28% (€922,714 million).</w:t>
      </w:r>
    </w:p>
    <w:p w14:paraId="0653C0E3" w14:textId="69F381EF" w:rsidR="002D7581" w:rsidRPr="002D7581" w:rsidRDefault="002D7581" w:rsidP="002D7581">
      <w:pPr>
        <w:spacing w:before="120" w:after="120"/>
        <w:jc w:val="both"/>
        <w:rPr>
          <w:rFonts w:ascii="EC Square Sans Pro" w:eastAsia="EC Square Sans Pro" w:hAnsi="EC Square Sans Pro" w:cs="EC Square Sans Pro"/>
          <w:color w:val="000000" w:themeColor="text1"/>
          <w:lang w:val="en-GB"/>
        </w:rPr>
      </w:pPr>
      <w:commentRangeStart w:id="58"/>
      <w:commentRangeStart w:id="59"/>
      <w:commentRangeEnd w:id="58"/>
      <w:r>
        <w:rPr>
          <w:rStyle w:val="CommentReference"/>
        </w:rPr>
        <w:commentReference w:id="58"/>
      </w:r>
      <w:commentRangeEnd w:id="59"/>
      <w:r>
        <w:rPr>
          <w:rStyle w:val="CommentReference"/>
        </w:rPr>
        <w:commentReference w:id="59"/>
      </w:r>
    </w:p>
    <w:p w14:paraId="735994EC" w14:textId="7A27228B" w:rsidR="00424C7D" w:rsidRPr="005122BF" w:rsidRDefault="7ECC7198" w:rsidP="00424C7D">
      <w:pPr>
        <w:pStyle w:val="JRCLevel-2title"/>
        <w:numPr>
          <w:ilvl w:val="1"/>
          <w:numId w:val="1"/>
        </w:numPr>
        <w:ind w:left="567" w:hanging="567"/>
      </w:pPr>
      <w:commentRangeStart w:id="61"/>
      <w:commentRangeStart w:id="62"/>
      <w:r>
        <w:t xml:space="preserve">Where we are: progress towards green ambitions </w:t>
      </w:r>
      <w:bookmarkStart w:id="63" w:name="_Toc183440498"/>
      <w:commentRangeEnd w:id="61"/>
      <w:r w:rsidR="00424C7D">
        <w:rPr>
          <w:rStyle w:val="CommentReference"/>
        </w:rPr>
        <w:commentReference w:id="61"/>
      </w:r>
      <w:bookmarkEnd w:id="53"/>
      <w:bookmarkEnd w:id="63"/>
      <w:commentRangeEnd w:id="62"/>
      <w:r w:rsidR="00424C7D">
        <w:rPr>
          <w:rStyle w:val="CommentReference"/>
        </w:rPr>
        <w:commentReference w:id="62"/>
      </w:r>
      <w:bookmarkEnd w:id="54"/>
    </w:p>
    <w:p w14:paraId="4FF31CC6" w14:textId="37ECB2C5" w:rsidR="1ADC61A8" w:rsidRPr="002D7581" w:rsidRDefault="4ABB7367" w:rsidP="54554E37">
      <w:pPr>
        <w:spacing w:before="240" w:after="240"/>
        <w:jc w:val="both"/>
        <w:rPr>
          <w:lang w:val="en-GB"/>
        </w:rPr>
      </w:pPr>
      <w:r w:rsidRPr="54554E37">
        <w:rPr>
          <w:rFonts w:ascii="EC Square Sans Pro" w:eastAsia="EC Square Sans Pro" w:hAnsi="EC Square Sans Pro" w:cs="EC Square Sans Pro"/>
          <w:lang w:val="en-GB"/>
        </w:rPr>
        <w:t>In January 2025, the JRC published a comprehensive assessment of the implementation status and trends of policy targets across all domains of the EU Green Deal</w:t>
      </w:r>
      <w:r w:rsidR="72ACF8E2" w:rsidRPr="54554E37">
        <w:rPr>
          <w:rFonts w:ascii="EC Square Sans Pro" w:eastAsia="Times New Roman" w:hAnsi="EC Square Sans Pro" w:cs="Times New Roman"/>
          <w:lang w:val="en-GB" w:eastAsia="en-GB"/>
        </w:rPr>
        <w:t xml:space="preserve"> </w:t>
      </w:r>
      <w:r w:rsidR="45BCDCF2" w:rsidRPr="54554E37">
        <w:rPr>
          <w:rFonts w:ascii="EC Square Sans Pro" w:eastAsia="Times New Roman" w:hAnsi="EC Square Sans Pro" w:cs="Times New Roman"/>
          <w:lang w:val="en-GB" w:eastAsia="en-GB"/>
        </w:rPr>
        <w:fldChar w:fldCharType="begin"/>
      </w:r>
      <w:r w:rsidR="00BF5977">
        <w:rPr>
          <w:rFonts w:ascii="EC Square Sans Pro" w:eastAsia="Times New Roman" w:hAnsi="EC Square Sans Pro" w:cs="Times New Roman"/>
          <w:lang w:val="en-GB" w:eastAsia="en-GB"/>
        </w:rPr>
        <w:instrText xml:space="preserve"> ADDIN ZOTERO_ITEM CSL_CITATION {"citationID":"3rmi0cLn","properties":{"formattedCitation":"[40]","plainCitation":"[40]","noteIndex":0},"citationItems":[{"id":1512,"uris":["http://zotero.org/groups/5272309/items/25QJRXKZ"],"itemData":{"id":1512,"type":"report","event-place":"Luxembourg,","note":"DOI: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45BCDCF2" w:rsidRPr="54554E37">
        <w:rPr>
          <w:rFonts w:ascii="EC Square Sans Pro" w:eastAsia="Times New Roman" w:hAnsi="EC Square Sans Pro" w:cs="Times New Roman"/>
          <w:lang w:val="en-GB" w:eastAsia="en-GB"/>
        </w:rPr>
        <w:fldChar w:fldCharType="separate"/>
      </w:r>
      <w:r w:rsidR="00BF5977" w:rsidRPr="00F61372">
        <w:rPr>
          <w:rFonts w:ascii="EC Square Sans Pro" w:hAnsi="EC Square Sans Pro"/>
          <w:lang w:val="en-GB"/>
        </w:rPr>
        <w:t>[40]</w:t>
      </w:r>
      <w:r w:rsidR="45BCDCF2" w:rsidRPr="54554E37">
        <w:rPr>
          <w:rFonts w:ascii="EC Square Sans Pro" w:eastAsia="Times New Roman" w:hAnsi="EC Square Sans Pro" w:cs="Times New Roman"/>
          <w:lang w:val="en-GB" w:eastAsia="en-GB"/>
        </w:rPr>
        <w:fldChar w:fldCharType="end"/>
      </w:r>
      <w:r w:rsidR="3331683E" w:rsidRPr="54554E37">
        <w:rPr>
          <w:rFonts w:ascii="EC Square Sans Pro" w:eastAsia="Times New Roman" w:hAnsi="EC Square Sans Pro" w:cs="Times New Roman"/>
          <w:lang w:val="en-GB" w:eastAsia="en-GB"/>
        </w:rPr>
        <w:t>.</w:t>
      </w:r>
      <w:r w:rsidR="7318B8F4" w:rsidRPr="54554E37">
        <w:rPr>
          <w:rFonts w:ascii="EC Square Sans Pro" w:eastAsia="Times New Roman" w:hAnsi="EC Square Sans Pro" w:cs="Times New Roman"/>
          <w:lang w:val="en-GB" w:eastAsia="en-GB"/>
        </w:rPr>
        <w:t xml:space="preserve"> </w:t>
      </w:r>
      <w:r w:rsidR="1786EF09" w:rsidRPr="54554E37">
        <w:rPr>
          <w:rFonts w:ascii="EC Square Sans Pro" w:eastAsia="EC Square Sans Pro" w:hAnsi="EC Square Sans Pro" w:cs="EC Square Sans Pro"/>
          <w:lang w:val="en-GB"/>
        </w:rPr>
        <w:t>The analysis examined 154 quantifiable targets (binding and non-binding) from 44 key policy documents</w:t>
      </w:r>
      <w:r w:rsidR="2837FD38" w:rsidRPr="54554E37">
        <w:rPr>
          <w:rFonts w:ascii="EC Square Sans Pro" w:eastAsia="Times New Roman" w:hAnsi="EC Square Sans Pro" w:cs="Times New Roman"/>
          <w:lang w:val="en-GB" w:eastAsia="en-GB"/>
        </w:rPr>
        <w:t xml:space="preserve">. </w:t>
      </w:r>
      <w:r w:rsidR="2837FD38" w:rsidRPr="0026712E">
        <w:rPr>
          <w:rFonts w:ascii="EC Square Sans Pro" w:eastAsia="Times New Roman" w:hAnsi="EC Square Sans Pro" w:cs="Times New Roman"/>
          <w:lang w:val="en-GB" w:eastAsia="en-GB"/>
        </w:rPr>
        <w:t xml:space="preserve">As of mid-2024, </w:t>
      </w:r>
      <w:r w:rsidR="3AE4E779" w:rsidRPr="54554E37">
        <w:rPr>
          <w:rFonts w:ascii="EC Square Sans Pro" w:eastAsia="EC Square Sans Pro" w:hAnsi="EC Square Sans Pro" w:cs="EC Square Sans Pro"/>
          <w:lang w:val="en-GB"/>
        </w:rPr>
        <w:t xml:space="preserve">32 targets (21%) are “on track” </w:t>
      </w:r>
      <w:r w:rsidR="6130AA4E" w:rsidRPr="54554E37">
        <w:rPr>
          <w:rFonts w:ascii="EC Square Sans Pro" w:eastAsia="Times New Roman" w:hAnsi="EC Square Sans Pro" w:cs="Times New Roman"/>
          <w:lang w:val="en-GB" w:eastAsia="en-GB"/>
        </w:rPr>
        <w:t xml:space="preserve">and </w:t>
      </w:r>
      <w:r w:rsidR="6130AA4E" w:rsidRPr="54554E37">
        <w:rPr>
          <w:rFonts w:ascii="EC Square Sans Pro" w:eastAsia="EC Square Sans Pro" w:hAnsi="EC Square Sans Pro" w:cs="EC Square Sans Pro"/>
          <w:lang w:val="en-GB"/>
        </w:rPr>
        <w:t>64 targets (41%) require accelerated progress</w:t>
      </w:r>
      <w:r w:rsidR="2837FD38" w:rsidRPr="0026712E">
        <w:rPr>
          <w:rFonts w:ascii="EC Square Sans Pro" w:eastAsia="Times New Roman" w:hAnsi="EC Square Sans Pro" w:cs="Times New Roman"/>
          <w:lang w:val="en-GB" w:eastAsia="en-GB"/>
        </w:rPr>
        <w:t xml:space="preserve">. Furthermore, </w:t>
      </w:r>
      <w:r w:rsidR="742D7E2A" w:rsidRPr="54554E37">
        <w:rPr>
          <w:rFonts w:ascii="EC Square Sans Pro" w:eastAsia="EC Square Sans Pro" w:hAnsi="EC Square Sans Pro" w:cs="EC Square Sans Pro"/>
          <w:lang w:val="en-GB"/>
        </w:rPr>
        <w:t>15 targets (10%) show no progress or regression</w:t>
      </w:r>
      <w:r w:rsidR="2837FD38" w:rsidRPr="0026712E">
        <w:rPr>
          <w:rFonts w:ascii="EC Square Sans Pro" w:eastAsia="Times New Roman" w:hAnsi="EC Square Sans Pro" w:cs="Times New Roman"/>
          <w:lang w:val="en-GB" w:eastAsia="en-GB"/>
        </w:rPr>
        <w:t xml:space="preserve"> and </w:t>
      </w:r>
      <w:r w:rsidR="15C0F283" w:rsidRPr="54554E37">
        <w:rPr>
          <w:rFonts w:ascii="EC Square Sans Pro" w:eastAsia="EC Square Sans Pro" w:hAnsi="EC Square Sans Pro" w:cs="EC Square Sans Pro"/>
          <w:lang w:val="en-GB"/>
        </w:rPr>
        <w:t>43 targets (28%) lack sufficient data.</w:t>
      </w:r>
      <w:r w:rsidR="2837FD38" w:rsidRPr="54554E37">
        <w:rPr>
          <w:rFonts w:ascii="EC Square Sans Pro" w:eastAsia="EC Square Sans Pro" w:hAnsi="EC Square Sans Pro" w:cs="EC Square Sans Pro"/>
          <w:lang w:val="en-GB"/>
        </w:rPr>
        <w:t xml:space="preserve"> </w:t>
      </w:r>
      <w:r w:rsidR="1ADC61A8" w:rsidRPr="54554E37">
        <w:rPr>
          <w:rFonts w:ascii="EC Square Sans Pro" w:eastAsia="EC Square Sans Pro" w:hAnsi="EC Square Sans Pro" w:cs="EC Square Sans Pro"/>
          <w:lang w:val="en-GB"/>
        </w:rPr>
        <w:t>The overall results are summarised in the infographic below. Progress is mixed, partly because many Green Deal legislative initiatives, such as the Nature Restoration Law, were only recently adopted and have yet to be implemented. Others are still under discussion or require long lead times before delivering significant results. Nevertheless, tracking progress is crucial to identifying where further action is needed to achieve the green transition.</w:t>
      </w:r>
    </w:p>
    <w:p w14:paraId="171E7C43" w14:textId="08080A7F" w:rsidR="00E25DC7" w:rsidRPr="00DE3D6D" w:rsidRDefault="00E25DC7" w:rsidP="00F61372">
      <w:pPr>
        <w:spacing w:before="120" w:after="120" w:line="259" w:lineRule="auto"/>
        <w:jc w:val="both"/>
        <w:rPr>
          <w:rFonts w:ascii="EC Square Sans Pro" w:hAnsi="EC Square Sans Pro"/>
          <w:lang w:val="en-GB"/>
          <w:rPrChange w:id="64" w:author="BARBERO VIGNOLA Giulia (JRC-ISPRA)" w:date="2025-04-17T14:29:00Z">
            <w:rPr>
              <w:rFonts w:ascii="EC Square Sans Pro" w:hAnsi="EC Square Sans Pro"/>
            </w:rPr>
          </w:rPrChange>
        </w:rPr>
      </w:pPr>
      <w:r w:rsidRPr="00F61372">
        <w:rPr>
          <w:rFonts w:ascii="EC Square Sans Pro" w:hAnsi="EC Square Sans Pro"/>
          <w:b/>
          <w:lang w:val="en-GB"/>
        </w:rPr>
        <w:t xml:space="preserve">Climate change mitigation efforts </w:t>
      </w:r>
      <w:r w:rsidRPr="00F61372">
        <w:rPr>
          <w:rFonts w:ascii="EC Square Sans Pro" w:hAnsi="EC Square Sans Pro"/>
          <w:lang w:val="en-GB"/>
        </w:rPr>
        <w:t xml:space="preserve">must be intensified as current reductions in sectors covered by the Effort Sharing Regulation and the LULUCF regulation are falling short. </w:t>
      </w:r>
      <w:r w:rsidRPr="00DE3D6D">
        <w:rPr>
          <w:rFonts w:ascii="EC Square Sans Pro" w:hAnsi="EC Square Sans Pro"/>
          <w:lang w:val="en-GB"/>
          <w:rPrChange w:id="65" w:author="BARBERO VIGNOLA Giulia (JRC-ISPRA)" w:date="2025-04-17T14:29:00Z">
            <w:rPr>
              <w:rFonts w:ascii="EC Square Sans Pro" w:hAnsi="EC Square Sans Pro"/>
            </w:rPr>
          </w:rPrChange>
        </w:rPr>
        <w:t>Accelerated action is especially critical in agriculture and carbon removal strategies. Methane emissions also require intensified abatement efforts. Despite a 32.5% decrease in EU GHG net emissions from 1990 to 2022, the pace of reduction from 2020 to 2030 must accelerate compared to previous decades.</w:t>
      </w:r>
    </w:p>
    <w:p w14:paraId="0791DA27" w14:textId="77777777" w:rsidR="00E25DC7" w:rsidRDefault="00E25DC7" w:rsidP="00F61372">
      <w:pPr>
        <w:pStyle w:val="paragraph"/>
        <w:spacing w:before="0" w:beforeAutospacing="0" w:after="120" w:afterAutospacing="0"/>
        <w:jc w:val="both"/>
        <w:textAlignment w:val="baseline"/>
        <w:rPr>
          <w:rFonts w:ascii="EC Square Sans Pro" w:hAnsi="EC Square Sans Pro"/>
          <w:sz w:val="22"/>
          <w:szCs w:val="22"/>
        </w:rPr>
      </w:pPr>
      <w:r w:rsidRPr="00F61372">
        <w:rPr>
          <w:rFonts w:ascii="EC Square Sans Pro" w:hAnsi="EC Square Sans Pro"/>
          <w:sz w:val="22"/>
          <w:szCs w:val="22"/>
        </w:rPr>
        <w:t xml:space="preserve">The </w:t>
      </w:r>
      <w:r w:rsidRPr="00F61372">
        <w:rPr>
          <w:rFonts w:ascii="EC Square Sans Pro" w:hAnsi="EC Square Sans Pro"/>
          <w:b/>
          <w:sz w:val="22"/>
          <w:szCs w:val="22"/>
        </w:rPr>
        <w:t>transition to clean energy</w:t>
      </w:r>
      <w:r w:rsidRPr="00F61372">
        <w:rPr>
          <w:rFonts w:ascii="EC Square Sans Pro" w:hAnsi="EC Square Sans Pro"/>
          <w:sz w:val="22"/>
          <w:szCs w:val="22"/>
        </w:rPr>
        <w:t xml:space="preserve"> should also be accelerated, with a focus on increasing the share of renewable energy sources. This requires substantial investments in renewable energy infrastructure, scaling up renewable hydrogen production, and strengthening power grids. To support this shift, it is crucial to accelerate the adoption of renewable hydrogen in industry and transport, along with developing dedicated infrastructure and an efficient hydrogen market. Additionally, current trends in energy consumption and energy efficiency must be reversed. </w:t>
      </w:r>
    </w:p>
    <w:p w14:paraId="016ACC69" w14:textId="77777777" w:rsidR="00E25DC7" w:rsidRDefault="00E25DC7" w:rsidP="00F61372">
      <w:pPr>
        <w:pStyle w:val="paragraph"/>
        <w:spacing w:before="0" w:beforeAutospacing="0" w:after="120" w:afterAutospacing="0"/>
        <w:jc w:val="both"/>
        <w:textAlignment w:val="baseline"/>
        <w:rPr>
          <w:rFonts w:ascii="EC Square Sans Pro" w:hAnsi="EC Square Sans Pro"/>
          <w:sz w:val="22"/>
          <w:szCs w:val="22"/>
        </w:rPr>
      </w:pPr>
      <w:r w:rsidRPr="00F61372">
        <w:rPr>
          <w:rFonts w:ascii="EC Square Sans Pro" w:hAnsi="EC Square Sans Pro"/>
          <w:sz w:val="22"/>
          <w:szCs w:val="22"/>
        </w:rPr>
        <w:t xml:space="preserve">Conversely, the EU is progressing to meet its ambitions in </w:t>
      </w:r>
      <w:r w:rsidRPr="00F61372">
        <w:rPr>
          <w:rFonts w:ascii="EC Square Sans Pro" w:hAnsi="EC Square Sans Pro"/>
          <w:b/>
          <w:sz w:val="22"/>
          <w:szCs w:val="22"/>
        </w:rPr>
        <w:t>circular economy</w:t>
      </w:r>
      <w:r w:rsidRPr="00F61372">
        <w:rPr>
          <w:rFonts w:ascii="EC Square Sans Pro" w:hAnsi="EC Square Sans Pro"/>
          <w:sz w:val="22"/>
          <w:szCs w:val="22"/>
        </w:rPr>
        <w:t xml:space="preserve">, where about 30% of set targets are on track. However, trends must be reversed in the circular material use rate, and urgent acceleration is needed in recycling and preparation for reuse of waste, as most Member States are at risk of missing these 2025 targets. Initiatives must therefore prioritise waste reduction and material recovery, while addressing challenges related to data availability and the adoption of circular practices. </w:t>
      </w:r>
    </w:p>
    <w:p w14:paraId="79307B22" w14:textId="77777777" w:rsidR="00E25DC7" w:rsidRDefault="00E25DC7" w:rsidP="00F61372">
      <w:pPr>
        <w:pStyle w:val="paragraph"/>
        <w:spacing w:before="0" w:beforeAutospacing="0" w:after="120" w:afterAutospacing="0"/>
        <w:jc w:val="both"/>
        <w:textAlignment w:val="baseline"/>
        <w:rPr>
          <w:rFonts w:ascii="EC Square Sans Pro" w:hAnsi="EC Square Sans Pro"/>
          <w:sz w:val="22"/>
          <w:szCs w:val="22"/>
        </w:rPr>
      </w:pPr>
      <w:r w:rsidRPr="00F61372">
        <w:rPr>
          <w:rFonts w:ascii="EC Square Sans Pro" w:hAnsi="EC Square Sans Pro"/>
          <w:sz w:val="22"/>
          <w:szCs w:val="22"/>
        </w:rPr>
        <w:t xml:space="preserve">In </w:t>
      </w:r>
      <w:r w:rsidRPr="00F61372">
        <w:rPr>
          <w:rFonts w:ascii="EC Square Sans Pro" w:hAnsi="EC Square Sans Pro"/>
          <w:b/>
          <w:sz w:val="22"/>
          <w:szCs w:val="22"/>
        </w:rPr>
        <w:t>sustainable mobility</w:t>
      </w:r>
      <w:r w:rsidRPr="00F61372">
        <w:rPr>
          <w:rFonts w:ascii="EC Square Sans Pro" w:hAnsi="EC Square Sans Pro"/>
          <w:sz w:val="22"/>
          <w:szCs w:val="22"/>
        </w:rPr>
        <w:t>, decarbonisation of road transport requires a robust infrastructure for alternative fuels, with significant acceleration in deploying renewable hydrogen and electric charging stations. Advanced biofuels, biogas and renewable fuels of non-biological origin (RFNBOs) will be vital for decarbonising hard-to-electrify sectors like aviation and maritime transport. While urban transport is moving towards electrification, more rapid reductions in CO2 emissions from heavy-duty vehicles are still needed.</w:t>
      </w:r>
    </w:p>
    <w:p w14:paraId="53F0C0E3" w14:textId="77777777" w:rsidR="00E25DC7" w:rsidRDefault="00E25DC7" w:rsidP="00F61372">
      <w:pPr>
        <w:pStyle w:val="paragraph"/>
        <w:spacing w:before="0" w:beforeAutospacing="0" w:after="120" w:afterAutospacing="0"/>
        <w:jc w:val="both"/>
        <w:textAlignment w:val="baseline"/>
        <w:rPr>
          <w:rFonts w:ascii="EC Square Sans Pro" w:hAnsi="EC Square Sans Pro"/>
          <w:sz w:val="22"/>
          <w:szCs w:val="22"/>
        </w:rPr>
      </w:pPr>
      <w:r w:rsidRPr="00F61372">
        <w:rPr>
          <w:rFonts w:ascii="EC Square Sans Pro" w:hAnsi="EC Square Sans Pro"/>
          <w:sz w:val="22"/>
          <w:szCs w:val="22"/>
        </w:rPr>
        <w:t xml:space="preserve">In </w:t>
      </w:r>
      <w:r w:rsidRPr="00F61372">
        <w:rPr>
          <w:rFonts w:ascii="EC Square Sans Pro" w:hAnsi="EC Square Sans Pro"/>
          <w:b/>
          <w:sz w:val="22"/>
          <w:szCs w:val="22"/>
        </w:rPr>
        <w:t>the food system</w:t>
      </w:r>
      <w:r w:rsidRPr="00F61372">
        <w:rPr>
          <w:rFonts w:ascii="EC Square Sans Pro" w:hAnsi="EC Square Sans Pro"/>
          <w:sz w:val="22"/>
          <w:szCs w:val="22"/>
        </w:rPr>
        <w:t xml:space="preserve">, trends need to be reversed in dietary patterns and health outcomes, employment quality, food affordability, consumption footprint, energy consumption, and waste generation. It is also essential to address challenges such as reducing greenhouse gas emissions, promoting sustainable agriculture practices, and reducing food waste. </w:t>
      </w:r>
    </w:p>
    <w:p w14:paraId="56249B4E" w14:textId="4935B99B" w:rsidR="00E25DC7" w:rsidRDefault="00E25DC7" w:rsidP="00F61372">
      <w:pPr>
        <w:pStyle w:val="paragraph"/>
        <w:spacing w:before="0" w:beforeAutospacing="0" w:after="120" w:afterAutospacing="0"/>
        <w:jc w:val="both"/>
        <w:textAlignment w:val="baseline"/>
        <w:rPr>
          <w:rFonts w:ascii="EC Square Sans Pro" w:hAnsi="EC Square Sans Pro"/>
          <w:sz w:val="22"/>
          <w:szCs w:val="22"/>
        </w:rPr>
      </w:pPr>
      <w:r w:rsidRPr="00F61372">
        <w:rPr>
          <w:rFonts w:ascii="EC Square Sans Pro" w:hAnsi="EC Square Sans Pro"/>
          <w:sz w:val="22"/>
          <w:szCs w:val="22"/>
        </w:rPr>
        <w:t xml:space="preserve">The </w:t>
      </w:r>
      <w:r w:rsidRPr="00F61372">
        <w:rPr>
          <w:rFonts w:ascii="EC Square Sans Pro" w:hAnsi="EC Square Sans Pro"/>
          <w:b/>
          <w:sz w:val="22"/>
          <w:szCs w:val="22"/>
        </w:rPr>
        <w:t>biodiversity</w:t>
      </w:r>
      <w:r w:rsidRPr="00F61372">
        <w:rPr>
          <w:rFonts w:ascii="EC Square Sans Pro" w:hAnsi="EC Square Sans Pro"/>
          <w:sz w:val="22"/>
          <w:szCs w:val="22"/>
        </w:rPr>
        <w:t xml:space="preserve"> thematic area presents particular challenges: 45% of the targets cannot currently be evaluated due to the lack of defined parameters and indicators for comprehensive biodiversity monitoring. In general, biodiversity and ecosystem restoration efforts should be accelerated, accompanied by improved data collection and monitoring to better assess progress towards targets. Progress has been made towards </w:t>
      </w:r>
      <w:r w:rsidRPr="00F61372">
        <w:rPr>
          <w:rFonts w:ascii="EC Square Sans Pro" w:hAnsi="EC Square Sans Pro"/>
          <w:b/>
          <w:sz w:val="22"/>
          <w:szCs w:val="22"/>
        </w:rPr>
        <w:t>zero pollution</w:t>
      </w:r>
      <w:r w:rsidRPr="00F61372">
        <w:rPr>
          <w:rFonts w:ascii="EC Square Sans Pro" w:hAnsi="EC Square Sans Pro"/>
          <w:sz w:val="22"/>
          <w:szCs w:val="22"/>
        </w:rPr>
        <w:t xml:space="preserve"> in the areas of air pollution, chemical pesticides, and antimicrobial sales However, challenges remain in the areas of noise pollution, water quality, waste generation and emerging concerns such as microplastics.</w:t>
      </w:r>
    </w:p>
    <w:p w14:paraId="2D1E47CD" w14:textId="63AAC9D6" w:rsidR="006F2D76" w:rsidRPr="00F61372" w:rsidRDefault="006F2D76" w:rsidP="00F61372">
      <w:pPr>
        <w:pStyle w:val="paragraph"/>
        <w:spacing w:before="0" w:beforeAutospacing="0" w:after="120" w:afterAutospacing="0"/>
        <w:jc w:val="both"/>
        <w:textAlignment w:val="baseline"/>
        <w:rPr>
          <w:rFonts w:ascii="EC Square Sans Pro" w:hAnsi="EC Square Sans Pro"/>
          <w:sz w:val="22"/>
          <w:szCs w:val="22"/>
        </w:rPr>
      </w:pPr>
      <w:r>
        <w:rPr>
          <w:rFonts w:ascii="EC Square Sans Pro" w:hAnsi="EC Square Sans Pro"/>
          <w:sz w:val="22"/>
          <w:szCs w:val="22"/>
        </w:rPr>
        <w:t xml:space="preserve">The infographic in the next page provides a synthesis of the progress made towards the EGD targets, as described in detail in the JRC study </w:t>
      </w:r>
      <w:r w:rsidR="001720A6">
        <w:rPr>
          <w:rFonts w:ascii="EC Square Sans Pro" w:hAnsi="EC Square Sans Pro"/>
          <w:sz w:val="22"/>
          <w:szCs w:val="22"/>
        </w:rPr>
        <w:fldChar w:fldCharType="begin"/>
      </w:r>
      <w:r w:rsidR="00BF5977">
        <w:rPr>
          <w:rFonts w:ascii="EC Square Sans Pro" w:hAnsi="EC Square Sans Pro"/>
          <w:sz w:val="22"/>
          <w:szCs w:val="22"/>
        </w:rPr>
        <w:instrText xml:space="preserve"> ADDIN ZOTERO_ITEM CSL_CITATION {"citationID":"YqhvyCck","properties":{"formattedCitation":"[40]","plainCitation":"[40]","noteIndex":0},"citationItems":[{"id":1512,"uris":["http://zotero.org/groups/5272309/items/25QJRXKZ"],"itemData":{"id":1512,"type":"report","event-place":"Luxembourg,","note":"DOI: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1720A6">
        <w:rPr>
          <w:rFonts w:ascii="EC Square Sans Pro" w:hAnsi="EC Square Sans Pro"/>
          <w:sz w:val="22"/>
          <w:szCs w:val="22"/>
        </w:rPr>
        <w:fldChar w:fldCharType="separate"/>
      </w:r>
      <w:r w:rsidR="00BF5977" w:rsidRPr="00BF5977">
        <w:rPr>
          <w:rFonts w:ascii="EC Square Sans Pro" w:hAnsi="EC Square Sans Pro"/>
          <w:sz w:val="22"/>
        </w:rPr>
        <w:t>[40]</w:t>
      </w:r>
      <w:r w:rsidR="001720A6">
        <w:rPr>
          <w:rFonts w:ascii="EC Square Sans Pro" w:hAnsi="EC Square Sans Pro"/>
          <w:sz w:val="22"/>
          <w:szCs w:val="22"/>
        </w:rPr>
        <w:fldChar w:fldCharType="end"/>
      </w:r>
      <w:r>
        <w:rPr>
          <w:rFonts w:ascii="EC Square Sans Pro" w:hAnsi="EC Square Sans Pro"/>
          <w:sz w:val="22"/>
          <w:szCs w:val="22"/>
        </w:rPr>
        <w:t>. For every thematic area, all the policy targets are listed, showing with colours their level of implementation (“green” on track, “yellow” acceleration needed, “red” stagnant or regressing</w:t>
      </w:r>
      <w:r w:rsidR="007A056B">
        <w:rPr>
          <w:rFonts w:ascii="EC Square Sans Pro" w:hAnsi="EC Square Sans Pro"/>
          <w:sz w:val="22"/>
          <w:szCs w:val="22"/>
        </w:rPr>
        <w:t>, “grey” no enough data available).</w:t>
      </w:r>
    </w:p>
    <w:p w14:paraId="5566ED2E" w14:textId="77777777" w:rsidR="00E25DC7" w:rsidRPr="00F61372" w:rsidRDefault="00E25DC7" w:rsidP="00F61372">
      <w:pPr>
        <w:pStyle w:val="paragraph"/>
        <w:spacing w:before="0" w:beforeAutospacing="0" w:after="0" w:afterAutospacing="0"/>
        <w:jc w:val="both"/>
        <w:textAlignment w:val="baseline"/>
        <w:rPr>
          <w:rFonts w:ascii="EC Square Sans Pro" w:hAnsi="EC Square Sans Pro"/>
          <w:sz w:val="22"/>
          <w:szCs w:val="22"/>
        </w:rPr>
      </w:pPr>
      <w:r w:rsidRPr="00F61372">
        <w:rPr>
          <w:rFonts w:ascii="EC Square Sans Pro" w:hAnsi="EC Square Sans Pro"/>
          <w:sz w:val="22"/>
          <w:szCs w:val="22"/>
        </w:rPr>
        <w:t>This preliminary assessment of progress on EGD targets serves as a gauge of the complexity of the systemic transformation necessary for the success of the green transition. The “distance to target” analysis served as a basis for this current new report, which, capitalising on the findings of the first study, dives deeper into the barriers to implementation and into potential enablers across the different thematic areas, to gain a better understanding of the state of the green transition in the EU.</w:t>
      </w:r>
    </w:p>
    <w:p w14:paraId="1AE7A81E" w14:textId="7775B540" w:rsidR="00E25DC7" w:rsidRDefault="00E25DC7" w:rsidP="00E25DC7">
      <w:pPr>
        <w:spacing w:before="240" w:after="240" w:line="259" w:lineRule="auto"/>
        <w:contextualSpacing/>
        <w:jc w:val="both"/>
        <w:rPr>
          <w:rFonts w:ascii="EC Square Sans Pro" w:eastAsia="Times New Roman" w:hAnsi="EC Square Sans Pro" w:cs="Times New Roman"/>
          <w:lang w:val="en-US" w:eastAsia="en-GB"/>
        </w:rPr>
      </w:pPr>
    </w:p>
    <w:p w14:paraId="79B75D2B" w14:textId="259E7E85" w:rsidR="00E25DC7" w:rsidRDefault="00E25DC7" w:rsidP="00E25DC7">
      <w:pPr>
        <w:spacing w:before="240" w:after="240" w:line="259" w:lineRule="auto"/>
        <w:contextualSpacing/>
        <w:jc w:val="both"/>
        <w:rPr>
          <w:rFonts w:ascii="EC Square Sans Pro" w:eastAsia="Times New Roman" w:hAnsi="EC Square Sans Pro" w:cs="Times New Roman"/>
          <w:lang w:val="en-US" w:eastAsia="en-GB"/>
        </w:rPr>
      </w:pPr>
    </w:p>
    <w:p w14:paraId="4C68725C" w14:textId="306C4008" w:rsidR="00E25DC7" w:rsidRDefault="00E25DC7" w:rsidP="00E25DC7">
      <w:pPr>
        <w:spacing w:before="240" w:after="240" w:line="259" w:lineRule="auto"/>
        <w:contextualSpacing/>
        <w:jc w:val="both"/>
        <w:rPr>
          <w:rFonts w:ascii="EC Square Sans Pro" w:eastAsia="Times New Roman" w:hAnsi="EC Square Sans Pro" w:cs="Times New Roman"/>
          <w:lang w:val="en-US" w:eastAsia="en-GB"/>
        </w:rPr>
      </w:pPr>
    </w:p>
    <w:p w14:paraId="2E298CCF" w14:textId="77777777" w:rsidR="006314FF" w:rsidRDefault="006314FF" w:rsidP="00C40CB8">
      <w:pPr>
        <w:spacing w:before="240" w:after="240" w:line="259" w:lineRule="auto"/>
        <w:contextualSpacing/>
        <w:jc w:val="both"/>
        <w:rPr>
          <w:rFonts w:ascii="EC Square Sans Pro" w:eastAsia="Times New Roman" w:hAnsi="EC Square Sans Pro" w:cs="Times New Roman"/>
          <w:lang w:val="en-US" w:eastAsia="en-GB"/>
        </w:rPr>
        <w:sectPr w:rsidR="006314FF">
          <w:footerReference w:type="default" r:id="rId16"/>
          <w:pgSz w:w="11909" w:h="16834"/>
          <w:pgMar w:top="1440" w:right="1440" w:bottom="1440" w:left="1440" w:header="720" w:footer="720" w:gutter="0"/>
          <w:pgNumType w:start="1"/>
          <w:cols w:space="720"/>
        </w:sectPr>
      </w:pPr>
    </w:p>
    <w:p w14:paraId="0D54700C" w14:textId="2FEE8FFC" w:rsidR="00E118A0" w:rsidRDefault="5995AD59" w:rsidP="00F61372">
      <w:pPr>
        <w:spacing w:before="240" w:after="240" w:line="259" w:lineRule="auto"/>
        <w:ind w:left="-142"/>
        <w:contextualSpacing/>
        <w:jc w:val="both"/>
        <w:rPr>
          <w:ins w:id="66" w:author="MARELLI Luisa (JRC-ISPRA)" w:date="2025-03-25T19:04:00Z"/>
          <w:rFonts w:ascii="EC Square Sans Pro" w:eastAsia="Times New Roman" w:hAnsi="EC Square Sans Pro" w:cs="Times New Roman"/>
          <w:lang w:val="en-US" w:eastAsia="en-GB"/>
          <w:rPrChange w:id="67" w:author="MARELLI Luisa (JRC-ISPRA)" w:date="2025-03-25T19:07:00Z">
            <w:rPr>
              <w:ins w:id="68" w:author="MARELLI Luisa (JRC-ISPRA)" w:date="2025-03-25T19:04:00Z"/>
            </w:rPr>
          </w:rPrChange>
        </w:rPr>
        <w:sectPr w:rsidR="00E118A0" w:rsidSect="00733442">
          <w:pgSz w:w="16834" w:h="11909" w:orient="landscape"/>
          <w:pgMar w:top="0" w:right="391" w:bottom="284" w:left="142" w:header="720" w:footer="720" w:gutter="0"/>
          <w:pgNumType w:start="1"/>
          <w:cols w:space="720"/>
          <w:docGrid w:linePitch="299"/>
        </w:sectPr>
      </w:pPr>
      <w:r>
        <w:rPr>
          <w:noProof/>
          <w:lang w:val="en-GB" w:eastAsia="en-GB"/>
        </w:rPr>
        <w:drawing>
          <wp:inline distT="0" distB="0" distL="0" distR="0" wp14:anchorId="1764CA73" wp14:editId="512ED309">
            <wp:extent cx="10690365" cy="7560000"/>
            <wp:effectExtent l="0" t="0" r="0" b="3175"/>
            <wp:docPr id="1" name="Picture 1" descr="\\net1.cec.eu.int\jrc-services\IPR-Users\bargiul\My Documents\GREEN DEAL\EGD report 2\2025 new formats chapters\Infographic synthesis EGD report_ch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690365" cy="7560000"/>
                    </a:xfrm>
                    <a:prstGeom prst="rect">
                      <a:avLst/>
                    </a:prstGeom>
                  </pic:spPr>
                </pic:pic>
              </a:graphicData>
            </a:graphic>
          </wp:inline>
        </w:drawing>
      </w:r>
    </w:p>
    <w:p w14:paraId="112EBCBF" w14:textId="01926A4D" w:rsidR="00D24399" w:rsidRPr="00D24399" w:rsidRDefault="00D24399" w:rsidP="00D24399">
      <w:pPr>
        <w:pStyle w:val="JRCLevel-2title"/>
        <w:numPr>
          <w:ilvl w:val="1"/>
          <w:numId w:val="1"/>
        </w:numPr>
        <w:ind w:left="567" w:hanging="567"/>
      </w:pPr>
      <w:bookmarkStart w:id="69" w:name="_Toc188966662"/>
      <w:bookmarkStart w:id="70" w:name="_Toc184800263"/>
      <w:bookmarkStart w:id="71" w:name="_Toc184704671"/>
      <w:bookmarkStart w:id="72" w:name="_Toc193205874"/>
      <w:r w:rsidRPr="00D24399">
        <w:t xml:space="preserve">The </w:t>
      </w:r>
      <w:del w:id="73" w:author="BARBERO VIGNOLA Giulia (JRC-ISPRA)" w:date="2025-03-17T10:45:00Z">
        <w:r w:rsidRPr="00D24399" w:rsidDel="00D24399">
          <w:delText xml:space="preserve">EGD </w:delText>
        </w:r>
      </w:del>
      <w:ins w:id="74" w:author="BARBERO VIGNOLA Giulia (JRC-ISPRA)" w:date="2025-03-17T10:45:00Z">
        <w:r>
          <w:t>green transition</w:t>
        </w:r>
        <w:r w:rsidRPr="00D24399">
          <w:t xml:space="preserve"> </w:t>
        </w:r>
      </w:ins>
      <w:r w:rsidRPr="00D24399">
        <w:t xml:space="preserve">as a catalyser for achieving </w:t>
      </w:r>
      <w:del w:id="75" w:author="BARBERO VIGNOLA Giulia (JRC-ISPRA)" w:date="2025-03-17T10:46:00Z">
        <w:r w:rsidRPr="00D24399" w:rsidDel="00D24399">
          <w:delText>SDGs and Agenda 2030</w:delText>
        </w:r>
      </w:del>
      <w:bookmarkEnd w:id="69"/>
      <w:bookmarkEnd w:id="70"/>
      <w:bookmarkEnd w:id="71"/>
      <w:ins w:id="76" w:author="BARBERO VIGNOLA Giulia (JRC-ISPRA)" w:date="2025-03-17T10:46:00Z">
        <w:r>
          <w:t>the Sustainable Development Goals</w:t>
        </w:r>
      </w:ins>
      <w:bookmarkEnd w:id="72"/>
    </w:p>
    <w:p w14:paraId="5496B979" w14:textId="6199890B" w:rsidR="00A151EB" w:rsidRPr="00D24399" w:rsidRDefault="18212353" w:rsidP="00A151EB">
      <w:pPr>
        <w:spacing w:before="120" w:after="120" w:line="256" w:lineRule="auto"/>
        <w:jc w:val="both"/>
        <w:textAlignment w:val="baseline"/>
        <w:rPr>
          <w:rFonts w:ascii="EC Square Sans Pro" w:eastAsia="Times New Roman" w:hAnsi="EC Square Sans Pro" w:cs="Calibri"/>
          <w:sz w:val="20"/>
          <w:szCs w:val="20"/>
          <w:lang w:val="en-US" w:eastAsia="en-GB"/>
        </w:rPr>
      </w:pPr>
      <w:r w:rsidRPr="6353057B">
        <w:rPr>
          <w:rFonts w:ascii="EC Square Sans Pro" w:eastAsia="Verdana" w:hAnsi="EC Square Sans Pro" w:cs="Calibri"/>
          <w:sz w:val="20"/>
          <w:szCs w:val="20"/>
          <w:lang w:val="en-GB" w:eastAsia="en-GB"/>
        </w:rPr>
        <w:t xml:space="preserve">The </w:t>
      </w:r>
      <w:r w:rsidR="7A3E2925" w:rsidRPr="6353057B">
        <w:rPr>
          <w:rFonts w:ascii="EC Square Sans Pro" w:eastAsia="Verdana" w:hAnsi="EC Square Sans Pro" w:cs="Calibri"/>
          <w:sz w:val="20"/>
          <w:szCs w:val="20"/>
          <w:lang w:val="en-GB" w:eastAsia="en-GB"/>
        </w:rPr>
        <w:t xml:space="preserve">EU </w:t>
      </w:r>
      <w:r w:rsidRPr="6353057B">
        <w:rPr>
          <w:rFonts w:ascii="EC Square Sans Pro" w:eastAsia="Verdana" w:hAnsi="EC Square Sans Pro" w:cs="Calibri"/>
          <w:sz w:val="20"/>
          <w:szCs w:val="20"/>
          <w:lang w:val="en-GB" w:eastAsia="en-GB"/>
        </w:rPr>
        <w:t xml:space="preserve">green transition </w:t>
      </w:r>
      <w:r w:rsidR="7A3E2925" w:rsidRPr="6353057B">
        <w:rPr>
          <w:rFonts w:ascii="EC Square Sans Pro" w:eastAsia="Verdana" w:hAnsi="EC Square Sans Pro" w:cs="Calibri"/>
          <w:sz w:val="20"/>
          <w:szCs w:val="20"/>
          <w:lang w:val="en-GB" w:eastAsia="en-GB"/>
        </w:rPr>
        <w:t>shares common ambitions with</w:t>
      </w:r>
      <w:r w:rsidR="6C36D50C" w:rsidRPr="6353057B">
        <w:rPr>
          <w:rFonts w:ascii="EC Square Sans Pro" w:eastAsia="Verdana" w:hAnsi="EC Square Sans Pro" w:cs="Calibri"/>
          <w:sz w:val="20"/>
          <w:szCs w:val="20"/>
          <w:lang w:val="en-GB" w:eastAsia="en-GB"/>
        </w:rPr>
        <w:t xml:space="preserve"> the UN 2030 Agenda and its Sustainable Development Goals (SDGs)</w:t>
      </w:r>
      <w:r w:rsidR="76A67CE9" w:rsidRPr="6353057B">
        <w:rPr>
          <w:rFonts w:ascii="EC Square Sans Pro" w:eastAsia="Verdana" w:hAnsi="EC Square Sans Pro" w:cs="Calibri"/>
          <w:sz w:val="20"/>
          <w:szCs w:val="20"/>
          <w:lang w:val="en-GB" w:eastAsia="en-GB"/>
        </w:rPr>
        <w:t xml:space="preserve">, starting from the urgent need to take action against climate change and its impacts, biodiversity loss and environmental degradation. </w:t>
      </w:r>
      <w:ins w:id="77" w:author="MARELLI Luisa (JRC-ISPRA)" w:date="2025-04-07T16:16:00Z">
        <w:r w:rsidR="0106107A" w:rsidRPr="6353057B">
          <w:rPr>
            <w:rFonts w:ascii="EC Square Sans Pro" w:eastAsia="Verdana" w:hAnsi="EC Square Sans Pro" w:cs="Calibri"/>
            <w:sz w:val="20"/>
            <w:szCs w:val="20"/>
            <w:lang w:val="en-GB" w:eastAsia="en-GB"/>
          </w:rPr>
          <w:t xml:space="preserve">The first EU Voluntary Review </w:t>
        </w:r>
      </w:ins>
      <w:ins w:id="78" w:author="MARELLI Luisa (JRC-ISPRA)" w:date="2025-04-07T16:18:00Z">
        <w:r w:rsidR="0BBE5059" w:rsidRPr="6353057B">
          <w:rPr>
            <w:rFonts w:ascii="EC Square Sans Pro" w:eastAsia="Verdana" w:hAnsi="EC Square Sans Pro" w:cs="Calibri"/>
            <w:sz w:val="20"/>
            <w:szCs w:val="20"/>
            <w:lang w:val="en-GB" w:eastAsia="en-GB"/>
          </w:rPr>
          <w:t xml:space="preserve">on </w:t>
        </w:r>
      </w:ins>
      <w:ins w:id="79" w:author="MARELLI Luisa (JRC-ISPRA)" w:date="2025-04-07T16:16:00Z">
        <w:r w:rsidR="0106107A" w:rsidRPr="6353057B">
          <w:rPr>
            <w:rFonts w:ascii="EC Square Sans Pro" w:eastAsia="Verdana" w:hAnsi="EC Square Sans Pro" w:cs="Calibri"/>
            <w:sz w:val="20"/>
            <w:szCs w:val="20"/>
            <w:lang w:val="en-GB" w:eastAsia="en-GB"/>
          </w:rPr>
          <w:t>the implementation of the 2030 Agenda for Sustainable Development showed</w:t>
        </w:r>
      </w:ins>
      <w:ins w:id="80" w:author="MARELLI Luisa (JRC-ISPRA)" w:date="2025-04-07T16:17:00Z">
        <w:r w:rsidR="0106107A" w:rsidRPr="6353057B">
          <w:rPr>
            <w:rFonts w:ascii="EC Square Sans Pro" w:eastAsia="Verdana" w:hAnsi="EC Square Sans Pro" w:cs="Calibri"/>
            <w:sz w:val="20"/>
            <w:szCs w:val="20"/>
            <w:lang w:val="en-GB" w:eastAsia="en-GB"/>
          </w:rPr>
          <w:t xml:space="preserve"> how major policies like the </w:t>
        </w:r>
      </w:ins>
      <w:del w:id="81" w:author="MARELLI Luisa (JRC-ISPRA)" w:date="2025-04-07T16:17:00Z">
        <w:r w:rsidR="00DF4CFA" w:rsidRPr="6353057B" w:rsidDel="29799E1F">
          <w:rPr>
            <w:rFonts w:ascii="EC Square Sans Pro" w:eastAsia="Verdana" w:hAnsi="EC Square Sans Pro" w:cs="Calibri"/>
            <w:sz w:val="20"/>
            <w:szCs w:val="20"/>
            <w:lang w:val="en-GB" w:eastAsia="en-GB"/>
          </w:rPr>
          <w:delText xml:space="preserve">The </w:delText>
        </w:r>
      </w:del>
      <w:r w:rsidR="2A1757FA" w:rsidRPr="6353057B">
        <w:rPr>
          <w:rFonts w:ascii="EC Square Sans Pro" w:eastAsia="Verdana" w:hAnsi="EC Square Sans Pro" w:cs="Calibri"/>
          <w:sz w:val="20"/>
          <w:szCs w:val="20"/>
          <w:lang w:val="en-GB" w:eastAsia="en-GB"/>
        </w:rPr>
        <w:t>EGD</w:t>
      </w:r>
      <w:r w:rsidR="525CEE8B" w:rsidRPr="6353057B">
        <w:rPr>
          <w:rFonts w:ascii="EC Square Sans Pro" w:eastAsia="Verdana" w:hAnsi="EC Square Sans Pro" w:cs="Calibri"/>
          <w:sz w:val="20"/>
          <w:szCs w:val="20"/>
          <w:lang w:val="en-GB" w:eastAsia="en-GB"/>
        </w:rPr>
        <w:t xml:space="preserve"> </w:t>
      </w:r>
      <w:del w:id="82" w:author="MARELLI Luisa (JRC-ISPRA)" w:date="2025-04-07T16:17:00Z">
        <w:r w:rsidR="00DF4CFA" w:rsidRPr="6353057B" w:rsidDel="29799E1F">
          <w:rPr>
            <w:rFonts w:ascii="EC Square Sans Pro" w:eastAsia="Verdana" w:hAnsi="EC Square Sans Pro" w:cs="Calibri"/>
            <w:sz w:val="20"/>
            <w:szCs w:val="20"/>
            <w:lang w:val="en-GB" w:eastAsia="en-GB"/>
          </w:rPr>
          <w:delText xml:space="preserve">is </w:delText>
        </w:r>
      </w:del>
      <w:ins w:id="83" w:author="MARELLI Luisa (JRC-ISPRA)" w:date="2025-04-07T16:17:00Z">
        <w:r w:rsidR="2F23F84F" w:rsidRPr="6353057B">
          <w:rPr>
            <w:rFonts w:ascii="EC Square Sans Pro" w:eastAsia="Verdana" w:hAnsi="EC Square Sans Pro" w:cs="Calibri"/>
            <w:sz w:val="20"/>
            <w:szCs w:val="20"/>
            <w:lang w:val="en-GB" w:eastAsia="en-GB"/>
          </w:rPr>
          <w:t>are at the heart of SDG</w:t>
        </w:r>
      </w:ins>
      <w:ins w:id="84" w:author="MARELLI Luisa (JRC-ISPRA)" w:date="2025-04-07T16:18:00Z">
        <w:r w:rsidR="2F23F84F" w:rsidRPr="6353057B">
          <w:rPr>
            <w:rFonts w:ascii="EC Square Sans Pro" w:eastAsia="Verdana" w:hAnsi="EC Square Sans Pro" w:cs="Calibri"/>
            <w:sz w:val="20"/>
            <w:szCs w:val="20"/>
            <w:lang w:val="en-GB" w:eastAsia="en-GB"/>
          </w:rPr>
          <w:t xml:space="preserve">s and </w:t>
        </w:r>
      </w:ins>
      <w:r w:rsidR="29799E1F" w:rsidRPr="6353057B">
        <w:rPr>
          <w:rFonts w:ascii="EC Square Sans Pro" w:eastAsia="Verdana" w:hAnsi="EC Square Sans Pro" w:cs="Calibri"/>
          <w:sz w:val="20"/>
          <w:szCs w:val="20"/>
          <w:lang w:val="en-GB" w:eastAsia="en-GB"/>
        </w:rPr>
        <w:t xml:space="preserve">an integral part of </w:t>
      </w:r>
      <w:r w:rsidR="76A67CE9" w:rsidRPr="6353057B">
        <w:rPr>
          <w:rFonts w:ascii="EC Square Sans Pro" w:eastAsia="Verdana" w:hAnsi="EC Square Sans Pro" w:cs="Calibri"/>
          <w:sz w:val="20"/>
          <w:szCs w:val="20"/>
          <w:lang w:val="en-GB" w:eastAsia="en-GB"/>
        </w:rPr>
        <w:t xml:space="preserve">the </w:t>
      </w:r>
      <w:r w:rsidR="29799E1F" w:rsidRPr="6353057B">
        <w:rPr>
          <w:rFonts w:ascii="EC Square Sans Pro" w:eastAsia="Verdana" w:hAnsi="EC Square Sans Pro" w:cs="Calibri"/>
          <w:sz w:val="20"/>
          <w:szCs w:val="20"/>
          <w:lang w:val="en-GB" w:eastAsia="en-GB"/>
        </w:rPr>
        <w:t xml:space="preserve">Commission’s strategy to implement the 2030 Agenda </w:t>
      </w:r>
      <w:del w:id="85" w:author="MARELLI Luisa (JRC-ISPRA)" w:date="2025-04-07T16:18:00Z">
        <w:r w:rsidR="00DF4CFA" w:rsidRPr="6353057B" w:rsidDel="29799E1F">
          <w:rPr>
            <w:rFonts w:ascii="EC Square Sans Pro" w:eastAsia="Verdana" w:hAnsi="EC Square Sans Pro" w:cs="Calibri"/>
            <w:sz w:val="20"/>
            <w:szCs w:val="20"/>
            <w:lang w:val="en-GB" w:eastAsia="en-GB"/>
          </w:rPr>
          <w:delText xml:space="preserve">and </w:delText>
        </w:r>
        <w:r w:rsidR="00DF4CFA" w:rsidRPr="6353057B" w:rsidDel="21F2CCC6">
          <w:rPr>
            <w:rFonts w:ascii="EC Square Sans Pro" w:eastAsia="Verdana" w:hAnsi="EC Square Sans Pro" w:cs="Calibri"/>
            <w:sz w:val="20"/>
            <w:szCs w:val="20"/>
            <w:lang w:val="en-GB" w:eastAsia="en-GB"/>
          </w:rPr>
          <w:delText xml:space="preserve">supports most of the </w:delText>
        </w:r>
        <w:r w:rsidR="00DF4CFA" w:rsidRPr="6353057B" w:rsidDel="5943DA35">
          <w:rPr>
            <w:rFonts w:ascii="EC Square Sans Pro" w:eastAsia="Verdana" w:hAnsi="EC Square Sans Pro" w:cs="Calibri"/>
            <w:sz w:val="20"/>
            <w:szCs w:val="20"/>
            <w:lang w:val="en-GB" w:eastAsia="en-GB"/>
          </w:rPr>
          <w:delText>SDGs</w:delText>
        </w:r>
        <w:r w:rsidR="00DF4CFA" w:rsidRPr="6353057B" w:rsidDel="21F2CCC6">
          <w:rPr>
            <w:rFonts w:ascii="EC Square Sans Pro" w:eastAsia="Verdana" w:hAnsi="EC Square Sans Pro" w:cs="Calibri"/>
            <w:sz w:val="20"/>
            <w:szCs w:val="20"/>
            <w:lang w:val="en-GB" w:eastAsia="en-GB"/>
          </w:rPr>
          <w:delText xml:space="preserve"> </w:delText>
        </w:r>
      </w:del>
      <w:r w:rsidR="00DF4CFA" w:rsidRPr="6353057B">
        <w:rPr>
          <w:rFonts w:ascii="EC Square Sans Pro" w:eastAsia="Verdana" w:hAnsi="EC Square Sans Pro" w:cs="Calibri"/>
          <w:sz w:val="20"/>
          <w:szCs w:val="20"/>
          <w:lang w:val="en-GB" w:eastAsia="en-GB"/>
        </w:rPr>
        <w:fldChar w:fldCharType="begin"/>
      </w:r>
      <w:r w:rsidR="00DF4CFA" w:rsidRPr="6353057B">
        <w:rPr>
          <w:rFonts w:ascii="EC Square Sans Pro" w:eastAsia="Verdana" w:hAnsi="EC Square Sans Pro" w:cs="Calibri"/>
          <w:sz w:val="20"/>
          <w:szCs w:val="20"/>
          <w:lang w:val="en-GB" w:eastAsia="en-GB"/>
        </w:rPr>
        <w:instrText xml:space="preserve"> ADDIN ZOTERO_ITEM CSL_CITATION {"citationID":"Zztg2ini","properties":{"formattedCitation":"[41]","plainCitation":"[41]","noteIndex":0},"citationItems":[{"id":1795,"uris":["http://zotero.org/groups/5272309/items/WFQ3YZSK"],"itemData":{"id":1795,"type":"document","archive_location":"SWD(2020) 400 fina","note":"Brussels","source":"COMMISSION STAFF WORKING DOCUMENT","title":"Delivering on the UN’s Sustainable Development Goals – A comprehensive approach","URL":"https://data.consilium.europa.eu/doc/document/ST-13120-2020-INIT/en/pdf","author":[{"family":"European Commission","given":""}],"issued":{"date-parts":[["2020",11,18]]}}}],"schema":"https://github.com/citation-style-language/schema/raw/master/csl-citation.json"} </w:instrText>
      </w:r>
      <w:r w:rsidR="00DF4CFA" w:rsidRPr="6353057B">
        <w:rPr>
          <w:rFonts w:ascii="EC Square Sans Pro" w:eastAsia="Verdana" w:hAnsi="EC Square Sans Pro" w:cs="Calibri"/>
          <w:sz w:val="20"/>
          <w:szCs w:val="20"/>
          <w:lang w:val="en-GB" w:eastAsia="en-GB"/>
        </w:rPr>
        <w:fldChar w:fldCharType="separate"/>
      </w:r>
      <w:r w:rsidR="4D23EF89" w:rsidRPr="6353057B">
        <w:rPr>
          <w:rFonts w:ascii="EC Square Sans Pro" w:hAnsi="EC Square Sans Pro"/>
          <w:sz w:val="20"/>
          <w:szCs w:val="20"/>
          <w:lang w:val="en-GB"/>
        </w:rPr>
        <w:t>[41]</w:t>
      </w:r>
      <w:r w:rsidR="00DF4CFA" w:rsidRPr="6353057B">
        <w:rPr>
          <w:rFonts w:ascii="EC Square Sans Pro" w:eastAsia="Verdana" w:hAnsi="EC Square Sans Pro" w:cs="Calibri"/>
          <w:sz w:val="20"/>
          <w:szCs w:val="20"/>
          <w:lang w:val="en-GB" w:eastAsia="en-GB"/>
        </w:rPr>
        <w:fldChar w:fldCharType="end"/>
      </w:r>
      <w:r w:rsidR="318DC58B" w:rsidRPr="6353057B">
        <w:rPr>
          <w:rFonts w:ascii="EC Square Sans Pro" w:eastAsia="Verdana" w:hAnsi="EC Square Sans Pro" w:cs="Calibri"/>
          <w:sz w:val="20"/>
          <w:szCs w:val="20"/>
          <w:lang w:val="en-GB" w:eastAsia="en-GB"/>
        </w:rPr>
        <w:t xml:space="preserve"> </w:t>
      </w:r>
      <w:ins w:id="86" w:author="MARELLI Luisa (JRC-ISPRA)" w:date="2025-04-07T16:14:00Z">
        <w:r w:rsidR="669C38C6" w:rsidRPr="6353057B">
          <w:rPr>
            <w:rFonts w:ascii="EC Square Sans Pro" w:eastAsia="Verdana" w:hAnsi="EC Square Sans Pro" w:cs="Calibri"/>
            <w:sz w:val="20"/>
            <w:szCs w:val="20"/>
            <w:lang w:val="en-GB" w:eastAsia="en-GB"/>
          </w:rPr>
          <w:t xml:space="preserve">:  </w:t>
        </w:r>
      </w:ins>
      <w:r w:rsidR="21F2CCC6" w:rsidRPr="6353057B">
        <w:rPr>
          <w:rFonts w:ascii="EC Square Sans Pro" w:eastAsia="Verdana" w:hAnsi="EC Square Sans Pro" w:cs="Calibri"/>
          <w:sz w:val="20"/>
          <w:szCs w:val="20"/>
          <w:lang w:val="en-GB" w:eastAsia="en-GB"/>
        </w:rPr>
        <w:t xml:space="preserve">(cite </w:t>
      </w:r>
      <w:ins w:id="87" w:author="MARELLI Luisa (JRC-ISPRA)" w:date="2025-04-07T16:19:00Z">
        <w:r w:rsidR="6F1BB456" w:rsidRPr="6353057B">
          <w:rPr>
            <w:rFonts w:ascii="EC Square Sans Pro" w:eastAsia="Verdana" w:hAnsi="EC Square Sans Pro" w:cs="Calibri"/>
            <w:sz w:val="20"/>
            <w:szCs w:val="20"/>
            <w:lang w:val="en-GB" w:eastAsia="en-GB"/>
          </w:rPr>
          <w:t xml:space="preserve">EUVR 2023, </w:t>
        </w:r>
      </w:ins>
      <w:r w:rsidR="21F2CCC6" w:rsidRPr="6353057B">
        <w:rPr>
          <w:rFonts w:ascii="EC Square Sans Pro" w:eastAsia="Verdana" w:hAnsi="EC Square Sans Pro" w:cs="Calibri"/>
          <w:sz w:val="20"/>
          <w:szCs w:val="20"/>
          <w:highlight w:val="yellow"/>
          <w:lang w:val="en-GB" w:eastAsia="en-GB"/>
        </w:rPr>
        <w:t>EGD Comm, 2019</w:t>
      </w:r>
      <w:r w:rsidR="025B6736" w:rsidRPr="6353057B">
        <w:rPr>
          <w:rFonts w:ascii="EC Square Sans Pro" w:eastAsia="Verdana" w:hAnsi="EC Square Sans Pro" w:cs="Calibri"/>
          <w:sz w:val="20"/>
          <w:szCs w:val="20"/>
          <w:highlight w:val="yellow"/>
          <w:lang w:val="en-GB" w:eastAsia="en-GB"/>
        </w:rPr>
        <w:t xml:space="preserve">; </w:t>
      </w:r>
      <w:commentRangeStart w:id="88"/>
      <w:commentRangeStart w:id="89"/>
      <w:r w:rsidR="025B6736" w:rsidRPr="6353057B">
        <w:rPr>
          <w:rFonts w:ascii="EC Square Sans Pro" w:eastAsia="Verdana" w:hAnsi="EC Square Sans Pro" w:cs="Calibri"/>
          <w:sz w:val="20"/>
          <w:szCs w:val="20"/>
          <w:highlight w:val="yellow"/>
          <w:lang w:val="en-GB" w:eastAsia="en-GB"/>
        </w:rPr>
        <w:t>SWD 2020</w:t>
      </w:r>
      <w:commentRangeEnd w:id="88"/>
      <w:r w:rsidR="00DF4CFA">
        <w:rPr>
          <w:rStyle w:val="CommentReference"/>
        </w:rPr>
        <w:commentReference w:id="88"/>
      </w:r>
      <w:commentRangeEnd w:id="89"/>
      <w:r w:rsidR="00DF4CFA">
        <w:rPr>
          <w:rStyle w:val="CommentReference"/>
        </w:rPr>
        <w:commentReference w:id="89"/>
      </w:r>
      <w:r w:rsidR="5943DA35" w:rsidRPr="6353057B">
        <w:rPr>
          <w:rFonts w:ascii="EC Square Sans Pro" w:eastAsia="Verdana" w:hAnsi="EC Square Sans Pro" w:cs="Calibri"/>
          <w:sz w:val="20"/>
          <w:szCs w:val="20"/>
          <w:highlight w:val="yellow"/>
          <w:lang w:val="en-GB" w:eastAsia="en-GB"/>
        </w:rPr>
        <w:t>, SDSN, 2022</w:t>
      </w:r>
      <w:r w:rsidR="21F2CCC6" w:rsidRPr="6353057B">
        <w:rPr>
          <w:rFonts w:ascii="EC Square Sans Pro" w:eastAsia="Verdana" w:hAnsi="EC Square Sans Pro" w:cs="Calibri"/>
          <w:sz w:val="20"/>
          <w:szCs w:val="20"/>
          <w:lang w:val="en-GB" w:eastAsia="en-GB"/>
        </w:rPr>
        <w:t>).</w:t>
      </w:r>
      <w:r w:rsidR="29799E1F" w:rsidRPr="6353057B">
        <w:rPr>
          <w:rFonts w:ascii="EC Square Sans Pro" w:eastAsia="Verdana" w:hAnsi="EC Square Sans Pro" w:cs="Calibri"/>
          <w:sz w:val="20"/>
          <w:szCs w:val="20"/>
          <w:lang w:val="en-GB" w:eastAsia="en-GB"/>
        </w:rPr>
        <w:t xml:space="preserve"> </w:t>
      </w:r>
      <w:commentRangeStart w:id="90"/>
      <w:commentRangeStart w:id="91"/>
      <w:r w:rsidR="21F2CCC6" w:rsidRPr="6353057B">
        <w:rPr>
          <w:rFonts w:ascii="EC Square Sans Pro" w:eastAsia="Verdana" w:hAnsi="EC Square Sans Pro" w:cs="Calibri"/>
          <w:sz w:val="20"/>
          <w:szCs w:val="20"/>
          <w:lang w:val="en-GB" w:eastAsia="en-GB"/>
        </w:rPr>
        <w:t>T</w:t>
      </w:r>
      <w:r w:rsidR="525CEE8B" w:rsidRPr="6353057B">
        <w:rPr>
          <w:rFonts w:ascii="EC Square Sans Pro" w:eastAsia="Verdana" w:hAnsi="EC Square Sans Pro" w:cs="Calibri"/>
          <w:sz w:val="20"/>
          <w:szCs w:val="20"/>
          <w:lang w:val="en-GB" w:eastAsia="en-GB"/>
        </w:rPr>
        <w:t xml:space="preserve">he </w:t>
      </w:r>
      <w:r w:rsidR="525CEE8B" w:rsidRPr="6353057B">
        <w:rPr>
          <w:rFonts w:ascii="EC Square Sans Pro" w:eastAsia="Verdana" w:hAnsi="EC Square Sans Pro" w:cs="Calibri"/>
          <w:sz w:val="20"/>
          <w:szCs w:val="20"/>
          <w:highlight w:val="yellow"/>
          <w:lang w:val="en-GB" w:eastAsia="en-GB"/>
        </w:rPr>
        <w:t xml:space="preserve">JRC </w:t>
      </w:r>
      <w:del w:id="92" w:author="MARELLI Luisa (JRC-ISPRA)" w:date="2025-04-07T16:21:00Z">
        <w:r w:rsidR="00DF4CFA" w:rsidRPr="6353057B" w:rsidDel="525CEE8B">
          <w:rPr>
            <w:rFonts w:ascii="EC Square Sans Pro" w:eastAsia="Verdana" w:hAnsi="EC Square Sans Pro" w:cs="Calibri"/>
            <w:sz w:val="20"/>
            <w:szCs w:val="20"/>
            <w:highlight w:val="yellow"/>
            <w:lang w:val="en-GB" w:eastAsia="en-GB"/>
          </w:rPr>
          <w:delText xml:space="preserve">analysis </w:delText>
        </w:r>
      </w:del>
      <w:ins w:id="93" w:author="MARELLI Luisa (JRC-ISPRA)" w:date="2025-04-07T16:21:00Z">
        <w:r w:rsidR="3F200CAE" w:rsidRPr="6353057B">
          <w:rPr>
            <w:rFonts w:ascii="EC Square Sans Pro" w:eastAsia="Verdana" w:hAnsi="EC Square Sans Pro" w:cs="Calibri"/>
            <w:sz w:val="20"/>
            <w:szCs w:val="20"/>
            <w:highlight w:val="yellow"/>
            <w:lang w:val="en-GB" w:eastAsia="en-GB"/>
          </w:rPr>
          <w:t xml:space="preserve">assessment of </w:t>
        </w:r>
      </w:ins>
      <w:ins w:id="94" w:author="MARELLI Luisa (JRC-ISPRA)" w:date="2025-04-07T16:22:00Z">
        <w:r w:rsidR="3F200CAE" w:rsidRPr="6353057B">
          <w:rPr>
            <w:rFonts w:ascii="EC Square Sans Pro" w:eastAsia="Verdana" w:hAnsi="EC Square Sans Pro" w:cs="Calibri"/>
            <w:sz w:val="20"/>
            <w:szCs w:val="20"/>
            <w:highlight w:val="yellow"/>
            <w:lang w:val="en-GB" w:eastAsia="en-GB"/>
          </w:rPr>
          <w:t xml:space="preserve">progress towards </w:t>
        </w:r>
      </w:ins>
      <w:ins w:id="95" w:author="MARELLI Luisa (JRC-ISPRA)" w:date="2025-04-07T16:21:00Z">
        <w:r w:rsidR="3F200CAE" w:rsidRPr="6353057B">
          <w:rPr>
            <w:rFonts w:ascii="EC Square Sans Pro" w:eastAsia="Verdana" w:hAnsi="EC Square Sans Pro" w:cs="Calibri"/>
            <w:sz w:val="20"/>
            <w:szCs w:val="20"/>
            <w:highlight w:val="yellow"/>
            <w:lang w:val="en-GB" w:eastAsia="en-GB"/>
          </w:rPr>
          <w:t xml:space="preserve">EGD </w:t>
        </w:r>
      </w:ins>
      <w:ins w:id="96" w:author="MARELLI Luisa (JRC-ISPRA)" w:date="2025-04-07T16:22:00Z">
        <w:r w:rsidR="3F200CAE" w:rsidRPr="6353057B">
          <w:rPr>
            <w:rFonts w:ascii="EC Square Sans Pro" w:eastAsia="Verdana" w:hAnsi="EC Square Sans Pro" w:cs="Calibri"/>
            <w:sz w:val="20"/>
            <w:szCs w:val="20"/>
            <w:highlight w:val="yellow"/>
            <w:lang w:val="en-GB" w:eastAsia="en-GB"/>
          </w:rPr>
          <w:t xml:space="preserve">targets </w:t>
        </w:r>
      </w:ins>
      <w:r w:rsidR="525CEE8B" w:rsidRPr="6353057B">
        <w:rPr>
          <w:rFonts w:ascii="EC Square Sans Pro" w:eastAsia="Verdana" w:hAnsi="EC Square Sans Pro" w:cs="Calibri"/>
          <w:sz w:val="20"/>
          <w:szCs w:val="20"/>
          <w:highlight w:val="yellow"/>
          <w:lang w:val="en-GB" w:eastAsia="en-GB"/>
        </w:rPr>
        <w:t>(</w:t>
      </w:r>
      <w:r w:rsidR="00DF4CFA" w:rsidRPr="6353057B">
        <w:rPr>
          <w:rFonts w:ascii="EC Square Sans Pro" w:eastAsia="Verdana" w:hAnsi="EC Square Sans Pro" w:cs="Calibri"/>
          <w:sz w:val="20"/>
          <w:szCs w:val="20"/>
          <w:highlight w:val="yellow"/>
          <w:lang w:val="en-GB" w:eastAsia="en-GB"/>
        </w:rPr>
        <w:fldChar w:fldCharType="begin"/>
      </w:r>
      <w:r w:rsidR="00DF4CFA" w:rsidRPr="6353057B">
        <w:rPr>
          <w:rFonts w:ascii="EC Square Sans Pro" w:eastAsia="Verdana" w:hAnsi="EC Square Sans Pro" w:cs="Calibri"/>
          <w:sz w:val="20"/>
          <w:szCs w:val="20"/>
          <w:highlight w:val="yellow"/>
          <w:lang w:val="en-GB" w:eastAsia="en-GB"/>
        </w:rPr>
        <w:instrText xml:space="preserve"> ADDIN ZOTERO_ITEM CSL_CITATION {"citationID":"AYxaThhy","properties":{"formattedCitation":"[40]","plainCitation":"[40]","noteIndex":0},"citationItems":[{"id":1512,"uris":["http://zotero.org/groups/5272309/items/25QJRXKZ"],"itemData":{"id":1512,"type":"report","event-place":"Luxembourg,","note":"DOI: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DF4CFA" w:rsidRPr="6353057B">
        <w:rPr>
          <w:rFonts w:ascii="EC Square Sans Pro" w:eastAsia="Verdana" w:hAnsi="EC Square Sans Pro" w:cs="Calibri"/>
          <w:sz w:val="20"/>
          <w:szCs w:val="20"/>
          <w:highlight w:val="yellow"/>
          <w:lang w:val="en-GB" w:eastAsia="en-GB"/>
        </w:rPr>
        <w:fldChar w:fldCharType="separate"/>
      </w:r>
      <w:r w:rsidR="4D23EF89" w:rsidRPr="6353057B">
        <w:rPr>
          <w:rFonts w:ascii="EC Square Sans Pro" w:hAnsi="EC Square Sans Pro"/>
          <w:sz w:val="20"/>
          <w:szCs w:val="20"/>
          <w:highlight w:val="yellow"/>
          <w:lang w:val="en-GB"/>
        </w:rPr>
        <w:t>[40]</w:t>
      </w:r>
      <w:r w:rsidR="00DF4CFA" w:rsidRPr="6353057B">
        <w:rPr>
          <w:rFonts w:ascii="EC Square Sans Pro" w:eastAsia="Verdana" w:hAnsi="EC Square Sans Pro" w:cs="Calibri"/>
          <w:sz w:val="20"/>
          <w:szCs w:val="20"/>
          <w:highlight w:val="yellow"/>
          <w:lang w:val="en-GB" w:eastAsia="en-GB"/>
        </w:rPr>
        <w:fldChar w:fldCharType="end"/>
      </w:r>
      <w:r w:rsidR="5943DA35" w:rsidRPr="6353057B">
        <w:rPr>
          <w:rFonts w:ascii="EC Square Sans Pro" w:eastAsia="Verdana" w:hAnsi="EC Square Sans Pro" w:cs="Calibri"/>
          <w:sz w:val="20"/>
          <w:szCs w:val="20"/>
          <w:highlight w:val="yellow"/>
          <w:lang w:val="en-GB" w:eastAsia="en-GB"/>
        </w:rPr>
        <w:t>,</w:t>
      </w:r>
      <w:del w:id="97" w:author="MARELLI Luisa (JRC-ISPRA)" w:date="2025-04-07T16:22:00Z">
        <w:r w:rsidR="00DF4CFA" w:rsidRPr="6353057B" w:rsidDel="5943DA35">
          <w:rPr>
            <w:rFonts w:ascii="EC Square Sans Pro" w:eastAsia="Verdana" w:hAnsi="EC Square Sans Pro" w:cs="Calibri"/>
            <w:sz w:val="20"/>
            <w:szCs w:val="20"/>
            <w:highlight w:val="yellow"/>
            <w:lang w:val="en-GB" w:eastAsia="en-GB"/>
          </w:rPr>
          <w:delText xml:space="preserve"> new report SDG</w:delText>
        </w:r>
        <w:r w:rsidR="00DF4CFA" w:rsidRPr="6353057B" w:rsidDel="525CEE8B">
          <w:rPr>
            <w:rFonts w:ascii="EC Square Sans Pro" w:eastAsia="Verdana" w:hAnsi="EC Square Sans Pro" w:cs="Calibri"/>
            <w:sz w:val="20"/>
            <w:szCs w:val="20"/>
            <w:highlight w:val="yellow"/>
            <w:lang w:val="en-GB" w:eastAsia="en-GB"/>
          </w:rPr>
          <w:delText>)</w:delText>
        </w:r>
        <w:r w:rsidR="00DF4CFA" w:rsidRPr="6353057B" w:rsidDel="525CEE8B">
          <w:rPr>
            <w:rFonts w:ascii="EC Square Sans Pro" w:eastAsia="Verdana" w:hAnsi="EC Square Sans Pro" w:cs="Calibri"/>
            <w:sz w:val="20"/>
            <w:szCs w:val="20"/>
            <w:lang w:val="en-GB" w:eastAsia="en-GB"/>
          </w:rPr>
          <w:delText>,</w:delText>
        </w:r>
      </w:del>
      <w:commentRangeEnd w:id="90"/>
      <w:r w:rsidR="00DF4CFA">
        <w:rPr>
          <w:rStyle w:val="CommentReference"/>
        </w:rPr>
        <w:commentReference w:id="90"/>
      </w:r>
      <w:commentRangeEnd w:id="91"/>
      <w:r w:rsidR="00DF4CFA">
        <w:rPr>
          <w:rStyle w:val="CommentReference"/>
        </w:rPr>
        <w:commentReference w:id="91"/>
      </w:r>
      <w:r w:rsidR="525CEE8B" w:rsidRPr="6353057B">
        <w:rPr>
          <w:rFonts w:ascii="EC Square Sans Pro" w:eastAsia="Verdana" w:hAnsi="EC Square Sans Pro" w:cs="Calibri"/>
          <w:sz w:val="20"/>
          <w:szCs w:val="20"/>
          <w:lang w:val="en-GB" w:eastAsia="en-GB"/>
        </w:rPr>
        <w:t xml:space="preserve"> </w:t>
      </w:r>
      <w:ins w:id="99" w:author="MARELLI Luisa (JRC-ISPRA)" w:date="2025-04-07T16:24:00Z">
        <w:r w:rsidR="398186FE" w:rsidRPr="6353057B">
          <w:rPr>
            <w:rFonts w:ascii="EC Square Sans Pro" w:eastAsia="Verdana" w:hAnsi="EC Square Sans Pro" w:cs="Calibri"/>
            <w:sz w:val="20"/>
            <w:szCs w:val="20"/>
            <w:lang w:val="en-GB" w:eastAsia="en-GB"/>
          </w:rPr>
          <w:t>co</w:t>
        </w:r>
      </w:ins>
      <w:ins w:id="100" w:author="MARELLI Luisa (JRC-ISPRA)" w:date="2025-04-07T16:22:00Z">
        <w:r w:rsidR="55402F87" w:rsidRPr="6353057B">
          <w:rPr>
            <w:rFonts w:ascii="EC Square Sans Pro" w:eastAsia="Verdana" w:hAnsi="EC Square Sans Pro" w:cs="Calibri"/>
            <w:sz w:val="20"/>
            <w:szCs w:val="20"/>
            <w:lang w:val="en-GB" w:eastAsia="en-GB"/>
          </w:rPr>
          <w:t xml:space="preserve">nfirmed </w:t>
        </w:r>
      </w:ins>
      <w:del w:id="101" w:author="MARELLI Luisa (JRC-ISPRA)" w:date="2025-04-07T16:22:00Z">
        <w:r w:rsidR="00DF4CFA" w:rsidRPr="6353057B" w:rsidDel="21F2CCC6">
          <w:rPr>
            <w:rFonts w:ascii="EC Square Sans Pro" w:eastAsia="Times New Roman" w:hAnsi="EC Square Sans Pro" w:cs="Calibri"/>
            <w:sz w:val="20"/>
            <w:szCs w:val="20"/>
            <w:lang w:val="en-US" w:eastAsia="en-GB"/>
          </w:rPr>
          <w:delText>showed</w:delText>
        </w:r>
        <w:r w:rsidR="00DF4CFA" w:rsidRPr="6353057B" w:rsidDel="525CEE8B">
          <w:rPr>
            <w:rFonts w:ascii="EC Square Sans Pro" w:eastAsia="Times New Roman" w:hAnsi="EC Square Sans Pro" w:cs="Calibri"/>
            <w:sz w:val="20"/>
            <w:szCs w:val="20"/>
            <w:lang w:val="en-US" w:eastAsia="en-GB"/>
          </w:rPr>
          <w:delText xml:space="preserve"> how the </w:delText>
        </w:r>
        <w:r w:rsidR="00DF4CFA" w:rsidRPr="6353057B" w:rsidDel="525CEE8B">
          <w:rPr>
            <w:rFonts w:ascii="EC Square Sans Pro" w:eastAsia="Times New Roman" w:hAnsi="EC Square Sans Pro" w:cs="Calibri"/>
            <w:b/>
            <w:bCs/>
            <w:sz w:val="20"/>
            <w:szCs w:val="20"/>
            <w:lang w:val="en-US" w:eastAsia="en-GB"/>
          </w:rPr>
          <w:delText>EGD is</w:delText>
        </w:r>
      </w:del>
      <w:ins w:id="102" w:author="MARELLI Luisa (JRC-ISPRA)" w:date="2025-04-07T16:22:00Z">
        <w:r w:rsidR="74818207" w:rsidRPr="6353057B">
          <w:rPr>
            <w:rFonts w:ascii="EC Square Sans Pro" w:eastAsia="Times New Roman" w:hAnsi="EC Square Sans Pro" w:cs="Calibri"/>
            <w:b/>
            <w:bCs/>
            <w:sz w:val="20"/>
            <w:szCs w:val="20"/>
            <w:lang w:val="en-US" w:eastAsia="en-GB"/>
          </w:rPr>
          <w:t>such</w:t>
        </w:r>
      </w:ins>
      <w:ins w:id="103" w:author="MARELLI Luisa (JRC-ISPRA)" w:date="2025-04-07T16:23:00Z">
        <w:r w:rsidR="74818207" w:rsidRPr="6353057B">
          <w:rPr>
            <w:rFonts w:ascii="EC Square Sans Pro" w:eastAsia="Times New Roman" w:hAnsi="EC Square Sans Pro" w:cs="Calibri"/>
            <w:b/>
            <w:bCs/>
            <w:sz w:val="20"/>
            <w:szCs w:val="20"/>
            <w:lang w:val="en-US" w:eastAsia="en-GB"/>
          </w:rPr>
          <w:t xml:space="preserve"> </w:t>
        </w:r>
      </w:ins>
      <w:del w:id="104" w:author="MARELLI Luisa (JRC-ISPRA)" w:date="2025-04-07T16:23:00Z">
        <w:r w:rsidR="00DF4CFA" w:rsidRPr="6353057B" w:rsidDel="525CEE8B">
          <w:rPr>
            <w:rFonts w:ascii="EC Square Sans Pro" w:eastAsia="Times New Roman" w:hAnsi="EC Square Sans Pro" w:cs="Calibri"/>
            <w:b/>
            <w:bCs/>
            <w:sz w:val="20"/>
            <w:szCs w:val="20"/>
            <w:lang w:val="en-US" w:eastAsia="en-GB"/>
          </w:rPr>
          <w:delText xml:space="preserve"> </w:delText>
        </w:r>
      </w:del>
      <w:r w:rsidR="525CEE8B" w:rsidRPr="6353057B">
        <w:rPr>
          <w:rFonts w:ascii="EC Square Sans Pro" w:eastAsia="Times New Roman" w:hAnsi="EC Square Sans Pro" w:cs="Calibri"/>
          <w:b/>
          <w:bCs/>
          <w:sz w:val="20"/>
          <w:szCs w:val="20"/>
          <w:lang w:val="en-US" w:eastAsia="en-GB"/>
        </w:rPr>
        <w:t>strong</w:t>
      </w:r>
      <w:del w:id="105" w:author="MARELLI Luisa (JRC-ISPRA)" w:date="2025-04-07T16:23:00Z">
        <w:r w:rsidR="00DF4CFA" w:rsidRPr="6353057B" w:rsidDel="525CEE8B">
          <w:rPr>
            <w:rFonts w:ascii="EC Square Sans Pro" w:eastAsia="Times New Roman" w:hAnsi="EC Square Sans Pro" w:cs="Calibri"/>
            <w:b/>
            <w:bCs/>
            <w:sz w:val="20"/>
            <w:szCs w:val="20"/>
            <w:lang w:val="en-US" w:eastAsia="en-GB"/>
          </w:rPr>
          <w:delText>ly</w:delText>
        </w:r>
      </w:del>
      <w:r w:rsidR="525CEE8B" w:rsidRPr="6353057B">
        <w:rPr>
          <w:rFonts w:ascii="EC Square Sans Pro" w:eastAsia="Times New Roman" w:hAnsi="EC Square Sans Pro" w:cs="Calibri"/>
          <w:b/>
          <w:bCs/>
          <w:sz w:val="20"/>
          <w:szCs w:val="20"/>
          <w:lang w:val="en-US" w:eastAsia="en-GB"/>
        </w:rPr>
        <w:t xml:space="preserve"> connect</w:t>
      </w:r>
      <w:ins w:id="106" w:author="MARELLI Luisa (JRC-ISPRA)" w:date="2025-04-07T16:23:00Z">
        <w:r w:rsidR="26B86288" w:rsidRPr="6353057B">
          <w:rPr>
            <w:rFonts w:ascii="EC Square Sans Pro" w:eastAsia="Times New Roman" w:hAnsi="EC Square Sans Pro" w:cs="Calibri"/>
            <w:b/>
            <w:bCs/>
            <w:sz w:val="20"/>
            <w:szCs w:val="20"/>
            <w:lang w:val="en-US" w:eastAsia="en-GB"/>
          </w:rPr>
          <w:t>ion</w:t>
        </w:r>
      </w:ins>
      <w:del w:id="107" w:author="MARELLI Luisa (JRC-ISPRA)" w:date="2025-04-07T16:23:00Z">
        <w:r w:rsidR="00DF4CFA" w:rsidRPr="6353057B" w:rsidDel="525CEE8B">
          <w:rPr>
            <w:rFonts w:ascii="EC Square Sans Pro" w:eastAsia="Times New Roman" w:hAnsi="EC Square Sans Pro" w:cs="Calibri"/>
            <w:b/>
            <w:bCs/>
            <w:sz w:val="20"/>
            <w:szCs w:val="20"/>
            <w:lang w:val="en-US" w:eastAsia="en-GB"/>
          </w:rPr>
          <w:delText xml:space="preserve">ed to the </w:delText>
        </w:r>
        <w:r w:rsidR="00DF4CFA" w:rsidRPr="6353057B" w:rsidDel="5943DA35">
          <w:rPr>
            <w:rFonts w:ascii="EC Square Sans Pro" w:eastAsia="Times New Roman" w:hAnsi="EC Square Sans Pro" w:cs="Calibri"/>
            <w:b/>
            <w:bCs/>
            <w:sz w:val="20"/>
            <w:szCs w:val="20"/>
            <w:lang w:val="en-US" w:eastAsia="en-GB"/>
          </w:rPr>
          <w:delText xml:space="preserve">2030 </w:delText>
        </w:r>
        <w:r w:rsidR="00DF4CFA" w:rsidRPr="6353057B" w:rsidDel="525CEE8B">
          <w:rPr>
            <w:rFonts w:ascii="EC Square Sans Pro" w:eastAsia="Times New Roman" w:hAnsi="EC Square Sans Pro" w:cs="Calibri"/>
            <w:b/>
            <w:bCs/>
            <w:sz w:val="20"/>
            <w:szCs w:val="20"/>
            <w:lang w:val="en-US" w:eastAsia="en-GB"/>
          </w:rPr>
          <w:delText>Agenda</w:delText>
        </w:r>
        <w:r w:rsidR="00DF4CFA" w:rsidRPr="6353057B" w:rsidDel="525CEE8B">
          <w:rPr>
            <w:rFonts w:ascii="EC Square Sans Pro" w:eastAsia="Times New Roman" w:hAnsi="EC Square Sans Pro" w:cs="Calibri"/>
            <w:sz w:val="20"/>
            <w:szCs w:val="20"/>
            <w:lang w:val="en-US" w:eastAsia="en-GB"/>
          </w:rPr>
          <w:delText>, its goals and targets. The</w:delText>
        </w:r>
        <w:r w:rsidR="00DF4CFA" w:rsidRPr="6353057B" w:rsidDel="525CEE8B">
          <w:rPr>
            <w:rFonts w:ascii="EC Square Sans Pro" w:eastAsia="Times New Roman" w:hAnsi="EC Square Sans Pro" w:cs="Times New Roman"/>
            <w:sz w:val="20"/>
            <w:szCs w:val="20"/>
            <w:lang w:val="en-GB" w:eastAsia="en-GB"/>
          </w:rPr>
          <w:delText xml:space="preserve"> </w:delText>
        </w:r>
        <w:r w:rsidR="00DF4CFA" w:rsidRPr="6353057B" w:rsidDel="302F5D52">
          <w:rPr>
            <w:rFonts w:ascii="EC Square Sans Pro" w:eastAsia="Times New Roman" w:hAnsi="EC Square Sans Pro" w:cs="Times New Roman"/>
            <w:sz w:val="20"/>
            <w:szCs w:val="20"/>
            <w:lang w:val="en-GB" w:eastAsia="en-GB"/>
          </w:rPr>
          <w:delText>analysis</w:delText>
        </w:r>
        <w:r w:rsidR="00DF4CFA" w:rsidRPr="6353057B" w:rsidDel="302F5D52">
          <w:rPr>
            <w:rFonts w:ascii="EC Square Sans Pro" w:eastAsia="Times New Roman" w:hAnsi="EC Square Sans Pro" w:cs="Calibri"/>
            <w:sz w:val="20"/>
            <w:szCs w:val="20"/>
            <w:lang w:val="en-US" w:eastAsia="en-GB"/>
          </w:rPr>
          <w:delText xml:space="preserve"> </w:delText>
        </w:r>
        <w:r w:rsidR="00DF4CFA" w:rsidRPr="6353057B" w:rsidDel="525CEE8B">
          <w:rPr>
            <w:rFonts w:ascii="EC Square Sans Pro" w:eastAsia="Times New Roman" w:hAnsi="EC Square Sans Pro" w:cs="Calibri"/>
            <w:sz w:val="20"/>
            <w:szCs w:val="20"/>
            <w:lang w:val="en-US" w:eastAsia="en-GB"/>
          </w:rPr>
          <w:delText>of EGD-related policy documents</w:delText>
        </w:r>
        <w:r w:rsidR="00DF4CFA" w:rsidRPr="6353057B" w:rsidDel="525CEE8B">
          <w:rPr>
            <w:rFonts w:ascii="EC Square Sans Pro" w:eastAsia="Times New Roman" w:hAnsi="EC Square Sans Pro" w:cs="Times New Roman"/>
            <w:sz w:val="20"/>
            <w:szCs w:val="20"/>
            <w:lang w:val="en-GB" w:eastAsia="en-GB"/>
          </w:rPr>
          <w:delText xml:space="preserve"> demonstrates </w:delText>
        </w:r>
        <w:r w:rsidR="00DF4CFA" w:rsidRPr="6353057B" w:rsidDel="525CEE8B">
          <w:rPr>
            <w:rFonts w:ascii="EC Square Sans Pro" w:eastAsia="Times New Roman" w:hAnsi="EC Square Sans Pro" w:cs="Times New Roman"/>
            <w:b/>
            <w:bCs/>
            <w:sz w:val="20"/>
            <w:szCs w:val="20"/>
            <w:lang w:val="en-GB" w:eastAsia="en-GB"/>
          </w:rPr>
          <w:delText>strong</w:delText>
        </w:r>
      </w:del>
      <w:ins w:id="108" w:author="MARELLI Luisa (JRC-ISPRA)" w:date="2025-04-07T16:23:00Z">
        <w:r w:rsidR="60F3DB7F" w:rsidRPr="6353057B">
          <w:rPr>
            <w:rFonts w:ascii="EC Square Sans Pro" w:eastAsia="Times New Roman" w:hAnsi="EC Square Sans Pro" w:cs="Times New Roman"/>
            <w:sz w:val="20"/>
            <w:szCs w:val="20"/>
            <w:lang w:val="en-GB" w:eastAsia="en-GB"/>
            <w:rPrChange w:id="109" w:author="MARELLI Luisa (JRC-ISPRA)" w:date="2025-04-07T16:23:00Z">
              <w:rPr>
                <w:rFonts w:ascii="EC Square Sans Pro" w:eastAsia="Times New Roman" w:hAnsi="EC Square Sans Pro" w:cs="Times New Roman"/>
                <w:b/>
                <w:bCs/>
                <w:sz w:val="20"/>
                <w:szCs w:val="20"/>
                <w:lang w:val="en-GB" w:eastAsia="en-GB"/>
              </w:rPr>
            </w:rPrChange>
          </w:rPr>
          <w:t>and</w:t>
        </w:r>
      </w:ins>
      <w:r w:rsidR="525CEE8B" w:rsidRPr="6353057B">
        <w:rPr>
          <w:rFonts w:ascii="EC Square Sans Pro" w:eastAsia="Times New Roman" w:hAnsi="EC Square Sans Pro" w:cs="Times New Roman"/>
          <w:sz w:val="20"/>
          <w:szCs w:val="20"/>
          <w:lang w:val="en-GB" w:eastAsia="en-GB"/>
          <w:rPrChange w:id="110" w:author="MARELLI Luisa (JRC-ISPRA)" w:date="2025-04-07T16:23:00Z">
            <w:rPr>
              <w:rFonts w:ascii="EC Square Sans Pro" w:eastAsia="Times New Roman" w:hAnsi="EC Square Sans Pro" w:cs="Times New Roman"/>
              <w:b/>
              <w:bCs/>
              <w:sz w:val="20"/>
              <w:szCs w:val="20"/>
              <w:lang w:val="en-GB" w:eastAsia="en-GB"/>
            </w:rPr>
          </w:rPrChange>
        </w:rPr>
        <w:t xml:space="preserve"> linkages especially with </w:t>
      </w:r>
      <w:r w:rsidR="525CEE8B" w:rsidRPr="6353057B">
        <w:rPr>
          <w:rFonts w:ascii="EC Square Sans Pro" w:eastAsia="Times New Roman" w:hAnsi="EC Square Sans Pro" w:cs="Calibri"/>
          <w:sz w:val="20"/>
          <w:szCs w:val="20"/>
          <w:lang w:val="en-US" w:eastAsia="en-GB"/>
          <w:rPrChange w:id="111" w:author="MARELLI Luisa (JRC-ISPRA)" w:date="2025-04-07T16:23:00Z">
            <w:rPr>
              <w:rFonts w:ascii="EC Square Sans Pro" w:eastAsia="Times New Roman" w:hAnsi="EC Square Sans Pro" w:cs="Calibri"/>
              <w:b/>
              <w:bCs/>
              <w:sz w:val="20"/>
              <w:szCs w:val="20"/>
              <w:lang w:val="en-US" w:eastAsia="en-GB"/>
            </w:rPr>
          </w:rPrChange>
        </w:rPr>
        <w:t>SDG 13</w:t>
      </w:r>
      <w:r w:rsidR="525CEE8B" w:rsidRPr="6353057B">
        <w:rPr>
          <w:rFonts w:ascii="EC Square Sans Pro" w:eastAsia="Times New Roman" w:hAnsi="EC Square Sans Pro" w:cs="Calibri"/>
          <w:sz w:val="20"/>
          <w:szCs w:val="20"/>
          <w:lang w:val="en-US" w:eastAsia="en-GB"/>
        </w:rPr>
        <w:t xml:space="preserve"> </w:t>
      </w:r>
      <w:r w:rsidR="525CEE8B" w:rsidRPr="6353057B">
        <w:rPr>
          <w:rFonts w:ascii="EC Square Sans Pro" w:eastAsia="Times New Roman" w:hAnsi="EC Square Sans Pro" w:cs="Calibri"/>
          <w:sz w:val="20"/>
          <w:szCs w:val="20"/>
          <w:lang w:val="en-US" w:eastAsia="en-GB"/>
          <w:rPrChange w:id="112" w:author="MARELLI Luisa (JRC-ISPRA)" w:date="2025-04-07T16:23:00Z">
            <w:rPr>
              <w:rFonts w:ascii="EC Square Sans Pro" w:eastAsia="Times New Roman" w:hAnsi="EC Square Sans Pro" w:cs="Calibri"/>
              <w:b/>
              <w:bCs/>
              <w:sz w:val="20"/>
              <w:szCs w:val="20"/>
              <w:lang w:val="en-US" w:eastAsia="en-GB"/>
            </w:rPr>
          </w:rPrChange>
        </w:rPr>
        <w:t>(climate action),</w:t>
      </w:r>
      <w:r w:rsidR="525CEE8B" w:rsidRPr="6353057B">
        <w:rPr>
          <w:rFonts w:ascii="EC Square Sans Pro" w:eastAsia="Times New Roman" w:hAnsi="EC Square Sans Pro" w:cs="Calibri"/>
          <w:sz w:val="20"/>
          <w:szCs w:val="20"/>
          <w:lang w:val="en-US" w:eastAsia="en-GB"/>
        </w:rPr>
        <w:t xml:space="preserve"> </w:t>
      </w:r>
      <w:del w:id="113" w:author="MARELLI Luisa (JRC-ISPRA)" w:date="2025-04-07T16:23:00Z">
        <w:r w:rsidR="00DF4CFA" w:rsidRPr="6353057B" w:rsidDel="525CEE8B">
          <w:rPr>
            <w:rFonts w:ascii="EC Square Sans Pro" w:eastAsia="Times New Roman" w:hAnsi="EC Square Sans Pro" w:cs="Calibri"/>
            <w:sz w:val="20"/>
            <w:szCs w:val="20"/>
            <w:lang w:val="en-US" w:eastAsia="en-GB"/>
          </w:rPr>
          <w:delText xml:space="preserve">followed by </w:delText>
        </w:r>
      </w:del>
      <w:r w:rsidR="525CEE8B" w:rsidRPr="6353057B">
        <w:rPr>
          <w:rFonts w:ascii="EC Square Sans Pro" w:eastAsia="Times New Roman" w:hAnsi="EC Square Sans Pro" w:cs="Calibri"/>
          <w:sz w:val="20"/>
          <w:szCs w:val="20"/>
          <w:lang w:val="en-US" w:eastAsia="en-GB"/>
        </w:rPr>
        <w:t xml:space="preserve">SDG 7 (affordable and clean energy), SDG 12 (responsible production and consumption), SDG 15 (life on land), and SDG 9 (industry, innovation and infrastructure). </w:t>
      </w:r>
      <w:ins w:id="114" w:author="MARELLI Luisa (JRC-ISPRA)" w:date="2025-04-07T16:06:00Z">
        <w:r w:rsidR="183BDB94" w:rsidRPr="6353057B">
          <w:rPr>
            <w:rFonts w:ascii="EC Square Sans Pro" w:eastAsia="Times New Roman" w:hAnsi="EC Square Sans Pro" w:cs="Calibri"/>
            <w:sz w:val="20"/>
            <w:szCs w:val="20"/>
            <w:lang w:val="en-US" w:eastAsia="en-GB"/>
          </w:rPr>
          <w:t xml:space="preserve"> </w:t>
        </w:r>
      </w:ins>
    </w:p>
    <w:p w14:paraId="490B98DE" w14:textId="3A54B09F" w:rsidR="00D24399" w:rsidRPr="00D24399" w:rsidRDefault="00D24399" w:rsidP="00D24399">
      <w:pPr>
        <w:spacing w:before="120" w:after="120" w:line="256" w:lineRule="auto"/>
        <w:jc w:val="both"/>
        <w:textAlignment w:val="baseline"/>
        <w:rPr>
          <w:rFonts w:ascii="EC Square Sans Pro" w:eastAsia="Times New Roman" w:hAnsi="EC Square Sans Pro" w:cs="Times New Roman"/>
          <w:sz w:val="20"/>
          <w:szCs w:val="20"/>
          <w:lang w:val="en-GB" w:eastAsia="en-GB"/>
        </w:rPr>
      </w:pPr>
      <w:del w:id="115" w:author="MARELLI Luisa (JRC-ISPRA)" w:date="2025-04-07T16:24:00Z">
        <w:r w:rsidRPr="6353057B" w:rsidDel="29799E1F">
          <w:rPr>
            <w:rFonts w:ascii="EC Square Sans Pro" w:eastAsia="Times New Roman" w:hAnsi="EC Square Sans Pro" w:cs="Calibri"/>
            <w:sz w:val="20"/>
            <w:szCs w:val="20"/>
            <w:lang w:val="en-GB" w:eastAsia="en-GB"/>
          </w:rPr>
          <w:delText>I</w:delText>
        </w:r>
        <w:r w:rsidRPr="6353057B" w:rsidDel="29799E1F">
          <w:rPr>
            <w:rFonts w:ascii="EC Square Sans Pro" w:eastAsia="Times New Roman" w:hAnsi="EC Square Sans Pro" w:cs="Calibri"/>
            <w:sz w:val="20"/>
            <w:szCs w:val="20"/>
            <w:lang w:val="en-US" w:eastAsia="en-GB"/>
          </w:rPr>
          <w:delText>n the most recent years, t</w:delText>
        </w:r>
      </w:del>
      <w:ins w:id="116" w:author="MARELLI Luisa (JRC-ISPRA)" w:date="2025-04-07T16:24:00Z">
        <w:r w:rsidR="1EC12940" w:rsidRPr="6353057B">
          <w:rPr>
            <w:rFonts w:ascii="EC Square Sans Pro" w:eastAsia="Times New Roman" w:hAnsi="EC Square Sans Pro" w:cs="Calibri"/>
            <w:sz w:val="20"/>
            <w:szCs w:val="20"/>
            <w:lang w:val="en-US" w:eastAsia="en-GB"/>
          </w:rPr>
          <w:t>T</w:t>
        </w:r>
      </w:ins>
      <w:r w:rsidR="29799E1F" w:rsidRPr="6353057B">
        <w:rPr>
          <w:rFonts w:ascii="EC Square Sans Pro" w:eastAsia="Times New Roman" w:hAnsi="EC Square Sans Pro" w:cs="Calibri"/>
          <w:sz w:val="20"/>
          <w:szCs w:val="20"/>
          <w:lang w:val="en-US" w:eastAsia="en-GB"/>
        </w:rPr>
        <w:t xml:space="preserve">he Covid-19 pandemic, Russia's war of aggression against Ukraine, the resulting socio-economic effects and the </w:t>
      </w:r>
      <w:r w:rsidR="29799E1F" w:rsidRPr="6353057B">
        <w:rPr>
          <w:rFonts w:ascii="EC Square Sans Pro" w:eastAsia="Times New Roman" w:hAnsi="EC Square Sans Pro" w:cs="Times New Roman"/>
          <w:sz w:val="20"/>
          <w:szCs w:val="20"/>
          <w:lang w:val="en-GB" w:eastAsia="en-GB"/>
        </w:rPr>
        <w:t xml:space="preserve">triple planetary crisis (pollution, biodiversity loss and climate change) have </w:t>
      </w:r>
      <w:r w:rsidR="29799E1F" w:rsidRPr="6353057B">
        <w:rPr>
          <w:rFonts w:ascii="EC Square Sans Pro" w:eastAsia="Times New Roman" w:hAnsi="EC Square Sans Pro" w:cs="Calibri"/>
          <w:sz w:val="20"/>
          <w:szCs w:val="20"/>
          <w:lang w:val="en-US" w:eastAsia="en-GB"/>
        </w:rPr>
        <w:t xml:space="preserve">accentuated the </w:t>
      </w:r>
      <w:r w:rsidR="29799E1F" w:rsidRPr="6353057B">
        <w:rPr>
          <w:rFonts w:ascii="EC Square Sans Pro" w:eastAsia="Times New Roman" w:hAnsi="EC Square Sans Pro" w:cs="Calibri"/>
          <w:b/>
          <w:bCs/>
          <w:sz w:val="20"/>
          <w:szCs w:val="20"/>
          <w:lang w:val="en-US" w:eastAsia="en-GB"/>
        </w:rPr>
        <w:t xml:space="preserve">need to align </w:t>
      </w:r>
      <w:r w:rsidR="28431F7D" w:rsidRPr="6353057B">
        <w:rPr>
          <w:rFonts w:ascii="EC Square Sans Pro" w:eastAsia="Times New Roman" w:hAnsi="EC Square Sans Pro" w:cs="Calibri"/>
          <w:b/>
          <w:bCs/>
          <w:sz w:val="20"/>
          <w:szCs w:val="20"/>
          <w:lang w:val="en-US" w:eastAsia="en-GB"/>
        </w:rPr>
        <w:t>even more</w:t>
      </w:r>
      <w:r w:rsidR="28431F7D" w:rsidRPr="6353057B">
        <w:rPr>
          <w:rFonts w:ascii="EC Square Sans Pro" w:eastAsia="Times New Roman" w:hAnsi="EC Square Sans Pro" w:cs="Times New Roman"/>
          <w:sz w:val="20"/>
          <w:szCs w:val="20"/>
          <w:lang w:val="en-GB" w:eastAsia="en-GB"/>
        </w:rPr>
        <w:t xml:space="preserve"> </w:t>
      </w:r>
      <w:r w:rsidR="29799E1F" w:rsidRPr="6353057B">
        <w:rPr>
          <w:rFonts w:ascii="EC Square Sans Pro" w:eastAsia="Times New Roman" w:hAnsi="EC Square Sans Pro" w:cs="Calibri"/>
          <w:b/>
          <w:bCs/>
          <w:sz w:val="20"/>
          <w:szCs w:val="20"/>
          <w:lang w:val="en-US" w:eastAsia="en-GB"/>
        </w:rPr>
        <w:t>policies and programs with the 2030 Agenda</w:t>
      </w:r>
      <w:r w:rsidR="29799E1F" w:rsidRPr="6353057B">
        <w:rPr>
          <w:rFonts w:ascii="EC Square Sans Pro" w:eastAsia="Times New Roman" w:hAnsi="EC Square Sans Pro" w:cs="Calibri"/>
          <w:sz w:val="20"/>
          <w:szCs w:val="20"/>
          <w:lang w:val="en-US" w:eastAsia="en-GB"/>
        </w:rPr>
        <w:t xml:space="preserve">. Moreover, </w:t>
      </w:r>
      <w:r w:rsidR="3E430B0D" w:rsidRPr="6353057B">
        <w:rPr>
          <w:rFonts w:ascii="EC Square Sans Pro" w:eastAsia="Times New Roman" w:hAnsi="EC Square Sans Pro" w:cs="Calibri"/>
          <w:sz w:val="20"/>
          <w:szCs w:val="20"/>
          <w:lang w:val="en-US" w:eastAsia="en-GB"/>
        </w:rPr>
        <w:t>the</w:t>
      </w:r>
      <w:ins w:id="117" w:author="MARELLI Luisa (JRC-ISPRA)" w:date="2025-04-07T13:53:00Z">
        <w:r w:rsidR="46599545" w:rsidRPr="6353057B">
          <w:rPr>
            <w:rFonts w:ascii="EC Square Sans Pro" w:eastAsia="Times New Roman" w:hAnsi="EC Square Sans Pro" w:cs="Calibri"/>
            <w:sz w:val="20"/>
            <w:szCs w:val="20"/>
            <w:lang w:val="en-US" w:eastAsia="en-GB"/>
          </w:rPr>
          <w:t xml:space="preserve"> 2024</w:t>
        </w:r>
      </w:ins>
      <w:r w:rsidR="3E430B0D" w:rsidRPr="6353057B">
        <w:rPr>
          <w:rFonts w:ascii="EC Square Sans Pro" w:eastAsia="Times New Roman" w:hAnsi="EC Square Sans Pro" w:cs="Calibri"/>
          <w:sz w:val="20"/>
          <w:szCs w:val="20"/>
          <w:lang w:val="en-US" w:eastAsia="en-GB"/>
        </w:rPr>
        <w:t xml:space="preserve"> </w:t>
      </w:r>
      <w:r w:rsidR="3E430B0D" w:rsidRPr="6353057B">
        <w:rPr>
          <w:rFonts w:ascii="EC Square Sans Pro" w:eastAsia="Times New Roman" w:hAnsi="EC Square Sans Pro" w:cs="Calibri"/>
          <w:sz w:val="20"/>
          <w:szCs w:val="20"/>
          <w:highlight w:val="yellow"/>
          <w:lang w:val="en-US" w:eastAsia="en-GB"/>
        </w:rPr>
        <w:t xml:space="preserve">annual </w:t>
      </w:r>
      <w:del w:id="118" w:author="MARELLI Luisa (JRC-ISPRA)" w:date="2025-04-07T13:44:00Z">
        <w:r w:rsidRPr="6353057B" w:rsidDel="3E430B0D">
          <w:rPr>
            <w:rFonts w:ascii="EC Square Sans Pro" w:eastAsia="Times New Roman" w:hAnsi="EC Square Sans Pro" w:cs="Calibri"/>
            <w:sz w:val="20"/>
            <w:szCs w:val="20"/>
            <w:highlight w:val="yellow"/>
            <w:lang w:val="en-US" w:eastAsia="en-GB"/>
          </w:rPr>
          <w:delText xml:space="preserve">assessment </w:delText>
        </w:r>
      </w:del>
      <w:ins w:id="119" w:author="MARELLI Luisa (JRC-ISPRA)" w:date="2025-04-07T13:44:00Z">
        <w:r w:rsidR="0EE38EB3" w:rsidRPr="6353057B">
          <w:rPr>
            <w:rFonts w:ascii="EC Square Sans Pro" w:eastAsia="Times New Roman" w:hAnsi="EC Square Sans Pro" w:cs="Calibri"/>
            <w:sz w:val="20"/>
            <w:szCs w:val="20"/>
            <w:highlight w:val="yellow"/>
            <w:lang w:val="en-US" w:eastAsia="en-GB"/>
          </w:rPr>
          <w:t xml:space="preserve">monitoring </w:t>
        </w:r>
      </w:ins>
      <w:r w:rsidR="3E430B0D" w:rsidRPr="6353057B">
        <w:rPr>
          <w:rFonts w:ascii="EC Square Sans Pro" w:eastAsia="Times New Roman" w:hAnsi="EC Square Sans Pro" w:cs="Calibri"/>
          <w:sz w:val="20"/>
          <w:szCs w:val="20"/>
          <w:highlight w:val="yellow"/>
          <w:lang w:val="en-US" w:eastAsia="en-GB"/>
        </w:rPr>
        <w:t xml:space="preserve">of </w:t>
      </w:r>
      <w:r w:rsidR="29799E1F" w:rsidRPr="6353057B">
        <w:rPr>
          <w:rFonts w:ascii="EC Square Sans Pro" w:eastAsia="Times New Roman" w:hAnsi="EC Square Sans Pro" w:cs="Times New Roman"/>
          <w:sz w:val="20"/>
          <w:szCs w:val="20"/>
          <w:highlight w:val="yellow"/>
          <w:lang w:val="en-GB" w:eastAsia="en-GB"/>
        </w:rPr>
        <w:t>progress</w:t>
      </w:r>
      <w:ins w:id="120" w:author="MARELLI Luisa (JRC-ISPRA)" w:date="2025-04-07T13:44:00Z">
        <w:r w:rsidR="181283F7" w:rsidRPr="6353057B">
          <w:rPr>
            <w:rFonts w:ascii="EC Square Sans Pro" w:eastAsia="Times New Roman" w:hAnsi="EC Square Sans Pro" w:cs="Times New Roman"/>
            <w:sz w:val="20"/>
            <w:szCs w:val="20"/>
            <w:highlight w:val="yellow"/>
            <w:lang w:val="en-GB" w:eastAsia="en-GB"/>
          </w:rPr>
          <w:t xml:space="preserve"> towards SDGs achievement in the EU carried out by Eurostat </w:t>
        </w:r>
      </w:ins>
      <w:del w:id="121" w:author="MARELLI Luisa (JRC-ISPRA)" w:date="2025-04-07T13:44:00Z">
        <w:r w:rsidRPr="6353057B" w:rsidDel="29799E1F">
          <w:rPr>
            <w:rFonts w:ascii="EC Square Sans Pro" w:eastAsia="Times New Roman" w:hAnsi="EC Square Sans Pro" w:cs="Times New Roman"/>
            <w:sz w:val="20"/>
            <w:szCs w:val="20"/>
            <w:lang w:val="en-GB" w:eastAsia="en-GB"/>
          </w:rPr>
          <w:delText xml:space="preserve"> </w:delText>
        </w:r>
      </w:del>
      <w:del w:id="122" w:author="MARELLI Luisa (JRC-ISPRA)" w:date="2025-04-07T13:53:00Z">
        <w:r w:rsidRPr="6353057B" w:rsidDel="29799E1F">
          <w:rPr>
            <w:rFonts w:ascii="EC Square Sans Pro" w:eastAsia="Times New Roman" w:hAnsi="EC Square Sans Pro" w:cs="Times New Roman"/>
            <w:sz w:val="20"/>
            <w:szCs w:val="20"/>
            <w:lang w:val="en-GB" w:eastAsia="en-GB"/>
          </w:rPr>
          <w:delText xml:space="preserve">have </w:delText>
        </w:r>
      </w:del>
      <w:r w:rsidR="29799E1F" w:rsidRPr="6353057B">
        <w:rPr>
          <w:rFonts w:ascii="EC Square Sans Pro" w:eastAsia="Times New Roman" w:hAnsi="EC Square Sans Pro" w:cs="Times New Roman"/>
          <w:sz w:val="20"/>
          <w:szCs w:val="20"/>
          <w:lang w:val="en-GB" w:eastAsia="en-GB"/>
        </w:rPr>
        <w:t xml:space="preserve">highlighted that many SDGs are </w:t>
      </w:r>
      <w:ins w:id="123" w:author="MARELLI Luisa (JRC-ISPRA)" w:date="2025-04-07T14:37:00Z">
        <w:r w:rsidR="4AC05952" w:rsidRPr="6353057B">
          <w:rPr>
            <w:rFonts w:ascii="EC Square Sans Pro" w:eastAsia="Times New Roman" w:hAnsi="EC Square Sans Pro" w:cs="Times New Roman"/>
            <w:sz w:val="20"/>
            <w:szCs w:val="20"/>
            <w:lang w:val="en-GB" w:eastAsia="en-GB"/>
          </w:rPr>
          <w:t>"</w:t>
        </w:r>
      </w:ins>
      <w:ins w:id="124" w:author="MARELLI Luisa (JRC-ISPRA)" w:date="2025-04-07T13:54:00Z">
        <w:r w:rsidR="367609A5" w:rsidRPr="6353057B">
          <w:rPr>
            <w:rFonts w:ascii="EC Square Sans Pro" w:eastAsia="Times New Roman" w:hAnsi="EC Square Sans Pro" w:cs="Times New Roman"/>
            <w:sz w:val="20"/>
            <w:szCs w:val="20"/>
            <w:lang w:val="en-GB" w:eastAsia="en-GB"/>
          </w:rPr>
          <w:t xml:space="preserve">moderately progressing”, and a few are moving away from the goal, </w:t>
        </w:r>
      </w:ins>
      <w:del w:id="125" w:author="MARELLI Luisa (JRC-ISPRA)" w:date="2025-04-07T13:54:00Z">
        <w:r w:rsidRPr="6353057B" w:rsidDel="29799E1F">
          <w:rPr>
            <w:rFonts w:ascii="EC Square Sans Pro" w:eastAsia="Times New Roman" w:hAnsi="EC Square Sans Pro" w:cs="Times New Roman"/>
            <w:sz w:val="20"/>
            <w:szCs w:val="20"/>
            <w:lang w:val="en-GB" w:eastAsia="en-GB"/>
          </w:rPr>
          <w:delText xml:space="preserve">not on track to be achieved by 2030, </w:delText>
        </w:r>
      </w:del>
      <w:r w:rsidR="29799E1F" w:rsidRPr="6353057B">
        <w:rPr>
          <w:rFonts w:ascii="EC Square Sans Pro" w:eastAsia="Times New Roman" w:hAnsi="EC Square Sans Pro" w:cs="Times New Roman"/>
          <w:sz w:val="20"/>
          <w:szCs w:val="20"/>
          <w:lang w:val="en-GB" w:eastAsia="en-GB"/>
        </w:rPr>
        <w:t>underscoring the urgent need for accelerated and coordinated action</w:t>
      </w:r>
      <w:ins w:id="126" w:author="MARELLI Luisa (JRC-ISPRA)" w:date="2025-04-07T15:52:00Z">
        <w:r w:rsidR="46A25BCD" w:rsidRPr="6353057B">
          <w:rPr>
            <w:rFonts w:ascii="EC Square Sans Pro" w:eastAsia="Times New Roman" w:hAnsi="EC Square Sans Pro" w:cs="Times New Roman"/>
            <w:sz w:val="20"/>
            <w:szCs w:val="20"/>
            <w:lang w:val="en-GB" w:eastAsia="en-GB"/>
          </w:rPr>
          <w:t>s</w:t>
        </w:r>
      </w:ins>
      <w:r w:rsidR="237FF41F" w:rsidRPr="6353057B">
        <w:rPr>
          <w:rFonts w:ascii="EC Square Sans Pro" w:eastAsia="Times New Roman" w:hAnsi="EC Square Sans Pro" w:cs="Times New Roman"/>
          <w:sz w:val="20"/>
          <w:szCs w:val="20"/>
          <w:lang w:val="en-GB" w:eastAsia="en-GB"/>
        </w:rPr>
        <w:t xml:space="preserve"> </w:t>
      </w:r>
      <w:r w:rsidRPr="6353057B">
        <w:rPr>
          <w:rFonts w:ascii="EC Square Sans Pro" w:eastAsia="Times New Roman" w:hAnsi="EC Square Sans Pro" w:cs="Times New Roman"/>
          <w:sz w:val="20"/>
          <w:szCs w:val="20"/>
          <w:lang w:val="en-GB" w:eastAsia="en-GB"/>
        </w:rPr>
        <w:fldChar w:fldCharType="begin"/>
      </w:r>
      <w:r w:rsidRPr="6353057B">
        <w:rPr>
          <w:rFonts w:ascii="EC Square Sans Pro" w:eastAsia="Times New Roman" w:hAnsi="EC Square Sans Pro" w:cs="Times New Roman"/>
          <w:sz w:val="20"/>
          <w:szCs w:val="20"/>
          <w:lang w:val="en-GB" w:eastAsia="en-GB"/>
        </w:rPr>
        <w:instrText xml:space="preserve"> ADDIN ZOTERO_ITEM CSL_CITATION {"citationID":"2Ce2pIwG","properties":{"formattedCitation":"[42], [43], [44]","plainCitation":"[42], [43], [44]","noteIndex":0},"citationItems":[{"id":1784,"uris":["http://zotero.org/groups/5272309/items/PQCQTYHV"],"itemData":{"id":1784,"type":"webpage","title":"The Sustainable Development Goals Report 2024","URL":"https://unstats.un.org/sdgs/report/2024/","author":[{"family":"United Nations","given":""}],"accessed":{"date-parts":[["2025",3,27]]}}},{"id":1782,"uris":["http://zotero.org/groups/5272309/items/HK2ATFNJ"],"itemData":{"id":1782,"type":"book","event-place":"LU","language":"eng","publisher":"Publications Office","publisher-place":"LU","source":"DOI.org (CSL JSON)","title":"Sustainable development in the European Union: monitoring report on progress towards the SDGs in an EU context : 2024 edition.","title-short":"Sustainable development in the European Union","URL":"https://data.europa.eu/doi/10.2785/98370","author":[{"literal":"European Commission. Statistical Office of the European Union."}],"accessed":{"date-parts":[["2025",3,27]]},"issued":{"date-parts":[["2024"]]}}},{"id":1783,"uris":["http://zotero.org/groups/5272309/items/F8N3DMBS"],"itemData":{"id":1783,"type":"report","note":"DOI: 10.25546/104407","publisher":"SDSN and SDSN Europe. Paris: SDSN, Dublin: Dublin University Press","source":"DOI.org (Datacite)","title":"European Elections, Europe’s Future and the Sustainable Development Goals. Europe Sustainable Development Report 2023/24","URL":"http://www.tara.tcd.ie/handle/2262/104407","author":[{"family":"Lafortune","given":"Gillaume"},{"family":"Fuller","given":"L."},{"family":"Kloke-Lesch","given":"A."},{"family":"Koundouri","given":"P."},{"family":"Riccaboni","given":"A."}],"accessed":{"date-parts":[["2025",3,27]]},"issued":{"date-parts":[["2024"]]}}}],"schema":"https://github.com/citation-style-language/schema/raw/master/csl-citation.json"} </w:instrText>
      </w:r>
      <w:r w:rsidRPr="6353057B">
        <w:rPr>
          <w:rFonts w:ascii="EC Square Sans Pro" w:eastAsia="Times New Roman" w:hAnsi="EC Square Sans Pro" w:cs="Times New Roman"/>
          <w:sz w:val="20"/>
          <w:szCs w:val="20"/>
          <w:lang w:val="en-GB" w:eastAsia="en-GB"/>
        </w:rPr>
        <w:fldChar w:fldCharType="separate"/>
      </w:r>
      <w:r w:rsidR="4D23EF89" w:rsidRPr="6353057B">
        <w:rPr>
          <w:rFonts w:ascii="EC Square Sans Pro" w:hAnsi="EC Square Sans Pro"/>
          <w:sz w:val="20"/>
          <w:szCs w:val="20"/>
          <w:lang w:val="en-GB"/>
        </w:rPr>
        <w:t>[42], [43], [44]</w:t>
      </w:r>
      <w:r w:rsidRPr="6353057B">
        <w:rPr>
          <w:rFonts w:ascii="EC Square Sans Pro" w:eastAsia="Times New Roman" w:hAnsi="EC Square Sans Pro" w:cs="Times New Roman"/>
          <w:sz w:val="20"/>
          <w:szCs w:val="20"/>
          <w:lang w:val="en-GB" w:eastAsia="en-GB"/>
        </w:rPr>
        <w:fldChar w:fldCharType="end"/>
      </w:r>
      <w:r w:rsidR="29799E1F" w:rsidRPr="6353057B">
        <w:rPr>
          <w:rFonts w:ascii="EC Square Sans Pro" w:eastAsia="Times New Roman" w:hAnsi="EC Square Sans Pro" w:cs="Times New Roman"/>
          <w:sz w:val="20"/>
          <w:szCs w:val="20"/>
          <w:lang w:val="en-GB" w:eastAsia="en-GB"/>
        </w:rPr>
        <w:t xml:space="preserve">. </w:t>
      </w:r>
    </w:p>
    <w:p w14:paraId="261F5A24" w14:textId="38A728DF" w:rsidR="00D24399" w:rsidRPr="00D24399" w:rsidRDefault="00D24399" w:rsidP="00D24399">
      <w:pPr>
        <w:spacing w:before="120" w:after="120" w:line="256" w:lineRule="auto"/>
        <w:jc w:val="both"/>
        <w:textAlignment w:val="baseline"/>
        <w:rPr>
          <w:rFonts w:ascii="EC Square Sans Pro" w:eastAsia="Times New Roman" w:hAnsi="EC Square Sans Pro" w:cs="Segoe UI"/>
          <w:sz w:val="18"/>
          <w:szCs w:val="18"/>
          <w:lang w:val="en-GB" w:eastAsia="en-GB"/>
        </w:rPr>
      </w:pPr>
      <w:r w:rsidRPr="00D24399">
        <w:rPr>
          <w:rFonts w:ascii="EC Square Sans Pro" w:eastAsia="Times New Roman" w:hAnsi="EC Square Sans Pro" w:cs="Calibri"/>
          <w:sz w:val="20"/>
          <w:szCs w:val="20"/>
          <w:lang w:val="en-US" w:eastAsia="en-GB"/>
        </w:rPr>
        <w:fldChar w:fldCharType="begin"/>
      </w:r>
      <w:r w:rsidRPr="00D24399">
        <w:rPr>
          <w:rFonts w:ascii="EC Square Sans Pro" w:eastAsia="Times New Roman" w:hAnsi="EC Square Sans Pro" w:cs="Calibri"/>
          <w:sz w:val="20"/>
          <w:szCs w:val="20"/>
          <w:lang w:val="en-US" w:eastAsia="en-GB"/>
        </w:rPr>
        <w:instrText xml:space="preserve"> REF _Ref175306351 \h  \* MERGEFORMAT </w:instrText>
      </w:r>
      <w:r w:rsidRPr="00D24399">
        <w:rPr>
          <w:rFonts w:ascii="EC Square Sans Pro" w:eastAsia="Times New Roman" w:hAnsi="EC Square Sans Pro" w:cs="Calibri"/>
          <w:sz w:val="20"/>
          <w:szCs w:val="20"/>
          <w:lang w:val="en-US" w:eastAsia="en-GB"/>
        </w:rPr>
      </w:r>
      <w:r w:rsidRPr="00D24399">
        <w:rPr>
          <w:rFonts w:ascii="EC Square Sans Pro" w:eastAsia="Times New Roman" w:hAnsi="EC Square Sans Pro" w:cs="Calibri"/>
          <w:sz w:val="20"/>
          <w:szCs w:val="20"/>
          <w:lang w:val="en-US" w:eastAsia="en-GB"/>
        </w:rPr>
        <w:fldChar w:fldCharType="separate"/>
      </w:r>
      <w:r w:rsidR="11BCCBE0" w:rsidRPr="6353057B">
        <w:rPr>
          <w:rFonts w:ascii="EC Square Sans Pro" w:eastAsia="Times New Roman" w:hAnsi="EC Square Sans Pro" w:cs="Times New Roman"/>
          <w:sz w:val="20"/>
          <w:szCs w:val="20"/>
          <w:lang w:val="en-GB" w:eastAsia="en-GB"/>
        </w:rPr>
        <w:t xml:space="preserve">Figure </w:t>
      </w:r>
      <w:r w:rsidR="11BCCBE0" w:rsidRPr="6353057B">
        <w:rPr>
          <w:rFonts w:ascii="EC Square Sans Pro" w:eastAsia="Times New Roman" w:hAnsi="EC Square Sans Pro" w:cs="Times New Roman"/>
          <w:noProof/>
          <w:sz w:val="20"/>
          <w:szCs w:val="20"/>
          <w:lang w:val="en-GB" w:eastAsia="en-GB"/>
        </w:rPr>
        <w:t>1</w:t>
      </w:r>
      <w:r w:rsidRPr="00D24399">
        <w:rPr>
          <w:rFonts w:ascii="EC Square Sans Pro" w:eastAsia="Times New Roman" w:hAnsi="EC Square Sans Pro" w:cs="Calibri"/>
          <w:sz w:val="20"/>
          <w:szCs w:val="20"/>
          <w:lang w:val="en-US" w:eastAsia="en-GB"/>
        </w:rPr>
        <w:fldChar w:fldCharType="end"/>
      </w:r>
      <w:r w:rsidR="089E5CC9" w:rsidRPr="00D24399">
        <w:rPr>
          <w:rFonts w:ascii="EC Square Sans Pro" w:eastAsia="Times New Roman" w:hAnsi="EC Square Sans Pro" w:cs="Calibri"/>
          <w:sz w:val="20"/>
          <w:szCs w:val="20"/>
          <w:lang w:val="en-US" w:eastAsia="en-GB"/>
        </w:rPr>
        <w:t xml:space="preserve"> </w:t>
      </w:r>
      <w:ins w:id="127" w:author="BARBERO VIGNOLA Giulia (JRC-ISPRA)" w:date="2025-04-08T15:14:00Z">
        <w:r w:rsidR="2C27AC63" w:rsidRPr="00D24399">
          <w:rPr>
            <w:rFonts w:ascii="EC Square Sans Pro" w:eastAsia="Times New Roman" w:hAnsi="EC Square Sans Pro" w:cs="Calibri"/>
            <w:sz w:val="20"/>
            <w:szCs w:val="20"/>
            <w:lang w:val="en-US" w:eastAsia="en-GB"/>
          </w:rPr>
          <w:t>provide</w:t>
        </w:r>
      </w:ins>
      <w:ins w:id="128" w:author="BARBERO VIGNOLA Giulia (JRC-ISPRA)" w:date="2025-04-08T15:16:00Z">
        <w:r w:rsidR="4D994553" w:rsidRPr="00D24399">
          <w:rPr>
            <w:rFonts w:ascii="EC Square Sans Pro" w:eastAsia="Times New Roman" w:hAnsi="EC Square Sans Pro" w:cs="Calibri"/>
            <w:sz w:val="20"/>
            <w:szCs w:val="20"/>
            <w:lang w:val="en-US" w:eastAsia="en-GB"/>
          </w:rPr>
          <w:t>s</w:t>
        </w:r>
      </w:ins>
      <w:ins w:id="129" w:author="BARBERO VIGNOLA Giulia (JRC-ISPRA)" w:date="2025-04-08T15:14:00Z">
        <w:r w:rsidR="2C27AC63" w:rsidRPr="00D24399">
          <w:rPr>
            <w:rFonts w:ascii="EC Square Sans Pro" w:eastAsia="Times New Roman" w:hAnsi="EC Square Sans Pro" w:cs="Calibri"/>
            <w:sz w:val="20"/>
            <w:szCs w:val="20"/>
            <w:lang w:val="en-US" w:eastAsia="en-GB"/>
          </w:rPr>
          <w:t xml:space="preserve"> a synthesis of </w:t>
        </w:r>
      </w:ins>
      <w:ins w:id="130" w:author="BARBERO VIGNOLA Giulia (JRC-ISPRA)" w:date="2025-04-08T15:15:00Z">
        <w:r w:rsidR="2C27AC63" w:rsidRPr="00D24399">
          <w:rPr>
            <w:rFonts w:ascii="EC Square Sans Pro" w:eastAsia="Times New Roman" w:hAnsi="EC Square Sans Pro" w:cs="Calibri"/>
            <w:sz w:val="20"/>
            <w:szCs w:val="20"/>
            <w:lang w:val="en-US" w:eastAsia="en-GB"/>
          </w:rPr>
          <w:t>the table X in Annex</w:t>
        </w:r>
      </w:ins>
      <w:ins w:id="131" w:author="BARBERO VIGNOLA Giulia (JRC-ISPRA)" w:date="2025-04-08T15:16:00Z">
        <w:r w:rsidR="30F81C47" w:rsidRPr="00D24399">
          <w:rPr>
            <w:rFonts w:ascii="EC Square Sans Pro" w:eastAsia="Times New Roman" w:hAnsi="EC Square Sans Pro" w:cs="Calibri"/>
            <w:sz w:val="20"/>
            <w:szCs w:val="20"/>
            <w:lang w:val="en-US" w:eastAsia="en-GB"/>
          </w:rPr>
          <w:t>,</w:t>
        </w:r>
      </w:ins>
      <w:ins w:id="132" w:author="BARBERO VIGNOLA Giulia (JRC-ISPRA)" w:date="2025-04-08T15:15:00Z">
        <w:r w:rsidR="2C27AC63" w:rsidRPr="00D24399">
          <w:rPr>
            <w:rFonts w:ascii="EC Square Sans Pro" w:eastAsia="Times New Roman" w:hAnsi="EC Square Sans Pro" w:cs="Calibri"/>
            <w:sz w:val="20"/>
            <w:szCs w:val="20"/>
            <w:lang w:val="en-US" w:eastAsia="en-GB"/>
          </w:rPr>
          <w:t xml:space="preserve"> </w:t>
        </w:r>
      </w:ins>
      <w:r w:rsidR="089E5CC9" w:rsidRPr="00D24399">
        <w:rPr>
          <w:rFonts w:ascii="EC Square Sans Pro" w:eastAsia="Times New Roman" w:hAnsi="EC Square Sans Pro" w:cs="Calibri"/>
          <w:sz w:val="20"/>
          <w:szCs w:val="20"/>
          <w:lang w:val="en-US" w:eastAsia="en-GB"/>
        </w:rPr>
        <w:t>show</w:t>
      </w:r>
      <w:ins w:id="133" w:author="BARBERO VIGNOLA Giulia (JRC-ISPRA)" w:date="2025-04-08T15:16:00Z">
        <w:r w:rsidR="38F70EF2" w:rsidRPr="00D24399">
          <w:rPr>
            <w:rFonts w:ascii="EC Square Sans Pro" w:eastAsia="Times New Roman" w:hAnsi="EC Square Sans Pro" w:cs="Calibri"/>
            <w:sz w:val="20"/>
            <w:szCs w:val="20"/>
            <w:lang w:val="en-US" w:eastAsia="en-GB"/>
          </w:rPr>
          <w:t>ing</w:t>
        </w:r>
      </w:ins>
      <w:del w:id="134" w:author="BARBERO VIGNOLA Giulia (JRC-ISPRA)" w:date="2025-04-08T15:16:00Z">
        <w:r w:rsidRPr="01DC4D3B" w:rsidDel="089E5CC9">
          <w:rPr>
            <w:rFonts w:ascii="EC Square Sans Pro" w:eastAsia="Times New Roman" w:hAnsi="EC Square Sans Pro" w:cs="Calibri"/>
            <w:sz w:val="20"/>
            <w:szCs w:val="20"/>
            <w:lang w:val="en-US" w:eastAsia="en-GB"/>
          </w:rPr>
          <w:delText>s</w:delText>
        </w:r>
      </w:del>
      <w:r w:rsidR="089E5CC9" w:rsidRPr="00D24399">
        <w:rPr>
          <w:rFonts w:ascii="EC Square Sans Pro" w:eastAsia="Times New Roman" w:hAnsi="EC Square Sans Pro" w:cs="Calibri"/>
          <w:sz w:val="20"/>
          <w:szCs w:val="20"/>
          <w:lang w:val="en-US" w:eastAsia="en-GB"/>
        </w:rPr>
        <w:t xml:space="preserve"> how the EGD targets in every thematic area match with the SDG framework</w:t>
      </w:r>
      <w:ins w:id="135" w:author="MARELLI Luisa (JRC-ISPRA)" w:date="2025-04-07T13:57:00Z">
        <w:r w:rsidR="4BC71278" w:rsidRPr="01DC4D3B">
          <w:rPr>
            <w:rFonts w:ascii="EC Square Sans Pro" w:eastAsia="Times New Roman" w:hAnsi="EC Square Sans Pro" w:cs="Calibri"/>
            <w:sz w:val="20"/>
            <w:szCs w:val="20"/>
            <w:lang w:val="en-US" w:eastAsia="en-GB"/>
          </w:rPr>
          <w:t xml:space="preserve">, with </w:t>
        </w:r>
      </w:ins>
      <w:ins w:id="136" w:author="MARELLI Luisa (JRC-ISPRA)" w:date="2025-04-07T13:58:00Z">
        <w:r w:rsidR="4BC71278" w:rsidRPr="01DC4D3B">
          <w:rPr>
            <w:rFonts w:ascii="EC Square Sans Pro" w:eastAsia="Times New Roman" w:hAnsi="EC Square Sans Pro" w:cs="Calibri"/>
            <w:sz w:val="20"/>
            <w:szCs w:val="20"/>
            <w:lang w:val="en-US" w:eastAsia="en-GB"/>
          </w:rPr>
          <w:t xml:space="preserve">strong relevance in particular to </w:t>
        </w:r>
      </w:ins>
      <w:del w:id="137" w:author="MARELLI Luisa (JRC-ISPRA)" w:date="2025-04-07T13:58:00Z">
        <w:r w:rsidRPr="01DC4D3B" w:rsidDel="21840B71">
          <w:rPr>
            <w:rFonts w:ascii="EC Square Sans Pro" w:eastAsia="Times New Roman" w:hAnsi="EC Square Sans Pro" w:cs="Calibri"/>
            <w:sz w:val="20"/>
            <w:szCs w:val="20"/>
            <w:lang w:val="en-US" w:eastAsia="en-GB"/>
          </w:rPr>
          <w:delText xml:space="preserve">. The main focal points in current EGD ambitions reflect the global goals to </w:delText>
        </w:r>
      </w:del>
      <w:r w:rsidR="089E5CC9" w:rsidRPr="00D24399">
        <w:rPr>
          <w:rFonts w:ascii="EC Square Sans Pro" w:eastAsia="Times New Roman" w:hAnsi="EC Square Sans Pro" w:cs="Calibri"/>
          <w:sz w:val="20"/>
          <w:szCs w:val="20"/>
          <w:lang w:val="en-US" w:eastAsia="en-GB"/>
        </w:rPr>
        <w:t>reduce waste generation</w:t>
      </w:r>
      <w:ins w:id="138" w:author="MARELLI Luisa (JRC-ISPRA)" w:date="2025-04-07T14:00:00Z">
        <w:r w:rsidR="4291D242" w:rsidRPr="01DC4D3B">
          <w:rPr>
            <w:rFonts w:ascii="EC Square Sans Pro" w:eastAsia="Times New Roman" w:hAnsi="EC Square Sans Pro" w:cs="Calibri"/>
            <w:sz w:val="20"/>
            <w:szCs w:val="20"/>
            <w:lang w:val="en-US" w:eastAsia="en-GB"/>
          </w:rPr>
          <w:t xml:space="preserve"> through</w:t>
        </w:r>
      </w:ins>
      <w:del w:id="139" w:author="MARELLI Luisa (JRC-ISPRA)" w:date="2025-04-07T14:00:00Z">
        <w:r w:rsidRPr="01DC4D3B" w:rsidDel="21840B71">
          <w:rPr>
            <w:rFonts w:ascii="EC Square Sans Pro" w:eastAsia="Times New Roman" w:hAnsi="EC Square Sans Pro" w:cs="Calibri"/>
            <w:sz w:val="20"/>
            <w:szCs w:val="20"/>
            <w:lang w:val="en-US" w:eastAsia="en-GB"/>
          </w:rPr>
          <w:delText>,</w:delText>
        </w:r>
      </w:del>
      <w:r w:rsidR="089E5CC9" w:rsidRPr="00D24399">
        <w:rPr>
          <w:rFonts w:ascii="EC Square Sans Pro" w:eastAsia="Times New Roman" w:hAnsi="EC Square Sans Pro" w:cs="Calibri"/>
          <w:sz w:val="20"/>
          <w:szCs w:val="20"/>
          <w:lang w:val="en-US" w:eastAsia="en-GB"/>
        </w:rPr>
        <w:t xml:space="preserve"> recycl</w:t>
      </w:r>
      <w:ins w:id="140" w:author="MARELLI Luisa (JRC-ISPRA)" w:date="2025-04-07T14:00:00Z">
        <w:r w:rsidR="3A3D4297" w:rsidRPr="01DC4D3B">
          <w:rPr>
            <w:rFonts w:ascii="EC Square Sans Pro" w:eastAsia="Times New Roman" w:hAnsi="EC Square Sans Pro" w:cs="Calibri"/>
            <w:sz w:val="20"/>
            <w:szCs w:val="20"/>
            <w:lang w:val="en-US" w:eastAsia="en-GB"/>
          </w:rPr>
          <w:t>ing</w:t>
        </w:r>
      </w:ins>
      <w:del w:id="141" w:author="MARELLI Luisa (JRC-ISPRA)" w:date="2025-04-07T14:00:00Z">
        <w:r w:rsidRPr="01DC4D3B" w:rsidDel="21840B71">
          <w:rPr>
            <w:rFonts w:ascii="EC Square Sans Pro" w:eastAsia="Times New Roman" w:hAnsi="EC Square Sans Pro" w:cs="Calibri"/>
            <w:sz w:val="20"/>
            <w:szCs w:val="20"/>
            <w:lang w:val="en-US" w:eastAsia="en-GB"/>
          </w:rPr>
          <w:delText>e</w:delText>
        </w:r>
      </w:del>
      <w:r w:rsidR="089E5CC9" w:rsidRPr="00D24399">
        <w:rPr>
          <w:rFonts w:ascii="EC Square Sans Pro" w:eastAsia="Times New Roman" w:hAnsi="EC Square Sans Pro" w:cs="Calibri"/>
          <w:sz w:val="20"/>
          <w:szCs w:val="20"/>
          <w:lang w:val="en-US" w:eastAsia="en-GB"/>
        </w:rPr>
        <w:t xml:space="preserve"> and reuse (SDG 12.5), increase the share of renewable energy (SDG 7.2), improve energy efficiency (SDG 7.3), integrate climate change measures in policies (SDG 13.2), develop sustainable and resilient infrastructures (SDG 9.1), ensure sustainable food production systems (SDG 2.4), protect and restore terrestrial and marine ecosystems (SDG 15.1and 14.2), among the others.</w:t>
      </w:r>
    </w:p>
    <w:p w14:paraId="1BD1EDB3" w14:textId="04BEB9F7" w:rsidR="00D24399" w:rsidRPr="00D24399" w:rsidRDefault="00D24399" w:rsidP="00D24399">
      <w:pPr>
        <w:keepNext/>
        <w:spacing w:before="360" w:after="120" w:line="256" w:lineRule="auto"/>
        <w:jc w:val="both"/>
        <w:rPr>
          <w:del w:id="142" w:author="BARBERO VIGNOLA Giulia (JRC-ISPRA)" w:date="2025-04-09T09:33:00Z"/>
          <w:rFonts w:ascii="EC Square Sans Pro" w:eastAsia="Times New Roman" w:hAnsi="EC Square Sans Pro" w:cs="Calibri"/>
          <w:sz w:val="20"/>
          <w:szCs w:val="20"/>
          <w:lang w:val="en-US" w:eastAsia="en-GB"/>
        </w:rPr>
      </w:pPr>
      <w:bookmarkStart w:id="143" w:name="_Ref175306351"/>
      <w:bookmarkStart w:id="144" w:name="_Ref175306342"/>
      <w:del w:id="145" w:author="BARBERO VIGNOLA Giulia (JRC-ISPRA)" w:date="2025-04-09T09:33:00Z">
        <w:r w:rsidRPr="01DC4D3B" w:rsidDel="21840B71">
          <w:rPr>
            <w:rFonts w:ascii="EC Square Sans Pro" w:eastAsia="Calibri" w:hAnsi="EC Square Sans Pro" w:cs="Times New Roman"/>
            <w:b/>
            <w:bCs/>
            <w:sz w:val="20"/>
            <w:szCs w:val="20"/>
            <w:lang w:val="en-GB" w:eastAsia="en-US"/>
          </w:rPr>
          <w:delText xml:space="preserve">Figure </w:delText>
        </w:r>
      </w:del>
      <w:r w:rsidRPr="01DC4D3B">
        <w:rPr>
          <w:rFonts w:ascii="EC Square Sans Pro" w:eastAsia="Calibri" w:hAnsi="EC Square Sans Pro" w:cs="Times New Roman"/>
          <w:sz w:val="18"/>
          <w:szCs w:val="18"/>
          <w:lang w:val="en-GB" w:eastAsia="en-US"/>
        </w:rPr>
        <w:fldChar w:fldCharType="begin"/>
      </w:r>
      <w:r w:rsidRPr="01DC4D3B">
        <w:rPr>
          <w:rFonts w:ascii="EC Square Sans Pro" w:eastAsia="Calibri" w:hAnsi="EC Square Sans Pro" w:cs="Times New Roman"/>
          <w:b/>
          <w:bCs/>
          <w:sz w:val="20"/>
          <w:szCs w:val="20"/>
          <w:lang w:val="en-GB" w:eastAsia="en-US"/>
        </w:rPr>
        <w:instrText xml:space="preserve"> SEQ Figure \* ARABIC </w:instrText>
      </w:r>
      <w:r w:rsidRPr="01DC4D3B">
        <w:rPr>
          <w:rFonts w:ascii="EC Square Sans Pro" w:eastAsia="Calibri" w:hAnsi="EC Square Sans Pro" w:cs="Times New Roman"/>
          <w:sz w:val="18"/>
          <w:szCs w:val="18"/>
          <w:lang w:val="en-GB" w:eastAsia="en-US"/>
        </w:rPr>
        <w:fldChar w:fldCharType="separate"/>
      </w:r>
      <w:del w:id="146" w:author="BARBERO VIGNOLA Giulia (JRC-ISPRA)" w:date="2025-04-09T09:33:00Z">
        <w:r w:rsidRPr="01DC4D3B" w:rsidDel="25C2B38D">
          <w:rPr>
            <w:rFonts w:ascii="EC Square Sans Pro" w:eastAsia="Calibri" w:hAnsi="EC Square Sans Pro" w:cs="Times New Roman"/>
            <w:b/>
            <w:bCs/>
            <w:noProof/>
            <w:sz w:val="20"/>
            <w:szCs w:val="20"/>
            <w:lang w:val="en-GB" w:eastAsia="en-US"/>
          </w:rPr>
          <w:delText>1</w:delText>
        </w:r>
      </w:del>
      <w:r w:rsidRPr="01DC4D3B">
        <w:rPr>
          <w:rFonts w:ascii="EC Square Sans Pro" w:eastAsia="Calibri" w:hAnsi="EC Square Sans Pro" w:cs="Times New Roman"/>
          <w:sz w:val="18"/>
          <w:szCs w:val="18"/>
          <w:lang w:val="en-GB" w:eastAsia="en-US"/>
        </w:rPr>
        <w:fldChar w:fldCharType="end"/>
      </w:r>
      <w:bookmarkEnd w:id="143"/>
      <w:del w:id="147" w:author="BARBERO VIGNOLA Giulia (JRC-ISPRA)" w:date="2025-04-09T09:33:00Z">
        <w:r w:rsidRPr="01DC4D3B" w:rsidDel="21840B71">
          <w:rPr>
            <w:rFonts w:ascii="EC Square Sans Pro" w:eastAsia="Calibri" w:hAnsi="EC Square Sans Pro" w:cs="Times New Roman"/>
            <w:b/>
            <w:bCs/>
            <w:sz w:val="20"/>
            <w:szCs w:val="20"/>
            <w:lang w:val="en-GB" w:eastAsia="en-US"/>
          </w:rPr>
          <w:delText>.</w:delText>
        </w:r>
        <w:r w:rsidRPr="01DC4D3B" w:rsidDel="21840B71">
          <w:rPr>
            <w:rFonts w:ascii="EC Square Sans Pro" w:eastAsia="Calibri" w:hAnsi="EC Square Sans Pro" w:cs="Times New Roman"/>
            <w:sz w:val="20"/>
            <w:szCs w:val="20"/>
            <w:lang w:val="en-GB" w:eastAsia="en-US"/>
          </w:rPr>
          <w:delText xml:space="preserve"> </w:delText>
        </w:r>
        <w:r w:rsidRPr="01DC4D3B" w:rsidDel="21840B71">
          <w:rPr>
            <w:rFonts w:ascii="EC Square Sans Pro" w:eastAsia="Times New Roman" w:hAnsi="EC Square Sans Pro" w:cs="Calibri"/>
            <w:sz w:val="20"/>
            <w:szCs w:val="20"/>
            <w:lang w:val="en-US" w:eastAsia="en-GB"/>
          </w:rPr>
          <w:delText>Interconnections of EGD targets with the SDGs, by thematic area</w:delText>
        </w:r>
        <w:bookmarkEnd w:id="144"/>
        <w:r w:rsidRPr="01DC4D3B" w:rsidDel="21840B71">
          <w:rPr>
            <w:rFonts w:ascii="EC Square Sans Pro" w:eastAsia="Times New Roman" w:hAnsi="EC Square Sans Pro" w:cs="Calibri"/>
            <w:sz w:val="20"/>
            <w:szCs w:val="20"/>
            <w:lang w:val="en-US" w:eastAsia="en-GB"/>
          </w:rPr>
          <w:delText xml:space="preserve">  </w:delText>
        </w:r>
      </w:del>
    </w:p>
    <w:p w14:paraId="5F989E9A" w14:textId="77777777" w:rsidR="00D24399" w:rsidRPr="00D24399" w:rsidRDefault="21840B71" w:rsidP="00D24399">
      <w:pPr>
        <w:spacing w:before="120" w:line="240" w:lineRule="auto"/>
        <w:jc w:val="center"/>
        <w:textAlignment w:val="baseline"/>
        <w:rPr>
          <w:del w:id="148" w:author="BARBERO VIGNOLA Giulia (JRC-ISPRA)" w:date="2025-04-09T09:33:00Z"/>
          <w:rFonts w:ascii="EC Square Sans Pro" w:eastAsia="Times New Roman" w:hAnsi="EC Square Sans Pro" w:cs="Calibri"/>
          <w:sz w:val="20"/>
          <w:szCs w:val="20"/>
          <w:lang w:val="en-US" w:eastAsia="en-GB"/>
        </w:rPr>
      </w:pPr>
      <w:del w:id="149" w:author="BARBERO VIGNOLA Giulia (JRC-ISPRA)" w:date="2025-04-09T09:33:00Z">
        <w:r>
          <w:rPr>
            <w:noProof/>
            <w:lang w:val="en-GB" w:eastAsia="en-GB"/>
          </w:rPr>
          <w:drawing>
            <wp:inline distT="0" distB="0" distL="0" distR="0" wp14:anchorId="69DDF913" wp14:editId="02F49A10">
              <wp:extent cx="4263568" cy="3508375"/>
              <wp:effectExtent l="0" t="0" r="0" b="0"/>
              <wp:docPr id="6" name="Picture 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pic:cNvPicPr/>
                    </pic:nvPicPr>
                    <pic:blipFill>
                      <a:blip r:embed="rId18" cstate="print">
                        <a:extLst>
                          <a:ext uri="{28A0092B-C50C-407E-A947-70E740481C1C}">
                            <a14:useLocalDpi xmlns:a14="http://schemas.microsoft.com/office/drawing/2010/main" val="0"/>
                          </a:ext>
                        </a:extLst>
                      </a:blip>
                      <a:srcRect t="-2077" b="-1315"/>
                      <a:stretch>
                        <a:fillRect/>
                      </a:stretch>
                    </pic:blipFill>
                    <pic:spPr>
                      <a:xfrm>
                        <a:off x="0" y="0"/>
                        <a:ext cx="4263568" cy="3508375"/>
                      </a:xfrm>
                      <a:prstGeom prst="rect">
                        <a:avLst/>
                      </a:prstGeom>
                    </pic:spPr>
                  </pic:pic>
                </a:graphicData>
              </a:graphic>
            </wp:inline>
          </w:drawing>
        </w:r>
      </w:del>
    </w:p>
    <w:p w14:paraId="7D096B15" w14:textId="77777777" w:rsidR="00D24399" w:rsidRPr="00D24399" w:rsidRDefault="00D24399" w:rsidP="00D24399">
      <w:pPr>
        <w:spacing w:line="240" w:lineRule="auto"/>
        <w:jc w:val="center"/>
        <w:textAlignment w:val="baseline"/>
        <w:rPr>
          <w:del w:id="150" w:author="BARBERO VIGNOLA Giulia (JRC-ISPRA)" w:date="2025-04-09T09:33:00Z"/>
          <w:rFonts w:ascii="EC Square Sans Pro" w:eastAsia="Times New Roman" w:hAnsi="EC Square Sans Pro" w:cs="Calibri"/>
          <w:sz w:val="18"/>
          <w:szCs w:val="18"/>
          <w:lang w:val="en-US" w:eastAsia="en-GB"/>
        </w:rPr>
      </w:pPr>
      <w:del w:id="151" w:author="BARBERO VIGNOLA Giulia (JRC-ISPRA)" w:date="2025-04-09T09:33:00Z">
        <w:r w:rsidRPr="01DC4D3B" w:rsidDel="21840B71">
          <w:rPr>
            <w:rFonts w:ascii="EC Square Sans Pro" w:eastAsia="Times New Roman" w:hAnsi="EC Square Sans Pro" w:cs="Calibri"/>
            <w:i/>
            <w:iCs/>
            <w:sz w:val="18"/>
            <w:szCs w:val="18"/>
            <w:lang w:val="en-US" w:eastAsia="en-GB"/>
          </w:rPr>
          <w:delText>Source</w:delText>
        </w:r>
        <w:r w:rsidRPr="01DC4D3B" w:rsidDel="21840B71">
          <w:rPr>
            <w:rFonts w:ascii="EC Square Sans Pro" w:eastAsia="Times New Roman" w:hAnsi="EC Square Sans Pro" w:cs="Calibri"/>
            <w:sz w:val="18"/>
            <w:szCs w:val="18"/>
            <w:lang w:val="en-US" w:eastAsia="en-GB"/>
          </w:rPr>
          <w:delText xml:space="preserve">: Authors’ elaboration, with </w:delText>
        </w:r>
        <w:r>
          <w:fldChar w:fldCharType="begin"/>
        </w:r>
        <w:r w:rsidRPr="00DE3D6D">
          <w:rPr>
            <w:lang w:val="en-GB"/>
            <w:rPrChange w:id="152" w:author="BARBERO VIGNOLA Giulia (JRC-ISPRA)" w:date="2025-04-17T14:29:00Z">
              <w:rPr/>
            </w:rPrChange>
          </w:rPr>
          <w:delInstrText xml:space="preserve">HYPERLINK "https://app.flourish.studio/" </w:delInstrText>
        </w:r>
        <w:r>
          <w:fldChar w:fldCharType="separate"/>
        </w:r>
      </w:del>
      <w:r>
        <w:fldChar w:fldCharType="begin"/>
      </w:r>
      <w:r w:rsidRPr="00DE3D6D">
        <w:rPr>
          <w:lang w:val="en-GB"/>
          <w:rPrChange w:id="153" w:author="BARBERO VIGNOLA Giulia (JRC-ISPRA)" w:date="2025-04-17T14:29:00Z">
            <w:rPr/>
          </w:rPrChange>
        </w:rPr>
        <w:instrText xml:space="preserve">HYPERLINK "https://app.flourish.studio/" </w:instrText>
      </w:r>
      <w:r>
        <w:fldChar w:fldCharType="separate"/>
      </w:r>
      <w:r>
        <w:fldChar w:fldCharType="begin"/>
      </w:r>
      <w:r w:rsidRPr="00DE3D6D">
        <w:rPr>
          <w:lang w:val="en-GB"/>
          <w:rPrChange w:id="154" w:author="BARBERO VIGNOLA Giulia (JRC-ISPRA)" w:date="2025-04-17T14:29:00Z">
            <w:rPr/>
          </w:rPrChange>
        </w:rPr>
        <w:instrText xml:space="preserve"> HYPERLINK "https://app.flourish.studio/" </w:instrText>
      </w:r>
      <w:r>
        <w:fldChar w:fldCharType="separate"/>
      </w:r>
      <w:del w:id="155" w:author="BARBERO VIGNOLA Giulia (JRC-ISPRA)" w:date="2025-04-09T09:33:00Z">
        <w:r w:rsidRPr="01DC4D3B" w:rsidDel="21840B71">
          <w:rPr>
            <w:rFonts w:ascii="EC Square Sans Pro" w:eastAsia="Times New Roman" w:hAnsi="EC Square Sans Pro" w:cs="Times New Roman"/>
            <w:i/>
            <w:iCs/>
            <w:sz w:val="18"/>
            <w:szCs w:val="18"/>
            <w:lang w:val="en-GB" w:eastAsia="en-GB"/>
          </w:rPr>
          <w:delText>flourish.studio</w:delText>
        </w:r>
      </w:del>
      <w:r>
        <w:fldChar w:fldCharType="end"/>
      </w:r>
      <w:r>
        <w:fldChar w:fldCharType="end"/>
      </w:r>
      <w:del w:id="156" w:author="BARBERO VIGNOLA Giulia (JRC-ISPRA)" w:date="2025-04-09T09:33:00Z">
        <w:r>
          <w:fldChar w:fldCharType="end"/>
        </w:r>
        <w:r w:rsidRPr="01DC4D3B" w:rsidDel="21840B71">
          <w:rPr>
            <w:rFonts w:ascii="EC Square Sans Pro" w:eastAsia="Times New Roman" w:hAnsi="EC Square Sans Pro" w:cs="Times New Roman"/>
            <w:i/>
            <w:iCs/>
            <w:sz w:val="18"/>
            <w:szCs w:val="18"/>
            <w:lang w:val="en-GB" w:eastAsia="en-GB"/>
          </w:rPr>
          <w:delText>.</w:delText>
        </w:r>
      </w:del>
    </w:p>
    <w:p w14:paraId="6D5E0F78" w14:textId="77777777" w:rsidR="00D24399" w:rsidRPr="00D24399" w:rsidRDefault="00D24399" w:rsidP="00D24399">
      <w:pPr>
        <w:spacing w:line="240" w:lineRule="auto"/>
        <w:jc w:val="center"/>
        <w:textAlignment w:val="baseline"/>
        <w:rPr>
          <w:del w:id="157" w:author="BARBERO VIGNOLA Giulia (JRC-ISPRA)" w:date="2025-04-09T09:33:00Z"/>
          <w:rFonts w:ascii="EC Square Sans Pro" w:eastAsia="Times New Roman" w:hAnsi="EC Square Sans Pro" w:cs="Calibri"/>
          <w:sz w:val="18"/>
          <w:szCs w:val="18"/>
          <w:lang w:val="en-US" w:eastAsia="en-GB"/>
        </w:rPr>
      </w:pPr>
      <w:del w:id="158" w:author="BARBERO VIGNOLA Giulia (JRC-ISPRA)" w:date="2025-04-09T09:33:00Z">
        <w:r w:rsidRPr="01DC4D3B" w:rsidDel="21840B71">
          <w:rPr>
            <w:rFonts w:ascii="EC Square Sans Pro" w:eastAsia="Times New Roman" w:hAnsi="EC Square Sans Pro" w:cs="Calibri"/>
            <w:sz w:val="18"/>
            <w:szCs w:val="18"/>
            <w:lang w:val="en-US" w:eastAsia="en-GB"/>
          </w:rPr>
          <w:delText>Note: The thickness of the lines represents the number of EGD targets by thematic area and SDGs.</w:delText>
        </w:r>
      </w:del>
    </w:p>
    <w:p w14:paraId="4C845EC3" w14:textId="6E2689C5" w:rsidR="00D24399" w:rsidRDefault="00D24399" w:rsidP="00D24399">
      <w:pPr>
        <w:spacing w:before="120" w:line="240" w:lineRule="auto"/>
        <w:jc w:val="both"/>
        <w:textAlignment w:val="baseline"/>
        <w:rPr>
          <w:rFonts w:ascii="EC Square Sans Pro" w:eastAsia="Times New Roman" w:hAnsi="EC Square Sans Pro" w:cs="Segoe UI"/>
          <w:color w:val="808080"/>
          <w:sz w:val="18"/>
          <w:szCs w:val="18"/>
          <w:lang w:val="en-US" w:eastAsia="en-GB"/>
        </w:rPr>
      </w:pPr>
    </w:p>
    <w:p w14:paraId="02DD82BF" w14:textId="2B3F7C7D" w:rsidR="306D23DC" w:rsidRDefault="656FE4B0" w:rsidP="01DC4D3B">
      <w:pPr>
        <w:spacing w:before="120" w:line="240" w:lineRule="auto"/>
        <w:jc w:val="both"/>
        <w:rPr>
          <w:rFonts w:ascii="EC Square Sans Pro" w:eastAsia="Times New Roman" w:hAnsi="EC Square Sans Pro" w:cs="Calibri"/>
          <w:sz w:val="20"/>
          <w:szCs w:val="20"/>
          <w:lang w:val="en-US" w:eastAsia="en-GB"/>
        </w:rPr>
      </w:pPr>
      <w:commentRangeStart w:id="159"/>
      <w:commentRangeStart w:id="160"/>
      <w:commentRangeStart w:id="161"/>
      <w:r w:rsidRPr="01DC4D3B">
        <w:rPr>
          <w:rFonts w:ascii="EC Square Sans Pro" w:eastAsia="Times New Roman" w:hAnsi="EC Square Sans Pro" w:cs="Segoe UI"/>
          <w:color w:val="808080" w:themeColor="background1" w:themeShade="80"/>
          <w:sz w:val="18"/>
          <w:szCs w:val="18"/>
          <w:lang w:val="en-US" w:eastAsia="en-GB"/>
        </w:rPr>
        <w:t>ALTERNATIVE CHART</w:t>
      </w:r>
      <w:commentRangeEnd w:id="159"/>
      <w:r w:rsidR="306D23DC">
        <w:rPr>
          <w:rStyle w:val="CommentReference"/>
        </w:rPr>
        <w:commentReference w:id="159"/>
      </w:r>
      <w:commentRangeEnd w:id="160"/>
      <w:r w:rsidR="306D23DC">
        <w:rPr>
          <w:rStyle w:val="CommentReference"/>
        </w:rPr>
        <w:commentReference w:id="160"/>
      </w:r>
      <w:commentRangeEnd w:id="161"/>
      <w:r w:rsidR="306D23DC">
        <w:rPr>
          <w:rStyle w:val="CommentReference"/>
        </w:rPr>
        <w:commentReference w:id="161"/>
      </w:r>
      <w:r w:rsidRPr="01DC4D3B">
        <w:rPr>
          <w:rFonts w:ascii="EC Square Sans Pro" w:eastAsia="Times New Roman" w:hAnsi="EC Square Sans Pro" w:cs="Segoe UI"/>
          <w:color w:val="808080" w:themeColor="background1" w:themeShade="80"/>
          <w:sz w:val="18"/>
          <w:szCs w:val="18"/>
          <w:lang w:val="en-US" w:eastAsia="en-GB"/>
        </w:rPr>
        <w:t xml:space="preserve"> (Aliki suggested to summarize the results from the table in the chart) </w:t>
      </w:r>
    </w:p>
    <w:p w14:paraId="3BCC2457" w14:textId="3EC42A16" w:rsidR="0F73AE16" w:rsidRDefault="0F73AE16" w:rsidP="01DC4D3B">
      <w:pPr>
        <w:spacing w:before="120" w:line="240" w:lineRule="auto"/>
        <w:jc w:val="both"/>
        <w:rPr>
          <w:rFonts w:ascii="EC Square Sans Pro" w:eastAsia="Times New Roman" w:hAnsi="EC Square Sans Pro" w:cs="Calibri"/>
          <w:sz w:val="20"/>
          <w:szCs w:val="20"/>
          <w:lang w:val="en-US" w:eastAsia="en-GB"/>
        </w:rPr>
      </w:pPr>
      <w:ins w:id="162" w:author="BARBERO VIGNOLA Giulia (JRC-ISPRA)" w:date="2025-04-08T15:09:00Z">
        <w:r w:rsidRPr="01DC4D3B">
          <w:rPr>
            <w:rFonts w:ascii="EC Square Sans Pro" w:eastAsia="Calibri" w:hAnsi="EC Square Sans Pro" w:cs="Times New Roman"/>
            <w:b/>
            <w:bCs/>
            <w:sz w:val="20"/>
            <w:szCs w:val="20"/>
            <w:lang w:val="en-GB" w:eastAsia="en-US"/>
          </w:rPr>
          <w:t xml:space="preserve">Figure </w:t>
        </w:r>
      </w:ins>
      <w:r w:rsidRPr="01DC4D3B">
        <w:rPr>
          <w:rFonts w:ascii="EC Square Sans Pro" w:eastAsia="Calibri" w:hAnsi="EC Square Sans Pro" w:cs="Times New Roman"/>
          <w:sz w:val="18"/>
          <w:szCs w:val="18"/>
          <w:lang w:val="en-GB" w:eastAsia="en-US"/>
        </w:rPr>
        <w:fldChar w:fldCharType="begin"/>
      </w:r>
      <w:r w:rsidRPr="01DC4D3B">
        <w:rPr>
          <w:rFonts w:ascii="EC Square Sans Pro" w:eastAsia="Calibri" w:hAnsi="EC Square Sans Pro" w:cs="Times New Roman"/>
          <w:b/>
          <w:bCs/>
          <w:sz w:val="20"/>
          <w:szCs w:val="20"/>
          <w:lang w:val="en-GB" w:eastAsia="en-US"/>
        </w:rPr>
        <w:instrText xml:space="preserve"> SEQ Figure \* ARABIC </w:instrText>
      </w:r>
      <w:r w:rsidRPr="01DC4D3B">
        <w:rPr>
          <w:rFonts w:ascii="EC Square Sans Pro" w:eastAsia="Calibri" w:hAnsi="EC Square Sans Pro" w:cs="Times New Roman"/>
          <w:sz w:val="18"/>
          <w:szCs w:val="18"/>
          <w:lang w:val="en-GB" w:eastAsia="en-US"/>
        </w:rPr>
        <w:fldChar w:fldCharType="separate"/>
      </w:r>
      <w:ins w:id="163" w:author="BARBERO VIGNOLA Giulia (JRC-ISPRA)" w:date="2025-04-08T15:09:00Z">
        <w:r w:rsidRPr="01DC4D3B">
          <w:rPr>
            <w:rFonts w:ascii="EC Square Sans Pro" w:eastAsia="Calibri" w:hAnsi="EC Square Sans Pro" w:cs="Times New Roman"/>
            <w:b/>
            <w:bCs/>
            <w:noProof/>
            <w:sz w:val="20"/>
            <w:szCs w:val="20"/>
            <w:lang w:val="en-GB" w:eastAsia="en-US"/>
          </w:rPr>
          <w:t>1</w:t>
        </w:r>
      </w:ins>
      <w:r w:rsidRPr="01DC4D3B">
        <w:rPr>
          <w:rFonts w:ascii="EC Square Sans Pro" w:eastAsia="Calibri" w:hAnsi="EC Square Sans Pro" w:cs="Times New Roman"/>
          <w:sz w:val="18"/>
          <w:szCs w:val="18"/>
          <w:lang w:val="en-GB" w:eastAsia="en-US"/>
        </w:rPr>
        <w:fldChar w:fldCharType="end"/>
      </w:r>
      <w:ins w:id="164" w:author="BARBERO VIGNOLA Giulia (JRC-ISPRA)" w:date="2025-04-08T15:09:00Z">
        <w:r w:rsidRPr="01DC4D3B">
          <w:rPr>
            <w:rFonts w:ascii="EC Square Sans Pro" w:eastAsia="Calibri" w:hAnsi="EC Square Sans Pro" w:cs="Times New Roman"/>
            <w:b/>
            <w:bCs/>
            <w:sz w:val="20"/>
            <w:szCs w:val="20"/>
            <w:lang w:val="en-GB" w:eastAsia="en-US"/>
          </w:rPr>
          <w:t>.</w:t>
        </w:r>
      </w:ins>
      <w:ins w:id="165" w:author="BARBERO VIGNOLA Giulia (JRC-ISPRA)" w:date="2025-04-08T13:57:00Z">
        <w:r w:rsidR="542CA676" w:rsidRPr="01DC4D3B">
          <w:rPr>
            <w:rFonts w:ascii="EC Square Sans Pro" w:eastAsia="Calibri" w:hAnsi="EC Square Sans Pro" w:cs="Times New Roman"/>
            <w:sz w:val="20"/>
            <w:szCs w:val="20"/>
            <w:lang w:val="en-GB" w:eastAsia="en-US"/>
          </w:rPr>
          <w:t xml:space="preserve"> </w:t>
        </w:r>
      </w:ins>
      <w:ins w:id="166" w:author="BARBERO VIGNOLA Giulia (JRC-ISPRA)" w:date="2025-04-08T14:00:00Z">
        <w:r w:rsidR="253C8C64" w:rsidRPr="01DC4D3B">
          <w:rPr>
            <w:rFonts w:ascii="EC Square Sans Pro" w:eastAsia="Calibri" w:hAnsi="EC Square Sans Pro" w:cs="Times New Roman"/>
            <w:sz w:val="20"/>
            <w:szCs w:val="20"/>
            <w:lang w:val="en-GB" w:eastAsia="en-US"/>
          </w:rPr>
          <w:t>Diagram representing how the</w:t>
        </w:r>
      </w:ins>
      <w:ins w:id="167" w:author="BARBERO VIGNOLA Giulia (JRC-ISPRA)" w:date="2025-04-08T13:57:00Z">
        <w:r w:rsidR="542CA676" w:rsidRPr="01DC4D3B">
          <w:rPr>
            <w:rFonts w:ascii="EC Square Sans Pro" w:eastAsia="Times New Roman" w:hAnsi="EC Square Sans Pro" w:cs="Calibri"/>
            <w:sz w:val="20"/>
            <w:szCs w:val="20"/>
            <w:lang w:val="en-US" w:eastAsia="en-GB"/>
          </w:rPr>
          <w:t xml:space="preserve"> EGD targets</w:t>
        </w:r>
      </w:ins>
      <w:ins w:id="168" w:author="BARBERO VIGNOLA Giulia (JRC-ISPRA)" w:date="2025-04-08T15:10:00Z">
        <w:r w:rsidR="4FEF3846" w:rsidRPr="01DC4D3B">
          <w:rPr>
            <w:rFonts w:ascii="EC Square Sans Pro" w:eastAsia="Times New Roman" w:hAnsi="EC Square Sans Pro" w:cs="Calibri"/>
            <w:sz w:val="20"/>
            <w:szCs w:val="20"/>
            <w:lang w:val="en-US" w:eastAsia="en-GB"/>
          </w:rPr>
          <w:t>, organized by thematic area,</w:t>
        </w:r>
      </w:ins>
      <w:ins w:id="169" w:author="BARBERO VIGNOLA Giulia (JRC-ISPRA)" w:date="2025-04-08T13:57:00Z">
        <w:r w:rsidR="542CA676" w:rsidRPr="01DC4D3B">
          <w:rPr>
            <w:rFonts w:ascii="EC Square Sans Pro" w:eastAsia="Times New Roman" w:hAnsi="EC Square Sans Pro" w:cs="Calibri"/>
            <w:sz w:val="20"/>
            <w:szCs w:val="20"/>
            <w:lang w:val="en-US" w:eastAsia="en-GB"/>
          </w:rPr>
          <w:t xml:space="preserve"> </w:t>
        </w:r>
      </w:ins>
      <w:ins w:id="170" w:author="BARBERO VIGNOLA Giulia (JRC-ISPRA)" w:date="2025-04-08T14:00:00Z">
        <w:r w:rsidR="3640993F" w:rsidRPr="01DC4D3B">
          <w:rPr>
            <w:rFonts w:ascii="EC Square Sans Pro" w:eastAsia="Times New Roman" w:hAnsi="EC Square Sans Pro" w:cs="Calibri"/>
            <w:sz w:val="20"/>
            <w:szCs w:val="20"/>
            <w:lang w:val="en-US" w:eastAsia="en-GB"/>
          </w:rPr>
          <w:t xml:space="preserve">are </w:t>
        </w:r>
      </w:ins>
      <w:ins w:id="171" w:author="BARBERO VIGNOLA Giulia (JRC-ISPRA)" w:date="2025-04-08T15:10:00Z">
        <w:r w:rsidR="6CF82892" w:rsidRPr="01DC4D3B">
          <w:rPr>
            <w:rFonts w:ascii="EC Square Sans Pro" w:eastAsia="Times New Roman" w:hAnsi="EC Square Sans Pro" w:cs="Calibri"/>
            <w:sz w:val="20"/>
            <w:szCs w:val="20"/>
            <w:lang w:val="en-US" w:eastAsia="en-GB"/>
          </w:rPr>
          <w:t xml:space="preserve">linked to </w:t>
        </w:r>
      </w:ins>
      <w:ins w:id="172" w:author="BARBERO VIGNOLA Giulia (JRC-ISPRA)" w:date="2025-04-08T13:57:00Z">
        <w:r w:rsidR="542CA676" w:rsidRPr="01DC4D3B">
          <w:rPr>
            <w:rFonts w:ascii="EC Square Sans Pro" w:eastAsia="Times New Roman" w:hAnsi="EC Square Sans Pro" w:cs="Calibri"/>
            <w:sz w:val="20"/>
            <w:szCs w:val="20"/>
            <w:lang w:val="en-US" w:eastAsia="en-GB"/>
          </w:rPr>
          <w:t>the SDG</w:t>
        </w:r>
      </w:ins>
      <w:ins w:id="173" w:author="BARBERO VIGNOLA Giulia (JRC-ISPRA)" w:date="2025-04-08T15:12:00Z">
        <w:r w:rsidR="71C18391" w:rsidRPr="01DC4D3B">
          <w:rPr>
            <w:rFonts w:ascii="EC Square Sans Pro" w:eastAsia="Times New Roman" w:hAnsi="EC Square Sans Pro" w:cs="Calibri"/>
            <w:sz w:val="20"/>
            <w:szCs w:val="20"/>
            <w:lang w:val="en-US" w:eastAsia="en-GB"/>
          </w:rPr>
          <w:t xml:space="preserve"> targets</w:t>
        </w:r>
      </w:ins>
      <w:ins w:id="174" w:author="BARBERO VIGNOLA Giulia (JRC-ISPRA)" w:date="2025-04-08T15:11:00Z">
        <w:r w:rsidR="078CF76E" w:rsidRPr="01DC4D3B">
          <w:rPr>
            <w:rFonts w:ascii="EC Square Sans Pro" w:eastAsia="Times New Roman" w:hAnsi="EC Square Sans Pro" w:cs="Calibri"/>
            <w:sz w:val="20"/>
            <w:szCs w:val="20"/>
            <w:lang w:val="en-US" w:eastAsia="en-GB"/>
          </w:rPr>
          <w:t xml:space="preserve"> and the</w:t>
        </w:r>
      </w:ins>
      <w:ins w:id="175" w:author="BARBERO VIGNOLA Giulia (JRC-ISPRA)" w:date="2025-04-08T15:12:00Z">
        <w:r w:rsidR="6A3FAC10" w:rsidRPr="01DC4D3B">
          <w:rPr>
            <w:rFonts w:ascii="EC Square Sans Pro" w:eastAsia="Times New Roman" w:hAnsi="EC Square Sans Pro" w:cs="Calibri"/>
            <w:sz w:val="20"/>
            <w:szCs w:val="20"/>
            <w:lang w:val="en-US" w:eastAsia="en-GB"/>
          </w:rPr>
          <w:t>ir</w:t>
        </w:r>
      </w:ins>
      <w:ins w:id="176" w:author="BARBERO VIGNOLA Giulia (JRC-ISPRA)" w:date="2025-04-08T15:11:00Z">
        <w:r w:rsidR="078CF76E" w:rsidRPr="01DC4D3B">
          <w:rPr>
            <w:rFonts w:ascii="EC Square Sans Pro" w:eastAsia="Times New Roman" w:hAnsi="EC Square Sans Pro" w:cs="Calibri"/>
            <w:sz w:val="20"/>
            <w:szCs w:val="20"/>
            <w:lang w:val="en-US" w:eastAsia="en-GB"/>
          </w:rPr>
          <w:t xml:space="preserve"> current level of progress</w:t>
        </w:r>
      </w:ins>
    </w:p>
    <w:p w14:paraId="3492A898" w14:textId="6167B51E" w:rsidR="009865CF" w:rsidRDefault="306D23DC" w:rsidP="01DC4D3B">
      <w:pPr>
        <w:spacing w:before="120" w:line="240" w:lineRule="auto"/>
        <w:jc w:val="center"/>
        <w:textAlignment w:val="baseline"/>
        <w:rPr>
          <w:ins w:id="177" w:author="BARBERO VIGNOLA Giulia (JRC-ISPRA)" w:date="2025-04-09T09:33:00Z"/>
          <w:rFonts w:ascii="EC Square Sans Pro" w:eastAsia="Times New Roman" w:hAnsi="EC Square Sans Pro" w:cs="Calibri"/>
          <w:sz w:val="18"/>
          <w:szCs w:val="18"/>
          <w:lang w:val="en-US" w:eastAsia="en-GB"/>
        </w:rPr>
      </w:pPr>
      <w:r>
        <w:rPr>
          <w:noProof/>
          <w:lang w:val="en-GB" w:eastAsia="en-GB"/>
        </w:rPr>
        <w:drawing>
          <wp:inline distT="0" distB="0" distL="0" distR="0" wp14:anchorId="06491557" wp14:editId="4E3D9342">
            <wp:extent cx="5724524" cy="3432771"/>
            <wp:effectExtent l="0" t="0" r="0" b="0"/>
            <wp:docPr id="2122175397" name="Picture 2122175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217539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4524" cy="3432771"/>
                    </a:xfrm>
                    <a:prstGeom prst="rect">
                      <a:avLst/>
                    </a:prstGeom>
                  </pic:spPr>
                </pic:pic>
              </a:graphicData>
            </a:graphic>
          </wp:inline>
        </w:drawing>
      </w:r>
      <w:ins w:id="178" w:author="BARBERO VIGNOLA Giulia (JRC-ISPRA)" w:date="2025-04-09T09:33:00Z">
        <w:r w:rsidR="061F70C5" w:rsidRPr="01DC4D3B">
          <w:rPr>
            <w:rFonts w:ascii="EC Square Sans Pro" w:eastAsia="Times New Roman" w:hAnsi="EC Square Sans Pro" w:cs="Calibri"/>
            <w:i/>
            <w:iCs/>
            <w:sz w:val="18"/>
            <w:szCs w:val="18"/>
            <w:lang w:val="en-US" w:eastAsia="en-GB"/>
          </w:rPr>
          <w:t>Source</w:t>
        </w:r>
        <w:r w:rsidR="061F70C5" w:rsidRPr="01DC4D3B">
          <w:rPr>
            <w:rFonts w:ascii="EC Square Sans Pro" w:eastAsia="Times New Roman" w:hAnsi="EC Square Sans Pro" w:cs="Calibri"/>
            <w:sz w:val="18"/>
            <w:szCs w:val="18"/>
            <w:lang w:val="en-US" w:eastAsia="en-GB"/>
          </w:rPr>
          <w:t xml:space="preserve">: Authors’ elaboration, with </w:t>
        </w:r>
        <w:r w:rsidR="009865CF">
          <w:fldChar w:fldCharType="begin"/>
        </w:r>
        <w:r w:rsidR="009865CF" w:rsidRPr="00DE3D6D">
          <w:rPr>
            <w:lang w:val="en-GB"/>
            <w:rPrChange w:id="179" w:author="BARBERO VIGNOLA Giulia (JRC-ISPRA)" w:date="2025-04-17T14:29:00Z">
              <w:rPr/>
            </w:rPrChange>
          </w:rPr>
          <w:instrText xml:space="preserve">HYPERLINK "https://flourish.studio" </w:instrText>
        </w:r>
        <w:r w:rsidR="009865CF">
          <w:fldChar w:fldCharType="separate"/>
        </w:r>
      </w:ins>
      <w:r w:rsidR="009865CF">
        <w:fldChar w:fldCharType="begin"/>
      </w:r>
      <w:r w:rsidR="009865CF" w:rsidRPr="00DE3D6D">
        <w:rPr>
          <w:lang w:val="en-GB"/>
          <w:rPrChange w:id="180" w:author="BARBERO VIGNOLA Giulia (JRC-ISPRA)" w:date="2025-04-17T14:29:00Z">
            <w:rPr/>
          </w:rPrChange>
        </w:rPr>
        <w:instrText xml:space="preserve">HYPERLINK "https://app.flourish.studio/" </w:instrText>
      </w:r>
      <w:r w:rsidR="009865CF">
        <w:fldChar w:fldCharType="separate"/>
      </w:r>
      <w:r w:rsidR="009865CF">
        <w:fldChar w:fldCharType="begin"/>
      </w:r>
      <w:r w:rsidR="009865CF" w:rsidRPr="00DE3D6D">
        <w:rPr>
          <w:lang w:val="en-GB"/>
          <w:rPrChange w:id="181" w:author="BARBERO VIGNOLA Giulia (JRC-ISPRA)" w:date="2025-04-17T14:29:00Z">
            <w:rPr/>
          </w:rPrChange>
        </w:rPr>
        <w:instrText xml:space="preserve"> HYPERLINK "https://app.flourish.studio/" </w:instrText>
      </w:r>
      <w:r w:rsidR="009865CF">
        <w:fldChar w:fldCharType="separate"/>
      </w:r>
      <w:ins w:id="182" w:author="BARBERO VIGNOLA Giulia (JRC-ISPRA)" w:date="2025-04-09T09:33:00Z">
        <w:r w:rsidR="061F70C5" w:rsidRPr="01DC4D3B">
          <w:rPr>
            <w:rFonts w:ascii="EC Square Sans Pro" w:eastAsia="Times New Roman" w:hAnsi="EC Square Sans Pro" w:cs="Times New Roman"/>
            <w:i/>
            <w:iCs/>
            <w:sz w:val="18"/>
            <w:szCs w:val="18"/>
            <w:lang w:val="en-GB" w:eastAsia="en-GB"/>
          </w:rPr>
          <w:t>flourish.studio</w:t>
        </w:r>
      </w:ins>
      <w:r w:rsidR="009865CF">
        <w:fldChar w:fldCharType="end"/>
      </w:r>
      <w:r w:rsidR="009865CF">
        <w:fldChar w:fldCharType="end"/>
      </w:r>
      <w:ins w:id="183" w:author="BARBERO VIGNOLA Giulia (JRC-ISPRA)" w:date="2025-04-09T09:33:00Z">
        <w:r w:rsidR="009865CF">
          <w:fldChar w:fldCharType="end"/>
        </w:r>
        <w:r w:rsidR="061F70C5" w:rsidRPr="01DC4D3B">
          <w:rPr>
            <w:rFonts w:ascii="EC Square Sans Pro" w:eastAsia="Times New Roman" w:hAnsi="EC Square Sans Pro" w:cs="Times New Roman"/>
            <w:i/>
            <w:iCs/>
            <w:sz w:val="18"/>
            <w:szCs w:val="18"/>
            <w:lang w:val="en-GB" w:eastAsia="en-GB"/>
          </w:rPr>
          <w:t>.</w:t>
        </w:r>
        <w:r w:rsidR="061F70C5" w:rsidRPr="01DC4D3B">
          <w:rPr>
            <w:rFonts w:ascii="EC Square Sans Pro" w:eastAsia="Times New Roman" w:hAnsi="EC Square Sans Pro" w:cs="Calibri"/>
            <w:sz w:val="18"/>
            <w:szCs w:val="18"/>
            <w:lang w:val="en-US" w:eastAsia="en-GB"/>
          </w:rPr>
          <w:t xml:space="preserve"> </w:t>
        </w:r>
      </w:ins>
    </w:p>
    <w:p w14:paraId="2AA8438F" w14:textId="75C26653" w:rsidR="009865CF" w:rsidRDefault="1BD24E10" w:rsidP="01DC4D3B">
      <w:pPr>
        <w:spacing w:before="120" w:line="240" w:lineRule="auto"/>
        <w:jc w:val="center"/>
        <w:textAlignment w:val="baseline"/>
        <w:rPr>
          <w:ins w:id="184" w:author="BARBERO VIGNOLA Giulia (JRC-ISPRA)" w:date="2025-04-09T08:58:00Z"/>
          <w:rFonts w:ascii="EC Square Sans Pro" w:eastAsia="Times New Roman" w:hAnsi="EC Square Sans Pro" w:cs="Calibri"/>
          <w:sz w:val="18"/>
          <w:szCs w:val="18"/>
          <w:lang w:val="en-US" w:eastAsia="en-GB"/>
        </w:rPr>
      </w:pPr>
      <w:ins w:id="185" w:author="BARBERO VIGNOLA Giulia (JRC-ISPRA)" w:date="2025-04-09T08:58:00Z">
        <w:r w:rsidRPr="01DC4D3B">
          <w:rPr>
            <w:rFonts w:ascii="EC Square Sans Pro" w:eastAsia="Times New Roman" w:hAnsi="EC Square Sans Pro" w:cs="Calibri"/>
            <w:sz w:val="18"/>
            <w:szCs w:val="18"/>
            <w:lang w:val="en-US" w:eastAsia="en-GB"/>
          </w:rPr>
          <w:t>Note: The thickness of the lines represents the number of EGD targets by thematic area and SDGs.</w:t>
        </w:r>
      </w:ins>
    </w:p>
    <w:p w14:paraId="5758AF1E" w14:textId="3F1C8A25" w:rsidR="009865CF" w:rsidRDefault="009865CF" w:rsidP="00D24399">
      <w:pPr>
        <w:spacing w:before="120" w:line="240" w:lineRule="auto"/>
        <w:jc w:val="both"/>
        <w:textAlignment w:val="baseline"/>
        <w:rPr>
          <w:rFonts w:ascii="EC Square Sans Pro" w:eastAsia="Times New Roman" w:hAnsi="EC Square Sans Pro" w:cs="Segoe UI"/>
          <w:color w:val="808080"/>
          <w:sz w:val="18"/>
          <w:szCs w:val="18"/>
          <w:lang w:val="en-US" w:eastAsia="en-GB"/>
        </w:rPr>
      </w:pPr>
    </w:p>
    <w:p w14:paraId="3C391D1A" w14:textId="77777777" w:rsidR="009865CF" w:rsidRPr="00D24399" w:rsidRDefault="009865CF" w:rsidP="00D24399">
      <w:pPr>
        <w:spacing w:before="120" w:line="240" w:lineRule="auto"/>
        <w:jc w:val="both"/>
        <w:textAlignment w:val="baseline"/>
        <w:rPr>
          <w:rFonts w:ascii="EC Square Sans Pro" w:eastAsia="Times New Roman" w:hAnsi="EC Square Sans Pro" w:cs="Segoe UI"/>
          <w:color w:val="808080"/>
          <w:sz w:val="18"/>
          <w:szCs w:val="18"/>
          <w:lang w:val="en-US" w:eastAsia="en-GB"/>
        </w:rPr>
      </w:pPr>
    </w:p>
    <w:p w14:paraId="26F68251" w14:textId="35F8917D" w:rsidR="00D24399" w:rsidRPr="00D24399" w:rsidRDefault="00D24399" w:rsidP="00743F19">
      <w:pPr>
        <w:spacing w:before="120" w:after="120" w:line="256" w:lineRule="auto"/>
        <w:jc w:val="both"/>
        <w:textAlignment w:val="baseline"/>
        <w:rPr>
          <w:rFonts w:ascii="EC Square Sans Pro" w:eastAsia="Times New Roman" w:hAnsi="EC Square Sans Pro" w:cs="Calibri"/>
          <w:sz w:val="20"/>
          <w:szCs w:val="20"/>
          <w:lang w:val="en-US" w:eastAsia="en-GB"/>
        </w:rPr>
      </w:pPr>
      <w:del w:id="186" w:author="MARELLI Luisa (JRC-ISPRA)" w:date="2025-04-07T14:06:00Z">
        <w:r w:rsidRPr="01DC4D3B" w:rsidDel="21840B71">
          <w:rPr>
            <w:rFonts w:ascii="EC Square Sans Pro" w:eastAsia="Times New Roman" w:hAnsi="EC Square Sans Pro" w:cs="Calibri"/>
            <w:sz w:val="20"/>
            <w:szCs w:val="20"/>
            <w:lang w:val="en-US" w:eastAsia="en-GB"/>
          </w:rPr>
          <w:delText xml:space="preserve">A further step of the analysis integrates the progress assessment towards the EGD targets </w:delText>
        </w:r>
      </w:del>
      <w:r w:rsidRPr="01DC4D3B">
        <w:rPr>
          <w:rFonts w:ascii="EC Square Sans Pro" w:eastAsia="Times New Roman" w:hAnsi="EC Square Sans Pro" w:cs="Calibri"/>
          <w:sz w:val="20"/>
          <w:szCs w:val="20"/>
          <w:lang w:val="en-US" w:eastAsia="en-GB"/>
        </w:rPr>
        <w:fldChar w:fldCharType="begin"/>
      </w:r>
      <w:r w:rsidRPr="01DC4D3B">
        <w:rPr>
          <w:rFonts w:ascii="EC Square Sans Pro" w:eastAsia="Times New Roman" w:hAnsi="EC Square Sans Pro" w:cs="Calibri"/>
          <w:sz w:val="20"/>
          <w:szCs w:val="20"/>
          <w:lang w:val="en-US" w:eastAsia="en-GB"/>
        </w:rPr>
        <w:instrText xml:space="preserve"> ADDIN ZOTERO_ITEM CSL_CITATION {"citationID":"eQtLnzUF","properties":{"formattedCitation":"[40]","plainCitation":"[40]","noteIndex":0},"citationItems":[{"id":1512,"uris":["http://zotero.org/groups/5272309/items/25QJRXKZ"],"itemData":{"id":1512,"type":"report","event-place":"Luxembourg,","note":"DOI: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Pr="01DC4D3B">
        <w:rPr>
          <w:rFonts w:ascii="EC Square Sans Pro" w:eastAsia="Times New Roman" w:hAnsi="EC Square Sans Pro" w:cs="Calibri"/>
          <w:sz w:val="20"/>
          <w:szCs w:val="20"/>
          <w:lang w:val="en-US" w:eastAsia="en-GB"/>
        </w:rPr>
        <w:fldChar w:fldCharType="separate"/>
      </w:r>
      <w:del w:id="187" w:author="MARELLI Luisa (JRC-ISPRA)" w:date="2025-04-07T14:06:00Z">
        <w:r w:rsidRPr="01DC4D3B" w:rsidDel="21840B71">
          <w:rPr>
            <w:rFonts w:ascii="EC Square Sans Pro" w:hAnsi="EC Square Sans Pro"/>
            <w:sz w:val="20"/>
            <w:szCs w:val="20"/>
            <w:lang w:val="en-GB"/>
          </w:rPr>
          <w:delText>[</w:delText>
        </w:r>
      </w:del>
      <w:r w:rsidR="2E5F75B6" w:rsidRPr="01DC4D3B">
        <w:rPr>
          <w:rFonts w:ascii="EC Square Sans Pro" w:hAnsi="EC Square Sans Pro"/>
          <w:sz w:val="20"/>
          <w:szCs w:val="20"/>
          <w:lang w:val="en-GB"/>
        </w:rPr>
        <w:t>40</w:t>
      </w:r>
      <w:del w:id="188" w:author="MARELLI Luisa (JRC-ISPRA)" w:date="2025-04-07T14:06:00Z">
        <w:r w:rsidRPr="01DC4D3B" w:rsidDel="21840B71">
          <w:rPr>
            <w:rFonts w:ascii="EC Square Sans Pro" w:hAnsi="EC Square Sans Pro"/>
            <w:sz w:val="20"/>
            <w:szCs w:val="20"/>
            <w:lang w:val="en-GB"/>
          </w:rPr>
          <w:delText>]</w:delText>
        </w:r>
      </w:del>
      <w:r w:rsidRPr="01DC4D3B">
        <w:rPr>
          <w:rFonts w:ascii="EC Square Sans Pro" w:eastAsia="Times New Roman" w:hAnsi="EC Square Sans Pro" w:cs="Calibri"/>
          <w:sz w:val="20"/>
          <w:szCs w:val="20"/>
          <w:lang w:val="en-US" w:eastAsia="en-GB"/>
        </w:rPr>
        <w:fldChar w:fldCharType="end"/>
      </w:r>
      <w:del w:id="189" w:author="MARELLI Luisa (JRC-ISPRA)" w:date="2025-04-07T14:06:00Z">
        <w:r w:rsidRPr="01DC4D3B" w:rsidDel="21840B71">
          <w:rPr>
            <w:rFonts w:ascii="EC Square Sans Pro" w:eastAsia="Times New Roman" w:hAnsi="EC Square Sans Pro" w:cs="Calibri"/>
            <w:sz w:val="20"/>
            <w:szCs w:val="20"/>
            <w:lang w:val="en-US" w:eastAsia="en-GB"/>
          </w:rPr>
          <w:delText xml:space="preserve"> and their link to the SDGs, </w:delText>
        </w:r>
      </w:del>
      <w:del w:id="190" w:author="MARELLI Luisa (JRC-ISPRA)" w:date="2025-04-07T14:07:00Z">
        <w:r w:rsidRPr="01DC4D3B" w:rsidDel="21840B71">
          <w:rPr>
            <w:rFonts w:ascii="EC Square Sans Pro" w:eastAsia="Times New Roman" w:hAnsi="EC Square Sans Pro" w:cs="Calibri"/>
            <w:sz w:val="20"/>
            <w:szCs w:val="20"/>
            <w:lang w:val="en-US" w:eastAsia="en-GB"/>
          </w:rPr>
          <w:delText xml:space="preserve">to explore </w:delText>
        </w:r>
        <w:r w:rsidRPr="01DC4D3B" w:rsidDel="21840B71">
          <w:rPr>
            <w:rFonts w:ascii="EC Square Sans Pro" w:eastAsia="Times New Roman" w:hAnsi="EC Square Sans Pro" w:cs="Calibri"/>
            <w:b/>
            <w:bCs/>
            <w:sz w:val="20"/>
            <w:szCs w:val="20"/>
            <w:lang w:val="en-US" w:eastAsia="en-GB"/>
          </w:rPr>
          <w:delText>how the</w:delText>
        </w:r>
      </w:del>
      <w:del w:id="191" w:author="MARELLI Luisa (JRC-ISPRA)" w:date="2025-04-07T14:08:00Z">
        <w:r w:rsidRPr="01DC4D3B" w:rsidDel="21840B71">
          <w:rPr>
            <w:rFonts w:ascii="EC Square Sans Pro" w:eastAsia="Times New Roman" w:hAnsi="EC Square Sans Pro" w:cs="Calibri"/>
            <w:b/>
            <w:bCs/>
            <w:sz w:val="20"/>
            <w:szCs w:val="20"/>
            <w:lang w:val="en-US" w:eastAsia="en-GB"/>
          </w:rPr>
          <w:delText xml:space="preserve"> </w:delText>
        </w:r>
      </w:del>
      <w:ins w:id="192" w:author="MARELLI Luisa (JRC-ISPRA)" w:date="2025-04-07T14:09:00Z">
        <w:r w:rsidR="7F3569F2" w:rsidRPr="01DC4D3B">
          <w:rPr>
            <w:rFonts w:ascii="EC Square Sans Pro" w:eastAsia="Times New Roman" w:hAnsi="EC Square Sans Pro" w:cs="Calibri"/>
            <w:sz w:val="20"/>
            <w:szCs w:val="20"/>
            <w:lang w:val="en-US" w:eastAsia="en-GB"/>
            <w:rPrChange w:id="193" w:author="MARELLI Luisa (JRC-ISPRA)" w:date="2025-04-07T14:09:00Z">
              <w:rPr>
                <w:rFonts w:ascii="EC Square Sans Pro" w:eastAsia="Times New Roman" w:hAnsi="EC Square Sans Pro" w:cs="Calibri"/>
                <w:b/>
                <w:bCs/>
                <w:sz w:val="20"/>
                <w:szCs w:val="20"/>
                <w:lang w:val="en-US" w:eastAsia="en-GB"/>
              </w:rPr>
            </w:rPrChange>
          </w:rPr>
          <w:t>The figure</w:t>
        </w:r>
        <w:r w:rsidR="7F3569F2" w:rsidRPr="01DC4D3B">
          <w:rPr>
            <w:rFonts w:ascii="EC Square Sans Pro" w:eastAsia="Times New Roman" w:hAnsi="EC Square Sans Pro" w:cs="Calibri"/>
            <w:sz w:val="20"/>
            <w:szCs w:val="20"/>
            <w:lang w:val="en-US" w:eastAsia="en-GB"/>
          </w:rPr>
          <w:t xml:space="preserve"> </w:t>
        </w:r>
      </w:ins>
      <w:ins w:id="194" w:author="MARELLI Luisa (JRC-ISPRA)" w:date="2025-04-07T14:13:00Z">
        <w:r w:rsidR="29B97FC0" w:rsidRPr="01DC4D3B">
          <w:rPr>
            <w:rFonts w:ascii="EC Square Sans Pro" w:eastAsia="Times New Roman" w:hAnsi="EC Square Sans Pro" w:cs="Calibri"/>
            <w:sz w:val="20"/>
            <w:szCs w:val="20"/>
            <w:lang w:val="en-US" w:eastAsia="en-GB"/>
          </w:rPr>
          <w:t xml:space="preserve">also </w:t>
        </w:r>
      </w:ins>
      <w:ins w:id="195" w:author="MARELLI Luisa (JRC-ISPRA)" w:date="2025-04-07T14:09:00Z">
        <w:r w:rsidR="7F3569F2" w:rsidRPr="01DC4D3B">
          <w:rPr>
            <w:rFonts w:ascii="EC Square Sans Pro" w:eastAsia="Times New Roman" w:hAnsi="EC Square Sans Pro" w:cs="Calibri"/>
            <w:sz w:val="20"/>
            <w:szCs w:val="20"/>
            <w:lang w:val="en-US" w:eastAsia="en-GB"/>
          </w:rPr>
          <w:t>highlights the relevance of</w:t>
        </w:r>
        <w:r w:rsidR="7F3569F2" w:rsidRPr="01DC4D3B">
          <w:rPr>
            <w:rFonts w:ascii="EC Square Sans Pro" w:eastAsia="Times New Roman" w:hAnsi="EC Square Sans Pro" w:cs="Calibri"/>
            <w:sz w:val="20"/>
            <w:szCs w:val="20"/>
            <w:lang w:val="en-US" w:eastAsia="en-GB"/>
            <w:rPrChange w:id="196" w:author="MARELLI Luisa (JRC-ISPRA)" w:date="2025-04-07T14:09:00Z">
              <w:rPr>
                <w:rFonts w:ascii="EC Square Sans Pro" w:eastAsia="Times New Roman" w:hAnsi="EC Square Sans Pro" w:cs="Calibri"/>
                <w:b/>
                <w:bCs/>
                <w:sz w:val="20"/>
                <w:szCs w:val="20"/>
                <w:lang w:val="en-US" w:eastAsia="en-GB"/>
              </w:rPr>
            </w:rPrChange>
          </w:rPr>
          <w:t xml:space="preserve"> </w:t>
        </w:r>
      </w:ins>
      <w:r w:rsidR="089E5CC9" w:rsidRPr="01DC4D3B">
        <w:rPr>
          <w:rFonts w:ascii="EC Square Sans Pro" w:eastAsia="Times New Roman" w:hAnsi="EC Square Sans Pro" w:cs="Calibri"/>
          <w:b/>
          <w:bCs/>
          <w:sz w:val="20"/>
          <w:szCs w:val="20"/>
          <w:lang w:val="en-US" w:eastAsia="en-GB"/>
        </w:rPr>
        <w:t xml:space="preserve">achievement of EGD policy targets </w:t>
      </w:r>
      <w:ins w:id="197" w:author="MARELLI Luisa (JRC-ISPRA)" w:date="2025-04-07T14:10:00Z">
        <w:r w:rsidR="010DE265" w:rsidRPr="01DC4D3B">
          <w:rPr>
            <w:rFonts w:ascii="EC Square Sans Pro" w:eastAsia="Times New Roman" w:hAnsi="EC Square Sans Pro" w:cs="Calibri"/>
            <w:b/>
            <w:bCs/>
            <w:sz w:val="20"/>
            <w:szCs w:val="20"/>
            <w:lang w:val="en-US" w:eastAsia="en-GB"/>
          </w:rPr>
          <w:t xml:space="preserve">to </w:t>
        </w:r>
      </w:ins>
      <w:del w:id="198" w:author="MARELLI Luisa (JRC-ISPRA)" w:date="2025-04-07T14:10:00Z">
        <w:r w:rsidRPr="01DC4D3B" w:rsidDel="21840B71">
          <w:rPr>
            <w:rFonts w:ascii="EC Square Sans Pro" w:eastAsia="Times New Roman" w:hAnsi="EC Square Sans Pro" w:cs="Calibri"/>
            <w:b/>
            <w:bCs/>
            <w:sz w:val="20"/>
            <w:szCs w:val="20"/>
            <w:lang w:val="en-US" w:eastAsia="en-GB"/>
          </w:rPr>
          <w:delText>can effectively support</w:delText>
        </w:r>
      </w:del>
      <w:ins w:id="199" w:author="MARELLI Luisa (JRC-ISPRA)" w:date="2025-04-07T14:10:00Z">
        <w:r w:rsidR="0220D53D" w:rsidRPr="01DC4D3B">
          <w:rPr>
            <w:rFonts w:ascii="EC Square Sans Pro" w:eastAsia="Times New Roman" w:hAnsi="EC Square Sans Pro" w:cs="Calibri"/>
            <w:b/>
            <w:bCs/>
            <w:sz w:val="20"/>
            <w:szCs w:val="20"/>
            <w:lang w:val="en-US" w:eastAsia="en-GB"/>
          </w:rPr>
          <w:t xml:space="preserve">boost </w:t>
        </w:r>
      </w:ins>
      <w:del w:id="200" w:author="MARELLI Luisa (JRC-ISPRA)" w:date="2025-04-07T14:10:00Z">
        <w:r w:rsidRPr="01DC4D3B" w:rsidDel="21840B71">
          <w:rPr>
            <w:rFonts w:ascii="EC Square Sans Pro" w:eastAsia="Times New Roman" w:hAnsi="EC Square Sans Pro" w:cs="Calibri"/>
            <w:b/>
            <w:bCs/>
            <w:sz w:val="20"/>
            <w:szCs w:val="20"/>
            <w:lang w:val="en-US" w:eastAsia="en-GB"/>
          </w:rPr>
          <w:delText xml:space="preserve"> </w:delText>
        </w:r>
      </w:del>
      <w:r w:rsidR="089E5CC9" w:rsidRPr="01DC4D3B">
        <w:rPr>
          <w:rFonts w:ascii="EC Square Sans Pro" w:eastAsia="Times New Roman" w:hAnsi="EC Square Sans Pro" w:cs="Calibri"/>
          <w:b/>
          <w:bCs/>
          <w:sz w:val="20"/>
          <w:szCs w:val="20"/>
          <w:lang w:val="en-US" w:eastAsia="en-GB"/>
        </w:rPr>
        <w:t>the SDGs</w:t>
      </w:r>
      <w:r w:rsidR="089E5CC9" w:rsidRPr="01DC4D3B">
        <w:rPr>
          <w:rFonts w:ascii="EC Square Sans Pro" w:eastAsia="Times New Roman" w:hAnsi="EC Square Sans Pro" w:cs="Calibri"/>
          <w:sz w:val="20"/>
          <w:szCs w:val="20"/>
          <w:lang w:val="en-US" w:eastAsia="en-GB"/>
        </w:rPr>
        <w:t xml:space="preserve">, both directly and indirectly </w:t>
      </w:r>
      <w:del w:id="201" w:author="MARELLI Luisa (JRC-ISPRA)" w:date="2025-04-07T14:10:00Z">
        <w:r w:rsidRPr="01DC4D3B" w:rsidDel="21840B71">
          <w:rPr>
            <w:rFonts w:ascii="EC Square Sans Pro" w:eastAsia="Times New Roman" w:hAnsi="EC Square Sans Pro" w:cs="Calibri"/>
            <w:sz w:val="20"/>
            <w:szCs w:val="20"/>
            <w:lang w:val="en-US" w:eastAsia="en-GB"/>
          </w:rPr>
          <w:delText>thanks to their</w:delText>
        </w:r>
      </w:del>
      <w:ins w:id="202" w:author="MARELLI Luisa (JRC-ISPRA)" w:date="2025-04-07T14:10:00Z">
        <w:r w:rsidR="1EC889A7" w:rsidRPr="01DC4D3B">
          <w:rPr>
            <w:rFonts w:ascii="EC Square Sans Pro" w:eastAsia="Times New Roman" w:hAnsi="EC Square Sans Pro" w:cs="Calibri"/>
            <w:sz w:val="20"/>
            <w:szCs w:val="20"/>
            <w:lang w:val="en-US" w:eastAsia="en-GB"/>
          </w:rPr>
          <w:t>through</w:t>
        </w:r>
      </w:ins>
      <w:r w:rsidR="089E5CC9" w:rsidRPr="01DC4D3B">
        <w:rPr>
          <w:rFonts w:ascii="EC Square Sans Pro" w:eastAsia="Times New Roman" w:hAnsi="EC Square Sans Pro" w:cs="Calibri"/>
          <w:sz w:val="20"/>
          <w:szCs w:val="20"/>
          <w:lang w:val="en-US" w:eastAsia="en-GB"/>
        </w:rPr>
        <w:t xml:space="preserve"> cascading effects</w:t>
      </w:r>
      <w:del w:id="203" w:author="MARELLI Luisa (JRC-ISPRA)" w:date="2025-04-07T14:10:00Z">
        <w:r w:rsidRPr="01DC4D3B" w:rsidDel="21840B71">
          <w:rPr>
            <w:rFonts w:ascii="EC Square Sans Pro" w:eastAsia="Times New Roman" w:hAnsi="EC Square Sans Pro" w:cs="Calibri"/>
            <w:sz w:val="20"/>
            <w:szCs w:val="20"/>
            <w:lang w:val="en-US" w:eastAsia="en-GB"/>
          </w:rPr>
          <w:delText xml:space="preserve"> on other SDGs </w:delText>
        </w:r>
      </w:del>
      <w:r w:rsidR="7C30EBF5" w:rsidRPr="01DC4D3B">
        <w:rPr>
          <w:rFonts w:ascii="EC Square Sans Pro" w:eastAsia="Times New Roman" w:hAnsi="EC Square Sans Pro" w:cs="Calibri"/>
          <w:sz w:val="20"/>
          <w:szCs w:val="20"/>
          <w:lang w:val="en-US" w:eastAsia="en-GB"/>
        </w:rPr>
        <w:t>(</w:t>
      </w:r>
      <w:r w:rsidR="7C30EBF5" w:rsidRPr="01DC4D3B">
        <w:rPr>
          <w:rFonts w:ascii="EC Square Sans Pro" w:eastAsia="Times New Roman" w:hAnsi="EC Square Sans Pro" w:cs="Calibri"/>
          <w:sz w:val="20"/>
          <w:szCs w:val="20"/>
          <w:highlight w:val="yellow"/>
          <w:lang w:val="en-US" w:eastAsia="en-GB"/>
        </w:rPr>
        <w:t>mention the parallel JRC report, as forthcomin</w:t>
      </w:r>
      <w:r w:rsidR="7C30EBF5" w:rsidRPr="01DC4D3B">
        <w:rPr>
          <w:rFonts w:ascii="EC Square Sans Pro" w:eastAsia="Times New Roman" w:hAnsi="EC Square Sans Pro" w:cs="Calibri"/>
          <w:sz w:val="20"/>
          <w:szCs w:val="20"/>
          <w:lang w:val="en-US" w:eastAsia="en-GB"/>
        </w:rPr>
        <w:t>g)</w:t>
      </w:r>
      <w:r w:rsidR="089E5CC9" w:rsidRPr="01DC4D3B">
        <w:rPr>
          <w:rFonts w:ascii="EC Square Sans Pro" w:eastAsia="Times New Roman" w:hAnsi="EC Square Sans Pro" w:cs="Calibri"/>
          <w:sz w:val="20"/>
          <w:szCs w:val="20"/>
          <w:lang w:val="en-US" w:eastAsia="en-GB"/>
        </w:rPr>
        <w:t xml:space="preserve">. For instance, </w:t>
      </w:r>
      <w:ins w:id="204" w:author="MARELLI Luisa (JRC-ISPRA)" w:date="2025-04-07T14:11:00Z">
        <w:r w:rsidR="3EA11C3C" w:rsidRPr="01DC4D3B">
          <w:rPr>
            <w:rFonts w:ascii="EC Square Sans Pro" w:eastAsia="Times New Roman" w:hAnsi="EC Square Sans Pro" w:cs="Calibri"/>
            <w:sz w:val="20"/>
            <w:szCs w:val="20"/>
            <w:lang w:val="en-US" w:eastAsia="en-GB"/>
          </w:rPr>
          <w:t>improvements on air quality obj</w:t>
        </w:r>
      </w:ins>
      <w:ins w:id="205" w:author="MARELLI Luisa (JRC-ISPRA)" w:date="2025-04-07T14:56:00Z">
        <w:r w:rsidR="6E657F55" w:rsidRPr="01DC4D3B">
          <w:rPr>
            <w:rFonts w:ascii="EC Square Sans Pro" w:eastAsia="Times New Roman" w:hAnsi="EC Square Sans Pro" w:cs="Calibri"/>
            <w:sz w:val="20"/>
            <w:szCs w:val="20"/>
            <w:lang w:val="en-US" w:eastAsia="en-GB"/>
          </w:rPr>
          <w:t>e</w:t>
        </w:r>
      </w:ins>
      <w:ins w:id="206" w:author="MARELLI Luisa (JRC-ISPRA)" w:date="2025-04-07T14:11:00Z">
        <w:r w:rsidR="3EA11C3C" w:rsidRPr="01DC4D3B">
          <w:rPr>
            <w:rFonts w:ascii="EC Square Sans Pro" w:eastAsia="Times New Roman" w:hAnsi="EC Square Sans Pro" w:cs="Calibri"/>
            <w:sz w:val="20"/>
            <w:szCs w:val="20"/>
            <w:lang w:val="en-US" w:eastAsia="en-GB"/>
          </w:rPr>
          <w:t>ctives (</w:t>
        </w:r>
        <w:r w:rsidR="3EA11C3C" w:rsidRPr="01DC4D3B">
          <w:rPr>
            <w:rFonts w:ascii="EC Square Sans Pro" w:eastAsia="Times New Roman" w:hAnsi="EC Square Sans Pro" w:cs="Calibri"/>
            <w:i/>
            <w:iCs/>
            <w:sz w:val="20"/>
            <w:szCs w:val="20"/>
            <w:lang w:val="en-US" w:eastAsia="en-GB"/>
          </w:rPr>
          <w:t xml:space="preserve">Zero Pollution Action Plan </w:t>
        </w:r>
        <w:r w:rsidR="3EA11C3C" w:rsidRPr="01DC4D3B">
          <w:rPr>
            <w:rFonts w:ascii="EC Square Sans Pro" w:eastAsia="Times New Roman" w:hAnsi="EC Square Sans Pro" w:cs="Calibri"/>
            <w:sz w:val="20"/>
            <w:szCs w:val="20"/>
            <w:lang w:val="en-US" w:eastAsia="en-GB"/>
          </w:rPr>
          <w:t>and</w:t>
        </w:r>
        <w:r w:rsidR="3EA11C3C" w:rsidRPr="01DC4D3B">
          <w:rPr>
            <w:rFonts w:ascii="EC Square Sans Pro" w:eastAsia="Times New Roman" w:hAnsi="EC Square Sans Pro" w:cs="Calibri"/>
            <w:i/>
            <w:iCs/>
            <w:sz w:val="20"/>
            <w:szCs w:val="20"/>
            <w:lang w:val="en-US" w:eastAsia="en-GB"/>
          </w:rPr>
          <w:t xml:space="preserve"> </w:t>
        </w:r>
        <w:r w:rsidR="3EA11C3C" w:rsidRPr="01DC4D3B">
          <w:rPr>
            <w:rFonts w:ascii="EC Square Sans Pro" w:eastAsia="Times New Roman" w:hAnsi="EC Square Sans Pro" w:cs="Calibri"/>
            <w:sz w:val="20"/>
            <w:szCs w:val="20"/>
            <w:lang w:val="en-US" w:eastAsia="en-GB"/>
          </w:rPr>
          <w:t>revised</w:t>
        </w:r>
        <w:r w:rsidR="3EA11C3C" w:rsidRPr="01DC4D3B">
          <w:rPr>
            <w:rFonts w:ascii="EC Square Sans Pro" w:eastAsia="Times New Roman" w:hAnsi="EC Square Sans Pro" w:cs="Calibri"/>
            <w:i/>
            <w:iCs/>
            <w:sz w:val="20"/>
            <w:szCs w:val="20"/>
            <w:lang w:val="en-US" w:eastAsia="en-GB"/>
          </w:rPr>
          <w:t xml:space="preserve"> Ambient Air Quality Directive</w:t>
        </w:r>
        <w:r w:rsidR="3EA11C3C" w:rsidRPr="01DC4D3B">
          <w:rPr>
            <w:rFonts w:ascii="EC Square Sans Pro" w:eastAsia="Times New Roman" w:hAnsi="EC Square Sans Pro" w:cs="Calibri"/>
            <w:sz w:val="20"/>
            <w:szCs w:val="20"/>
            <w:lang w:val="en-US" w:eastAsia="en-GB"/>
          </w:rPr>
          <w:t>) bring</w:t>
        </w:r>
      </w:ins>
      <w:del w:id="207" w:author="MARELLI Luisa (JRC-ISPRA)" w:date="2025-04-07T14:11:00Z">
        <w:r w:rsidRPr="01DC4D3B" w:rsidDel="21840B71">
          <w:rPr>
            <w:rFonts w:ascii="EC Square Sans Pro" w:eastAsia="Times New Roman" w:hAnsi="EC Square Sans Pro" w:cs="Calibri"/>
            <w:sz w:val="20"/>
            <w:szCs w:val="20"/>
            <w:lang w:val="en-US" w:eastAsia="en-GB"/>
          </w:rPr>
          <w:delText>a</w:delText>
        </w:r>
      </w:del>
      <w:r w:rsidR="089E5CC9" w:rsidRPr="01DC4D3B">
        <w:rPr>
          <w:rFonts w:ascii="EC Square Sans Pro" w:eastAsia="Times New Roman" w:hAnsi="EC Square Sans Pro" w:cs="Calibri"/>
          <w:sz w:val="20"/>
          <w:szCs w:val="20"/>
          <w:lang w:val="en-US" w:eastAsia="en-GB"/>
        </w:rPr>
        <w:t xml:space="preserve"> positive contribution </w:t>
      </w:r>
      <w:del w:id="208" w:author="MARELLI Luisa (JRC-ISPRA)" w:date="2025-04-07T14:11:00Z">
        <w:r w:rsidRPr="01DC4D3B" w:rsidDel="21840B71">
          <w:rPr>
            <w:rFonts w:ascii="EC Square Sans Pro" w:eastAsia="Times New Roman" w:hAnsi="EC Square Sans Pro" w:cs="Calibri"/>
            <w:sz w:val="20"/>
            <w:szCs w:val="20"/>
            <w:lang w:val="en-US" w:eastAsia="en-GB"/>
          </w:rPr>
          <w:delText xml:space="preserve">is given </w:delText>
        </w:r>
      </w:del>
      <w:r w:rsidR="089E5CC9" w:rsidRPr="01DC4D3B">
        <w:rPr>
          <w:rFonts w:ascii="EC Square Sans Pro" w:eastAsia="Times New Roman" w:hAnsi="EC Square Sans Pro" w:cs="Calibri"/>
          <w:sz w:val="20"/>
          <w:szCs w:val="20"/>
          <w:lang w:val="en-US" w:eastAsia="en-GB"/>
        </w:rPr>
        <w:t xml:space="preserve">to </w:t>
      </w:r>
      <w:ins w:id="209" w:author="MARELLI Luisa (JRC-ISPRA)" w:date="2025-04-07T14:11:00Z">
        <w:r w:rsidR="375D28D6" w:rsidRPr="01DC4D3B">
          <w:rPr>
            <w:rFonts w:ascii="EC Square Sans Pro" w:eastAsia="Times New Roman" w:hAnsi="EC Square Sans Pro" w:cs="Calibri"/>
            <w:sz w:val="20"/>
            <w:szCs w:val="20"/>
            <w:lang w:val="en-US" w:eastAsia="en-GB"/>
          </w:rPr>
          <w:t xml:space="preserve">the </w:t>
        </w:r>
      </w:ins>
      <w:ins w:id="210" w:author="MARELLI Luisa (JRC-ISPRA)" w:date="2025-04-07T14:12:00Z">
        <w:r w:rsidR="375D28D6" w:rsidRPr="01DC4D3B">
          <w:rPr>
            <w:rFonts w:ascii="EC Square Sans Pro" w:eastAsia="Times New Roman" w:hAnsi="EC Square Sans Pro" w:cs="Calibri"/>
            <w:sz w:val="20"/>
            <w:szCs w:val="20"/>
            <w:lang w:val="en-US" w:eastAsia="en-GB"/>
          </w:rPr>
          <w:t xml:space="preserve">achievement of </w:t>
        </w:r>
      </w:ins>
      <w:r w:rsidR="089E5CC9" w:rsidRPr="01DC4D3B">
        <w:rPr>
          <w:rFonts w:ascii="EC Square Sans Pro" w:eastAsia="Times New Roman" w:hAnsi="EC Square Sans Pro" w:cs="Calibri"/>
          <w:b/>
          <w:bCs/>
          <w:sz w:val="20"/>
          <w:szCs w:val="20"/>
          <w:lang w:val="en-US" w:eastAsia="en-GB"/>
        </w:rPr>
        <w:t>SDG 3</w:t>
      </w:r>
      <w:r w:rsidR="089E5CC9" w:rsidRPr="01DC4D3B">
        <w:rPr>
          <w:rFonts w:ascii="EC Square Sans Pro" w:eastAsia="Times New Roman" w:hAnsi="EC Square Sans Pro" w:cs="Calibri"/>
          <w:sz w:val="20"/>
          <w:szCs w:val="20"/>
          <w:lang w:val="en-US" w:eastAsia="en-GB"/>
        </w:rPr>
        <w:t xml:space="preserve"> on </w:t>
      </w:r>
      <w:r w:rsidR="089E5CC9" w:rsidRPr="01DC4D3B">
        <w:rPr>
          <w:rFonts w:ascii="EC Square Sans Pro" w:eastAsia="Times New Roman" w:hAnsi="EC Square Sans Pro" w:cs="Calibri"/>
          <w:b/>
          <w:bCs/>
          <w:sz w:val="20"/>
          <w:szCs w:val="20"/>
          <w:lang w:val="en-US" w:eastAsia="en-GB"/>
        </w:rPr>
        <w:t>health</w:t>
      </w:r>
      <w:del w:id="211" w:author="MARELLI Luisa (JRC-ISPRA)" w:date="2025-04-07T14:12:00Z">
        <w:r w:rsidRPr="01DC4D3B" w:rsidDel="21840B71">
          <w:rPr>
            <w:rFonts w:ascii="EC Square Sans Pro" w:eastAsia="Times New Roman" w:hAnsi="EC Square Sans Pro" w:cs="Calibri"/>
            <w:sz w:val="20"/>
            <w:szCs w:val="20"/>
            <w:lang w:val="en-US" w:eastAsia="en-GB"/>
          </w:rPr>
          <w:delText xml:space="preserve">, thanks to the </w:delText>
        </w:r>
      </w:del>
      <w:del w:id="212" w:author="MARELLI Luisa (JRC-ISPRA)" w:date="2025-04-07T14:11:00Z">
        <w:r w:rsidRPr="01DC4D3B" w:rsidDel="21840B71">
          <w:rPr>
            <w:rFonts w:ascii="EC Square Sans Pro" w:eastAsia="Times New Roman" w:hAnsi="EC Square Sans Pro" w:cs="Calibri"/>
            <w:sz w:val="20"/>
            <w:szCs w:val="20"/>
            <w:lang w:val="en-US" w:eastAsia="en-GB"/>
          </w:rPr>
          <w:delText>improvements on air quality (</w:delText>
        </w:r>
        <w:r w:rsidRPr="01DC4D3B" w:rsidDel="21840B71">
          <w:rPr>
            <w:rFonts w:ascii="EC Square Sans Pro" w:eastAsia="Times New Roman" w:hAnsi="EC Square Sans Pro" w:cs="Calibri"/>
            <w:i/>
            <w:iCs/>
            <w:sz w:val="20"/>
            <w:szCs w:val="20"/>
            <w:lang w:val="en-US" w:eastAsia="en-GB"/>
          </w:rPr>
          <w:delText xml:space="preserve">Zero Pollution Action Plan </w:delText>
        </w:r>
        <w:r w:rsidRPr="01DC4D3B" w:rsidDel="21840B71">
          <w:rPr>
            <w:rFonts w:ascii="EC Square Sans Pro" w:eastAsia="Times New Roman" w:hAnsi="EC Square Sans Pro" w:cs="Calibri"/>
            <w:sz w:val="20"/>
            <w:szCs w:val="20"/>
            <w:lang w:val="en-US" w:eastAsia="en-GB"/>
          </w:rPr>
          <w:delText>and</w:delText>
        </w:r>
        <w:r w:rsidRPr="01DC4D3B" w:rsidDel="21840B71">
          <w:rPr>
            <w:rFonts w:ascii="EC Square Sans Pro" w:eastAsia="Times New Roman" w:hAnsi="EC Square Sans Pro" w:cs="Calibri"/>
            <w:i/>
            <w:iCs/>
            <w:sz w:val="20"/>
            <w:szCs w:val="20"/>
            <w:lang w:val="en-US" w:eastAsia="en-GB"/>
          </w:rPr>
          <w:delText xml:space="preserve"> </w:delText>
        </w:r>
        <w:r w:rsidRPr="01DC4D3B" w:rsidDel="21840B71">
          <w:rPr>
            <w:rFonts w:ascii="EC Square Sans Pro" w:eastAsia="Times New Roman" w:hAnsi="EC Square Sans Pro" w:cs="Calibri"/>
            <w:sz w:val="20"/>
            <w:szCs w:val="20"/>
            <w:lang w:val="en-US" w:eastAsia="en-GB"/>
          </w:rPr>
          <w:delText>revised</w:delText>
        </w:r>
        <w:r w:rsidRPr="01DC4D3B" w:rsidDel="21840B71">
          <w:rPr>
            <w:rFonts w:ascii="EC Square Sans Pro" w:eastAsia="Times New Roman" w:hAnsi="EC Square Sans Pro" w:cs="Calibri"/>
            <w:i/>
            <w:iCs/>
            <w:sz w:val="20"/>
            <w:szCs w:val="20"/>
            <w:lang w:val="en-US" w:eastAsia="en-GB"/>
          </w:rPr>
          <w:delText xml:space="preserve"> Ambient Air Quality Directive</w:delText>
        </w:r>
        <w:r w:rsidRPr="01DC4D3B" w:rsidDel="21840B71">
          <w:rPr>
            <w:rFonts w:ascii="EC Square Sans Pro" w:eastAsia="Times New Roman" w:hAnsi="EC Square Sans Pro" w:cs="Calibri"/>
            <w:sz w:val="20"/>
            <w:szCs w:val="20"/>
            <w:lang w:val="en-US" w:eastAsia="en-GB"/>
          </w:rPr>
          <w:delText>).</w:delText>
        </w:r>
      </w:del>
      <w:r w:rsidR="089E5CC9" w:rsidRPr="01DC4D3B">
        <w:rPr>
          <w:rFonts w:ascii="EC Square Sans Pro" w:eastAsia="Times New Roman" w:hAnsi="EC Square Sans Pro" w:cs="Calibri"/>
          <w:sz w:val="20"/>
          <w:szCs w:val="20"/>
          <w:lang w:val="en-US" w:eastAsia="en-GB"/>
        </w:rPr>
        <w:t xml:space="preserve"> </w:t>
      </w:r>
    </w:p>
    <w:p w14:paraId="141C0E39" w14:textId="51EB895D" w:rsidR="00D24399" w:rsidRPr="00D24399" w:rsidRDefault="11AF5210" w:rsidP="6353057B">
      <w:pPr>
        <w:spacing w:before="120" w:after="120" w:line="256" w:lineRule="auto"/>
        <w:jc w:val="both"/>
        <w:textAlignment w:val="baseline"/>
        <w:rPr>
          <w:ins w:id="213" w:author="MARELLI Luisa (JRC-ISPRA)" w:date="2025-04-07T15:44:00Z"/>
          <w:rFonts w:ascii="EC Square Sans Pro" w:eastAsia="Times New Roman" w:hAnsi="EC Square Sans Pro" w:cs="Calibri"/>
          <w:sz w:val="20"/>
          <w:szCs w:val="20"/>
          <w:lang w:val="en-US" w:eastAsia="en-GB"/>
        </w:rPr>
      </w:pPr>
      <w:ins w:id="214" w:author="MARELLI Luisa (JRC-ISPRA)" w:date="2025-04-07T15:00:00Z">
        <w:r w:rsidRPr="6353057B">
          <w:rPr>
            <w:rFonts w:ascii="EC Square Sans Pro" w:eastAsia="Times New Roman" w:hAnsi="EC Square Sans Pro" w:cs="Calibri"/>
            <w:sz w:val="20"/>
            <w:szCs w:val="20"/>
            <w:lang w:val="en-US" w:eastAsia="en-GB"/>
          </w:rPr>
          <w:t>In particular, t</w:t>
        </w:r>
      </w:ins>
      <w:ins w:id="215" w:author="MARELLI Luisa (JRC-ISPRA)" w:date="2025-04-07T14:54:00Z">
        <w:r w:rsidR="4D8EA25C" w:rsidRPr="6353057B">
          <w:rPr>
            <w:rFonts w:ascii="EC Square Sans Pro" w:eastAsia="Times New Roman" w:hAnsi="EC Square Sans Pro" w:cs="Calibri"/>
            <w:sz w:val="20"/>
            <w:szCs w:val="20"/>
            <w:lang w:val="en-US" w:eastAsia="en-GB"/>
          </w:rPr>
          <w:t xml:space="preserve">he </w:t>
        </w:r>
        <w:r w:rsidR="2A28F6ED" w:rsidRPr="6353057B">
          <w:rPr>
            <w:rFonts w:ascii="EC Square Sans Pro" w:eastAsia="Times New Roman" w:hAnsi="EC Square Sans Pro" w:cs="Calibri"/>
            <w:sz w:val="20"/>
            <w:szCs w:val="20"/>
            <w:lang w:val="en-US" w:eastAsia="en-GB"/>
          </w:rPr>
          <w:t xml:space="preserve">results of the </w:t>
        </w:r>
      </w:ins>
      <w:ins w:id="216" w:author="MARELLI Luisa (JRC-ISPRA)" w:date="2025-04-07T14:55:00Z">
        <w:r w:rsidR="2E09E1E7" w:rsidRPr="6353057B">
          <w:rPr>
            <w:rFonts w:ascii="EC Square Sans Pro" w:eastAsia="Times New Roman" w:hAnsi="EC Square Sans Pro" w:cs="Calibri"/>
            <w:sz w:val="20"/>
            <w:szCs w:val="20"/>
            <w:lang w:val="en-US" w:eastAsia="en-GB"/>
          </w:rPr>
          <w:t xml:space="preserve">2025 </w:t>
        </w:r>
      </w:ins>
      <w:ins w:id="217" w:author="MARELLI Luisa (JRC-ISPRA)" w:date="2025-04-07T14:52:00Z">
        <w:r w:rsidR="259DD9F6" w:rsidRPr="6353057B">
          <w:rPr>
            <w:rFonts w:ascii="EC Square Sans Pro" w:eastAsia="Times New Roman" w:hAnsi="EC Square Sans Pro" w:cs="Calibri"/>
            <w:sz w:val="20"/>
            <w:szCs w:val="20"/>
            <w:lang w:val="en-US" w:eastAsia="en-GB"/>
          </w:rPr>
          <w:t xml:space="preserve">assessment of </w:t>
        </w:r>
      </w:ins>
      <w:ins w:id="218" w:author="MARELLI Luisa (JRC-ISPRA)" w:date="2025-04-07T14:53:00Z">
        <w:r w:rsidR="134359AD" w:rsidRPr="6353057B">
          <w:rPr>
            <w:rFonts w:ascii="EC Square Sans Pro" w:eastAsia="Times New Roman" w:hAnsi="EC Square Sans Pro" w:cs="Calibri"/>
            <w:sz w:val="20"/>
            <w:szCs w:val="20"/>
            <w:lang w:val="en-US" w:eastAsia="en-GB"/>
          </w:rPr>
          <w:t>progress towards</w:t>
        </w:r>
      </w:ins>
      <w:ins w:id="219" w:author="MARELLI Luisa (JRC-ISPRA)" w:date="2025-04-07T14:54:00Z">
        <w:r w:rsidR="47E67B76" w:rsidRPr="6353057B">
          <w:rPr>
            <w:rFonts w:ascii="EC Square Sans Pro" w:eastAsia="Times New Roman" w:hAnsi="EC Square Sans Pro" w:cs="Calibri"/>
            <w:sz w:val="20"/>
            <w:szCs w:val="20"/>
            <w:lang w:val="en-US" w:eastAsia="en-GB"/>
          </w:rPr>
          <w:t xml:space="preserve"> EGD</w:t>
        </w:r>
      </w:ins>
      <w:ins w:id="220" w:author="MARELLI Luisa (JRC-ISPRA)" w:date="2025-04-07T14:56:00Z">
        <w:r w:rsidR="13B943B3" w:rsidRPr="6353057B">
          <w:rPr>
            <w:rFonts w:ascii="EC Square Sans Pro" w:eastAsia="Times New Roman" w:hAnsi="EC Square Sans Pro" w:cs="Calibri"/>
            <w:sz w:val="20"/>
            <w:szCs w:val="20"/>
            <w:lang w:val="en-US" w:eastAsia="en-GB"/>
          </w:rPr>
          <w:t xml:space="preserve"> targets</w:t>
        </w:r>
      </w:ins>
      <w:ins w:id="221" w:author="MARELLI Luisa (JRC-ISPRA)" w:date="2025-04-07T14:54:00Z">
        <w:r w:rsidR="0F392DC1" w:rsidRPr="6353057B">
          <w:rPr>
            <w:rFonts w:ascii="EC Square Sans Pro" w:eastAsia="Times New Roman" w:hAnsi="EC Square Sans Pro" w:cs="Calibri"/>
            <w:sz w:val="20"/>
            <w:szCs w:val="20"/>
            <w:lang w:val="en-US" w:eastAsia="en-GB"/>
          </w:rPr>
          <w:t xml:space="preserve"> carried out by the JRC</w:t>
        </w:r>
      </w:ins>
      <w:ins w:id="222" w:author="MARELLI Luisa (JRC-ISPRA)" w:date="2025-04-07T14:55:00Z">
        <w:r w:rsidR="19BE213A" w:rsidRPr="6353057B">
          <w:rPr>
            <w:rFonts w:ascii="EC Square Sans Pro" w:eastAsia="Times New Roman" w:hAnsi="EC Square Sans Pro" w:cs="Calibri"/>
            <w:sz w:val="20"/>
            <w:szCs w:val="20"/>
            <w:lang w:val="en-US" w:eastAsia="en-GB"/>
          </w:rPr>
          <w:t xml:space="preserve"> [</w:t>
        </w:r>
        <w:r w:rsidR="19BE213A" w:rsidRPr="6353057B">
          <w:rPr>
            <w:rFonts w:ascii="EC Square Sans Pro" w:hAnsi="EC Square Sans Pro"/>
            <w:sz w:val="20"/>
            <w:szCs w:val="20"/>
            <w:lang w:val="en-GB"/>
          </w:rPr>
          <w:t>40]</w:t>
        </w:r>
      </w:ins>
      <w:ins w:id="223" w:author="MARELLI Luisa (JRC-ISPRA)" w:date="2025-04-07T14:54:00Z">
        <w:r w:rsidR="0F392DC1" w:rsidRPr="6353057B">
          <w:rPr>
            <w:rFonts w:ascii="EC Square Sans Pro" w:eastAsia="Times New Roman" w:hAnsi="EC Square Sans Pro" w:cs="Calibri"/>
            <w:sz w:val="20"/>
            <w:szCs w:val="20"/>
            <w:lang w:val="en-US" w:eastAsia="en-GB"/>
          </w:rPr>
          <w:t xml:space="preserve"> </w:t>
        </w:r>
      </w:ins>
      <w:ins w:id="224" w:author="MARELLI Luisa (JRC-ISPRA)" w:date="2025-04-07T14:59:00Z">
        <w:r w:rsidR="57A7F822" w:rsidRPr="6353057B">
          <w:rPr>
            <w:rFonts w:ascii="EC Square Sans Pro" w:eastAsia="Times New Roman" w:hAnsi="EC Square Sans Pro" w:cs="Calibri"/>
            <w:sz w:val="20"/>
            <w:szCs w:val="20"/>
            <w:lang w:val="en-US" w:eastAsia="en-GB"/>
          </w:rPr>
          <w:t xml:space="preserve">can be looked through the “SDGs lens” to </w:t>
        </w:r>
      </w:ins>
      <w:ins w:id="225" w:author="MARELLI Luisa (JRC-ISPRA)" w:date="2025-04-07T15:10:00Z">
        <w:r w:rsidR="153C87BF" w:rsidRPr="6353057B">
          <w:rPr>
            <w:rFonts w:ascii="EC Square Sans Pro" w:eastAsia="Times New Roman" w:hAnsi="EC Square Sans Pro" w:cs="Calibri"/>
            <w:sz w:val="20"/>
            <w:szCs w:val="20"/>
            <w:lang w:val="en-US" w:eastAsia="en-GB"/>
          </w:rPr>
          <w:t xml:space="preserve">see </w:t>
        </w:r>
      </w:ins>
      <w:ins w:id="226" w:author="MARELLI Luisa (JRC-ISPRA)" w:date="2025-04-07T15:11:00Z">
        <w:r w:rsidR="153C87BF" w:rsidRPr="6353057B">
          <w:rPr>
            <w:rFonts w:ascii="EC Square Sans Pro" w:eastAsia="Times New Roman" w:hAnsi="EC Square Sans Pro" w:cs="Calibri"/>
            <w:sz w:val="20"/>
            <w:szCs w:val="20"/>
            <w:lang w:val="en-US" w:eastAsia="en-GB"/>
          </w:rPr>
          <w:t xml:space="preserve">where </w:t>
        </w:r>
      </w:ins>
      <w:ins w:id="227" w:author="MARELLI Luisa (JRC-ISPRA)" w:date="2025-04-07T15:13:00Z">
        <w:r w:rsidR="1944742E" w:rsidRPr="6353057B">
          <w:rPr>
            <w:rFonts w:ascii="EC Square Sans Pro" w:eastAsia="Times New Roman" w:hAnsi="EC Square Sans Pro" w:cs="Calibri"/>
            <w:sz w:val="20"/>
            <w:szCs w:val="20"/>
            <w:lang w:val="en-US" w:eastAsia="en-GB"/>
          </w:rPr>
          <w:t xml:space="preserve">the two </w:t>
        </w:r>
      </w:ins>
      <w:ins w:id="228" w:author="MARELLI Luisa (JRC-ISPRA)" w:date="2025-04-07T15:11:00Z">
        <w:r w:rsidR="153C87BF" w:rsidRPr="6353057B">
          <w:rPr>
            <w:rFonts w:ascii="EC Square Sans Pro" w:eastAsia="Times New Roman" w:hAnsi="EC Square Sans Pro" w:cs="Calibri"/>
            <w:sz w:val="20"/>
            <w:szCs w:val="20"/>
            <w:lang w:val="en-US" w:eastAsia="en-GB"/>
          </w:rPr>
          <w:t>framework</w:t>
        </w:r>
      </w:ins>
      <w:ins w:id="229" w:author="MARELLI Luisa (JRC-ISPRA)" w:date="2025-04-07T15:13:00Z">
        <w:r w:rsidR="346E6A6C" w:rsidRPr="6353057B">
          <w:rPr>
            <w:rFonts w:ascii="EC Square Sans Pro" w:eastAsia="Times New Roman" w:hAnsi="EC Square Sans Pro" w:cs="Calibri"/>
            <w:sz w:val="20"/>
            <w:szCs w:val="20"/>
            <w:lang w:val="en-US" w:eastAsia="en-GB"/>
          </w:rPr>
          <w:t>s are</w:t>
        </w:r>
      </w:ins>
      <w:ins w:id="230" w:author="MARELLI Luisa (JRC-ISPRA)" w:date="2025-04-07T15:11:00Z">
        <w:r w:rsidR="153C87BF" w:rsidRPr="6353057B">
          <w:rPr>
            <w:rFonts w:ascii="EC Square Sans Pro" w:eastAsia="Times New Roman" w:hAnsi="EC Square Sans Pro" w:cs="Calibri"/>
            <w:sz w:val="20"/>
            <w:szCs w:val="20"/>
            <w:lang w:val="en-US" w:eastAsia="en-GB"/>
          </w:rPr>
          <w:t xml:space="preserve"> mutually rei</w:t>
        </w:r>
      </w:ins>
      <w:ins w:id="231" w:author="MARELLI Luisa (JRC-ISPRA)" w:date="2025-04-07T15:12:00Z">
        <w:r w:rsidR="1CA12989" w:rsidRPr="6353057B">
          <w:rPr>
            <w:rFonts w:ascii="EC Square Sans Pro" w:eastAsia="Times New Roman" w:hAnsi="EC Square Sans Pro" w:cs="Calibri"/>
            <w:sz w:val="20"/>
            <w:szCs w:val="20"/>
            <w:lang w:val="en-US" w:eastAsia="en-GB"/>
          </w:rPr>
          <w:t>n</w:t>
        </w:r>
      </w:ins>
      <w:ins w:id="232" w:author="MARELLI Luisa (JRC-ISPRA)" w:date="2025-04-07T15:11:00Z">
        <w:r w:rsidR="153C87BF" w:rsidRPr="6353057B">
          <w:rPr>
            <w:rFonts w:ascii="EC Square Sans Pro" w:eastAsia="Times New Roman" w:hAnsi="EC Square Sans Pro" w:cs="Calibri"/>
            <w:sz w:val="20"/>
            <w:szCs w:val="20"/>
            <w:lang w:val="en-US" w:eastAsia="en-GB"/>
          </w:rPr>
          <w:t>forcin</w:t>
        </w:r>
      </w:ins>
      <w:ins w:id="233" w:author="MARELLI Luisa (JRC-ISPRA)" w:date="2025-04-07T15:12:00Z">
        <w:r w:rsidR="60E59E65" w:rsidRPr="6353057B">
          <w:rPr>
            <w:rFonts w:ascii="EC Square Sans Pro" w:eastAsia="Times New Roman" w:hAnsi="EC Square Sans Pro" w:cs="Calibri"/>
            <w:sz w:val="20"/>
            <w:szCs w:val="20"/>
            <w:lang w:val="en-US" w:eastAsia="en-GB"/>
          </w:rPr>
          <w:t>g</w:t>
        </w:r>
      </w:ins>
      <w:ins w:id="234" w:author="MARELLI Luisa (JRC-ISPRA)" w:date="2025-04-07T15:35:00Z">
        <w:r w:rsidR="1F0A976F" w:rsidRPr="6353057B">
          <w:rPr>
            <w:rFonts w:ascii="EC Square Sans Pro" w:eastAsia="Times New Roman" w:hAnsi="EC Square Sans Pro" w:cs="Calibri"/>
            <w:sz w:val="20"/>
            <w:szCs w:val="20"/>
            <w:lang w:val="en-US" w:eastAsia="en-GB"/>
          </w:rPr>
          <w:t>/</w:t>
        </w:r>
      </w:ins>
      <w:ins w:id="235" w:author="MARELLI Luisa (JRC-ISPRA)" w:date="2025-04-07T15:43:00Z">
        <w:r w:rsidR="686C457D" w:rsidRPr="6353057B">
          <w:rPr>
            <w:rFonts w:ascii="EC Square Sans Pro" w:eastAsia="Times New Roman" w:hAnsi="EC Square Sans Pro" w:cs="Calibri"/>
            <w:sz w:val="20"/>
            <w:szCs w:val="20"/>
            <w:lang w:val="en-US" w:eastAsia="en-GB"/>
          </w:rPr>
          <w:t>weakening</w:t>
        </w:r>
      </w:ins>
      <w:ins w:id="236" w:author="MARELLI Luisa (JRC-ISPRA)" w:date="2025-04-07T15:13:00Z">
        <w:r w:rsidR="60E59E65" w:rsidRPr="6353057B">
          <w:rPr>
            <w:rFonts w:ascii="EC Square Sans Pro" w:eastAsia="Times New Roman" w:hAnsi="EC Square Sans Pro" w:cs="Calibri"/>
            <w:sz w:val="20"/>
            <w:szCs w:val="20"/>
            <w:lang w:val="en-US" w:eastAsia="en-GB"/>
          </w:rPr>
          <w:t xml:space="preserve"> (i.e. where and how EGD</w:t>
        </w:r>
      </w:ins>
      <w:ins w:id="237" w:author="MARELLI Luisa (JRC-ISPRA)" w:date="2025-04-07T15:35:00Z">
        <w:r w:rsidR="21AAC0E0" w:rsidRPr="6353057B">
          <w:rPr>
            <w:rFonts w:ascii="EC Square Sans Pro" w:eastAsia="Times New Roman" w:hAnsi="EC Square Sans Pro" w:cs="Calibri"/>
            <w:sz w:val="20"/>
            <w:szCs w:val="20"/>
            <w:lang w:val="en-US" w:eastAsia="en-GB"/>
          </w:rPr>
          <w:t xml:space="preserve"> </w:t>
        </w:r>
      </w:ins>
      <w:ins w:id="238" w:author="MARELLI Luisa (JRC-ISPRA)" w:date="2025-04-07T15:43:00Z">
        <w:r w:rsidR="67D45E98" w:rsidRPr="6353057B">
          <w:rPr>
            <w:rFonts w:ascii="EC Square Sans Pro" w:eastAsia="Times New Roman" w:hAnsi="EC Square Sans Pro" w:cs="Calibri"/>
            <w:sz w:val="20"/>
            <w:szCs w:val="20"/>
            <w:lang w:val="en-US" w:eastAsia="en-GB"/>
          </w:rPr>
          <w:t xml:space="preserve">progress </w:t>
        </w:r>
      </w:ins>
      <w:ins w:id="239" w:author="MARELLI Luisa (JRC-ISPRA)" w:date="2025-04-07T15:35:00Z">
        <w:r w:rsidR="21AAC0E0" w:rsidRPr="6353057B">
          <w:rPr>
            <w:rFonts w:ascii="EC Square Sans Pro" w:eastAsia="Times New Roman" w:hAnsi="EC Square Sans Pro" w:cs="Calibri"/>
            <w:sz w:val="20"/>
            <w:szCs w:val="20"/>
            <w:lang w:val="en-US" w:eastAsia="en-GB"/>
          </w:rPr>
          <w:t>are affecting</w:t>
        </w:r>
      </w:ins>
      <w:ins w:id="240" w:author="MARELLI Luisa (JRC-ISPRA)" w:date="2025-04-07T15:43:00Z">
        <w:r w:rsidR="5446C7E7" w:rsidRPr="6353057B">
          <w:rPr>
            <w:rFonts w:ascii="EC Square Sans Pro" w:eastAsia="Times New Roman" w:hAnsi="EC Square Sans Pro" w:cs="Calibri"/>
            <w:sz w:val="20"/>
            <w:szCs w:val="20"/>
            <w:lang w:val="en-US" w:eastAsia="en-GB"/>
          </w:rPr>
          <w:t xml:space="preserve"> SDGs</w:t>
        </w:r>
      </w:ins>
      <w:ins w:id="241" w:author="MARELLI Luisa (JRC-ISPRA)" w:date="2025-04-07T15:44:00Z">
        <w:r w:rsidR="5446C7E7" w:rsidRPr="6353057B">
          <w:rPr>
            <w:rFonts w:ascii="EC Square Sans Pro" w:eastAsia="Times New Roman" w:hAnsi="EC Square Sans Pro" w:cs="Calibri"/>
            <w:sz w:val="20"/>
            <w:szCs w:val="20"/>
            <w:lang w:val="en-US" w:eastAsia="en-GB"/>
          </w:rPr>
          <w:t>).</w:t>
        </w:r>
      </w:ins>
      <w:ins w:id="242" w:author="MARELLI Luisa (JRC-ISPRA)" w:date="2025-04-07T15:13:00Z">
        <w:r w:rsidR="60E59E65" w:rsidRPr="6353057B">
          <w:rPr>
            <w:rFonts w:ascii="EC Square Sans Pro" w:eastAsia="Times New Roman" w:hAnsi="EC Square Sans Pro" w:cs="Calibri"/>
            <w:sz w:val="20"/>
            <w:szCs w:val="20"/>
            <w:lang w:val="en-US" w:eastAsia="en-GB"/>
          </w:rPr>
          <w:t xml:space="preserve"> </w:t>
        </w:r>
      </w:ins>
    </w:p>
    <w:p w14:paraId="44CD4A3D" w14:textId="6B1054B7" w:rsidR="00D24399" w:rsidRPr="00D24399" w:rsidRDefault="00D24399" w:rsidP="6353057B">
      <w:pPr>
        <w:spacing w:before="120" w:after="120" w:line="256" w:lineRule="auto"/>
        <w:jc w:val="both"/>
        <w:textAlignment w:val="baseline"/>
        <w:rPr>
          <w:ins w:id="243" w:author="MARELLI Luisa (JRC-ISPRA)" w:date="2025-04-07T15:51:00Z"/>
          <w:rFonts w:ascii="EC Square Sans Pro" w:eastAsia="Times New Roman" w:hAnsi="EC Square Sans Pro" w:cs="Calibri"/>
          <w:sz w:val="20"/>
          <w:szCs w:val="20"/>
          <w:lang w:val="en-US" w:eastAsia="en-GB"/>
        </w:rPr>
      </w:pPr>
    </w:p>
    <w:p w14:paraId="3B2CD913" w14:textId="618B520A" w:rsidR="00D24399" w:rsidRPr="00D24399" w:rsidRDefault="1E4C4066" w:rsidP="6353057B">
      <w:pPr>
        <w:spacing w:before="120" w:after="120" w:line="256" w:lineRule="auto"/>
        <w:jc w:val="both"/>
        <w:textAlignment w:val="baseline"/>
        <w:rPr>
          <w:ins w:id="244" w:author="MARELLI Luisa (JRC-ISPRA)" w:date="2025-04-07T16:36:00Z"/>
          <w:rFonts w:ascii="EC Square Sans Pro" w:eastAsia="Times New Roman" w:hAnsi="EC Square Sans Pro" w:cs="Calibri"/>
          <w:i/>
          <w:iCs/>
          <w:sz w:val="20"/>
          <w:szCs w:val="20"/>
          <w:lang w:val="en-US" w:eastAsia="en-GB"/>
          <w:rPrChange w:id="245" w:author="MARELLI Luisa (JRC-ISPRA)" w:date="2025-04-07T16:58:00Z">
            <w:rPr>
              <w:ins w:id="246" w:author="MARELLI Luisa (JRC-ISPRA)" w:date="2025-04-07T16:36:00Z"/>
              <w:rFonts w:ascii="EC Square Sans Pro" w:eastAsia="Times New Roman" w:hAnsi="EC Square Sans Pro" w:cs="Calibri"/>
              <w:sz w:val="20"/>
              <w:szCs w:val="20"/>
              <w:lang w:val="en-US" w:eastAsia="en-GB"/>
            </w:rPr>
          </w:rPrChange>
        </w:rPr>
      </w:pPr>
      <w:ins w:id="247" w:author="MARELLI Luisa (JRC-ISPRA)" w:date="2025-04-07T16:34:00Z">
        <w:r w:rsidRPr="6353057B">
          <w:rPr>
            <w:rFonts w:ascii="EC Square Sans Pro" w:eastAsia="Times New Roman" w:hAnsi="EC Square Sans Pro" w:cs="Calibri"/>
            <w:sz w:val="20"/>
            <w:szCs w:val="20"/>
            <w:lang w:val="en-US" w:eastAsia="en-GB"/>
          </w:rPr>
          <w:t>I WOULD</w:t>
        </w:r>
      </w:ins>
      <w:ins w:id="248" w:author="MARELLI Luisa (JRC-ISPRA)" w:date="2025-04-07T16:35:00Z">
        <w:r w:rsidRPr="6353057B">
          <w:rPr>
            <w:rFonts w:ascii="EC Square Sans Pro" w:eastAsia="Times New Roman" w:hAnsi="EC Square Sans Pro" w:cs="Calibri"/>
            <w:sz w:val="20"/>
            <w:szCs w:val="20"/>
            <w:lang w:val="en-US" w:eastAsia="en-GB"/>
          </w:rPr>
          <w:t xml:space="preserve"> REPLACE ALL THE TEXT BELOW WITH A TABLE </w:t>
        </w:r>
      </w:ins>
      <w:r w:rsidR="3DF3E5A3" w:rsidRPr="6353057B">
        <w:rPr>
          <w:rFonts w:ascii="EC Square Sans Pro" w:eastAsia="Times New Roman" w:hAnsi="EC Square Sans Pro" w:cs="Calibri"/>
          <w:sz w:val="20"/>
          <w:szCs w:val="20"/>
          <w:lang w:val="en-US" w:eastAsia="en-GB"/>
        </w:rPr>
        <w:t>for example like the one below</w:t>
      </w:r>
      <w:ins w:id="249" w:author="MARELLI Luisa (JRC-ISPRA)" w:date="2025-04-07T16:35:00Z">
        <w:r w:rsidRPr="6353057B">
          <w:rPr>
            <w:rFonts w:ascii="EC Square Sans Pro" w:eastAsia="Times New Roman" w:hAnsi="EC Square Sans Pro" w:cs="Calibri"/>
            <w:sz w:val="20"/>
            <w:szCs w:val="20"/>
            <w:lang w:val="en-US" w:eastAsia="en-GB"/>
          </w:rPr>
          <w:t>...</w:t>
        </w:r>
        <w:r w:rsidR="00D24399" w:rsidRPr="00DE3D6D">
          <w:rPr>
            <w:lang w:val="en-GB"/>
            <w:rPrChange w:id="250" w:author="BARBERO VIGNOLA Giulia (JRC-ISPRA)" w:date="2025-04-17T14:29:00Z">
              <w:rPr/>
            </w:rPrChange>
          </w:rPr>
          <w:br/>
        </w:r>
        <w:r w:rsidR="67BCE633" w:rsidRPr="6353057B">
          <w:rPr>
            <w:rFonts w:ascii="EC Square Sans Pro" w:eastAsia="Times New Roman" w:hAnsi="EC Square Sans Pro" w:cs="Calibri"/>
            <w:sz w:val="20"/>
            <w:szCs w:val="20"/>
            <w:lang w:val="en-US" w:eastAsia="en-GB"/>
          </w:rPr>
          <w:t xml:space="preserve">We need to show how EGD boost SDGs (this is the title of the chapter), therefore, we should make clear which </w:t>
        </w:r>
      </w:ins>
      <w:ins w:id="251" w:author="MARELLI Luisa (JRC-ISPRA)" w:date="2025-04-07T16:36:00Z">
        <w:r w:rsidR="171DCA6E" w:rsidRPr="6353057B">
          <w:rPr>
            <w:rFonts w:ascii="EC Square Sans Pro" w:eastAsia="Times New Roman" w:hAnsi="EC Square Sans Pro" w:cs="Calibri"/>
            <w:sz w:val="20"/>
            <w:szCs w:val="20"/>
            <w:lang w:val="en-US" w:eastAsia="en-GB"/>
          </w:rPr>
          <w:t>E</w:t>
        </w:r>
      </w:ins>
      <w:ins w:id="252" w:author="MARELLI Luisa (JRC-ISPRA)" w:date="2025-04-07T16:35:00Z">
        <w:r w:rsidR="67BCE633" w:rsidRPr="6353057B">
          <w:rPr>
            <w:rFonts w:ascii="EC Square Sans Pro" w:eastAsia="Times New Roman" w:hAnsi="EC Square Sans Pro" w:cs="Calibri"/>
            <w:sz w:val="20"/>
            <w:szCs w:val="20"/>
            <w:lang w:val="en-US" w:eastAsia="en-GB"/>
          </w:rPr>
          <w:t>GD policies/targets are boosting or wea</w:t>
        </w:r>
      </w:ins>
      <w:ins w:id="253" w:author="MARELLI Luisa (JRC-ISPRA)" w:date="2025-04-07T16:36:00Z">
        <w:r w:rsidR="67BCE633" w:rsidRPr="6353057B">
          <w:rPr>
            <w:rFonts w:ascii="EC Square Sans Pro" w:eastAsia="Times New Roman" w:hAnsi="EC Square Sans Pro" w:cs="Calibri"/>
            <w:sz w:val="20"/>
            <w:szCs w:val="20"/>
            <w:lang w:val="en-US" w:eastAsia="en-GB"/>
          </w:rPr>
          <w:t xml:space="preserve">kening which SDGs ... </w:t>
        </w:r>
      </w:ins>
      <w:ins w:id="254" w:author="MARELLI Luisa (JRC-ISPRA)" w:date="2025-04-07T16:58:00Z">
        <w:r w:rsidR="0E1A7FAE" w:rsidRPr="6353057B">
          <w:rPr>
            <w:rFonts w:ascii="EC Square Sans Pro" w:eastAsia="Times New Roman" w:hAnsi="EC Square Sans Pro" w:cs="Calibri"/>
            <w:i/>
            <w:iCs/>
            <w:sz w:val="20"/>
            <w:szCs w:val="20"/>
            <w:lang w:val="en-US" w:eastAsia="en-GB"/>
          </w:rPr>
          <w:t>Include ref</w:t>
        </w:r>
      </w:ins>
      <w:ins w:id="255" w:author="MARELLI Luisa (JRC-ISPRA)" w:date="2025-04-07T16:59:00Z">
        <w:r w:rsidR="0E1A7FAE" w:rsidRPr="6353057B">
          <w:rPr>
            <w:rFonts w:ascii="EC Square Sans Pro" w:eastAsia="Times New Roman" w:hAnsi="EC Square Sans Pro" w:cs="Calibri"/>
            <w:i/>
            <w:iCs/>
            <w:sz w:val="20"/>
            <w:szCs w:val="20"/>
            <w:lang w:val="en-US" w:eastAsia="en-GB"/>
          </w:rPr>
          <w:t>. To ESTAT progress report and show if we are aligned with it and EUVR. The table below can be built with the results of the database</w:t>
        </w:r>
        <w:r w:rsidR="6A61EA58" w:rsidRPr="6353057B">
          <w:rPr>
            <w:rFonts w:ascii="EC Square Sans Pro" w:eastAsia="Times New Roman" w:hAnsi="EC Square Sans Pro" w:cs="Calibri"/>
            <w:i/>
            <w:iCs/>
            <w:sz w:val="20"/>
            <w:szCs w:val="20"/>
            <w:lang w:val="en-US" w:eastAsia="en-GB"/>
          </w:rPr>
          <w:t>.</w:t>
        </w:r>
      </w:ins>
    </w:p>
    <w:p w14:paraId="4C61F406" w14:textId="027063B1" w:rsidR="00D24399" w:rsidRPr="00D24399" w:rsidRDefault="00D24399" w:rsidP="6353057B">
      <w:pPr>
        <w:spacing w:before="120" w:after="120" w:line="256" w:lineRule="auto"/>
        <w:jc w:val="both"/>
        <w:textAlignment w:val="baseline"/>
        <w:rPr>
          <w:rFonts w:ascii="EC Square Sans Pro" w:eastAsia="Times New Roman" w:hAnsi="EC Square Sans Pro" w:cs="Calibri"/>
          <w:sz w:val="20"/>
          <w:szCs w:val="20"/>
          <w:lang w:val="en-US" w:eastAsia="en-GB"/>
        </w:rPr>
      </w:pPr>
    </w:p>
    <w:p w14:paraId="2CC96F43" w14:textId="06177E5A" w:rsidR="00D24399" w:rsidRPr="00D24399" w:rsidRDefault="00D24399" w:rsidP="6353057B">
      <w:pPr>
        <w:spacing w:before="120" w:after="120" w:line="256" w:lineRule="auto"/>
        <w:jc w:val="both"/>
        <w:textAlignment w:val="baseline"/>
        <w:rPr>
          <w:rFonts w:ascii="EC Square Sans Pro" w:eastAsia="Times New Roman" w:hAnsi="EC Square Sans Pro" w:cs="Calibri"/>
          <w:sz w:val="20"/>
          <w:szCs w:val="20"/>
          <w:lang w:val="en-US" w:eastAsia="en-GB"/>
        </w:rPr>
      </w:pPr>
    </w:p>
    <w:p w14:paraId="59F22415" w14:textId="6B73C62E" w:rsidR="00D24399" w:rsidRPr="00D24399" w:rsidRDefault="089E5CC9" w:rsidP="00D24399">
      <w:pPr>
        <w:spacing w:before="120" w:after="120" w:line="256" w:lineRule="auto"/>
        <w:jc w:val="both"/>
        <w:textAlignment w:val="baseline"/>
        <w:rPr>
          <w:rFonts w:ascii="EC Square Sans Pro" w:eastAsia="Times New Roman" w:hAnsi="EC Square Sans Pro" w:cs="Calibri"/>
          <w:sz w:val="20"/>
          <w:szCs w:val="20"/>
          <w:lang w:val="en-US" w:eastAsia="en-GB"/>
        </w:rPr>
      </w:pPr>
      <w:commentRangeStart w:id="256"/>
      <w:commentRangeStart w:id="257"/>
      <w:r w:rsidRPr="01DC4D3B">
        <w:rPr>
          <w:rFonts w:ascii="EC Square Sans Pro" w:eastAsia="Times New Roman" w:hAnsi="EC Square Sans Pro" w:cs="Calibri"/>
          <w:sz w:val="20"/>
          <w:szCs w:val="20"/>
          <w:lang w:val="en-US" w:eastAsia="en-GB"/>
        </w:rPr>
        <w:t xml:space="preserve">The data show a mix of positive and negative contribution for </w:t>
      </w:r>
      <w:r w:rsidRPr="01DC4D3B">
        <w:rPr>
          <w:rFonts w:ascii="EC Square Sans Pro" w:eastAsia="Times New Roman" w:hAnsi="EC Square Sans Pro" w:cs="Calibri"/>
          <w:b/>
          <w:bCs/>
          <w:sz w:val="20"/>
          <w:szCs w:val="20"/>
          <w:lang w:val="en-US" w:eastAsia="en-GB"/>
        </w:rPr>
        <w:t>SDG 2</w:t>
      </w:r>
      <w:r w:rsidRPr="01DC4D3B">
        <w:rPr>
          <w:rFonts w:ascii="EC Square Sans Pro" w:eastAsia="Times New Roman" w:hAnsi="EC Square Sans Pro" w:cs="Calibri"/>
          <w:sz w:val="20"/>
          <w:szCs w:val="20"/>
          <w:lang w:val="en-US" w:eastAsia="en-GB"/>
        </w:rPr>
        <w:t xml:space="preserve">, in particular for target 2.4 on </w:t>
      </w:r>
      <w:r w:rsidRPr="01DC4D3B">
        <w:rPr>
          <w:rFonts w:ascii="EC Square Sans Pro" w:eastAsia="Times New Roman" w:hAnsi="EC Square Sans Pro" w:cs="Calibri"/>
          <w:b/>
          <w:bCs/>
          <w:sz w:val="20"/>
          <w:szCs w:val="20"/>
          <w:lang w:val="en-US" w:eastAsia="en-GB"/>
        </w:rPr>
        <w:t>sustainable food production systems</w:t>
      </w:r>
      <w:r w:rsidRPr="01DC4D3B">
        <w:rPr>
          <w:rFonts w:ascii="EC Square Sans Pro" w:eastAsia="Times New Roman" w:hAnsi="EC Square Sans Pro" w:cs="Calibri"/>
          <w:sz w:val="20"/>
          <w:szCs w:val="20"/>
          <w:lang w:val="en-US" w:eastAsia="en-GB"/>
        </w:rPr>
        <w:t>, thanks to the reduction in sales of antimicrobials for farmed animals and aquaculture, on track with the ambitions set in the ‘</w:t>
      </w:r>
      <w:r w:rsidRPr="01DC4D3B">
        <w:rPr>
          <w:rFonts w:ascii="EC Square Sans Pro" w:eastAsia="Times New Roman" w:hAnsi="EC Square Sans Pro" w:cs="Calibri"/>
          <w:i/>
          <w:iCs/>
          <w:sz w:val="20"/>
          <w:szCs w:val="20"/>
          <w:lang w:val="en-US" w:eastAsia="en-GB"/>
        </w:rPr>
        <w:t>Farm to Fork Strategy’</w:t>
      </w:r>
      <w:r w:rsidRPr="01DC4D3B">
        <w:rPr>
          <w:rFonts w:ascii="EC Square Sans Pro" w:eastAsia="Times New Roman" w:hAnsi="EC Square Sans Pro" w:cs="Calibri"/>
          <w:sz w:val="20"/>
          <w:szCs w:val="20"/>
          <w:lang w:val="en-US" w:eastAsia="en-GB"/>
        </w:rPr>
        <w:t xml:space="preserve">. </w:t>
      </w:r>
      <w:r w:rsidR="7C30EBF5" w:rsidRPr="01DC4D3B">
        <w:rPr>
          <w:rFonts w:ascii="EC Square Sans Pro" w:eastAsia="Times New Roman" w:hAnsi="EC Square Sans Pro" w:cs="Calibri"/>
          <w:sz w:val="20"/>
          <w:szCs w:val="20"/>
          <w:lang w:val="en-US" w:eastAsia="en-GB"/>
        </w:rPr>
        <w:t>O</w:t>
      </w:r>
      <w:r w:rsidRPr="01DC4D3B">
        <w:rPr>
          <w:rFonts w:ascii="EC Square Sans Pro" w:eastAsia="Times New Roman" w:hAnsi="EC Square Sans Pro" w:cs="Calibri"/>
          <w:sz w:val="20"/>
          <w:szCs w:val="20"/>
          <w:lang w:val="en-US" w:eastAsia="en-GB"/>
        </w:rPr>
        <w:t>n the negative side, the carbon stocks in EU agricultural soils have declined, with adverse consequences for the agricultural ecosystem.</w:t>
      </w:r>
      <w:commentRangeEnd w:id="256"/>
      <w:r w:rsidR="00D24399">
        <w:rPr>
          <w:rStyle w:val="CommentReference"/>
        </w:rPr>
        <w:commentReference w:id="256"/>
      </w:r>
      <w:commentRangeEnd w:id="257"/>
      <w:r w:rsidR="00D24399">
        <w:rPr>
          <w:rStyle w:val="CommentReference"/>
        </w:rPr>
        <w:commentReference w:id="257"/>
      </w:r>
    </w:p>
    <w:p w14:paraId="395F1E7C" w14:textId="77777777" w:rsidR="00D24399" w:rsidRPr="00D24399" w:rsidRDefault="00D24399" w:rsidP="00D24399">
      <w:pPr>
        <w:spacing w:before="120" w:after="120" w:line="256" w:lineRule="auto"/>
        <w:jc w:val="both"/>
        <w:textAlignment w:val="baseline"/>
        <w:rPr>
          <w:rFonts w:ascii="EC Square Sans Pro" w:eastAsia="Times New Roman" w:hAnsi="EC Square Sans Pro" w:cs="Calibri"/>
          <w:sz w:val="20"/>
          <w:szCs w:val="20"/>
          <w:lang w:val="en-US" w:eastAsia="en-GB"/>
        </w:rPr>
      </w:pPr>
      <w:r w:rsidRPr="00D24399">
        <w:rPr>
          <w:rFonts w:ascii="EC Square Sans Pro" w:eastAsia="Times New Roman" w:hAnsi="EC Square Sans Pro" w:cs="Calibri"/>
          <w:sz w:val="20"/>
          <w:szCs w:val="20"/>
          <w:lang w:val="en-US" w:eastAsia="en-GB"/>
        </w:rPr>
        <w:t xml:space="preserve">The contribution of EGD ambition results positive for </w:t>
      </w:r>
      <w:r w:rsidRPr="00D24399">
        <w:rPr>
          <w:rFonts w:ascii="EC Square Sans Pro" w:eastAsia="Times New Roman" w:hAnsi="EC Square Sans Pro" w:cs="Calibri"/>
          <w:b/>
          <w:sz w:val="20"/>
          <w:szCs w:val="20"/>
          <w:lang w:val="en-US" w:eastAsia="en-GB"/>
        </w:rPr>
        <w:t>SDG 6,</w:t>
      </w:r>
      <w:r w:rsidRPr="00D24399">
        <w:rPr>
          <w:rFonts w:ascii="EC Square Sans Pro" w:eastAsia="Times New Roman" w:hAnsi="EC Square Sans Pro" w:cs="Calibri"/>
          <w:sz w:val="20"/>
          <w:szCs w:val="20"/>
          <w:lang w:val="en-US" w:eastAsia="en-GB"/>
        </w:rPr>
        <w:t xml:space="preserve"> especially for granting </w:t>
      </w:r>
      <w:r w:rsidRPr="00D24399">
        <w:rPr>
          <w:rFonts w:ascii="EC Square Sans Pro" w:eastAsia="Times New Roman" w:hAnsi="EC Square Sans Pro" w:cs="Calibri"/>
          <w:b/>
          <w:sz w:val="20"/>
          <w:szCs w:val="20"/>
          <w:lang w:val="en-US" w:eastAsia="en-GB"/>
        </w:rPr>
        <w:t>access to sanitation</w:t>
      </w:r>
      <w:r w:rsidRPr="00D24399">
        <w:rPr>
          <w:rFonts w:ascii="EC Square Sans Pro" w:eastAsia="Times New Roman" w:hAnsi="EC Square Sans Pro" w:cs="Calibri"/>
          <w:sz w:val="20"/>
          <w:szCs w:val="20"/>
          <w:lang w:val="en-US" w:eastAsia="en-GB"/>
        </w:rPr>
        <w:t xml:space="preserve"> and wastewater treatment (SDG 6.2), but challenging for improving </w:t>
      </w:r>
      <w:r w:rsidRPr="00D24399">
        <w:rPr>
          <w:rFonts w:ascii="EC Square Sans Pro" w:eastAsia="Times New Roman" w:hAnsi="EC Square Sans Pro" w:cs="Calibri"/>
          <w:b/>
          <w:sz w:val="20"/>
          <w:szCs w:val="20"/>
          <w:lang w:val="en-US" w:eastAsia="en-GB"/>
        </w:rPr>
        <w:t>water quality</w:t>
      </w:r>
      <w:r w:rsidRPr="00D24399">
        <w:rPr>
          <w:rFonts w:ascii="EC Square Sans Pro" w:eastAsia="Times New Roman" w:hAnsi="EC Square Sans Pro" w:cs="Calibri"/>
          <w:sz w:val="20"/>
          <w:szCs w:val="20"/>
          <w:lang w:val="en-US" w:eastAsia="en-GB"/>
        </w:rPr>
        <w:t xml:space="preserve"> by reducing waste (6.3), especially for what regards the concentration of plastic litter at sea. The revision of the </w:t>
      </w:r>
      <w:r w:rsidRPr="00D24399">
        <w:rPr>
          <w:rFonts w:ascii="EC Square Sans Pro" w:eastAsia="Times New Roman" w:hAnsi="EC Square Sans Pro" w:cs="Calibri"/>
          <w:i/>
          <w:sz w:val="20"/>
          <w:szCs w:val="20"/>
          <w:lang w:val="en-US" w:eastAsia="en-GB"/>
        </w:rPr>
        <w:t>Urban Wastewater Treatment Directive</w:t>
      </w:r>
      <w:r w:rsidRPr="00D24399">
        <w:rPr>
          <w:rFonts w:ascii="EC Square Sans Pro" w:eastAsia="Times New Roman" w:hAnsi="EC Square Sans Pro" w:cs="Calibri"/>
          <w:sz w:val="20"/>
          <w:szCs w:val="20"/>
          <w:lang w:val="en-US" w:eastAsia="en-GB"/>
        </w:rPr>
        <w:t xml:space="preserve"> aims to bring additional improvements not only for water quality, but also for access to sanitation.</w:t>
      </w:r>
    </w:p>
    <w:p w14:paraId="11214142" w14:textId="415D1E5B" w:rsidR="00D24399" w:rsidRPr="00D24399" w:rsidRDefault="00D24399" w:rsidP="00D24399">
      <w:pPr>
        <w:spacing w:before="120" w:after="120" w:line="256" w:lineRule="auto"/>
        <w:jc w:val="both"/>
        <w:textAlignment w:val="baseline"/>
        <w:rPr>
          <w:rFonts w:ascii="EC Square Sans Pro" w:eastAsia="Times New Roman" w:hAnsi="EC Square Sans Pro" w:cs="Calibri"/>
          <w:sz w:val="20"/>
          <w:szCs w:val="20"/>
          <w:lang w:val="en-GB" w:eastAsia="en-GB"/>
        </w:rPr>
      </w:pPr>
      <w:r w:rsidRPr="00D24399">
        <w:rPr>
          <w:rFonts w:ascii="EC Square Sans Pro" w:eastAsia="Times New Roman" w:hAnsi="EC Square Sans Pro" w:cs="Calibri"/>
          <w:sz w:val="20"/>
          <w:szCs w:val="20"/>
          <w:lang w:val="en-US" w:eastAsia="en-GB"/>
        </w:rPr>
        <w:t xml:space="preserve">Coexisting improvements and challenges occur </w:t>
      </w:r>
      <w:r w:rsidR="00833CCE">
        <w:rPr>
          <w:rFonts w:ascii="EC Square Sans Pro" w:eastAsia="Times New Roman" w:hAnsi="EC Square Sans Pro" w:cs="Calibri"/>
          <w:sz w:val="20"/>
          <w:szCs w:val="20"/>
          <w:lang w:val="en-US" w:eastAsia="en-GB"/>
        </w:rPr>
        <w:t xml:space="preserve">as well </w:t>
      </w:r>
      <w:r w:rsidRPr="00D24399">
        <w:rPr>
          <w:rFonts w:ascii="EC Square Sans Pro" w:eastAsia="Times New Roman" w:hAnsi="EC Square Sans Pro" w:cs="Calibri"/>
          <w:sz w:val="20"/>
          <w:szCs w:val="20"/>
          <w:lang w:val="en-US" w:eastAsia="en-GB"/>
        </w:rPr>
        <w:t xml:space="preserve">in </w:t>
      </w:r>
      <w:r w:rsidRPr="00D24399">
        <w:rPr>
          <w:rFonts w:ascii="EC Square Sans Pro" w:eastAsia="Times New Roman" w:hAnsi="EC Square Sans Pro" w:cs="Calibri"/>
          <w:b/>
          <w:bCs/>
          <w:sz w:val="20"/>
          <w:szCs w:val="20"/>
          <w:lang w:val="en-US" w:eastAsia="en-GB"/>
        </w:rPr>
        <w:t>SDG 7</w:t>
      </w:r>
      <w:r w:rsidRPr="00D24399">
        <w:rPr>
          <w:rFonts w:ascii="EC Square Sans Pro" w:eastAsia="Times New Roman" w:hAnsi="EC Square Sans Pro" w:cs="Calibri"/>
          <w:sz w:val="20"/>
          <w:szCs w:val="20"/>
          <w:lang w:val="en-US" w:eastAsia="en-GB"/>
        </w:rPr>
        <w:t xml:space="preserve">, especially for what concerns the share of </w:t>
      </w:r>
      <w:r w:rsidRPr="00D24399">
        <w:rPr>
          <w:rFonts w:ascii="EC Square Sans Pro" w:eastAsia="Times New Roman" w:hAnsi="EC Square Sans Pro" w:cs="Calibri"/>
          <w:b/>
          <w:bCs/>
          <w:sz w:val="20"/>
          <w:szCs w:val="20"/>
          <w:lang w:val="en-US" w:eastAsia="en-GB"/>
        </w:rPr>
        <w:t>renewable energy</w:t>
      </w:r>
      <w:r w:rsidRPr="00D24399">
        <w:rPr>
          <w:rFonts w:ascii="EC Square Sans Pro" w:eastAsia="Times New Roman" w:hAnsi="EC Square Sans Pro" w:cs="Calibri"/>
          <w:sz w:val="20"/>
          <w:szCs w:val="20"/>
          <w:lang w:val="en-US" w:eastAsia="en-GB"/>
        </w:rPr>
        <w:t xml:space="preserve"> in the global energy mix (SDG 7.2). Regarding </w:t>
      </w:r>
      <w:r w:rsidRPr="00D24399">
        <w:rPr>
          <w:rFonts w:ascii="EC Square Sans Pro" w:eastAsia="Times New Roman" w:hAnsi="EC Square Sans Pro" w:cs="Calibri"/>
          <w:b/>
          <w:sz w:val="20"/>
          <w:szCs w:val="20"/>
          <w:lang w:val="en-US" w:eastAsia="en-GB"/>
        </w:rPr>
        <w:t>energy efficiency</w:t>
      </w:r>
      <w:r w:rsidRPr="00D24399">
        <w:rPr>
          <w:rFonts w:ascii="EC Square Sans Pro" w:eastAsia="Times New Roman" w:hAnsi="EC Square Sans Pro" w:cs="Calibri"/>
          <w:sz w:val="20"/>
          <w:szCs w:val="20"/>
          <w:lang w:val="en-US" w:eastAsia="en-GB"/>
        </w:rPr>
        <w:t xml:space="preserve"> (SDG 7.3) most of the EGD targets need acceleration</w:t>
      </w:r>
      <w:r w:rsidR="00833CCE">
        <w:rPr>
          <w:rFonts w:ascii="EC Square Sans Pro" w:eastAsia="Times New Roman" w:hAnsi="EC Square Sans Pro" w:cs="Calibri"/>
          <w:sz w:val="20"/>
          <w:szCs w:val="20"/>
          <w:lang w:val="en-US" w:eastAsia="en-GB"/>
        </w:rPr>
        <w:t xml:space="preserve">. Positive outcomes will be visible when the set targets will reach a further level of implementation. </w:t>
      </w:r>
      <w:r w:rsidRPr="00D24399">
        <w:rPr>
          <w:rFonts w:ascii="EC Square Sans Pro" w:eastAsia="Times New Roman" w:hAnsi="EC Square Sans Pro" w:cs="Calibri"/>
          <w:sz w:val="20"/>
          <w:szCs w:val="20"/>
          <w:lang w:val="en-GB" w:eastAsia="en-GB"/>
        </w:rPr>
        <w:t>.</w:t>
      </w:r>
    </w:p>
    <w:p w14:paraId="43D13C05" w14:textId="0D76CE49" w:rsidR="00D24399" w:rsidRPr="00D24399" w:rsidRDefault="00D24399" w:rsidP="00D24399">
      <w:pPr>
        <w:spacing w:before="120" w:after="120" w:line="256" w:lineRule="auto"/>
        <w:jc w:val="both"/>
        <w:textAlignment w:val="baseline"/>
        <w:rPr>
          <w:rFonts w:ascii="EC Square Sans Pro" w:eastAsia="Times New Roman" w:hAnsi="EC Square Sans Pro" w:cs="Calibri"/>
          <w:sz w:val="20"/>
          <w:szCs w:val="20"/>
          <w:lang w:val="en-GB" w:eastAsia="en-GB"/>
        </w:rPr>
      </w:pPr>
      <w:r w:rsidRPr="00D24399">
        <w:rPr>
          <w:rFonts w:ascii="EC Square Sans Pro" w:eastAsia="Times New Roman" w:hAnsi="EC Square Sans Pro" w:cs="Calibri"/>
          <w:sz w:val="20"/>
          <w:szCs w:val="20"/>
          <w:lang w:val="en-GB" w:eastAsia="en-GB"/>
        </w:rPr>
        <w:t xml:space="preserve">For </w:t>
      </w:r>
      <w:r w:rsidRPr="00D24399">
        <w:rPr>
          <w:rFonts w:ascii="EC Square Sans Pro" w:eastAsia="Times New Roman" w:hAnsi="EC Square Sans Pro" w:cs="Calibri"/>
          <w:b/>
          <w:sz w:val="20"/>
          <w:szCs w:val="20"/>
          <w:lang w:val="en-GB" w:eastAsia="en-GB"/>
        </w:rPr>
        <w:t>SDG 9</w:t>
      </w:r>
      <w:r w:rsidRPr="00D24399">
        <w:rPr>
          <w:rFonts w:ascii="EC Square Sans Pro" w:eastAsia="Times New Roman" w:hAnsi="EC Square Sans Pro" w:cs="Calibri"/>
          <w:sz w:val="20"/>
          <w:szCs w:val="20"/>
          <w:lang w:val="en-GB" w:eastAsia="en-GB"/>
        </w:rPr>
        <w:t xml:space="preserve"> data shows existing challenges for what concerns the development of sustainable and resilient </w:t>
      </w:r>
      <w:r w:rsidRPr="00D24399">
        <w:rPr>
          <w:rFonts w:ascii="EC Square Sans Pro" w:eastAsia="Times New Roman" w:hAnsi="EC Square Sans Pro" w:cs="Calibri"/>
          <w:b/>
          <w:sz w:val="20"/>
          <w:szCs w:val="20"/>
          <w:lang w:val="en-GB" w:eastAsia="en-GB"/>
        </w:rPr>
        <w:t>infrastructure</w:t>
      </w:r>
      <w:r w:rsidRPr="00D24399">
        <w:rPr>
          <w:rFonts w:ascii="EC Square Sans Pro" w:eastAsia="Times New Roman" w:hAnsi="EC Square Sans Pro" w:cs="Calibri"/>
          <w:sz w:val="20"/>
          <w:szCs w:val="20"/>
          <w:lang w:val="en-GB" w:eastAsia="en-GB"/>
        </w:rPr>
        <w:t xml:space="preserve"> (SDG 9.1), in particular for the installation of hydrogen electrolysers, as set in the </w:t>
      </w:r>
      <w:r w:rsidRPr="00D24399">
        <w:rPr>
          <w:rFonts w:ascii="EC Square Sans Pro" w:eastAsia="Times New Roman" w:hAnsi="EC Square Sans Pro" w:cs="Calibri"/>
          <w:i/>
          <w:sz w:val="20"/>
          <w:szCs w:val="20"/>
          <w:lang w:val="en-GB" w:eastAsia="en-GB"/>
        </w:rPr>
        <w:t>REPowerEU Plan</w:t>
      </w:r>
      <w:r w:rsidRPr="00D24399">
        <w:rPr>
          <w:rFonts w:ascii="EC Square Sans Pro" w:eastAsia="Times New Roman" w:hAnsi="EC Square Sans Pro" w:cs="Calibri"/>
          <w:sz w:val="20"/>
          <w:szCs w:val="20"/>
          <w:lang w:val="en-GB" w:eastAsia="en-GB"/>
        </w:rPr>
        <w:t xml:space="preserve">, the hydrogen refuelling stations mentioned in the </w:t>
      </w:r>
      <w:r w:rsidRPr="00D24399">
        <w:rPr>
          <w:rFonts w:ascii="EC Square Sans Pro" w:eastAsia="Times New Roman" w:hAnsi="EC Square Sans Pro" w:cs="Calibri"/>
          <w:i/>
          <w:sz w:val="20"/>
          <w:szCs w:val="20"/>
          <w:lang w:val="en-GB" w:eastAsia="en-GB"/>
        </w:rPr>
        <w:t>Alternative Fuels Infrastructure Regulation</w:t>
      </w:r>
      <w:r w:rsidRPr="00D24399">
        <w:rPr>
          <w:rFonts w:ascii="EC Square Sans Pro" w:eastAsia="Times New Roman" w:hAnsi="EC Square Sans Pro" w:cs="Calibri"/>
          <w:sz w:val="20"/>
          <w:szCs w:val="20"/>
          <w:lang w:val="en-GB" w:eastAsia="en-GB"/>
        </w:rPr>
        <w:t xml:space="preserve">, the deployment of recharging pools for light and heavy-duty vehicles, as recommended in the </w:t>
      </w:r>
      <w:r w:rsidRPr="00D24399">
        <w:rPr>
          <w:rFonts w:ascii="EC Square Sans Pro" w:eastAsia="Times New Roman" w:hAnsi="EC Square Sans Pro" w:cs="Calibri"/>
          <w:i/>
          <w:sz w:val="20"/>
          <w:szCs w:val="20"/>
          <w:lang w:val="en-GB" w:eastAsia="en-GB"/>
        </w:rPr>
        <w:t>Sustainable and Smart Mobility strategy</w:t>
      </w:r>
      <w:r w:rsidRPr="00D24399">
        <w:rPr>
          <w:rFonts w:ascii="EC Square Sans Pro" w:eastAsia="Times New Roman" w:hAnsi="EC Square Sans Pro" w:cs="Calibri"/>
          <w:sz w:val="20"/>
          <w:szCs w:val="20"/>
          <w:lang w:val="en-GB" w:eastAsia="en-GB"/>
        </w:rPr>
        <w:t xml:space="preserve">. </w:t>
      </w:r>
    </w:p>
    <w:p w14:paraId="4CF86AC0" w14:textId="77777777" w:rsidR="00D24399" w:rsidRPr="00D24399" w:rsidRDefault="00D24399" w:rsidP="00D24399">
      <w:pPr>
        <w:spacing w:before="120" w:after="120" w:line="256" w:lineRule="auto"/>
        <w:jc w:val="both"/>
        <w:textAlignment w:val="baseline"/>
        <w:rPr>
          <w:rFonts w:ascii="EC Square Sans Pro" w:eastAsia="Times New Roman" w:hAnsi="EC Square Sans Pro" w:cs="Calibri"/>
          <w:sz w:val="20"/>
          <w:szCs w:val="20"/>
          <w:lang w:val="en-GB" w:eastAsia="en-GB"/>
        </w:rPr>
      </w:pPr>
      <w:r w:rsidRPr="00D24399">
        <w:rPr>
          <w:rFonts w:ascii="EC Square Sans Pro" w:eastAsia="Times New Roman" w:hAnsi="EC Square Sans Pro" w:cs="Calibri"/>
          <w:sz w:val="20"/>
          <w:szCs w:val="20"/>
          <w:lang w:val="en-GB" w:eastAsia="en-GB"/>
        </w:rPr>
        <w:t xml:space="preserve">Positive trends and challenges coexist as well in the context of </w:t>
      </w:r>
      <w:r w:rsidRPr="00D24399">
        <w:rPr>
          <w:rFonts w:ascii="EC Square Sans Pro" w:eastAsia="Times New Roman" w:hAnsi="EC Square Sans Pro" w:cs="Calibri"/>
          <w:b/>
          <w:sz w:val="20"/>
          <w:szCs w:val="20"/>
          <w:lang w:val="en-GB" w:eastAsia="en-GB"/>
        </w:rPr>
        <w:t>SDG 11</w:t>
      </w:r>
      <w:r w:rsidRPr="00D24399">
        <w:rPr>
          <w:rFonts w:ascii="EC Square Sans Pro" w:eastAsia="Times New Roman" w:hAnsi="EC Square Sans Pro" w:cs="Calibri"/>
          <w:sz w:val="20"/>
          <w:szCs w:val="20"/>
          <w:lang w:val="en-GB" w:eastAsia="en-GB"/>
        </w:rPr>
        <w:t xml:space="preserve"> for </w:t>
      </w:r>
      <w:r w:rsidRPr="00D24399">
        <w:rPr>
          <w:rFonts w:ascii="EC Square Sans Pro" w:eastAsia="Times New Roman" w:hAnsi="EC Square Sans Pro" w:cs="Calibri"/>
          <w:b/>
          <w:sz w:val="20"/>
          <w:szCs w:val="20"/>
          <w:lang w:val="en-GB" w:eastAsia="en-GB"/>
        </w:rPr>
        <w:t>sustainable cities</w:t>
      </w:r>
      <w:r w:rsidRPr="00D24399">
        <w:rPr>
          <w:rFonts w:ascii="EC Square Sans Pro" w:eastAsia="Times New Roman" w:hAnsi="EC Square Sans Pro" w:cs="Calibri"/>
          <w:sz w:val="20"/>
          <w:szCs w:val="20"/>
          <w:lang w:val="en-GB" w:eastAsia="en-GB"/>
        </w:rPr>
        <w:t xml:space="preserve"> and communities. As already indicated for SDG 3 on health, emissions of air pollutants have been reduced over recent decades, primarily as a result of the </w:t>
      </w:r>
      <w:r w:rsidRPr="00D24399">
        <w:rPr>
          <w:rFonts w:ascii="EC Square Sans Pro" w:eastAsia="Times New Roman" w:hAnsi="EC Square Sans Pro" w:cs="Calibri"/>
          <w:i/>
          <w:sz w:val="20"/>
          <w:szCs w:val="20"/>
          <w:lang w:val="en-GB" w:eastAsia="en-GB"/>
        </w:rPr>
        <w:t>Ambient Air Quality Directives</w:t>
      </w:r>
      <w:r w:rsidRPr="00D24399">
        <w:rPr>
          <w:rFonts w:ascii="EC Square Sans Pro" w:eastAsia="Times New Roman" w:hAnsi="EC Square Sans Pro" w:cs="Calibri"/>
          <w:sz w:val="20"/>
          <w:szCs w:val="20"/>
          <w:lang w:val="en-GB" w:eastAsia="en-GB"/>
        </w:rPr>
        <w:t>. The same for transport noise in cities and for residual (non-recycled) municipal waste, even if the improvements are still not sufficient to reach the targets set. Despite increasing recycling levels, the amount of waste generated is growing at a higher pace.</w:t>
      </w:r>
    </w:p>
    <w:p w14:paraId="712426E8" w14:textId="3637BEA7" w:rsidR="00D24399" w:rsidRPr="00D24399" w:rsidRDefault="00833CCE" w:rsidP="00D24399">
      <w:pPr>
        <w:spacing w:before="120" w:after="120" w:line="256" w:lineRule="auto"/>
        <w:jc w:val="both"/>
        <w:textAlignment w:val="baseline"/>
        <w:rPr>
          <w:rFonts w:ascii="EC Square Sans Pro" w:eastAsia="Times New Roman" w:hAnsi="EC Square Sans Pro" w:cs="Calibri"/>
          <w:sz w:val="20"/>
          <w:szCs w:val="20"/>
          <w:lang w:val="en-GB" w:eastAsia="en-GB"/>
        </w:rPr>
      </w:pPr>
      <w:r>
        <w:rPr>
          <w:rFonts w:ascii="EC Square Sans Pro" w:eastAsia="Times New Roman" w:hAnsi="EC Square Sans Pro" w:cs="Calibri"/>
          <w:sz w:val="20"/>
          <w:szCs w:val="20"/>
          <w:lang w:val="en-GB" w:eastAsia="en-GB"/>
        </w:rPr>
        <w:t>Existing improvements and challenges</w:t>
      </w:r>
      <w:r w:rsidR="00D24399" w:rsidRPr="00D24399">
        <w:rPr>
          <w:rFonts w:ascii="EC Square Sans Pro" w:eastAsia="Times New Roman" w:hAnsi="EC Square Sans Pro" w:cs="Calibri"/>
          <w:sz w:val="20"/>
          <w:szCs w:val="20"/>
          <w:lang w:val="en-GB" w:eastAsia="en-GB"/>
        </w:rPr>
        <w:t xml:space="preserve"> are observed for the </w:t>
      </w:r>
      <w:r w:rsidR="00D24399" w:rsidRPr="00D24399">
        <w:rPr>
          <w:rFonts w:ascii="EC Square Sans Pro" w:eastAsia="Times New Roman" w:hAnsi="EC Square Sans Pro" w:cs="Calibri"/>
          <w:b/>
          <w:bCs/>
          <w:sz w:val="20"/>
          <w:szCs w:val="20"/>
          <w:lang w:val="en-GB" w:eastAsia="en-GB"/>
        </w:rPr>
        <w:t>SDG 12</w:t>
      </w:r>
      <w:r w:rsidR="00D24399" w:rsidRPr="00D24399">
        <w:rPr>
          <w:rFonts w:ascii="EC Square Sans Pro" w:eastAsia="Times New Roman" w:hAnsi="EC Square Sans Pro" w:cs="Calibri"/>
          <w:sz w:val="20"/>
          <w:szCs w:val="20"/>
          <w:lang w:val="en-GB" w:eastAsia="en-GB"/>
        </w:rPr>
        <w:t xml:space="preserve"> on sustainable production and consumption. For </w:t>
      </w:r>
      <w:r w:rsidR="00D24399" w:rsidRPr="00D24399">
        <w:rPr>
          <w:rFonts w:ascii="EC Square Sans Pro" w:eastAsia="Times New Roman" w:hAnsi="EC Square Sans Pro" w:cs="Calibri"/>
          <w:b/>
          <w:bCs/>
          <w:sz w:val="20"/>
          <w:szCs w:val="20"/>
          <w:lang w:val="en-GB" w:eastAsia="en-GB"/>
        </w:rPr>
        <w:t>natural resources</w:t>
      </w:r>
      <w:r w:rsidR="00D24399" w:rsidRPr="00D24399">
        <w:rPr>
          <w:rFonts w:ascii="EC Square Sans Pro" w:eastAsia="Times New Roman" w:hAnsi="EC Square Sans Pro" w:cs="Calibri"/>
          <w:sz w:val="20"/>
          <w:szCs w:val="20"/>
          <w:lang w:val="en-GB" w:eastAsia="en-GB"/>
        </w:rPr>
        <w:t xml:space="preserve"> (SDG 12.2), the EU extraction capacity of strategic raw materials has reached the target for some resources, but not for others. Regarding </w:t>
      </w:r>
      <w:r w:rsidR="00D24399" w:rsidRPr="00D24399">
        <w:rPr>
          <w:rFonts w:ascii="EC Square Sans Pro" w:eastAsia="Times New Roman" w:hAnsi="EC Square Sans Pro" w:cs="Calibri"/>
          <w:b/>
          <w:bCs/>
          <w:sz w:val="20"/>
          <w:szCs w:val="20"/>
          <w:lang w:val="en-GB" w:eastAsia="en-GB"/>
        </w:rPr>
        <w:t>food waste</w:t>
      </w:r>
      <w:r w:rsidR="00D24399" w:rsidRPr="00D24399">
        <w:rPr>
          <w:rFonts w:ascii="EC Square Sans Pro" w:eastAsia="Times New Roman" w:hAnsi="EC Square Sans Pro" w:cs="Calibri"/>
          <w:sz w:val="20"/>
          <w:szCs w:val="20"/>
          <w:lang w:val="en-GB" w:eastAsia="en-GB"/>
        </w:rPr>
        <w:t xml:space="preserve"> (SDG 12.3) challenges still exist in the generation of food waste in processing and manufacturing, in retail and consumer levels. About the management of </w:t>
      </w:r>
      <w:r w:rsidR="00D24399" w:rsidRPr="00D24399">
        <w:rPr>
          <w:rFonts w:ascii="EC Square Sans Pro" w:eastAsia="Times New Roman" w:hAnsi="EC Square Sans Pro" w:cs="Calibri"/>
          <w:b/>
          <w:bCs/>
          <w:sz w:val="20"/>
          <w:szCs w:val="20"/>
          <w:lang w:val="en-GB" w:eastAsia="en-GB"/>
        </w:rPr>
        <w:t>chemicals and waste</w:t>
      </w:r>
      <w:r w:rsidR="00D24399" w:rsidRPr="00D24399">
        <w:rPr>
          <w:rFonts w:ascii="EC Square Sans Pro" w:eastAsia="Times New Roman" w:hAnsi="EC Square Sans Pro" w:cs="Calibri"/>
          <w:sz w:val="20"/>
          <w:szCs w:val="20"/>
          <w:lang w:val="en-GB" w:eastAsia="en-GB"/>
        </w:rPr>
        <w:t xml:space="preserve"> (SDG 12.4), the data show a significant reduction in the use of chemical pesticides, but not enough for the more hazardous ones. Finally, many </w:t>
      </w:r>
      <w:r>
        <w:rPr>
          <w:rFonts w:ascii="EC Square Sans Pro" w:eastAsia="Times New Roman" w:hAnsi="EC Square Sans Pro" w:cs="Calibri"/>
          <w:sz w:val="20"/>
          <w:szCs w:val="20"/>
          <w:lang w:val="en-GB" w:eastAsia="en-GB"/>
        </w:rPr>
        <w:t>efforts are made</w:t>
      </w:r>
      <w:r w:rsidR="00D24399" w:rsidRPr="00D24399">
        <w:rPr>
          <w:rFonts w:ascii="EC Square Sans Pro" w:eastAsia="Times New Roman" w:hAnsi="EC Square Sans Pro" w:cs="Calibri"/>
          <w:sz w:val="20"/>
          <w:szCs w:val="20"/>
          <w:lang w:val="en-GB" w:eastAsia="en-GB"/>
        </w:rPr>
        <w:t xml:space="preserve"> to </w:t>
      </w:r>
      <w:r>
        <w:rPr>
          <w:rFonts w:ascii="EC Square Sans Pro" w:eastAsia="Times New Roman" w:hAnsi="EC Square Sans Pro" w:cs="Calibri"/>
          <w:sz w:val="20"/>
          <w:szCs w:val="20"/>
          <w:lang w:val="en-GB" w:eastAsia="en-GB"/>
        </w:rPr>
        <w:t>reduce</w:t>
      </w:r>
      <w:r w:rsidR="00D24399" w:rsidRPr="00D24399">
        <w:rPr>
          <w:rFonts w:ascii="EC Square Sans Pro" w:eastAsia="Times New Roman" w:hAnsi="EC Square Sans Pro" w:cs="Calibri"/>
          <w:sz w:val="20"/>
          <w:szCs w:val="20"/>
          <w:lang w:val="en-GB" w:eastAsia="en-GB"/>
        </w:rPr>
        <w:t xml:space="preserve"> waste generation through prevention, reduction, </w:t>
      </w:r>
      <w:r w:rsidR="00D24399" w:rsidRPr="00D24399">
        <w:rPr>
          <w:rFonts w:ascii="EC Square Sans Pro" w:eastAsia="Times New Roman" w:hAnsi="EC Square Sans Pro" w:cs="Calibri"/>
          <w:b/>
          <w:bCs/>
          <w:sz w:val="20"/>
          <w:szCs w:val="20"/>
          <w:lang w:val="en-GB" w:eastAsia="en-GB"/>
        </w:rPr>
        <w:t>recycling and reuse</w:t>
      </w:r>
      <w:r w:rsidR="00D24399" w:rsidRPr="00D24399">
        <w:rPr>
          <w:rFonts w:ascii="EC Square Sans Pro" w:eastAsia="Times New Roman" w:hAnsi="EC Square Sans Pro" w:cs="Calibri"/>
          <w:sz w:val="20"/>
          <w:szCs w:val="20"/>
          <w:lang w:val="en-GB" w:eastAsia="en-GB"/>
        </w:rPr>
        <w:t xml:space="preserve"> (SDG 12.5). Almost half of </w:t>
      </w:r>
      <w:r w:rsidR="00FC2E33">
        <w:rPr>
          <w:rFonts w:ascii="EC Square Sans Pro" w:eastAsia="Times New Roman" w:hAnsi="EC Square Sans Pro" w:cs="Calibri"/>
          <w:sz w:val="20"/>
          <w:szCs w:val="20"/>
          <w:lang w:val="en-GB" w:eastAsia="en-GB"/>
        </w:rPr>
        <w:t>the EGD related targets</w:t>
      </w:r>
      <w:r w:rsidR="00FC2E33" w:rsidRPr="00D24399">
        <w:rPr>
          <w:rFonts w:ascii="EC Square Sans Pro" w:eastAsia="Times New Roman" w:hAnsi="EC Square Sans Pro" w:cs="Calibri"/>
          <w:sz w:val="20"/>
          <w:szCs w:val="20"/>
          <w:lang w:val="en-GB" w:eastAsia="en-GB"/>
        </w:rPr>
        <w:t xml:space="preserve"> </w:t>
      </w:r>
      <w:r w:rsidR="00D24399" w:rsidRPr="00D24399">
        <w:rPr>
          <w:rFonts w:ascii="EC Square Sans Pro" w:eastAsia="Times New Roman" w:hAnsi="EC Square Sans Pro" w:cs="Calibri"/>
          <w:sz w:val="20"/>
          <w:szCs w:val="20"/>
          <w:lang w:val="en-GB" w:eastAsia="en-GB"/>
        </w:rPr>
        <w:t xml:space="preserve">are on track to be achieved, especially for what concerns recycling efficiency of batteries, recovery of materials (with the exception of lithium), consumption of lightweight plastic carrier bags, recycle of materials contained in packaging waste, reuse and recycle of materials in vehicles. </w:t>
      </w:r>
    </w:p>
    <w:p w14:paraId="12F58659" w14:textId="77777777" w:rsidR="00D24399" w:rsidRPr="00D24399" w:rsidRDefault="00D24399" w:rsidP="00D24399">
      <w:pPr>
        <w:spacing w:before="120" w:after="120" w:line="256" w:lineRule="auto"/>
        <w:jc w:val="both"/>
        <w:textAlignment w:val="baseline"/>
        <w:rPr>
          <w:rFonts w:ascii="EC Square Sans Pro" w:eastAsia="Times New Roman" w:hAnsi="EC Square Sans Pro" w:cs="Calibri"/>
          <w:sz w:val="20"/>
          <w:szCs w:val="20"/>
          <w:lang w:val="en-GB" w:eastAsia="en-GB"/>
        </w:rPr>
      </w:pPr>
      <w:r w:rsidRPr="00D24399">
        <w:rPr>
          <w:rFonts w:ascii="EC Square Sans Pro" w:eastAsia="Times New Roman" w:hAnsi="EC Square Sans Pro" w:cs="Calibri"/>
          <w:sz w:val="20"/>
          <w:szCs w:val="20"/>
          <w:lang w:val="en-GB" w:eastAsia="en-GB"/>
        </w:rPr>
        <w:t xml:space="preserve">The </w:t>
      </w:r>
      <w:r w:rsidRPr="00D24399">
        <w:rPr>
          <w:rFonts w:ascii="EC Square Sans Pro" w:eastAsia="Times New Roman" w:hAnsi="EC Square Sans Pro" w:cs="Calibri"/>
          <w:b/>
          <w:bCs/>
          <w:sz w:val="20"/>
          <w:szCs w:val="20"/>
          <w:lang w:val="en-GB" w:eastAsia="en-GB"/>
        </w:rPr>
        <w:t>SDG 13</w:t>
      </w:r>
      <w:r w:rsidRPr="00D24399">
        <w:rPr>
          <w:rFonts w:ascii="EC Square Sans Pro" w:eastAsia="Times New Roman" w:hAnsi="EC Square Sans Pro" w:cs="Calibri"/>
          <w:sz w:val="20"/>
          <w:szCs w:val="20"/>
          <w:lang w:val="en-GB" w:eastAsia="en-GB"/>
        </w:rPr>
        <w:t xml:space="preserve"> on climate action is crucial for many EGD targets and its overarching ambition of </w:t>
      </w:r>
      <w:r w:rsidRPr="00D24399">
        <w:rPr>
          <w:rFonts w:ascii="EC Square Sans Pro" w:eastAsia="Times New Roman" w:hAnsi="EC Square Sans Pro" w:cs="Calibri"/>
          <w:b/>
          <w:bCs/>
          <w:sz w:val="20"/>
          <w:szCs w:val="20"/>
          <w:lang w:val="en-GB" w:eastAsia="en-GB"/>
        </w:rPr>
        <w:t>climate neutrality</w:t>
      </w:r>
      <w:r w:rsidRPr="00D24399">
        <w:rPr>
          <w:rFonts w:ascii="EC Square Sans Pro" w:eastAsia="Times New Roman" w:hAnsi="EC Square Sans Pro" w:cs="Calibri"/>
          <w:sz w:val="20"/>
          <w:szCs w:val="20"/>
          <w:lang w:val="en-GB" w:eastAsia="en-GB"/>
        </w:rPr>
        <w:t xml:space="preserve">. Data show positive results especially for what concerns the </w:t>
      </w:r>
      <w:r w:rsidRPr="00D24399">
        <w:rPr>
          <w:rFonts w:ascii="EC Square Sans Pro" w:eastAsia="Times New Roman" w:hAnsi="EC Square Sans Pro" w:cs="Calibri"/>
          <w:i/>
          <w:sz w:val="20"/>
          <w:szCs w:val="20"/>
          <w:lang w:val="en-GB" w:eastAsia="en-GB"/>
        </w:rPr>
        <w:t>EU Emission Trading System</w:t>
      </w:r>
      <w:r w:rsidRPr="00D24399">
        <w:rPr>
          <w:rFonts w:ascii="EC Square Sans Pro" w:eastAsia="Times New Roman" w:hAnsi="EC Square Sans Pro" w:cs="Calibri"/>
          <w:sz w:val="20"/>
          <w:szCs w:val="20"/>
          <w:lang w:val="en-GB" w:eastAsia="en-GB"/>
        </w:rPr>
        <w:t xml:space="preserve"> (ETS) and energy neutrality in the wastewater treatment sector. Other targets show positive progress, but data suggest that acceleration is needed for their achievement. This is the case for the overarching ambition of climate neutrality by 2050 and the interim climate target to reduce at least 55% GHG emissions, enshrined in the </w:t>
      </w:r>
      <w:r w:rsidRPr="00D24399">
        <w:rPr>
          <w:rFonts w:ascii="EC Square Sans Pro" w:eastAsia="Times New Roman" w:hAnsi="EC Square Sans Pro" w:cs="Calibri"/>
          <w:i/>
          <w:iCs/>
          <w:sz w:val="20"/>
          <w:szCs w:val="20"/>
          <w:lang w:val="en-GB" w:eastAsia="en-GB"/>
        </w:rPr>
        <w:t>European Climate Law</w:t>
      </w:r>
      <w:r w:rsidRPr="00D24399">
        <w:rPr>
          <w:rFonts w:ascii="EC Square Sans Pro" w:eastAsia="Times New Roman" w:hAnsi="EC Square Sans Pro" w:cs="Calibri"/>
          <w:sz w:val="20"/>
          <w:szCs w:val="20"/>
          <w:lang w:val="en-GB" w:eastAsia="en-GB"/>
        </w:rPr>
        <w:t xml:space="preserve">. The objective depends on the reduction of ESR sectors (transport, buildings, agriculture and waste), as well as on the EU net greenhouse gas removal in the LULUCF sector, that are not on track. Moreover, the </w:t>
      </w:r>
      <w:r w:rsidRPr="00D24399">
        <w:rPr>
          <w:rFonts w:ascii="EC Square Sans Pro" w:eastAsia="Times New Roman" w:hAnsi="EC Square Sans Pro" w:cs="Calibri"/>
          <w:i/>
          <w:iCs/>
          <w:sz w:val="20"/>
          <w:szCs w:val="20"/>
          <w:lang w:val="en-GB" w:eastAsia="en-GB"/>
        </w:rPr>
        <w:t>ReFuelEU Aviation Regulation</w:t>
      </w:r>
      <w:r w:rsidRPr="00D24399">
        <w:rPr>
          <w:rFonts w:ascii="EC Square Sans Pro" w:eastAsia="Times New Roman" w:hAnsi="EC Square Sans Pro" w:cs="Calibri"/>
          <w:sz w:val="20"/>
          <w:szCs w:val="20"/>
          <w:lang w:val="en-GB" w:eastAsia="en-GB"/>
        </w:rPr>
        <w:t xml:space="preserve"> sets ambitious targets on Sustainable Aviation Fuel (SAF) made available to aircraft operators, but synthetic fuels are not available on the market yet, facing major technological and economic challenges.</w:t>
      </w:r>
    </w:p>
    <w:p w14:paraId="702FC5BE" w14:textId="63EA0FA3" w:rsidR="00D24399" w:rsidRPr="00D24399" w:rsidRDefault="00D24399" w:rsidP="00D24399">
      <w:pPr>
        <w:spacing w:before="120" w:after="120" w:line="256" w:lineRule="auto"/>
        <w:jc w:val="both"/>
        <w:textAlignment w:val="baseline"/>
        <w:rPr>
          <w:rFonts w:ascii="EC Square Sans Pro" w:eastAsia="Times New Roman" w:hAnsi="EC Square Sans Pro" w:cs="Calibri"/>
          <w:sz w:val="20"/>
          <w:szCs w:val="20"/>
          <w:lang w:val="en-GB" w:eastAsia="en-GB"/>
        </w:rPr>
      </w:pPr>
      <w:r w:rsidRPr="00D24399">
        <w:rPr>
          <w:rFonts w:ascii="EC Square Sans Pro" w:eastAsia="Times New Roman" w:hAnsi="EC Square Sans Pro" w:cs="Calibri"/>
          <w:sz w:val="20"/>
          <w:szCs w:val="20"/>
          <w:lang w:val="en-GB" w:eastAsia="en-GB"/>
        </w:rPr>
        <w:t xml:space="preserve">Major challenges exist also for </w:t>
      </w:r>
      <w:r w:rsidRPr="00D24399">
        <w:rPr>
          <w:rFonts w:ascii="EC Square Sans Pro" w:eastAsia="Times New Roman" w:hAnsi="EC Square Sans Pro" w:cs="Calibri"/>
          <w:b/>
          <w:sz w:val="20"/>
          <w:szCs w:val="20"/>
          <w:lang w:val="en-GB" w:eastAsia="en-GB"/>
        </w:rPr>
        <w:t>SDG 14</w:t>
      </w:r>
      <w:r w:rsidRPr="00D24399">
        <w:rPr>
          <w:rFonts w:ascii="EC Square Sans Pro" w:eastAsia="Times New Roman" w:hAnsi="EC Square Sans Pro" w:cs="Calibri"/>
          <w:sz w:val="20"/>
          <w:szCs w:val="20"/>
          <w:lang w:val="en-GB" w:eastAsia="en-GB"/>
        </w:rPr>
        <w:t xml:space="preserve"> aimed at the conservation and sustainably use of seas and marine resources. Restoration measures are necessary to re-establish the habitat types in </w:t>
      </w:r>
      <w:r w:rsidRPr="00D24399">
        <w:rPr>
          <w:rFonts w:ascii="EC Square Sans Pro" w:eastAsia="Times New Roman" w:hAnsi="EC Square Sans Pro" w:cs="Calibri"/>
          <w:b/>
          <w:sz w:val="20"/>
          <w:szCs w:val="20"/>
          <w:lang w:val="en-GB" w:eastAsia="en-GB"/>
        </w:rPr>
        <w:t>marine ecosystem</w:t>
      </w:r>
      <w:r w:rsidRPr="00D24399">
        <w:rPr>
          <w:rFonts w:ascii="EC Square Sans Pro" w:eastAsia="Times New Roman" w:hAnsi="EC Square Sans Pro" w:cs="Calibri"/>
          <w:sz w:val="20"/>
          <w:szCs w:val="20"/>
          <w:lang w:val="en-GB" w:eastAsia="en-GB"/>
        </w:rPr>
        <w:t xml:space="preserve"> (SDG 14.2), as indicated in the </w:t>
      </w:r>
      <w:r w:rsidRPr="00D24399">
        <w:rPr>
          <w:rFonts w:ascii="EC Square Sans Pro" w:eastAsia="Times New Roman" w:hAnsi="EC Square Sans Pro" w:cs="Calibri"/>
          <w:i/>
          <w:sz w:val="20"/>
          <w:szCs w:val="20"/>
          <w:lang w:val="en-GB" w:eastAsia="en-GB"/>
        </w:rPr>
        <w:t>Nature Restoration Law</w:t>
      </w:r>
      <w:r w:rsidRPr="00D24399">
        <w:rPr>
          <w:rFonts w:ascii="EC Square Sans Pro" w:eastAsia="Times New Roman" w:hAnsi="EC Square Sans Pro" w:cs="Calibri"/>
          <w:sz w:val="20"/>
          <w:szCs w:val="20"/>
          <w:lang w:val="en-GB" w:eastAsia="en-GB"/>
        </w:rPr>
        <w:t xml:space="preserve">. A positive trend is reported for the share of </w:t>
      </w:r>
      <w:r w:rsidRPr="00D24399">
        <w:rPr>
          <w:rFonts w:ascii="EC Square Sans Pro" w:eastAsia="Times New Roman" w:hAnsi="EC Square Sans Pro" w:cs="Calibri"/>
          <w:b/>
          <w:sz w:val="20"/>
          <w:szCs w:val="20"/>
          <w:lang w:val="en-GB" w:eastAsia="en-GB"/>
        </w:rPr>
        <w:t>marine protected areas</w:t>
      </w:r>
      <w:r w:rsidRPr="00D24399">
        <w:rPr>
          <w:rFonts w:ascii="EC Square Sans Pro" w:eastAsia="Times New Roman" w:hAnsi="EC Square Sans Pro" w:cs="Calibri"/>
          <w:sz w:val="20"/>
          <w:szCs w:val="20"/>
          <w:lang w:val="en-GB" w:eastAsia="en-GB"/>
        </w:rPr>
        <w:t xml:space="preserve"> (SDG 14.5), even if acceleration is needed to achieve the targets set in the </w:t>
      </w:r>
      <w:r w:rsidRPr="00D24399">
        <w:rPr>
          <w:rFonts w:ascii="EC Square Sans Pro" w:eastAsia="Times New Roman" w:hAnsi="EC Square Sans Pro" w:cs="Calibri"/>
          <w:i/>
          <w:sz w:val="20"/>
          <w:szCs w:val="20"/>
          <w:lang w:val="en-GB" w:eastAsia="en-GB"/>
        </w:rPr>
        <w:t>Biodiversity Strategy</w:t>
      </w:r>
      <w:r w:rsidRPr="00D24399">
        <w:rPr>
          <w:rFonts w:ascii="EC Square Sans Pro" w:eastAsia="Times New Roman" w:hAnsi="EC Square Sans Pro" w:cs="Calibri"/>
          <w:sz w:val="20"/>
          <w:szCs w:val="20"/>
          <w:lang w:val="en-GB" w:eastAsia="en-GB"/>
        </w:rPr>
        <w:t xml:space="preserve">. Regarding the regulation of fishing practices (SDG 14.4), stock status has significantly improved but more efforts are needed to keep the </w:t>
      </w:r>
      <w:r w:rsidRPr="00D24399">
        <w:rPr>
          <w:rFonts w:ascii="EC Square Sans Pro" w:eastAsia="Times New Roman" w:hAnsi="EC Square Sans Pro" w:cs="Calibri"/>
          <w:b/>
          <w:sz w:val="20"/>
          <w:szCs w:val="20"/>
          <w:lang w:val="en-GB" w:eastAsia="en-GB"/>
        </w:rPr>
        <w:t>fish stocks above MSY levels</w:t>
      </w:r>
      <w:r w:rsidRPr="00D24399">
        <w:rPr>
          <w:rFonts w:ascii="EC Square Sans Pro" w:eastAsia="Times New Roman" w:hAnsi="EC Square Sans Pro" w:cs="Calibri"/>
          <w:sz w:val="20"/>
          <w:szCs w:val="20"/>
          <w:lang w:val="en-GB" w:eastAsia="en-GB"/>
        </w:rPr>
        <w:t xml:space="preserve"> (Maximum Sustainable Yield), as pointed out in the </w:t>
      </w:r>
      <w:r w:rsidRPr="00D24399">
        <w:rPr>
          <w:rFonts w:ascii="EC Square Sans Pro" w:eastAsia="Times New Roman" w:hAnsi="EC Square Sans Pro" w:cs="Calibri"/>
          <w:i/>
          <w:sz w:val="20"/>
          <w:szCs w:val="20"/>
          <w:lang w:val="en-GB" w:eastAsia="en-GB"/>
        </w:rPr>
        <w:t>Communication for the common fisheries policy today and tomorrow</w:t>
      </w:r>
      <w:r w:rsidRPr="00D24399">
        <w:rPr>
          <w:rFonts w:ascii="EC Square Sans Pro" w:eastAsia="Times New Roman" w:hAnsi="EC Square Sans Pro" w:cs="Calibri"/>
          <w:sz w:val="20"/>
          <w:szCs w:val="20"/>
          <w:lang w:val="en-GB" w:eastAsia="en-GB"/>
        </w:rPr>
        <w:t>. Another critical aspect regards the scientific knowledge of the habitat condition in marine ecosystems (SDG 14.a), as well as terrestrial, coastal and freshwater ecosystem (SDG 15.1). Unfortunately, a significant percentage of their status remains unknown and more effective monitoring programs are needed.</w:t>
      </w:r>
    </w:p>
    <w:p w14:paraId="73C1F9D0" w14:textId="77777777" w:rsidR="00D24399" w:rsidRPr="00D24399" w:rsidRDefault="29799E1F" w:rsidP="00D24399">
      <w:pPr>
        <w:spacing w:before="120" w:after="120" w:line="256" w:lineRule="auto"/>
        <w:jc w:val="both"/>
        <w:textAlignment w:val="baseline"/>
        <w:rPr>
          <w:rFonts w:ascii="EC Square Sans Pro" w:eastAsia="Times New Roman" w:hAnsi="EC Square Sans Pro" w:cs="Calibri"/>
          <w:sz w:val="20"/>
          <w:szCs w:val="20"/>
          <w:lang w:val="en-GB" w:eastAsia="en-GB"/>
        </w:rPr>
      </w:pPr>
      <w:r w:rsidRPr="6353057B">
        <w:rPr>
          <w:rFonts w:ascii="EC Square Sans Pro" w:eastAsia="Times New Roman" w:hAnsi="EC Square Sans Pro" w:cs="Calibri"/>
          <w:sz w:val="20"/>
          <w:szCs w:val="20"/>
          <w:lang w:val="en-GB" w:eastAsia="en-GB"/>
        </w:rPr>
        <w:t xml:space="preserve">Lastly, further challenges occur in </w:t>
      </w:r>
      <w:r w:rsidRPr="6353057B">
        <w:rPr>
          <w:rFonts w:ascii="EC Square Sans Pro" w:eastAsia="Times New Roman" w:hAnsi="EC Square Sans Pro" w:cs="Calibri"/>
          <w:b/>
          <w:bCs/>
          <w:sz w:val="20"/>
          <w:szCs w:val="20"/>
          <w:lang w:val="en-GB" w:eastAsia="en-GB"/>
        </w:rPr>
        <w:t>SDG 15</w:t>
      </w:r>
      <w:r w:rsidRPr="6353057B">
        <w:rPr>
          <w:rFonts w:ascii="EC Square Sans Pro" w:eastAsia="Times New Roman" w:hAnsi="EC Square Sans Pro" w:cs="Calibri"/>
          <w:sz w:val="20"/>
          <w:szCs w:val="20"/>
          <w:lang w:val="en-GB" w:eastAsia="en-GB"/>
        </w:rPr>
        <w:t xml:space="preserve"> for the protection, restoration and sustainable use of terrestrial ecosystems (SDG 15.1). The ambitions regarding biodiversity of forest ecosystem (SDG 15.2) still need a monitor system, but at least for the common forest bird index, data show a positive increasing trend. On the contrary, for what regards the restoration of land and soil (SDG 15.3), most of EU soils are not in healthy condition and soil erosion is expected to worsen due to climate change, and the target of ‘no net land take’, expected by the </w:t>
      </w:r>
      <w:r w:rsidRPr="6353057B">
        <w:rPr>
          <w:rFonts w:ascii="EC Square Sans Pro" w:eastAsia="Times New Roman" w:hAnsi="EC Square Sans Pro" w:cs="Calibri"/>
          <w:i/>
          <w:iCs/>
          <w:sz w:val="20"/>
          <w:szCs w:val="20"/>
          <w:lang w:val="en-GB" w:eastAsia="en-GB"/>
        </w:rPr>
        <w:t>EU Soil Strategy for 2030</w:t>
      </w:r>
      <w:r w:rsidRPr="6353057B">
        <w:rPr>
          <w:rFonts w:ascii="EC Square Sans Pro" w:eastAsia="Times New Roman" w:hAnsi="EC Square Sans Pro" w:cs="Calibri"/>
          <w:sz w:val="20"/>
          <w:szCs w:val="20"/>
          <w:lang w:val="en-GB" w:eastAsia="en-GB"/>
        </w:rPr>
        <w:t>, is still far to be reached. Other two alarm signals are the decrease of the common farmland bird index and the decline of pollinator populations, whose protection is crucial to halt the loss of biodiversity (SDG 15.5).</w:t>
      </w:r>
    </w:p>
    <w:p w14:paraId="15FEDDA0" w14:textId="4E225899" w:rsidR="6353057B" w:rsidRDefault="6353057B" w:rsidP="6353057B">
      <w:pPr>
        <w:spacing w:before="120" w:after="120" w:line="256" w:lineRule="auto"/>
        <w:jc w:val="both"/>
        <w:rPr>
          <w:ins w:id="258" w:author="MARELLI Luisa (JRC-ISPRA)" w:date="2025-04-07T15:52:00Z"/>
          <w:rFonts w:ascii="EC Square Sans Pro" w:eastAsia="Times New Roman" w:hAnsi="EC Square Sans Pro" w:cs="Times New Roman"/>
          <w:sz w:val="20"/>
          <w:szCs w:val="20"/>
          <w:lang w:val="en-GB" w:eastAsia="en-GB"/>
        </w:rPr>
      </w:pPr>
    </w:p>
    <w:p w14:paraId="1759D1FD" w14:textId="000C41CF" w:rsidR="00416A0A" w:rsidRDefault="00416A0A" w:rsidP="00D24399">
      <w:pPr>
        <w:spacing w:before="120" w:after="120" w:line="256" w:lineRule="auto"/>
        <w:jc w:val="both"/>
        <w:rPr>
          <w:rFonts w:ascii="EC Square Sans Pro" w:eastAsia="Times New Roman" w:hAnsi="EC Square Sans Pro" w:cs="Times New Roman"/>
          <w:sz w:val="20"/>
          <w:szCs w:val="20"/>
          <w:lang w:val="en-GB" w:eastAsia="en-GB"/>
        </w:rPr>
      </w:pPr>
      <w:r w:rsidRPr="00D24399">
        <w:rPr>
          <w:rFonts w:ascii="EC Square Sans Pro" w:eastAsia="Times New Roman" w:hAnsi="EC Square Sans Pro" w:cs="Times New Roman"/>
          <w:sz w:val="20"/>
          <w:szCs w:val="20"/>
          <w:lang w:val="en-GB" w:eastAsia="en-GB"/>
        </w:rPr>
        <w:t xml:space="preserve">Delving deeper into the intricate interactions between the </w:t>
      </w:r>
      <w:r w:rsidR="00FC3E63">
        <w:rPr>
          <w:rFonts w:ascii="EC Square Sans Pro" w:eastAsia="Times New Roman" w:hAnsi="EC Square Sans Pro" w:cs="Times New Roman"/>
          <w:sz w:val="20"/>
          <w:szCs w:val="20"/>
          <w:lang w:val="en-GB" w:eastAsia="en-GB"/>
        </w:rPr>
        <w:t>green transition</w:t>
      </w:r>
      <w:r w:rsidRPr="00D24399">
        <w:rPr>
          <w:rFonts w:ascii="EC Square Sans Pro" w:eastAsia="Times New Roman" w:hAnsi="EC Square Sans Pro" w:cs="Times New Roman"/>
          <w:sz w:val="20"/>
          <w:szCs w:val="20"/>
          <w:lang w:val="en-GB" w:eastAsia="en-GB"/>
        </w:rPr>
        <w:t xml:space="preserve"> and the SDGs, the data show how </w:t>
      </w:r>
      <w:r w:rsidRPr="00DD5A8B">
        <w:rPr>
          <w:rFonts w:ascii="EC Square Sans Pro" w:eastAsia="Times New Roman" w:hAnsi="EC Square Sans Pro" w:cs="Times New Roman"/>
          <w:b/>
          <w:sz w:val="20"/>
          <w:szCs w:val="20"/>
          <w:lang w:val="en-GB" w:eastAsia="en-GB"/>
        </w:rPr>
        <w:t xml:space="preserve">the achievement of specific EGD targets may trigger cascading effects across </w:t>
      </w:r>
      <w:r w:rsidR="00FC3E63" w:rsidRPr="00DD5A8B">
        <w:rPr>
          <w:rFonts w:ascii="EC Square Sans Pro" w:eastAsia="Times New Roman" w:hAnsi="EC Square Sans Pro" w:cs="Times New Roman"/>
          <w:b/>
          <w:sz w:val="20"/>
          <w:szCs w:val="20"/>
          <w:lang w:val="en-GB" w:eastAsia="en-GB"/>
        </w:rPr>
        <w:t>other</w:t>
      </w:r>
      <w:r w:rsidRPr="00DD5A8B">
        <w:rPr>
          <w:rFonts w:ascii="EC Square Sans Pro" w:eastAsia="Times New Roman" w:hAnsi="EC Square Sans Pro" w:cs="Times New Roman"/>
          <w:b/>
          <w:sz w:val="20"/>
          <w:szCs w:val="20"/>
          <w:lang w:val="en-GB" w:eastAsia="en-GB"/>
        </w:rPr>
        <w:t xml:space="preserve"> SDGs</w:t>
      </w:r>
      <w:r w:rsidRPr="00D24399">
        <w:rPr>
          <w:rFonts w:ascii="EC Square Sans Pro" w:eastAsia="Times New Roman" w:hAnsi="EC Square Sans Pro" w:cs="Times New Roman"/>
          <w:sz w:val="20"/>
          <w:szCs w:val="20"/>
          <w:lang w:val="en-GB" w:eastAsia="en-GB"/>
        </w:rPr>
        <w:t xml:space="preserve">, thereby </w:t>
      </w:r>
      <w:r w:rsidRPr="00DD5A8B">
        <w:rPr>
          <w:rFonts w:ascii="EC Square Sans Pro" w:eastAsia="Times New Roman" w:hAnsi="EC Square Sans Pro" w:cs="Times New Roman"/>
          <w:b/>
          <w:sz w:val="20"/>
          <w:szCs w:val="20"/>
          <w:lang w:val="en-GB" w:eastAsia="en-GB"/>
        </w:rPr>
        <w:t>amplifying progress</w:t>
      </w:r>
      <w:r w:rsidRPr="00D24399">
        <w:rPr>
          <w:rFonts w:ascii="EC Square Sans Pro" w:eastAsia="Times New Roman" w:hAnsi="EC Square Sans Pro" w:cs="Times New Roman"/>
          <w:sz w:val="20"/>
          <w:szCs w:val="20"/>
          <w:lang w:val="en-GB" w:eastAsia="en-GB"/>
        </w:rPr>
        <w:t xml:space="preserve"> in both frameworks.</w:t>
      </w:r>
    </w:p>
    <w:p w14:paraId="6963EDA7" w14:textId="2982254F" w:rsidR="00D24399" w:rsidRPr="00D24399" w:rsidRDefault="00FC3E63" w:rsidP="00D24399">
      <w:pPr>
        <w:spacing w:before="120" w:after="120" w:line="256" w:lineRule="auto"/>
        <w:jc w:val="both"/>
        <w:rPr>
          <w:rFonts w:ascii="EC Square Sans Pro" w:eastAsia="Times New Roman" w:hAnsi="EC Square Sans Pro" w:cs="Times New Roman"/>
          <w:sz w:val="20"/>
          <w:szCs w:val="20"/>
          <w:lang w:val="en-GB" w:eastAsia="en-GB"/>
        </w:rPr>
      </w:pPr>
      <w:r>
        <w:rPr>
          <w:rFonts w:ascii="EC Square Sans Pro" w:eastAsia="Times New Roman" w:hAnsi="EC Square Sans Pro" w:cs="Times New Roman"/>
          <w:sz w:val="20"/>
          <w:szCs w:val="20"/>
          <w:lang w:val="en-GB" w:eastAsia="en-GB"/>
        </w:rPr>
        <w:t>In fact, the green transition</w:t>
      </w:r>
      <w:r w:rsidR="00D24399" w:rsidRPr="00D24399">
        <w:rPr>
          <w:rFonts w:ascii="EC Square Sans Pro" w:eastAsia="Times New Roman" w:hAnsi="EC Square Sans Pro" w:cs="Times New Roman"/>
          <w:sz w:val="20"/>
          <w:szCs w:val="20"/>
          <w:lang w:val="en-GB" w:eastAsia="en-GB"/>
        </w:rPr>
        <w:t xml:space="preserve"> has the potential to foster significant </w:t>
      </w:r>
      <w:r w:rsidR="00D24399" w:rsidRPr="00D24399">
        <w:rPr>
          <w:rFonts w:ascii="EC Square Sans Pro" w:eastAsia="Times New Roman" w:hAnsi="EC Square Sans Pro" w:cs="Times New Roman"/>
          <w:b/>
          <w:bCs/>
          <w:sz w:val="20"/>
          <w:szCs w:val="20"/>
          <w:lang w:val="en-GB" w:eastAsia="en-GB"/>
        </w:rPr>
        <w:t xml:space="preserve">synergies </w:t>
      </w:r>
      <w:r w:rsidR="00D24399" w:rsidRPr="00D24399">
        <w:rPr>
          <w:rFonts w:ascii="EC Square Sans Pro" w:eastAsia="Times New Roman" w:hAnsi="EC Square Sans Pro" w:cs="Times New Roman"/>
          <w:sz w:val="20"/>
          <w:szCs w:val="20"/>
          <w:lang w:val="en-GB" w:eastAsia="en-GB"/>
        </w:rPr>
        <w:t xml:space="preserve">across </w:t>
      </w:r>
      <w:r w:rsidR="008F32BE">
        <w:rPr>
          <w:rFonts w:ascii="EC Square Sans Pro" w:eastAsia="Times New Roman" w:hAnsi="EC Square Sans Pro" w:cs="Times New Roman"/>
          <w:sz w:val="20"/>
          <w:szCs w:val="20"/>
          <w:lang w:val="en-GB" w:eastAsia="en-GB"/>
        </w:rPr>
        <w:t>the</w:t>
      </w:r>
      <w:r w:rsidR="008F32BE" w:rsidRPr="00D24399">
        <w:rPr>
          <w:rFonts w:ascii="EC Square Sans Pro" w:eastAsia="Times New Roman" w:hAnsi="EC Square Sans Pro" w:cs="Times New Roman"/>
          <w:sz w:val="20"/>
          <w:szCs w:val="20"/>
          <w:lang w:val="en-GB" w:eastAsia="en-GB"/>
        </w:rPr>
        <w:t xml:space="preserve"> </w:t>
      </w:r>
      <w:r w:rsidR="008F32BE">
        <w:rPr>
          <w:rFonts w:ascii="EC Square Sans Pro" w:eastAsia="Times New Roman" w:hAnsi="EC Square Sans Pro" w:cs="Times New Roman"/>
          <w:sz w:val="20"/>
          <w:szCs w:val="20"/>
          <w:lang w:val="en-GB" w:eastAsia="en-GB"/>
        </w:rPr>
        <w:t>targets</w:t>
      </w:r>
      <w:r w:rsidR="00D24399" w:rsidRPr="00D24399">
        <w:rPr>
          <w:rFonts w:ascii="EC Square Sans Pro" w:eastAsia="Times New Roman" w:hAnsi="EC Square Sans Pro" w:cs="Times New Roman"/>
          <w:sz w:val="20"/>
          <w:szCs w:val="20"/>
          <w:lang w:val="en-GB" w:eastAsia="en-GB"/>
        </w:rPr>
        <w:t xml:space="preserve">, by addressing interconnected challenges. For instance, the </w:t>
      </w:r>
      <w:r w:rsidR="00D24399" w:rsidRPr="00D24399">
        <w:rPr>
          <w:rFonts w:ascii="EC Square Sans Pro" w:eastAsia="Times New Roman" w:hAnsi="EC Square Sans Pro" w:cs="Times New Roman"/>
          <w:i/>
          <w:sz w:val="20"/>
          <w:szCs w:val="20"/>
          <w:lang w:val="en-GB" w:eastAsia="en-GB"/>
        </w:rPr>
        <w:t>Renewable Energy Directive</w:t>
      </w:r>
      <w:r w:rsidR="00D24399" w:rsidRPr="00D24399">
        <w:rPr>
          <w:rFonts w:ascii="EC Square Sans Pro" w:eastAsia="Times New Roman" w:hAnsi="EC Square Sans Pro" w:cs="Times New Roman"/>
          <w:sz w:val="20"/>
          <w:szCs w:val="20"/>
          <w:lang w:val="en-GB" w:eastAsia="en-GB"/>
        </w:rPr>
        <w:t xml:space="preserve"> targets a 32% share of renewable energy in the EU’s energy mix by 2030, which not only aligns with SDG targets for increasing renewable energy (SDG 7.2) but also supports climate action (SDG 13.2) and enhances public health by reducing air pollution (SDG 3.9). These renewable energy initiatives also contribute to job creation and economic growth (SDG 8.5), particularly in green technology sectors, thereby reinforcing the socio-economic objectives of the EGD. Similarly, the </w:t>
      </w:r>
      <w:r w:rsidR="00D24399" w:rsidRPr="008F32BE">
        <w:rPr>
          <w:rFonts w:ascii="EC Square Sans Pro" w:eastAsia="Times New Roman" w:hAnsi="EC Square Sans Pro" w:cs="Times New Roman"/>
          <w:i/>
          <w:sz w:val="20"/>
          <w:szCs w:val="20"/>
          <w:lang w:val="en-GB" w:eastAsia="en-GB"/>
        </w:rPr>
        <w:t>Farm to Fork Strategy</w:t>
      </w:r>
      <w:r w:rsidR="00D24399" w:rsidRPr="00D24399">
        <w:rPr>
          <w:rFonts w:ascii="EC Square Sans Pro" w:eastAsia="Times New Roman" w:hAnsi="EC Square Sans Pro" w:cs="Times New Roman"/>
          <w:sz w:val="20"/>
          <w:szCs w:val="20"/>
          <w:lang w:val="en-GB" w:eastAsia="en-GB"/>
        </w:rPr>
        <w:t xml:space="preserve">, aiming to reduce pesticide use and increase organic farming, directly supports sustainable agriculture (SDG 2.4) and biodiversity (SDG 15.1), while also enhancing water management (SDG 6.4) and soil quality, which are critical for long-term food security (SDG 2.1). </w:t>
      </w:r>
    </w:p>
    <w:p w14:paraId="39A11648" w14:textId="45C6B51E" w:rsidR="00D24399" w:rsidRPr="00D24399" w:rsidRDefault="00D24399" w:rsidP="00D24399">
      <w:pPr>
        <w:spacing w:before="120" w:after="120" w:line="256" w:lineRule="auto"/>
        <w:jc w:val="both"/>
        <w:rPr>
          <w:rFonts w:ascii="EC Square Sans Pro" w:eastAsia="Times New Roman" w:hAnsi="EC Square Sans Pro" w:cs="Times New Roman"/>
          <w:sz w:val="20"/>
          <w:szCs w:val="20"/>
          <w:lang w:val="en-GB" w:eastAsia="en-GB"/>
        </w:rPr>
      </w:pPr>
      <w:r w:rsidRPr="00D24399">
        <w:rPr>
          <w:rFonts w:ascii="EC Square Sans Pro" w:eastAsia="Times New Roman" w:hAnsi="EC Square Sans Pro" w:cs="Times New Roman"/>
          <w:sz w:val="20"/>
          <w:szCs w:val="20"/>
          <w:lang w:val="en-GB" w:eastAsia="en-GB"/>
        </w:rPr>
        <w:t xml:space="preserve">Furthermore, the focus on sustainable infrastructure and industrial innovation, under policies such as the </w:t>
      </w:r>
      <w:r w:rsidRPr="00D24399">
        <w:rPr>
          <w:rFonts w:ascii="EC Square Sans Pro" w:eastAsia="Times New Roman" w:hAnsi="EC Square Sans Pro" w:cs="Times New Roman"/>
          <w:i/>
          <w:sz w:val="20"/>
          <w:szCs w:val="20"/>
          <w:lang w:val="en-GB" w:eastAsia="en-GB"/>
        </w:rPr>
        <w:t>Industrial Strategy</w:t>
      </w:r>
      <w:r w:rsidRPr="00D24399">
        <w:rPr>
          <w:rFonts w:ascii="EC Square Sans Pro" w:eastAsia="Times New Roman" w:hAnsi="EC Square Sans Pro" w:cs="Times New Roman"/>
          <w:sz w:val="20"/>
          <w:szCs w:val="20"/>
          <w:lang w:val="en-GB" w:eastAsia="en-GB"/>
        </w:rPr>
        <w:t xml:space="preserve"> and the </w:t>
      </w:r>
      <w:r w:rsidRPr="00D24399">
        <w:rPr>
          <w:rFonts w:ascii="EC Square Sans Pro" w:eastAsia="Times New Roman" w:hAnsi="EC Square Sans Pro" w:cs="Times New Roman"/>
          <w:i/>
          <w:sz w:val="20"/>
          <w:szCs w:val="20"/>
          <w:lang w:val="en-GB" w:eastAsia="en-GB"/>
        </w:rPr>
        <w:t>Circular Economy Action Plan</w:t>
      </w:r>
      <w:r w:rsidRPr="00D24399">
        <w:rPr>
          <w:rFonts w:ascii="EC Square Sans Pro" w:eastAsia="Times New Roman" w:hAnsi="EC Square Sans Pro" w:cs="Times New Roman"/>
          <w:sz w:val="20"/>
          <w:szCs w:val="20"/>
          <w:lang w:val="en-GB" w:eastAsia="en-GB"/>
        </w:rPr>
        <w:t>, promotes resource efficiency (SDG 9.4) and waste reduction (SDG 12.5), while fostering technological advancements that benefit environmental and economic sustainability. Sustainable food production systems</w:t>
      </w:r>
      <w:r w:rsidR="009D43E2">
        <w:rPr>
          <w:rFonts w:ascii="EC Square Sans Pro" w:eastAsia="Times New Roman" w:hAnsi="EC Square Sans Pro" w:cs="Times New Roman"/>
          <w:sz w:val="20"/>
          <w:szCs w:val="20"/>
          <w:lang w:val="en-GB" w:eastAsia="en-GB"/>
        </w:rPr>
        <w:t xml:space="preserve"> </w:t>
      </w:r>
      <w:r w:rsidRPr="00D24399">
        <w:rPr>
          <w:rFonts w:ascii="EC Square Sans Pro" w:eastAsia="Times New Roman" w:hAnsi="EC Square Sans Pro" w:cs="Times New Roman"/>
          <w:sz w:val="20"/>
          <w:szCs w:val="20"/>
          <w:lang w:val="en-GB" w:eastAsia="en-GB"/>
        </w:rPr>
        <w:t>also play a pivotal role in improving ecosystem health, reducing pollution, and ensuring food security, thereby addressing multiple SDGs simultaneously. Additionally, water quality and ecosystem protection support not only environmental sustainability (SDG 6.3, 6.6, and 15.1) but also resilience against climate change impacts, contributing to broader goals of climate adaptation (SDG 13.1).</w:t>
      </w:r>
    </w:p>
    <w:p w14:paraId="73E0903C" w14:textId="2AB69880" w:rsidR="00D24399" w:rsidRPr="00D24399" w:rsidRDefault="00D24399" w:rsidP="00D24399">
      <w:pPr>
        <w:spacing w:before="120" w:after="120" w:line="256" w:lineRule="auto"/>
        <w:jc w:val="both"/>
        <w:rPr>
          <w:rFonts w:ascii="EC Square Sans Pro" w:eastAsia="Times New Roman" w:hAnsi="EC Square Sans Pro" w:cs="Times New Roman"/>
          <w:sz w:val="20"/>
          <w:szCs w:val="20"/>
          <w:lang w:val="en-GB" w:eastAsia="en-GB"/>
        </w:rPr>
      </w:pPr>
      <w:r w:rsidRPr="00D24399">
        <w:rPr>
          <w:rFonts w:ascii="EC Square Sans Pro" w:eastAsia="Times New Roman" w:hAnsi="EC Square Sans Pro" w:cs="Times New Roman"/>
          <w:sz w:val="20"/>
          <w:szCs w:val="20"/>
          <w:lang w:val="en-GB" w:eastAsia="en-GB"/>
        </w:rPr>
        <w:t xml:space="preserve">While the EGD may leverage synergies, it is crucial to acknowledge and </w:t>
      </w:r>
      <w:r w:rsidRPr="00DD5A8B">
        <w:rPr>
          <w:rFonts w:ascii="EC Square Sans Pro" w:eastAsia="Times New Roman" w:hAnsi="EC Square Sans Pro" w:cs="Times New Roman"/>
          <w:b/>
          <w:sz w:val="20"/>
          <w:szCs w:val="20"/>
          <w:lang w:val="en-GB" w:eastAsia="en-GB"/>
        </w:rPr>
        <w:t xml:space="preserve">manage the potential </w:t>
      </w:r>
      <w:r w:rsidRPr="00DD5A8B">
        <w:rPr>
          <w:rFonts w:ascii="EC Square Sans Pro" w:eastAsia="Times New Roman" w:hAnsi="EC Square Sans Pro" w:cs="Times New Roman"/>
          <w:b/>
          <w:bCs/>
          <w:sz w:val="20"/>
          <w:szCs w:val="20"/>
          <w:lang w:val="en-GB" w:eastAsia="en-GB"/>
        </w:rPr>
        <w:t>trade-offs</w:t>
      </w:r>
      <w:r w:rsidRPr="00DD5A8B">
        <w:rPr>
          <w:rFonts w:ascii="EC Square Sans Pro" w:eastAsia="Times New Roman" w:hAnsi="EC Square Sans Pro" w:cs="Times New Roman"/>
          <w:b/>
          <w:sz w:val="20"/>
          <w:szCs w:val="20"/>
          <w:lang w:val="en-GB" w:eastAsia="en-GB"/>
        </w:rPr>
        <w:t xml:space="preserve"> that may arise</w:t>
      </w:r>
      <w:r w:rsidRPr="00D24399">
        <w:rPr>
          <w:rFonts w:ascii="EC Square Sans Pro" w:eastAsia="Times New Roman" w:hAnsi="EC Square Sans Pro" w:cs="Times New Roman"/>
          <w:sz w:val="20"/>
          <w:szCs w:val="20"/>
          <w:lang w:val="en-GB" w:eastAsia="en-GB"/>
        </w:rPr>
        <w:t xml:space="preserve">, particularly when balancing diverse sustainability goals. For instance, the expansion of bioenergy production could lead to land-use conflicts, affecting food production (SDG 2.1) and biodiversity (SDG 15.1) by converting agricultural land to energy crops. Similarly, efforts to decarbonize industry through the development of renewable hydrogen, may increase water demand, potentially conflicting with sustainable water management goals (SDG 6.4). Additionally, the circular economy initiatives, while aimed at reducing waste, may result in energy-intensive recycling processes, potentially offsetting gains in energy efficiency (SDG 7.3) and complicating emissions reduction efforts (SDG 13.2). Moreover, the transition to a low-carbon economy, could disproportionately impact vulnerable populations, particularly through job losses in the fossil fuel sector and increased energy costs. This highlights the need for a fair and inclusive transition, as emphasized in the  </w:t>
      </w:r>
      <w:r w:rsidRPr="00D24399">
        <w:rPr>
          <w:rFonts w:ascii="EC Square Sans Pro" w:eastAsia="Times New Roman" w:hAnsi="EC Square Sans Pro" w:cs="Times New Roman"/>
          <w:i/>
          <w:sz w:val="20"/>
          <w:szCs w:val="20"/>
          <w:lang w:val="en-GB" w:eastAsia="en-GB"/>
        </w:rPr>
        <w:t>Just Transition Mechanism</w:t>
      </w:r>
      <w:r w:rsidRPr="00D24399">
        <w:rPr>
          <w:rFonts w:ascii="EC Square Sans Pro" w:eastAsia="Times New Roman" w:hAnsi="EC Square Sans Pro" w:cs="Times New Roman"/>
          <w:sz w:val="20"/>
          <w:szCs w:val="20"/>
          <w:lang w:val="en-GB" w:eastAsia="en-GB"/>
        </w:rPr>
        <w:t xml:space="preserve">, to ensure that economic disparities are not exacerbated and that the most vulnerable are protected </w:t>
      </w:r>
      <w:r w:rsidRPr="00D24399">
        <w:rPr>
          <w:rFonts w:ascii="EC Square Sans Pro" w:eastAsia="Times New Roman" w:hAnsi="EC Square Sans Pro" w:cs="Times New Roman"/>
          <w:sz w:val="20"/>
          <w:szCs w:val="20"/>
          <w:shd w:val="clear" w:color="auto" w:fill="FFF2CC"/>
          <w:lang w:val="en-GB" w:eastAsia="en-GB"/>
        </w:rPr>
        <w:t xml:space="preserve">(see chapter </w:t>
      </w:r>
      <w:r w:rsidR="009D43E2">
        <w:rPr>
          <w:rFonts w:ascii="EC Square Sans Pro" w:eastAsia="Times New Roman" w:hAnsi="EC Square Sans Pro" w:cs="Times New Roman"/>
          <w:sz w:val="20"/>
          <w:szCs w:val="20"/>
          <w:shd w:val="clear" w:color="auto" w:fill="FFF2CC"/>
          <w:lang w:val="en-GB" w:eastAsia="en-GB"/>
        </w:rPr>
        <w:t>7</w:t>
      </w:r>
      <w:r w:rsidRPr="00D24399">
        <w:rPr>
          <w:rFonts w:ascii="EC Square Sans Pro" w:eastAsia="Times New Roman" w:hAnsi="EC Square Sans Pro" w:cs="Times New Roman"/>
          <w:sz w:val="20"/>
          <w:szCs w:val="20"/>
          <w:shd w:val="clear" w:color="auto" w:fill="FFF2CC"/>
          <w:lang w:val="en-GB" w:eastAsia="en-GB"/>
        </w:rPr>
        <w:t xml:space="preserve">, section on </w:t>
      </w:r>
      <w:r w:rsidR="009D43E2">
        <w:rPr>
          <w:rFonts w:ascii="EC Square Sans Pro" w:eastAsia="Times New Roman" w:hAnsi="EC Square Sans Pro" w:cs="Times New Roman"/>
          <w:sz w:val="20"/>
          <w:szCs w:val="20"/>
          <w:shd w:val="clear" w:color="auto" w:fill="FFF2CC"/>
          <w:lang w:val="en-GB" w:eastAsia="en-GB"/>
        </w:rPr>
        <w:t>“</w:t>
      </w:r>
      <w:r w:rsidRPr="00D24399">
        <w:rPr>
          <w:rFonts w:ascii="EC Square Sans Pro" w:eastAsia="Times New Roman" w:hAnsi="EC Square Sans Pro" w:cs="Times New Roman"/>
          <w:sz w:val="20"/>
          <w:szCs w:val="20"/>
          <w:shd w:val="clear" w:color="auto" w:fill="FFF2CC"/>
          <w:lang w:val="en-GB" w:eastAsia="en-GB"/>
        </w:rPr>
        <w:t xml:space="preserve">Fair and </w:t>
      </w:r>
      <w:r w:rsidR="009D43E2">
        <w:rPr>
          <w:rFonts w:ascii="EC Square Sans Pro" w:eastAsia="Times New Roman" w:hAnsi="EC Square Sans Pro" w:cs="Times New Roman"/>
          <w:sz w:val="20"/>
          <w:szCs w:val="20"/>
          <w:shd w:val="clear" w:color="auto" w:fill="FFF2CC"/>
          <w:lang w:val="en-GB" w:eastAsia="en-GB"/>
        </w:rPr>
        <w:t>J</w:t>
      </w:r>
      <w:r w:rsidRPr="00D24399">
        <w:rPr>
          <w:rFonts w:ascii="EC Square Sans Pro" w:eastAsia="Times New Roman" w:hAnsi="EC Square Sans Pro" w:cs="Times New Roman"/>
          <w:sz w:val="20"/>
          <w:szCs w:val="20"/>
          <w:shd w:val="clear" w:color="auto" w:fill="FFF2CC"/>
          <w:lang w:val="en-GB" w:eastAsia="en-GB"/>
        </w:rPr>
        <w:t xml:space="preserve">ust </w:t>
      </w:r>
      <w:r w:rsidR="009D43E2">
        <w:rPr>
          <w:rFonts w:ascii="EC Square Sans Pro" w:eastAsia="Times New Roman" w:hAnsi="EC Square Sans Pro" w:cs="Times New Roman"/>
          <w:sz w:val="20"/>
          <w:szCs w:val="20"/>
          <w:shd w:val="clear" w:color="auto" w:fill="FFF2CC"/>
          <w:lang w:val="en-GB" w:eastAsia="en-GB"/>
        </w:rPr>
        <w:t>T</w:t>
      </w:r>
      <w:r w:rsidRPr="00D24399">
        <w:rPr>
          <w:rFonts w:ascii="EC Square Sans Pro" w:eastAsia="Times New Roman" w:hAnsi="EC Square Sans Pro" w:cs="Times New Roman"/>
          <w:sz w:val="20"/>
          <w:szCs w:val="20"/>
          <w:shd w:val="clear" w:color="auto" w:fill="FFF2CC"/>
          <w:lang w:val="en-GB" w:eastAsia="en-GB"/>
        </w:rPr>
        <w:t>ransition</w:t>
      </w:r>
      <w:r w:rsidR="009D43E2">
        <w:rPr>
          <w:rFonts w:ascii="EC Square Sans Pro" w:eastAsia="Times New Roman" w:hAnsi="EC Square Sans Pro" w:cs="Times New Roman"/>
          <w:sz w:val="20"/>
          <w:szCs w:val="20"/>
          <w:shd w:val="clear" w:color="auto" w:fill="FFF2CC"/>
          <w:lang w:val="en-GB" w:eastAsia="en-GB"/>
        </w:rPr>
        <w:t>”</w:t>
      </w:r>
      <w:r w:rsidRPr="00D24399">
        <w:rPr>
          <w:rFonts w:ascii="EC Square Sans Pro" w:eastAsia="Times New Roman" w:hAnsi="EC Square Sans Pro" w:cs="Times New Roman"/>
          <w:sz w:val="20"/>
          <w:szCs w:val="20"/>
          <w:shd w:val="clear" w:color="auto" w:fill="FFF2CC"/>
          <w:lang w:val="en-GB" w:eastAsia="en-GB"/>
        </w:rPr>
        <w:t>)</w:t>
      </w:r>
      <w:r w:rsidRPr="00D24399">
        <w:rPr>
          <w:rFonts w:ascii="EC Square Sans Pro" w:eastAsia="Times New Roman" w:hAnsi="EC Square Sans Pro" w:cs="Times New Roman"/>
          <w:sz w:val="20"/>
          <w:szCs w:val="20"/>
          <w:lang w:val="en-GB" w:eastAsia="en-GB"/>
        </w:rPr>
        <w:t xml:space="preserve">. Similarly, the expansion of renewable energy infrastructure, such as offshore wind farms, poses risks to marine ecosystems (SDG 14.1), while land-based renewable projects may </w:t>
      </w:r>
      <w:r w:rsidR="00FC3471" w:rsidRPr="00D24399">
        <w:rPr>
          <w:rFonts w:ascii="EC Square Sans Pro" w:eastAsia="Times New Roman" w:hAnsi="EC Square Sans Pro" w:cs="Times New Roman"/>
          <w:sz w:val="20"/>
          <w:szCs w:val="20"/>
          <w:lang w:val="en-GB" w:eastAsia="en-GB"/>
        </w:rPr>
        <w:t>disturb</w:t>
      </w:r>
      <w:r w:rsidRPr="00D24399">
        <w:rPr>
          <w:rFonts w:ascii="EC Square Sans Pro" w:eastAsia="Times New Roman" w:hAnsi="EC Square Sans Pro" w:cs="Times New Roman"/>
          <w:sz w:val="20"/>
          <w:szCs w:val="20"/>
          <w:lang w:val="en-GB" w:eastAsia="en-GB"/>
        </w:rPr>
        <w:t xml:space="preserve"> natural habitats, leading to biodiversity loss (SDG 15.1). </w:t>
      </w:r>
    </w:p>
    <w:p w14:paraId="090A43F6" w14:textId="36920D1B" w:rsidR="00D24399" w:rsidRPr="00D24399" w:rsidRDefault="00D24399" w:rsidP="00D24399">
      <w:pPr>
        <w:spacing w:before="120" w:after="120" w:line="256" w:lineRule="auto"/>
        <w:jc w:val="both"/>
        <w:rPr>
          <w:rFonts w:ascii="EC Square Sans Pro" w:eastAsia="Times New Roman" w:hAnsi="EC Square Sans Pro" w:cs="Times New Roman"/>
          <w:sz w:val="20"/>
          <w:szCs w:val="20"/>
          <w:lang w:val="en-GB" w:eastAsia="en-GB"/>
        </w:rPr>
      </w:pPr>
      <w:r w:rsidRPr="00D24399">
        <w:rPr>
          <w:rFonts w:ascii="EC Square Sans Pro" w:eastAsia="Times New Roman" w:hAnsi="EC Square Sans Pro" w:cs="Times New Roman"/>
          <w:sz w:val="20"/>
          <w:szCs w:val="20"/>
          <w:lang w:val="en-GB" w:eastAsia="en-GB"/>
        </w:rPr>
        <w:t xml:space="preserve">Addressing these trade-offs requires coherent policy planning </w:t>
      </w:r>
      <w:r w:rsidR="00FC3471">
        <w:rPr>
          <w:rFonts w:ascii="EC Square Sans Pro" w:eastAsia="Times New Roman" w:hAnsi="EC Square Sans Pro" w:cs="Times New Roman"/>
          <w:sz w:val="20"/>
          <w:szCs w:val="20"/>
          <w:lang w:val="en-GB" w:eastAsia="en-GB"/>
        </w:rPr>
        <w:t>for the green transition</w:t>
      </w:r>
      <w:r w:rsidRPr="00D24399">
        <w:rPr>
          <w:rFonts w:ascii="EC Square Sans Pro" w:eastAsia="Times New Roman" w:hAnsi="EC Square Sans Pro" w:cs="Times New Roman"/>
          <w:sz w:val="20"/>
          <w:szCs w:val="20"/>
          <w:lang w:val="en-GB" w:eastAsia="en-GB"/>
        </w:rPr>
        <w:t>, ensuring that advancements in one area do not come at the expense of sustainability in another. By integrating these considerations into policies, the EU can effectively navigate the complexities of sustainable development, supporting the</w:t>
      </w:r>
      <w:r w:rsidR="00FC3471">
        <w:rPr>
          <w:rFonts w:ascii="EC Square Sans Pro" w:eastAsia="Times New Roman" w:hAnsi="EC Square Sans Pro" w:cs="Times New Roman"/>
          <w:sz w:val="20"/>
          <w:szCs w:val="20"/>
          <w:lang w:val="en-GB" w:eastAsia="en-GB"/>
        </w:rPr>
        <w:t xml:space="preserve"> simultaneous implementation of the </w:t>
      </w:r>
      <w:r w:rsidR="009A65C8">
        <w:rPr>
          <w:rFonts w:ascii="EC Square Sans Pro" w:eastAsia="Times New Roman" w:hAnsi="EC Square Sans Pro" w:cs="Times New Roman"/>
          <w:sz w:val="20"/>
          <w:szCs w:val="20"/>
          <w:lang w:val="en-GB" w:eastAsia="en-GB"/>
        </w:rPr>
        <w:t xml:space="preserve">SDGs and the </w:t>
      </w:r>
      <w:r w:rsidR="00FC3471">
        <w:rPr>
          <w:rFonts w:ascii="EC Square Sans Pro" w:eastAsia="Times New Roman" w:hAnsi="EC Square Sans Pro" w:cs="Times New Roman"/>
          <w:sz w:val="20"/>
          <w:szCs w:val="20"/>
          <w:lang w:val="en-GB" w:eastAsia="en-GB"/>
        </w:rPr>
        <w:t xml:space="preserve">green </w:t>
      </w:r>
      <w:r w:rsidR="009D43E2">
        <w:rPr>
          <w:rFonts w:ascii="EC Square Sans Pro" w:eastAsia="Times New Roman" w:hAnsi="EC Square Sans Pro" w:cs="Times New Roman"/>
          <w:sz w:val="20"/>
          <w:szCs w:val="20"/>
          <w:lang w:val="en-GB" w:eastAsia="en-GB"/>
        </w:rPr>
        <w:t>transition that</w:t>
      </w:r>
      <w:r w:rsidR="009A65C8">
        <w:rPr>
          <w:rFonts w:ascii="EC Square Sans Pro" w:eastAsia="Times New Roman" w:hAnsi="EC Square Sans Pro" w:cs="Times New Roman"/>
          <w:sz w:val="20"/>
          <w:szCs w:val="20"/>
          <w:lang w:val="en-GB" w:eastAsia="en-GB"/>
        </w:rPr>
        <w:t xml:space="preserve"> needs to be fair and just, fostering competitiveness and security.</w:t>
      </w:r>
      <w:r w:rsidR="00FC3471">
        <w:rPr>
          <w:rFonts w:ascii="EC Square Sans Pro" w:eastAsia="Times New Roman" w:hAnsi="EC Square Sans Pro" w:cs="Times New Roman"/>
          <w:sz w:val="20"/>
          <w:szCs w:val="20"/>
          <w:lang w:val="en-GB" w:eastAsia="en-GB"/>
        </w:rPr>
        <w:t xml:space="preserve"> </w:t>
      </w:r>
    </w:p>
    <w:p w14:paraId="765B86FF" w14:textId="77777777" w:rsidR="00B82EFF" w:rsidRPr="007E4A77" w:rsidRDefault="00B82EFF">
      <w:pPr>
        <w:rPr>
          <w:rFonts w:ascii="EC Square Sans Pro" w:eastAsia="EC Square Sans Pro" w:hAnsi="EC Square Sans Pro" w:cs="EC Square Sans Pro"/>
          <w:b/>
          <w:bCs/>
          <w:color w:val="000000" w:themeColor="text1"/>
          <w:lang w:val="en-GB"/>
        </w:rPr>
      </w:pPr>
      <w:r w:rsidRPr="007E4A77">
        <w:rPr>
          <w:rFonts w:ascii="EC Square Sans Pro" w:eastAsia="EC Square Sans Pro" w:hAnsi="EC Square Sans Pro" w:cs="EC Square Sans Pro"/>
          <w:b/>
          <w:bCs/>
          <w:color w:val="000000" w:themeColor="text1"/>
          <w:lang w:val="en-GB"/>
        </w:rPr>
        <w:br w:type="page"/>
      </w:r>
    </w:p>
    <w:p w14:paraId="2C02AE9E" w14:textId="3306B8D6" w:rsidR="00C40CB8" w:rsidRDefault="00C40CB8" w:rsidP="00546F93">
      <w:pPr>
        <w:pStyle w:val="Heading3"/>
        <w:rPr>
          <w:rFonts w:ascii="EC Square Sans Pro" w:eastAsia="Times New Roman" w:hAnsi="EC Square Sans Pro" w:cs="Times New Roman"/>
          <w:b/>
          <w:bCs/>
          <w:color w:val="6CA644"/>
          <w:sz w:val="32"/>
          <w:szCs w:val="32"/>
          <w:lang w:val="en-GB" w:eastAsia="en-US"/>
        </w:rPr>
      </w:pPr>
      <w:r w:rsidRPr="00C40CB8">
        <w:rPr>
          <w:rFonts w:ascii="EC Square Sans Pro" w:eastAsia="Times New Roman" w:hAnsi="EC Square Sans Pro" w:cs="Times New Roman"/>
          <w:b/>
          <w:bCs/>
          <w:color w:val="6CA644"/>
          <w:sz w:val="32"/>
          <w:szCs w:val="32"/>
          <w:lang w:val="en-GB" w:eastAsia="en-US"/>
        </w:rPr>
        <w:t>References</w:t>
      </w:r>
    </w:p>
    <w:p w14:paraId="4A7DDBA8" w14:textId="77777777" w:rsidR="00D55ADA" w:rsidRPr="00911969" w:rsidRDefault="00D55ADA" w:rsidP="00D55ADA">
      <w:pPr>
        <w:jc w:val="both"/>
        <w:rPr>
          <w:rFonts w:ascii="EC Square Sans Pro" w:eastAsia="Times New Roman" w:hAnsi="EC Square Sans Pro" w:cs="Times New Roman"/>
          <w:color w:val="9BBB59" w:themeColor="accent3"/>
          <w:sz w:val="20"/>
          <w:szCs w:val="20"/>
          <w:lang w:val="en-GB" w:eastAsia="en-GB"/>
        </w:rPr>
      </w:pPr>
      <w:r w:rsidRPr="00911969">
        <w:rPr>
          <w:rFonts w:ascii="EC Square Sans Pro" w:eastAsia="Times New Roman" w:hAnsi="EC Square Sans Pro" w:cs="Times New Roman"/>
          <w:color w:val="9BBB59" w:themeColor="accent3"/>
          <w:sz w:val="20"/>
          <w:szCs w:val="20"/>
          <w:lang w:val="en-GB" w:eastAsia="en-GB"/>
        </w:rPr>
        <w:t xml:space="preserve">New political context and priorities </w:t>
      </w:r>
    </w:p>
    <w:p w14:paraId="6E984807" w14:textId="2E8330D3" w:rsidR="00C40CB8" w:rsidRPr="00C40CB8" w:rsidRDefault="00C40CB8" w:rsidP="00C40CB8">
      <w:pPr>
        <w:spacing w:after="160" w:line="257" w:lineRule="auto"/>
        <w:jc w:val="both"/>
        <w:rPr>
          <w:rFonts w:ascii="EC Square Sans Pro" w:eastAsia="Times New Roman" w:hAnsi="EC Square Sans Pro" w:cs="Times New Roman"/>
          <w:color w:val="0563C1"/>
          <w:sz w:val="20"/>
          <w:szCs w:val="20"/>
          <w:u w:val="single"/>
          <w:lang w:val="fr-FR" w:eastAsia="en-GB"/>
        </w:rPr>
      </w:pPr>
      <w:r w:rsidRPr="00C40CB8">
        <w:rPr>
          <w:rFonts w:ascii="EC Square Sans Pro" w:eastAsia="Times New Roman" w:hAnsi="EC Square Sans Pro" w:cs="Times New Roman"/>
          <w:sz w:val="20"/>
          <w:szCs w:val="20"/>
          <w:lang w:val="en-GB" w:eastAsia="en-GB"/>
        </w:rPr>
        <w:t>[1]</w:t>
      </w:r>
      <w:r w:rsidRPr="00C40CB8">
        <w:rPr>
          <w:rFonts w:ascii="EC Square Sans Pro" w:eastAsia="Times New Roman" w:hAnsi="EC Square Sans Pro" w:cs="Times New Roman"/>
          <w:sz w:val="20"/>
          <w:szCs w:val="20"/>
          <w:lang w:val="en-GB" w:eastAsia="en-GB"/>
        </w:rPr>
        <w:tab/>
        <w:t xml:space="preserve">E. Council, “EU Strategic Agenda 2024—2029.” [Online]. </w:t>
      </w:r>
      <w:r w:rsidRPr="00C40CB8">
        <w:rPr>
          <w:rFonts w:ascii="EC Square Sans Pro" w:eastAsia="Times New Roman" w:hAnsi="EC Square Sans Pro" w:cs="Times New Roman"/>
          <w:sz w:val="20"/>
          <w:szCs w:val="20"/>
          <w:lang w:val="fr-FR" w:eastAsia="en-GB"/>
        </w:rPr>
        <w:t xml:space="preserve">Available: </w:t>
      </w:r>
      <w:r w:rsidR="00F43DFD">
        <w:fldChar w:fldCharType="begin"/>
      </w:r>
      <w:r w:rsidR="00F43DFD" w:rsidRPr="00463AC7">
        <w:rPr>
          <w:lang w:val="fr-FR"/>
          <w:rPrChange w:id="259" w:author="BARBERO VIGNOLA Giulia (JRC-ISPRA)" w:date="2025-02-17T15:45:00Z">
            <w:rPr/>
          </w:rPrChange>
        </w:rPr>
        <w:instrText xml:space="preserve"> HYPERLINK "https://www.consilium.europa.eu/media/yxrc05pz/sn02167en24_web.pdf" </w:instrText>
      </w:r>
      <w:r w:rsidR="00F43DFD">
        <w:fldChar w:fldCharType="separate"/>
      </w:r>
      <w:r w:rsidRPr="00C40CB8">
        <w:rPr>
          <w:rFonts w:ascii="EC Square Sans Pro" w:eastAsia="Times New Roman" w:hAnsi="EC Square Sans Pro" w:cs="Times New Roman"/>
          <w:color w:val="0563C1"/>
          <w:sz w:val="20"/>
          <w:szCs w:val="20"/>
          <w:u w:val="single"/>
          <w:lang w:val="fr-FR" w:eastAsia="en-GB"/>
        </w:rPr>
        <w:t>https://www.consilium.europa.eu/media/yxrc05pz/sn02167en24_web.pdf</w:t>
      </w:r>
      <w:r w:rsidR="00F43DFD">
        <w:rPr>
          <w:rFonts w:ascii="EC Square Sans Pro" w:eastAsia="Times New Roman" w:hAnsi="EC Square Sans Pro" w:cs="Times New Roman"/>
          <w:color w:val="0563C1"/>
          <w:sz w:val="20"/>
          <w:szCs w:val="20"/>
          <w:u w:val="single"/>
          <w:lang w:val="fr-FR" w:eastAsia="en-GB"/>
        </w:rPr>
        <w:fldChar w:fldCharType="end"/>
      </w:r>
    </w:p>
    <w:p w14:paraId="6310199F" w14:textId="77777777" w:rsidR="00C40CB8" w:rsidRPr="00C40CB8" w:rsidRDefault="00C40CB8" w:rsidP="00C40CB8">
      <w:pPr>
        <w:spacing w:after="160" w:line="257" w:lineRule="auto"/>
        <w:jc w:val="both"/>
        <w:rPr>
          <w:rFonts w:ascii="EC Square Sans Pro" w:eastAsia="Times New Roman" w:hAnsi="EC Square Sans Pro" w:cs="Times New Roman"/>
          <w:color w:val="0563C1"/>
          <w:sz w:val="20"/>
          <w:szCs w:val="20"/>
          <w:u w:val="single"/>
          <w:lang w:val="en-GB" w:eastAsia="en-GB"/>
        </w:rPr>
      </w:pPr>
      <w:r w:rsidRPr="00C40CB8">
        <w:rPr>
          <w:rFonts w:ascii="EC Square Sans Pro" w:eastAsia="Times New Roman" w:hAnsi="EC Square Sans Pro" w:cs="Times New Roman"/>
          <w:sz w:val="20"/>
          <w:szCs w:val="20"/>
          <w:lang w:val="en-GB" w:eastAsia="en-GB"/>
        </w:rPr>
        <w:t>[2]</w:t>
      </w:r>
      <w:r w:rsidRPr="00C40CB8">
        <w:rPr>
          <w:rFonts w:ascii="EC Square Sans Pro" w:eastAsia="Times New Roman" w:hAnsi="EC Square Sans Pro" w:cs="Times New Roman"/>
          <w:sz w:val="20"/>
          <w:szCs w:val="20"/>
          <w:lang w:val="en-GB" w:eastAsia="en-GB"/>
        </w:rPr>
        <w:tab/>
        <w:t xml:space="preserve">M. Draghi, “The future of European competitiveness (Part A)—A competitiveness strategy for Europe.” European Commission. [Online]. Available: </w:t>
      </w:r>
      <w:r w:rsidR="00F43DFD">
        <w:fldChar w:fldCharType="begin"/>
      </w:r>
      <w:r w:rsidR="00F43DFD" w:rsidRPr="00F43DFD">
        <w:rPr>
          <w:lang w:val="en-GB"/>
          <w:rPrChange w:id="260" w:author="MARELLI Luisa (JRC-ISPRA)" w:date="2025-02-14T17:54:00Z">
            <w:rPr/>
          </w:rPrChange>
        </w:rPr>
        <w:instrText xml:space="preserve"> HYPERLINK "https://commission.europa.eu/document/download/97e481fd-2dc3-412d-be4c-f152a8232961_en?filename=The%20future%20of%20European%20competitiveness%20_%20A%20competitiveness%20strategy%20for%20Europe.pdf" </w:instrText>
      </w:r>
      <w:r w:rsidR="00F43DFD">
        <w:fldChar w:fldCharType="separate"/>
      </w:r>
      <w:r w:rsidRPr="00C40CB8">
        <w:rPr>
          <w:rFonts w:ascii="EC Square Sans Pro" w:eastAsia="Times New Roman" w:hAnsi="EC Square Sans Pro" w:cs="Times New Roman"/>
          <w:color w:val="0563C1"/>
          <w:sz w:val="20"/>
          <w:szCs w:val="20"/>
          <w:u w:val="single"/>
          <w:lang w:val="en-GB" w:eastAsia="en-GB"/>
        </w:rPr>
        <w:t>https://commission.europa.eu/document/download/97e481fd-2dc3-412d-be4c-f152a8232961_en?filename=The%20future%20of%20European%20competitiveness%20_%20A%20competitiveness%20strategy%20for%20Europe.pdf</w:t>
      </w:r>
      <w:r w:rsidR="00F43DFD">
        <w:rPr>
          <w:rFonts w:ascii="EC Square Sans Pro" w:eastAsia="Times New Roman" w:hAnsi="EC Square Sans Pro" w:cs="Times New Roman"/>
          <w:color w:val="0563C1"/>
          <w:sz w:val="20"/>
          <w:szCs w:val="20"/>
          <w:u w:val="single"/>
          <w:lang w:val="en-GB" w:eastAsia="en-GB"/>
        </w:rPr>
        <w:fldChar w:fldCharType="end"/>
      </w:r>
    </w:p>
    <w:p w14:paraId="7BB3C3F2" w14:textId="77777777" w:rsidR="00C40CB8" w:rsidRPr="00C40CB8" w:rsidRDefault="00C40CB8" w:rsidP="00C40CB8">
      <w:pPr>
        <w:spacing w:after="160" w:line="257" w:lineRule="auto"/>
        <w:jc w:val="both"/>
        <w:rPr>
          <w:rFonts w:ascii="EC Square Sans Pro" w:eastAsia="Times New Roman" w:hAnsi="EC Square Sans Pro" w:cs="Times New Roman"/>
          <w:color w:val="0563C1"/>
          <w:sz w:val="20"/>
          <w:szCs w:val="20"/>
          <w:u w:val="single"/>
          <w:lang w:val="en-GB" w:eastAsia="en-GB"/>
        </w:rPr>
      </w:pPr>
      <w:r w:rsidRPr="00C40CB8">
        <w:rPr>
          <w:rFonts w:ascii="EC Square Sans Pro" w:eastAsia="Times New Roman" w:hAnsi="EC Square Sans Pro" w:cs="Times New Roman"/>
          <w:sz w:val="20"/>
          <w:szCs w:val="20"/>
          <w:lang w:val="en-GB" w:eastAsia="en-GB"/>
        </w:rPr>
        <w:t>[3]</w:t>
      </w:r>
      <w:r w:rsidRPr="00C40CB8">
        <w:rPr>
          <w:rFonts w:ascii="EC Square Sans Pro" w:eastAsia="Times New Roman" w:hAnsi="EC Square Sans Pro" w:cs="Times New Roman"/>
          <w:sz w:val="20"/>
          <w:szCs w:val="20"/>
          <w:lang w:val="en-GB" w:eastAsia="en-GB"/>
        </w:rPr>
        <w:tab/>
        <w:t xml:space="preserve">M. Draghi, “The future of European competitiveness (Part B) – In-depth analysis and recommendations.” European Commission. [Online]. Available: </w:t>
      </w:r>
      <w:r w:rsidR="00F43DFD">
        <w:fldChar w:fldCharType="begin"/>
      </w:r>
      <w:r w:rsidR="00F43DFD" w:rsidRPr="00F43DFD">
        <w:rPr>
          <w:lang w:val="en-GB"/>
          <w:rPrChange w:id="261" w:author="MARELLI Luisa (JRC-ISPRA)" w:date="2025-02-14T17:54:00Z">
            <w:rPr/>
          </w:rPrChange>
        </w:rPr>
        <w:instrText xml:space="preserve"> HYPERLINK "https://commission.europa.eu/document/download/ec1409c1-d4b4-4882-8bdd-3519f86bbb92_en?filename=The%20future%20of%20European%20competitiveness_%20In-depth%20analysis%20and%20recommendations_0.pdf" </w:instrText>
      </w:r>
      <w:r w:rsidR="00F43DFD">
        <w:fldChar w:fldCharType="separate"/>
      </w:r>
      <w:r w:rsidRPr="00C40CB8">
        <w:rPr>
          <w:rFonts w:ascii="EC Square Sans Pro" w:eastAsia="Times New Roman" w:hAnsi="EC Square Sans Pro" w:cs="Times New Roman"/>
          <w:color w:val="0563C1"/>
          <w:sz w:val="20"/>
          <w:szCs w:val="20"/>
          <w:u w:val="single"/>
          <w:lang w:val="en-GB" w:eastAsia="en-GB"/>
        </w:rPr>
        <w:t>https://commission.europa.eu/document/download/ec1409c1-d4b4-4882-8bdd-3519f86bbb92_en?filename=The%20future%20of%20European%20competitiveness_%20In-depth%20analysis%20and%20recommendations_0.pdf</w:t>
      </w:r>
      <w:r w:rsidR="00F43DFD">
        <w:rPr>
          <w:rFonts w:ascii="EC Square Sans Pro" w:eastAsia="Times New Roman" w:hAnsi="EC Square Sans Pro" w:cs="Times New Roman"/>
          <w:color w:val="0563C1"/>
          <w:sz w:val="20"/>
          <w:szCs w:val="20"/>
          <w:u w:val="single"/>
          <w:lang w:val="en-GB" w:eastAsia="en-GB"/>
        </w:rPr>
        <w:fldChar w:fldCharType="end"/>
      </w:r>
    </w:p>
    <w:p w14:paraId="30CC10A6" w14:textId="01D39EE4" w:rsidR="00D55ADA" w:rsidRPr="00D55ADA" w:rsidRDefault="00D55ADA" w:rsidP="00D55ADA">
      <w:pPr>
        <w:jc w:val="both"/>
        <w:rPr>
          <w:rFonts w:ascii="EC Square Sans Pro" w:eastAsia="Times New Roman" w:hAnsi="EC Square Sans Pro" w:cs="Times New Roman"/>
          <w:color w:val="9BBB59" w:themeColor="accent3"/>
          <w:sz w:val="20"/>
          <w:szCs w:val="20"/>
          <w:lang w:val="it-IT" w:eastAsia="en-GB"/>
        </w:rPr>
      </w:pPr>
      <w:r>
        <w:rPr>
          <w:rFonts w:ascii="EC Square Sans Pro" w:eastAsia="Times New Roman" w:hAnsi="EC Square Sans Pro" w:cs="Times New Roman"/>
          <w:color w:val="9BBB59" w:themeColor="accent3"/>
          <w:sz w:val="20"/>
          <w:szCs w:val="20"/>
          <w:lang w:val="it-IT" w:eastAsia="en-GB"/>
        </w:rPr>
        <w:t>Cost of inaction - PESETA</w:t>
      </w:r>
    </w:p>
    <w:p w14:paraId="207D7BD2" w14:textId="77777777" w:rsidR="00C40CB8" w:rsidRPr="00C40CB8" w:rsidRDefault="00C40CB8" w:rsidP="00C40CB8">
      <w:pPr>
        <w:spacing w:before="120" w:after="120" w:line="259" w:lineRule="auto"/>
        <w:jc w:val="both"/>
        <w:rPr>
          <w:rFonts w:ascii="EC Square Sans Pro" w:eastAsia="Times New Roman" w:hAnsi="EC Square Sans Pro" w:cs="Times New Roman"/>
          <w:sz w:val="20"/>
          <w:szCs w:val="20"/>
          <w:lang w:val="en-GB" w:eastAsia="en-GB"/>
        </w:rPr>
      </w:pPr>
      <w:commentRangeStart w:id="262"/>
      <w:r w:rsidRPr="00C40CB8">
        <w:rPr>
          <w:rFonts w:ascii="EC Square Sans Pro" w:eastAsia="Times New Roman" w:hAnsi="EC Square Sans Pro" w:cs="Times New Roman"/>
          <w:sz w:val="20"/>
          <w:szCs w:val="20"/>
          <w:lang w:val="it-IT" w:eastAsia="en-GB"/>
        </w:rPr>
        <w:t xml:space="preserve">Dottori F, Mentaschi L, Bianchi A et al. </w:t>
      </w:r>
      <w:r w:rsidRPr="00C40CB8">
        <w:rPr>
          <w:rFonts w:ascii="EC Square Sans Pro" w:eastAsia="Times New Roman" w:hAnsi="EC Square Sans Pro" w:cs="Times New Roman"/>
          <w:sz w:val="20"/>
          <w:szCs w:val="20"/>
          <w:lang w:val="en-GB" w:eastAsia="en-GB"/>
        </w:rPr>
        <w:t>(2023). Cost-effective adaptation strategies to rising river flood risk in Europe. Nat. Clim. Chang. 13, 196–202. https://doi.org/10.1038/s41558-022-01540-0</w:t>
      </w:r>
    </w:p>
    <w:p w14:paraId="0903FC43" w14:textId="77777777" w:rsidR="00C40CB8" w:rsidRPr="00C40CB8" w:rsidRDefault="00C40CB8" w:rsidP="00C40CB8">
      <w:pPr>
        <w:spacing w:before="240" w:after="120" w:line="259" w:lineRule="auto"/>
        <w:jc w:val="both"/>
        <w:rPr>
          <w:rFonts w:ascii="EC Square Sans Pro" w:eastAsia="Times New Roman" w:hAnsi="EC Square Sans Pro" w:cs="Times New Roman"/>
          <w:sz w:val="20"/>
          <w:szCs w:val="20"/>
          <w:lang w:val="en-GB" w:eastAsia="en-GB"/>
        </w:rPr>
      </w:pPr>
      <w:r w:rsidRPr="00C40CB8">
        <w:rPr>
          <w:rFonts w:ascii="EC Square Sans Pro" w:eastAsia="Times New Roman" w:hAnsi="EC Square Sans Pro" w:cs="Times New Roman"/>
          <w:sz w:val="20"/>
          <w:szCs w:val="20"/>
          <w:lang w:val="en-GB" w:eastAsia="en-GB"/>
        </w:rPr>
        <w:t>European Commission (2024), Ninth report on economic, social and territorial cohesion. Publications Office of the European Union, Luxembourg.</w:t>
      </w:r>
    </w:p>
    <w:p w14:paraId="78F14910" w14:textId="77777777" w:rsidR="00C40CB8" w:rsidRPr="00C40CB8" w:rsidRDefault="00C40CB8" w:rsidP="00C40CB8">
      <w:pPr>
        <w:spacing w:before="120" w:after="120" w:line="259" w:lineRule="auto"/>
        <w:jc w:val="both"/>
        <w:rPr>
          <w:rFonts w:ascii="EC Square Sans Pro" w:eastAsia="Times New Roman" w:hAnsi="EC Square Sans Pro" w:cs="Times New Roman"/>
          <w:sz w:val="20"/>
          <w:szCs w:val="20"/>
          <w:lang w:val="en-GB" w:eastAsia="en-GB"/>
        </w:rPr>
      </w:pPr>
      <w:r w:rsidRPr="00E44205">
        <w:rPr>
          <w:rFonts w:ascii="EC Square Sans Pro" w:eastAsia="Times New Roman" w:hAnsi="EC Square Sans Pro" w:cs="Times New Roman"/>
          <w:sz w:val="20"/>
          <w:szCs w:val="20"/>
          <w:lang w:val="en-GB" w:eastAsia="en-GB"/>
        </w:rPr>
        <w:t xml:space="preserve">Feyen L., Ciscar J.C., Gosling S., Ibarreta D., Soria A. (editors) (2020). </w:t>
      </w:r>
      <w:r w:rsidRPr="00C40CB8">
        <w:rPr>
          <w:rFonts w:ascii="EC Square Sans Pro" w:eastAsia="Times New Roman" w:hAnsi="EC Square Sans Pro" w:cs="Times New Roman"/>
          <w:sz w:val="20"/>
          <w:szCs w:val="20"/>
          <w:lang w:val="en-GB" w:eastAsia="en-GB"/>
        </w:rPr>
        <w:t>Climate change impacts and adaptation in Europe. JRC PESETA IV final report. EUR 30180EN, Publications Office of the European Union, Luxembourg, ISBN 978-92-76-18123-1, doi:10.2760/171121, JRC119178.</w:t>
      </w:r>
    </w:p>
    <w:p w14:paraId="5B8CE9E4" w14:textId="77777777" w:rsidR="00C40CB8" w:rsidRPr="00C40CB8" w:rsidRDefault="00C40CB8" w:rsidP="00C40CB8">
      <w:pPr>
        <w:spacing w:before="240" w:after="120" w:line="259" w:lineRule="auto"/>
        <w:jc w:val="both"/>
        <w:rPr>
          <w:rFonts w:ascii="EC Square Sans Pro" w:eastAsia="Times New Roman" w:hAnsi="EC Square Sans Pro" w:cs="Times New Roman"/>
          <w:sz w:val="20"/>
          <w:szCs w:val="20"/>
          <w:lang w:val="en-GB" w:eastAsia="en-GB"/>
        </w:rPr>
      </w:pPr>
      <w:r w:rsidRPr="00C40CB8">
        <w:rPr>
          <w:rFonts w:ascii="EC Square Sans Pro" w:eastAsia="Times New Roman" w:hAnsi="EC Square Sans Pro" w:cs="Times New Roman"/>
          <w:sz w:val="20"/>
          <w:szCs w:val="20"/>
          <w:lang w:val="en-GB" w:eastAsia="en-GB"/>
        </w:rPr>
        <w:t xml:space="preserve">García-León D, Masselot P, Mistry MN, Gasparrini A, Motta C, Feyen L, Ciscar JC (2024), Temperature-related mortality burden and projected change in 1368 European regions: a modelling study. Lancet Public Health Sep;9(9):e644-e653. doi: 10.1016/S2468-2667(24)00179-8. </w:t>
      </w:r>
    </w:p>
    <w:p w14:paraId="47F5AC11" w14:textId="77777777" w:rsidR="00C40CB8" w:rsidRPr="00C40CB8" w:rsidRDefault="00C40CB8" w:rsidP="00C40CB8">
      <w:pPr>
        <w:spacing w:before="120" w:after="120" w:line="259" w:lineRule="auto"/>
        <w:jc w:val="both"/>
        <w:rPr>
          <w:rFonts w:ascii="EC Square Sans Pro" w:eastAsia="Times New Roman" w:hAnsi="EC Square Sans Pro" w:cs="Times New Roman"/>
          <w:sz w:val="20"/>
          <w:szCs w:val="20"/>
          <w:lang w:val="en-GB" w:eastAsia="en-GB"/>
        </w:rPr>
      </w:pPr>
      <w:r w:rsidRPr="00C40CB8">
        <w:rPr>
          <w:rFonts w:ascii="EC Square Sans Pro" w:eastAsia="Times New Roman" w:hAnsi="EC Square Sans Pro" w:cs="Times New Roman"/>
          <w:sz w:val="20"/>
          <w:szCs w:val="20"/>
          <w:lang w:val="en-GB" w:eastAsia="en-GB"/>
        </w:rPr>
        <w:t>Matei NA, García-León D, Dosio A et al. (2023). Regional impact of climate change on European tourism demand, Publications Office of the European Union, Luxembourg, doi:10.2760/899611, JRC131508.</w:t>
      </w:r>
    </w:p>
    <w:p w14:paraId="36D6D2A8" w14:textId="77777777" w:rsidR="00C40CB8" w:rsidRPr="00DE3D6D" w:rsidRDefault="00C40CB8" w:rsidP="00C40CB8">
      <w:pPr>
        <w:spacing w:before="120" w:after="120" w:line="259" w:lineRule="auto"/>
        <w:jc w:val="both"/>
        <w:rPr>
          <w:rFonts w:ascii="EC Square Sans Pro" w:eastAsia="Times New Roman" w:hAnsi="EC Square Sans Pro" w:cs="Times New Roman"/>
          <w:sz w:val="20"/>
          <w:szCs w:val="20"/>
          <w:lang w:val="en-GB" w:eastAsia="en-GB"/>
          <w:rPrChange w:id="263" w:author="BARBERO VIGNOLA Giulia (JRC-ISPRA)" w:date="2025-04-17T14:29:00Z">
            <w:rPr>
              <w:rFonts w:ascii="EC Square Sans Pro" w:eastAsia="Times New Roman" w:hAnsi="EC Square Sans Pro" w:cs="Times New Roman"/>
              <w:sz w:val="20"/>
              <w:szCs w:val="20"/>
              <w:lang w:val="it-IT" w:eastAsia="en-GB"/>
            </w:rPr>
          </w:rPrChange>
        </w:rPr>
      </w:pPr>
      <w:r w:rsidRPr="00C40CB8">
        <w:rPr>
          <w:rFonts w:ascii="EC Square Sans Pro" w:eastAsia="Times New Roman" w:hAnsi="EC Square Sans Pro" w:cs="Times New Roman"/>
          <w:sz w:val="20"/>
          <w:szCs w:val="20"/>
          <w:lang w:val="it-IT" w:eastAsia="en-GB"/>
        </w:rPr>
        <w:t xml:space="preserve">Naumann G., Cammalleri C., Mentaschi L., Feyen L (2021). </w:t>
      </w:r>
      <w:r w:rsidRPr="00C40CB8">
        <w:rPr>
          <w:rFonts w:ascii="EC Square Sans Pro" w:eastAsia="Times New Roman" w:hAnsi="EC Square Sans Pro" w:cs="Times New Roman"/>
          <w:sz w:val="20"/>
          <w:szCs w:val="20"/>
          <w:lang w:val="en-GB" w:eastAsia="en-GB"/>
        </w:rPr>
        <w:t xml:space="preserve">Increased economic drought impacts in Europe with anthropogenic warming. </w:t>
      </w:r>
      <w:r w:rsidRPr="00DE3D6D">
        <w:rPr>
          <w:rFonts w:ascii="EC Square Sans Pro" w:eastAsia="Times New Roman" w:hAnsi="EC Square Sans Pro" w:cs="Times New Roman"/>
          <w:sz w:val="20"/>
          <w:szCs w:val="20"/>
          <w:lang w:val="en-GB" w:eastAsia="en-GB"/>
          <w:rPrChange w:id="264" w:author="BARBERO VIGNOLA Giulia (JRC-ISPRA)" w:date="2025-04-17T14:29:00Z">
            <w:rPr>
              <w:rFonts w:ascii="EC Square Sans Pro" w:eastAsia="Times New Roman" w:hAnsi="EC Square Sans Pro" w:cs="Times New Roman"/>
              <w:sz w:val="20"/>
              <w:szCs w:val="20"/>
              <w:lang w:val="it-IT" w:eastAsia="en-GB"/>
            </w:rPr>
          </w:rPrChange>
        </w:rPr>
        <w:t>Nature Climate Change 11: 485–491.</w:t>
      </w:r>
    </w:p>
    <w:p w14:paraId="6A5C3FA2" w14:textId="77777777" w:rsidR="00C40CB8" w:rsidRPr="00C40CB8" w:rsidRDefault="00C40CB8" w:rsidP="00C40CB8">
      <w:pPr>
        <w:spacing w:before="120" w:after="120" w:line="259" w:lineRule="auto"/>
        <w:jc w:val="both"/>
        <w:rPr>
          <w:rFonts w:ascii="EC Square Sans Pro" w:eastAsia="Times New Roman" w:hAnsi="EC Square Sans Pro" w:cs="Times New Roman"/>
          <w:sz w:val="20"/>
          <w:szCs w:val="20"/>
          <w:lang w:val="fr-FR" w:eastAsia="en-GB"/>
        </w:rPr>
      </w:pPr>
      <w:r w:rsidRPr="00DE3D6D">
        <w:rPr>
          <w:rFonts w:ascii="EC Square Sans Pro" w:eastAsia="Times New Roman" w:hAnsi="EC Square Sans Pro" w:cs="Times New Roman"/>
          <w:sz w:val="20"/>
          <w:szCs w:val="20"/>
          <w:lang w:val="en-GB" w:eastAsia="en-GB"/>
          <w:rPrChange w:id="265" w:author="BARBERO VIGNOLA Giulia (JRC-ISPRA)" w:date="2025-04-17T14:29:00Z">
            <w:rPr>
              <w:rFonts w:ascii="EC Square Sans Pro" w:eastAsia="Times New Roman" w:hAnsi="EC Square Sans Pro" w:cs="Times New Roman"/>
              <w:sz w:val="20"/>
              <w:szCs w:val="20"/>
              <w:lang w:val="it-IT" w:eastAsia="en-GB"/>
            </w:rPr>
          </w:rPrChange>
        </w:rPr>
        <w:t xml:space="preserve">Vousdoukas MI, Mentaschi L, Hinkel J et al. </w:t>
      </w:r>
      <w:r w:rsidRPr="00C40CB8">
        <w:rPr>
          <w:rFonts w:ascii="EC Square Sans Pro" w:eastAsia="Times New Roman" w:hAnsi="EC Square Sans Pro" w:cs="Times New Roman"/>
          <w:sz w:val="20"/>
          <w:szCs w:val="20"/>
          <w:lang w:val="en-GB" w:eastAsia="en-GB"/>
        </w:rPr>
        <w:t xml:space="preserve">(2020). Economic motivation for raising coastal flood defenses in Europe. </w:t>
      </w:r>
      <w:r w:rsidRPr="00C40CB8">
        <w:rPr>
          <w:rFonts w:ascii="EC Square Sans Pro" w:eastAsia="Times New Roman" w:hAnsi="EC Square Sans Pro" w:cs="Times New Roman"/>
          <w:sz w:val="20"/>
          <w:szCs w:val="20"/>
          <w:lang w:val="fr-FR" w:eastAsia="en-GB"/>
        </w:rPr>
        <w:t xml:space="preserve">Nat Commun 11, 2119. https://doi.org/10.1038/s41467-020-15665-3 </w:t>
      </w:r>
    </w:p>
    <w:p w14:paraId="70022A6D" w14:textId="77777777" w:rsidR="00C40CB8" w:rsidRPr="00C40CB8" w:rsidRDefault="00C40CB8" w:rsidP="00C40CB8">
      <w:pPr>
        <w:spacing w:before="120" w:after="120" w:line="259" w:lineRule="auto"/>
        <w:jc w:val="both"/>
        <w:rPr>
          <w:rFonts w:ascii="EC Square Sans Pro" w:eastAsia="Times New Roman" w:hAnsi="EC Square Sans Pro" w:cs="Times New Roman"/>
          <w:sz w:val="20"/>
          <w:szCs w:val="20"/>
          <w:lang w:val="en-GB" w:eastAsia="en-GB"/>
        </w:rPr>
      </w:pPr>
      <w:r w:rsidRPr="00C40CB8">
        <w:rPr>
          <w:rFonts w:ascii="EC Square Sans Pro" w:eastAsia="Times New Roman" w:hAnsi="EC Square Sans Pro" w:cs="Times New Roman"/>
          <w:sz w:val="20"/>
          <w:szCs w:val="20"/>
          <w:lang w:val="fr-FR" w:eastAsia="en-GB"/>
        </w:rPr>
        <w:t xml:space="preserve">Wojciech Szewczyk et al (2021) Environ. </w:t>
      </w:r>
      <w:r w:rsidRPr="00C40CB8">
        <w:rPr>
          <w:rFonts w:ascii="EC Square Sans Pro" w:eastAsia="Times New Roman" w:hAnsi="EC Square Sans Pro" w:cs="Times New Roman"/>
          <w:sz w:val="20"/>
          <w:szCs w:val="20"/>
          <w:lang w:val="en-GB" w:eastAsia="en-GB"/>
        </w:rPr>
        <w:t>Res. Lett. 16 105002, DOI 10.1088/1748-9326/ac24cf</w:t>
      </w:r>
      <w:commentRangeEnd w:id="262"/>
      <w:r w:rsidR="002510EE">
        <w:rPr>
          <w:rStyle w:val="CommentReference"/>
        </w:rPr>
        <w:commentReference w:id="262"/>
      </w:r>
    </w:p>
    <w:p w14:paraId="71A0C9C7" w14:textId="4069CBCF" w:rsidR="00D55ADA" w:rsidRDefault="00D55ADA" w:rsidP="00C40CB8">
      <w:pPr>
        <w:jc w:val="both"/>
        <w:rPr>
          <w:rFonts w:ascii="EC Square Sans Pro" w:eastAsia="Times New Roman" w:hAnsi="EC Square Sans Pro" w:cs="Times New Roman"/>
          <w:sz w:val="20"/>
          <w:szCs w:val="20"/>
          <w:lang w:val="en-GB" w:eastAsia="en-GB"/>
        </w:rPr>
      </w:pPr>
    </w:p>
    <w:p w14:paraId="460C3357" w14:textId="2DB31B56" w:rsidR="00D55ADA" w:rsidRPr="00D55ADA" w:rsidDel="00135409" w:rsidRDefault="00D55ADA" w:rsidP="00C40CB8">
      <w:pPr>
        <w:jc w:val="both"/>
        <w:rPr>
          <w:del w:id="266" w:author="GASTALDI Chiara (JRC-ISPRA)" w:date="2025-03-27T14:32:00Z"/>
          <w:rFonts w:ascii="EC Square Sans Pro" w:eastAsia="Times New Roman" w:hAnsi="EC Square Sans Pro" w:cs="Times New Roman"/>
          <w:color w:val="9BBB59" w:themeColor="accent3"/>
          <w:sz w:val="20"/>
          <w:szCs w:val="20"/>
          <w:lang w:val="en-GB" w:eastAsia="en-GB"/>
        </w:rPr>
      </w:pPr>
      <w:del w:id="267" w:author="GASTALDI Chiara (JRC-ISPRA)" w:date="2025-03-27T14:32:00Z">
        <w:r w:rsidRPr="00D55ADA" w:rsidDel="00135409">
          <w:rPr>
            <w:rFonts w:ascii="EC Square Sans Pro" w:eastAsia="Times New Roman" w:hAnsi="EC Square Sans Pro" w:cs="Times New Roman"/>
            <w:color w:val="9BBB59" w:themeColor="accent3"/>
            <w:sz w:val="20"/>
            <w:szCs w:val="20"/>
            <w:lang w:val="en-GB" w:eastAsia="en-GB"/>
          </w:rPr>
          <w:delText>Climate and health</w:delText>
        </w:r>
      </w:del>
    </w:p>
    <w:p w14:paraId="72730D5F" w14:textId="77777777" w:rsidR="00C40CB8" w:rsidRPr="00C40CB8" w:rsidDel="00135409" w:rsidRDefault="00C40CB8" w:rsidP="00C40CB8">
      <w:pPr>
        <w:numPr>
          <w:ilvl w:val="0"/>
          <w:numId w:val="15"/>
        </w:numPr>
        <w:spacing w:before="120" w:after="120" w:line="259" w:lineRule="auto"/>
        <w:contextualSpacing/>
        <w:jc w:val="both"/>
        <w:textAlignment w:val="baseline"/>
        <w:rPr>
          <w:del w:id="268" w:author="GASTALDI Chiara (JRC-ISPRA)" w:date="2025-03-27T14:32:00Z"/>
          <w:rFonts w:ascii="EC Square Sans Pro" w:eastAsia="EC Square Sans Pro" w:hAnsi="EC Square Sans Pro" w:cs="EC Square Sans Pro"/>
          <w:sz w:val="20"/>
          <w:szCs w:val="20"/>
          <w:lang w:val="en-US" w:eastAsia="en-US"/>
        </w:rPr>
      </w:pPr>
      <w:del w:id="269" w:author="GASTALDI Chiara (JRC-ISPRA)" w:date="2025-03-27T14:32:00Z">
        <w:r w:rsidRPr="00C40CB8" w:rsidDel="00135409">
          <w:rPr>
            <w:rFonts w:ascii="EC Square Sans Pro" w:eastAsia="EC Square Sans Pro" w:hAnsi="EC Square Sans Pro" w:cs="EC Square Sans Pro"/>
            <w:b/>
            <w:bCs/>
            <w:sz w:val="20"/>
            <w:szCs w:val="20"/>
            <w:lang w:val="en-US" w:eastAsia="en-US"/>
          </w:rPr>
          <w:delText>WEF</w:delText>
        </w:r>
        <w:r w:rsidRPr="00C40CB8" w:rsidDel="00135409">
          <w:rPr>
            <w:rFonts w:ascii="EC Square Sans Pro" w:eastAsia="EC Square Sans Pro" w:hAnsi="EC Square Sans Pro" w:cs="EC Square Sans Pro"/>
            <w:sz w:val="20"/>
            <w:szCs w:val="20"/>
            <w:lang w:val="en-US" w:eastAsia="en-US"/>
          </w:rPr>
          <w:delText>. Quantifying the Impact of Climate Change on Human Health, January 2024 (</w:delText>
        </w:r>
        <w:r w:rsidR="00F43DFD" w:rsidDel="00135409">
          <w:fldChar w:fldCharType="begin"/>
        </w:r>
        <w:r w:rsidR="00F43DFD" w:rsidRPr="00F43DFD" w:rsidDel="00135409">
          <w:rPr>
            <w:lang w:val="en-GB"/>
            <w:rPrChange w:id="270" w:author="MARELLI Luisa (JRC-ISPRA)" w:date="2025-02-14T17:54:00Z">
              <w:rPr/>
            </w:rPrChange>
          </w:rPr>
          <w:delInstrText xml:space="preserve"> HYPERLINK "https://www.weforum.org/publications/quantifying-the-impact-of-climate-change-on-human-health/" \h </w:delInstrText>
        </w:r>
        <w:r w:rsidR="00F43DFD" w:rsidDel="00135409">
          <w:fldChar w:fldCharType="separate"/>
        </w:r>
        <w:r w:rsidRPr="00C40CB8" w:rsidDel="00135409">
          <w:rPr>
            <w:rFonts w:ascii="EC Square Sans Pro" w:eastAsia="EC Square Sans Pro" w:hAnsi="EC Square Sans Pro" w:cs="EC Square Sans Pro"/>
            <w:color w:val="0000FF"/>
            <w:sz w:val="20"/>
            <w:szCs w:val="20"/>
            <w:u w:val="single"/>
            <w:lang w:val="en-US" w:eastAsia="en-US"/>
          </w:rPr>
          <w:delText>https://www.weforum.org/publications/quantifying-the-impact-of-climate-change-on-human-health/</w:delText>
        </w:r>
        <w:r w:rsidR="00F43DFD" w:rsidDel="00135409">
          <w:rPr>
            <w:rFonts w:ascii="EC Square Sans Pro" w:eastAsia="EC Square Sans Pro" w:hAnsi="EC Square Sans Pro" w:cs="EC Square Sans Pro"/>
            <w:color w:val="0000FF"/>
            <w:sz w:val="20"/>
            <w:szCs w:val="20"/>
            <w:u w:val="single"/>
            <w:lang w:val="en-US" w:eastAsia="en-US"/>
          </w:rPr>
          <w:fldChar w:fldCharType="end"/>
        </w:r>
        <w:r w:rsidRPr="00C40CB8" w:rsidDel="00135409">
          <w:rPr>
            <w:rFonts w:ascii="EC Square Sans Pro" w:eastAsia="EC Square Sans Pro" w:hAnsi="EC Square Sans Pro" w:cs="EC Square Sans Pro"/>
            <w:sz w:val="20"/>
            <w:szCs w:val="20"/>
            <w:lang w:val="en-US" w:eastAsia="en-US"/>
          </w:rPr>
          <w:delText xml:space="preserve">) </w:delText>
        </w:r>
      </w:del>
    </w:p>
    <w:p w14:paraId="42D4FD5B" w14:textId="77777777" w:rsidR="00C40CB8" w:rsidRPr="00C40CB8" w:rsidDel="00135409" w:rsidRDefault="00C40CB8" w:rsidP="00C40CB8">
      <w:pPr>
        <w:numPr>
          <w:ilvl w:val="0"/>
          <w:numId w:val="15"/>
        </w:numPr>
        <w:spacing w:before="120" w:after="120" w:line="259" w:lineRule="auto"/>
        <w:contextualSpacing/>
        <w:jc w:val="both"/>
        <w:textAlignment w:val="baseline"/>
        <w:rPr>
          <w:del w:id="271" w:author="GASTALDI Chiara (JRC-ISPRA)" w:date="2025-03-27T14:32:00Z"/>
          <w:rFonts w:ascii="EC Square Sans Pro" w:eastAsia="EC Square Sans Pro" w:hAnsi="EC Square Sans Pro" w:cs="EC Square Sans Pro"/>
          <w:sz w:val="20"/>
          <w:szCs w:val="20"/>
          <w:lang w:val="en-US" w:eastAsia="en-US"/>
        </w:rPr>
      </w:pPr>
      <w:del w:id="272" w:author="GASTALDI Chiara (JRC-ISPRA)" w:date="2025-03-27T14:32:00Z">
        <w:r w:rsidRPr="00C40CB8" w:rsidDel="00135409">
          <w:rPr>
            <w:rFonts w:ascii="EC Square Sans Pro" w:eastAsia="EC Square Sans Pro" w:hAnsi="EC Square Sans Pro" w:cs="EC Square Sans Pro"/>
            <w:b/>
            <w:bCs/>
            <w:sz w:val="20"/>
            <w:szCs w:val="20"/>
            <w:lang w:val="en-US" w:eastAsia="en-US"/>
          </w:rPr>
          <w:delText>WEF.</w:delText>
        </w:r>
        <w:r w:rsidRPr="00C40CB8" w:rsidDel="00135409">
          <w:rPr>
            <w:rFonts w:ascii="EC Square Sans Pro" w:eastAsia="EC Square Sans Pro" w:hAnsi="EC Square Sans Pro" w:cs="EC Square Sans Pro"/>
            <w:sz w:val="20"/>
            <w:szCs w:val="20"/>
            <w:lang w:val="en-US" w:eastAsia="en-US"/>
          </w:rPr>
          <w:delText xml:space="preserve"> Health Impacts of Climate Change: Evidence Landscape and Role of Private Sector, June 2024 (</w:delText>
        </w:r>
        <w:r w:rsidR="00F43DFD" w:rsidDel="00135409">
          <w:fldChar w:fldCharType="begin"/>
        </w:r>
        <w:r w:rsidR="00F43DFD" w:rsidRPr="00F43DFD" w:rsidDel="00135409">
          <w:rPr>
            <w:lang w:val="en-GB"/>
            <w:rPrChange w:id="273" w:author="MARELLI Luisa (JRC-ISPRA)" w:date="2025-02-14T17:54:00Z">
              <w:rPr/>
            </w:rPrChange>
          </w:rPr>
          <w:delInstrText xml:space="preserve"> HYPERLINK "https://www.weforum.org/publications/quantifying-the-impact-of-climate-change-on-human-health/" \h </w:delInstrText>
        </w:r>
        <w:r w:rsidR="00F43DFD" w:rsidDel="00135409">
          <w:fldChar w:fldCharType="separate"/>
        </w:r>
        <w:r w:rsidRPr="00C40CB8" w:rsidDel="00135409">
          <w:rPr>
            <w:rFonts w:ascii="EC Square Sans Pro" w:eastAsia="EC Square Sans Pro" w:hAnsi="EC Square Sans Pro" w:cs="EC Square Sans Pro"/>
            <w:color w:val="0000FF"/>
            <w:sz w:val="20"/>
            <w:szCs w:val="20"/>
            <w:u w:val="single"/>
            <w:lang w:val="en-US" w:eastAsia="en-US"/>
          </w:rPr>
          <w:delText>https://www.weforum.org/publications/quantifying-the-impact-of-climate-change-on-human-health/</w:delText>
        </w:r>
        <w:r w:rsidR="00F43DFD" w:rsidDel="00135409">
          <w:rPr>
            <w:rFonts w:ascii="EC Square Sans Pro" w:eastAsia="EC Square Sans Pro" w:hAnsi="EC Square Sans Pro" w:cs="EC Square Sans Pro"/>
            <w:color w:val="0000FF"/>
            <w:sz w:val="20"/>
            <w:szCs w:val="20"/>
            <w:u w:val="single"/>
            <w:lang w:val="en-US" w:eastAsia="en-US"/>
          </w:rPr>
          <w:fldChar w:fldCharType="end"/>
        </w:r>
        <w:r w:rsidRPr="00C40CB8" w:rsidDel="00135409">
          <w:rPr>
            <w:rFonts w:ascii="EC Square Sans Pro" w:eastAsia="EC Square Sans Pro" w:hAnsi="EC Square Sans Pro" w:cs="EC Square Sans Pro"/>
            <w:sz w:val="20"/>
            <w:szCs w:val="20"/>
            <w:lang w:val="en-US" w:eastAsia="en-US"/>
          </w:rPr>
          <w:delText>)</w:delText>
        </w:r>
      </w:del>
    </w:p>
    <w:p w14:paraId="0008720A" w14:textId="77777777" w:rsidR="00C40CB8" w:rsidRPr="00C40CB8" w:rsidDel="00135409" w:rsidRDefault="00C40CB8" w:rsidP="00C40CB8">
      <w:pPr>
        <w:numPr>
          <w:ilvl w:val="0"/>
          <w:numId w:val="15"/>
        </w:numPr>
        <w:spacing w:before="120" w:after="120" w:line="259" w:lineRule="auto"/>
        <w:contextualSpacing/>
        <w:jc w:val="both"/>
        <w:textAlignment w:val="baseline"/>
        <w:rPr>
          <w:del w:id="274" w:author="GASTALDI Chiara (JRC-ISPRA)" w:date="2025-03-27T14:32:00Z"/>
          <w:rFonts w:ascii="EC Square Sans Pro" w:eastAsia="EC Square Sans Pro" w:hAnsi="EC Square Sans Pro" w:cs="EC Square Sans Pro"/>
          <w:sz w:val="20"/>
          <w:szCs w:val="20"/>
          <w:lang w:val="en-US" w:eastAsia="en-US"/>
        </w:rPr>
      </w:pPr>
      <w:del w:id="275" w:author="GASTALDI Chiara (JRC-ISPRA)" w:date="2025-03-27T14:32:00Z">
        <w:r w:rsidRPr="00C40CB8" w:rsidDel="00135409">
          <w:rPr>
            <w:rFonts w:ascii="EC Square Sans Pro" w:eastAsia="EC Square Sans Pro" w:hAnsi="EC Square Sans Pro" w:cs="EC Square Sans Pro"/>
            <w:b/>
            <w:bCs/>
            <w:sz w:val="20"/>
            <w:szCs w:val="20"/>
            <w:lang w:val="en-US" w:eastAsia="en-US"/>
          </w:rPr>
          <w:delText xml:space="preserve">EEA Report No 7/2022. </w:delText>
        </w:r>
        <w:r w:rsidRPr="00C40CB8" w:rsidDel="00135409">
          <w:rPr>
            <w:rFonts w:ascii="EC Square Sans Pro" w:eastAsia="EC Square Sans Pro" w:hAnsi="EC Square Sans Pro" w:cs="EC Square Sans Pro"/>
            <w:sz w:val="20"/>
            <w:szCs w:val="20"/>
            <w:lang w:val="en-US" w:eastAsia="en-US"/>
          </w:rPr>
          <w:delText>Climate change impacts on health,</w:delText>
        </w:r>
        <w:r w:rsidRPr="00C40CB8" w:rsidDel="00135409">
          <w:rPr>
            <w:rFonts w:ascii="EC Square Sans Pro" w:eastAsia="EC Square Sans Pro" w:hAnsi="EC Square Sans Pro" w:cs="EC Square Sans Pro"/>
            <w:b/>
            <w:bCs/>
            <w:sz w:val="20"/>
            <w:szCs w:val="20"/>
            <w:lang w:val="en-US" w:eastAsia="en-US"/>
          </w:rPr>
          <w:delText xml:space="preserve"> </w:delText>
        </w:r>
        <w:r w:rsidRPr="00C40CB8" w:rsidDel="00135409">
          <w:rPr>
            <w:rFonts w:ascii="EC Square Sans Pro" w:eastAsia="EC Square Sans Pro" w:hAnsi="EC Square Sans Pro" w:cs="EC Square Sans Pro"/>
            <w:sz w:val="20"/>
            <w:szCs w:val="20"/>
            <w:lang w:val="en-US" w:eastAsia="en-US"/>
          </w:rPr>
          <w:delText>(</w:delText>
        </w:r>
        <w:r w:rsidR="00F43DFD" w:rsidDel="00135409">
          <w:fldChar w:fldCharType="begin"/>
        </w:r>
        <w:r w:rsidR="00F43DFD" w:rsidRPr="00F43DFD" w:rsidDel="00135409">
          <w:rPr>
            <w:lang w:val="en-GB"/>
            <w:rPrChange w:id="276" w:author="MARELLI Luisa (JRC-ISPRA)" w:date="2025-02-14T17:54:00Z">
              <w:rPr/>
            </w:rPrChange>
          </w:rPr>
          <w:delInstrText xml:space="preserve"> HYPERLINK "https://www.eea.europa.eu/publications/climate-change-impacts-on-health" \h </w:delInstrText>
        </w:r>
        <w:r w:rsidR="00F43DFD" w:rsidDel="00135409">
          <w:fldChar w:fldCharType="separate"/>
        </w:r>
        <w:r w:rsidRPr="00C40CB8" w:rsidDel="00135409">
          <w:rPr>
            <w:rFonts w:ascii="EC Square Sans Pro" w:eastAsia="EC Square Sans Pro" w:hAnsi="EC Square Sans Pro" w:cs="EC Square Sans Pro"/>
            <w:color w:val="0000FF"/>
            <w:sz w:val="20"/>
            <w:szCs w:val="20"/>
            <w:u w:val="single"/>
            <w:lang w:val="en-US" w:eastAsia="en-US"/>
          </w:rPr>
          <w:delText>https://www.eea.europa.eu/publications/climate-change-impacts-on-health</w:delText>
        </w:r>
        <w:r w:rsidR="00F43DFD" w:rsidDel="00135409">
          <w:rPr>
            <w:rFonts w:ascii="EC Square Sans Pro" w:eastAsia="EC Square Sans Pro" w:hAnsi="EC Square Sans Pro" w:cs="EC Square Sans Pro"/>
            <w:color w:val="0000FF"/>
            <w:sz w:val="20"/>
            <w:szCs w:val="20"/>
            <w:u w:val="single"/>
            <w:lang w:val="en-US" w:eastAsia="en-US"/>
          </w:rPr>
          <w:fldChar w:fldCharType="end"/>
        </w:r>
        <w:r w:rsidRPr="00C40CB8" w:rsidDel="00135409">
          <w:rPr>
            <w:rFonts w:ascii="EC Square Sans Pro" w:eastAsia="EC Square Sans Pro" w:hAnsi="EC Square Sans Pro" w:cs="EC Square Sans Pro"/>
            <w:sz w:val="20"/>
            <w:szCs w:val="20"/>
            <w:lang w:val="en-US" w:eastAsia="en-US"/>
          </w:rPr>
          <w:delText>)</w:delText>
        </w:r>
      </w:del>
    </w:p>
    <w:p w14:paraId="5F0BA546" w14:textId="77777777" w:rsidR="00C40CB8" w:rsidRPr="00C40CB8" w:rsidDel="00135409" w:rsidRDefault="00C40CB8" w:rsidP="00C40CB8">
      <w:pPr>
        <w:numPr>
          <w:ilvl w:val="0"/>
          <w:numId w:val="15"/>
        </w:numPr>
        <w:spacing w:before="120" w:after="120" w:line="259" w:lineRule="auto"/>
        <w:contextualSpacing/>
        <w:jc w:val="both"/>
        <w:textAlignment w:val="baseline"/>
        <w:rPr>
          <w:del w:id="277" w:author="GASTALDI Chiara (JRC-ISPRA)" w:date="2025-03-27T14:32:00Z"/>
          <w:rFonts w:ascii="EC Square Sans Pro" w:eastAsia="EC Square Sans Pro" w:hAnsi="EC Square Sans Pro" w:cs="EC Square Sans Pro"/>
          <w:sz w:val="20"/>
          <w:szCs w:val="20"/>
          <w:lang w:val="en-US" w:eastAsia="en-US"/>
        </w:rPr>
      </w:pPr>
      <w:del w:id="278" w:author="GASTALDI Chiara (JRC-ISPRA)" w:date="2025-03-27T14:32:00Z">
        <w:r w:rsidRPr="00C40CB8" w:rsidDel="00135409">
          <w:rPr>
            <w:rFonts w:ascii="EC Square Sans Pro" w:eastAsia="EC Square Sans Pro" w:hAnsi="EC Square Sans Pro" w:cs="EC Square Sans Pro"/>
            <w:sz w:val="20"/>
            <w:szCs w:val="20"/>
            <w:lang w:val="es" w:eastAsia="en-US"/>
          </w:rPr>
          <w:delText xml:space="preserve">Ballester, J., Quijal-Zamorano, M., Méndez Turrubiates, R.F. et al. </w:delText>
        </w:r>
        <w:r w:rsidRPr="00C40CB8" w:rsidDel="00135409">
          <w:rPr>
            <w:rFonts w:ascii="EC Square Sans Pro" w:eastAsia="EC Square Sans Pro" w:hAnsi="EC Square Sans Pro" w:cs="EC Square Sans Pro"/>
            <w:sz w:val="20"/>
            <w:szCs w:val="20"/>
            <w:lang w:val="en-US" w:eastAsia="en-US"/>
          </w:rPr>
          <w:delText xml:space="preserve">Heat-related mortality in Europe during the summer of 2022. Nat Med 29, 1857–1866 (2023). </w:delText>
        </w:r>
        <w:r w:rsidR="00F43DFD" w:rsidDel="00135409">
          <w:fldChar w:fldCharType="begin"/>
        </w:r>
        <w:r w:rsidR="00F43DFD" w:rsidRPr="00F43DFD" w:rsidDel="00135409">
          <w:rPr>
            <w:lang w:val="en-GB"/>
            <w:rPrChange w:id="279" w:author="MARELLI Luisa (JRC-ISPRA)" w:date="2025-02-14T17:54:00Z">
              <w:rPr/>
            </w:rPrChange>
          </w:rPr>
          <w:delInstrText xml:space="preserve"> HYPERLINK "https://doi.org/10.1038/s41591-023-02419-z" \h </w:delInstrText>
        </w:r>
        <w:r w:rsidR="00F43DFD" w:rsidDel="00135409">
          <w:fldChar w:fldCharType="separate"/>
        </w:r>
        <w:r w:rsidRPr="00C40CB8" w:rsidDel="00135409">
          <w:rPr>
            <w:rFonts w:ascii="EC Square Sans Pro" w:eastAsia="EC Square Sans Pro" w:hAnsi="EC Square Sans Pro" w:cs="EC Square Sans Pro"/>
            <w:color w:val="0000FF"/>
            <w:sz w:val="20"/>
            <w:szCs w:val="20"/>
            <w:u w:val="single"/>
            <w:lang w:val="en-US" w:eastAsia="en-US"/>
          </w:rPr>
          <w:delText>https://doi.org/10.1038/s41591-023-02419-z</w:delText>
        </w:r>
        <w:r w:rsidR="00F43DFD" w:rsidDel="00135409">
          <w:rPr>
            <w:rFonts w:ascii="EC Square Sans Pro" w:eastAsia="EC Square Sans Pro" w:hAnsi="EC Square Sans Pro" w:cs="EC Square Sans Pro"/>
            <w:color w:val="0000FF"/>
            <w:sz w:val="20"/>
            <w:szCs w:val="20"/>
            <w:u w:val="single"/>
            <w:lang w:val="en-US" w:eastAsia="en-US"/>
          </w:rPr>
          <w:fldChar w:fldCharType="end"/>
        </w:r>
        <w:r w:rsidRPr="00C40CB8" w:rsidDel="00135409">
          <w:rPr>
            <w:rFonts w:ascii="EC Square Sans Pro" w:eastAsia="EC Square Sans Pro" w:hAnsi="EC Square Sans Pro" w:cs="EC Square Sans Pro"/>
            <w:sz w:val="20"/>
            <w:szCs w:val="20"/>
            <w:lang w:val="en-US" w:eastAsia="en-US"/>
          </w:rPr>
          <w:delText>.</w:delText>
        </w:r>
      </w:del>
    </w:p>
    <w:p w14:paraId="5CD05EBF" w14:textId="77777777" w:rsidR="00C40CB8" w:rsidRPr="00C40CB8" w:rsidDel="00135409" w:rsidRDefault="00C40CB8" w:rsidP="00C40CB8">
      <w:pPr>
        <w:numPr>
          <w:ilvl w:val="0"/>
          <w:numId w:val="15"/>
        </w:numPr>
        <w:spacing w:before="120" w:after="120" w:line="259" w:lineRule="auto"/>
        <w:contextualSpacing/>
        <w:jc w:val="both"/>
        <w:textAlignment w:val="baseline"/>
        <w:rPr>
          <w:del w:id="280" w:author="GASTALDI Chiara (JRC-ISPRA)" w:date="2025-03-27T14:32:00Z"/>
          <w:rFonts w:ascii="EC Square Sans Pro" w:eastAsia="EC Square Sans Pro" w:hAnsi="EC Square Sans Pro" w:cs="EC Square Sans Pro"/>
          <w:sz w:val="20"/>
          <w:szCs w:val="20"/>
          <w:lang w:val="en-US" w:eastAsia="en-US"/>
        </w:rPr>
      </w:pPr>
      <w:del w:id="281" w:author="GASTALDI Chiara (JRC-ISPRA)" w:date="2025-03-27T14:32:00Z">
        <w:r w:rsidRPr="00C40CB8" w:rsidDel="00135409">
          <w:rPr>
            <w:rFonts w:ascii="EC Square Sans Pro" w:eastAsia="EC Square Sans Pro" w:hAnsi="EC Square Sans Pro" w:cs="EC Square Sans Pro"/>
            <w:sz w:val="20"/>
            <w:szCs w:val="20"/>
            <w:lang w:val="en-US" w:eastAsia="en-US"/>
          </w:rPr>
          <w:delText>Gennaro D’Amato Lorenzo Cecchi Mariella D’Amato, “Climate change and respiratory diseases” European Respiratory Review 2014; 23(132): 161-169; DOI: 10.1183/09059180.00001714</w:delText>
        </w:r>
      </w:del>
    </w:p>
    <w:p w14:paraId="40CFB794" w14:textId="77777777" w:rsidR="00C40CB8" w:rsidRPr="00C40CB8" w:rsidDel="00135409" w:rsidRDefault="00C40CB8" w:rsidP="00C40CB8">
      <w:pPr>
        <w:numPr>
          <w:ilvl w:val="0"/>
          <w:numId w:val="15"/>
        </w:numPr>
        <w:spacing w:before="120" w:after="120" w:line="259" w:lineRule="auto"/>
        <w:contextualSpacing/>
        <w:jc w:val="both"/>
        <w:textAlignment w:val="baseline"/>
        <w:rPr>
          <w:del w:id="282" w:author="GASTALDI Chiara (JRC-ISPRA)" w:date="2025-03-27T14:32:00Z"/>
          <w:rFonts w:ascii="EC Square Sans Pro" w:eastAsia="EC Square Sans Pro" w:hAnsi="EC Square Sans Pro" w:cs="EC Square Sans Pro"/>
          <w:color w:val="0000FF"/>
          <w:sz w:val="20"/>
          <w:szCs w:val="20"/>
          <w:u w:val="single"/>
          <w:lang w:val="en-US" w:eastAsia="en-US"/>
        </w:rPr>
      </w:pPr>
      <w:del w:id="283" w:author="GASTALDI Chiara (JRC-ISPRA)" w:date="2025-03-27T14:32:00Z">
        <w:r w:rsidRPr="00C40CB8" w:rsidDel="00135409">
          <w:rPr>
            <w:rFonts w:ascii="EC Square Sans Pro" w:eastAsia="EC Square Sans Pro" w:hAnsi="EC Square Sans Pro" w:cs="EC Square Sans Pro"/>
            <w:sz w:val="20"/>
            <w:szCs w:val="20"/>
            <w:lang w:val="es" w:eastAsia="en-US"/>
          </w:rPr>
          <w:delText xml:space="preserve">Ballester, J., Quijal-Zamorano, M., Méndez Turrubiates, R.F. et al. </w:delText>
        </w:r>
        <w:r w:rsidRPr="00C40CB8" w:rsidDel="00135409">
          <w:rPr>
            <w:rFonts w:ascii="EC Square Sans Pro" w:eastAsia="EC Square Sans Pro" w:hAnsi="EC Square Sans Pro" w:cs="EC Square Sans Pro"/>
            <w:sz w:val="20"/>
            <w:szCs w:val="20"/>
            <w:lang w:val="en-US" w:eastAsia="en-US"/>
          </w:rPr>
          <w:delText xml:space="preserve">Heat-related mortality in Europe during the summer of 2022. Nat Med 29, 1857–1866 (2023). </w:delText>
        </w:r>
        <w:r w:rsidR="00F43DFD" w:rsidDel="00135409">
          <w:fldChar w:fldCharType="begin"/>
        </w:r>
        <w:r w:rsidR="00F43DFD" w:rsidRPr="00F43DFD" w:rsidDel="00135409">
          <w:rPr>
            <w:lang w:val="en-GB"/>
            <w:rPrChange w:id="284" w:author="MARELLI Luisa (JRC-ISPRA)" w:date="2025-02-14T17:54:00Z">
              <w:rPr/>
            </w:rPrChange>
          </w:rPr>
          <w:delInstrText xml:space="preserve"> HYPERLINK "https://doi.org/10.1038/s41591-023-02419-z" \h </w:delInstrText>
        </w:r>
        <w:r w:rsidR="00F43DFD" w:rsidDel="00135409">
          <w:fldChar w:fldCharType="separate"/>
        </w:r>
        <w:r w:rsidRPr="00C40CB8" w:rsidDel="00135409">
          <w:rPr>
            <w:rFonts w:ascii="EC Square Sans Pro" w:eastAsia="EC Square Sans Pro" w:hAnsi="EC Square Sans Pro" w:cs="EC Square Sans Pro"/>
            <w:color w:val="0000FF"/>
            <w:sz w:val="20"/>
            <w:szCs w:val="20"/>
            <w:u w:val="single"/>
            <w:lang w:val="en-US" w:eastAsia="en-US"/>
          </w:rPr>
          <w:delText>https://doi.org/10.1038/s41591-023-02419-z</w:delText>
        </w:r>
        <w:r w:rsidR="00F43DFD" w:rsidDel="00135409">
          <w:rPr>
            <w:rFonts w:ascii="EC Square Sans Pro" w:eastAsia="EC Square Sans Pro" w:hAnsi="EC Square Sans Pro" w:cs="EC Square Sans Pro"/>
            <w:color w:val="0000FF"/>
            <w:sz w:val="20"/>
            <w:szCs w:val="20"/>
            <w:u w:val="single"/>
            <w:lang w:val="en-US" w:eastAsia="en-US"/>
          </w:rPr>
          <w:fldChar w:fldCharType="end"/>
        </w:r>
      </w:del>
    </w:p>
    <w:p w14:paraId="7BC27BB5" w14:textId="77777777" w:rsidR="00C40CB8" w:rsidRPr="00C40CB8" w:rsidDel="00135409" w:rsidRDefault="00C40CB8" w:rsidP="00C40CB8">
      <w:pPr>
        <w:numPr>
          <w:ilvl w:val="0"/>
          <w:numId w:val="15"/>
        </w:numPr>
        <w:spacing w:before="120" w:after="120" w:line="259" w:lineRule="auto"/>
        <w:contextualSpacing/>
        <w:jc w:val="both"/>
        <w:textAlignment w:val="baseline"/>
        <w:rPr>
          <w:del w:id="285" w:author="GASTALDI Chiara (JRC-ISPRA)" w:date="2025-03-27T14:32:00Z"/>
          <w:rFonts w:ascii="EC Square Sans Pro" w:eastAsia="EC Square Sans Pro" w:hAnsi="EC Square Sans Pro" w:cs="EC Square Sans Pro"/>
          <w:color w:val="0000FF"/>
          <w:sz w:val="20"/>
          <w:szCs w:val="20"/>
          <w:u w:val="single"/>
          <w:lang w:val="en-US" w:eastAsia="en-US"/>
        </w:rPr>
      </w:pPr>
      <w:del w:id="286" w:author="GASTALDI Chiara (JRC-ISPRA)" w:date="2025-03-27T14:32:00Z">
        <w:r w:rsidRPr="00C40CB8" w:rsidDel="00135409">
          <w:rPr>
            <w:rFonts w:ascii="EC Square Sans Pro" w:eastAsia="EC Square Sans Pro" w:hAnsi="EC Square Sans Pro" w:cs="EC Square Sans Pro"/>
            <w:sz w:val="20"/>
            <w:szCs w:val="20"/>
            <w:lang w:val="es" w:eastAsia="en-US"/>
          </w:rPr>
          <w:delText xml:space="preserve">Gallo, E., Quijal-Zamorano, M., Méndez Turrubiates, R.F. et al. </w:delText>
        </w:r>
        <w:r w:rsidRPr="00C40CB8" w:rsidDel="00135409">
          <w:rPr>
            <w:rFonts w:ascii="EC Square Sans Pro" w:eastAsia="EC Square Sans Pro" w:hAnsi="EC Square Sans Pro" w:cs="EC Square Sans Pro"/>
            <w:sz w:val="20"/>
            <w:szCs w:val="20"/>
            <w:lang w:val="en-US" w:eastAsia="en-US"/>
          </w:rPr>
          <w:delText xml:space="preserve">Heat-related mortality in Europe during 2023 and the role of adaptation in protecting health. Nat Med 30, 3101–3105 (2024). </w:delText>
        </w:r>
        <w:r w:rsidR="00DF4CFA" w:rsidDel="00135409">
          <w:fldChar w:fldCharType="begin"/>
        </w:r>
        <w:r w:rsidR="00DF4CFA" w:rsidRPr="003E2807" w:rsidDel="00135409">
          <w:rPr>
            <w:lang w:val="en-GB"/>
            <w:rPrChange w:id="287" w:author="BARBERO VIGNOLA Giulia (JRC-ISPRA)" w:date="2025-03-17T10:29:00Z">
              <w:rPr/>
            </w:rPrChange>
          </w:rPr>
          <w:delInstrText xml:space="preserve"> HYPERLINK "https://doi.org/10.1038/s41591-024-03186-1" \h </w:delInstrText>
        </w:r>
        <w:r w:rsidR="00DF4CFA" w:rsidDel="00135409">
          <w:fldChar w:fldCharType="separate"/>
        </w:r>
        <w:r w:rsidRPr="00C40CB8" w:rsidDel="00135409">
          <w:rPr>
            <w:rFonts w:ascii="EC Square Sans Pro" w:eastAsia="EC Square Sans Pro" w:hAnsi="EC Square Sans Pro" w:cs="EC Square Sans Pro"/>
            <w:color w:val="0000FF"/>
            <w:sz w:val="20"/>
            <w:szCs w:val="20"/>
            <w:u w:val="single"/>
            <w:lang w:val="en-US" w:eastAsia="en-US"/>
          </w:rPr>
          <w:delText>https://doi.org/10.1038/s41591-024-03186-1</w:delText>
        </w:r>
        <w:r w:rsidR="00DF4CFA" w:rsidDel="00135409">
          <w:rPr>
            <w:rFonts w:ascii="EC Square Sans Pro" w:eastAsia="EC Square Sans Pro" w:hAnsi="EC Square Sans Pro" w:cs="EC Square Sans Pro"/>
            <w:color w:val="0000FF"/>
            <w:sz w:val="20"/>
            <w:szCs w:val="20"/>
            <w:u w:val="single"/>
            <w:lang w:val="en-US" w:eastAsia="en-US"/>
          </w:rPr>
          <w:fldChar w:fldCharType="end"/>
        </w:r>
      </w:del>
    </w:p>
    <w:p w14:paraId="6F10D1E0" w14:textId="55A44B78" w:rsidR="00C40CB8" w:rsidRPr="00C40CB8" w:rsidDel="001720A6" w:rsidRDefault="00C40CB8" w:rsidP="00C40CB8">
      <w:pPr>
        <w:numPr>
          <w:ilvl w:val="0"/>
          <w:numId w:val="15"/>
        </w:numPr>
        <w:spacing w:before="120" w:after="120" w:line="259" w:lineRule="auto"/>
        <w:contextualSpacing/>
        <w:jc w:val="both"/>
        <w:textAlignment w:val="baseline"/>
        <w:rPr>
          <w:del w:id="288" w:author="GASTALDI Chiara (JRC-ISPRA)" w:date="2025-03-27T14:33:00Z"/>
          <w:rFonts w:ascii="EC Square Sans Pro" w:eastAsia="EC Square Sans Pro" w:hAnsi="EC Square Sans Pro" w:cs="EC Square Sans Pro"/>
          <w:sz w:val="20"/>
          <w:szCs w:val="20"/>
          <w:lang w:val="en-US" w:eastAsia="en-US"/>
        </w:rPr>
      </w:pPr>
      <w:del w:id="289" w:author="GASTALDI Chiara (JRC-ISPRA)" w:date="2025-03-27T14:33:00Z">
        <w:r w:rsidRPr="00C40CB8" w:rsidDel="001720A6">
          <w:rPr>
            <w:rFonts w:ascii="EC Square Sans Pro" w:eastAsia="EC Square Sans Pro" w:hAnsi="EC Square Sans Pro" w:cs="EC Square Sans Pro"/>
            <w:b/>
            <w:bCs/>
            <w:sz w:val="20"/>
            <w:szCs w:val="20"/>
            <w:lang w:val="en-US" w:eastAsia="en-US"/>
          </w:rPr>
          <w:delText>EEA Report No 11/2024</w:delText>
        </w:r>
        <w:r w:rsidRPr="00C40CB8" w:rsidDel="001720A6">
          <w:rPr>
            <w:rFonts w:ascii="EC Square Sans Pro" w:eastAsia="EC Square Sans Pro" w:hAnsi="EC Square Sans Pro" w:cs="EC Square Sans Pro"/>
            <w:sz w:val="20"/>
            <w:szCs w:val="20"/>
            <w:lang w:val="en-US" w:eastAsia="en-US"/>
          </w:rPr>
          <w:delText>. Impacts of heat on health: over half EEA countries monitor and take action on heat and health (</w:delText>
        </w:r>
        <w:r w:rsidR="00F43DFD" w:rsidDel="001720A6">
          <w:fldChar w:fldCharType="begin"/>
        </w:r>
        <w:r w:rsidR="00F43DFD" w:rsidRPr="00F43DFD" w:rsidDel="001720A6">
          <w:rPr>
            <w:lang w:val="en-GB"/>
            <w:rPrChange w:id="290" w:author="MARELLI Luisa (JRC-ISPRA)" w:date="2025-02-14T17:54:00Z">
              <w:rPr/>
            </w:rPrChange>
          </w:rPr>
          <w:delInstrText xml:space="preserve"> HYPERLINK "https://www.eea.europa.eu/en/newsroom/news/eea-countries-take-action-on-heat-and-health" \h </w:delInstrText>
        </w:r>
        <w:r w:rsidR="00F43DFD" w:rsidDel="001720A6">
          <w:fldChar w:fldCharType="separate"/>
        </w:r>
        <w:r w:rsidRPr="00C40CB8" w:rsidDel="001720A6">
          <w:rPr>
            <w:rFonts w:ascii="EC Square Sans Pro" w:eastAsia="EC Square Sans Pro" w:hAnsi="EC Square Sans Pro" w:cs="EC Square Sans Pro"/>
            <w:color w:val="0563C1"/>
            <w:sz w:val="20"/>
            <w:szCs w:val="20"/>
            <w:u w:val="single"/>
            <w:lang w:val="en-US" w:eastAsia="en-US"/>
          </w:rPr>
          <w:delText>https://www.eea.europa.eu/en/newsroom/news/eea-countries-take-action-on-heat-and-health</w:delText>
        </w:r>
        <w:r w:rsidR="00F43DFD" w:rsidDel="001720A6">
          <w:rPr>
            <w:rFonts w:ascii="EC Square Sans Pro" w:eastAsia="EC Square Sans Pro" w:hAnsi="EC Square Sans Pro" w:cs="EC Square Sans Pro"/>
            <w:color w:val="0563C1"/>
            <w:sz w:val="20"/>
            <w:szCs w:val="20"/>
            <w:u w:val="single"/>
            <w:lang w:val="en-US" w:eastAsia="en-US"/>
          </w:rPr>
          <w:fldChar w:fldCharType="end"/>
        </w:r>
        <w:r w:rsidRPr="00C40CB8" w:rsidDel="001720A6">
          <w:rPr>
            <w:rFonts w:ascii="EC Square Sans Pro" w:eastAsia="EC Square Sans Pro" w:hAnsi="EC Square Sans Pro" w:cs="EC Square Sans Pro"/>
            <w:sz w:val="20"/>
            <w:szCs w:val="20"/>
            <w:lang w:val="en-US" w:eastAsia="en-US"/>
          </w:rPr>
          <w:delText>)</w:delText>
        </w:r>
      </w:del>
    </w:p>
    <w:p w14:paraId="735079C7" w14:textId="1AF02B97" w:rsidR="00C40CB8" w:rsidRPr="00C40CB8" w:rsidDel="001720A6" w:rsidRDefault="00C40CB8" w:rsidP="00C40CB8">
      <w:pPr>
        <w:numPr>
          <w:ilvl w:val="0"/>
          <w:numId w:val="15"/>
        </w:numPr>
        <w:spacing w:before="120" w:after="120" w:line="259" w:lineRule="auto"/>
        <w:contextualSpacing/>
        <w:jc w:val="both"/>
        <w:textAlignment w:val="baseline"/>
        <w:rPr>
          <w:del w:id="291" w:author="GASTALDI Chiara (JRC-ISPRA)" w:date="2025-03-27T14:33:00Z"/>
          <w:rFonts w:ascii="EC Square Sans Pro" w:eastAsia="EC Square Sans Pro" w:hAnsi="EC Square Sans Pro" w:cs="EC Square Sans Pro"/>
          <w:sz w:val="20"/>
          <w:szCs w:val="20"/>
          <w:lang w:val="en-US" w:eastAsia="en-US"/>
        </w:rPr>
      </w:pPr>
      <w:del w:id="292" w:author="GASTALDI Chiara (JRC-ISPRA)" w:date="2025-03-27T14:33:00Z">
        <w:r w:rsidRPr="00C40CB8" w:rsidDel="001720A6">
          <w:rPr>
            <w:rFonts w:ascii="EC Square Sans Pro" w:eastAsia="EC Square Sans Pro" w:hAnsi="EC Square Sans Pro" w:cs="EC Square Sans Pro"/>
            <w:sz w:val="20"/>
            <w:szCs w:val="20"/>
            <w:lang w:val="en-US" w:eastAsia="en-US"/>
          </w:rPr>
          <w:delText>The 2020 report of The Lancet Countdown on health and climate change: responding to converging crises. The Lancet, Volume 397, Issue 10269, 129 - 170.</w:delText>
        </w:r>
      </w:del>
    </w:p>
    <w:p w14:paraId="715CCDC9" w14:textId="14CFE5A7" w:rsidR="00C40CB8" w:rsidRPr="00C40CB8" w:rsidDel="001720A6" w:rsidRDefault="00C40CB8" w:rsidP="00C40CB8">
      <w:pPr>
        <w:numPr>
          <w:ilvl w:val="0"/>
          <w:numId w:val="15"/>
        </w:numPr>
        <w:spacing w:before="120" w:after="120" w:line="259" w:lineRule="auto"/>
        <w:contextualSpacing/>
        <w:jc w:val="both"/>
        <w:textAlignment w:val="baseline"/>
        <w:rPr>
          <w:del w:id="293" w:author="GASTALDI Chiara (JRC-ISPRA)" w:date="2025-03-27T14:33:00Z"/>
          <w:rFonts w:ascii="EC Square Sans Pro" w:eastAsia="EC Square Sans Pro" w:hAnsi="EC Square Sans Pro" w:cs="EC Square Sans Pro"/>
          <w:sz w:val="20"/>
          <w:szCs w:val="20"/>
          <w:lang w:val="en-US" w:eastAsia="en-US"/>
        </w:rPr>
      </w:pPr>
      <w:del w:id="294" w:author="GASTALDI Chiara (JRC-ISPRA)" w:date="2025-03-27T14:33:00Z">
        <w:r w:rsidRPr="00C40CB8" w:rsidDel="001720A6">
          <w:rPr>
            <w:rFonts w:ascii="EC Square Sans Pro" w:eastAsia="EC Square Sans Pro" w:hAnsi="EC Square Sans Pro" w:cs="EC Square Sans Pro"/>
            <w:b/>
            <w:bCs/>
            <w:sz w:val="20"/>
            <w:szCs w:val="20"/>
            <w:lang w:val="en-US" w:eastAsia="en-US"/>
          </w:rPr>
          <w:delText>WEF</w:delText>
        </w:r>
        <w:r w:rsidRPr="00C40CB8" w:rsidDel="001720A6">
          <w:rPr>
            <w:rFonts w:ascii="EC Square Sans Pro" w:eastAsia="EC Square Sans Pro" w:hAnsi="EC Square Sans Pro" w:cs="EC Square Sans Pro"/>
            <w:sz w:val="20"/>
            <w:szCs w:val="20"/>
            <w:lang w:val="en-US" w:eastAsia="en-US"/>
          </w:rPr>
          <w:delText>. More than 70% of the global workforce is at risk from severe heat – report, August 2024 (</w:delText>
        </w:r>
        <w:r w:rsidR="00F43DFD" w:rsidDel="001720A6">
          <w:fldChar w:fldCharType="begin"/>
        </w:r>
        <w:r w:rsidR="00F43DFD" w:rsidRPr="00F43DFD" w:rsidDel="001720A6">
          <w:rPr>
            <w:lang w:val="en-GB"/>
            <w:rPrChange w:id="295" w:author="MARELLI Luisa (JRC-ISPRA)" w:date="2025-02-14T17:54:00Z">
              <w:rPr/>
            </w:rPrChange>
          </w:rPr>
          <w:delInstrText xml:space="preserve"> HYPERLINK "https://www.weforum.org/stories/2024/08/extreme-heat-workers-climate-health" \h </w:delInstrText>
        </w:r>
        <w:r w:rsidR="00F43DFD" w:rsidDel="001720A6">
          <w:fldChar w:fldCharType="separate"/>
        </w:r>
        <w:r w:rsidRPr="00C40CB8" w:rsidDel="001720A6">
          <w:rPr>
            <w:rFonts w:ascii="EC Square Sans Pro" w:eastAsia="EC Square Sans Pro" w:hAnsi="EC Square Sans Pro" w:cs="EC Square Sans Pro"/>
            <w:color w:val="0000FF"/>
            <w:sz w:val="20"/>
            <w:szCs w:val="20"/>
            <w:u w:val="single"/>
            <w:lang w:val="en-US" w:eastAsia="en-US"/>
          </w:rPr>
          <w:delText>https://www.weforum.org/stories/2024/08/extreme-heat-workers-climate-health</w:delText>
        </w:r>
        <w:r w:rsidR="00F43DFD" w:rsidDel="001720A6">
          <w:rPr>
            <w:rFonts w:ascii="EC Square Sans Pro" w:eastAsia="EC Square Sans Pro" w:hAnsi="EC Square Sans Pro" w:cs="EC Square Sans Pro"/>
            <w:color w:val="0000FF"/>
            <w:sz w:val="20"/>
            <w:szCs w:val="20"/>
            <w:u w:val="single"/>
            <w:lang w:val="en-US" w:eastAsia="en-US"/>
          </w:rPr>
          <w:fldChar w:fldCharType="end"/>
        </w:r>
        <w:r w:rsidRPr="00C40CB8" w:rsidDel="001720A6">
          <w:rPr>
            <w:rFonts w:ascii="EC Square Sans Pro" w:eastAsia="EC Square Sans Pro" w:hAnsi="EC Square Sans Pro" w:cs="EC Square Sans Pro"/>
            <w:sz w:val="20"/>
            <w:szCs w:val="20"/>
            <w:lang w:val="en-US" w:eastAsia="en-US"/>
          </w:rPr>
          <w:delText>)</w:delText>
        </w:r>
      </w:del>
    </w:p>
    <w:p w14:paraId="104F9A06" w14:textId="4CA026F4" w:rsidR="00C40CB8" w:rsidRPr="00C40CB8" w:rsidDel="001720A6" w:rsidRDefault="00C40CB8" w:rsidP="00C40CB8">
      <w:pPr>
        <w:numPr>
          <w:ilvl w:val="0"/>
          <w:numId w:val="15"/>
        </w:numPr>
        <w:spacing w:before="120" w:after="120" w:line="259" w:lineRule="auto"/>
        <w:contextualSpacing/>
        <w:jc w:val="both"/>
        <w:textAlignment w:val="baseline"/>
        <w:rPr>
          <w:del w:id="296" w:author="GASTALDI Chiara (JRC-ISPRA)" w:date="2025-03-27T14:33:00Z"/>
          <w:rFonts w:ascii="EC Square Sans Pro" w:eastAsia="EC Square Sans Pro" w:hAnsi="EC Square Sans Pro" w:cs="EC Square Sans Pro"/>
          <w:sz w:val="20"/>
          <w:szCs w:val="20"/>
          <w:lang w:val="en-US" w:eastAsia="en-US"/>
        </w:rPr>
      </w:pPr>
      <w:del w:id="297" w:author="GASTALDI Chiara (JRC-ISPRA)" w:date="2025-03-27T14:33:00Z">
        <w:r w:rsidRPr="00C40CB8" w:rsidDel="001720A6">
          <w:rPr>
            <w:rFonts w:ascii="EC Square Sans Pro" w:eastAsia="EC Square Sans Pro" w:hAnsi="EC Square Sans Pro" w:cs="EC Square Sans Pro"/>
            <w:b/>
            <w:bCs/>
            <w:sz w:val="20"/>
            <w:szCs w:val="20"/>
            <w:lang w:val="en-US" w:eastAsia="en-US"/>
          </w:rPr>
          <w:delText>CONSILIUM</w:delText>
        </w:r>
        <w:r w:rsidRPr="00C40CB8" w:rsidDel="001720A6">
          <w:rPr>
            <w:rFonts w:ascii="EC Square Sans Pro" w:eastAsia="EC Square Sans Pro" w:hAnsi="EC Square Sans Pro" w:cs="EC Square Sans Pro"/>
            <w:sz w:val="20"/>
            <w:szCs w:val="20"/>
            <w:lang w:val="en-US" w:eastAsia="en-US"/>
          </w:rPr>
          <w:delText>. Air pollution in the EU: facts and figures (</w:delText>
        </w:r>
        <w:r w:rsidR="00F43DFD" w:rsidDel="001720A6">
          <w:fldChar w:fldCharType="begin"/>
        </w:r>
        <w:r w:rsidR="00F43DFD" w:rsidRPr="00F43DFD" w:rsidDel="001720A6">
          <w:rPr>
            <w:lang w:val="en-GB"/>
            <w:rPrChange w:id="298" w:author="MARELLI Luisa (JRC-ISPRA)" w:date="2025-02-14T17:54:00Z">
              <w:rPr/>
            </w:rPrChange>
          </w:rPr>
          <w:delInstrText xml:space="preserve"> HYPERLINK "https://www.consilium.europa.eu/en/infographics/air-pollution-in-the-eu/" \h </w:delInstrText>
        </w:r>
        <w:r w:rsidR="00F43DFD" w:rsidDel="001720A6">
          <w:fldChar w:fldCharType="separate"/>
        </w:r>
        <w:r w:rsidRPr="00C40CB8" w:rsidDel="001720A6">
          <w:rPr>
            <w:rFonts w:ascii="EC Square Sans Pro" w:eastAsia="EC Square Sans Pro" w:hAnsi="EC Square Sans Pro" w:cs="EC Square Sans Pro"/>
            <w:color w:val="0000FF"/>
            <w:sz w:val="20"/>
            <w:szCs w:val="20"/>
            <w:u w:val="single"/>
            <w:lang w:val="en-US" w:eastAsia="en-US"/>
          </w:rPr>
          <w:delText>https://www.consilium.europa.eu/en/infographics/air-pollution-in-the-eu/</w:delText>
        </w:r>
        <w:r w:rsidR="00F43DFD" w:rsidDel="001720A6">
          <w:rPr>
            <w:rFonts w:ascii="EC Square Sans Pro" w:eastAsia="EC Square Sans Pro" w:hAnsi="EC Square Sans Pro" w:cs="EC Square Sans Pro"/>
            <w:color w:val="0000FF"/>
            <w:sz w:val="20"/>
            <w:szCs w:val="20"/>
            <w:u w:val="single"/>
            <w:lang w:val="en-US" w:eastAsia="en-US"/>
          </w:rPr>
          <w:fldChar w:fldCharType="end"/>
        </w:r>
        <w:r w:rsidRPr="00C40CB8" w:rsidDel="001720A6">
          <w:rPr>
            <w:rFonts w:ascii="EC Square Sans Pro" w:eastAsia="EC Square Sans Pro" w:hAnsi="EC Square Sans Pro" w:cs="EC Square Sans Pro"/>
            <w:sz w:val="20"/>
            <w:szCs w:val="20"/>
            <w:lang w:val="en-US" w:eastAsia="en-US"/>
          </w:rPr>
          <w:delText>)</w:delText>
        </w:r>
      </w:del>
    </w:p>
    <w:p w14:paraId="58D49159" w14:textId="136F2347" w:rsidR="00C40CB8" w:rsidRPr="00C40CB8" w:rsidDel="001720A6" w:rsidRDefault="00C40CB8" w:rsidP="00C40CB8">
      <w:pPr>
        <w:numPr>
          <w:ilvl w:val="0"/>
          <w:numId w:val="15"/>
        </w:numPr>
        <w:spacing w:before="120" w:after="120" w:line="259" w:lineRule="auto"/>
        <w:contextualSpacing/>
        <w:jc w:val="both"/>
        <w:textAlignment w:val="baseline"/>
        <w:rPr>
          <w:del w:id="299" w:author="GASTALDI Chiara (JRC-ISPRA)" w:date="2025-03-27T14:33:00Z"/>
          <w:rFonts w:ascii="EC Square Sans Pro" w:eastAsia="EC Square Sans Pro" w:hAnsi="EC Square Sans Pro" w:cs="EC Square Sans Pro"/>
          <w:sz w:val="20"/>
          <w:szCs w:val="20"/>
          <w:lang w:val="en-US" w:eastAsia="en-US"/>
        </w:rPr>
      </w:pPr>
      <w:del w:id="300" w:author="GASTALDI Chiara (JRC-ISPRA)" w:date="2025-03-27T14:33:00Z">
        <w:r w:rsidRPr="00C40CB8" w:rsidDel="001720A6">
          <w:rPr>
            <w:rFonts w:ascii="EC Square Sans Pro" w:eastAsia="EC Square Sans Pro" w:hAnsi="EC Square Sans Pro" w:cs="EC Square Sans Pro"/>
            <w:sz w:val="20"/>
            <w:szCs w:val="20"/>
            <w:lang w:val="en-US" w:eastAsia="en-US"/>
          </w:rPr>
          <w:delText>Karyssa N. Domingo Kiersten L. Gabaldon Mohammed Nour Hussari, European Respiratory Review 2024; 33(172): 230249; DOI: 10.1183/16000617.0249-2023</w:delText>
        </w:r>
      </w:del>
    </w:p>
    <w:p w14:paraId="6DD8F3DF" w14:textId="29A920A1" w:rsidR="00C40CB8" w:rsidRPr="00C40CB8" w:rsidDel="001720A6" w:rsidRDefault="00C40CB8" w:rsidP="00C40CB8">
      <w:pPr>
        <w:numPr>
          <w:ilvl w:val="0"/>
          <w:numId w:val="15"/>
        </w:numPr>
        <w:spacing w:before="120" w:after="120" w:line="259" w:lineRule="auto"/>
        <w:contextualSpacing/>
        <w:jc w:val="both"/>
        <w:textAlignment w:val="baseline"/>
        <w:rPr>
          <w:del w:id="301" w:author="GASTALDI Chiara (JRC-ISPRA)" w:date="2025-03-27T14:33:00Z"/>
          <w:rFonts w:ascii="EC Square Sans Pro" w:eastAsia="EC Square Sans Pro" w:hAnsi="EC Square Sans Pro" w:cs="EC Square Sans Pro"/>
          <w:sz w:val="20"/>
          <w:szCs w:val="20"/>
          <w:lang w:val="en-US" w:eastAsia="en-US"/>
        </w:rPr>
      </w:pPr>
      <w:del w:id="302" w:author="GASTALDI Chiara (JRC-ISPRA)" w:date="2025-03-27T14:33:00Z">
        <w:r w:rsidRPr="00C40CB8" w:rsidDel="001720A6">
          <w:rPr>
            <w:rFonts w:ascii="EC Square Sans Pro" w:eastAsia="EC Square Sans Pro" w:hAnsi="EC Square Sans Pro" w:cs="EC Square Sans Pro"/>
            <w:sz w:val="20"/>
            <w:szCs w:val="20"/>
            <w:lang w:val="en-US" w:eastAsia="en-US"/>
          </w:rPr>
          <w:delText>T Dbouk, N Visez, S Ali, I Shahrour, D Drikakis, “Risk assessment of pollen allergy in urban environments”, Sci Rep, 12 (2022), p. 21076, 10.1038/s41598-022-24819-w</w:delText>
        </w:r>
      </w:del>
    </w:p>
    <w:p w14:paraId="3710AB79" w14:textId="62F80943" w:rsidR="00C40CB8" w:rsidRPr="00C40CB8" w:rsidDel="001720A6" w:rsidRDefault="00C40CB8" w:rsidP="00C40CB8">
      <w:pPr>
        <w:numPr>
          <w:ilvl w:val="0"/>
          <w:numId w:val="15"/>
        </w:numPr>
        <w:spacing w:before="120" w:after="120" w:line="259" w:lineRule="auto"/>
        <w:contextualSpacing/>
        <w:jc w:val="both"/>
        <w:textAlignment w:val="baseline"/>
        <w:rPr>
          <w:del w:id="303" w:author="GASTALDI Chiara (JRC-ISPRA)" w:date="2025-03-27T14:33:00Z"/>
          <w:rFonts w:ascii="EC Square Sans Pro" w:eastAsia="EC Square Sans Pro" w:hAnsi="EC Square Sans Pro" w:cs="EC Square Sans Pro"/>
          <w:sz w:val="20"/>
          <w:szCs w:val="20"/>
          <w:lang w:val="en-US" w:eastAsia="en-US"/>
        </w:rPr>
      </w:pPr>
      <w:del w:id="304" w:author="GASTALDI Chiara (JRC-ISPRA)" w:date="2025-03-27T14:33:00Z">
        <w:r w:rsidRPr="00C40CB8" w:rsidDel="001720A6">
          <w:rPr>
            <w:rFonts w:ascii="EC Square Sans Pro" w:eastAsia="EC Square Sans Pro" w:hAnsi="EC Square Sans Pro" w:cs="EC Square Sans Pro"/>
            <w:b/>
            <w:bCs/>
            <w:sz w:val="20"/>
            <w:szCs w:val="20"/>
            <w:lang w:val="en-US" w:eastAsia="en-US"/>
          </w:rPr>
          <w:delText>OECD</w:delText>
        </w:r>
        <w:r w:rsidRPr="00C40CB8" w:rsidDel="001720A6">
          <w:rPr>
            <w:rFonts w:ascii="EC Square Sans Pro" w:eastAsia="EC Square Sans Pro" w:hAnsi="EC Square Sans Pro" w:cs="EC Square Sans Pro"/>
            <w:sz w:val="20"/>
            <w:szCs w:val="20"/>
            <w:lang w:val="en-US" w:eastAsia="en-US"/>
          </w:rPr>
          <w:delText xml:space="preserve"> Environmental Outlook to 2030, 2008</w:delText>
        </w:r>
      </w:del>
    </w:p>
    <w:p w14:paraId="158F055F" w14:textId="171CDEF7" w:rsidR="00C40CB8" w:rsidRPr="00C40CB8" w:rsidDel="001720A6" w:rsidRDefault="00C40CB8" w:rsidP="00C40CB8">
      <w:pPr>
        <w:numPr>
          <w:ilvl w:val="0"/>
          <w:numId w:val="15"/>
        </w:numPr>
        <w:spacing w:before="120" w:after="120" w:line="259" w:lineRule="auto"/>
        <w:contextualSpacing/>
        <w:jc w:val="both"/>
        <w:textAlignment w:val="baseline"/>
        <w:rPr>
          <w:del w:id="305" w:author="GASTALDI Chiara (JRC-ISPRA)" w:date="2025-03-27T14:33:00Z"/>
          <w:rFonts w:ascii="EC Square Sans Pro" w:eastAsia="EC Square Sans Pro" w:hAnsi="EC Square Sans Pro" w:cs="EC Square Sans Pro"/>
          <w:sz w:val="20"/>
          <w:szCs w:val="20"/>
          <w:lang w:val="en-US" w:eastAsia="en-US"/>
        </w:rPr>
      </w:pPr>
      <w:del w:id="306" w:author="GASTALDI Chiara (JRC-ISPRA)" w:date="2025-03-27T14:33:00Z">
        <w:r w:rsidRPr="00C40CB8" w:rsidDel="001720A6">
          <w:rPr>
            <w:rFonts w:ascii="EC Square Sans Pro" w:eastAsia="EC Square Sans Pro" w:hAnsi="EC Square Sans Pro" w:cs="EC Square Sans Pro"/>
            <w:sz w:val="20"/>
            <w:szCs w:val="20"/>
            <w:lang w:val="en-US" w:eastAsia="en-US"/>
          </w:rPr>
          <w:delText>Lake, I.R, Jones N.R., Agnew M., Goodess C.M., Giorgi F., Hamaoui-Laguel L., Semenov M.A., Solomon F., Storkey J., Vautard R., and Epstein M.M. “Climate Change and Future Pollen Allergy in Europe” Environmental Health Perspectives, 125 (3), 385 – 391, doi. 10.1289/EHP173</w:delText>
        </w:r>
      </w:del>
    </w:p>
    <w:p w14:paraId="2ACDBAC5" w14:textId="49A262D3" w:rsidR="00C40CB8" w:rsidRPr="00C40CB8" w:rsidDel="001720A6" w:rsidRDefault="00C40CB8" w:rsidP="00C40CB8">
      <w:pPr>
        <w:numPr>
          <w:ilvl w:val="0"/>
          <w:numId w:val="15"/>
        </w:numPr>
        <w:spacing w:before="120" w:after="120" w:line="259" w:lineRule="auto"/>
        <w:contextualSpacing/>
        <w:jc w:val="both"/>
        <w:textAlignment w:val="baseline"/>
        <w:rPr>
          <w:del w:id="307" w:author="GASTALDI Chiara (JRC-ISPRA)" w:date="2025-03-27T14:33:00Z"/>
          <w:rFonts w:ascii="EC Square Sans Pro" w:eastAsia="EC Square Sans Pro" w:hAnsi="EC Square Sans Pro" w:cs="EC Square Sans Pro"/>
          <w:sz w:val="20"/>
          <w:szCs w:val="20"/>
          <w:lang w:val="en-US" w:eastAsia="en-US"/>
        </w:rPr>
      </w:pPr>
      <w:del w:id="308" w:author="GASTALDI Chiara (JRC-ISPRA)" w:date="2025-03-27T14:33:00Z">
        <w:r w:rsidRPr="00C40CB8" w:rsidDel="001720A6">
          <w:rPr>
            <w:rFonts w:ascii="EC Square Sans Pro" w:eastAsia="EC Square Sans Pro" w:hAnsi="EC Square Sans Pro" w:cs="EC Square Sans Pro"/>
            <w:sz w:val="20"/>
            <w:szCs w:val="20"/>
            <w:lang w:val="en-US" w:eastAsia="en-US"/>
          </w:rPr>
          <w:delText>The 2023 report of the Lancet Countdown on health and climate change: the imperative for a health-centred response in a world facing irreversible harms.  Lancet 2023; 402: 2346–94</w:delText>
        </w:r>
      </w:del>
    </w:p>
    <w:p w14:paraId="3182E651" w14:textId="56F201DD" w:rsidR="00C40CB8" w:rsidRPr="00C40CB8" w:rsidDel="001720A6" w:rsidRDefault="00C40CB8" w:rsidP="00C40CB8">
      <w:pPr>
        <w:numPr>
          <w:ilvl w:val="0"/>
          <w:numId w:val="15"/>
        </w:numPr>
        <w:spacing w:before="120" w:after="120" w:line="259" w:lineRule="auto"/>
        <w:contextualSpacing/>
        <w:jc w:val="both"/>
        <w:textAlignment w:val="baseline"/>
        <w:rPr>
          <w:del w:id="309" w:author="GASTALDI Chiara (JRC-ISPRA)" w:date="2025-03-27T14:32:00Z"/>
          <w:rFonts w:ascii="EC Square Sans Pro" w:eastAsia="EC Square Sans Pro" w:hAnsi="EC Square Sans Pro" w:cs="EC Square Sans Pro"/>
          <w:sz w:val="20"/>
          <w:szCs w:val="20"/>
          <w:lang w:val="en-US" w:eastAsia="en-US"/>
        </w:rPr>
      </w:pPr>
      <w:del w:id="310" w:author="GASTALDI Chiara (JRC-ISPRA)" w:date="2025-03-27T14:32:00Z">
        <w:r w:rsidRPr="00C40CB8" w:rsidDel="001720A6">
          <w:rPr>
            <w:rFonts w:ascii="EC Square Sans Pro" w:eastAsia="EC Square Sans Pro" w:hAnsi="EC Square Sans Pro" w:cs="EC Square Sans Pro"/>
            <w:b/>
            <w:bCs/>
            <w:sz w:val="20"/>
            <w:szCs w:val="20"/>
            <w:lang w:val="en-US" w:eastAsia="en-US"/>
          </w:rPr>
          <w:delText>ECDC</w:delText>
        </w:r>
        <w:r w:rsidRPr="00C40CB8" w:rsidDel="001720A6">
          <w:rPr>
            <w:rFonts w:ascii="EC Square Sans Pro" w:eastAsia="EC Square Sans Pro" w:hAnsi="EC Square Sans Pro" w:cs="EC Square Sans Pro"/>
            <w:sz w:val="20"/>
            <w:szCs w:val="20"/>
            <w:lang w:val="en-US" w:eastAsia="en-US"/>
          </w:rPr>
          <w:delText>. Worsening spread of mosquito-borne disease outbreaks in EU/EEA, according to latest ECDC figures, June 2024 (</w:delText>
        </w:r>
        <w:r w:rsidR="00F43DFD" w:rsidDel="001720A6">
          <w:fldChar w:fldCharType="begin"/>
        </w:r>
        <w:r w:rsidR="00F43DFD" w:rsidRPr="00F43DFD" w:rsidDel="001720A6">
          <w:rPr>
            <w:lang w:val="en-GB"/>
            <w:rPrChange w:id="311" w:author="MARELLI Luisa (JRC-ISPRA)" w:date="2025-02-14T17:54:00Z">
              <w:rPr/>
            </w:rPrChange>
          </w:rPr>
          <w:delInstrText xml:space="preserve"> HYPERLINK "https://www.ecdc.europa.eu/en/news-events/worsening-spread-mosquito-borne-disease-outbreaks-eueea-according-latest-ecdc-figures" \h </w:delInstrText>
        </w:r>
        <w:r w:rsidR="00F43DFD" w:rsidDel="001720A6">
          <w:fldChar w:fldCharType="separate"/>
        </w:r>
        <w:r w:rsidRPr="00C40CB8" w:rsidDel="001720A6">
          <w:rPr>
            <w:rFonts w:ascii="EC Square Sans Pro" w:eastAsia="EC Square Sans Pro" w:hAnsi="EC Square Sans Pro" w:cs="EC Square Sans Pro"/>
            <w:color w:val="0000FF"/>
            <w:sz w:val="20"/>
            <w:szCs w:val="20"/>
            <w:u w:val="single"/>
            <w:lang w:val="en-US" w:eastAsia="en-US"/>
          </w:rPr>
          <w:delText>https://www.ecdc.europa.eu/en/news-events/worsening-spread-mosquito-borne-disease-outbreaks-eueea-according-latest-ecdc-figures</w:delText>
        </w:r>
        <w:r w:rsidR="00F43DFD" w:rsidDel="001720A6">
          <w:rPr>
            <w:rFonts w:ascii="EC Square Sans Pro" w:eastAsia="EC Square Sans Pro" w:hAnsi="EC Square Sans Pro" w:cs="EC Square Sans Pro"/>
            <w:color w:val="0000FF"/>
            <w:sz w:val="20"/>
            <w:szCs w:val="20"/>
            <w:u w:val="single"/>
            <w:lang w:val="en-US" w:eastAsia="en-US"/>
          </w:rPr>
          <w:fldChar w:fldCharType="end"/>
        </w:r>
        <w:r w:rsidRPr="00C40CB8" w:rsidDel="001720A6">
          <w:rPr>
            <w:rFonts w:ascii="EC Square Sans Pro" w:eastAsia="EC Square Sans Pro" w:hAnsi="EC Square Sans Pro" w:cs="EC Square Sans Pro"/>
            <w:sz w:val="20"/>
            <w:szCs w:val="20"/>
            <w:lang w:val="en-US" w:eastAsia="en-US"/>
          </w:rPr>
          <w:delText>)</w:delText>
        </w:r>
      </w:del>
    </w:p>
    <w:p w14:paraId="05CA8799" w14:textId="7DEF604A" w:rsidR="00C40CB8" w:rsidRPr="00C40CB8" w:rsidDel="001720A6" w:rsidRDefault="00C40CB8" w:rsidP="00C40CB8">
      <w:pPr>
        <w:numPr>
          <w:ilvl w:val="0"/>
          <w:numId w:val="15"/>
        </w:numPr>
        <w:spacing w:before="120" w:after="120" w:line="259" w:lineRule="auto"/>
        <w:contextualSpacing/>
        <w:jc w:val="both"/>
        <w:textAlignment w:val="baseline"/>
        <w:rPr>
          <w:del w:id="312" w:author="GASTALDI Chiara (JRC-ISPRA)" w:date="2025-03-27T14:32:00Z"/>
          <w:rFonts w:ascii="EC Square Sans Pro" w:eastAsia="EC Square Sans Pro" w:hAnsi="EC Square Sans Pro" w:cs="EC Square Sans Pro"/>
          <w:sz w:val="20"/>
          <w:szCs w:val="20"/>
          <w:lang w:val="en-US" w:eastAsia="en-US"/>
        </w:rPr>
      </w:pPr>
      <w:del w:id="313" w:author="GASTALDI Chiara (JRC-ISPRA)" w:date="2025-03-27T14:32:00Z">
        <w:r w:rsidRPr="00C40CB8" w:rsidDel="001720A6">
          <w:rPr>
            <w:rFonts w:ascii="EC Square Sans Pro" w:eastAsia="EC Square Sans Pro" w:hAnsi="EC Square Sans Pro" w:cs="EC Square Sans Pro"/>
            <w:sz w:val="20"/>
            <w:szCs w:val="20"/>
            <w:lang w:val="en-US" w:eastAsia="en-US"/>
          </w:rPr>
          <w:delText>Ryan S.J., Carlson C.J., Mordecai E.A., Johnson L.R. Global expansion and redistribution of Aedes-borne virus transmission risk with climate change. PLoS Negl. Trop. Dis. 2019;13:e0007213. doi: 10.1371/journal.pntd.0007213</w:delText>
        </w:r>
      </w:del>
    </w:p>
    <w:p w14:paraId="45C0A7B6" w14:textId="416E9458" w:rsidR="00C40CB8" w:rsidRPr="00C40CB8" w:rsidDel="001720A6" w:rsidRDefault="00C40CB8" w:rsidP="00C40CB8">
      <w:pPr>
        <w:numPr>
          <w:ilvl w:val="0"/>
          <w:numId w:val="15"/>
        </w:numPr>
        <w:spacing w:before="120" w:after="120" w:line="259" w:lineRule="auto"/>
        <w:contextualSpacing/>
        <w:jc w:val="both"/>
        <w:textAlignment w:val="baseline"/>
        <w:rPr>
          <w:del w:id="314" w:author="GASTALDI Chiara (JRC-ISPRA)" w:date="2025-03-27T14:32:00Z"/>
          <w:rFonts w:ascii="EC Square Sans Pro" w:eastAsia="EC Square Sans Pro" w:hAnsi="EC Square Sans Pro" w:cs="EC Square Sans Pro"/>
          <w:sz w:val="20"/>
          <w:szCs w:val="20"/>
          <w:lang w:val="en-US" w:eastAsia="en-US"/>
        </w:rPr>
      </w:pPr>
      <w:del w:id="315" w:author="GASTALDI Chiara (JRC-ISPRA)" w:date="2025-03-27T14:32:00Z">
        <w:r w:rsidRPr="00C40CB8" w:rsidDel="001720A6">
          <w:rPr>
            <w:rFonts w:ascii="EC Square Sans Pro" w:eastAsia="EC Square Sans Pro" w:hAnsi="EC Square Sans Pro" w:cs="EC Square Sans Pro"/>
            <w:sz w:val="20"/>
            <w:szCs w:val="20"/>
            <w:lang w:val="en-US" w:eastAsia="en-US"/>
          </w:rPr>
          <w:delText>Lambraki IA, Cousins M, Graells T, Léger A, Abdelrahman S, Desbois AP, Gallagher R, Staaf Larsson B, Mattson B, Henriksson P, Troell M, Søgaard Jørgensen P, Wernli D, Carson CA, Parmley EJ, Majowicz SE. Governing Antimicrobial Resistance (AMR) in a Changing Climate: A Participatory Scenario Planning Approach Applied to Sweden in 2050. Front Public Health. 2022 Jul 6;10:831097. doi: 10.3389/fpubh.2022.831097</w:delText>
        </w:r>
      </w:del>
    </w:p>
    <w:p w14:paraId="0AEED4A0" w14:textId="3D474FD1" w:rsidR="00C40CB8" w:rsidRPr="00C40CB8" w:rsidDel="001720A6" w:rsidRDefault="00C40CB8" w:rsidP="00C40CB8">
      <w:pPr>
        <w:numPr>
          <w:ilvl w:val="0"/>
          <w:numId w:val="15"/>
        </w:numPr>
        <w:spacing w:before="120" w:after="120" w:line="259" w:lineRule="auto"/>
        <w:contextualSpacing/>
        <w:jc w:val="both"/>
        <w:textAlignment w:val="baseline"/>
        <w:rPr>
          <w:del w:id="316" w:author="GASTALDI Chiara (JRC-ISPRA)" w:date="2025-03-27T14:32:00Z"/>
          <w:rFonts w:ascii="EC Square Sans Pro" w:eastAsia="EC Square Sans Pro" w:hAnsi="EC Square Sans Pro" w:cs="EC Square Sans Pro"/>
          <w:sz w:val="20"/>
          <w:szCs w:val="20"/>
          <w:lang w:val="en-US" w:eastAsia="en-US"/>
        </w:rPr>
      </w:pPr>
      <w:del w:id="317" w:author="GASTALDI Chiara (JRC-ISPRA)" w:date="2025-03-27T14:32:00Z">
        <w:r w:rsidRPr="00C40CB8" w:rsidDel="001720A6">
          <w:rPr>
            <w:rFonts w:ascii="EC Square Sans Pro" w:eastAsia="EC Square Sans Pro" w:hAnsi="EC Square Sans Pro" w:cs="EC Square Sans Pro"/>
            <w:sz w:val="20"/>
            <w:szCs w:val="20"/>
            <w:lang w:val="en-US" w:eastAsia="en-US"/>
          </w:rPr>
          <w:delText>Annika Meinen, Sara Tomczyk, Flora Noelle, Wiegand, Muna Abu Sin, Tim Eckmanns, Sebastian Haller. “Antimicrobial resistance in Germany and Europe – A systematic review on the increasing threat accelerated by climate change”, Journal of Health Monitoring · 2023 8(S3). DOI 10.25646/11404</w:delText>
        </w:r>
      </w:del>
    </w:p>
    <w:p w14:paraId="075FB9FF" w14:textId="390976D4" w:rsidR="00C40CB8" w:rsidRPr="00C40CB8" w:rsidDel="001720A6" w:rsidRDefault="00C40CB8" w:rsidP="00C40CB8">
      <w:pPr>
        <w:numPr>
          <w:ilvl w:val="0"/>
          <w:numId w:val="15"/>
        </w:numPr>
        <w:spacing w:before="120" w:after="120" w:line="259" w:lineRule="auto"/>
        <w:contextualSpacing/>
        <w:jc w:val="both"/>
        <w:textAlignment w:val="baseline"/>
        <w:rPr>
          <w:del w:id="318" w:author="GASTALDI Chiara (JRC-ISPRA)" w:date="2025-03-27T14:32:00Z"/>
          <w:rFonts w:ascii="EC Square Sans Pro" w:eastAsia="EC Square Sans Pro" w:hAnsi="EC Square Sans Pro" w:cs="EC Square Sans Pro"/>
          <w:sz w:val="20"/>
          <w:szCs w:val="20"/>
          <w:lang w:val="en-US" w:eastAsia="en-US"/>
        </w:rPr>
      </w:pPr>
      <w:del w:id="319" w:author="GASTALDI Chiara (JRC-ISPRA)" w:date="2025-03-27T14:32:00Z">
        <w:r w:rsidRPr="00C40CB8" w:rsidDel="001720A6">
          <w:rPr>
            <w:rFonts w:ascii="EC Square Sans Pro" w:eastAsia="EC Square Sans Pro" w:hAnsi="EC Square Sans Pro" w:cs="EC Square Sans Pro"/>
            <w:b/>
            <w:bCs/>
            <w:sz w:val="20"/>
            <w:szCs w:val="20"/>
            <w:lang w:val="en-US" w:eastAsia="en-US"/>
          </w:rPr>
          <w:delText>UN</w:delText>
        </w:r>
        <w:r w:rsidRPr="00C40CB8" w:rsidDel="001720A6">
          <w:rPr>
            <w:rFonts w:ascii="EC Square Sans Pro" w:eastAsia="EC Square Sans Pro" w:hAnsi="EC Square Sans Pro" w:cs="EC Square Sans Pro"/>
            <w:sz w:val="20"/>
            <w:szCs w:val="20"/>
            <w:lang w:val="en-US" w:eastAsia="en-US"/>
          </w:rPr>
          <w:delText>. What is fuelling the world’s antimicrobial resistance crisis?”, November 2023 (</w:delText>
        </w:r>
        <w:r w:rsidR="00F43DFD" w:rsidDel="001720A6">
          <w:fldChar w:fldCharType="begin"/>
        </w:r>
        <w:r w:rsidR="00F43DFD" w:rsidRPr="00F43DFD" w:rsidDel="001720A6">
          <w:rPr>
            <w:lang w:val="en-GB"/>
            <w:rPrChange w:id="320" w:author="MARELLI Luisa (JRC-ISPRA)" w:date="2025-02-14T17:54:00Z">
              <w:rPr/>
            </w:rPrChange>
          </w:rPr>
          <w:delInstrText xml:space="preserve"> HYPERLINK "https://www.unep.org/news-and-stories/story/what-fuelling-worlds-antimicrobial-resistance-crisis" \h </w:delInstrText>
        </w:r>
        <w:r w:rsidR="00F43DFD" w:rsidDel="001720A6">
          <w:fldChar w:fldCharType="separate"/>
        </w:r>
        <w:r w:rsidRPr="00C40CB8" w:rsidDel="001720A6">
          <w:rPr>
            <w:rFonts w:ascii="EC Square Sans Pro" w:eastAsia="EC Square Sans Pro" w:hAnsi="EC Square Sans Pro" w:cs="EC Square Sans Pro"/>
            <w:color w:val="0000FF"/>
            <w:sz w:val="20"/>
            <w:szCs w:val="20"/>
            <w:u w:val="single"/>
            <w:lang w:val="en-US" w:eastAsia="en-US"/>
          </w:rPr>
          <w:delText>https://www.unep.org/news-and-stories/story/what-fuelling-worlds-antimicrobial-resistance-crisis</w:delText>
        </w:r>
        <w:r w:rsidR="00F43DFD" w:rsidDel="001720A6">
          <w:rPr>
            <w:rFonts w:ascii="EC Square Sans Pro" w:eastAsia="EC Square Sans Pro" w:hAnsi="EC Square Sans Pro" w:cs="EC Square Sans Pro"/>
            <w:color w:val="0000FF"/>
            <w:sz w:val="20"/>
            <w:szCs w:val="20"/>
            <w:u w:val="single"/>
            <w:lang w:val="en-US" w:eastAsia="en-US"/>
          </w:rPr>
          <w:fldChar w:fldCharType="end"/>
        </w:r>
        <w:r w:rsidRPr="00C40CB8" w:rsidDel="001720A6">
          <w:rPr>
            <w:rFonts w:ascii="EC Square Sans Pro" w:eastAsia="EC Square Sans Pro" w:hAnsi="EC Square Sans Pro" w:cs="EC Square Sans Pro"/>
            <w:sz w:val="20"/>
            <w:szCs w:val="20"/>
            <w:lang w:val="en-US" w:eastAsia="en-US"/>
          </w:rPr>
          <w:delText>).</w:delText>
        </w:r>
      </w:del>
    </w:p>
    <w:p w14:paraId="7E6F2421" w14:textId="65F00B6C" w:rsidR="00C40CB8" w:rsidRPr="00C40CB8" w:rsidDel="001720A6" w:rsidRDefault="00C40CB8" w:rsidP="00C40CB8">
      <w:pPr>
        <w:numPr>
          <w:ilvl w:val="0"/>
          <w:numId w:val="15"/>
        </w:numPr>
        <w:spacing w:before="120" w:after="120" w:line="259" w:lineRule="auto"/>
        <w:contextualSpacing/>
        <w:jc w:val="both"/>
        <w:textAlignment w:val="baseline"/>
        <w:rPr>
          <w:del w:id="321" w:author="GASTALDI Chiara (JRC-ISPRA)" w:date="2025-03-27T14:32:00Z"/>
          <w:rFonts w:ascii="EC Square Sans Pro" w:eastAsia="EC Square Sans Pro" w:hAnsi="EC Square Sans Pro" w:cs="EC Square Sans Pro"/>
          <w:sz w:val="20"/>
          <w:szCs w:val="20"/>
          <w:lang w:val="en-US" w:eastAsia="en-US"/>
        </w:rPr>
      </w:pPr>
      <w:del w:id="322" w:author="GASTALDI Chiara (JRC-ISPRA)" w:date="2025-03-27T14:32:00Z">
        <w:r w:rsidRPr="00C40CB8" w:rsidDel="001720A6">
          <w:rPr>
            <w:rFonts w:ascii="EC Square Sans Pro" w:eastAsia="EC Square Sans Pro" w:hAnsi="EC Square Sans Pro" w:cs="EC Square Sans Pro"/>
            <w:sz w:val="20"/>
            <w:szCs w:val="20"/>
            <w:lang w:val="en-US" w:eastAsia="en-US"/>
          </w:rPr>
          <w:delText>Magnano San Lio R, Favara G, Maugeri A, Barchitta M, Agodi A. “How Antimicrobial Resistance Is Linked to Climate Change: An Overview of Two Intertwined Global Challenges”. Int J Environ Res Public Health. 2023 Jan 17;20(3):1681. doi: 10.3390/ijerph20031681</w:delText>
        </w:r>
      </w:del>
    </w:p>
    <w:p w14:paraId="08CA048C" w14:textId="46E56626" w:rsidR="00C40CB8" w:rsidRPr="00C40CB8" w:rsidDel="001720A6" w:rsidRDefault="00C40CB8" w:rsidP="00C40CB8">
      <w:pPr>
        <w:numPr>
          <w:ilvl w:val="0"/>
          <w:numId w:val="15"/>
        </w:numPr>
        <w:spacing w:before="120" w:after="120" w:line="259" w:lineRule="auto"/>
        <w:contextualSpacing/>
        <w:jc w:val="both"/>
        <w:textAlignment w:val="baseline"/>
        <w:rPr>
          <w:del w:id="323" w:author="GASTALDI Chiara (JRC-ISPRA)" w:date="2025-03-27T14:32:00Z"/>
          <w:rFonts w:ascii="EC Square Sans Pro" w:eastAsia="EC Square Sans Pro" w:hAnsi="EC Square Sans Pro" w:cs="EC Square Sans Pro"/>
          <w:sz w:val="20"/>
          <w:szCs w:val="20"/>
          <w:lang w:val="en-US" w:eastAsia="en-US"/>
        </w:rPr>
      </w:pPr>
      <w:del w:id="324" w:author="GASTALDI Chiara (JRC-ISPRA)" w:date="2025-03-27T14:32:00Z">
        <w:r w:rsidRPr="00C40CB8" w:rsidDel="001720A6">
          <w:rPr>
            <w:rFonts w:ascii="EC Square Sans Pro" w:eastAsia="EC Square Sans Pro" w:hAnsi="EC Square Sans Pro" w:cs="EC Square Sans Pro"/>
            <w:sz w:val="20"/>
            <w:szCs w:val="20"/>
            <w:lang w:val="en-US" w:eastAsia="en-US"/>
          </w:rPr>
          <w:delText>Hani E.J. Kaba, Ellen Kuhlmann, Simone Scheithauer, “Thinking outside the box: Association o</w:delText>
        </w:r>
      </w:del>
      <w:del w:id="325" w:author="GASTALDI Chiara (JRC-ISPRA)" w:date="2025-03-27T13:31:00Z">
        <w:r w:rsidRPr="00C40CB8">
          <w:rPr>
            <w:rFonts w:ascii="EC Square Sans Pro" w:eastAsia="EC Square Sans Pro" w:hAnsi="EC Square Sans Pro" w:cs="EC Square Sans Pro"/>
            <w:sz w:val="20"/>
            <w:szCs w:val="20"/>
            <w:lang w:val="en-US" w:eastAsia="en-US"/>
          </w:rPr>
          <w:delText xml:space="preserve">f </w:delText>
        </w:r>
      </w:del>
      <w:del w:id="326" w:author="GASTALDI Chiara (JRC-ISPRA)" w:date="2025-03-27T14:32:00Z">
        <w:r w:rsidRPr="00C40CB8" w:rsidDel="001720A6">
          <w:rPr>
            <w:rFonts w:ascii="EC Square Sans Pro" w:eastAsia="EC Square Sans Pro" w:hAnsi="EC Square Sans Pro" w:cs="EC Square Sans Pro"/>
            <w:sz w:val="20"/>
            <w:szCs w:val="20"/>
            <w:lang w:val="en-US" w:eastAsia="en-US"/>
          </w:rPr>
          <w:delText>antimicrobial resistance with climate warming in Europe – A 30 country observational study”, International Journal of Hygiene and Environmental Health, 2 (1), 2020, 151-158. 10.1016/j.ijheh.2019.09.008</w:delText>
        </w:r>
      </w:del>
    </w:p>
    <w:p w14:paraId="491D1A64" w14:textId="698C87F5" w:rsidR="00C40CB8" w:rsidRPr="00C40CB8" w:rsidDel="001720A6" w:rsidRDefault="00C40CB8" w:rsidP="00C40CB8">
      <w:pPr>
        <w:numPr>
          <w:ilvl w:val="0"/>
          <w:numId w:val="15"/>
        </w:numPr>
        <w:spacing w:before="120" w:after="120" w:line="259" w:lineRule="auto"/>
        <w:contextualSpacing/>
        <w:jc w:val="both"/>
        <w:textAlignment w:val="baseline"/>
        <w:rPr>
          <w:del w:id="327" w:author="GASTALDI Chiara (JRC-ISPRA)" w:date="2025-03-27T14:32:00Z"/>
          <w:rFonts w:ascii="EC Square Sans Pro" w:eastAsia="EC Square Sans Pro" w:hAnsi="EC Square Sans Pro" w:cs="EC Square Sans Pro"/>
          <w:sz w:val="20"/>
          <w:szCs w:val="20"/>
          <w:lang w:val="en-US" w:eastAsia="en-US"/>
        </w:rPr>
      </w:pPr>
      <w:del w:id="328" w:author="GASTALDI Chiara (JRC-ISPRA)" w:date="2025-03-27T14:32:00Z">
        <w:r w:rsidRPr="00C40CB8" w:rsidDel="001720A6">
          <w:rPr>
            <w:rFonts w:ascii="EC Square Sans Pro" w:eastAsia="EC Square Sans Pro" w:hAnsi="EC Square Sans Pro" w:cs="EC Square Sans Pro"/>
            <w:sz w:val="20"/>
            <w:szCs w:val="20"/>
            <w:lang w:val="en-US" w:eastAsia="en-US"/>
          </w:rPr>
          <w:delText>Pushpam Kumar, Luke Brander, Manasi Kumar, Pim Cuijpers, “Planetary Health and Mental Health Nexus: Benefit of Environmental Management”, Ann Glob Health. 2023 Jul 24;89(1):49. doi: 10.5334/aogh.4079</w:delText>
        </w:r>
      </w:del>
    </w:p>
    <w:p w14:paraId="7C8A5C9F" w14:textId="34D9623B" w:rsidR="00C40CB8" w:rsidRPr="00C40CB8" w:rsidDel="00135409" w:rsidRDefault="00C40CB8" w:rsidP="00C40CB8">
      <w:pPr>
        <w:numPr>
          <w:ilvl w:val="0"/>
          <w:numId w:val="15"/>
        </w:numPr>
        <w:spacing w:before="120" w:after="120" w:line="259" w:lineRule="auto"/>
        <w:contextualSpacing/>
        <w:jc w:val="both"/>
        <w:textAlignment w:val="baseline"/>
        <w:rPr>
          <w:del w:id="329" w:author="GASTALDI Chiara (JRC-ISPRA)" w:date="2025-03-27T14:32:00Z"/>
          <w:rFonts w:ascii="EC Square Sans Pro" w:eastAsia="EC Square Sans Pro" w:hAnsi="EC Square Sans Pro" w:cs="EC Square Sans Pro"/>
          <w:sz w:val="20"/>
          <w:szCs w:val="20"/>
          <w:lang w:val="en-US" w:eastAsia="en-US"/>
        </w:rPr>
      </w:pPr>
      <w:del w:id="330" w:author="GASTALDI Chiara (JRC-ISPRA)" w:date="2025-03-27T14:32:00Z">
        <w:r w:rsidRPr="00C40CB8" w:rsidDel="001720A6">
          <w:rPr>
            <w:rFonts w:ascii="EC Square Sans Pro" w:eastAsia="EC Square Sans Pro" w:hAnsi="EC Square Sans Pro" w:cs="EC Square Sans Pro"/>
            <w:sz w:val="20"/>
            <w:szCs w:val="20"/>
            <w:lang w:val="en-US" w:eastAsia="en-US"/>
          </w:rPr>
          <w:delText xml:space="preserve">Jingwen Liu, Blesson M. Varghese, Alana Hansen, Jianjun Xiang, Ying Zhang, Keith Dear, Michelle Gourley, Timothy Driscoll, Geoffrey Morgan, Anthony Capon, Peng Bi, "Is there an association between hot weather </w:delText>
        </w:r>
        <w:r w:rsidRPr="00C40CB8" w:rsidDel="00135409">
          <w:rPr>
            <w:rFonts w:ascii="EC Square Sans Pro" w:eastAsia="EC Square Sans Pro" w:hAnsi="EC Square Sans Pro" w:cs="EC Square Sans Pro"/>
            <w:sz w:val="20"/>
            <w:szCs w:val="20"/>
            <w:lang w:val="en-US" w:eastAsia="en-US"/>
          </w:rPr>
          <w:delText>and poor mental health outcomes? A systematic review and meta-analysis", Environment International 2021, 153, 2021, 106533, doi: 10.1016/j.envint.2021.106533</w:delText>
        </w:r>
      </w:del>
    </w:p>
    <w:p w14:paraId="631027FC" w14:textId="77777777" w:rsidR="00C40CB8" w:rsidRPr="00C40CB8" w:rsidDel="00135409" w:rsidRDefault="00C40CB8" w:rsidP="00C40CB8">
      <w:pPr>
        <w:numPr>
          <w:ilvl w:val="0"/>
          <w:numId w:val="15"/>
        </w:numPr>
        <w:spacing w:before="120" w:after="120" w:line="259" w:lineRule="auto"/>
        <w:contextualSpacing/>
        <w:jc w:val="both"/>
        <w:textAlignment w:val="baseline"/>
        <w:rPr>
          <w:del w:id="331" w:author="GASTALDI Chiara (JRC-ISPRA)" w:date="2025-03-27T14:32:00Z"/>
          <w:rFonts w:ascii="EC Square Sans Pro" w:eastAsia="EC Square Sans Pro" w:hAnsi="EC Square Sans Pro" w:cs="EC Square Sans Pro"/>
          <w:sz w:val="20"/>
          <w:szCs w:val="20"/>
          <w:lang w:val="en-US" w:eastAsia="en-US"/>
        </w:rPr>
      </w:pPr>
      <w:del w:id="332" w:author="GASTALDI Chiara (JRC-ISPRA)" w:date="2025-03-27T14:32:00Z">
        <w:r w:rsidRPr="00C40CB8" w:rsidDel="00135409">
          <w:rPr>
            <w:rFonts w:ascii="EC Square Sans Pro" w:eastAsia="EC Square Sans Pro" w:hAnsi="EC Square Sans Pro" w:cs="EC Square Sans Pro"/>
            <w:sz w:val="20"/>
            <w:szCs w:val="20"/>
            <w:lang w:val="en-US" w:eastAsia="en-US"/>
          </w:rPr>
          <w:delText>Brandt L, Adorjan K, Catthoor K, et al. Climate change and mental health: Position paper of the European Psychiatric Association. European Psychiatry. 2024;67(1):e41. doi:10.1192/j.eurpsy.2024.1754</w:delText>
        </w:r>
      </w:del>
    </w:p>
    <w:p w14:paraId="7DDAE1DC" w14:textId="77777777" w:rsidR="00C40CB8" w:rsidRPr="00C40CB8" w:rsidDel="00135409" w:rsidRDefault="00C40CB8" w:rsidP="00C40CB8">
      <w:pPr>
        <w:numPr>
          <w:ilvl w:val="0"/>
          <w:numId w:val="15"/>
        </w:numPr>
        <w:spacing w:before="120" w:after="120" w:line="259" w:lineRule="auto"/>
        <w:contextualSpacing/>
        <w:jc w:val="both"/>
        <w:textAlignment w:val="baseline"/>
        <w:rPr>
          <w:del w:id="333" w:author="GASTALDI Chiara (JRC-ISPRA)" w:date="2025-03-27T14:32:00Z"/>
          <w:rFonts w:ascii="EC Square Sans Pro" w:eastAsia="EC Square Sans Pro" w:hAnsi="EC Square Sans Pro" w:cs="EC Square Sans Pro"/>
          <w:color w:val="0000FF"/>
          <w:sz w:val="20"/>
          <w:szCs w:val="20"/>
          <w:u w:val="single"/>
          <w:lang w:val="en-US" w:eastAsia="en-US"/>
        </w:rPr>
      </w:pPr>
      <w:del w:id="334" w:author="GASTALDI Chiara (JRC-ISPRA)" w:date="2025-03-27T14:32:00Z">
        <w:r w:rsidRPr="00C40CB8" w:rsidDel="00135409">
          <w:rPr>
            <w:rFonts w:ascii="EC Square Sans Pro" w:eastAsia="EC Square Sans Pro" w:hAnsi="EC Square Sans Pro" w:cs="EC Square Sans Pro"/>
            <w:sz w:val="20"/>
            <w:szCs w:val="20"/>
            <w:lang w:val="en-US" w:eastAsia="en-US"/>
          </w:rPr>
          <w:delText xml:space="preserve">“The cascading effects of the Valencia floods: how public health faces the challenges of the disaster”, Manuel F. Herrera Artiles, 08/11/2024, </w:delText>
        </w:r>
        <w:r w:rsidR="00F43DFD" w:rsidDel="00135409">
          <w:fldChar w:fldCharType="begin"/>
        </w:r>
        <w:r w:rsidR="00F43DFD" w:rsidRPr="00F43DFD" w:rsidDel="00135409">
          <w:rPr>
            <w:lang w:val="en-GB"/>
            <w:rPrChange w:id="335" w:author="MARELLI Luisa (JRC-ISPRA)" w:date="2025-02-14T17:54:00Z">
              <w:rPr/>
            </w:rPrChange>
          </w:rPr>
          <w:delInstrText xml:space="preserve"> HYPERLINK "https://sciencemediacentre.es/en/" \h </w:delInstrText>
        </w:r>
        <w:r w:rsidR="00F43DFD" w:rsidDel="00135409">
          <w:fldChar w:fldCharType="separate"/>
        </w:r>
        <w:r w:rsidRPr="00C40CB8" w:rsidDel="00135409">
          <w:rPr>
            <w:rFonts w:ascii="EC Square Sans Pro" w:eastAsia="EC Square Sans Pro" w:hAnsi="EC Square Sans Pro" w:cs="EC Square Sans Pro"/>
            <w:color w:val="0000FF"/>
            <w:sz w:val="20"/>
            <w:szCs w:val="20"/>
            <w:u w:val="single"/>
            <w:lang w:val="en-US" w:eastAsia="en-US"/>
          </w:rPr>
          <w:delText>https://sciencemediacentre.es/en/</w:delText>
        </w:r>
        <w:r w:rsidR="00F43DFD" w:rsidDel="00135409">
          <w:rPr>
            <w:rFonts w:ascii="EC Square Sans Pro" w:eastAsia="EC Square Sans Pro" w:hAnsi="EC Square Sans Pro" w:cs="EC Square Sans Pro"/>
            <w:color w:val="0000FF"/>
            <w:sz w:val="20"/>
            <w:szCs w:val="20"/>
            <w:u w:val="single"/>
            <w:lang w:val="en-US" w:eastAsia="en-US"/>
          </w:rPr>
          <w:fldChar w:fldCharType="end"/>
        </w:r>
      </w:del>
    </w:p>
    <w:p w14:paraId="5117A3AA" w14:textId="77777777" w:rsidR="00C40CB8" w:rsidRPr="00C40CB8" w:rsidDel="00135409" w:rsidRDefault="00C40CB8" w:rsidP="00C40CB8">
      <w:pPr>
        <w:numPr>
          <w:ilvl w:val="0"/>
          <w:numId w:val="15"/>
        </w:numPr>
        <w:spacing w:before="120" w:after="120" w:line="259" w:lineRule="auto"/>
        <w:contextualSpacing/>
        <w:jc w:val="both"/>
        <w:textAlignment w:val="baseline"/>
        <w:rPr>
          <w:del w:id="336" w:author="GASTALDI Chiara (JRC-ISPRA)" w:date="2025-03-27T14:32:00Z"/>
          <w:rFonts w:ascii="EC Square Sans Pro" w:eastAsia="EC Square Sans Pro" w:hAnsi="EC Square Sans Pro" w:cs="EC Square Sans Pro"/>
          <w:sz w:val="20"/>
          <w:szCs w:val="20"/>
          <w:lang w:val="en-US" w:eastAsia="en-US"/>
        </w:rPr>
      </w:pPr>
      <w:del w:id="337" w:author="GASTALDI Chiara (JRC-ISPRA)" w:date="2025-03-27T14:32:00Z">
        <w:r w:rsidRPr="00C40CB8" w:rsidDel="00135409">
          <w:rPr>
            <w:rFonts w:ascii="EC Square Sans Pro" w:eastAsia="EC Square Sans Pro" w:hAnsi="EC Square Sans Pro" w:cs="EC Square Sans Pro"/>
            <w:sz w:val="20"/>
            <w:szCs w:val="20"/>
            <w:lang w:val="en-US" w:eastAsia="en-US"/>
          </w:rPr>
          <w:delText>Jeevan Jyoti Kaushik, Atul Kaushik, Manjusha Tyagi, “Permafrost Thawing: A New Potential Risk for the Human Health”, Applied Ecology and Environmental Sciences. 2023, 11(2), 54-55. DOI: 10.12691/aees-11-2-2</w:delText>
        </w:r>
      </w:del>
    </w:p>
    <w:p w14:paraId="12EE9C95" w14:textId="77777777" w:rsidR="00C40CB8" w:rsidRPr="00C40CB8" w:rsidDel="00135409" w:rsidRDefault="00C40CB8" w:rsidP="00C40CB8">
      <w:pPr>
        <w:numPr>
          <w:ilvl w:val="0"/>
          <w:numId w:val="15"/>
        </w:numPr>
        <w:spacing w:before="120" w:after="120" w:line="259" w:lineRule="auto"/>
        <w:contextualSpacing/>
        <w:jc w:val="both"/>
        <w:textAlignment w:val="baseline"/>
        <w:rPr>
          <w:del w:id="338" w:author="GASTALDI Chiara (JRC-ISPRA)" w:date="2025-03-27T14:32:00Z"/>
          <w:rFonts w:ascii="EC Square Sans Pro" w:eastAsia="EC Square Sans Pro" w:hAnsi="EC Square Sans Pro" w:cs="EC Square Sans Pro"/>
          <w:sz w:val="20"/>
          <w:szCs w:val="20"/>
          <w:lang w:val="en-US" w:eastAsia="en-US"/>
        </w:rPr>
      </w:pPr>
      <w:del w:id="339" w:author="GASTALDI Chiara (JRC-ISPRA)" w:date="2025-03-27T14:32:00Z">
        <w:r w:rsidRPr="00C40CB8" w:rsidDel="00135409">
          <w:rPr>
            <w:rFonts w:ascii="EC Square Sans Pro" w:eastAsia="EC Square Sans Pro" w:hAnsi="EC Square Sans Pro" w:cs="EC Square Sans Pro"/>
            <w:sz w:val="20"/>
            <w:szCs w:val="20"/>
            <w:lang w:val="en-US" w:eastAsia="en-US"/>
          </w:rPr>
          <w:delText>Ruonan Wu, Gareth Trubl, Neslihan Taş, Janet K. Jansson, “Permafrost as a potential pathogen reservoir”, One Earth (2022), Volume 5, Issue 4, 351 – 360</w:delText>
        </w:r>
      </w:del>
    </w:p>
    <w:p w14:paraId="66F9C237" w14:textId="77777777" w:rsidR="00C40CB8" w:rsidRPr="00C40CB8" w:rsidDel="00135409" w:rsidRDefault="00C40CB8" w:rsidP="00C40CB8">
      <w:pPr>
        <w:numPr>
          <w:ilvl w:val="0"/>
          <w:numId w:val="15"/>
        </w:numPr>
        <w:spacing w:before="120" w:after="120" w:line="259" w:lineRule="auto"/>
        <w:contextualSpacing/>
        <w:jc w:val="both"/>
        <w:textAlignment w:val="baseline"/>
        <w:rPr>
          <w:del w:id="340" w:author="GASTALDI Chiara (JRC-ISPRA)" w:date="2025-03-27T14:32:00Z"/>
          <w:rFonts w:ascii="EC Square Sans Pro" w:eastAsia="EC Square Sans Pro" w:hAnsi="EC Square Sans Pro" w:cs="EC Square Sans Pro"/>
          <w:sz w:val="20"/>
          <w:szCs w:val="20"/>
          <w:lang w:val="en-US" w:eastAsia="en-US"/>
        </w:rPr>
      </w:pPr>
      <w:del w:id="341" w:author="GASTALDI Chiara (JRC-ISPRA)" w:date="2025-03-27T14:32:00Z">
        <w:r w:rsidRPr="00C40CB8" w:rsidDel="00135409">
          <w:rPr>
            <w:rFonts w:ascii="EC Square Sans Pro" w:eastAsia="EC Square Sans Pro" w:hAnsi="EC Square Sans Pro" w:cs="EC Square Sans Pro"/>
            <w:sz w:val="20"/>
            <w:szCs w:val="20"/>
            <w:lang w:val="es" w:eastAsia="en-US"/>
          </w:rPr>
          <w:delText xml:space="preserve">Stella, E., Mari, L., Gabrieli, J. et al. </w:delText>
        </w:r>
        <w:r w:rsidRPr="00C40CB8" w:rsidDel="00135409">
          <w:rPr>
            <w:rFonts w:ascii="EC Square Sans Pro" w:eastAsia="EC Square Sans Pro" w:hAnsi="EC Square Sans Pro" w:cs="EC Square Sans Pro"/>
            <w:sz w:val="20"/>
            <w:szCs w:val="20"/>
            <w:lang w:val="en-US" w:eastAsia="en-US"/>
          </w:rPr>
          <w:delText>Permafrost dynamics and the risk of anthrax transmission: a modelling study. Sci Rep 10, 16460 (2020). 10.1038/s41598-020-72440-6</w:delText>
        </w:r>
      </w:del>
    </w:p>
    <w:p w14:paraId="169C99C4" w14:textId="129A33F9" w:rsidR="00C40CB8" w:rsidRPr="00C40CB8" w:rsidDel="001720A6" w:rsidRDefault="00C40CB8">
      <w:pPr>
        <w:numPr>
          <w:ilvl w:val="0"/>
          <w:numId w:val="15"/>
        </w:numPr>
        <w:spacing w:before="120" w:after="120" w:line="259" w:lineRule="auto"/>
        <w:contextualSpacing/>
        <w:jc w:val="both"/>
        <w:textAlignment w:val="baseline"/>
        <w:rPr>
          <w:del w:id="342" w:author="GASTALDI Chiara (JRC-ISPRA)" w:date="2025-03-27T14:32:00Z"/>
          <w:lang w:val="en-GB" w:eastAsia="en-US"/>
        </w:rPr>
        <w:pPrChange w:id="343" w:author="GASTALDI Chiara (JRC-ISPRA)" w:date="2025-03-27T14:32:00Z">
          <w:pPr/>
        </w:pPrChange>
      </w:pPr>
    </w:p>
    <w:p w14:paraId="61D2869D" w14:textId="651444EB" w:rsidR="00D55ADA" w:rsidRPr="00DE3D6D" w:rsidRDefault="00D55ADA" w:rsidP="00D55ADA">
      <w:pPr>
        <w:jc w:val="both"/>
        <w:rPr>
          <w:rFonts w:ascii="EC Square Sans Pro" w:eastAsia="Times New Roman" w:hAnsi="EC Square Sans Pro" w:cs="Times New Roman"/>
          <w:color w:val="9BBB59" w:themeColor="accent3"/>
          <w:sz w:val="20"/>
          <w:szCs w:val="20"/>
          <w:lang w:val="fr-FR" w:eastAsia="en-GB"/>
          <w:rPrChange w:id="344" w:author="BARBERO VIGNOLA Giulia (JRC-ISPRA)" w:date="2025-04-17T14:29:00Z">
            <w:rPr>
              <w:rFonts w:ascii="EC Square Sans Pro" w:eastAsia="Times New Roman" w:hAnsi="EC Square Sans Pro" w:cs="Times New Roman"/>
              <w:color w:val="9BBB59" w:themeColor="accent3"/>
              <w:sz w:val="20"/>
              <w:szCs w:val="20"/>
              <w:lang w:val="en-GB" w:eastAsia="en-GB"/>
            </w:rPr>
          </w:rPrChange>
        </w:rPr>
      </w:pPr>
      <w:r w:rsidRPr="00DE3D6D">
        <w:rPr>
          <w:rFonts w:ascii="EC Square Sans Pro" w:eastAsia="Times New Roman" w:hAnsi="EC Square Sans Pro" w:cs="Times New Roman"/>
          <w:color w:val="9BBB59" w:themeColor="accent3"/>
          <w:sz w:val="20"/>
          <w:szCs w:val="20"/>
          <w:lang w:val="fr-FR" w:eastAsia="en-GB"/>
          <w:rPrChange w:id="345" w:author="BARBERO VIGNOLA Giulia (JRC-ISPRA)" w:date="2025-04-17T14:29:00Z">
            <w:rPr>
              <w:rFonts w:ascii="EC Square Sans Pro" w:eastAsia="Times New Roman" w:hAnsi="EC Square Sans Pro" w:cs="Times New Roman"/>
              <w:color w:val="9BBB59" w:themeColor="accent3"/>
              <w:sz w:val="20"/>
              <w:szCs w:val="20"/>
              <w:lang w:val="en-GB" w:eastAsia="en-GB"/>
            </w:rPr>
          </w:rPrChange>
        </w:rPr>
        <w:t>Introduction (ex chapter 1)</w:t>
      </w:r>
    </w:p>
    <w:p w14:paraId="3FD78445" w14:textId="648329FF" w:rsidR="41C09BDA" w:rsidRPr="00546F93" w:rsidRDefault="00D55ADA" w:rsidP="00D55ADA">
      <w:pPr>
        <w:tabs>
          <w:tab w:val="left" w:pos="384"/>
        </w:tabs>
        <w:spacing w:line="240" w:lineRule="auto"/>
        <w:ind w:left="384" w:hanging="384"/>
        <w:jc w:val="both"/>
        <w:rPr>
          <w:rFonts w:ascii="EC Square Sans Pro" w:eastAsia="EC Square Sans Pro" w:hAnsi="EC Square Sans Pro" w:cs="EC Square Sans Pro"/>
          <w:color w:val="000000" w:themeColor="text1"/>
          <w:sz w:val="20"/>
          <w:szCs w:val="20"/>
          <w:lang w:val="fr-FR"/>
        </w:rPr>
      </w:pPr>
      <w:r w:rsidRPr="00DE3D6D">
        <w:rPr>
          <w:rFonts w:ascii="EC Square Sans Pro" w:eastAsia="EC Square Sans Pro" w:hAnsi="EC Square Sans Pro" w:cs="EC Square Sans Pro"/>
          <w:color w:val="000000" w:themeColor="text1"/>
          <w:sz w:val="20"/>
          <w:szCs w:val="20"/>
          <w:lang w:val="fr-FR"/>
          <w:rPrChange w:id="346" w:author="BARBERO VIGNOLA Giulia (JRC-ISPRA)" w:date="2025-04-17T14:29:00Z">
            <w:rPr>
              <w:rFonts w:ascii="EC Square Sans Pro" w:eastAsia="EC Square Sans Pro" w:hAnsi="EC Square Sans Pro" w:cs="EC Square Sans Pro"/>
              <w:color w:val="000000" w:themeColor="text1"/>
              <w:sz w:val="20"/>
              <w:szCs w:val="20"/>
              <w:lang w:val="en-GB"/>
            </w:rPr>
          </w:rPrChange>
        </w:rPr>
        <w:t xml:space="preserve"> </w:t>
      </w:r>
      <w:r w:rsidR="41C09BDA" w:rsidRPr="00DE3D6D">
        <w:rPr>
          <w:rFonts w:ascii="EC Square Sans Pro" w:eastAsia="EC Square Sans Pro" w:hAnsi="EC Square Sans Pro" w:cs="EC Square Sans Pro"/>
          <w:color w:val="000000" w:themeColor="text1"/>
          <w:sz w:val="20"/>
          <w:szCs w:val="20"/>
          <w:lang w:val="fr-FR"/>
          <w:rPrChange w:id="347" w:author="BARBERO VIGNOLA Giulia (JRC-ISPRA)" w:date="2025-04-17T14:29:00Z">
            <w:rPr>
              <w:rFonts w:ascii="EC Square Sans Pro" w:eastAsia="EC Square Sans Pro" w:hAnsi="EC Square Sans Pro" w:cs="EC Square Sans Pro"/>
              <w:color w:val="000000" w:themeColor="text1"/>
              <w:sz w:val="20"/>
              <w:szCs w:val="20"/>
              <w:lang w:val="en-GB"/>
            </w:rPr>
          </w:rPrChange>
        </w:rPr>
        <w:t>[1]</w:t>
      </w:r>
      <w:r w:rsidR="41C09BDA" w:rsidRPr="00DE3D6D">
        <w:rPr>
          <w:rFonts w:ascii="EC Square Sans Pro" w:hAnsi="EC Square Sans Pro"/>
          <w:sz w:val="20"/>
          <w:szCs w:val="20"/>
          <w:lang w:val="fr-FR"/>
          <w:rPrChange w:id="348" w:author="BARBERO VIGNOLA Giulia (JRC-ISPRA)" w:date="2025-04-17T14:29:00Z">
            <w:rPr>
              <w:rFonts w:ascii="EC Square Sans Pro" w:hAnsi="EC Square Sans Pro"/>
              <w:sz w:val="20"/>
              <w:szCs w:val="20"/>
              <w:lang w:val="en-GB"/>
            </w:rPr>
          </w:rPrChange>
        </w:rPr>
        <w:tab/>
      </w:r>
      <w:r w:rsidR="41C09BDA" w:rsidRPr="00DE3D6D">
        <w:rPr>
          <w:rFonts w:ascii="EC Square Sans Pro" w:eastAsia="EC Square Sans Pro" w:hAnsi="EC Square Sans Pro" w:cs="EC Square Sans Pro"/>
          <w:color w:val="000000" w:themeColor="text1"/>
          <w:sz w:val="20"/>
          <w:szCs w:val="20"/>
          <w:lang w:val="fr-FR"/>
          <w:rPrChange w:id="349" w:author="BARBERO VIGNOLA Giulia (JRC-ISPRA)" w:date="2025-04-17T14:29:00Z">
            <w:rPr>
              <w:rFonts w:ascii="EC Square Sans Pro" w:eastAsia="EC Square Sans Pro" w:hAnsi="EC Square Sans Pro" w:cs="EC Square Sans Pro"/>
              <w:color w:val="000000" w:themeColor="text1"/>
              <w:sz w:val="20"/>
              <w:szCs w:val="20"/>
              <w:lang w:val="en-GB"/>
            </w:rPr>
          </w:rPrChange>
        </w:rPr>
        <w:t xml:space="preserve">E. Council, “EU Strategic Agenda 2024—2029.” [Online]. </w:t>
      </w:r>
      <w:r w:rsidR="41C09BDA" w:rsidRPr="00546F93">
        <w:rPr>
          <w:rFonts w:ascii="EC Square Sans Pro" w:eastAsia="EC Square Sans Pro" w:hAnsi="EC Square Sans Pro" w:cs="EC Square Sans Pro"/>
          <w:color w:val="000000" w:themeColor="text1"/>
          <w:sz w:val="20"/>
          <w:szCs w:val="20"/>
          <w:lang w:val="fr-FR"/>
        </w:rPr>
        <w:t xml:space="preserve">Available: </w:t>
      </w:r>
      <w:r w:rsidR="00F43DFD">
        <w:fldChar w:fldCharType="begin"/>
      </w:r>
      <w:r w:rsidR="00F43DFD" w:rsidRPr="00463AC7">
        <w:rPr>
          <w:lang w:val="fr-FR"/>
          <w:rPrChange w:id="350" w:author="BARBERO VIGNOLA Giulia (JRC-ISPRA)" w:date="2025-02-17T15:45:00Z">
            <w:rPr/>
          </w:rPrChange>
        </w:rPr>
        <w:instrText xml:space="preserve"> HYPERLINK "https://www.consilium.europa.eu/media/yxrc05pz/sn02167en24_web.pdf" </w:instrText>
      </w:r>
      <w:r w:rsidR="00F43DFD">
        <w:fldChar w:fldCharType="separate"/>
      </w:r>
      <w:r w:rsidR="41C09BDA" w:rsidRPr="00546F93">
        <w:rPr>
          <w:rStyle w:val="Hyperlink"/>
          <w:rFonts w:ascii="EC Square Sans Pro" w:eastAsia="Times New Roman" w:hAnsi="EC Square Sans Pro" w:cs="Times New Roman"/>
          <w:sz w:val="20"/>
          <w:szCs w:val="20"/>
          <w:lang w:val="fr-FR"/>
        </w:rPr>
        <w:t>https://www.consilium.europa.eu/media/yxrc05pz/sn02167en24_web.pdf</w:t>
      </w:r>
      <w:r w:rsidR="00F43DFD">
        <w:rPr>
          <w:rStyle w:val="Hyperlink"/>
          <w:rFonts w:ascii="EC Square Sans Pro" w:eastAsia="Times New Roman" w:hAnsi="EC Square Sans Pro" w:cs="Times New Roman"/>
          <w:sz w:val="20"/>
          <w:szCs w:val="20"/>
          <w:lang w:val="fr-FR"/>
        </w:rPr>
        <w:fldChar w:fldCharType="end"/>
      </w:r>
    </w:p>
    <w:p w14:paraId="34AE277C" w14:textId="194BB185" w:rsidR="41C09BDA" w:rsidRPr="00463AC7" w:rsidRDefault="41C09BDA" w:rsidP="00B82EFF">
      <w:pPr>
        <w:tabs>
          <w:tab w:val="left" w:pos="384"/>
        </w:tabs>
        <w:spacing w:line="240" w:lineRule="auto"/>
        <w:ind w:left="384" w:hanging="384"/>
        <w:jc w:val="both"/>
        <w:rPr>
          <w:rFonts w:ascii="EC Square Sans Pro" w:eastAsia="EC Square Sans Pro" w:hAnsi="EC Square Sans Pro" w:cs="EC Square Sans Pro"/>
          <w:color w:val="000000" w:themeColor="text1"/>
          <w:sz w:val="20"/>
          <w:szCs w:val="20"/>
          <w:lang w:val="en-GB"/>
          <w:rPrChange w:id="351" w:author="BARBERO VIGNOLA Giulia (JRC-ISPRA)" w:date="2025-02-17T15:45:00Z">
            <w:rPr>
              <w:rFonts w:ascii="EC Square Sans Pro" w:eastAsia="EC Square Sans Pro" w:hAnsi="EC Square Sans Pro" w:cs="EC Square Sans Pro"/>
              <w:color w:val="000000" w:themeColor="text1"/>
              <w:sz w:val="20"/>
              <w:szCs w:val="20"/>
              <w:lang w:val="fr-FR"/>
            </w:rPr>
          </w:rPrChange>
        </w:rPr>
      </w:pPr>
      <w:r w:rsidRPr="00546F93">
        <w:rPr>
          <w:rFonts w:ascii="EC Square Sans Pro" w:eastAsia="EC Square Sans Pro" w:hAnsi="EC Square Sans Pro" w:cs="EC Square Sans Pro"/>
          <w:color w:val="000000" w:themeColor="text1"/>
          <w:sz w:val="20"/>
          <w:szCs w:val="20"/>
          <w:lang w:val="en-GB"/>
        </w:rPr>
        <w:t>[2]</w:t>
      </w:r>
      <w:r w:rsidRPr="00546F93">
        <w:rPr>
          <w:rFonts w:ascii="EC Square Sans Pro" w:hAnsi="EC Square Sans Pro"/>
          <w:sz w:val="20"/>
          <w:szCs w:val="20"/>
          <w:lang w:val="en-GB"/>
        </w:rPr>
        <w:tab/>
      </w:r>
      <w:r w:rsidRPr="00546F93">
        <w:rPr>
          <w:rFonts w:ascii="EC Square Sans Pro" w:eastAsia="EC Square Sans Pro" w:hAnsi="EC Square Sans Pro" w:cs="EC Square Sans Pro"/>
          <w:color w:val="000000" w:themeColor="text1"/>
          <w:sz w:val="20"/>
          <w:szCs w:val="20"/>
          <w:lang w:val="en-GB"/>
        </w:rPr>
        <w:t xml:space="preserve">M. Draghi, “The future of European competitiveness (Part A)—A competitiveness strategy for Europe.” European Commission. [Online]. </w:t>
      </w:r>
      <w:r w:rsidRPr="00463AC7">
        <w:rPr>
          <w:rFonts w:ascii="EC Square Sans Pro" w:eastAsia="EC Square Sans Pro" w:hAnsi="EC Square Sans Pro" w:cs="EC Square Sans Pro"/>
          <w:color w:val="000000" w:themeColor="text1"/>
          <w:sz w:val="20"/>
          <w:szCs w:val="20"/>
          <w:lang w:val="en-GB"/>
          <w:rPrChange w:id="352" w:author="BARBERO VIGNOLA Giulia (JRC-ISPRA)" w:date="2025-02-17T15:45:00Z">
            <w:rPr>
              <w:rFonts w:ascii="EC Square Sans Pro" w:eastAsia="EC Square Sans Pro" w:hAnsi="EC Square Sans Pro" w:cs="EC Square Sans Pro"/>
              <w:color w:val="000000" w:themeColor="text1"/>
              <w:sz w:val="20"/>
              <w:szCs w:val="20"/>
              <w:lang w:val="fr-FR"/>
            </w:rPr>
          </w:rPrChange>
        </w:rPr>
        <w:t xml:space="preserve">Available: </w:t>
      </w:r>
      <w:r w:rsidR="00F43DFD">
        <w:fldChar w:fldCharType="begin"/>
      </w:r>
      <w:r w:rsidR="00F43DFD" w:rsidRPr="00F43DFD">
        <w:rPr>
          <w:lang w:val="en-GB"/>
          <w:rPrChange w:id="353" w:author="MARELLI Luisa (JRC-ISPRA)" w:date="2025-02-14T17:54:00Z">
            <w:rPr/>
          </w:rPrChange>
        </w:rPr>
        <w:instrText xml:space="preserve"> HYPERLINK "https://commission.europa.eu/document/download/97e481fd-2dc3-412d-be4c-f152a8232961_en?filename=The%20future%20of%20European%20competitiveness%20_%20A%20competitiveness%20strategy%20for%20Europe.pdf" </w:instrText>
      </w:r>
      <w:r w:rsidR="00F43DFD">
        <w:fldChar w:fldCharType="separate"/>
      </w:r>
      <w:r w:rsidRPr="00463AC7">
        <w:rPr>
          <w:rStyle w:val="Hyperlink"/>
          <w:rFonts w:ascii="EC Square Sans Pro" w:eastAsia="Times New Roman" w:hAnsi="EC Square Sans Pro" w:cs="Times New Roman"/>
          <w:sz w:val="20"/>
          <w:szCs w:val="20"/>
          <w:lang w:val="en-GB"/>
          <w:rPrChange w:id="354" w:author="BARBERO VIGNOLA Giulia (JRC-ISPRA)" w:date="2025-02-17T15:45:00Z">
            <w:rPr>
              <w:rStyle w:val="Hyperlink"/>
              <w:rFonts w:ascii="EC Square Sans Pro" w:eastAsia="Times New Roman" w:hAnsi="EC Square Sans Pro" w:cs="Times New Roman"/>
              <w:sz w:val="20"/>
              <w:szCs w:val="20"/>
              <w:lang w:val="fr-FR"/>
            </w:rPr>
          </w:rPrChange>
        </w:rPr>
        <w:t>https://commission.europa.eu/document/download/97e481fd-2dc3-412d-be4c-f152a8232961_en?filename=The%20future%20of%20European%20competitiveness%20_%20A%20competitiveness%20strategy%20for%20Europe.pdf</w:t>
      </w:r>
      <w:r w:rsidR="00F43DFD">
        <w:rPr>
          <w:rStyle w:val="Hyperlink"/>
          <w:rFonts w:ascii="EC Square Sans Pro" w:eastAsia="Times New Roman" w:hAnsi="EC Square Sans Pro" w:cs="Times New Roman"/>
          <w:sz w:val="20"/>
          <w:szCs w:val="20"/>
          <w:lang w:val="fr-FR"/>
        </w:rPr>
        <w:fldChar w:fldCharType="end"/>
      </w:r>
    </w:p>
    <w:p w14:paraId="53BDB535" w14:textId="47418533" w:rsidR="41C09BDA" w:rsidRPr="00463AC7" w:rsidRDefault="41C09BDA" w:rsidP="00B82EFF">
      <w:pPr>
        <w:tabs>
          <w:tab w:val="left" w:pos="384"/>
        </w:tabs>
        <w:spacing w:line="240" w:lineRule="auto"/>
        <w:ind w:left="384" w:hanging="384"/>
        <w:jc w:val="both"/>
        <w:rPr>
          <w:rFonts w:ascii="EC Square Sans Pro" w:eastAsia="EC Square Sans Pro" w:hAnsi="EC Square Sans Pro" w:cs="EC Square Sans Pro"/>
          <w:color w:val="000000" w:themeColor="text1"/>
          <w:sz w:val="20"/>
          <w:szCs w:val="20"/>
          <w:lang w:val="en-GB"/>
          <w:rPrChange w:id="355" w:author="BARBERO VIGNOLA Giulia (JRC-ISPRA)" w:date="2025-02-17T15:45:00Z">
            <w:rPr>
              <w:rFonts w:ascii="EC Square Sans Pro" w:eastAsia="EC Square Sans Pro" w:hAnsi="EC Square Sans Pro" w:cs="EC Square Sans Pro"/>
              <w:color w:val="000000" w:themeColor="text1"/>
              <w:sz w:val="20"/>
              <w:szCs w:val="20"/>
              <w:lang w:val="fr-FR"/>
            </w:rPr>
          </w:rPrChange>
        </w:rPr>
      </w:pPr>
      <w:r w:rsidRPr="00546F93">
        <w:rPr>
          <w:rFonts w:ascii="EC Square Sans Pro" w:eastAsia="EC Square Sans Pro" w:hAnsi="EC Square Sans Pro" w:cs="EC Square Sans Pro"/>
          <w:color w:val="000000" w:themeColor="text1"/>
          <w:sz w:val="20"/>
          <w:szCs w:val="20"/>
          <w:lang w:val="en-GB"/>
        </w:rPr>
        <w:t>[3]</w:t>
      </w:r>
      <w:r w:rsidRPr="00546F93">
        <w:rPr>
          <w:rFonts w:ascii="EC Square Sans Pro" w:hAnsi="EC Square Sans Pro"/>
          <w:sz w:val="20"/>
          <w:szCs w:val="20"/>
          <w:lang w:val="en-GB"/>
        </w:rPr>
        <w:tab/>
      </w:r>
      <w:r w:rsidRPr="00546F93">
        <w:rPr>
          <w:rFonts w:ascii="EC Square Sans Pro" w:eastAsia="EC Square Sans Pro" w:hAnsi="EC Square Sans Pro" w:cs="EC Square Sans Pro"/>
          <w:color w:val="000000" w:themeColor="text1"/>
          <w:sz w:val="20"/>
          <w:szCs w:val="20"/>
          <w:lang w:val="en-GB"/>
        </w:rPr>
        <w:t xml:space="preserve">M. Draghi, “The future of European competitiveness (Part B) – In-depth analysis and recommendations.” European Commission. [Online]. </w:t>
      </w:r>
      <w:r w:rsidRPr="00463AC7">
        <w:rPr>
          <w:rFonts w:ascii="EC Square Sans Pro" w:eastAsia="EC Square Sans Pro" w:hAnsi="EC Square Sans Pro" w:cs="EC Square Sans Pro"/>
          <w:color w:val="000000" w:themeColor="text1"/>
          <w:sz w:val="20"/>
          <w:szCs w:val="20"/>
          <w:lang w:val="en-GB"/>
          <w:rPrChange w:id="356" w:author="BARBERO VIGNOLA Giulia (JRC-ISPRA)" w:date="2025-02-17T15:45:00Z">
            <w:rPr>
              <w:rFonts w:ascii="EC Square Sans Pro" w:eastAsia="EC Square Sans Pro" w:hAnsi="EC Square Sans Pro" w:cs="EC Square Sans Pro"/>
              <w:color w:val="000000" w:themeColor="text1"/>
              <w:sz w:val="20"/>
              <w:szCs w:val="20"/>
              <w:lang w:val="fr-FR"/>
            </w:rPr>
          </w:rPrChange>
        </w:rPr>
        <w:t xml:space="preserve">Available: </w:t>
      </w:r>
      <w:r w:rsidR="00F43DFD">
        <w:fldChar w:fldCharType="begin"/>
      </w:r>
      <w:r w:rsidR="00F43DFD" w:rsidRPr="00F43DFD">
        <w:rPr>
          <w:lang w:val="en-GB"/>
          <w:rPrChange w:id="357" w:author="MARELLI Luisa (JRC-ISPRA)" w:date="2025-02-14T17:54:00Z">
            <w:rPr/>
          </w:rPrChange>
        </w:rPr>
        <w:instrText xml:space="preserve"> HYPERLINK "https://commission.europa.eu/document/download/ec1409c1-d4b4-4882-8bdd-3519f86bbb92_en?filename=The%20future%20of%20European%20competitiveness_%20In-depth%20analysis%20and%20recommendations_0.pdf" </w:instrText>
      </w:r>
      <w:r w:rsidR="00F43DFD">
        <w:fldChar w:fldCharType="separate"/>
      </w:r>
      <w:r w:rsidRPr="00463AC7">
        <w:rPr>
          <w:rStyle w:val="Hyperlink"/>
          <w:rFonts w:ascii="EC Square Sans Pro" w:eastAsia="Times New Roman" w:hAnsi="EC Square Sans Pro" w:cs="Times New Roman"/>
          <w:sz w:val="20"/>
          <w:szCs w:val="20"/>
          <w:lang w:val="en-GB"/>
          <w:rPrChange w:id="358" w:author="BARBERO VIGNOLA Giulia (JRC-ISPRA)" w:date="2025-02-17T15:45:00Z">
            <w:rPr>
              <w:rStyle w:val="Hyperlink"/>
              <w:rFonts w:ascii="EC Square Sans Pro" w:eastAsia="Times New Roman" w:hAnsi="EC Square Sans Pro" w:cs="Times New Roman"/>
              <w:sz w:val="20"/>
              <w:szCs w:val="20"/>
              <w:lang w:val="fr-FR"/>
            </w:rPr>
          </w:rPrChange>
        </w:rPr>
        <w:t>https://commission.europa.eu/document/download/ec1409c1-d4b4-4882-8bdd-3519f86bbb92_en?filename=The%20future%20of%20European%20competitiveness_%20In-depth%20analysis%20and%20recommendations_0.pdf</w:t>
      </w:r>
      <w:r w:rsidR="00F43DFD">
        <w:rPr>
          <w:rStyle w:val="Hyperlink"/>
          <w:rFonts w:ascii="EC Square Sans Pro" w:eastAsia="Times New Roman" w:hAnsi="EC Square Sans Pro" w:cs="Times New Roman"/>
          <w:sz w:val="20"/>
          <w:szCs w:val="20"/>
          <w:lang w:val="fr-FR"/>
        </w:rPr>
        <w:fldChar w:fldCharType="end"/>
      </w:r>
    </w:p>
    <w:p w14:paraId="02495D89" w14:textId="22E3FF19" w:rsidR="41C09BDA" w:rsidRPr="009865CF" w:rsidDel="009D43E2" w:rsidRDefault="41C09BDA" w:rsidP="00B82EFF">
      <w:pPr>
        <w:tabs>
          <w:tab w:val="left" w:pos="384"/>
        </w:tabs>
        <w:spacing w:line="240" w:lineRule="auto"/>
        <w:ind w:left="384" w:hanging="384"/>
        <w:jc w:val="both"/>
        <w:rPr>
          <w:del w:id="359" w:author="GASTALDI Chiara (JRC-ISPRA)" w:date="2025-03-27T15:28:00Z"/>
          <w:rFonts w:ascii="EC Square Sans Pro" w:eastAsia="EC Square Sans Pro" w:hAnsi="EC Square Sans Pro" w:cs="EC Square Sans Pro"/>
          <w:color w:val="000000" w:themeColor="text1"/>
          <w:sz w:val="20"/>
          <w:szCs w:val="20"/>
          <w:lang w:val="en-GB"/>
        </w:rPr>
      </w:pPr>
      <w:r w:rsidRPr="00546F93">
        <w:rPr>
          <w:rFonts w:ascii="EC Square Sans Pro" w:eastAsia="EC Square Sans Pro" w:hAnsi="EC Square Sans Pro" w:cs="EC Square Sans Pro"/>
          <w:color w:val="000000" w:themeColor="text1"/>
          <w:sz w:val="20"/>
          <w:szCs w:val="20"/>
          <w:lang w:val="en-GB"/>
        </w:rPr>
        <w:t>[4]</w:t>
      </w:r>
      <w:r w:rsidRPr="00546F93">
        <w:rPr>
          <w:rFonts w:ascii="EC Square Sans Pro" w:hAnsi="EC Square Sans Pro"/>
          <w:sz w:val="20"/>
          <w:szCs w:val="20"/>
          <w:lang w:val="en-GB"/>
        </w:rPr>
        <w:tab/>
      </w:r>
      <w:r w:rsidRPr="00546F93">
        <w:rPr>
          <w:rFonts w:ascii="EC Square Sans Pro" w:eastAsia="EC Square Sans Pro" w:hAnsi="EC Square Sans Pro" w:cs="EC Square Sans Pro"/>
          <w:color w:val="000000" w:themeColor="text1"/>
          <w:sz w:val="20"/>
          <w:szCs w:val="20"/>
          <w:lang w:val="en-GB"/>
        </w:rPr>
        <w:t xml:space="preserve">U. von der Leyen, “EUROPE’S CHOICE POLITICAL GUIDELINES FOR THE NEXT EUROPEAN COMMISSION 2024−2029.” European Commission. [Online]. </w:t>
      </w:r>
      <w:r w:rsidRPr="009865CF">
        <w:rPr>
          <w:rFonts w:ascii="EC Square Sans Pro" w:eastAsia="EC Square Sans Pro" w:hAnsi="EC Square Sans Pro" w:cs="EC Square Sans Pro"/>
          <w:color w:val="000000" w:themeColor="text1"/>
          <w:sz w:val="20"/>
          <w:szCs w:val="20"/>
          <w:lang w:val="en-GB"/>
        </w:rPr>
        <w:t xml:space="preserve">Available: </w:t>
      </w:r>
      <w:r w:rsidR="00F43DFD">
        <w:fldChar w:fldCharType="begin"/>
      </w:r>
      <w:r w:rsidR="00F43DFD" w:rsidRPr="00F43DFD">
        <w:rPr>
          <w:lang w:val="en-GB"/>
          <w:rPrChange w:id="360" w:author="MARELLI Luisa (JRC-ISPRA)" w:date="2025-02-14T17:54:00Z">
            <w:rPr/>
          </w:rPrChange>
        </w:rPr>
        <w:instrText xml:space="preserve"> HYPERLINK "https://commission.europa.eu/document/download/e6cd4328-673c-4e7a-8683-f63ffb2cf648_en?filename=Political%20Guidelines%202024-2029_EN.pdf" </w:instrText>
      </w:r>
      <w:r w:rsidR="00F43DFD">
        <w:fldChar w:fldCharType="separate"/>
      </w:r>
      <w:r w:rsidRPr="009865CF">
        <w:rPr>
          <w:rStyle w:val="Hyperlink"/>
          <w:rFonts w:ascii="EC Square Sans Pro" w:eastAsia="Times New Roman" w:hAnsi="EC Square Sans Pro" w:cs="Times New Roman"/>
          <w:sz w:val="20"/>
          <w:szCs w:val="20"/>
          <w:lang w:val="en-GB"/>
        </w:rPr>
        <w:t>https://commission.europa.eu/document/download/e6cd4328-673c-4e7a-8683-f63ffb2cf648_en?filename=Political%20Guidelines%202024-2029_EN.pdf</w:t>
      </w:r>
      <w:r w:rsidR="00F43DFD">
        <w:rPr>
          <w:rStyle w:val="Hyperlink"/>
          <w:rFonts w:ascii="EC Square Sans Pro" w:eastAsia="Times New Roman" w:hAnsi="EC Square Sans Pro" w:cs="Times New Roman"/>
          <w:sz w:val="20"/>
          <w:szCs w:val="20"/>
          <w:lang w:val="fr-FR"/>
        </w:rPr>
        <w:fldChar w:fldCharType="end"/>
      </w:r>
    </w:p>
    <w:p w14:paraId="2182C2E6" w14:textId="4F2D5856" w:rsidR="5121398C" w:rsidRPr="009865CF" w:rsidRDefault="5121398C">
      <w:pPr>
        <w:tabs>
          <w:tab w:val="left" w:pos="384"/>
        </w:tabs>
        <w:spacing w:line="240" w:lineRule="auto"/>
        <w:ind w:left="384" w:hanging="384"/>
        <w:jc w:val="both"/>
        <w:rPr>
          <w:ins w:id="361" w:author="BARBERO VIGNOLA Giulia (JRC-ISPRA)" w:date="2025-03-17T12:40:00Z"/>
          <w:del w:id="362" w:author="GASTALDI Chiara (JRC-ISPRA)" w:date="2025-03-27T14:50:00Z"/>
          <w:rFonts w:ascii="EC Square Sans Pro" w:eastAsia="Times New Roman" w:hAnsi="EC Square Sans Pro" w:cs="Times New Roman"/>
          <w:color w:val="000000" w:themeColor="text1"/>
          <w:sz w:val="20"/>
          <w:szCs w:val="20"/>
          <w:lang w:val="en-GB"/>
        </w:rPr>
        <w:pPrChange w:id="363" w:author="GASTALDI Chiara (JRC-ISPRA)" w:date="2025-03-27T15:28:00Z">
          <w:pPr>
            <w:spacing w:beforeAutospacing="1" w:afterAutospacing="1" w:line="240" w:lineRule="auto"/>
          </w:pPr>
        </w:pPrChange>
      </w:pPr>
    </w:p>
    <w:p w14:paraId="4E64CB59" w14:textId="77777777" w:rsidR="00741C2E" w:rsidRDefault="00741C2E" w:rsidP="4390171D">
      <w:pPr>
        <w:pStyle w:val="paragraph"/>
        <w:spacing w:before="0" w:beforeAutospacing="0" w:after="0" w:afterAutospacing="0"/>
        <w:jc w:val="both"/>
        <w:textAlignment w:val="baseline"/>
        <w:rPr>
          <w:del w:id="364" w:author="GASTALDI Chiara (JRC-ISPRA)" w:date="2025-03-27T14:50:00Z"/>
          <w:rFonts w:ascii="EC Square Sans Pro" w:hAnsi="EC Square Sans Pro" w:cs="Segoe UI"/>
          <w:sz w:val="22"/>
          <w:szCs w:val="22"/>
          <w:lang w:val="en-IE" w:eastAsia="en-IE"/>
        </w:rPr>
      </w:pPr>
      <w:del w:id="365" w:author="GASTALDI Chiara (JRC-ISPRA)" w:date="2025-03-27T14:50:00Z">
        <w:r w:rsidRPr="4390171D" w:rsidDel="5CC0C423">
          <w:rPr>
            <w:rFonts w:ascii="Calibri" w:hAnsi="Calibri" w:cs="Calibri"/>
            <w:sz w:val="22"/>
            <w:szCs w:val="22"/>
            <w:lang w:val="en-IE" w:eastAsia="en-IE"/>
          </w:rPr>
          <w:delText> </w:delText>
        </w:r>
        <w:r w:rsidRPr="00DC75A8" w:rsidDel="5CC0C423">
          <w:rPr>
            <w:rFonts w:ascii="EC Square Sans Pro" w:hAnsi="EC Square Sans Pro" w:cs="Segoe UI"/>
            <w:color w:val="70AD47"/>
            <w:sz w:val="22"/>
            <w:szCs w:val="22"/>
            <w:lang w:eastAsia="en-IE"/>
          </w:rPr>
          <w:delText>SDGs</w:delText>
        </w:r>
      </w:del>
    </w:p>
    <w:p w14:paraId="0BD9E6A2" w14:textId="13D6951E" w:rsidR="00741C2E" w:rsidDel="00451043" w:rsidRDefault="00741C2E" w:rsidP="00741C2E">
      <w:pPr>
        <w:pStyle w:val="CommentText"/>
        <w:numPr>
          <w:ilvl w:val="0"/>
          <w:numId w:val="19"/>
        </w:numPr>
        <w:spacing w:after="160" w:line="256" w:lineRule="auto"/>
        <w:rPr>
          <w:del w:id="366" w:author="GASTALDI Chiara (JRC-ISPRA)" w:date="2025-03-27T15:23:00Z"/>
          <w:rFonts w:ascii="EC Square Sans Pro" w:hAnsi="EC Square Sans Pro" w:cs="Times New Roman"/>
          <w:lang w:val="en-GB" w:eastAsia="en-US"/>
        </w:rPr>
      </w:pPr>
      <w:del w:id="367" w:author="GASTALDI Chiara (JRC-ISPRA)" w:date="2025-03-27T15:23:00Z">
        <w:r w:rsidRPr="4390171D" w:rsidDel="5CC0C423">
          <w:rPr>
            <w:lang w:val="en-GB"/>
          </w:rPr>
          <w:delText xml:space="preserve">Eurostat, Sustainable development in the European Union – Monitoring report on progress towards the SDGs in an EU context – 2024 edition, Publications Office of the European Union, 2024, </w:delText>
        </w:r>
      </w:del>
      <w:del w:id="368" w:author="GASTALDI Chiara (JRC-ISPRA)" w:date="2025-03-27T14:50:00Z">
        <w:r>
          <w:fldChar w:fldCharType="begin"/>
        </w:r>
        <w:r w:rsidRPr="002D7581">
          <w:rPr>
            <w:lang w:val="en-GB"/>
          </w:rPr>
          <w:delInstrText xml:space="preserve">HYPERLINK "https://data.europa.eu/doi/10.2785/98370" </w:delInstrText>
        </w:r>
        <w:r>
          <w:fldChar w:fldCharType="separate"/>
        </w:r>
      </w:del>
      <w:del w:id="369" w:author="GASTALDI Chiara (JRC-ISPRA)" w:date="2025-03-27T15:23:00Z">
        <w:r>
          <w:fldChar w:fldCharType="begin"/>
        </w:r>
        <w:r w:rsidRPr="002D7581">
          <w:rPr>
            <w:lang w:val="en-GB"/>
          </w:rPr>
          <w:delInstrText xml:space="preserve"> HYPERLINK "https://data.europa.eu/doi/10.2785/98370" </w:delInstrText>
        </w:r>
        <w:r>
          <w:fldChar w:fldCharType="separate"/>
        </w:r>
      </w:del>
      <w:del w:id="370" w:author="GASTALDI Chiara (JRC-ISPRA)" w:date="2025-03-27T14:50:00Z">
        <w:r w:rsidRPr="4390171D" w:rsidDel="5CC0C423">
          <w:rPr>
            <w:rStyle w:val="Hyperlink"/>
            <w:lang w:val="en-GB"/>
          </w:rPr>
          <w:delText>https://data.europa.eu/doi/10.2785/98370</w:delText>
        </w:r>
      </w:del>
      <w:del w:id="371" w:author="GASTALDI Chiara (JRC-ISPRA)" w:date="2025-03-27T15:23:00Z">
        <w:r>
          <w:fldChar w:fldCharType="end"/>
        </w:r>
      </w:del>
      <w:del w:id="372" w:author="GASTALDI Chiara (JRC-ISPRA)" w:date="2025-03-27T14:50:00Z">
        <w:r>
          <w:fldChar w:fldCharType="end"/>
        </w:r>
      </w:del>
    </w:p>
    <w:p w14:paraId="41718B66" w14:textId="5CD6A7B8" w:rsidR="00741C2E" w:rsidRPr="00741C2E" w:rsidDel="00451043" w:rsidRDefault="00741C2E" w:rsidP="00741C2E">
      <w:pPr>
        <w:pStyle w:val="CommentText"/>
        <w:numPr>
          <w:ilvl w:val="0"/>
          <w:numId w:val="19"/>
        </w:numPr>
        <w:spacing w:after="160" w:line="256" w:lineRule="auto"/>
        <w:rPr>
          <w:del w:id="373" w:author="GASTALDI Chiara (JRC-ISPRA)" w:date="2025-03-27T15:23:00Z"/>
          <w:lang w:val="en-GB"/>
        </w:rPr>
      </w:pPr>
      <w:del w:id="374" w:author="GASTALDI Chiara (JRC-ISPRA)" w:date="2025-03-27T15:23:00Z">
        <w:r w:rsidRPr="4390171D" w:rsidDel="5CC0C423">
          <w:rPr>
            <w:lang w:val="en-GB"/>
          </w:rPr>
          <w:delText xml:space="preserve">Guillaume Lafortune, Grayson Fuller, Adolf Kloke-Lesch, Phoebe Koundouri and Angelo Riccaboni (2024). European Elections, Europe’s Future and the SDGs: Europe Sustainable Development Report 2023/24. Paris: SDSN and SDSN Europe and Dublin: Dublin University Press, </w:delText>
        </w:r>
      </w:del>
      <w:del w:id="375" w:author="GASTALDI Chiara (JRC-ISPRA)" w:date="2025-03-27T14:50:00Z">
        <w:r>
          <w:fldChar w:fldCharType="begin"/>
        </w:r>
        <w:r w:rsidRPr="002D7581">
          <w:rPr>
            <w:lang w:val="en-GB"/>
          </w:rPr>
          <w:delInstrText xml:space="preserve">HYPERLINK "https://doi.org/10.25546/104407" </w:delInstrText>
        </w:r>
        <w:r>
          <w:fldChar w:fldCharType="separate"/>
        </w:r>
      </w:del>
      <w:del w:id="376" w:author="GASTALDI Chiara (JRC-ISPRA)" w:date="2025-03-27T15:23:00Z">
        <w:r>
          <w:fldChar w:fldCharType="begin"/>
        </w:r>
        <w:r w:rsidRPr="002D7581">
          <w:rPr>
            <w:lang w:val="en-GB"/>
          </w:rPr>
          <w:delInstrText xml:space="preserve"> HYPERLINK "https://doi.org/10.25546/104407" </w:delInstrText>
        </w:r>
        <w:r>
          <w:fldChar w:fldCharType="separate"/>
        </w:r>
      </w:del>
      <w:del w:id="377" w:author="GASTALDI Chiara (JRC-ISPRA)" w:date="2025-03-27T14:50:00Z">
        <w:r w:rsidRPr="4390171D" w:rsidDel="5CC0C423">
          <w:rPr>
            <w:rStyle w:val="Hyperlink"/>
            <w:lang w:val="en-GB"/>
          </w:rPr>
          <w:delText>https://doi.org/10.25546/104407</w:delText>
        </w:r>
      </w:del>
      <w:del w:id="378" w:author="GASTALDI Chiara (JRC-ISPRA)" w:date="2025-03-27T15:23:00Z">
        <w:r>
          <w:fldChar w:fldCharType="end"/>
        </w:r>
      </w:del>
      <w:del w:id="379" w:author="GASTALDI Chiara (JRC-ISPRA)" w:date="2025-03-27T14:50:00Z">
        <w:r>
          <w:fldChar w:fldCharType="end"/>
        </w:r>
      </w:del>
      <w:del w:id="380" w:author="GASTALDI Chiara (JRC-ISPRA)" w:date="2025-03-27T15:23:00Z">
        <w:r w:rsidRPr="4390171D" w:rsidDel="5CC0C423">
          <w:rPr>
            <w:lang w:val="en-GB"/>
          </w:rPr>
          <w:delText xml:space="preserve"> </w:delText>
        </w:r>
      </w:del>
    </w:p>
    <w:p w14:paraId="3BFDAAE3" w14:textId="17DDF6CB" w:rsidR="00741C2E" w:rsidRPr="00741C2E" w:rsidDel="009D43E2" w:rsidRDefault="00741C2E" w:rsidP="00741C2E">
      <w:pPr>
        <w:pStyle w:val="CommentText"/>
        <w:numPr>
          <w:ilvl w:val="0"/>
          <w:numId w:val="19"/>
        </w:numPr>
        <w:spacing w:after="160" w:line="256" w:lineRule="auto"/>
        <w:rPr>
          <w:del w:id="381" w:author="GASTALDI Chiara (JRC-ISPRA)" w:date="2025-03-27T15:29:00Z"/>
          <w:lang w:val="en-GB"/>
        </w:rPr>
      </w:pPr>
      <w:del w:id="382" w:author="GASTALDI Chiara (JRC-ISPRA)" w:date="2025-03-27T15:29:00Z">
        <w:r w:rsidRPr="4390171D" w:rsidDel="5CC0C423">
          <w:rPr>
            <w:color w:val="333333"/>
            <w:sz w:val="21"/>
            <w:szCs w:val="21"/>
            <w:lang w:val="en-GB"/>
          </w:rPr>
          <w:delText>UN DESA, 2024. The Sustainable Development Goals Report 2024. New York, USA.</w:delText>
        </w:r>
      </w:del>
      <w:del w:id="383" w:author="GASTALDI Chiara (JRC-ISPRA)" w:date="2025-03-27T14:50:00Z">
        <w:r w:rsidRPr="4390171D" w:rsidDel="5CC0C423">
          <w:rPr>
            <w:rFonts w:ascii="Calibri" w:hAnsi="Calibri" w:cs="Calibri"/>
            <w:color w:val="333333"/>
            <w:sz w:val="21"/>
            <w:szCs w:val="21"/>
            <w:lang w:val="en-GB"/>
          </w:rPr>
          <w:delText> </w:delText>
        </w:r>
        <w:r>
          <w:fldChar w:fldCharType="begin"/>
        </w:r>
        <w:r w:rsidRPr="002D7581">
          <w:rPr>
            <w:lang w:val="en-GB"/>
          </w:rPr>
          <w:delInstrText xml:space="preserve">HYPERLINK "https://unstats.un.org/sdgs/report/2024/" </w:delInstrText>
        </w:r>
        <w:r>
          <w:fldChar w:fldCharType="separate"/>
        </w:r>
      </w:del>
      <w:del w:id="384" w:author="GASTALDI Chiara (JRC-ISPRA)" w:date="2025-03-27T15:29:00Z">
        <w:r>
          <w:fldChar w:fldCharType="begin"/>
        </w:r>
        <w:r w:rsidRPr="002D7581">
          <w:rPr>
            <w:lang w:val="en-GB"/>
          </w:rPr>
          <w:delInstrText xml:space="preserve"> HYPERLINK "https://unstats.un.org/sdgs/report/2024/" </w:delInstrText>
        </w:r>
        <w:r>
          <w:fldChar w:fldCharType="separate"/>
        </w:r>
        <w:r w:rsidRPr="4390171D" w:rsidDel="5CC0C423">
          <w:rPr>
            <w:rStyle w:val="Hyperlink"/>
            <w:sz w:val="21"/>
            <w:szCs w:val="21"/>
            <w:lang w:val="en-GB"/>
          </w:rPr>
          <w:delText>https://unstats.un.org/sdgs/report/2024/</w:delText>
        </w:r>
        <w:r>
          <w:fldChar w:fldCharType="end"/>
        </w:r>
      </w:del>
      <w:del w:id="385" w:author="GASTALDI Chiara (JRC-ISPRA)" w:date="2025-03-27T14:50:00Z">
        <w:r>
          <w:fldChar w:fldCharType="end"/>
        </w:r>
        <w:r w:rsidRPr="4390171D" w:rsidDel="5CC0C423">
          <w:rPr>
            <w:color w:val="333333"/>
            <w:sz w:val="21"/>
            <w:szCs w:val="21"/>
            <w:lang w:val="en-GB"/>
          </w:rPr>
          <w:delText xml:space="preserve"> </w:delText>
        </w:r>
      </w:del>
    </w:p>
    <w:p w14:paraId="61F09D35" w14:textId="6849C1F8" w:rsidR="00741C2E" w:rsidRPr="002D7581" w:rsidRDefault="00741C2E" w:rsidP="004675B7">
      <w:pPr>
        <w:pStyle w:val="ListParagraph"/>
        <w:numPr>
          <w:ilvl w:val="0"/>
          <w:numId w:val="19"/>
        </w:numPr>
        <w:rPr>
          <w:del w:id="386" w:author="GASTALDI Chiara (JRC-ISPRA)" w:date="2025-03-27T14:50:00Z"/>
          <w:lang w:val="en-GB"/>
        </w:rPr>
      </w:pPr>
      <w:del w:id="387" w:author="GASTALDI Chiara (JRC-ISPRA)" w:date="2025-03-27T14:50:00Z">
        <w:r w:rsidRPr="4390171D" w:rsidDel="5CC0C423">
          <w:rPr>
            <w:lang w:val="en-GB"/>
          </w:rPr>
          <w:delText xml:space="preserve">COMMISSION STAFF WORKING DOCUMENT, Delivering on the UN’s Sustainable Development Goals – A comprehensive approach, 2020. </w:delText>
        </w:r>
        <w:r>
          <w:fldChar w:fldCharType="begin"/>
        </w:r>
        <w:r w:rsidRPr="002D7581">
          <w:rPr>
            <w:lang w:val="en-GB"/>
          </w:rPr>
          <w:delInstrText xml:space="preserve">HYPERLINK "https://data.consilium.europa.eu/doc/document/ST-13120-2020-INIT/en/pdf" </w:delInstrText>
        </w:r>
        <w:r>
          <w:fldChar w:fldCharType="separate"/>
        </w:r>
      </w:del>
      <w:r>
        <w:fldChar w:fldCharType="begin"/>
      </w:r>
      <w:r w:rsidRPr="002D7581">
        <w:rPr>
          <w:lang w:val="en-GB"/>
        </w:rPr>
        <w:instrText xml:space="preserve"> HYPERLINK "https://data.consilium.europa.eu/doc/document/ST-13120-2020-INIT/en/pdf" </w:instrText>
      </w:r>
      <w:r>
        <w:fldChar w:fldCharType="separate"/>
      </w:r>
      <w:del w:id="388" w:author="GASTALDI Chiara (JRC-ISPRA)" w:date="2025-03-27T14:50:00Z">
        <w:r w:rsidRPr="002D7581" w:rsidDel="5CC0C423">
          <w:rPr>
            <w:rStyle w:val="Hyperlink"/>
            <w:lang w:val="en-GB"/>
          </w:rPr>
          <w:delText>https://data.consilium.europa.eu/doc/document/ST-13120-2020-INIT/en/pdf</w:delText>
        </w:r>
      </w:del>
      <w:r>
        <w:fldChar w:fldCharType="end"/>
      </w:r>
      <w:del w:id="389" w:author="GASTALDI Chiara (JRC-ISPRA)" w:date="2025-03-27T14:50:00Z">
        <w:r>
          <w:fldChar w:fldCharType="end"/>
        </w:r>
        <w:r w:rsidRPr="002D7581" w:rsidDel="5CC0C423">
          <w:rPr>
            <w:lang w:val="en-GB"/>
          </w:rPr>
          <w:delText xml:space="preserve"> </w:delText>
        </w:r>
      </w:del>
    </w:p>
    <w:p w14:paraId="48A45EC8" w14:textId="3620A146" w:rsidR="00741C2E" w:rsidRPr="002D7581" w:rsidDel="009D43E2" w:rsidRDefault="00741C2E" w:rsidP="00741C2E">
      <w:pPr>
        <w:pStyle w:val="CommentText"/>
        <w:numPr>
          <w:ilvl w:val="0"/>
          <w:numId w:val="19"/>
        </w:numPr>
        <w:spacing w:after="160" w:line="256" w:lineRule="auto"/>
        <w:rPr>
          <w:del w:id="390" w:author="GASTALDI Chiara (JRC-ISPRA)" w:date="2025-03-27T15:29:00Z"/>
          <w:lang w:val="en-GB"/>
        </w:rPr>
      </w:pPr>
      <w:del w:id="391" w:author="GASTALDI Chiara (JRC-ISPRA)" w:date="2025-03-27T15:29:00Z">
        <w:r w:rsidRPr="002D7581" w:rsidDel="009D43E2">
          <w:rPr>
            <w:lang w:val="en-GB"/>
          </w:rPr>
          <w:delText xml:space="preserve">Marelli L., Trane M., Barbero Vignola G., Gastaldi C., Guerreiro Miguel M., Delgado Callicó L., Borchardt S., Mancini L., Sanye Mengual E., Gourdon T., Maroni M., Georgakaki A., Seigneur I., M`Barek R., Acs S., Listorti G., et al., 2025. </w:delText>
        </w:r>
        <w:r w:rsidRPr="002D7581" w:rsidDel="009D43E2">
          <w:rPr>
            <w:i/>
            <w:lang w:val="en-GB"/>
          </w:rPr>
          <w:delText>Delivering the EU Green Deal - Progress towards targets</w:delText>
        </w:r>
        <w:r w:rsidRPr="002D7581" w:rsidDel="009D43E2">
          <w:rPr>
            <w:lang w:val="en-GB"/>
          </w:rPr>
          <w:delText xml:space="preserve">, Publications Office of the European Union, Luxembourg, 2025, </w:delText>
        </w:r>
        <w:r w:rsidR="004675B7" w:rsidDel="009D43E2">
          <w:fldChar w:fldCharType="begin"/>
        </w:r>
        <w:r w:rsidR="004675B7" w:rsidRPr="002D7581" w:rsidDel="009D43E2">
          <w:rPr>
            <w:lang w:val="en-GB"/>
          </w:rPr>
          <w:delInstrText xml:space="preserve"> HYPERLINK "https://data.europa.eu/doi/10.2760/3105205" </w:delInstrText>
        </w:r>
        <w:r w:rsidR="004675B7" w:rsidDel="009D43E2">
          <w:fldChar w:fldCharType="separate"/>
        </w:r>
        <w:r w:rsidR="00BD0E47" w:rsidRPr="002D7581" w:rsidDel="009D43E2">
          <w:rPr>
            <w:rStyle w:val="Hyperlink"/>
            <w:lang w:val="en-GB"/>
          </w:rPr>
          <w:delText>https://data.europa.eu/doi/10.2760/3105205</w:delText>
        </w:r>
        <w:r w:rsidR="004675B7" w:rsidDel="009D43E2">
          <w:rPr>
            <w:rStyle w:val="Hyperlink"/>
            <w:lang w:val="en-GB"/>
          </w:rPr>
          <w:fldChar w:fldCharType="end"/>
        </w:r>
        <w:r w:rsidRPr="002D7581" w:rsidDel="009D43E2">
          <w:rPr>
            <w:lang w:val="en-GB"/>
          </w:rPr>
          <w:delText>, JRC140372.</w:delText>
        </w:r>
      </w:del>
    </w:p>
    <w:p w14:paraId="0D919059" w14:textId="77777777" w:rsidR="00741C2E" w:rsidRPr="002D7581" w:rsidRDefault="00741C2E" w:rsidP="00741C2E">
      <w:pPr>
        <w:pStyle w:val="CommentText"/>
        <w:rPr>
          <w:del w:id="392" w:author="GASTALDI Chiara (JRC-ISPRA)" w:date="2025-03-27T14:50:00Z"/>
          <w:lang w:val="en-GB"/>
        </w:rPr>
      </w:pPr>
    </w:p>
    <w:p w14:paraId="245B5D8E" w14:textId="77777777" w:rsidR="00741C2E" w:rsidRPr="002D7581" w:rsidRDefault="00741C2E" w:rsidP="00741C2E">
      <w:pPr>
        <w:pStyle w:val="CommentText"/>
        <w:rPr>
          <w:lang w:val="en-GB"/>
        </w:rPr>
      </w:pPr>
    </w:p>
    <w:p w14:paraId="6020E567" w14:textId="77777777" w:rsidR="00741C2E" w:rsidRPr="002D7581" w:rsidRDefault="00741C2E" w:rsidP="00741C2E">
      <w:pPr>
        <w:rPr>
          <w:lang w:val="en-GB"/>
        </w:rPr>
      </w:pPr>
    </w:p>
    <w:p w14:paraId="587D3BBF" w14:textId="77777777" w:rsidR="00BF5977" w:rsidRPr="00DE3D6D" w:rsidRDefault="001720A6" w:rsidP="00BF5977">
      <w:pPr>
        <w:pStyle w:val="Bibliography"/>
        <w:rPr>
          <w:lang w:val="fr-FR"/>
          <w:rPrChange w:id="393" w:author="BARBERO VIGNOLA Giulia (JRC-ISPRA)" w:date="2025-04-17T14:29:00Z">
            <w:rPr/>
          </w:rPrChange>
        </w:rPr>
      </w:pPr>
      <w:r w:rsidRPr="01DC4D3B">
        <w:rPr>
          <w:rFonts w:ascii="EC Square Sans Pro" w:eastAsia="Times New Roman" w:hAnsi="EC Square Sans Pro"/>
          <w:color w:val="000000" w:themeColor="text1"/>
          <w:sz w:val="20"/>
          <w:szCs w:val="20"/>
          <w:lang w:val="en-GB"/>
        </w:rPr>
        <w:fldChar w:fldCharType="begin"/>
      </w:r>
      <w:r w:rsidR="00BF5977">
        <w:rPr>
          <w:rFonts w:ascii="EC Square Sans Pro" w:eastAsia="Times New Roman" w:hAnsi="EC Square Sans Pro"/>
          <w:color w:val="000000" w:themeColor="text1"/>
          <w:sz w:val="20"/>
          <w:szCs w:val="20"/>
          <w:lang w:val="en-GB"/>
        </w:rPr>
        <w:instrText xml:space="preserve"> ADDIN ZOTERO_BIBL {"uncited":[],"omitted":[],"custom":[]} CSL_BIBLIOGRAPHY </w:instrText>
      </w:r>
      <w:r w:rsidRPr="01DC4D3B">
        <w:rPr>
          <w:rFonts w:ascii="EC Square Sans Pro" w:eastAsia="Times New Roman" w:hAnsi="EC Square Sans Pro"/>
          <w:color w:val="000000" w:themeColor="text1"/>
          <w:sz w:val="20"/>
          <w:szCs w:val="20"/>
          <w:lang w:val="en-GB"/>
        </w:rPr>
        <w:fldChar w:fldCharType="separate"/>
      </w:r>
      <w:r w:rsidR="00BF5977" w:rsidRPr="00BF5977">
        <w:rPr>
          <w:lang w:val="en-GB"/>
          <w:rPrChange w:id="394" w:author="GASTALDI Chiara (JRC-ISPRA)" w:date="2025-04-01T11:46:00Z">
            <w:rPr/>
          </w:rPrChange>
        </w:rPr>
        <w:t>[1]</w:t>
      </w:r>
      <w:r w:rsidR="00BF5977" w:rsidRPr="00BF5977">
        <w:rPr>
          <w:lang w:val="en-GB"/>
          <w:rPrChange w:id="395" w:author="GASTALDI Chiara (JRC-ISPRA)" w:date="2025-04-01T11:46:00Z">
            <w:rPr/>
          </w:rPrChange>
        </w:rPr>
        <w:tab/>
        <w:t xml:space="preserve">E. Council, ‘EU Strategic Agenda 2024—2029’. [Online]. </w:t>
      </w:r>
      <w:r w:rsidR="00BF5977" w:rsidRPr="00DE3D6D">
        <w:rPr>
          <w:lang w:val="fr-FR"/>
          <w:rPrChange w:id="396" w:author="BARBERO VIGNOLA Giulia (JRC-ISPRA)" w:date="2025-04-17T14:29:00Z">
            <w:rPr/>
          </w:rPrChange>
        </w:rPr>
        <w:t>Available: https://www.consilium.europa.eu/media/yxrc05pz/sn02167en24_web.pdf</w:t>
      </w:r>
    </w:p>
    <w:p w14:paraId="5769F2F0" w14:textId="77777777" w:rsidR="00BF5977" w:rsidRPr="00BF5977" w:rsidRDefault="00BF5977" w:rsidP="00BF5977">
      <w:pPr>
        <w:pStyle w:val="Bibliography"/>
        <w:rPr>
          <w:lang w:val="en-GB"/>
          <w:rPrChange w:id="397" w:author="GASTALDI Chiara (JRC-ISPRA)" w:date="2025-04-01T11:46:00Z">
            <w:rPr/>
          </w:rPrChange>
        </w:rPr>
      </w:pPr>
      <w:r w:rsidRPr="00BF5977">
        <w:rPr>
          <w:lang w:val="en-GB"/>
          <w:rPrChange w:id="398" w:author="GASTALDI Chiara (JRC-ISPRA)" w:date="2025-04-01T11:46:00Z">
            <w:rPr/>
          </w:rPrChange>
        </w:rPr>
        <w:t>[2]</w:t>
      </w:r>
      <w:r w:rsidRPr="00BF5977">
        <w:rPr>
          <w:lang w:val="en-GB"/>
          <w:rPrChange w:id="399" w:author="GASTALDI Chiara (JRC-ISPRA)" w:date="2025-04-01T11:46:00Z">
            <w:rPr/>
          </w:rPrChange>
        </w:rPr>
        <w:tab/>
        <w:t>M. Draghi, ‘The future of European competitiveness (Part A)—A competitiveness strategy for Europe’. European Commission, Sep. 2024. [Online]. Available: https://commission.europa.eu/document/download/97e481fd-2dc3-412d-be4c-f152a8232961_en?filename=The%20future%20of%20European%20competitiveness%20_%20A%20competitiveness%20strategy%20for%20Europe.pdf</w:t>
      </w:r>
    </w:p>
    <w:p w14:paraId="1699D840" w14:textId="77777777" w:rsidR="00BF5977" w:rsidRPr="00BF5977" w:rsidRDefault="00BF5977" w:rsidP="00BF5977">
      <w:pPr>
        <w:pStyle w:val="Bibliography"/>
        <w:rPr>
          <w:lang w:val="en-GB"/>
          <w:rPrChange w:id="400" w:author="GASTALDI Chiara (JRC-ISPRA)" w:date="2025-04-01T11:46:00Z">
            <w:rPr/>
          </w:rPrChange>
        </w:rPr>
      </w:pPr>
      <w:r w:rsidRPr="00BF5977">
        <w:rPr>
          <w:lang w:val="en-GB"/>
          <w:rPrChange w:id="401" w:author="GASTALDI Chiara (JRC-ISPRA)" w:date="2025-04-01T11:46:00Z">
            <w:rPr/>
          </w:rPrChange>
        </w:rPr>
        <w:t>[3]</w:t>
      </w:r>
      <w:r w:rsidRPr="00BF5977">
        <w:rPr>
          <w:lang w:val="en-GB"/>
          <w:rPrChange w:id="402" w:author="GASTALDI Chiara (JRC-ISPRA)" w:date="2025-04-01T11:46:00Z">
            <w:rPr/>
          </w:rPrChange>
        </w:rPr>
        <w:tab/>
        <w:t>M. Draghi, ‘The future of European competitiveness (Part B) – In-depth analysis and recommendations’. European Commission, Sep. 2024. [Online]. Available: https://commission.europa.eu/document/download/ec1409c1-d4b4-4882-8bdd-3519f86bbb92_en?filename=The%20future%20of%20European%20competitiveness_%20In-depth%20analysis%20and%20recommendations_0.pdf</w:t>
      </w:r>
    </w:p>
    <w:p w14:paraId="2709DAC8" w14:textId="77777777" w:rsidR="00BF5977" w:rsidRPr="00BF5977" w:rsidRDefault="00BF5977" w:rsidP="00BF5977">
      <w:pPr>
        <w:pStyle w:val="Bibliography"/>
        <w:rPr>
          <w:lang w:val="en-GB"/>
          <w:rPrChange w:id="403" w:author="GASTALDI Chiara (JRC-ISPRA)" w:date="2025-04-01T11:46:00Z">
            <w:rPr/>
          </w:rPrChange>
        </w:rPr>
      </w:pPr>
      <w:r w:rsidRPr="00BF5977">
        <w:rPr>
          <w:lang w:val="en-GB"/>
          <w:rPrChange w:id="404" w:author="GASTALDI Chiara (JRC-ISPRA)" w:date="2025-04-01T11:46:00Z">
            <w:rPr/>
          </w:rPrChange>
        </w:rPr>
        <w:t>[4]</w:t>
      </w:r>
      <w:r w:rsidRPr="00BF5977">
        <w:rPr>
          <w:lang w:val="en-GB"/>
          <w:rPrChange w:id="405" w:author="GASTALDI Chiara (JRC-ISPRA)" w:date="2025-04-01T11:46:00Z">
            <w:rPr/>
          </w:rPrChange>
        </w:rPr>
        <w:tab/>
        <w:t xml:space="preserve">Directorate-General for Communication                                        (European Commission) and U. von der Leyen, </w:t>
      </w:r>
      <w:r w:rsidRPr="00BF5977">
        <w:rPr>
          <w:i/>
          <w:iCs/>
          <w:lang w:val="en-GB"/>
          <w:rPrChange w:id="406" w:author="GASTALDI Chiara (JRC-ISPRA)" w:date="2025-04-01T11:46:00Z">
            <w:rPr>
              <w:i/>
              <w:iCs/>
            </w:rPr>
          </w:rPrChange>
        </w:rPr>
        <w:t>Europe’s choice: political guidelines for the next European Commission 2024−2029</w:t>
      </w:r>
      <w:r w:rsidRPr="00BF5977">
        <w:rPr>
          <w:lang w:val="en-GB"/>
          <w:rPrChange w:id="407" w:author="GASTALDI Chiara (JRC-ISPRA)" w:date="2025-04-01T11:46:00Z">
            <w:rPr/>
          </w:rPrChange>
        </w:rPr>
        <w:t>. Publications Office of the European Union, 2024. Accessed: Mar. 19, 2025. [Online]. Available: https://data.europa.eu/doi/10.2775/260104</w:t>
      </w:r>
    </w:p>
    <w:p w14:paraId="401AE1BB" w14:textId="77777777" w:rsidR="00BF5977" w:rsidRPr="00BF5977" w:rsidRDefault="00BF5977" w:rsidP="00BF5977">
      <w:pPr>
        <w:pStyle w:val="Bibliography"/>
        <w:rPr>
          <w:lang w:val="en-GB"/>
          <w:rPrChange w:id="408" w:author="GASTALDI Chiara (JRC-ISPRA)" w:date="2025-04-01T11:46:00Z">
            <w:rPr/>
          </w:rPrChange>
        </w:rPr>
      </w:pPr>
      <w:r w:rsidRPr="00BF5977">
        <w:rPr>
          <w:lang w:val="en-GB"/>
          <w:rPrChange w:id="409" w:author="GASTALDI Chiara (JRC-ISPRA)" w:date="2025-04-01T11:46:00Z">
            <w:rPr/>
          </w:rPrChange>
        </w:rPr>
        <w:t>[5]</w:t>
      </w:r>
      <w:r w:rsidRPr="00BF5977">
        <w:rPr>
          <w:lang w:val="en-GB"/>
          <w:rPrChange w:id="410" w:author="GASTALDI Chiara (JRC-ISPRA)" w:date="2025-04-01T11:46:00Z">
            <w:rPr/>
          </w:rPrChange>
        </w:rPr>
        <w:tab/>
        <w:t xml:space="preserve">T. M. Lenton </w:t>
      </w:r>
      <w:r w:rsidRPr="00BF5977">
        <w:rPr>
          <w:i/>
          <w:iCs/>
          <w:lang w:val="en-GB"/>
          <w:rPrChange w:id="411" w:author="GASTALDI Chiara (JRC-ISPRA)" w:date="2025-04-01T11:46:00Z">
            <w:rPr>
              <w:i/>
              <w:iCs/>
            </w:rPr>
          </w:rPrChange>
        </w:rPr>
        <w:t>et al.</w:t>
      </w:r>
      <w:r w:rsidRPr="00BF5977">
        <w:rPr>
          <w:lang w:val="en-GB"/>
          <w:rPrChange w:id="412" w:author="GASTALDI Chiara (JRC-ISPRA)" w:date="2025-04-01T11:46:00Z">
            <w:rPr/>
          </w:rPrChange>
        </w:rPr>
        <w:t>, ‘Global Tipping Points’, University of Exeter, Exeter, UK, 2023. Accessed: Mar. 27, 2025. [Online]. Available: https://report-2023.global-tipping-points.org</w:t>
      </w:r>
    </w:p>
    <w:p w14:paraId="625289D0" w14:textId="77777777" w:rsidR="00BF5977" w:rsidRPr="00BF5977" w:rsidRDefault="00BF5977" w:rsidP="00BF5977">
      <w:pPr>
        <w:pStyle w:val="Bibliography"/>
        <w:rPr>
          <w:lang w:val="en-GB"/>
          <w:rPrChange w:id="413" w:author="GASTALDI Chiara (JRC-ISPRA)" w:date="2025-04-01T11:46:00Z">
            <w:rPr/>
          </w:rPrChange>
        </w:rPr>
      </w:pPr>
      <w:r w:rsidRPr="00BF5977">
        <w:rPr>
          <w:lang w:val="en-GB"/>
          <w:rPrChange w:id="414" w:author="GASTALDI Chiara (JRC-ISPRA)" w:date="2025-04-01T11:46:00Z">
            <w:rPr/>
          </w:rPrChange>
        </w:rPr>
        <w:t>[6]</w:t>
      </w:r>
      <w:r w:rsidRPr="00BF5977">
        <w:rPr>
          <w:lang w:val="en-GB"/>
          <w:rPrChange w:id="415" w:author="GASTALDI Chiara (JRC-ISPRA)" w:date="2025-04-01T11:46:00Z">
            <w:rPr/>
          </w:rPrChange>
        </w:rPr>
        <w:tab/>
        <w:t xml:space="preserve">T. M. Lenton </w:t>
      </w:r>
      <w:r w:rsidRPr="00BF5977">
        <w:rPr>
          <w:i/>
          <w:iCs/>
          <w:lang w:val="en-GB"/>
          <w:rPrChange w:id="416" w:author="GASTALDI Chiara (JRC-ISPRA)" w:date="2025-04-01T11:46:00Z">
            <w:rPr>
              <w:i/>
              <w:iCs/>
            </w:rPr>
          </w:rPrChange>
        </w:rPr>
        <w:t>et al.</w:t>
      </w:r>
      <w:r w:rsidRPr="00BF5977">
        <w:rPr>
          <w:lang w:val="en-GB"/>
          <w:rPrChange w:id="417" w:author="GASTALDI Chiara (JRC-ISPRA)" w:date="2025-04-01T11:46:00Z">
            <w:rPr/>
          </w:rPrChange>
        </w:rPr>
        <w:t xml:space="preserve">, ‘Using GENIE to study a tipping point in the climate system’, </w:t>
      </w:r>
      <w:r w:rsidRPr="00BF5977">
        <w:rPr>
          <w:i/>
          <w:iCs/>
          <w:lang w:val="en-GB"/>
          <w:rPrChange w:id="418" w:author="GASTALDI Chiara (JRC-ISPRA)" w:date="2025-04-01T11:46:00Z">
            <w:rPr>
              <w:i/>
              <w:iCs/>
            </w:rPr>
          </w:rPrChange>
        </w:rPr>
        <w:t>Phil. Trans. R. Soc. A.</w:t>
      </w:r>
      <w:r w:rsidRPr="00BF5977">
        <w:rPr>
          <w:lang w:val="en-GB"/>
          <w:rPrChange w:id="419" w:author="GASTALDI Chiara (JRC-ISPRA)" w:date="2025-04-01T11:46:00Z">
            <w:rPr/>
          </w:rPrChange>
        </w:rPr>
        <w:t>, vol. 367, no. 1890, pp. 871–884, Mar. 2009, doi: 10.1098/rsta.2008.0171.</w:t>
      </w:r>
    </w:p>
    <w:p w14:paraId="137DEA53" w14:textId="77777777" w:rsidR="00BF5977" w:rsidRPr="00BF5977" w:rsidRDefault="00BF5977" w:rsidP="00BF5977">
      <w:pPr>
        <w:pStyle w:val="Bibliography"/>
        <w:rPr>
          <w:lang w:val="en-GB"/>
          <w:rPrChange w:id="420" w:author="GASTALDI Chiara (JRC-ISPRA)" w:date="2025-04-01T11:46:00Z">
            <w:rPr/>
          </w:rPrChange>
        </w:rPr>
      </w:pPr>
      <w:r w:rsidRPr="00BF5977">
        <w:rPr>
          <w:lang w:val="en-GB"/>
          <w:rPrChange w:id="421" w:author="GASTALDI Chiara (JRC-ISPRA)" w:date="2025-04-01T11:46:00Z">
            <w:rPr/>
          </w:rPrChange>
        </w:rPr>
        <w:t>[7]</w:t>
      </w:r>
      <w:r w:rsidRPr="00BF5977">
        <w:rPr>
          <w:lang w:val="en-GB"/>
          <w:rPrChange w:id="422" w:author="GASTALDI Chiara (JRC-ISPRA)" w:date="2025-04-01T11:46:00Z">
            <w:rPr/>
          </w:rPrChange>
        </w:rPr>
        <w:tab/>
        <w:t xml:space="preserve">D. I. Armstrong McKay </w:t>
      </w:r>
      <w:r w:rsidRPr="00BF5977">
        <w:rPr>
          <w:i/>
          <w:iCs/>
          <w:lang w:val="en-GB"/>
          <w:rPrChange w:id="423" w:author="GASTALDI Chiara (JRC-ISPRA)" w:date="2025-04-01T11:46:00Z">
            <w:rPr>
              <w:i/>
              <w:iCs/>
            </w:rPr>
          </w:rPrChange>
        </w:rPr>
        <w:t>et al.</w:t>
      </w:r>
      <w:r w:rsidRPr="00BF5977">
        <w:rPr>
          <w:lang w:val="en-GB"/>
          <w:rPrChange w:id="424" w:author="GASTALDI Chiara (JRC-ISPRA)" w:date="2025-04-01T11:46:00Z">
            <w:rPr/>
          </w:rPrChange>
        </w:rPr>
        <w:t xml:space="preserve">, ‘Exceeding 1.5°C global warming could trigger multiple climate tipping points’, </w:t>
      </w:r>
      <w:r w:rsidRPr="00BF5977">
        <w:rPr>
          <w:i/>
          <w:iCs/>
          <w:lang w:val="en-GB"/>
          <w:rPrChange w:id="425" w:author="GASTALDI Chiara (JRC-ISPRA)" w:date="2025-04-01T11:46:00Z">
            <w:rPr>
              <w:i/>
              <w:iCs/>
            </w:rPr>
          </w:rPrChange>
        </w:rPr>
        <w:t>Science</w:t>
      </w:r>
      <w:r w:rsidRPr="00BF5977">
        <w:rPr>
          <w:lang w:val="en-GB"/>
          <w:rPrChange w:id="426" w:author="GASTALDI Chiara (JRC-ISPRA)" w:date="2025-04-01T11:46:00Z">
            <w:rPr/>
          </w:rPrChange>
        </w:rPr>
        <w:t>, vol. 377, no. 6611, p. eabn7950, Sep. 2022, doi: 10.1126/science.abn7950.</w:t>
      </w:r>
    </w:p>
    <w:p w14:paraId="60932BFF" w14:textId="77777777" w:rsidR="00BF5977" w:rsidRPr="00BF5977" w:rsidRDefault="00BF5977" w:rsidP="00BF5977">
      <w:pPr>
        <w:pStyle w:val="Bibliography"/>
        <w:rPr>
          <w:lang w:val="en-GB"/>
          <w:rPrChange w:id="427" w:author="GASTALDI Chiara (JRC-ISPRA)" w:date="2025-04-01T11:46:00Z">
            <w:rPr/>
          </w:rPrChange>
        </w:rPr>
      </w:pPr>
      <w:r w:rsidRPr="00BF5977">
        <w:rPr>
          <w:lang w:val="en-GB"/>
          <w:rPrChange w:id="428" w:author="GASTALDI Chiara (JRC-ISPRA)" w:date="2025-04-01T11:46:00Z">
            <w:rPr/>
          </w:rPrChange>
        </w:rPr>
        <w:t>[8]</w:t>
      </w:r>
      <w:r w:rsidRPr="00BF5977">
        <w:rPr>
          <w:lang w:val="en-GB"/>
          <w:rPrChange w:id="429" w:author="GASTALDI Chiara (JRC-ISPRA)" w:date="2025-04-01T11:46:00Z">
            <w:rPr/>
          </w:rPrChange>
        </w:rPr>
        <w:tab/>
        <w:t>T. Powell, S. R. Smith, C. Zimm, and E. Bailey, ‘4: Positive tipping points in technology, economy and society’, University of Exeter Design, 2023. Accessed: Mar. 27, 2025. [Online]. Available: https://report-2023.global-tipping-points.org</w:t>
      </w:r>
    </w:p>
    <w:p w14:paraId="090BB82C" w14:textId="77777777" w:rsidR="00BF5977" w:rsidRPr="00DE3D6D" w:rsidRDefault="00BF5977" w:rsidP="00BF5977">
      <w:pPr>
        <w:pStyle w:val="Bibliography"/>
        <w:rPr>
          <w:lang w:val="fr-FR"/>
          <w:rPrChange w:id="430" w:author="BARBERO VIGNOLA Giulia (JRC-ISPRA)" w:date="2025-04-17T14:29:00Z">
            <w:rPr/>
          </w:rPrChange>
        </w:rPr>
      </w:pPr>
      <w:r w:rsidRPr="00BF5977">
        <w:rPr>
          <w:lang w:val="en-GB"/>
          <w:rPrChange w:id="431" w:author="GASTALDI Chiara (JRC-ISPRA)" w:date="2025-04-01T11:46:00Z">
            <w:rPr/>
          </w:rPrChange>
        </w:rPr>
        <w:t>[9]</w:t>
      </w:r>
      <w:r w:rsidRPr="00BF5977">
        <w:rPr>
          <w:lang w:val="en-GB"/>
          <w:rPrChange w:id="432" w:author="GASTALDI Chiara (JRC-ISPRA)" w:date="2025-04-01T11:46:00Z">
            <w:rPr/>
          </w:rPrChange>
        </w:rPr>
        <w:tab/>
        <w:t xml:space="preserve">‘PESETA climate change projects - European Commission’. Accessed: Mar. 27, 2025. [Online]. </w:t>
      </w:r>
      <w:r w:rsidRPr="00DE3D6D">
        <w:rPr>
          <w:lang w:val="fr-FR"/>
          <w:rPrChange w:id="433" w:author="BARBERO VIGNOLA Giulia (JRC-ISPRA)" w:date="2025-04-17T14:29:00Z">
            <w:rPr/>
          </w:rPrChange>
        </w:rPr>
        <w:t>Available: https://joint-research-centre.ec.europa.eu/scientific-activities/peseta-climate-change-projects_en</w:t>
      </w:r>
    </w:p>
    <w:p w14:paraId="21A51DFE" w14:textId="77777777" w:rsidR="00BF5977" w:rsidRPr="00BF5977" w:rsidRDefault="00BF5977" w:rsidP="00BF5977">
      <w:pPr>
        <w:pStyle w:val="Bibliography"/>
        <w:rPr>
          <w:lang w:val="en-GB"/>
          <w:rPrChange w:id="434" w:author="GASTALDI Chiara (JRC-ISPRA)" w:date="2025-04-01T11:46:00Z">
            <w:rPr/>
          </w:rPrChange>
        </w:rPr>
      </w:pPr>
      <w:r w:rsidRPr="00BF5977">
        <w:rPr>
          <w:lang w:val="en-GB"/>
          <w:rPrChange w:id="435" w:author="GASTALDI Chiara (JRC-ISPRA)" w:date="2025-04-01T11:46:00Z">
            <w:rPr/>
          </w:rPrChange>
        </w:rPr>
        <w:t>[10]</w:t>
      </w:r>
      <w:r w:rsidRPr="00BF5977">
        <w:rPr>
          <w:lang w:val="en-GB"/>
          <w:rPrChange w:id="436" w:author="GASTALDI Chiara (JRC-ISPRA)" w:date="2025-04-01T11:46:00Z">
            <w:rPr/>
          </w:rPrChange>
        </w:rPr>
        <w:tab/>
        <w:t xml:space="preserve">European Commission. Joint Research Centre., </w:t>
      </w:r>
      <w:r w:rsidRPr="00BF5977">
        <w:rPr>
          <w:i/>
          <w:iCs/>
          <w:lang w:val="en-GB"/>
          <w:rPrChange w:id="437" w:author="GASTALDI Chiara (JRC-ISPRA)" w:date="2025-04-01T11:46:00Z">
            <w:rPr>
              <w:i/>
              <w:iCs/>
            </w:rPr>
          </w:rPrChange>
        </w:rPr>
        <w:t>Analysis of climate change impacts on EU agriculture by 2050: JRC PESETA IV project : Task 3.</w:t>
      </w:r>
      <w:r w:rsidRPr="00BF5977">
        <w:rPr>
          <w:lang w:val="en-GB"/>
          <w:rPrChange w:id="438" w:author="GASTALDI Chiara (JRC-ISPRA)" w:date="2025-04-01T11:46:00Z">
            <w:rPr/>
          </w:rPrChange>
        </w:rPr>
        <w:t xml:space="preserve"> LU: Publications Office, 2020. Accessed: Oct. 30, 2024. [Online]. Available: https://data.europa.eu/doi/10.2760/121115</w:t>
      </w:r>
    </w:p>
    <w:p w14:paraId="567C60FB" w14:textId="77777777" w:rsidR="00BF5977" w:rsidRPr="00BF5977" w:rsidRDefault="00BF5977" w:rsidP="00BF5977">
      <w:pPr>
        <w:pStyle w:val="Bibliography"/>
        <w:rPr>
          <w:lang w:val="en-GB"/>
          <w:rPrChange w:id="439" w:author="GASTALDI Chiara (JRC-ISPRA)" w:date="2025-04-01T11:46:00Z">
            <w:rPr/>
          </w:rPrChange>
        </w:rPr>
      </w:pPr>
      <w:r w:rsidRPr="00BF5977">
        <w:rPr>
          <w:lang w:val="en-GB"/>
          <w:rPrChange w:id="440" w:author="GASTALDI Chiara (JRC-ISPRA)" w:date="2025-04-01T11:46:00Z">
            <w:rPr/>
          </w:rPrChange>
        </w:rPr>
        <w:t>[11]</w:t>
      </w:r>
      <w:r w:rsidRPr="00BF5977">
        <w:rPr>
          <w:lang w:val="en-GB"/>
          <w:rPrChange w:id="441" w:author="GASTALDI Chiara (JRC-ISPRA)" w:date="2025-04-01T11:46:00Z">
            <w:rPr/>
          </w:rPrChange>
        </w:rPr>
        <w:tab/>
        <w:t xml:space="preserve">European Commission. Joint Research Centre., </w:t>
      </w:r>
      <w:r w:rsidRPr="00BF5977">
        <w:rPr>
          <w:i/>
          <w:iCs/>
          <w:lang w:val="en-GB"/>
          <w:rPrChange w:id="442" w:author="GASTALDI Chiara (JRC-ISPRA)" w:date="2025-04-01T11:46:00Z">
            <w:rPr>
              <w:i/>
              <w:iCs/>
            </w:rPr>
          </w:rPrChange>
        </w:rPr>
        <w:t>Climate change impacts and adaptation in Europe: JRC PESETA IV final report.</w:t>
      </w:r>
      <w:r w:rsidRPr="00BF5977">
        <w:rPr>
          <w:lang w:val="en-GB"/>
          <w:rPrChange w:id="443" w:author="GASTALDI Chiara (JRC-ISPRA)" w:date="2025-04-01T11:46:00Z">
            <w:rPr/>
          </w:rPrChange>
        </w:rPr>
        <w:t xml:space="preserve"> LU: Publications Office, 2020. Accessed: Oct. 30, 2024. [Online]. Available: https://data.europa.eu/doi/10.2760/171121</w:t>
      </w:r>
    </w:p>
    <w:p w14:paraId="7CA15080" w14:textId="77777777" w:rsidR="00BF5977" w:rsidRPr="00DE3D6D" w:rsidRDefault="00BF5977" w:rsidP="00BF5977">
      <w:pPr>
        <w:pStyle w:val="Bibliography"/>
        <w:rPr>
          <w:lang w:val="fr-FR"/>
          <w:rPrChange w:id="444" w:author="BARBERO VIGNOLA Giulia (JRC-ISPRA)" w:date="2025-04-17T14:29:00Z">
            <w:rPr/>
          </w:rPrChange>
        </w:rPr>
      </w:pPr>
      <w:r w:rsidRPr="00BF5977">
        <w:rPr>
          <w:lang w:val="en-GB"/>
          <w:rPrChange w:id="445" w:author="GASTALDI Chiara (JRC-ISPRA)" w:date="2025-04-01T11:46:00Z">
            <w:rPr/>
          </w:rPrChange>
        </w:rPr>
        <w:t>[12]</w:t>
      </w:r>
      <w:r w:rsidRPr="00BF5977">
        <w:rPr>
          <w:lang w:val="en-GB"/>
          <w:rPrChange w:id="446" w:author="GASTALDI Chiara (JRC-ISPRA)" w:date="2025-04-01T11:46:00Z">
            <w:rPr/>
          </w:rPrChange>
        </w:rPr>
        <w:tab/>
        <w:t xml:space="preserve">V. Cuming and H. Bromley, ‘Biodiversity Finance Factbook’, BloombergNEF, Apr. 2023. </w:t>
      </w:r>
      <w:r w:rsidRPr="00DE3D6D">
        <w:rPr>
          <w:lang w:val="fr-FR"/>
          <w:rPrChange w:id="447" w:author="BARBERO VIGNOLA Giulia (JRC-ISPRA)" w:date="2025-04-17T14:29:00Z">
            <w:rPr/>
          </w:rPrChange>
        </w:rPr>
        <w:t>[Online]. Available: https://assets.bbhub.io/professional/sites/24/REPORT_Biodiversity_Finance_Factbook_master_230321.pdf</w:t>
      </w:r>
    </w:p>
    <w:p w14:paraId="539A3E1A" w14:textId="77777777" w:rsidR="00BF5977" w:rsidRPr="00BF5977" w:rsidRDefault="00BF5977" w:rsidP="00BF5977">
      <w:pPr>
        <w:pStyle w:val="Bibliography"/>
        <w:rPr>
          <w:lang w:val="en-GB"/>
          <w:rPrChange w:id="448" w:author="GASTALDI Chiara (JRC-ISPRA)" w:date="2025-04-01T11:46:00Z">
            <w:rPr/>
          </w:rPrChange>
        </w:rPr>
      </w:pPr>
      <w:r w:rsidRPr="00BF5977">
        <w:rPr>
          <w:lang w:val="en-GB"/>
          <w:rPrChange w:id="449" w:author="GASTALDI Chiara (JRC-ISPRA)" w:date="2025-04-01T11:46:00Z">
            <w:rPr/>
          </w:rPrChange>
        </w:rPr>
        <w:t>[13]</w:t>
      </w:r>
      <w:r w:rsidRPr="00BF5977">
        <w:rPr>
          <w:lang w:val="en-GB"/>
          <w:rPrChange w:id="450" w:author="GASTALDI Chiara (JRC-ISPRA)" w:date="2025-04-01T11:46:00Z">
            <w:rPr/>
          </w:rPrChange>
        </w:rPr>
        <w:tab/>
        <w:t>‘$1 Trillion to Protect Biodiversity is Cheaper Than the Cost of Inaction’, BloombergNEF. Accessed: Mar. 27, 2025. [Online]. Available: https://about.bnef.com/blog/1-trillion-to-protect-biodiversity-is-cheaper-than-the-cost-of-inaction/</w:t>
      </w:r>
    </w:p>
    <w:p w14:paraId="5F4D522C" w14:textId="77777777" w:rsidR="00BF5977" w:rsidRPr="00BF5977" w:rsidRDefault="00BF5977" w:rsidP="00BF5977">
      <w:pPr>
        <w:pStyle w:val="Bibliography"/>
        <w:rPr>
          <w:lang w:val="en-GB"/>
          <w:rPrChange w:id="451" w:author="GASTALDI Chiara (JRC-ISPRA)" w:date="2025-04-01T11:46:00Z">
            <w:rPr/>
          </w:rPrChange>
        </w:rPr>
      </w:pPr>
      <w:r w:rsidRPr="00BF5977">
        <w:rPr>
          <w:lang w:val="en-GB"/>
          <w:rPrChange w:id="452" w:author="GASTALDI Chiara (JRC-ISPRA)" w:date="2025-04-01T11:46:00Z">
            <w:rPr/>
          </w:rPrChange>
        </w:rPr>
        <w:t>[14]</w:t>
      </w:r>
      <w:r w:rsidRPr="00BF5977">
        <w:rPr>
          <w:lang w:val="en-GB"/>
          <w:rPrChange w:id="453" w:author="GASTALDI Chiara (JRC-ISPRA)" w:date="2025-04-01T11:46:00Z">
            <w:rPr/>
          </w:rPrChange>
        </w:rPr>
        <w:tab/>
        <w:t xml:space="preserve">T. Roxburgh </w:t>
      </w:r>
      <w:r w:rsidRPr="00BF5977">
        <w:rPr>
          <w:i/>
          <w:iCs/>
          <w:lang w:val="en-GB"/>
          <w:rPrChange w:id="454" w:author="GASTALDI Chiara (JRC-ISPRA)" w:date="2025-04-01T11:46:00Z">
            <w:rPr>
              <w:i/>
              <w:iCs/>
            </w:rPr>
          </w:rPrChange>
        </w:rPr>
        <w:t>et al.</w:t>
      </w:r>
      <w:r w:rsidRPr="00BF5977">
        <w:rPr>
          <w:lang w:val="en-GB"/>
          <w:rPrChange w:id="455" w:author="GASTALDI Chiara (JRC-ISPRA)" w:date="2025-04-01T11:46:00Z">
            <w:rPr/>
          </w:rPrChange>
        </w:rPr>
        <w:t>, ‘Global Futures: Assessing the global economic impacts of environmental change to support policy-making. Summary report’, WWF UK, Jan. 2020. [Online]. Available: https://www.wwf.org.uk/sites/default/files/2020-02/GlobalFutures_SummaryReport.pdf</w:t>
      </w:r>
    </w:p>
    <w:p w14:paraId="34563CF3" w14:textId="77777777" w:rsidR="00BF5977" w:rsidRPr="00BF5977" w:rsidRDefault="00BF5977" w:rsidP="00BF5977">
      <w:pPr>
        <w:pStyle w:val="Bibliography"/>
        <w:rPr>
          <w:lang w:val="en-GB"/>
          <w:rPrChange w:id="456" w:author="GASTALDI Chiara (JRC-ISPRA)" w:date="2025-04-01T11:46:00Z">
            <w:rPr/>
          </w:rPrChange>
        </w:rPr>
      </w:pPr>
      <w:r w:rsidRPr="00BF5977">
        <w:rPr>
          <w:lang w:val="en-GB"/>
          <w:rPrChange w:id="457" w:author="GASTALDI Chiara (JRC-ISPRA)" w:date="2025-04-01T11:46:00Z">
            <w:rPr/>
          </w:rPrChange>
        </w:rPr>
        <w:t>[15]</w:t>
      </w:r>
      <w:r w:rsidRPr="00BF5977">
        <w:rPr>
          <w:lang w:val="en-GB"/>
          <w:rPrChange w:id="458" w:author="GASTALDI Chiara (JRC-ISPRA)" w:date="2025-04-01T11:46:00Z">
            <w:rPr/>
          </w:rPrChange>
        </w:rPr>
        <w:tab/>
        <w:t>EPIC, ‘Biodiversity: The costs of inaction’, Friends of Europe. Accessed: Mar. 27, 2025. [Online]. Available: https://www.friendsofeurope.org/insights/biodiversity-the-costs-of-inaction/</w:t>
      </w:r>
    </w:p>
    <w:p w14:paraId="6B6CFD62" w14:textId="77777777" w:rsidR="00BF5977" w:rsidRPr="00BF5977" w:rsidRDefault="00BF5977" w:rsidP="00BF5977">
      <w:pPr>
        <w:pStyle w:val="Bibliography"/>
        <w:rPr>
          <w:lang w:val="en-GB"/>
          <w:rPrChange w:id="459" w:author="GASTALDI Chiara (JRC-ISPRA)" w:date="2025-04-01T11:46:00Z">
            <w:rPr/>
          </w:rPrChange>
        </w:rPr>
      </w:pPr>
      <w:r>
        <w:t>[16]</w:t>
      </w:r>
      <w:r>
        <w:tab/>
        <w:t xml:space="preserve">‘Welcome to INCA | INCA Platform’. </w:t>
      </w:r>
      <w:r w:rsidRPr="00BF5977">
        <w:rPr>
          <w:lang w:val="en-GB"/>
          <w:rPrChange w:id="460" w:author="GASTALDI Chiara (JRC-ISPRA)" w:date="2025-04-01T11:46:00Z">
            <w:rPr/>
          </w:rPrChange>
        </w:rPr>
        <w:t>Accessed: Mar. 27, 2025. [Online]. Available: https://ecosystem-accounts.jrc.ec.europa.eu/</w:t>
      </w:r>
    </w:p>
    <w:p w14:paraId="4F4180E7" w14:textId="77777777" w:rsidR="00BF5977" w:rsidRPr="00BF5977" w:rsidRDefault="00BF5977" w:rsidP="00BF5977">
      <w:pPr>
        <w:pStyle w:val="Bibliography"/>
        <w:rPr>
          <w:lang w:val="en-GB"/>
          <w:rPrChange w:id="461" w:author="GASTALDI Chiara (JRC-ISPRA)" w:date="2025-04-01T11:46:00Z">
            <w:rPr/>
          </w:rPrChange>
        </w:rPr>
      </w:pPr>
      <w:r w:rsidRPr="00BF5977">
        <w:rPr>
          <w:lang w:val="en-GB"/>
          <w:rPrChange w:id="462" w:author="GASTALDI Chiara (JRC-ISPRA)" w:date="2025-04-01T11:46:00Z">
            <w:rPr/>
          </w:rPrChange>
        </w:rPr>
        <w:t>[17]</w:t>
      </w:r>
      <w:r w:rsidRPr="00BF5977">
        <w:rPr>
          <w:lang w:val="en-GB"/>
          <w:rPrChange w:id="463" w:author="GASTALDI Chiara (JRC-ISPRA)" w:date="2025-04-01T11:46:00Z">
            <w:rPr/>
          </w:rPrChange>
        </w:rPr>
        <w:tab/>
        <w:t>WEF, ‘Quantifying the Impact of Climate Change on Human Health’, World Economic Forum, Jan. 2024. Accessed: Mar. 27, 2025. [Online]. Available: https://www.weforum.org/publications/quantifying-the-impact-of-climate-change-on-human-health/</w:t>
      </w:r>
    </w:p>
    <w:p w14:paraId="1EFAF1C4" w14:textId="77777777" w:rsidR="00BF5977" w:rsidRPr="00BF5977" w:rsidRDefault="00BF5977" w:rsidP="00BF5977">
      <w:pPr>
        <w:pStyle w:val="Bibliography"/>
        <w:rPr>
          <w:lang w:val="en-GB"/>
          <w:rPrChange w:id="464" w:author="GASTALDI Chiara (JRC-ISPRA)" w:date="2025-04-01T11:46:00Z">
            <w:rPr/>
          </w:rPrChange>
        </w:rPr>
      </w:pPr>
      <w:r w:rsidRPr="00BF5977">
        <w:rPr>
          <w:lang w:val="en-GB"/>
          <w:rPrChange w:id="465" w:author="GASTALDI Chiara (JRC-ISPRA)" w:date="2025-04-01T11:46:00Z">
            <w:rPr/>
          </w:rPrChange>
        </w:rPr>
        <w:t>[18]</w:t>
      </w:r>
      <w:r w:rsidRPr="00BF5977">
        <w:rPr>
          <w:lang w:val="en-GB"/>
          <w:rPrChange w:id="466" w:author="GASTALDI Chiara (JRC-ISPRA)" w:date="2025-04-01T11:46:00Z">
            <w:rPr/>
          </w:rPrChange>
        </w:rPr>
        <w:tab/>
        <w:t>WEF, ‘Health and climate change’, World Economic Forum, Jun. 2024. Accessed: Mar. 27, 2025. [Online]. Available: https://www.weforum.org/publications/health-impacts-of-climate-change-the-role-of-the-private-sector/</w:t>
      </w:r>
    </w:p>
    <w:p w14:paraId="1C19A97F" w14:textId="77777777" w:rsidR="00BF5977" w:rsidRPr="00BF5977" w:rsidRDefault="00BF5977" w:rsidP="00BF5977">
      <w:pPr>
        <w:pStyle w:val="Bibliography"/>
        <w:rPr>
          <w:lang w:val="en-GB"/>
          <w:rPrChange w:id="467" w:author="GASTALDI Chiara (JRC-ISPRA)" w:date="2025-04-01T11:46:00Z">
            <w:rPr/>
          </w:rPrChange>
        </w:rPr>
      </w:pPr>
      <w:r w:rsidRPr="00BF5977">
        <w:rPr>
          <w:lang w:val="en-GB"/>
          <w:rPrChange w:id="468" w:author="GASTALDI Chiara (JRC-ISPRA)" w:date="2025-04-01T11:46:00Z">
            <w:rPr/>
          </w:rPrChange>
        </w:rPr>
        <w:t>[19]</w:t>
      </w:r>
      <w:r w:rsidRPr="00BF5977">
        <w:rPr>
          <w:lang w:val="en-GB"/>
          <w:rPrChange w:id="469" w:author="GASTALDI Chiara (JRC-ISPRA)" w:date="2025-04-01T11:46:00Z">
            <w:rPr/>
          </w:rPrChange>
        </w:rPr>
        <w:tab/>
        <w:t xml:space="preserve">European Environment Agency, Ed., </w:t>
      </w:r>
      <w:r w:rsidRPr="00BF5977">
        <w:rPr>
          <w:i/>
          <w:iCs/>
          <w:lang w:val="en-GB"/>
          <w:rPrChange w:id="470" w:author="GASTALDI Chiara (JRC-ISPRA)" w:date="2025-04-01T11:46:00Z">
            <w:rPr>
              <w:i/>
              <w:iCs/>
            </w:rPr>
          </w:rPrChange>
        </w:rPr>
        <w:t>Climate change as a threat to health and well-being in Europe: focus on heat and infectious diseases</w:t>
      </w:r>
      <w:r w:rsidRPr="00BF5977">
        <w:rPr>
          <w:lang w:val="en-GB"/>
          <w:rPrChange w:id="471" w:author="GASTALDI Chiara (JRC-ISPRA)" w:date="2025-04-01T11:46:00Z">
            <w:rPr/>
          </w:rPrChange>
        </w:rPr>
        <w:t>. in EEA report, no. no. 2022, 07. Luxembourg: Publications Office of the European Union, 2022. doi: 10.2800/67519.</w:t>
      </w:r>
    </w:p>
    <w:p w14:paraId="1F8836F2" w14:textId="77777777" w:rsidR="00BF5977" w:rsidRPr="00BF5977" w:rsidRDefault="00BF5977" w:rsidP="00BF5977">
      <w:pPr>
        <w:pStyle w:val="Bibliography"/>
        <w:rPr>
          <w:lang w:val="en-GB"/>
          <w:rPrChange w:id="472" w:author="GASTALDI Chiara (JRC-ISPRA)" w:date="2025-04-01T11:46:00Z">
            <w:rPr/>
          </w:rPrChange>
        </w:rPr>
      </w:pPr>
      <w:r w:rsidRPr="00BF5977">
        <w:rPr>
          <w:lang w:val="en-GB"/>
          <w:rPrChange w:id="473" w:author="GASTALDI Chiara (JRC-ISPRA)" w:date="2025-04-01T11:46:00Z">
            <w:rPr/>
          </w:rPrChange>
        </w:rPr>
        <w:t>[20]</w:t>
      </w:r>
      <w:r w:rsidRPr="00BF5977">
        <w:rPr>
          <w:lang w:val="en-GB"/>
          <w:rPrChange w:id="474" w:author="GASTALDI Chiara (JRC-ISPRA)" w:date="2025-04-01T11:46:00Z">
            <w:rPr/>
          </w:rPrChange>
        </w:rPr>
        <w:tab/>
        <w:t xml:space="preserve">J. Ballester </w:t>
      </w:r>
      <w:r w:rsidRPr="00BF5977">
        <w:rPr>
          <w:i/>
          <w:iCs/>
          <w:lang w:val="en-GB"/>
          <w:rPrChange w:id="475" w:author="GASTALDI Chiara (JRC-ISPRA)" w:date="2025-04-01T11:46:00Z">
            <w:rPr>
              <w:i/>
              <w:iCs/>
            </w:rPr>
          </w:rPrChange>
        </w:rPr>
        <w:t>et al.</w:t>
      </w:r>
      <w:r w:rsidRPr="00BF5977">
        <w:rPr>
          <w:lang w:val="en-GB"/>
          <w:rPrChange w:id="476" w:author="GASTALDI Chiara (JRC-ISPRA)" w:date="2025-04-01T11:46:00Z">
            <w:rPr/>
          </w:rPrChange>
        </w:rPr>
        <w:t xml:space="preserve">, ‘Heat-related mortality in Europe during the summer of 2022’, </w:t>
      </w:r>
      <w:r w:rsidRPr="00BF5977">
        <w:rPr>
          <w:i/>
          <w:iCs/>
          <w:lang w:val="en-GB"/>
          <w:rPrChange w:id="477" w:author="GASTALDI Chiara (JRC-ISPRA)" w:date="2025-04-01T11:46:00Z">
            <w:rPr>
              <w:i/>
              <w:iCs/>
            </w:rPr>
          </w:rPrChange>
        </w:rPr>
        <w:t>Nat Med</w:t>
      </w:r>
      <w:r w:rsidRPr="00BF5977">
        <w:rPr>
          <w:lang w:val="en-GB"/>
          <w:rPrChange w:id="478" w:author="GASTALDI Chiara (JRC-ISPRA)" w:date="2025-04-01T11:46:00Z">
            <w:rPr/>
          </w:rPrChange>
        </w:rPr>
        <w:t>, vol. 29, no. 7, pp. 1857–1866, Jul. 2023, doi: 10.1038/s41591-023-02419-z.</w:t>
      </w:r>
    </w:p>
    <w:p w14:paraId="47B0922B" w14:textId="77777777" w:rsidR="00BF5977" w:rsidRPr="00BF5977" w:rsidRDefault="00BF5977" w:rsidP="00BF5977">
      <w:pPr>
        <w:pStyle w:val="Bibliography"/>
        <w:rPr>
          <w:lang w:val="en-GB"/>
          <w:rPrChange w:id="479" w:author="GASTALDI Chiara (JRC-ISPRA)" w:date="2025-04-01T11:46:00Z">
            <w:rPr/>
          </w:rPrChange>
        </w:rPr>
      </w:pPr>
      <w:r w:rsidRPr="00BF5977">
        <w:rPr>
          <w:lang w:val="en-GB"/>
          <w:rPrChange w:id="480" w:author="GASTALDI Chiara (JRC-ISPRA)" w:date="2025-04-01T11:46:00Z">
            <w:rPr/>
          </w:rPrChange>
        </w:rPr>
        <w:t>[21]</w:t>
      </w:r>
      <w:r w:rsidRPr="00BF5977">
        <w:rPr>
          <w:lang w:val="en-GB"/>
          <w:rPrChange w:id="481" w:author="GASTALDI Chiara (JRC-ISPRA)" w:date="2025-04-01T11:46:00Z">
            <w:rPr/>
          </w:rPrChange>
        </w:rPr>
        <w:tab/>
        <w:t xml:space="preserve">G. D’Amato, L. Cecchi, M. D’Amato, and I. Annesi-Maesano, ‘Climate change and respiratory diseases’, </w:t>
      </w:r>
      <w:r w:rsidRPr="00BF5977">
        <w:rPr>
          <w:i/>
          <w:iCs/>
          <w:lang w:val="en-GB"/>
          <w:rPrChange w:id="482" w:author="GASTALDI Chiara (JRC-ISPRA)" w:date="2025-04-01T11:46:00Z">
            <w:rPr>
              <w:i/>
              <w:iCs/>
            </w:rPr>
          </w:rPrChange>
        </w:rPr>
        <w:t>Eur Respir Rev</w:t>
      </w:r>
      <w:r w:rsidRPr="00BF5977">
        <w:rPr>
          <w:lang w:val="en-GB"/>
          <w:rPrChange w:id="483" w:author="GASTALDI Chiara (JRC-ISPRA)" w:date="2025-04-01T11:46:00Z">
            <w:rPr/>
          </w:rPrChange>
        </w:rPr>
        <w:t>, vol. 23, no. 132, pp. 161–169, Jun. 2014, doi: 10.1183/09059180.00001714.</w:t>
      </w:r>
    </w:p>
    <w:p w14:paraId="5BE4548F" w14:textId="77777777" w:rsidR="00BF5977" w:rsidRPr="00BF5977" w:rsidRDefault="00BF5977" w:rsidP="00BF5977">
      <w:pPr>
        <w:pStyle w:val="Bibliography"/>
        <w:rPr>
          <w:lang w:val="en-GB"/>
          <w:rPrChange w:id="484" w:author="GASTALDI Chiara (JRC-ISPRA)" w:date="2025-04-01T11:46:00Z">
            <w:rPr/>
          </w:rPrChange>
        </w:rPr>
      </w:pPr>
      <w:r w:rsidRPr="00BF5977">
        <w:rPr>
          <w:lang w:val="en-GB"/>
          <w:rPrChange w:id="485" w:author="GASTALDI Chiara (JRC-ISPRA)" w:date="2025-04-01T11:46:00Z">
            <w:rPr/>
          </w:rPrChange>
        </w:rPr>
        <w:t>[22]</w:t>
      </w:r>
      <w:r w:rsidRPr="00BF5977">
        <w:rPr>
          <w:lang w:val="en-GB"/>
          <w:rPrChange w:id="486" w:author="GASTALDI Chiara (JRC-ISPRA)" w:date="2025-04-01T11:46:00Z">
            <w:rPr/>
          </w:rPrChange>
        </w:rPr>
        <w:tab/>
        <w:t xml:space="preserve">N. Watts </w:t>
      </w:r>
      <w:r w:rsidRPr="00BF5977">
        <w:rPr>
          <w:i/>
          <w:iCs/>
          <w:lang w:val="en-GB"/>
          <w:rPrChange w:id="487" w:author="GASTALDI Chiara (JRC-ISPRA)" w:date="2025-04-01T11:46:00Z">
            <w:rPr>
              <w:i/>
              <w:iCs/>
            </w:rPr>
          </w:rPrChange>
        </w:rPr>
        <w:t>et al.</w:t>
      </w:r>
      <w:r w:rsidRPr="00BF5977">
        <w:rPr>
          <w:lang w:val="en-GB"/>
          <w:rPrChange w:id="488" w:author="GASTALDI Chiara (JRC-ISPRA)" w:date="2025-04-01T11:46:00Z">
            <w:rPr/>
          </w:rPrChange>
        </w:rPr>
        <w:t xml:space="preserve">, ‘The 2020 report of The Lancet Countdown on health and climate change: responding to converging crises’, </w:t>
      </w:r>
      <w:r w:rsidRPr="00BF5977">
        <w:rPr>
          <w:i/>
          <w:iCs/>
          <w:lang w:val="en-GB"/>
          <w:rPrChange w:id="489" w:author="GASTALDI Chiara (JRC-ISPRA)" w:date="2025-04-01T11:46:00Z">
            <w:rPr>
              <w:i/>
              <w:iCs/>
            </w:rPr>
          </w:rPrChange>
        </w:rPr>
        <w:t>The Lancet</w:t>
      </w:r>
      <w:r w:rsidRPr="00BF5977">
        <w:rPr>
          <w:lang w:val="en-GB"/>
          <w:rPrChange w:id="490" w:author="GASTALDI Chiara (JRC-ISPRA)" w:date="2025-04-01T11:46:00Z">
            <w:rPr/>
          </w:rPrChange>
        </w:rPr>
        <w:t>, vol. 397, no. 10269, pp. 129–170, Jan. 2021, doi: 10.1016/S0140-6736(20)32290-X.</w:t>
      </w:r>
    </w:p>
    <w:p w14:paraId="618CE317" w14:textId="77777777" w:rsidR="00BF5977" w:rsidRPr="00BF5977" w:rsidRDefault="00BF5977" w:rsidP="00BF5977">
      <w:pPr>
        <w:pStyle w:val="Bibliography"/>
        <w:rPr>
          <w:lang w:val="en-GB"/>
          <w:rPrChange w:id="491" w:author="GASTALDI Chiara (JRC-ISPRA)" w:date="2025-04-01T11:46:00Z">
            <w:rPr/>
          </w:rPrChange>
        </w:rPr>
      </w:pPr>
      <w:r w:rsidRPr="00BF5977">
        <w:rPr>
          <w:lang w:val="en-GB"/>
          <w:rPrChange w:id="492" w:author="GASTALDI Chiara (JRC-ISPRA)" w:date="2025-04-01T11:46:00Z">
            <w:rPr/>
          </w:rPrChange>
        </w:rPr>
        <w:t>[23]</w:t>
      </w:r>
      <w:r w:rsidRPr="00BF5977">
        <w:rPr>
          <w:lang w:val="en-GB"/>
          <w:rPrChange w:id="493" w:author="GASTALDI Chiara (JRC-ISPRA)" w:date="2025-04-01T11:46:00Z">
            <w:rPr/>
          </w:rPrChange>
        </w:rPr>
        <w:tab/>
        <w:t>‘Air pollution in the EU: facts and figures’, Consilium. Accessed: Mar. 27, 2025. [Online]. Available: https://www.consilium.europa.eu/en/infographics/air-pollution-in-the-eu/</w:t>
      </w:r>
    </w:p>
    <w:p w14:paraId="74F0CDD5" w14:textId="77777777" w:rsidR="00BF5977" w:rsidRPr="00BF5977" w:rsidRDefault="00BF5977" w:rsidP="00BF5977">
      <w:pPr>
        <w:pStyle w:val="Bibliography"/>
        <w:rPr>
          <w:lang w:val="en-GB"/>
          <w:rPrChange w:id="494" w:author="GASTALDI Chiara (JRC-ISPRA)" w:date="2025-04-01T11:46:00Z">
            <w:rPr/>
          </w:rPrChange>
        </w:rPr>
      </w:pPr>
      <w:r w:rsidRPr="00BF5977">
        <w:rPr>
          <w:lang w:val="en-GB"/>
          <w:rPrChange w:id="495" w:author="GASTALDI Chiara (JRC-ISPRA)" w:date="2025-04-01T11:46:00Z">
            <w:rPr/>
          </w:rPrChange>
        </w:rPr>
        <w:t>[24]</w:t>
      </w:r>
      <w:r w:rsidRPr="00BF5977">
        <w:rPr>
          <w:lang w:val="en-GB"/>
          <w:rPrChange w:id="496" w:author="GASTALDI Chiara (JRC-ISPRA)" w:date="2025-04-01T11:46:00Z">
            <w:rPr/>
          </w:rPrChange>
        </w:rPr>
        <w:tab/>
        <w:t xml:space="preserve">K. N. Domingo </w:t>
      </w:r>
      <w:r w:rsidRPr="00BF5977">
        <w:rPr>
          <w:i/>
          <w:iCs/>
          <w:lang w:val="en-GB"/>
          <w:rPrChange w:id="497" w:author="GASTALDI Chiara (JRC-ISPRA)" w:date="2025-04-01T11:46:00Z">
            <w:rPr>
              <w:i/>
              <w:iCs/>
            </w:rPr>
          </w:rPrChange>
        </w:rPr>
        <w:t>et al.</w:t>
      </w:r>
      <w:r w:rsidRPr="00BF5977">
        <w:rPr>
          <w:lang w:val="en-GB"/>
          <w:rPrChange w:id="498" w:author="GASTALDI Chiara (JRC-ISPRA)" w:date="2025-04-01T11:46:00Z">
            <w:rPr/>
          </w:rPrChange>
        </w:rPr>
        <w:t xml:space="preserve">, ‘Impact of climate change on paediatric respiratory health: pollutants and aeroallergens’, </w:t>
      </w:r>
      <w:r w:rsidRPr="00BF5977">
        <w:rPr>
          <w:i/>
          <w:iCs/>
          <w:lang w:val="en-GB"/>
          <w:rPrChange w:id="499" w:author="GASTALDI Chiara (JRC-ISPRA)" w:date="2025-04-01T11:46:00Z">
            <w:rPr>
              <w:i/>
              <w:iCs/>
            </w:rPr>
          </w:rPrChange>
        </w:rPr>
        <w:t>Eur Respir Rev</w:t>
      </w:r>
      <w:r w:rsidRPr="00BF5977">
        <w:rPr>
          <w:lang w:val="en-GB"/>
          <w:rPrChange w:id="500" w:author="GASTALDI Chiara (JRC-ISPRA)" w:date="2025-04-01T11:46:00Z">
            <w:rPr/>
          </w:rPrChange>
        </w:rPr>
        <w:t>, vol. 33, no. 172, p. 230249, Apr. 2024, doi: 10.1183/16000617.0249-2023.</w:t>
      </w:r>
    </w:p>
    <w:p w14:paraId="55155478" w14:textId="77777777" w:rsidR="00BF5977" w:rsidRPr="00BF5977" w:rsidRDefault="00BF5977" w:rsidP="00BF5977">
      <w:pPr>
        <w:pStyle w:val="Bibliography"/>
        <w:rPr>
          <w:lang w:val="en-GB"/>
          <w:rPrChange w:id="501" w:author="GASTALDI Chiara (JRC-ISPRA)" w:date="2025-04-01T11:46:00Z">
            <w:rPr/>
          </w:rPrChange>
        </w:rPr>
      </w:pPr>
      <w:r w:rsidRPr="00BF5977">
        <w:rPr>
          <w:lang w:val="en-GB"/>
          <w:rPrChange w:id="502" w:author="GASTALDI Chiara (JRC-ISPRA)" w:date="2025-04-01T11:46:00Z">
            <w:rPr/>
          </w:rPrChange>
        </w:rPr>
        <w:t>[25]</w:t>
      </w:r>
      <w:r w:rsidRPr="00BF5977">
        <w:rPr>
          <w:lang w:val="en-GB"/>
          <w:rPrChange w:id="503" w:author="GASTALDI Chiara (JRC-ISPRA)" w:date="2025-04-01T11:46:00Z">
            <w:rPr/>
          </w:rPrChange>
        </w:rPr>
        <w:tab/>
        <w:t xml:space="preserve">I. R. Lake </w:t>
      </w:r>
      <w:r w:rsidRPr="00BF5977">
        <w:rPr>
          <w:i/>
          <w:iCs/>
          <w:lang w:val="en-GB"/>
          <w:rPrChange w:id="504" w:author="GASTALDI Chiara (JRC-ISPRA)" w:date="2025-04-01T11:46:00Z">
            <w:rPr>
              <w:i/>
              <w:iCs/>
            </w:rPr>
          </w:rPrChange>
        </w:rPr>
        <w:t>et al.</w:t>
      </w:r>
      <w:r w:rsidRPr="00BF5977">
        <w:rPr>
          <w:lang w:val="en-GB"/>
          <w:rPrChange w:id="505" w:author="GASTALDI Chiara (JRC-ISPRA)" w:date="2025-04-01T11:46:00Z">
            <w:rPr/>
          </w:rPrChange>
        </w:rPr>
        <w:t xml:space="preserve">, ‘Climate Change and Future Pollen Allergy in Europe’, </w:t>
      </w:r>
      <w:r w:rsidRPr="00BF5977">
        <w:rPr>
          <w:i/>
          <w:iCs/>
          <w:lang w:val="en-GB"/>
          <w:rPrChange w:id="506" w:author="GASTALDI Chiara (JRC-ISPRA)" w:date="2025-04-01T11:46:00Z">
            <w:rPr>
              <w:i/>
              <w:iCs/>
            </w:rPr>
          </w:rPrChange>
        </w:rPr>
        <w:t>Environ Health Perspect</w:t>
      </w:r>
      <w:r w:rsidRPr="00BF5977">
        <w:rPr>
          <w:lang w:val="en-GB"/>
          <w:rPrChange w:id="507" w:author="GASTALDI Chiara (JRC-ISPRA)" w:date="2025-04-01T11:46:00Z">
            <w:rPr/>
          </w:rPrChange>
        </w:rPr>
        <w:t>, vol. 125, no. 3, pp. 385–391, Mar. 2017, doi: 10.1289/EHP173.</w:t>
      </w:r>
    </w:p>
    <w:p w14:paraId="2E56759B" w14:textId="77777777" w:rsidR="00BF5977" w:rsidRPr="00BF5977" w:rsidRDefault="00BF5977" w:rsidP="00BF5977">
      <w:pPr>
        <w:pStyle w:val="Bibliography"/>
        <w:rPr>
          <w:lang w:val="en-GB"/>
          <w:rPrChange w:id="508" w:author="GASTALDI Chiara (JRC-ISPRA)" w:date="2025-04-01T11:46:00Z">
            <w:rPr/>
          </w:rPrChange>
        </w:rPr>
      </w:pPr>
      <w:r w:rsidRPr="00BF5977">
        <w:rPr>
          <w:lang w:val="en-GB"/>
          <w:rPrChange w:id="509" w:author="GASTALDI Chiara (JRC-ISPRA)" w:date="2025-04-01T11:46:00Z">
            <w:rPr/>
          </w:rPrChange>
        </w:rPr>
        <w:t>[26]</w:t>
      </w:r>
      <w:r w:rsidRPr="00BF5977">
        <w:rPr>
          <w:lang w:val="en-GB"/>
          <w:rPrChange w:id="510" w:author="GASTALDI Chiara (JRC-ISPRA)" w:date="2025-04-01T11:46:00Z">
            <w:rPr/>
          </w:rPrChange>
        </w:rPr>
        <w:tab/>
        <w:t xml:space="preserve">M. Romanello </w:t>
      </w:r>
      <w:r w:rsidRPr="00BF5977">
        <w:rPr>
          <w:i/>
          <w:iCs/>
          <w:lang w:val="en-GB"/>
          <w:rPrChange w:id="511" w:author="GASTALDI Chiara (JRC-ISPRA)" w:date="2025-04-01T11:46:00Z">
            <w:rPr>
              <w:i/>
              <w:iCs/>
            </w:rPr>
          </w:rPrChange>
        </w:rPr>
        <w:t>et al.</w:t>
      </w:r>
      <w:r w:rsidRPr="00BF5977">
        <w:rPr>
          <w:lang w:val="en-GB"/>
          <w:rPrChange w:id="512" w:author="GASTALDI Chiara (JRC-ISPRA)" w:date="2025-04-01T11:46:00Z">
            <w:rPr/>
          </w:rPrChange>
        </w:rPr>
        <w:t xml:space="preserve">, ‘The 2023 report of the Lancet Countdown on health and climate change: the imperative for a health-centred response in a world facing irreversible harms’, </w:t>
      </w:r>
      <w:r w:rsidRPr="00BF5977">
        <w:rPr>
          <w:i/>
          <w:iCs/>
          <w:lang w:val="en-GB"/>
          <w:rPrChange w:id="513" w:author="GASTALDI Chiara (JRC-ISPRA)" w:date="2025-04-01T11:46:00Z">
            <w:rPr>
              <w:i/>
              <w:iCs/>
            </w:rPr>
          </w:rPrChange>
        </w:rPr>
        <w:t>The Lancet</w:t>
      </w:r>
      <w:r w:rsidRPr="00BF5977">
        <w:rPr>
          <w:lang w:val="en-GB"/>
          <w:rPrChange w:id="514" w:author="GASTALDI Chiara (JRC-ISPRA)" w:date="2025-04-01T11:46:00Z">
            <w:rPr/>
          </w:rPrChange>
        </w:rPr>
        <w:t>, vol. 402, no. 10419, pp. 2346–2394, Dec. 2023, doi: 10.1016/S0140-6736(23)01859-7.</w:t>
      </w:r>
    </w:p>
    <w:p w14:paraId="45EA985F" w14:textId="77777777" w:rsidR="00BF5977" w:rsidRPr="00BF5977" w:rsidRDefault="00BF5977" w:rsidP="00BF5977">
      <w:pPr>
        <w:pStyle w:val="Bibliography"/>
        <w:rPr>
          <w:lang w:val="en-GB"/>
          <w:rPrChange w:id="515" w:author="GASTALDI Chiara (JRC-ISPRA)" w:date="2025-04-01T11:46:00Z">
            <w:rPr/>
          </w:rPrChange>
        </w:rPr>
      </w:pPr>
      <w:r w:rsidRPr="00BF5977">
        <w:rPr>
          <w:lang w:val="en-GB"/>
          <w:rPrChange w:id="516" w:author="GASTALDI Chiara (JRC-ISPRA)" w:date="2025-04-01T11:46:00Z">
            <w:rPr/>
          </w:rPrChange>
        </w:rPr>
        <w:t>[27]</w:t>
      </w:r>
      <w:r w:rsidRPr="00BF5977">
        <w:rPr>
          <w:lang w:val="en-GB"/>
          <w:rPrChange w:id="517" w:author="GASTALDI Chiara (JRC-ISPRA)" w:date="2025-04-01T11:46:00Z">
            <w:rPr/>
          </w:rPrChange>
        </w:rPr>
        <w:tab/>
        <w:t>‘Worsening spread of mosquito-borne disease outbreaks in EU/EEA, according to latest ECDC figures’. Accessed: Mar. 27, 2025. [Online]. Available: https://www.ecdc.europa.eu/en/news-events/worsening-spread-mosquito-borne-disease-outbreaks-eueea-according-latest-ecdc-figures</w:t>
      </w:r>
    </w:p>
    <w:p w14:paraId="53E43EEA" w14:textId="77777777" w:rsidR="00BF5977" w:rsidRPr="00BF5977" w:rsidRDefault="00BF5977" w:rsidP="00BF5977">
      <w:pPr>
        <w:pStyle w:val="Bibliography"/>
        <w:rPr>
          <w:lang w:val="en-GB"/>
          <w:rPrChange w:id="518" w:author="GASTALDI Chiara (JRC-ISPRA)" w:date="2025-04-01T11:46:00Z">
            <w:rPr/>
          </w:rPrChange>
        </w:rPr>
      </w:pPr>
      <w:r w:rsidRPr="00BF5977">
        <w:rPr>
          <w:lang w:val="en-GB"/>
          <w:rPrChange w:id="519" w:author="GASTALDI Chiara (JRC-ISPRA)" w:date="2025-04-01T11:46:00Z">
            <w:rPr/>
          </w:rPrChange>
        </w:rPr>
        <w:t>[28]</w:t>
      </w:r>
      <w:r w:rsidRPr="00BF5977">
        <w:rPr>
          <w:lang w:val="en-GB"/>
          <w:rPrChange w:id="520" w:author="GASTALDI Chiara (JRC-ISPRA)" w:date="2025-04-01T11:46:00Z">
            <w:rPr/>
          </w:rPrChange>
        </w:rPr>
        <w:tab/>
        <w:t xml:space="preserve">S. J. Ryan, C. J. Carlson, E. A. Mordecai, and L. R. Johnson, ‘Global expansion and redistribution of Aedes-borne virus transmission risk with climate change’, </w:t>
      </w:r>
      <w:r w:rsidRPr="00BF5977">
        <w:rPr>
          <w:i/>
          <w:iCs/>
          <w:lang w:val="en-GB"/>
          <w:rPrChange w:id="521" w:author="GASTALDI Chiara (JRC-ISPRA)" w:date="2025-04-01T11:46:00Z">
            <w:rPr>
              <w:i/>
              <w:iCs/>
            </w:rPr>
          </w:rPrChange>
        </w:rPr>
        <w:t>PLoS Negl Trop Dis</w:t>
      </w:r>
      <w:r w:rsidRPr="00BF5977">
        <w:rPr>
          <w:lang w:val="en-GB"/>
          <w:rPrChange w:id="522" w:author="GASTALDI Chiara (JRC-ISPRA)" w:date="2025-04-01T11:46:00Z">
            <w:rPr/>
          </w:rPrChange>
        </w:rPr>
        <w:t>, vol. 13, no. 3, p. e0007213, Mar. 2019, doi: 10.1371/journal.pntd.0007213.</w:t>
      </w:r>
    </w:p>
    <w:p w14:paraId="764E7F01" w14:textId="77777777" w:rsidR="00BF5977" w:rsidRPr="00BF5977" w:rsidRDefault="00BF5977" w:rsidP="00BF5977">
      <w:pPr>
        <w:pStyle w:val="Bibliography"/>
        <w:rPr>
          <w:lang w:val="en-GB"/>
          <w:rPrChange w:id="523" w:author="GASTALDI Chiara (JRC-ISPRA)" w:date="2025-04-01T11:46:00Z">
            <w:rPr/>
          </w:rPrChange>
        </w:rPr>
      </w:pPr>
      <w:r w:rsidRPr="00BF5977">
        <w:rPr>
          <w:lang w:val="en-GB"/>
          <w:rPrChange w:id="524" w:author="GASTALDI Chiara (JRC-ISPRA)" w:date="2025-04-01T11:46:00Z">
            <w:rPr/>
          </w:rPrChange>
        </w:rPr>
        <w:t>[29]</w:t>
      </w:r>
      <w:r w:rsidRPr="00BF5977">
        <w:rPr>
          <w:lang w:val="en-GB"/>
          <w:rPrChange w:id="525" w:author="GASTALDI Chiara (JRC-ISPRA)" w:date="2025-04-01T11:46:00Z">
            <w:rPr/>
          </w:rPrChange>
        </w:rPr>
        <w:tab/>
        <w:t xml:space="preserve">I. A. Lambraki </w:t>
      </w:r>
      <w:r w:rsidRPr="00BF5977">
        <w:rPr>
          <w:i/>
          <w:iCs/>
          <w:lang w:val="en-GB"/>
          <w:rPrChange w:id="526" w:author="GASTALDI Chiara (JRC-ISPRA)" w:date="2025-04-01T11:46:00Z">
            <w:rPr>
              <w:i/>
              <w:iCs/>
            </w:rPr>
          </w:rPrChange>
        </w:rPr>
        <w:t>et al.</w:t>
      </w:r>
      <w:r w:rsidRPr="00BF5977">
        <w:rPr>
          <w:lang w:val="en-GB"/>
          <w:rPrChange w:id="527" w:author="GASTALDI Chiara (JRC-ISPRA)" w:date="2025-04-01T11:46:00Z">
            <w:rPr/>
          </w:rPrChange>
        </w:rPr>
        <w:t xml:space="preserve">, ‘Governing Antimicrobial Resistance (AMR) in a Changing Climate: A Participatory Scenario Planning Approach Applied to Sweden in 2050’, </w:t>
      </w:r>
      <w:r w:rsidRPr="00BF5977">
        <w:rPr>
          <w:i/>
          <w:iCs/>
          <w:lang w:val="en-GB"/>
          <w:rPrChange w:id="528" w:author="GASTALDI Chiara (JRC-ISPRA)" w:date="2025-04-01T11:46:00Z">
            <w:rPr>
              <w:i/>
              <w:iCs/>
            </w:rPr>
          </w:rPrChange>
        </w:rPr>
        <w:t>Front. Public Health</w:t>
      </w:r>
      <w:r w:rsidRPr="00BF5977">
        <w:rPr>
          <w:lang w:val="en-GB"/>
          <w:rPrChange w:id="529" w:author="GASTALDI Chiara (JRC-ISPRA)" w:date="2025-04-01T11:46:00Z">
            <w:rPr/>
          </w:rPrChange>
        </w:rPr>
        <w:t>, vol. 10, p. 831097, Jul. 2022, doi: 10.3389/fpubh.2022.831097.</w:t>
      </w:r>
    </w:p>
    <w:p w14:paraId="3C6B4E10" w14:textId="77777777" w:rsidR="00BF5977" w:rsidRPr="00BF5977" w:rsidRDefault="00BF5977" w:rsidP="00BF5977">
      <w:pPr>
        <w:pStyle w:val="Bibliography"/>
        <w:rPr>
          <w:lang w:val="en-GB"/>
          <w:rPrChange w:id="530" w:author="GASTALDI Chiara (JRC-ISPRA)" w:date="2025-04-01T11:46:00Z">
            <w:rPr/>
          </w:rPrChange>
        </w:rPr>
      </w:pPr>
      <w:r w:rsidRPr="00BF5977">
        <w:rPr>
          <w:lang w:val="en-GB"/>
          <w:rPrChange w:id="531" w:author="GASTALDI Chiara (JRC-ISPRA)" w:date="2025-04-01T11:46:00Z">
            <w:rPr/>
          </w:rPrChange>
        </w:rPr>
        <w:t>[30]</w:t>
      </w:r>
      <w:r w:rsidRPr="00BF5977">
        <w:rPr>
          <w:lang w:val="en-GB"/>
          <w:rPrChange w:id="532" w:author="GASTALDI Chiara (JRC-ISPRA)" w:date="2025-04-01T11:46:00Z">
            <w:rPr/>
          </w:rPrChange>
        </w:rPr>
        <w:tab/>
        <w:t>A. Meinen, S. Tomczyk, F. N. Wiegand, M. Abu Sin, T. Eckmanns, and S. Haller, ‘Antimicrobial resistance in Germany and Europe – A systematic review on the increasing threat accelerated by climate change’, Jun. 2023, doi: 10.25646/11404.</w:t>
      </w:r>
    </w:p>
    <w:p w14:paraId="7B9E89A9" w14:textId="77777777" w:rsidR="00BF5977" w:rsidRPr="00BF5977" w:rsidRDefault="00BF5977" w:rsidP="00BF5977">
      <w:pPr>
        <w:pStyle w:val="Bibliography"/>
        <w:rPr>
          <w:lang w:val="en-GB"/>
          <w:rPrChange w:id="533" w:author="GASTALDI Chiara (JRC-ISPRA)" w:date="2025-04-01T11:46:00Z">
            <w:rPr/>
          </w:rPrChange>
        </w:rPr>
      </w:pPr>
      <w:r w:rsidRPr="00BF5977">
        <w:rPr>
          <w:lang w:val="en-GB"/>
          <w:rPrChange w:id="534" w:author="GASTALDI Chiara (JRC-ISPRA)" w:date="2025-04-01T11:46:00Z">
            <w:rPr/>
          </w:rPrChange>
        </w:rPr>
        <w:t>[31]</w:t>
      </w:r>
      <w:r w:rsidRPr="00BF5977">
        <w:rPr>
          <w:lang w:val="en-GB"/>
          <w:rPrChange w:id="535" w:author="GASTALDI Chiara (JRC-ISPRA)" w:date="2025-04-01T11:46:00Z">
            <w:rPr/>
          </w:rPrChange>
        </w:rPr>
        <w:tab/>
        <w:t>‘What is fuelling the world’s antimicrobial resistance crisis?’ Accessed: Mar. 27, 2025. [Online]. Available: https://www.unep.org/news-and-stories/story/what-fuelling-worlds-antimicrobial-resistance-crisis</w:t>
      </w:r>
    </w:p>
    <w:p w14:paraId="0C140E09" w14:textId="77777777" w:rsidR="00BF5977" w:rsidRPr="00BF5977" w:rsidRDefault="00BF5977" w:rsidP="00BF5977">
      <w:pPr>
        <w:pStyle w:val="Bibliography"/>
        <w:rPr>
          <w:lang w:val="en-GB"/>
          <w:rPrChange w:id="536" w:author="GASTALDI Chiara (JRC-ISPRA)" w:date="2025-04-01T11:46:00Z">
            <w:rPr/>
          </w:rPrChange>
        </w:rPr>
      </w:pPr>
      <w:r w:rsidRPr="00BF5977">
        <w:rPr>
          <w:lang w:val="en-GB"/>
          <w:rPrChange w:id="537" w:author="GASTALDI Chiara (JRC-ISPRA)" w:date="2025-04-01T11:46:00Z">
            <w:rPr/>
          </w:rPrChange>
        </w:rPr>
        <w:t>[32]</w:t>
      </w:r>
      <w:r w:rsidRPr="00BF5977">
        <w:rPr>
          <w:lang w:val="en-GB"/>
          <w:rPrChange w:id="538" w:author="GASTALDI Chiara (JRC-ISPRA)" w:date="2025-04-01T11:46:00Z">
            <w:rPr/>
          </w:rPrChange>
        </w:rPr>
        <w:tab/>
        <w:t xml:space="preserve">R. Magnano San Lio, G. Favara, A. Maugeri, M. Barchitta, and A. Agodi, ‘How Antimicrobial Resistance Is Linked to Climate Change: An Overview of Two Intertwined Global Challenges’, </w:t>
      </w:r>
      <w:r w:rsidRPr="00BF5977">
        <w:rPr>
          <w:i/>
          <w:iCs/>
          <w:lang w:val="en-GB"/>
          <w:rPrChange w:id="539" w:author="GASTALDI Chiara (JRC-ISPRA)" w:date="2025-04-01T11:46:00Z">
            <w:rPr>
              <w:i/>
              <w:iCs/>
            </w:rPr>
          </w:rPrChange>
        </w:rPr>
        <w:t>IJERPH</w:t>
      </w:r>
      <w:r w:rsidRPr="00BF5977">
        <w:rPr>
          <w:lang w:val="en-GB"/>
          <w:rPrChange w:id="540" w:author="GASTALDI Chiara (JRC-ISPRA)" w:date="2025-04-01T11:46:00Z">
            <w:rPr/>
          </w:rPrChange>
        </w:rPr>
        <w:t>, vol. 20, no. 3, p. 1681, Jan. 2023, doi: 10.3390/ijerph20031681.</w:t>
      </w:r>
    </w:p>
    <w:p w14:paraId="786B29A3" w14:textId="77777777" w:rsidR="00BF5977" w:rsidRPr="00BF5977" w:rsidRDefault="00BF5977" w:rsidP="00BF5977">
      <w:pPr>
        <w:pStyle w:val="Bibliography"/>
        <w:rPr>
          <w:lang w:val="en-GB"/>
          <w:rPrChange w:id="541" w:author="GASTALDI Chiara (JRC-ISPRA)" w:date="2025-04-01T11:46:00Z">
            <w:rPr/>
          </w:rPrChange>
        </w:rPr>
      </w:pPr>
      <w:r w:rsidRPr="00BF5977">
        <w:rPr>
          <w:lang w:val="en-GB"/>
          <w:rPrChange w:id="542" w:author="GASTALDI Chiara (JRC-ISPRA)" w:date="2025-04-01T11:46:00Z">
            <w:rPr/>
          </w:rPrChange>
        </w:rPr>
        <w:t>[33]</w:t>
      </w:r>
      <w:r w:rsidRPr="00BF5977">
        <w:rPr>
          <w:lang w:val="en-GB"/>
          <w:rPrChange w:id="543" w:author="GASTALDI Chiara (JRC-ISPRA)" w:date="2025-04-01T11:46:00Z">
            <w:rPr/>
          </w:rPrChange>
        </w:rPr>
        <w:tab/>
        <w:t xml:space="preserve">H. E. J. Kaba, E. Kuhlmann, and S. Scheithauer, ‘Thinking outside the box: Association of antimicrobial resistance with climate warming in Europe – A 30 country observational study’, </w:t>
      </w:r>
      <w:r w:rsidRPr="00BF5977">
        <w:rPr>
          <w:i/>
          <w:iCs/>
          <w:lang w:val="en-GB"/>
          <w:rPrChange w:id="544" w:author="GASTALDI Chiara (JRC-ISPRA)" w:date="2025-04-01T11:46:00Z">
            <w:rPr>
              <w:i/>
              <w:iCs/>
            </w:rPr>
          </w:rPrChange>
        </w:rPr>
        <w:t>International Journal of Hygiene and Environmental Health</w:t>
      </w:r>
      <w:r w:rsidRPr="00BF5977">
        <w:rPr>
          <w:lang w:val="en-GB"/>
          <w:rPrChange w:id="545" w:author="GASTALDI Chiara (JRC-ISPRA)" w:date="2025-04-01T11:46:00Z">
            <w:rPr/>
          </w:rPrChange>
        </w:rPr>
        <w:t>, vol. 223, no. 1, pp. 151–158, Jan. 2020, doi: 10.1016/j.ijheh.2019.09.008.</w:t>
      </w:r>
    </w:p>
    <w:p w14:paraId="42293F29" w14:textId="77777777" w:rsidR="00BF5977" w:rsidRPr="00BF5977" w:rsidRDefault="00BF5977" w:rsidP="00BF5977">
      <w:pPr>
        <w:pStyle w:val="Bibliography"/>
        <w:rPr>
          <w:lang w:val="en-GB"/>
          <w:rPrChange w:id="546" w:author="GASTALDI Chiara (JRC-ISPRA)" w:date="2025-04-01T11:46:00Z">
            <w:rPr/>
          </w:rPrChange>
        </w:rPr>
      </w:pPr>
      <w:r w:rsidRPr="00BF5977">
        <w:rPr>
          <w:lang w:val="en-GB"/>
          <w:rPrChange w:id="547" w:author="GASTALDI Chiara (JRC-ISPRA)" w:date="2025-04-01T11:46:00Z">
            <w:rPr/>
          </w:rPrChange>
        </w:rPr>
        <w:t>[34]</w:t>
      </w:r>
      <w:r w:rsidRPr="00BF5977">
        <w:rPr>
          <w:lang w:val="en-GB"/>
          <w:rPrChange w:id="548" w:author="GASTALDI Chiara (JRC-ISPRA)" w:date="2025-04-01T11:46:00Z">
            <w:rPr/>
          </w:rPrChange>
        </w:rPr>
        <w:tab/>
        <w:t xml:space="preserve">P. Kumar, L. Brander, M. Kumar, and P. Cuijpers, ‘Planetary Health and Mental Health Nexus: Benefit of Environmental Management’, </w:t>
      </w:r>
      <w:r w:rsidRPr="00BF5977">
        <w:rPr>
          <w:i/>
          <w:iCs/>
          <w:lang w:val="en-GB"/>
          <w:rPrChange w:id="549" w:author="GASTALDI Chiara (JRC-ISPRA)" w:date="2025-04-01T11:46:00Z">
            <w:rPr>
              <w:i/>
              <w:iCs/>
            </w:rPr>
          </w:rPrChange>
        </w:rPr>
        <w:t>agh</w:t>
      </w:r>
      <w:r w:rsidRPr="00BF5977">
        <w:rPr>
          <w:lang w:val="en-GB"/>
          <w:rPrChange w:id="550" w:author="GASTALDI Chiara (JRC-ISPRA)" w:date="2025-04-01T11:46:00Z">
            <w:rPr/>
          </w:rPrChange>
        </w:rPr>
        <w:t>, vol. 89, no. 1, p. 49, Jul. 2023, doi: 10.5334/aogh.4079.</w:t>
      </w:r>
    </w:p>
    <w:p w14:paraId="4368E5EE" w14:textId="77777777" w:rsidR="00BF5977" w:rsidRPr="00BF5977" w:rsidRDefault="00BF5977" w:rsidP="00BF5977">
      <w:pPr>
        <w:pStyle w:val="Bibliography"/>
        <w:rPr>
          <w:lang w:val="en-GB"/>
          <w:rPrChange w:id="551" w:author="GASTALDI Chiara (JRC-ISPRA)" w:date="2025-04-01T11:46:00Z">
            <w:rPr/>
          </w:rPrChange>
        </w:rPr>
      </w:pPr>
      <w:r w:rsidRPr="00BF5977">
        <w:rPr>
          <w:lang w:val="en-GB"/>
          <w:rPrChange w:id="552" w:author="GASTALDI Chiara (JRC-ISPRA)" w:date="2025-04-01T11:46:00Z">
            <w:rPr/>
          </w:rPrChange>
        </w:rPr>
        <w:t>[35]</w:t>
      </w:r>
      <w:r w:rsidRPr="00BF5977">
        <w:rPr>
          <w:lang w:val="en-GB"/>
          <w:rPrChange w:id="553" w:author="GASTALDI Chiara (JRC-ISPRA)" w:date="2025-04-01T11:46:00Z">
            <w:rPr/>
          </w:rPrChange>
        </w:rPr>
        <w:tab/>
        <w:t xml:space="preserve">J. Liu </w:t>
      </w:r>
      <w:r w:rsidRPr="00BF5977">
        <w:rPr>
          <w:i/>
          <w:iCs/>
          <w:lang w:val="en-GB"/>
          <w:rPrChange w:id="554" w:author="GASTALDI Chiara (JRC-ISPRA)" w:date="2025-04-01T11:46:00Z">
            <w:rPr>
              <w:i/>
              <w:iCs/>
            </w:rPr>
          </w:rPrChange>
        </w:rPr>
        <w:t>et al.</w:t>
      </w:r>
      <w:r w:rsidRPr="00BF5977">
        <w:rPr>
          <w:lang w:val="en-GB"/>
          <w:rPrChange w:id="555" w:author="GASTALDI Chiara (JRC-ISPRA)" w:date="2025-04-01T11:46:00Z">
            <w:rPr/>
          </w:rPrChange>
        </w:rPr>
        <w:t xml:space="preserve">, ‘Is there an association between hot weather and poor mental health outcomes? A systematic review and meta-analysis’, </w:t>
      </w:r>
      <w:r w:rsidRPr="00BF5977">
        <w:rPr>
          <w:i/>
          <w:iCs/>
          <w:lang w:val="en-GB"/>
          <w:rPrChange w:id="556" w:author="GASTALDI Chiara (JRC-ISPRA)" w:date="2025-04-01T11:46:00Z">
            <w:rPr>
              <w:i/>
              <w:iCs/>
            </w:rPr>
          </w:rPrChange>
        </w:rPr>
        <w:t>Environment International</w:t>
      </w:r>
      <w:r w:rsidRPr="00BF5977">
        <w:rPr>
          <w:lang w:val="en-GB"/>
          <w:rPrChange w:id="557" w:author="GASTALDI Chiara (JRC-ISPRA)" w:date="2025-04-01T11:46:00Z">
            <w:rPr/>
          </w:rPrChange>
        </w:rPr>
        <w:t>, vol. 153, p. 106533, Aug. 2021, doi: 10.1016/j.envint.2021.106533.</w:t>
      </w:r>
    </w:p>
    <w:p w14:paraId="2A49B3BA" w14:textId="77777777" w:rsidR="00BF5977" w:rsidRPr="00BF5977" w:rsidRDefault="00BF5977" w:rsidP="00BF5977">
      <w:pPr>
        <w:pStyle w:val="Bibliography"/>
        <w:rPr>
          <w:lang w:val="en-GB"/>
          <w:rPrChange w:id="558" w:author="GASTALDI Chiara (JRC-ISPRA)" w:date="2025-04-01T11:46:00Z">
            <w:rPr/>
          </w:rPrChange>
        </w:rPr>
      </w:pPr>
      <w:r w:rsidRPr="00BF5977">
        <w:rPr>
          <w:lang w:val="en-GB"/>
          <w:rPrChange w:id="559" w:author="GASTALDI Chiara (JRC-ISPRA)" w:date="2025-04-01T11:46:00Z">
            <w:rPr/>
          </w:rPrChange>
        </w:rPr>
        <w:t>[36]</w:t>
      </w:r>
      <w:r w:rsidRPr="00BF5977">
        <w:rPr>
          <w:lang w:val="en-GB"/>
          <w:rPrChange w:id="560" w:author="GASTALDI Chiara (JRC-ISPRA)" w:date="2025-04-01T11:46:00Z">
            <w:rPr/>
          </w:rPrChange>
        </w:rPr>
        <w:tab/>
        <w:t xml:space="preserve">L. Brandt </w:t>
      </w:r>
      <w:r w:rsidRPr="00BF5977">
        <w:rPr>
          <w:i/>
          <w:iCs/>
          <w:lang w:val="en-GB"/>
          <w:rPrChange w:id="561" w:author="GASTALDI Chiara (JRC-ISPRA)" w:date="2025-04-01T11:46:00Z">
            <w:rPr>
              <w:i/>
              <w:iCs/>
            </w:rPr>
          </w:rPrChange>
        </w:rPr>
        <w:t>et al.</w:t>
      </w:r>
      <w:r w:rsidRPr="00BF5977">
        <w:rPr>
          <w:lang w:val="en-GB"/>
          <w:rPrChange w:id="562" w:author="GASTALDI Chiara (JRC-ISPRA)" w:date="2025-04-01T11:46:00Z">
            <w:rPr/>
          </w:rPrChange>
        </w:rPr>
        <w:t xml:space="preserve">, ‘Climate change and mental health: Position paper of the European Psychiatric Association’, </w:t>
      </w:r>
      <w:r w:rsidRPr="00BF5977">
        <w:rPr>
          <w:i/>
          <w:iCs/>
          <w:lang w:val="en-GB"/>
          <w:rPrChange w:id="563" w:author="GASTALDI Chiara (JRC-ISPRA)" w:date="2025-04-01T11:46:00Z">
            <w:rPr>
              <w:i/>
              <w:iCs/>
            </w:rPr>
          </w:rPrChange>
        </w:rPr>
        <w:t>Eur. Psychiatr.</w:t>
      </w:r>
      <w:r w:rsidRPr="00BF5977">
        <w:rPr>
          <w:lang w:val="en-GB"/>
          <w:rPrChange w:id="564" w:author="GASTALDI Chiara (JRC-ISPRA)" w:date="2025-04-01T11:46:00Z">
            <w:rPr/>
          </w:rPrChange>
        </w:rPr>
        <w:t>, vol. 67, no. 1, p. e41, 2024, doi: 10.1192/j.eurpsy.2024.1754.</w:t>
      </w:r>
    </w:p>
    <w:p w14:paraId="6880BF5C" w14:textId="77777777" w:rsidR="00BF5977" w:rsidRPr="00BF5977" w:rsidRDefault="00BF5977" w:rsidP="00BF5977">
      <w:pPr>
        <w:pStyle w:val="Bibliography"/>
        <w:rPr>
          <w:lang w:val="en-GB"/>
          <w:rPrChange w:id="565" w:author="GASTALDI Chiara (JRC-ISPRA)" w:date="2025-04-01T11:46:00Z">
            <w:rPr/>
          </w:rPrChange>
        </w:rPr>
      </w:pPr>
      <w:r w:rsidRPr="00BF5977">
        <w:rPr>
          <w:lang w:val="en-GB"/>
          <w:rPrChange w:id="566" w:author="GASTALDI Chiara (JRC-ISPRA)" w:date="2025-04-01T11:46:00Z">
            <w:rPr/>
          </w:rPrChange>
        </w:rPr>
        <w:t>[37]</w:t>
      </w:r>
      <w:r w:rsidRPr="00BF5977">
        <w:rPr>
          <w:lang w:val="en-GB"/>
          <w:rPrChange w:id="567" w:author="GASTALDI Chiara (JRC-ISPRA)" w:date="2025-04-01T11:46:00Z">
            <w:rPr/>
          </w:rPrChange>
        </w:rPr>
        <w:tab/>
        <w:t>M. F. H. Artiles, ‘The cascading effects of the Valencia floods: how public health faces the challenges of the disaster’, SMC España. Accessed: Mar. 27, 2025. [Online]. Available: https://sciencemediacentre.es/en/cascading-effects-valencia-floods-how-public-health-faces-challenges-disaster</w:t>
      </w:r>
    </w:p>
    <w:p w14:paraId="2E3A0FA1" w14:textId="77777777" w:rsidR="00BF5977" w:rsidRPr="00BF5977" w:rsidRDefault="00BF5977" w:rsidP="00BF5977">
      <w:pPr>
        <w:pStyle w:val="Bibliography"/>
        <w:rPr>
          <w:lang w:val="en-GB"/>
          <w:rPrChange w:id="568" w:author="GASTALDI Chiara (JRC-ISPRA)" w:date="2025-04-01T11:46:00Z">
            <w:rPr/>
          </w:rPrChange>
        </w:rPr>
      </w:pPr>
      <w:r w:rsidRPr="00BF5977">
        <w:rPr>
          <w:lang w:val="en-GB"/>
          <w:rPrChange w:id="569" w:author="GASTALDI Chiara (JRC-ISPRA)" w:date="2025-04-01T11:46:00Z">
            <w:rPr/>
          </w:rPrChange>
        </w:rPr>
        <w:t>[38]</w:t>
      </w:r>
      <w:r w:rsidRPr="00BF5977">
        <w:rPr>
          <w:lang w:val="en-GB"/>
          <w:rPrChange w:id="570" w:author="GASTALDI Chiara (JRC-ISPRA)" w:date="2025-04-01T11:46:00Z">
            <w:rPr/>
          </w:rPrChange>
        </w:rPr>
        <w:tab/>
        <w:t xml:space="preserve">K. Jeevan Jyoti, K. Atul, and T. Manjusha, ‘Permafrost Thawing: A New Potential Risk for the Human Health’, </w:t>
      </w:r>
      <w:r w:rsidRPr="00BF5977">
        <w:rPr>
          <w:i/>
          <w:iCs/>
          <w:lang w:val="en-GB"/>
          <w:rPrChange w:id="571" w:author="GASTALDI Chiara (JRC-ISPRA)" w:date="2025-04-01T11:46:00Z">
            <w:rPr>
              <w:i/>
              <w:iCs/>
            </w:rPr>
          </w:rPrChange>
        </w:rPr>
        <w:t>Applied Ecology and Environmental Sciences</w:t>
      </w:r>
      <w:r w:rsidRPr="00BF5977">
        <w:rPr>
          <w:lang w:val="en-GB"/>
          <w:rPrChange w:id="572" w:author="GASTALDI Chiara (JRC-ISPRA)" w:date="2025-04-01T11:46:00Z">
            <w:rPr/>
          </w:rPrChange>
        </w:rPr>
        <w:t>, vol. 11, no. 2, pp. 54–55, May 2023, doi: 10.12691/aees-11-2-2.</w:t>
      </w:r>
    </w:p>
    <w:p w14:paraId="047659DA" w14:textId="77777777" w:rsidR="00BF5977" w:rsidRPr="00BF5977" w:rsidRDefault="00BF5977" w:rsidP="00BF5977">
      <w:pPr>
        <w:pStyle w:val="Bibliography"/>
        <w:rPr>
          <w:lang w:val="en-GB"/>
          <w:rPrChange w:id="573" w:author="GASTALDI Chiara (JRC-ISPRA)" w:date="2025-04-01T11:46:00Z">
            <w:rPr/>
          </w:rPrChange>
        </w:rPr>
      </w:pPr>
      <w:r w:rsidRPr="00BF5977">
        <w:rPr>
          <w:lang w:val="en-GB"/>
          <w:rPrChange w:id="574" w:author="GASTALDI Chiara (JRC-ISPRA)" w:date="2025-04-01T11:46:00Z">
            <w:rPr/>
          </w:rPrChange>
        </w:rPr>
        <w:t>[39]</w:t>
      </w:r>
      <w:r w:rsidRPr="00BF5977">
        <w:rPr>
          <w:lang w:val="en-GB"/>
          <w:rPrChange w:id="575" w:author="GASTALDI Chiara (JRC-ISPRA)" w:date="2025-04-01T11:46:00Z">
            <w:rPr/>
          </w:rPrChange>
        </w:rPr>
        <w:tab/>
        <w:t xml:space="preserve">R. Wu, G. Trubl, N. Taş, and J. K. Jansson, ‘Permafrost as a potential pathogen reservoir’, </w:t>
      </w:r>
      <w:r w:rsidRPr="00BF5977">
        <w:rPr>
          <w:i/>
          <w:iCs/>
          <w:lang w:val="en-GB"/>
          <w:rPrChange w:id="576" w:author="GASTALDI Chiara (JRC-ISPRA)" w:date="2025-04-01T11:46:00Z">
            <w:rPr>
              <w:i/>
              <w:iCs/>
            </w:rPr>
          </w:rPrChange>
        </w:rPr>
        <w:t>One Earth</w:t>
      </w:r>
      <w:r w:rsidRPr="00BF5977">
        <w:rPr>
          <w:lang w:val="en-GB"/>
          <w:rPrChange w:id="577" w:author="GASTALDI Chiara (JRC-ISPRA)" w:date="2025-04-01T11:46:00Z">
            <w:rPr/>
          </w:rPrChange>
        </w:rPr>
        <w:t>, vol. 5, no. 4, pp. 351–360, Apr. 2022, doi: 10.1016/j.oneear.2022.03.010.</w:t>
      </w:r>
    </w:p>
    <w:p w14:paraId="4B61A2D0" w14:textId="77777777" w:rsidR="00BF5977" w:rsidRPr="00BF5977" w:rsidRDefault="00BF5977" w:rsidP="00BF5977">
      <w:pPr>
        <w:pStyle w:val="Bibliography"/>
        <w:rPr>
          <w:lang w:val="en-GB"/>
          <w:rPrChange w:id="578" w:author="GASTALDI Chiara (JRC-ISPRA)" w:date="2025-04-01T11:46:00Z">
            <w:rPr/>
          </w:rPrChange>
        </w:rPr>
      </w:pPr>
      <w:r w:rsidRPr="00BF5977">
        <w:rPr>
          <w:lang w:val="en-GB"/>
          <w:rPrChange w:id="579" w:author="GASTALDI Chiara (JRC-ISPRA)" w:date="2025-04-01T11:46:00Z">
            <w:rPr/>
          </w:rPrChange>
        </w:rPr>
        <w:t>[40]</w:t>
      </w:r>
      <w:r w:rsidRPr="00BF5977">
        <w:rPr>
          <w:lang w:val="en-GB"/>
          <w:rPrChange w:id="580" w:author="GASTALDI Chiara (JRC-ISPRA)" w:date="2025-04-01T11:46:00Z">
            <w:rPr/>
          </w:rPrChange>
        </w:rPr>
        <w:tab/>
        <w:t xml:space="preserve">L. Marelli </w:t>
      </w:r>
      <w:r w:rsidRPr="00BF5977">
        <w:rPr>
          <w:i/>
          <w:iCs/>
          <w:lang w:val="en-GB"/>
          <w:rPrChange w:id="581" w:author="GASTALDI Chiara (JRC-ISPRA)" w:date="2025-04-01T11:46:00Z">
            <w:rPr>
              <w:i/>
              <w:iCs/>
            </w:rPr>
          </w:rPrChange>
        </w:rPr>
        <w:t>et al.</w:t>
      </w:r>
      <w:r w:rsidRPr="00BF5977">
        <w:rPr>
          <w:lang w:val="en-GB"/>
          <w:rPrChange w:id="582" w:author="GASTALDI Chiara (JRC-ISPRA)" w:date="2025-04-01T11:46:00Z">
            <w:rPr/>
          </w:rPrChange>
        </w:rPr>
        <w:t>, ‘Delivering the EU Green Deal - Progress towards targets’, European Commission: Joint Research Centre, Luxembourg, JRC140372, Jan. 2025. doi: 10.2760/3105205.</w:t>
      </w:r>
    </w:p>
    <w:p w14:paraId="7BAFDC40" w14:textId="77777777" w:rsidR="00BF5977" w:rsidRPr="00BF5977" w:rsidRDefault="00BF5977" w:rsidP="00BF5977">
      <w:pPr>
        <w:pStyle w:val="Bibliography"/>
        <w:rPr>
          <w:lang w:val="en-GB"/>
          <w:rPrChange w:id="583" w:author="GASTALDI Chiara (JRC-ISPRA)" w:date="2025-04-01T11:46:00Z">
            <w:rPr/>
          </w:rPrChange>
        </w:rPr>
      </w:pPr>
      <w:r w:rsidRPr="00BF5977">
        <w:rPr>
          <w:lang w:val="en-GB"/>
          <w:rPrChange w:id="584" w:author="GASTALDI Chiara (JRC-ISPRA)" w:date="2025-04-01T11:46:00Z">
            <w:rPr/>
          </w:rPrChange>
        </w:rPr>
        <w:t>[41]</w:t>
      </w:r>
      <w:r w:rsidRPr="00BF5977">
        <w:rPr>
          <w:lang w:val="en-GB"/>
          <w:rPrChange w:id="585" w:author="GASTALDI Chiara (JRC-ISPRA)" w:date="2025-04-01T11:46:00Z">
            <w:rPr/>
          </w:rPrChange>
        </w:rPr>
        <w:tab/>
        <w:t>European Commission, ‘Delivering on the UN’s Sustainable Development Goals – A comprehensive approach’. Nov. 18, 2020. [Online]. Available: https://data.consilium.europa.eu/doc/document/ST-13120-2020-INIT/en/pdf</w:t>
      </w:r>
    </w:p>
    <w:p w14:paraId="24A18986" w14:textId="77777777" w:rsidR="00BF5977" w:rsidRPr="00BF5977" w:rsidRDefault="00BF5977" w:rsidP="00BF5977">
      <w:pPr>
        <w:pStyle w:val="Bibliography"/>
        <w:rPr>
          <w:lang w:val="en-GB"/>
          <w:rPrChange w:id="586" w:author="GASTALDI Chiara (JRC-ISPRA)" w:date="2025-04-01T11:46:00Z">
            <w:rPr/>
          </w:rPrChange>
        </w:rPr>
      </w:pPr>
      <w:r w:rsidRPr="00BF5977">
        <w:rPr>
          <w:lang w:val="en-GB"/>
          <w:rPrChange w:id="587" w:author="GASTALDI Chiara (JRC-ISPRA)" w:date="2025-04-01T11:46:00Z">
            <w:rPr/>
          </w:rPrChange>
        </w:rPr>
        <w:t>[42]</w:t>
      </w:r>
      <w:r w:rsidRPr="00BF5977">
        <w:rPr>
          <w:lang w:val="en-GB"/>
          <w:rPrChange w:id="588" w:author="GASTALDI Chiara (JRC-ISPRA)" w:date="2025-04-01T11:46:00Z">
            <w:rPr/>
          </w:rPrChange>
        </w:rPr>
        <w:tab/>
        <w:t>United Nations, ‘The Sustainable Development Goals Report 2024’. Accessed: Mar. 27, 2025. [Online]. Available: https://unstats.un.org/sdgs/report/2024/</w:t>
      </w:r>
    </w:p>
    <w:p w14:paraId="6425A056" w14:textId="77777777" w:rsidR="00BF5977" w:rsidRPr="00BF5977" w:rsidRDefault="00BF5977" w:rsidP="00BF5977">
      <w:pPr>
        <w:pStyle w:val="Bibliography"/>
        <w:rPr>
          <w:lang w:val="en-GB"/>
          <w:rPrChange w:id="589" w:author="GASTALDI Chiara (JRC-ISPRA)" w:date="2025-04-01T11:46:00Z">
            <w:rPr/>
          </w:rPrChange>
        </w:rPr>
      </w:pPr>
      <w:r w:rsidRPr="00BF5977">
        <w:rPr>
          <w:lang w:val="en-GB"/>
          <w:rPrChange w:id="590" w:author="GASTALDI Chiara (JRC-ISPRA)" w:date="2025-04-01T11:46:00Z">
            <w:rPr/>
          </w:rPrChange>
        </w:rPr>
        <w:t>[43]</w:t>
      </w:r>
      <w:r w:rsidRPr="00BF5977">
        <w:rPr>
          <w:lang w:val="en-GB"/>
          <w:rPrChange w:id="591" w:author="GASTALDI Chiara (JRC-ISPRA)" w:date="2025-04-01T11:46:00Z">
            <w:rPr/>
          </w:rPrChange>
        </w:rPr>
        <w:tab/>
        <w:t xml:space="preserve">European Commission. Statistical Office of the European Union., </w:t>
      </w:r>
      <w:r w:rsidRPr="00BF5977">
        <w:rPr>
          <w:i/>
          <w:iCs/>
          <w:lang w:val="en-GB"/>
          <w:rPrChange w:id="592" w:author="GASTALDI Chiara (JRC-ISPRA)" w:date="2025-04-01T11:46:00Z">
            <w:rPr>
              <w:i/>
              <w:iCs/>
            </w:rPr>
          </w:rPrChange>
        </w:rPr>
        <w:t>Sustainable development in the European Union: monitoring report on progress towards the SDGs in an EU context : 2024 edition.</w:t>
      </w:r>
      <w:r w:rsidRPr="00BF5977">
        <w:rPr>
          <w:lang w:val="en-GB"/>
          <w:rPrChange w:id="593" w:author="GASTALDI Chiara (JRC-ISPRA)" w:date="2025-04-01T11:46:00Z">
            <w:rPr/>
          </w:rPrChange>
        </w:rPr>
        <w:t xml:space="preserve"> LU: Publications Office, 2024. Accessed: Mar. 27, 2025. [Online]. Available: https://data.europa.eu/doi/10.2785/98370</w:t>
      </w:r>
    </w:p>
    <w:p w14:paraId="1284E819" w14:textId="77777777" w:rsidR="00BF5977" w:rsidRPr="00BF5977" w:rsidRDefault="1AF325AD" w:rsidP="00BF5977">
      <w:pPr>
        <w:pStyle w:val="Bibliography"/>
        <w:rPr>
          <w:lang w:val="en-GB"/>
          <w:rPrChange w:id="594" w:author="GASTALDI Chiara (JRC-ISPRA)" w:date="2025-04-01T11:46:00Z">
            <w:rPr/>
          </w:rPrChange>
        </w:rPr>
      </w:pPr>
      <w:r w:rsidRPr="01DC4D3B">
        <w:rPr>
          <w:lang w:val="en-GB"/>
          <w:rPrChange w:id="595" w:author="GASTALDI Chiara (JRC-ISPRA)" w:date="2025-04-01T11:46:00Z">
            <w:rPr/>
          </w:rPrChange>
        </w:rPr>
        <w:t>[44]</w:t>
      </w:r>
      <w:r w:rsidR="00BF5977" w:rsidRPr="00DE3D6D">
        <w:rPr>
          <w:lang w:val="en-GB"/>
          <w:rPrChange w:id="596" w:author="BARBERO VIGNOLA Giulia (JRC-ISPRA)" w:date="2025-04-17T14:29:00Z">
            <w:rPr/>
          </w:rPrChange>
        </w:rPr>
        <w:tab/>
      </w:r>
      <w:r w:rsidRPr="01DC4D3B">
        <w:rPr>
          <w:lang w:val="en-GB"/>
          <w:rPrChange w:id="597" w:author="GASTALDI Chiara (JRC-ISPRA)" w:date="2025-04-01T11:46:00Z">
            <w:rPr/>
          </w:rPrChange>
        </w:rPr>
        <w:t>G. Lafortune, L. Fuller, A. Kloke-Lesch, P. Koundouri, and A. Riccaboni, ‘European Elections, Europe’s Future and the Sustainable Development Goals. Europe Sustainable Development Report 2023/24’, SDSN and SDSN Europe. Paris: SDSN, Dublin: Dublin University Press, 2024. doi: 10.25546/104407.</w:t>
      </w:r>
    </w:p>
    <w:p w14:paraId="3D3A14BD" w14:textId="68D1A433" w:rsidR="01DC4D3B" w:rsidRPr="00DE3D6D" w:rsidRDefault="01DC4D3B">
      <w:pPr>
        <w:rPr>
          <w:lang w:val="en-GB"/>
          <w:rPrChange w:id="598" w:author="BARBERO VIGNOLA Giulia (JRC-ISPRA)" w:date="2025-04-17T14:29:00Z">
            <w:rPr/>
          </w:rPrChange>
        </w:rPr>
      </w:pPr>
      <w:r w:rsidRPr="00DE3D6D">
        <w:rPr>
          <w:lang w:val="en-GB"/>
          <w:rPrChange w:id="599" w:author="BARBERO VIGNOLA Giulia (JRC-ISPRA)" w:date="2025-04-17T14:29:00Z">
            <w:rPr/>
          </w:rPrChange>
        </w:rPr>
        <w:br w:type="page"/>
      </w:r>
    </w:p>
    <w:p w14:paraId="19A2C4D2" w14:textId="77F2F973" w:rsidR="00741C2E" w:rsidRPr="00552016" w:rsidRDefault="001720A6" w:rsidP="01DC4D3B">
      <w:pPr>
        <w:spacing w:beforeAutospacing="1" w:afterAutospacing="1" w:line="240" w:lineRule="auto"/>
        <w:rPr>
          <w:rFonts w:ascii="EC Square Sans Pro" w:eastAsia="Times New Roman" w:hAnsi="EC Square Sans Pro" w:cs="Times New Roman"/>
          <w:color w:val="000000" w:themeColor="text1"/>
          <w:sz w:val="20"/>
          <w:szCs w:val="20"/>
          <w:lang w:val="en-GB"/>
        </w:rPr>
      </w:pPr>
      <w:r w:rsidRPr="01DC4D3B">
        <w:rPr>
          <w:rFonts w:ascii="EC Square Sans Pro" w:eastAsia="Times New Roman" w:hAnsi="EC Square Sans Pro" w:cs="Times New Roman"/>
          <w:color w:val="000000" w:themeColor="text1"/>
          <w:sz w:val="20"/>
          <w:szCs w:val="20"/>
          <w:lang w:val="en-GB"/>
        </w:rPr>
        <w:fldChar w:fldCharType="end"/>
      </w:r>
      <w:ins w:id="600" w:author="BARBERO VIGNOLA Giulia (JRC-ISPRA)" w:date="2025-04-08T14:03:00Z">
        <w:r w:rsidR="33AA5CE6" w:rsidRPr="01DC4D3B">
          <w:rPr>
            <w:rFonts w:ascii="EC Square Sans Pro" w:eastAsia="Times New Roman" w:hAnsi="EC Square Sans Pro" w:cs="Times New Roman"/>
            <w:color w:val="000000" w:themeColor="text1"/>
            <w:sz w:val="20"/>
            <w:szCs w:val="20"/>
            <w:lang w:val="it-IT"/>
          </w:rPr>
          <w:t xml:space="preserve">Annex. </w:t>
        </w:r>
      </w:ins>
    </w:p>
    <w:sectPr w:rsidR="00741C2E" w:rsidRPr="00552016">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6" w:author="PASQUALINO Roberto (JRC-ISPRA)" w:date="2025-04-08T13:39:00Z" w:initials="P(">
    <w:p w14:paraId="547D77E6" w14:textId="783FA8AA" w:rsidR="186CD2F3" w:rsidRPr="00DE3D6D" w:rsidRDefault="00DE3D6D">
      <w:pPr>
        <w:pStyle w:val="CommentText"/>
        <w:rPr>
          <w:lang w:val="en-GB"/>
        </w:rPr>
      </w:pPr>
      <w:r>
        <w:rPr>
          <w:rStyle w:val="CommentReference"/>
        </w:rPr>
        <w:annotationRef/>
      </w:r>
      <w:r>
        <w:fldChar w:fldCharType="begin"/>
      </w:r>
      <w:r w:rsidRPr="00DE3D6D">
        <w:rPr>
          <w:lang w:val="en-GB"/>
        </w:rPr>
        <w:instrText xml:space="preserve"> HYPERLINK "mailto:Giulia.BARBERO-VIGNOLA@ec.europa.eu"</w:instrText>
      </w:r>
      <w:bookmarkStart w:id="8" w:name="_@_5B470CB97F5B40DCAE7DD294023A6D90Z"/>
      <w:r>
        <w:fldChar w:fldCharType="separate"/>
      </w:r>
      <w:bookmarkEnd w:id="8"/>
      <w:r w:rsidRPr="00DE3D6D">
        <w:rPr>
          <w:rStyle w:val="Mention"/>
          <w:noProof/>
          <w:lang w:val="en-GB"/>
        </w:rPr>
        <w:t>@BARBERO VIGNOLA Giulia (JRC-ISPRA)</w:t>
      </w:r>
      <w:r>
        <w:fldChar w:fldCharType="end"/>
      </w:r>
      <w:r w:rsidRPr="00DE3D6D">
        <w:rPr>
          <w:lang w:val="en-GB"/>
        </w:rPr>
        <w:t xml:space="preserve"> Hi Giulia, may it be helpful to add the zotero reference to the Report 1 here?</w:t>
      </w:r>
    </w:p>
    <w:p w14:paraId="771D50DF" w14:textId="7BDB688A" w:rsidR="16EE7E94" w:rsidRPr="00DE3D6D" w:rsidRDefault="00DE3D6D">
      <w:pPr>
        <w:pStyle w:val="CommentText"/>
        <w:rPr>
          <w:lang w:val="en-GB"/>
        </w:rPr>
      </w:pPr>
    </w:p>
    <w:p w14:paraId="56CBB3AE" w14:textId="2BBB88AA" w:rsidR="66CD1753" w:rsidRPr="00DE3D6D" w:rsidRDefault="00DE3D6D">
      <w:pPr>
        <w:pStyle w:val="CommentText"/>
        <w:rPr>
          <w:lang w:val="en-GB"/>
        </w:rPr>
      </w:pPr>
      <w:r w:rsidRPr="00DE3D6D">
        <w:rPr>
          <w:lang w:val="en-GB"/>
        </w:rPr>
        <w:t>At the moment it is listed as ref #40 in the ref list, but it may be good to have it among the top ones, just following on the Strategy agenda and draghi reports.</w:t>
      </w:r>
    </w:p>
    <w:p w14:paraId="38725221" w14:textId="4A93D8E6" w:rsidR="1D4A0904" w:rsidRPr="00DE3D6D" w:rsidRDefault="00DE3D6D">
      <w:pPr>
        <w:pStyle w:val="CommentText"/>
        <w:rPr>
          <w:lang w:val="en-GB"/>
        </w:rPr>
      </w:pPr>
    </w:p>
    <w:p w14:paraId="329B912E" w14:textId="4D539C4E" w:rsidR="1982D490" w:rsidRPr="00DE3D6D" w:rsidRDefault="00DE3D6D">
      <w:pPr>
        <w:pStyle w:val="CommentText"/>
        <w:rPr>
          <w:lang w:val="en-GB"/>
        </w:rPr>
      </w:pPr>
      <w:r w:rsidRPr="00DE3D6D">
        <w:rPr>
          <w:lang w:val="en-GB"/>
        </w:rPr>
        <w:t>Just a sugg</w:t>
      </w:r>
      <w:r w:rsidRPr="00DE3D6D">
        <w:rPr>
          <w:lang w:val="en-GB"/>
        </w:rPr>
        <w:t>estion :)</w:t>
      </w:r>
    </w:p>
  </w:comment>
  <w:comment w:id="7" w:author="BARBERO VIGNOLA Giulia (JRC-ISPRA)" w:date="2025-04-08T14:55:00Z" w:initials="B(">
    <w:p w14:paraId="2EB66969" w14:textId="6CFCC573" w:rsidR="3CC941F8" w:rsidRDefault="00DE3D6D">
      <w:pPr>
        <w:pStyle w:val="CommentText"/>
      </w:pPr>
      <w:r>
        <w:rPr>
          <w:rStyle w:val="CommentReference"/>
        </w:rPr>
        <w:annotationRef/>
      </w:r>
      <w:r w:rsidRPr="00DE3D6D">
        <w:rPr>
          <w:lang w:val="en-GB"/>
        </w:rPr>
        <w:t xml:space="preserve">sure, good suggestion! and also the reference was missing here. I'll add it in zotero, as soon I can open the file in app. </w:t>
      </w:r>
      <w:r w:rsidRPr="1B5F0426">
        <w:t>Thanks</w:t>
      </w:r>
    </w:p>
    <w:p w14:paraId="00D0ADEB" w14:textId="4E9EB9E2" w:rsidR="7104DFC6" w:rsidRDefault="00DE3D6D">
      <w:pPr>
        <w:pStyle w:val="CommentText"/>
      </w:pPr>
      <w:r w:rsidRPr="729D5045">
        <w:t xml:space="preserve">FYI </w:t>
      </w:r>
      <w:r>
        <w:fldChar w:fldCharType="begin"/>
      </w:r>
      <w:r>
        <w:instrText xml:space="preserve"> HYPERLINK "mailto:Chiara.GASTALDI@ec.europa.eu"</w:instrText>
      </w:r>
      <w:bookmarkStart w:id="9" w:name="_@_E2D47A86A2E341AF88BA5C7B5278EDD1Z"/>
      <w:r>
        <w:fldChar w:fldCharType="separate"/>
      </w:r>
      <w:bookmarkEnd w:id="9"/>
      <w:r w:rsidRPr="750359B6">
        <w:rPr>
          <w:rStyle w:val="Mention"/>
          <w:noProof/>
        </w:rPr>
        <w:t>@GASTALDI Chiara (JRC-ISPRA)</w:t>
      </w:r>
      <w:r>
        <w:fldChar w:fldCharType="end"/>
      </w:r>
      <w:r w:rsidRPr="1CF0A085">
        <w:t xml:space="preserve"> </w:t>
      </w:r>
    </w:p>
  </w:comment>
  <w:comment w:id="14" w:author="BARBERO VIGNOLA Giulia (JRC-ISPRA)" w:date="2025-03-26T11:37:00Z" w:initials="BVG(">
    <w:p w14:paraId="0734C900" w14:textId="77777777" w:rsidR="00E118A0" w:rsidRDefault="00E118A0">
      <w:pPr>
        <w:pStyle w:val="CommentText"/>
        <w:rPr>
          <w:lang w:val="en-GB"/>
        </w:rPr>
      </w:pPr>
      <w:r>
        <w:rPr>
          <w:rStyle w:val="CommentReference"/>
        </w:rPr>
        <w:annotationRef/>
      </w:r>
      <w:r w:rsidRPr="00A86C18">
        <w:rPr>
          <w:lang w:val="en-GB"/>
        </w:rPr>
        <w:t>Add reference</w:t>
      </w:r>
      <w:r>
        <w:rPr>
          <w:lang w:val="en-GB"/>
        </w:rPr>
        <w:t>:</w:t>
      </w:r>
    </w:p>
    <w:p w14:paraId="7E6326E2" w14:textId="77777777" w:rsidR="00E118A0" w:rsidRDefault="00E118A0">
      <w:pPr>
        <w:pStyle w:val="CommentText"/>
        <w:rPr>
          <w:lang w:val="en-GB"/>
        </w:rPr>
      </w:pPr>
      <w:r w:rsidRPr="00A86C18">
        <w:rPr>
          <w:lang w:val="en-GB"/>
        </w:rPr>
        <w:t>T. M. Lenton, D.I. Armstrong McKay, S. Loriani, J.F. Abrams, S.J. Lade, J.F. Donges, M. Milkoreit, T. Powell, S.R. Smith, C. Zimm, J.E. Buxton, E. Bailey, L. Laybourn, A. Ghadiali, J.G. Dyke (eds), 2023, The Global Tipping Points Report 2023. University of Exeter, Exeter, UK.</w:t>
      </w:r>
    </w:p>
    <w:p w14:paraId="3B8DA03D" w14:textId="0B299FF3" w:rsidR="00E118A0" w:rsidRDefault="00DE3D6D">
      <w:pPr>
        <w:pStyle w:val="CommentText"/>
        <w:rPr>
          <w:lang w:val="en-GB"/>
        </w:rPr>
      </w:pPr>
      <w:hyperlink r:id="rId1" w:history="1">
        <w:r w:rsidR="00E118A0" w:rsidRPr="00AC4CCA">
          <w:rPr>
            <w:rStyle w:val="Hyperlink"/>
            <w:lang w:val="en-GB"/>
          </w:rPr>
          <w:t>https://report-2023.global-tipping-points.org/</w:t>
        </w:r>
      </w:hyperlink>
      <w:r w:rsidR="00E118A0">
        <w:rPr>
          <w:lang w:val="en-GB"/>
        </w:rPr>
        <w:t xml:space="preserve"> </w:t>
      </w:r>
      <w:r w:rsidR="00E118A0" w:rsidRPr="00A86C18">
        <w:rPr>
          <w:lang w:val="en-GB"/>
        </w:rPr>
        <w:t xml:space="preserve"> </w:t>
      </w:r>
    </w:p>
    <w:p w14:paraId="3C225786" w14:textId="77777777" w:rsidR="00E118A0" w:rsidRPr="00A86C18" w:rsidRDefault="00E118A0">
      <w:pPr>
        <w:pStyle w:val="CommentText"/>
        <w:rPr>
          <w:lang w:val="en-GB"/>
        </w:rPr>
      </w:pPr>
    </w:p>
  </w:comment>
  <w:comment w:id="15" w:author="BARBERO VIGNOLA Giulia (JRC-ISPRA)" w:date="2025-03-26T11:35:00Z" w:initials="BVG(">
    <w:p w14:paraId="49C35E54" w14:textId="41AF6057" w:rsidR="00E118A0" w:rsidRPr="00A86C18" w:rsidRDefault="00E118A0">
      <w:pPr>
        <w:pStyle w:val="CommentText"/>
        <w:rPr>
          <w:lang w:val="en-GB"/>
        </w:rPr>
      </w:pPr>
      <w:r>
        <w:rPr>
          <w:rStyle w:val="CommentReference"/>
        </w:rPr>
        <w:annotationRef/>
      </w:r>
      <w:r w:rsidRPr="00A86C18">
        <w:rPr>
          <w:lang w:val="en-GB"/>
        </w:rPr>
        <w:t xml:space="preserve">Add reference </w:t>
      </w:r>
      <w:r>
        <w:rPr>
          <w:lang w:val="en-GB"/>
        </w:rPr>
        <w:t>to the report and link to positive tipping points</w:t>
      </w:r>
      <w:r w:rsidRPr="00A86C18">
        <w:rPr>
          <w:lang w:val="en-GB"/>
        </w:rPr>
        <w:t>:</w:t>
      </w:r>
      <w:r>
        <w:rPr>
          <w:lang w:val="en-GB"/>
        </w:rPr>
        <w:t xml:space="preserve"> </w:t>
      </w:r>
      <w:hyperlink r:id="rId2" w:history="1">
        <w:r w:rsidRPr="00AC4CCA">
          <w:rPr>
            <w:rStyle w:val="Hyperlink"/>
            <w:rFonts w:ascii="Segoe UI" w:hAnsi="Segoe UI" w:cs="Segoe UI"/>
            <w:sz w:val="18"/>
            <w:szCs w:val="18"/>
            <w:shd w:val="clear" w:color="auto" w:fill="FFFFFF"/>
            <w:lang w:val="en-GB"/>
          </w:rPr>
          <w:t>https://global-tipping-points.org/section4/4-0-positive-tipping-points-in-technology-economy-and-society/</w:t>
        </w:r>
      </w:hyperlink>
      <w:r>
        <w:rPr>
          <w:rFonts w:ascii="Segoe UI" w:hAnsi="Segoe UI" w:cs="Segoe UI"/>
          <w:color w:val="000000"/>
          <w:sz w:val="18"/>
          <w:szCs w:val="18"/>
          <w:shd w:val="clear" w:color="auto" w:fill="FFFFFF"/>
          <w:lang w:val="en-GB"/>
        </w:rPr>
        <w:t xml:space="preserve"> </w:t>
      </w:r>
    </w:p>
  </w:comment>
  <w:comment w:id="22" w:author="GASTALDI Chiara (JRC-ISPRA)" w:date="2025-03-28T16:46:00Z" w:initials="GC(">
    <w:p w14:paraId="251F6D0F" w14:textId="2D8738D9" w:rsidR="00E118A0" w:rsidRPr="00DC75A8" w:rsidRDefault="00E118A0">
      <w:pPr>
        <w:pStyle w:val="CommentText"/>
        <w:rPr>
          <w:lang w:val="en-GB"/>
        </w:rPr>
      </w:pPr>
      <w:r>
        <w:rPr>
          <w:rStyle w:val="CommentReference"/>
        </w:rPr>
        <w:annotationRef/>
      </w:r>
      <w:r w:rsidRPr="00DC75A8">
        <w:rPr>
          <w:lang w:val="en-GB"/>
        </w:rPr>
        <w:t>Link doesn’t work</w:t>
      </w:r>
    </w:p>
  </w:comment>
  <w:comment w:id="23" w:author="GASTALDI Chiara (JRC-ISPRA)" w:date="2025-03-28T16:55:00Z" w:initials="GC(">
    <w:p w14:paraId="646C6C1C" w14:textId="02C70606" w:rsidR="00E118A0" w:rsidRPr="00DC75A8" w:rsidRDefault="00E118A0">
      <w:pPr>
        <w:pStyle w:val="CommentText"/>
        <w:rPr>
          <w:lang w:val="en-GB"/>
        </w:rPr>
      </w:pPr>
      <w:r>
        <w:rPr>
          <w:rStyle w:val="CommentReference"/>
        </w:rPr>
        <w:annotationRef/>
      </w:r>
      <w:r w:rsidRPr="00DC75A8">
        <w:rPr>
          <w:lang w:val="en-GB"/>
        </w:rPr>
        <w:t>https://www.cost.eu/cost-actions/what-are-cost-actions/</w:t>
      </w:r>
    </w:p>
  </w:comment>
  <w:comment w:id="24" w:author="MARELLI Luisa (JRC-ISPRA)" w:date="2025-04-03T11:12:00Z" w:initials="ML(">
    <w:p w14:paraId="0F3D6FDF" w14:textId="28C822D4" w:rsidR="00E118A0" w:rsidRPr="00E118A0" w:rsidRDefault="00E118A0">
      <w:pPr>
        <w:pStyle w:val="CommentText"/>
        <w:rPr>
          <w:lang w:val="en-GB"/>
        </w:rPr>
      </w:pPr>
      <w:r>
        <w:rPr>
          <w:rStyle w:val="CommentReference"/>
        </w:rPr>
        <w:annotationRef/>
      </w:r>
      <w:r w:rsidRPr="00E118A0">
        <w:rPr>
          <w:lang w:val="en-GB"/>
        </w:rPr>
        <w:t xml:space="preserve">TO BE CHECKED: link in the text bring to the </w:t>
      </w:r>
      <w:r>
        <w:rPr>
          <w:lang w:val="en-GB"/>
        </w:rPr>
        <w:t>Biodiversity Strategy. Link here above goes to COST actions,. Which have nothing to do with the text.</w:t>
      </w:r>
      <w:r>
        <w:rPr>
          <w:lang w:val="en-GB"/>
        </w:rPr>
        <w:br/>
        <w:t>Also, the sentence looks incomplete.</w:t>
      </w:r>
    </w:p>
  </w:comment>
  <w:comment w:id="27" w:author="Jose Barredo" w:date="2024-12-20T11:58:00Z" w:initials="JB">
    <w:p w14:paraId="22FB67AE" w14:textId="77777777" w:rsidR="00E118A0" w:rsidRPr="009B47BD" w:rsidRDefault="00E118A0" w:rsidP="009B47BD">
      <w:pPr>
        <w:pStyle w:val="CommentText"/>
        <w:rPr>
          <w:lang w:val="en-GB"/>
        </w:rPr>
      </w:pPr>
      <w:r>
        <w:rPr>
          <w:rStyle w:val="CommentReference"/>
        </w:rPr>
        <w:annotationRef/>
      </w:r>
      <w:r w:rsidRPr="009B47BD">
        <w:rPr>
          <w:lang w:val="en-GB"/>
        </w:rPr>
        <w:t>Just to let you know that the INCA project (implemented at JRC) delivered an estimate of the monetary value of ESS in Europe:</w:t>
      </w:r>
    </w:p>
    <w:p w14:paraId="21C54146" w14:textId="77777777" w:rsidR="00E118A0" w:rsidRPr="009B47BD" w:rsidRDefault="00DE3D6D" w:rsidP="009B47BD">
      <w:pPr>
        <w:pStyle w:val="CommentText"/>
        <w:rPr>
          <w:lang w:val="en-GB"/>
        </w:rPr>
      </w:pPr>
      <w:hyperlink r:id="rId3" w:history="1">
        <w:r w:rsidR="00E118A0" w:rsidRPr="009B47BD">
          <w:rPr>
            <w:rStyle w:val="Hyperlink"/>
            <w:lang w:val="en-GB"/>
          </w:rPr>
          <w:t>https://ecosystem-accounts.jrc.ec.europa.eu/</w:t>
        </w:r>
      </w:hyperlink>
    </w:p>
    <w:p w14:paraId="2765E3B6" w14:textId="77777777" w:rsidR="00E118A0" w:rsidRPr="009B47BD" w:rsidRDefault="00E118A0" w:rsidP="009B47BD">
      <w:pPr>
        <w:pStyle w:val="CommentText"/>
        <w:rPr>
          <w:lang w:val="en-GB"/>
        </w:rPr>
      </w:pPr>
    </w:p>
    <w:p w14:paraId="0ADD8953" w14:textId="77777777" w:rsidR="00E118A0" w:rsidRPr="009B47BD" w:rsidRDefault="00E118A0" w:rsidP="009B47BD">
      <w:pPr>
        <w:pStyle w:val="CommentText"/>
        <w:rPr>
          <w:lang w:val="en-GB"/>
        </w:rPr>
      </w:pPr>
      <w:r w:rsidRPr="009B47BD">
        <w:rPr>
          <w:lang w:val="en-GB"/>
        </w:rPr>
        <w:t>Just in case it might be useful</w:t>
      </w:r>
    </w:p>
  </w:comment>
  <w:comment w:id="28" w:author="MARELLI Luisa (JRC-ISPRA)" w:date="2025-02-14T14:59:00Z" w:initials="ML(">
    <w:p w14:paraId="3D05C68B" w14:textId="31F10A57" w:rsidR="00E118A0" w:rsidRPr="00D967AA" w:rsidRDefault="00E118A0">
      <w:pPr>
        <w:pStyle w:val="CommentText"/>
        <w:rPr>
          <w:lang w:val="it-IT"/>
        </w:rPr>
      </w:pPr>
      <w:r>
        <w:rPr>
          <w:rStyle w:val="CommentReference"/>
        </w:rPr>
        <w:annotationRef/>
      </w:r>
      <w:r w:rsidRPr="00D967AA">
        <w:rPr>
          <w:lang w:val="en-GB"/>
        </w:rPr>
        <w:t xml:space="preserve">Important to mention, especially because it is a </w:t>
      </w:r>
      <w:r>
        <w:rPr>
          <w:lang w:val="en-GB"/>
        </w:rPr>
        <w:t xml:space="preserve">JRC project. </w:t>
      </w:r>
      <w:r w:rsidRPr="00D967AA">
        <w:rPr>
          <w:lang w:val="it-IT"/>
        </w:rPr>
        <w:t>ASK D.3 (</w:t>
      </w:r>
      <w:r>
        <w:rPr>
          <w:lang w:val="it-IT"/>
        </w:rPr>
        <w:t>M</w:t>
      </w:r>
      <w:r w:rsidRPr="00D967AA">
        <w:rPr>
          <w:lang w:val="it-IT"/>
        </w:rPr>
        <w:t>aria Luisa Tamborra)</w:t>
      </w:r>
    </w:p>
  </w:comment>
  <w:comment w:id="31" w:author="M'BAREK Robert (JRC-SEVILLA)" w:date="2024-12-09T15:44:00Z" w:initials="M(">
    <w:p w14:paraId="544398BD" w14:textId="77777777" w:rsidR="00E118A0" w:rsidRPr="00DA7423" w:rsidRDefault="00E118A0" w:rsidP="00E44205">
      <w:pPr>
        <w:pStyle w:val="CommentText"/>
        <w:rPr>
          <w:lang w:val="en-GB"/>
        </w:rPr>
      </w:pPr>
      <w:r>
        <w:rPr>
          <w:rStyle w:val="CommentReference"/>
        </w:rPr>
        <w:annotationRef/>
      </w:r>
      <w:r w:rsidRPr="00DA7423">
        <w:rPr>
          <w:lang w:val="en-GB"/>
        </w:rPr>
        <w:t>This section is very informative, however to</w:t>
      </w:r>
      <w:r>
        <w:rPr>
          <w:lang w:val="en-GB"/>
        </w:rPr>
        <w:t>o</w:t>
      </w:r>
      <w:r w:rsidRPr="00DA7423">
        <w:rPr>
          <w:lang w:val="en-GB"/>
        </w:rPr>
        <w:t xml:space="preserve"> long in my view. </w:t>
      </w:r>
    </w:p>
    <w:p w14:paraId="40476985" w14:textId="77777777" w:rsidR="00E118A0" w:rsidRPr="00DA7423" w:rsidRDefault="00E118A0" w:rsidP="00E44205">
      <w:pPr>
        <w:pStyle w:val="CommentText"/>
        <w:rPr>
          <w:lang w:val="en-GB"/>
        </w:rPr>
      </w:pPr>
      <w:r w:rsidRPr="00DA7423">
        <w:rPr>
          <w:lang w:val="en-GB"/>
        </w:rPr>
        <w:t xml:space="preserve">I would suggest to move the figure up and then give some short explanations. In total, it should not be longer than 1 page, not overlap with PESETA. </w:t>
      </w:r>
    </w:p>
    <w:p w14:paraId="0EA7EB83" w14:textId="77777777" w:rsidR="00E118A0" w:rsidRPr="00DA7423" w:rsidRDefault="00E118A0" w:rsidP="00E44205">
      <w:pPr>
        <w:pStyle w:val="CommentText"/>
        <w:rPr>
          <w:lang w:val="en-GB"/>
        </w:rPr>
      </w:pPr>
      <w:r w:rsidRPr="00DA7423">
        <w:rPr>
          <w:lang w:val="en-GB"/>
        </w:rPr>
        <w:t xml:space="preserve">Maybe it should be even be placed before the PESETA section.  </w:t>
      </w:r>
    </w:p>
  </w:comment>
  <w:comment w:id="32" w:author="MARELLI Luisa (JRC-ISPRA)" w:date="2025-02-14T17:58:00Z" w:initials="ML(">
    <w:p w14:paraId="5B02AC0C" w14:textId="77777777" w:rsidR="00E118A0" w:rsidRPr="00F43DFD" w:rsidRDefault="00E118A0" w:rsidP="00E44205">
      <w:pPr>
        <w:pStyle w:val="CommentText"/>
        <w:rPr>
          <w:lang w:val="en-GB"/>
        </w:rPr>
      </w:pPr>
      <w:r>
        <w:rPr>
          <w:rStyle w:val="CommentReference"/>
        </w:rPr>
        <w:annotationRef/>
      </w:r>
      <w:r w:rsidRPr="00F43DFD">
        <w:rPr>
          <w:lang w:val="en-GB"/>
        </w:rPr>
        <w:t>I will propose a summary of this section</w:t>
      </w:r>
    </w:p>
  </w:comment>
  <w:comment w:id="33" w:author="BARBERO VIGNOLA Giulia (JRC-ISPRA)" w:date="2025-03-17T10:39:00Z" w:initials="BVG(">
    <w:p w14:paraId="108F2FB0" w14:textId="77777777" w:rsidR="00E118A0" w:rsidRPr="00A92268" w:rsidRDefault="00E118A0" w:rsidP="00E44205">
      <w:pPr>
        <w:pStyle w:val="CommentText"/>
        <w:rPr>
          <w:lang w:val="en-GB"/>
        </w:rPr>
      </w:pPr>
      <w:r>
        <w:rPr>
          <w:rStyle w:val="CommentReference"/>
        </w:rPr>
        <w:annotationRef/>
      </w:r>
      <w:r w:rsidRPr="00A92268">
        <w:rPr>
          <w:lang w:val="en-GB"/>
        </w:rPr>
        <w:t>Can’t we move the summary of this section below, where we talk about climate change impact on people</w:t>
      </w:r>
      <w:r>
        <w:rPr>
          <w:lang w:val="en-GB"/>
        </w:rPr>
        <w:t>?</w:t>
      </w:r>
    </w:p>
  </w:comment>
  <w:comment w:id="34" w:author="BARBERO VIGNOLA Giulia (JRC-ISPRA)" w:date="2025-03-26T17:58:00Z" w:initials="BVG(">
    <w:p w14:paraId="02020500" w14:textId="0FEF48C9" w:rsidR="00E118A0" w:rsidRPr="00FA230C" w:rsidRDefault="00E118A0">
      <w:pPr>
        <w:pStyle w:val="CommentText"/>
        <w:rPr>
          <w:lang w:val="en-GB"/>
        </w:rPr>
      </w:pPr>
      <w:r>
        <w:rPr>
          <w:rStyle w:val="CommentReference"/>
        </w:rPr>
        <w:annotationRef/>
      </w:r>
      <w:r w:rsidRPr="00FA230C">
        <w:rPr>
          <w:lang w:val="en-GB"/>
        </w:rPr>
        <w:t>I have shortened and simplified, avoiding redundant information</w:t>
      </w:r>
      <w:r>
        <w:rPr>
          <w:lang w:val="en-GB"/>
        </w:rPr>
        <w:t>,</w:t>
      </w:r>
      <w:r w:rsidRPr="00FA230C">
        <w:rPr>
          <w:lang w:val="en-GB"/>
        </w:rPr>
        <w:t xml:space="preserve"> keeping </w:t>
      </w:r>
      <w:r>
        <w:rPr>
          <w:lang w:val="en-GB"/>
        </w:rPr>
        <w:t>data referring to Europe</w:t>
      </w:r>
    </w:p>
  </w:comment>
  <w:comment w:id="40" w:author="BARBERO VIGNOLA Giulia (JRC-ISPRA)" w:date="2025-03-27T10:52:00Z" w:initials="BVG(">
    <w:p w14:paraId="51127FF5" w14:textId="7710CAA0" w:rsidR="00E118A0" w:rsidRPr="001F399A" w:rsidRDefault="00E118A0">
      <w:pPr>
        <w:pStyle w:val="CommentText"/>
        <w:rPr>
          <w:lang w:val="en-GB"/>
        </w:rPr>
      </w:pPr>
      <w:r>
        <w:rPr>
          <w:rStyle w:val="CommentReference"/>
        </w:rPr>
        <w:annotationRef/>
      </w:r>
      <w:r w:rsidRPr="00C56877">
        <w:rPr>
          <w:lang w:val="en-GB"/>
        </w:rPr>
        <w:t xml:space="preserve">Borchardt, S.; Trane, M., Cisternino, S., and Marelli, L. (2025). “Perceptions of the European Green Deal. </w:t>
      </w:r>
      <w:r w:rsidRPr="001F399A">
        <w:rPr>
          <w:lang w:val="en-GB"/>
        </w:rPr>
        <w:t>Understanding public sentiment”.</w:t>
      </w:r>
      <w:r w:rsidRPr="001F399A">
        <w:rPr>
          <w:rStyle w:val="Strong"/>
          <w:lang w:val="en-GB"/>
        </w:rPr>
        <w:t> </w:t>
      </w:r>
      <w:r w:rsidRPr="001F399A">
        <w:rPr>
          <w:i/>
          <w:iCs/>
          <w:lang w:val="en-GB"/>
        </w:rPr>
        <w:t>Social Media + Society</w:t>
      </w:r>
      <w:r w:rsidRPr="001F399A">
        <w:rPr>
          <w:lang w:val="en-GB"/>
        </w:rPr>
        <w:t>. Forthcoming.</w:t>
      </w:r>
    </w:p>
  </w:comment>
  <w:comment w:id="41" w:author="GASTALDI Chiara (JRC-ISPRA)" w:date="2025-03-27T14:37:00Z" w:initials="GC(">
    <w:p w14:paraId="390C827D" w14:textId="261272C9" w:rsidR="00E118A0" w:rsidRPr="002D7581" w:rsidRDefault="00E118A0">
      <w:pPr>
        <w:pStyle w:val="CommentText"/>
        <w:rPr>
          <w:lang w:val="en-GB"/>
        </w:rPr>
      </w:pPr>
      <w:r>
        <w:rPr>
          <w:rStyle w:val="CommentReference"/>
        </w:rPr>
        <w:annotationRef/>
      </w:r>
      <w:r w:rsidRPr="002D7581">
        <w:rPr>
          <w:lang w:val="en-GB"/>
        </w:rPr>
        <w:t xml:space="preserve">Not yet online </w:t>
      </w:r>
    </w:p>
  </w:comment>
  <w:comment w:id="42" w:author="BARBERO VIGNOLA Giulia (JRC-ISPRA)" w:date="2025-04-01T14:17:00Z" w:initials="B(">
    <w:p w14:paraId="11609BB2" w14:textId="55EAC3C1" w:rsidR="00E118A0" w:rsidRPr="00E118A0" w:rsidRDefault="00E118A0">
      <w:pPr>
        <w:pStyle w:val="CommentText"/>
        <w:rPr>
          <w:lang w:val="en-GB"/>
        </w:rPr>
      </w:pPr>
      <w:r>
        <w:rPr>
          <w:rStyle w:val="CommentReference"/>
        </w:rPr>
        <w:annotationRef/>
      </w:r>
      <w:r w:rsidRPr="00E118A0">
        <w:rPr>
          <w:lang w:val="en-GB"/>
        </w:rPr>
        <w:t xml:space="preserve">can we add it manually, as forthcoming? </w:t>
      </w:r>
      <w:r>
        <w:fldChar w:fldCharType="begin"/>
      </w:r>
      <w:r w:rsidRPr="00E118A0">
        <w:rPr>
          <w:lang w:val="en-GB"/>
        </w:rPr>
        <w:instrText xml:space="preserve"> HYPERLINK "mailto:Chiara.GASTALDI@ec.europa.eu"</w:instrText>
      </w:r>
      <w:bookmarkStart w:id="43" w:name="_@_0FEE58FCA1F64D0384CEE28ED3CD1581Z"/>
      <w:r>
        <w:fldChar w:fldCharType="separate"/>
      </w:r>
      <w:bookmarkEnd w:id="43"/>
      <w:r w:rsidRPr="00E118A0">
        <w:rPr>
          <w:rStyle w:val="Mention"/>
          <w:noProof/>
          <w:lang w:val="en-GB"/>
        </w:rPr>
        <w:t>@GASTALDI Chiara (JRC-ISPRA)</w:t>
      </w:r>
      <w:r>
        <w:fldChar w:fldCharType="end"/>
      </w:r>
      <w:r w:rsidRPr="00E118A0">
        <w:rPr>
          <w:lang w:val="en-GB"/>
        </w:rPr>
        <w:t xml:space="preserve"> </w:t>
      </w:r>
    </w:p>
  </w:comment>
  <w:comment w:id="55" w:author="GASTALDI Chiara (JRC-ISPRA) [2]" w:date="2025-03-25T16:58:00Z" w:initials="G(">
    <w:p w14:paraId="5E04CFDB" w14:textId="77777777" w:rsidR="00E118A0" w:rsidRPr="00294B1C" w:rsidRDefault="00E118A0" w:rsidP="002D7581">
      <w:pPr>
        <w:pStyle w:val="CommentText"/>
        <w:rPr>
          <w:lang w:val="en-GB"/>
        </w:rPr>
      </w:pPr>
      <w:r>
        <w:rPr>
          <w:rStyle w:val="CommentReference"/>
        </w:rPr>
        <w:annotationRef/>
      </w:r>
      <w:r>
        <w:fldChar w:fldCharType="begin"/>
      </w:r>
      <w:r w:rsidRPr="00294B1C">
        <w:rPr>
          <w:lang w:val="en-GB"/>
        </w:rPr>
        <w:instrText xml:space="preserve"> HYPERLINK "mailto:Robert.M'BAREK@ec.europa.eu"</w:instrText>
      </w:r>
      <w:bookmarkStart w:id="57" w:name="_@_B031BBE450324CDC8E518B86C91323C9Z"/>
      <w:r>
        <w:fldChar w:fldCharType="separate"/>
      </w:r>
      <w:bookmarkEnd w:id="57"/>
      <w:r w:rsidRPr="00294B1C">
        <w:rPr>
          <w:rStyle w:val="Mention"/>
          <w:noProof/>
          <w:lang w:val="en-GB"/>
        </w:rPr>
        <w:t>@M'BAREK Robert (JRC-SEVILLA)</w:t>
      </w:r>
      <w:r>
        <w:fldChar w:fldCharType="end"/>
      </w:r>
      <w:r w:rsidRPr="00294B1C">
        <w:rPr>
          <w:lang w:val="en-GB"/>
        </w:rPr>
        <w:t xml:space="preserve"> hello, it seems like (at least for GHG: </w:t>
      </w:r>
      <w:hyperlink r:id="rId4">
        <w:r w:rsidRPr="00294B1C">
          <w:rPr>
            <w:rStyle w:val="Hyperlink"/>
            <w:lang w:val="en-GB"/>
          </w:rPr>
          <w:t>https://ec.europa.eu/eurostat/databrowser/view/nama_10_a64_e__custom_14718117/bookmark/table?lang=en&amp;bookmarkId=c83772c5-ebfd-4fab-8eb4-6cac07b3484e</w:t>
        </w:r>
      </w:hyperlink>
      <w:r w:rsidRPr="00294B1C">
        <w:rPr>
          <w:lang w:val="en-GB"/>
        </w:rPr>
        <w:t xml:space="preserve"> ) data is available up to 2023 included. Is it possible to show the updated figures?</w:t>
      </w:r>
    </w:p>
  </w:comment>
  <w:comment w:id="56" w:author="GASTALDI Chiara (JRC-ISPRA) [2]" w:date="2025-03-28T11:24:00Z" w:initials="G(">
    <w:p w14:paraId="79A6FEB0" w14:textId="77777777" w:rsidR="00E118A0" w:rsidRPr="00857801" w:rsidRDefault="00E118A0" w:rsidP="002D7581">
      <w:pPr>
        <w:pStyle w:val="CommentText"/>
        <w:rPr>
          <w:lang w:val="en-GB"/>
        </w:rPr>
      </w:pPr>
      <w:r>
        <w:rPr>
          <w:rStyle w:val="CommentReference"/>
        </w:rPr>
        <w:annotationRef/>
      </w:r>
      <w:r w:rsidRPr="00857801">
        <w:rPr>
          <w:lang w:val="en-GB"/>
        </w:rPr>
        <w:t>It seems like we also have GVA up to 2024 (</w:t>
      </w:r>
      <w:hyperlink r:id="rId5">
        <w:r w:rsidRPr="00857801">
          <w:rPr>
            <w:rStyle w:val="Hyperlink"/>
            <w:lang w:val="en-GB"/>
          </w:rPr>
          <w:t>https://ec.europa.eu/eurostat/databrowser/view/nama_10_a10/default/table?lang=en</w:t>
        </w:r>
      </w:hyperlink>
      <w:r w:rsidRPr="00857801">
        <w:rPr>
          <w:lang w:val="en-GB"/>
        </w:rPr>
        <w:t>)</w:t>
      </w:r>
    </w:p>
    <w:p w14:paraId="1685A8FD" w14:textId="77777777" w:rsidR="00E118A0" w:rsidRPr="00857801" w:rsidRDefault="00E118A0" w:rsidP="002D7581">
      <w:pPr>
        <w:pStyle w:val="CommentText"/>
        <w:rPr>
          <w:lang w:val="en-GB"/>
        </w:rPr>
      </w:pPr>
      <w:r w:rsidRPr="00857801">
        <w:rPr>
          <w:lang w:val="en-GB"/>
        </w:rPr>
        <w:t xml:space="preserve">for employment up to 2023 </w:t>
      </w:r>
      <w:hyperlink r:id="rId6">
        <w:r w:rsidRPr="00857801">
          <w:rPr>
            <w:rStyle w:val="Hyperlink"/>
            <w:lang w:val="en-GB"/>
          </w:rPr>
          <w:t>Population and employment - national accounts (nama_10_pe)</w:t>
        </w:r>
      </w:hyperlink>
    </w:p>
    <w:p w14:paraId="20B0BFEA" w14:textId="77777777" w:rsidR="00E118A0" w:rsidRPr="00857801" w:rsidRDefault="00E118A0" w:rsidP="002D7581">
      <w:pPr>
        <w:pStyle w:val="CommentText"/>
        <w:rPr>
          <w:lang w:val="en-GB"/>
        </w:rPr>
      </w:pPr>
      <w:r w:rsidRPr="00857801">
        <w:rPr>
          <w:lang w:val="en-GB"/>
        </w:rPr>
        <w:t>the only one I couldn't find the investments</w:t>
      </w:r>
    </w:p>
  </w:comment>
  <w:comment w:id="58" w:author="BARBERO VIGNOLA Giulia (JRC-ISPRA) [2]" w:date="2025-03-25T17:03:00Z" w:initials="B(">
    <w:p w14:paraId="3BDBEBE6" w14:textId="77777777" w:rsidR="00E118A0" w:rsidRPr="00294B1C" w:rsidRDefault="00E118A0" w:rsidP="002D7581">
      <w:pPr>
        <w:pStyle w:val="CommentText"/>
        <w:rPr>
          <w:lang w:val="en-GB"/>
        </w:rPr>
      </w:pPr>
      <w:r>
        <w:rPr>
          <w:rStyle w:val="CommentReference"/>
        </w:rPr>
        <w:annotationRef/>
      </w:r>
      <w:r w:rsidRPr="00294B1C">
        <w:rPr>
          <w:lang w:val="en-GB"/>
        </w:rPr>
        <w:t>thanks </w:t>
      </w:r>
      <w:r>
        <w:fldChar w:fldCharType="begin"/>
      </w:r>
      <w:r w:rsidRPr="00294B1C">
        <w:rPr>
          <w:lang w:val="en-GB"/>
        </w:rPr>
        <w:instrText xml:space="preserve"> HYPERLINK "mailto:Robert.M'BAREK@ec.europa.eu"</w:instrText>
      </w:r>
      <w:bookmarkStart w:id="60" w:name="_@_846D520698DB468BBA9B4279E243D486Z"/>
      <w:r>
        <w:fldChar w:fldCharType="separate"/>
      </w:r>
      <w:bookmarkEnd w:id="60"/>
      <w:r w:rsidRPr="00294B1C">
        <w:rPr>
          <w:rStyle w:val="Mention"/>
          <w:noProof/>
          <w:lang w:val="en-GB"/>
        </w:rPr>
        <w:t>@M'BAREK Robert (JRC-SEVILLA)</w:t>
      </w:r>
      <w:r>
        <w:fldChar w:fldCharType="end"/>
      </w:r>
      <w:r w:rsidRPr="00294B1C">
        <w:rPr>
          <w:lang w:val="en-GB"/>
        </w:rPr>
        <w:t xml:space="preserve">  this part can be useful to introduce the importance of EGD, and I agree to have it before the synthesis of report 1, since it's always part of "where we are". but can you maybe add a final sentence after the description of the table, to move forward and link to the next steps? </w:t>
      </w:r>
    </w:p>
  </w:comment>
  <w:comment w:id="59" w:author="M'BAREK Robert (JRC-SEVILLA)" w:date="2025-03-26T09:17:00Z" w:initials="M(">
    <w:p w14:paraId="7EF5B64F" w14:textId="77777777" w:rsidR="00E118A0" w:rsidRPr="00294B1C" w:rsidRDefault="00E118A0" w:rsidP="002D7581">
      <w:pPr>
        <w:pStyle w:val="CommentText"/>
        <w:rPr>
          <w:lang w:val="en-GB"/>
        </w:rPr>
      </w:pPr>
      <w:r>
        <w:rPr>
          <w:rStyle w:val="CommentReference"/>
        </w:rPr>
        <w:annotationRef/>
      </w:r>
      <w:r w:rsidRPr="00294B1C">
        <w:rPr>
          <w:lang w:val="en-GB"/>
        </w:rPr>
        <w:t xml:space="preserve">Sure. That can be done. Now that we have an agreement on the position, this will be added. </w:t>
      </w:r>
    </w:p>
    <w:p w14:paraId="335FFA26" w14:textId="77777777" w:rsidR="00E118A0" w:rsidRPr="00294B1C" w:rsidRDefault="00E118A0" w:rsidP="002D7581">
      <w:pPr>
        <w:pStyle w:val="CommentText"/>
        <w:rPr>
          <w:lang w:val="en-GB"/>
        </w:rPr>
      </w:pPr>
    </w:p>
  </w:comment>
  <w:comment w:id="61" w:author="MARELLI Luisa (JRC-ISPRA)" w:date="2025-02-14T17:20:00Z" w:initials="ML(">
    <w:p w14:paraId="7005C793" w14:textId="71A3606B" w:rsidR="00E118A0" w:rsidRDefault="00E118A0">
      <w:pPr>
        <w:pStyle w:val="CommentText"/>
        <w:rPr>
          <w:lang w:val="en-GB"/>
        </w:rPr>
      </w:pPr>
      <w:r>
        <w:rPr>
          <w:rStyle w:val="CommentReference"/>
        </w:rPr>
        <w:annotationRef/>
      </w:r>
      <w:r w:rsidRPr="007C6388">
        <w:rPr>
          <w:lang w:val="en-GB"/>
        </w:rPr>
        <w:t xml:space="preserve">At the beginning of the chapter maybe </w:t>
      </w:r>
      <w:r>
        <w:rPr>
          <w:lang w:val="en-GB"/>
        </w:rPr>
        <w:t>??</w:t>
      </w:r>
    </w:p>
    <w:p w14:paraId="23B6EF4B" w14:textId="77777777" w:rsidR="00E118A0" w:rsidRPr="007C6388" w:rsidRDefault="00E118A0">
      <w:pPr>
        <w:pStyle w:val="CommentText"/>
        <w:rPr>
          <w:lang w:val="en-GB"/>
        </w:rPr>
      </w:pPr>
    </w:p>
  </w:comment>
  <w:comment w:id="62" w:author="BARBERO VIGNOLA Giulia (JRC-ISPRA)" w:date="2025-03-17T10:42:00Z" w:initials="BVG(">
    <w:p w14:paraId="577C168D" w14:textId="3CC27E96" w:rsidR="00E118A0" w:rsidRPr="00A92268" w:rsidRDefault="00E118A0">
      <w:pPr>
        <w:pStyle w:val="CommentText"/>
        <w:rPr>
          <w:lang w:val="en-GB"/>
        </w:rPr>
      </w:pPr>
      <w:r>
        <w:rPr>
          <w:rStyle w:val="CommentReference"/>
        </w:rPr>
        <w:annotationRef/>
      </w:r>
      <w:r w:rsidRPr="00A92268">
        <w:rPr>
          <w:lang w:val="en-GB"/>
        </w:rPr>
        <w:t>Yes, it makes sense, just after the introduction</w:t>
      </w:r>
      <w:r>
        <w:rPr>
          <w:lang w:val="en-GB"/>
        </w:rPr>
        <w:t>, where it is mentioned</w:t>
      </w:r>
    </w:p>
  </w:comment>
  <w:comment w:id="88" w:author="BARBERO VIGNOLA Giulia (JRC-ISPRA)" w:date="2025-03-17T11:42:00Z" w:initials="BVG(">
    <w:p w14:paraId="7C82F475" w14:textId="193A6917" w:rsidR="00E118A0" w:rsidRDefault="00E118A0">
      <w:pPr>
        <w:pStyle w:val="CommentText"/>
        <w:rPr>
          <w:lang w:val="en-GB"/>
        </w:rPr>
      </w:pPr>
      <w:r>
        <w:rPr>
          <w:rStyle w:val="CommentReference"/>
        </w:rPr>
        <w:annotationRef/>
      </w:r>
      <w:r w:rsidRPr="009555B7">
        <w:rPr>
          <w:lang w:val="en-GB"/>
        </w:rPr>
        <w:t>COMMISSION STAFF WORKING DOCUMENT, Delivering on the UN’s Sustainable Development Goals – A comprehensive approach, 2020.</w:t>
      </w:r>
    </w:p>
    <w:p w14:paraId="70DE5A0A" w14:textId="77777777" w:rsidR="00E118A0" w:rsidRPr="009555B7" w:rsidRDefault="00E118A0">
      <w:pPr>
        <w:pStyle w:val="CommentText"/>
        <w:rPr>
          <w:lang w:val="en-GB"/>
        </w:rPr>
      </w:pPr>
    </w:p>
  </w:comment>
  <w:comment w:id="89" w:author="GASTALDI Chiara (JRC-ISPRA)" w:date="2025-03-27T15:19:00Z" w:initials="GC(">
    <w:p w14:paraId="1725F2F1" w14:textId="067541B9" w:rsidR="00E118A0" w:rsidRPr="00F4561E" w:rsidRDefault="00E118A0">
      <w:pPr>
        <w:pStyle w:val="CommentText"/>
        <w:rPr>
          <w:lang w:val="en-GB"/>
        </w:rPr>
      </w:pPr>
      <w:r>
        <w:rPr>
          <w:rStyle w:val="CommentReference"/>
        </w:rPr>
        <w:annotationRef/>
      </w:r>
      <w:r w:rsidRPr="00F4561E">
        <w:rPr>
          <w:lang w:val="en-GB"/>
        </w:rPr>
        <w:t>This document is not present on eurlex</w:t>
      </w:r>
      <w:r>
        <w:rPr>
          <w:lang w:val="en-GB"/>
        </w:rPr>
        <w:t>. I inserted it manually, but still didn’t add the other docs.</w:t>
      </w:r>
    </w:p>
  </w:comment>
  <w:comment w:id="90" w:author="MARELLI Luisa (JRC-ISPRA)" w:date="2025-04-07T15:35:00Z" w:initials="M(">
    <w:p w14:paraId="287FD2C2" w14:textId="6442069B" w:rsidR="0C805170" w:rsidRPr="00DE3D6D" w:rsidRDefault="00DE3D6D">
      <w:pPr>
        <w:pStyle w:val="CommentText"/>
        <w:rPr>
          <w:lang w:val="en-GB"/>
        </w:rPr>
      </w:pPr>
      <w:r>
        <w:rPr>
          <w:rStyle w:val="CommentReference"/>
        </w:rPr>
        <w:annotationRef/>
      </w:r>
      <w:r>
        <w:fldChar w:fldCharType="begin"/>
      </w:r>
      <w:r w:rsidRPr="00DE3D6D">
        <w:rPr>
          <w:lang w:val="en-GB"/>
        </w:rPr>
        <w:instrText xml:space="preserve"> HYPERLINK "mailto:Giulia.BARBERO-VIGNOLA@ec.europa.eu"</w:instrText>
      </w:r>
      <w:bookmarkStart w:id="98" w:name="_@_6862215DE6F04B07B594FADCB42AC94CZ"/>
      <w:r>
        <w:fldChar w:fldCharType="separate"/>
      </w:r>
      <w:bookmarkEnd w:id="98"/>
      <w:r w:rsidRPr="00DE3D6D">
        <w:rPr>
          <w:rStyle w:val="Mention"/>
          <w:noProof/>
          <w:lang w:val="en-GB"/>
        </w:rPr>
        <w:t>@BARBERO VIGNOLA Giulia (JRC-ISPRA)</w:t>
      </w:r>
      <w:r>
        <w:fldChar w:fldCharType="end"/>
      </w:r>
      <w:r w:rsidRPr="00DE3D6D">
        <w:rPr>
          <w:lang w:val="en-GB"/>
        </w:rPr>
        <w:t xml:space="preserve"> something wrong with this sentence - please review</w:t>
      </w:r>
    </w:p>
  </w:comment>
  <w:comment w:id="91" w:author="BARBERO VIGNOLA Giulia (JRC-ISPRA)" w:date="2025-04-07T18:24:00Z" w:initials="B(">
    <w:p w14:paraId="22FDAB5F" w14:textId="3E2F86BF" w:rsidR="67315340" w:rsidRPr="00DE3D6D" w:rsidRDefault="00DE3D6D">
      <w:pPr>
        <w:pStyle w:val="CommentText"/>
        <w:rPr>
          <w:lang w:val="en-GB"/>
        </w:rPr>
      </w:pPr>
      <w:r>
        <w:rPr>
          <w:rStyle w:val="CommentReference"/>
        </w:rPr>
        <w:annotationRef/>
      </w:r>
      <w:r w:rsidRPr="00DE3D6D">
        <w:rPr>
          <w:lang w:val="en-GB"/>
        </w:rPr>
        <w:t>it's simply a typo when we added the references in zotero. ", new report SDG)," is to delete</w:t>
      </w:r>
    </w:p>
  </w:comment>
  <w:comment w:id="159" w:author="BARBERO VIGNOLA Giulia (JRC-ISPRA)" w:date="2025-03-18T11:37:00Z" w:initials="BVG(">
    <w:p w14:paraId="1F9AD274" w14:textId="68103E90" w:rsidR="00E118A0" w:rsidRDefault="00E118A0">
      <w:pPr>
        <w:pStyle w:val="CommentText"/>
        <w:rPr>
          <w:lang w:val="en-GB"/>
        </w:rPr>
      </w:pPr>
      <w:r>
        <w:rPr>
          <w:rStyle w:val="CommentReference"/>
        </w:rPr>
        <w:annotationRef/>
      </w:r>
      <w:r w:rsidRPr="009865CF">
        <w:rPr>
          <w:lang w:val="en-GB"/>
        </w:rPr>
        <w:t xml:space="preserve">I tried to show the results at </w:t>
      </w:r>
      <w:r>
        <w:rPr>
          <w:lang w:val="en-GB"/>
        </w:rPr>
        <w:t xml:space="preserve">SDG target level, but there were too info, that made the chart too complicated. And also a legend for the targets should have been added. Then I summarized at goal level. </w:t>
      </w:r>
    </w:p>
    <w:p w14:paraId="7F1F6C23" w14:textId="5EACE65D" w:rsidR="00E118A0" w:rsidRPr="009865CF" w:rsidRDefault="00E118A0">
      <w:pPr>
        <w:pStyle w:val="CommentText"/>
        <w:rPr>
          <w:lang w:val="en-GB"/>
        </w:rPr>
      </w:pPr>
      <w:r>
        <w:rPr>
          <w:lang w:val="en-GB"/>
        </w:rPr>
        <w:t>Please let me know if you prefer version 1 or 2, and if you have suggestions for improvement</w:t>
      </w:r>
    </w:p>
  </w:comment>
  <w:comment w:id="160" w:author="MARELLI Luisa (JRC-ISPRA)" w:date="2025-04-07T16:03:00Z" w:initials="M(">
    <w:p w14:paraId="54092291" w14:textId="7504A3AD" w:rsidR="52B33091" w:rsidRPr="00DE3D6D" w:rsidRDefault="00DE3D6D">
      <w:pPr>
        <w:pStyle w:val="CommentText"/>
        <w:rPr>
          <w:lang w:val="en-GB"/>
        </w:rPr>
      </w:pPr>
      <w:r>
        <w:rPr>
          <w:rStyle w:val="CommentReference"/>
        </w:rPr>
        <w:annotationRef/>
      </w:r>
      <w:r w:rsidRPr="00DE3D6D">
        <w:rPr>
          <w:lang w:val="en-GB"/>
        </w:rPr>
        <w:t xml:space="preserve">The second chart could give more information (the first one is very very indicative). But requires more </w:t>
      </w:r>
      <w:r w:rsidRPr="00DE3D6D">
        <w:rPr>
          <w:lang w:val="en-GB"/>
        </w:rPr>
        <w:t>explanations (as it is, it is not self-explanatory)</w:t>
      </w:r>
    </w:p>
  </w:comment>
  <w:comment w:id="161" w:author="BARBERO VIGNOLA Giulia (JRC-ISPRA)" w:date="2025-04-08T17:09:00Z" w:initials="B(">
    <w:p w14:paraId="5140A767" w14:textId="38505D38" w:rsidR="08A7A3E6" w:rsidRPr="00DE3D6D" w:rsidRDefault="00DE3D6D">
      <w:pPr>
        <w:pStyle w:val="CommentText"/>
        <w:rPr>
          <w:lang w:val="en-GB"/>
        </w:rPr>
      </w:pPr>
      <w:r>
        <w:rPr>
          <w:rStyle w:val="CommentReference"/>
        </w:rPr>
        <w:annotationRef/>
      </w:r>
      <w:r w:rsidRPr="00DE3D6D">
        <w:rPr>
          <w:lang w:val="en-GB"/>
        </w:rPr>
        <w:t xml:space="preserve">sure, I can add a description and a proper title. </w:t>
      </w:r>
    </w:p>
    <w:p w14:paraId="35C3D26C" w14:textId="1B7A1165" w:rsidR="0F885A39" w:rsidRPr="00DE3D6D" w:rsidRDefault="00DE3D6D">
      <w:pPr>
        <w:pStyle w:val="CommentText"/>
        <w:rPr>
          <w:lang w:val="en-GB"/>
        </w:rPr>
      </w:pPr>
      <w:r w:rsidRPr="00DE3D6D">
        <w:rPr>
          <w:lang w:val="en-GB"/>
        </w:rPr>
        <w:t xml:space="preserve">in this second chart I summarized the results of the table, making an aggregation at goal level. </w:t>
      </w:r>
    </w:p>
    <w:p w14:paraId="710B4616" w14:textId="52D1EA9C" w:rsidR="001A2D21" w:rsidRPr="00DE3D6D" w:rsidRDefault="00DE3D6D">
      <w:pPr>
        <w:pStyle w:val="CommentText"/>
        <w:rPr>
          <w:lang w:val="en-GB"/>
        </w:rPr>
      </w:pPr>
      <w:r w:rsidRPr="00DE3D6D">
        <w:rPr>
          <w:lang w:val="en-GB"/>
        </w:rPr>
        <w:t>I would add also the extensive table in the table, to make it clearer</w:t>
      </w:r>
    </w:p>
  </w:comment>
  <w:comment w:id="256" w:author="MARELLI Luisa (JRC-ISPRA)" w:date="2025-04-07T19:10:00Z" w:initials="M(">
    <w:p w14:paraId="65CDA658" w14:textId="40FE3F9E" w:rsidR="219689D5" w:rsidRPr="00DE3D6D" w:rsidRDefault="00DE3D6D">
      <w:pPr>
        <w:pStyle w:val="CommentText"/>
        <w:rPr>
          <w:lang w:val="en-GB"/>
        </w:rPr>
      </w:pPr>
      <w:r>
        <w:rPr>
          <w:rStyle w:val="CommentReference"/>
        </w:rPr>
        <w:annotationRef/>
      </w:r>
      <w:r w:rsidRPr="00DE3D6D">
        <w:rPr>
          <w:lang w:val="en-GB"/>
        </w:rPr>
        <w:t>For consistency with the title of this chapter, I would arrange all the text below with assessment of EGD tar</w:t>
      </w:r>
      <w:r w:rsidRPr="00DE3D6D">
        <w:rPr>
          <w:lang w:val="en-GB"/>
        </w:rPr>
        <w:t xml:space="preserve">gets and how contribute to which SDG. in this case, start with "progress in the reduction of antimicriobials as in F2F strategy objectives contribute to improvement in SDG2.4, while C stocks reductions are going in the opposite direction ... </w:t>
      </w:r>
    </w:p>
    <w:p w14:paraId="62A42D73" w14:textId="01885702" w:rsidR="41631FC8" w:rsidRPr="00DE3D6D" w:rsidRDefault="00DE3D6D">
      <w:pPr>
        <w:pStyle w:val="CommentText"/>
        <w:rPr>
          <w:lang w:val="en-GB"/>
        </w:rPr>
      </w:pPr>
    </w:p>
    <w:p w14:paraId="4B0A542F" w14:textId="2E4511DE" w:rsidR="6F4E8714" w:rsidRPr="00DE3D6D" w:rsidRDefault="00DE3D6D">
      <w:pPr>
        <w:pStyle w:val="CommentText"/>
        <w:rPr>
          <w:lang w:val="en-GB"/>
        </w:rPr>
      </w:pPr>
      <w:r w:rsidRPr="00DE3D6D">
        <w:rPr>
          <w:lang w:val="en-GB"/>
        </w:rPr>
        <w:t>this structu</w:t>
      </w:r>
      <w:r w:rsidRPr="00DE3D6D">
        <w:rPr>
          <w:lang w:val="en-GB"/>
        </w:rPr>
        <w:t>re for all the others below.</w:t>
      </w:r>
    </w:p>
    <w:p w14:paraId="5C92B15F" w14:textId="6D29B050" w:rsidR="22F28A34" w:rsidRPr="00DE3D6D" w:rsidRDefault="00DE3D6D">
      <w:pPr>
        <w:pStyle w:val="CommentText"/>
        <w:rPr>
          <w:lang w:val="en-GB"/>
        </w:rPr>
      </w:pPr>
    </w:p>
    <w:p w14:paraId="49929ACB" w14:textId="5859681C" w:rsidR="1374FCB4" w:rsidRPr="00DE3D6D" w:rsidRDefault="00DE3D6D">
      <w:pPr>
        <w:pStyle w:val="CommentText"/>
        <w:rPr>
          <w:lang w:val="en-GB"/>
        </w:rPr>
      </w:pPr>
      <w:r w:rsidRPr="00DE3D6D">
        <w:rPr>
          <w:lang w:val="en-GB"/>
        </w:rPr>
        <w:t>even better if everything can be shown in a structured and synthetized table as suggested in the text.</w:t>
      </w:r>
    </w:p>
  </w:comment>
  <w:comment w:id="257" w:author="BARBERO VIGNOLA Giulia (JRC-ISPRA)" w:date="2025-04-08T15:56:00Z" w:initials="B(">
    <w:p w14:paraId="3FCD50A2" w14:textId="1250DF1D" w:rsidR="1D9E4148" w:rsidRPr="00DE3D6D" w:rsidRDefault="00DE3D6D">
      <w:pPr>
        <w:pStyle w:val="CommentText"/>
        <w:rPr>
          <w:lang w:val="en-GB"/>
        </w:rPr>
      </w:pPr>
      <w:r>
        <w:rPr>
          <w:rStyle w:val="CommentReference"/>
        </w:rPr>
        <w:annotationRef/>
      </w:r>
      <w:r w:rsidRPr="00DE3D6D">
        <w:rPr>
          <w:lang w:val="en-GB"/>
        </w:rPr>
        <w:t xml:space="preserve">The table that linked EGD </w:t>
      </w:r>
      <w:r w:rsidRPr="00DE3D6D">
        <w:rPr>
          <w:lang w:val="en-GB"/>
        </w:rPr>
        <w:t>targets and their assessment with the SDGs was already part of the analysis, then eliminated for space reason, and kept here the text with main results description.</w:t>
      </w:r>
    </w:p>
    <w:p w14:paraId="35B0CD89" w14:textId="78182425" w:rsidR="78CA32BE" w:rsidRPr="00DE3D6D" w:rsidRDefault="00DE3D6D">
      <w:pPr>
        <w:pStyle w:val="CommentText"/>
        <w:rPr>
          <w:lang w:val="en-GB"/>
        </w:rPr>
      </w:pPr>
      <w:r w:rsidRPr="00DE3D6D">
        <w:rPr>
          <w:lang w:val="en-GB"/>
        </w:rPr>
        <w:t xml:space="preserve">see </w:t>
      </w:r>
      <w:hyperlink r:id="rId7">
        <w:r w:rsidRPr="00DE3D6D">
          <w:rPr>
            <w:rStyle w:val="Hyperlink"/>
            <w:lang w:val="en-GB"/>
          </w:rPr>
          <w:t xml:space="preserve">Extended table </w:t>
        </w:r>
        <w:r w:rsidRPr="00DE3D6D">
          <w:rPr>
            <w:rStyle w:val="Hyperlink"/>
            <w:lang w:val="en-GB"/>
          </w:rPr>
          <w:t>SDG-EGD targets_updated2025.docx</w:t>
        </w:r>
      </w:hyperlink>
    </w:p>
    <w:p w14:paraId="7C0C5E36" w14:textId="2B6A45BA" w:rsidR="75E59E05" w:rsidRPr="00DE3D6D" w:rsidRDefault="00DE3D6D">
      <w:pPr>
        <w:pStyle w:val="CommentText"/>
        <w:rPr>
          <w:lang w:val="en-GB"/>
        </w:rPr>
      </w:pPr>
      <w:r w:rsidRPr="00DE3D6D">
        <w:rPr>
          <w:lang w:val="en-GB"/>
        </w:rPr>
        <w:t xml:space="preserve">we had thought to write a parallel JRC report/paper with the detailed results of the analysis, but I haven't done yet, so for the moment we can recuperate the table, and have it in the annex. so also the chart and the text </w:t>
      </w:r>
      <w:r w:rsidRPr="00DE3D6D">
        <w:rPr>
          <w:lang w:val="en-GB"/>
        </w:rPr>
        <w:t xml:space="preserve">description make more sense. </w:t>
      </w:r>
    </w:p>
  </w:comment>
  <w:comment w:id="262" w:author="GASTALDI Chiara (JRC-ISPRA)" w:date="2025-04-01T11:55:00Z" w:initials="GC(">
    <w:p w14:paraId="5CD455B5" w14:textId="7E52DC54" w:rsidR="00E118A0" w:rsidRPr="002510EE" w:rsidRDefault="00E118A0">
      <w:pPr>
        <w:pStyle w:val="CommentText"/>
        <w:rPr>
          <w:lang w:val="en-GB"/>
        </w:rPr>
      </w:pPr>
      <w:r>
        <w:rPr>
          <w:rStyle w:val="CommentReference"/>
        </w:rPr>
        <w:annotationRef/>
      </w:r>
      <w:r w:rsidRPr="002510EE">
        <w:rPr>
          <w:lang w:val="en-GB"/>
        </w:rPr>
        <w:t>These</w:t>
      </w:r>
      <w:r>
        <w:rPr>
          <w:lang w:val="en-GB"/>
        </w:rPr>
        <w:t xml:space="preserve"> ones still need to be inserted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29B912E" w15:done="0"/>
  <w15:commentEx w15:paraId="00D0ADEB" w15:paraIdParent="329B912E" w15:done="0"/>
  <w15:commentEx w15:paraId="3C225786" w15:done="1"/>
  <w15:commentEx w15:paraId="49C35E54" w15:done="1"/>
  <w15:commentEx w15:paraId="251F6D0F" w15:done="0"/>
  <w15:commentEx w15:paraId="646C6C1C" w15:paraIdParent="251F6D0F" w15:done="0"/>
  <w15:commentEx w15:paraId="0F3D6FDF" w15:paraIdParent="251F6D0F" w15:done="0"/>
  <w15:commentEx w15:paraId="0ADD8953" w15:done="1"/>
  <w15:commentEx w15:paraId="3D05C68B" w15:paraIdParent="0ADD8953" w15:done="1"/>
  <w15:commentEx w15:paraId="0EA7EB83" w15:done="0"/>
  <w15:commentEx w15:paraId="5B02AC0C" w15:paraIdParent="0EA7EB83" w15:done="0"/>
  <w15:commentEx w15:paraId="108F2FB0" w15:paraIdParent="0EA7EB83" w15:done="1"/>
  <w15:commentEx w15:paraId="02020500" w15:paraIdParent="0EA7EB83" w15:done="0"/>
  <w15:commentEx w15:paraId="51127FF5" w15:done="0"/>
  <w15:commentEx w15:paraId="390C827D" w15:paraIdParent="51127FF5" w15:done="0"/>
  <w15:commentEx w15:paraId="11609BB2" w15:paraIdParent="51127FF5" w15:done="0"/>
  <w15:commentEx w15:paraId="5E04CFDB" w15:done="0"/>
  <w15:commentEx w15:paraId="20B0BFEA" w15:paraIdParent="5E04CFDB" w15:done="0"/>
  <w15:commentEx w15:paraId="3BDBEBE6" w15:done="0"/>
  <w15:commentEx w15:paraId="335FFA26" w15:paraIdParent="3BDBEBE6" w15:done="0"/>
  <w15:commentEx w15:paraId="23B6EF4B" w15:done="1"/>
  <w15:commentEx w15:paraId="577C168D" w15:paraIdParent="23B6EF4B" w15:done="1"/>
  <w15:commentEx w15:paraId="70DE5A0A" w15:done="0"/>
  <w15:commentEx w15:paraId="1725F2F1" w15:paraIdParent="70DE5A0A" w15:done="0"/>
  <w15:commentEx w15:paraId="287FD2C2" w15:done="0"/>
  <w15:commentEx w15:paraId="22FDAB5F" w15:paraIdParent="287FD2C2" w15:done="0"/>
  <w15:commentEx w15:paraId="7F1F6C23" w15:done="0"/>
  <w15:commentEx w15:paraId="54092291" w15:paraIdParent="7F1F6C23" w15:done="0"/>
  <w15:commentEx w15:paraId="710B4616" w15:paraIdParent="7F1F6C23" w15:done="0"/>
  <w15:commentEx w15:paraId="49929ACB" w15:done="0"/>
  <w15:commentEx w15:paraId="7C0C5E36" w15:paraIdParent="49929ACB" w15:done="0"/>
  <w15:commentEx w15:paraId="5CD455B5"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7794756" w16cex:dateUtc="2024-12-05T08:40:00Z"/>
  <w16cex:commentExtensible w16cex:durableId="780DE437" w16cex:dateUtc="2024-09-16T14:42:00Z"/>
  <w16cex:commentExtensible w16cex:durableId="1BFFD8C7" w16cex:dateUtc="2024-09-16T14:42:00Z"/>
  <w16cex:commentExtensible w16cex:durableId="20A4CC5A" w16cex:dateUtc="2024-09-16T14:44:00Z"/>
  <w16cex:commentExtensible w16cex:durableId="3C52AA52" w16cex:dateUtc="2024-09-16T14:48:00Z"/>
  <w16cex:commentExtensible w16cex:durableId="543AD4B7" w16cex:dateUtc="2024-12-05T08:38:00Z"/>
  <w16cex:commentExtensible w16cex:durableId="515F70CF" w16cex:dateUtc="2024-09-16T14:53:00Z"/>
  <w16cex:commentExtensible w16cex:durableId="76C43324" w16cex:dateUtc="2024-09-16T14:56:00Z"/>
  <w16cex:commentExtensible w16cex:durableId="19E48FB8" w16cex:dateUtc="2024-09-16T14:57:00Z"/>
  <w16cex:commentExtensible w16cex:durableId="3067217E" w16cex:dateUtc="2025-03-25T15:53:32.708Z"/>
  <w16cex:commentExtensible w16cex:durableId="4815F6B6" w16cex:dateUtc="2025-03-25T15:54:39.883Z"/>
  <w16cex:commentExtensible w16cex:durableId="52CCB719" w16cex:dateUtc="2025-03-25T15:56:09.926Z"/>
  <w16cex:commentExtensible w16cex:durableId="746E7B68" w16cex:dateUtc="2025-03-25T15:59:26.099Z"/>
  <w16cex:commentExtensible w16cex:durableId="5A1C9EBD" w16cex:dateUtc="2025-03-25T17:36:22.981Z"/>
  <w16cex:commentExtensible w16cex:durableId="2788EF8D" w16cex:dateUtc="2025-03-25T17:38:16.254Z"/>
  <w16cex:commentExtensible w16cex:durableId="63BD3DA3" w16cex:dateUtc="2025-04-01T12:17:52.271Z"/>
  <w16cex:commentExtensible w16cex:durableId="5B2E4A55" w16cex:dateUtc="2025-04-07T13:32:29.123Z"/>
  <w16cex:commentExtensible w16cex:durableId="5A18ED03" w16cex:dateUtc="2025-04-07T13:35:19.601Z"/>
  <w16cex:commentExtensible w16cex:durableId="4A63DC39" w16cex:dateUtc="2025-04-07T14:03:38.784Z"/>
  <w16cex:commentExtensible w16cex:durableId="3C354DC1" w16cex:dateUtc="2025-04-07T16:24:49.334Z"/>
  <w16cex:commentExtensible w16cex:durableId="6DC55DE8" w16cex:dateUtc="2025-04-07T17:10:41.711Z"/>
  <w16cex:commentExtensible w16cex:durableId="624CACD1" w16cex:dateUtc="2025-04-08T11:36:54.472Z"/>
  <w16cex:commentExtensible w16cex:durableId="485B36F7" w16cex:dateUtc="2025-04-08T11:39:08.99Z">
    <w16cex:extLst>
      <w16:ext w16:uri="{CE6994B0-6A32-4C9F-8C6B-6E91EDA988CE}">
        <cr:reactions xmlns:cr="http://schemas.microsoft.com/office/comments/2020/reactions">
          <cr:reaction reactionType="1">
            <cr:reactionInfo dateUtc="2025-04-08T12:55:20.621Z">
              <cr:user userId="S::giulia.barbero-vignola@ec.europa.eu::1479d97b-2e3a-4278-8e36-66f773dbda5c" userProvider="AD" userName="BARBERO VIGNOLA Giulia (JRC-ISPRA)"/>
            </cr:reactionInfo>
            <cr:reactionInfo dateUtc="2025-04-08T13:11:42.635Z">
              <cr:user userId="S::chiara.gastaldi@ec.europa.eu::c8b7d82c-d0c9-47f2-bd65-0a59874a04b9" userProvider="AD" userName="GASTALDI Chiara (JRC-ISPRA)"/>
            </cr:reactionInfo>
          </cr:reaction>
        </cr:reactions>
      </w16:ext>
    </w16cex:extLst>
  </w16cex:commentExtensible>
  <w16cex:commentExtensible w16cex:durableId="089EA503" w16cex:dateUtc="2025-04-08T12:55:14.435Z">
    <w16cex:extLst>
      <w16:ext w16:uri="{CE6994B0-6A32-4C9F-8C6B-6E91EDA988CE}">
        <cr:reactions xmlns:cr="http://schemas.microsoft.com/office/comments/2020/reactions">
          <cr:reaction reactionType="1">
            <cr:reactionInfo dateUtc="2025-04-08T13:11:44.657Z">
              <cr:user userId="S::chiara.gastaldi@ec.europa.eu::c8b7d82c-d0c9-47f2-bd65-0a59874a04b9" userProvider="AD" userName="GASTALDI Chiara (JRC-ISPRA)"/>
            </cr:reactionInfo>
          </cr:reaction>
        </cr:reactions>
      </w16:ext>
    </w16cex:extLst>
  </w16cex:commentExtensible>
  <w16cex:commentExtensible w16cex:durableId="62959A4F" w16cex:dateUtc="2025-04-08T13:56:46.668Z"/>
  <w16cex:commentExtensible w16cex:durableId="58ABC2EE" w16cex:dateUtc="2025-04-08T15:09:24.893Z"/>
</w16cex:commentsExtensible>
</file>

<file path=word/commentsIds.xml><?xml version="1.0" encoding="utf-8"?>
<w16cid:commentsIds xmlns:mc="http://schemas.openxmlformats.org/markup-compatibility/2006" xmlns:w16cid="http://schemas.microsoft.com/office/word/2016/wordml/cid" mc:Ignorable="w16cid">
  <w16cid:commentId w16cid:paraId="38320417" w16cid:durableId="57794756"/>
  <w16cid:commentId w16cid:paraId="639351A5" w16cid:durableId="780DE437"/>
  <w16cid:commentId w16cid:paraId="70317D2F" w16cid:durableId="567FCCD5"/>
  <w16cid:commentId w16cid:paraId="2FFBEE68" w16cid:durableId="1BFFD8C7"/>
  <w16cid:commentId w16cid:paraId="34472E93" w16cid:durableId="20A4CC5A"/>
  <w16cid:commentId w16cid:paraId="303C2093" w16cid:durableId="3C52AA52"/>
  <w16cid:commentId w16cid:paraId="42ECB8E1" w16cid:durableId="543AD4B7"/>
  <w16cid:commentId w16cid:paraId="6A829777" w16cid:durableId="4BAC70C6"/>
  <w16cid:commentId w16cid:paraId="0CD7A31B" w16cid:durableId="515F70CF"/>
  <w16cid:commentId w16cid:paraId="0249578C" w16cid:durableId="7C666885"/>
  <w16cid:commentId w16cid:paraId="6A829778" w16cid:durableId="424F6C26"/>
  <w16cid:commentId w16cid:paraId="355A4A0A" w16cid:durableId="76C43324"/>
  <w16cid:commentId w16cid:paraId="6C81A497" w16cid:durableId="64971502"/>
  <w16cid:commentId w16cid:paraId="0FB3EE94" w16cid:durableId="19E48FB8"/>
  <w16cid:commentId w16cid:paraId="79FC9EE1" w16cid:durableId="640A73FB"/>
  <w16cid:commentId w16cid:paraId="380CFF29" w16cid:durableId="45EA75FC"/>
  <w16cid:commentId w16cid:paraId="160EC1DE" w16cid:durableId="17B2DFC9"/>
  <w16cid:commentId w16cid:paraId="592B9715" w16cid:durableId="24F492CC"/>
  <w16cid:commentId w16cid:paraId="0942FBA1" w16cid:durableId="0C771E94"/>
  <w16cid:commentId w16cid:paraId="18B4D502" w16cid:durableId="3565AFF7"/>
  <w16cid:commentId w16cid:paraId="57C86E5C" w16cid:durableId="42F71B71"/>
  <w16cid:commentId w16cid:paraId="64B60960" w16cid:durableId="5A37615F"/>
  <w16cid:commentId w16cid:paraId="050FCB1D" w16cid:durableId="3B4739DE"/>
  <w16cid:commentId w16cid:paraId="766A106C" w16cid:durableId="36100D56"/>
  <w16cid:commentId w16cid:paraId="0ADD8953" w16cid:durableId="68D398A3"/>
  <w16cid:commentId w16cid:paraId="3D05C68B" w16cid:durableId="6C329191"/>
  <w16cid:commentId w16cid:paraId="0EA7EB83" w16cid:durableId="1D9E0482"/>
  <w16cid:commentId w16cid:paraId="5B02AC0C" w16cid:durableId="286D0EAE"/>
  <w16cid:commentId w16cid:paraId="108F2FB0" w16cid:durableId="5A4C77E8"/>
  <w16cid:commentId w16cid:paraId="23B6EF4B" w16cid:durableId="65BF4C10"/>
  <w16cid:commentId w16cid:paraId="577C168D" w16cid:durableId="7D0C2E9E"/>
  <w16cid:commentId w16cid:paraId="3354F4DB" w16cid:durableId="72874682"/>
  <w16cid:commentId w16cid:paraId="70DE5A0A" w16cid:durableId="4439C109"/>
  <w16cid:commentId w16cid:paraId="7F1F6C23" w16cid:durableId="7957E333"/>
  <w16cid:commentId w16cid:paraId="7247FCE8" w16cid:durableId="76E5A604"/>
  <w16cid:commentId w16cid:paraId="4EBE5487" w16cid:durableId="2870E93D"/>
  <w16cid:commentId w16cid:paraId="76BDAFCF" w16cid:durableId="7F6619CB"/>
  <w16cid:commentId w16cid:paraId="660E8033" w16cid:durableId="244B476D"/>
  <w16cid:commentId w16cid:paraId="555902DC" w16cid:durableId="1C66FE1A"/>
  <w16cid:commentId w16cid:paraId="7A4C13F0" w16cid:durableId="796D6445"/>
  <w16cid:commentId w16cid:paraId="52CFA60F" w16cid:durableId="050A6CB2"/>
  <w16cid:commentId w16cid:paraId="03227C1F" w16cid:durableId="23A00A12"/>
  <w16cid:commentId w16cid:paraId="5D006F9A" w16cid:durableId="61125A09"/>
  <w16cid:commentId w16cid:paraId="3DC02EC6" w16cid:durableId="2D46756B"/>
  <w16cid:commentId w16cid:paraId="0927886D" w16cid:durableId="0D23EE30"/>
  <w16cid:commentId w16cid:paraId="394D4E49" w16cid:durableId="3067217E"/>
  <w16cid:commentId w16cid:paraId="6843FB78" w16cid:durableId="4815F6B6"/>
  <w16cid:commentId w16cid:paraId="4DAB098B" w16cid:durableId="52CCB719"/>
  <w16cid:commentId w16cid:paraId="7FCB01A6" w16cid:durableId="746E7B68"/>
  <w16cid:commentId w16cid:paraId="3540AC26" w16cid:durableId="5A1C9EBD"/>
  <w16cid:commentId w16cid:paraId="4DF4C1E6" w16cid:durableId="2788EF8D"/>
  <w16cid:commentId w16cid:paraId="26A922DE" w16cid:durableId="5A3F49E4"/>
  <w16cid:commentId w16cid:paraId="42463A4D" w16cid:durableId="2547DCFA"/>
  <w16cid:commentId w16cid:paraId="3C225786" w16cid:durableId="7A84F6E1"/>
  <w16cid:commentId w16cid:paraId="49C35E54" w16cid:durableId="6BF5194B"/>
  <w16cid:commentId w16cid:paraId="6D254BA3" w16cid:durableId="34C90A87"/>
  <w16cid:commentId w16cid:paraId="60033CDC" w16cid:durableId="31CA8A42"/>
  <w16cid:commentId w16cid:paraId="02020500" w16cid:durableId="2A56C1E3"/>
  <w16cid:commentId w16cid:paraId="51127FF5" w16cid:durableId="6D6255CC"/>
  <w16cid:commentId w16cid:paraId="390C827D" w16cid:durableId="2A6F6E94"/>
  <w16cid:commentId w16cid:paraId="1E3430EA" w16cid:durableId="599670DC"/>
  <w16cid:commentId w16cid:paraId="7203F6A8" w16cid:durableId="3E310A5C"/>
  <w16cid:commentId w16cid:paraId="1725F2F1" w16cid:durableId="5D524F7D"/>
  <w16cid:commentId w16cid:paraId="53BAB512" w16cid:durableId="11ACA335"/>
  <w16cid:commentId w16cid:paraId="251F6D0F" w16cid:durableId="1528F7B0"/>
  <w16cid:commentId w16cid:paraId="646C6C1C" w16cid:durableId="78FDF50B"/>
  <w16cid:commentId w16cid:paraId="5E04CFDB" w16cid:durableId="19475242"/>
  <w16cid:commentId w16cid:paraId="20B0BFEA" w16cid:durableId="3867CAE3"/>
  <w16cid:commentId w16cid:paraId="37BF2ADB" w16cid:durableId="5A9615E2"/>
  <w16cid:commentId w16cid:paraId="3BDBEBE6" w16cid:durableId="1E93B701"/>
  <w16cid:commentId w16cid:paraId="335FFA26" w16cid:durableId="1A2AA5F6"/>
  <w16cid:commentId w16cid:paraId="5CD455B5" w16cid:durableId="66FDA433"/>
  <w16cid:commentId w16cid:paraId="11609BB2" w16cid:durableId="63BD3DA3"/>
  <w16cid:commentId w16cid:paraId="0F3D6FDF" w16cid:durableId="5A42C1D9"/>
  <w16cid:commentId w16cid:paraId="0C309B25" w16cid:durableId="5B2E4A55"/>
  <w16cid:commentId w16cid:paraId="287FD2C2" w16cid:durableId="5A18ED03"/>
  <w16cid:commentId w16cid:paraId="54092291" w16cid:durableId="4A63DC39"/>
  <w16cid:commentId w16cid:paraId="22FDAB5F" w16cid:durableId="3C354DC1"/>
  <w16cid:commentId w16cid:paraId="49929ACB" w16cid:durableId="6DC55DE8"/>
  <w16cid:commentId w16cid:paraId="7B9EFDC0" w16cid:durableId="624CACD1"/>
  <w16cid:commentId w16cid:paraId="329B912E" w16cid:durableId="485B36F7"/>
  <w16cid:commentId w16cid:paraId="00D0ADEB" w16cid:durableId="089EA503"/>
  <w16cid:commentId w16cid:paraId="7C0C5E36" w16cid:durableId="62959A4F"/>
  <w16cid:commentId w16cid:paraId="710B4616" w16cid:durableId="58ABC2EE"/>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DEC86A" w14:textId="77777777" w:rsidR="00E118A0" w:rsidRDefault="00E118A0">
      <w:pPr>
        <w:spacing w:line="240" w:lineRule="auto"/>
      </w:pPr>
      <w:r>
        <w:separator/>
      </w:r>
    </w:p>
  </w:endnote>
  <w:endnote w:type="continuationSeparator" w:id="0">
    <w:p w14:paraId="5A3602C9" w14:textId="77777777" w:rsidR="00E118A0" w:rsidRDefault="00E118A0">
      <w:pPr>
        <w:spacing w:line="240" w:lineRule="auto"/>
      </w:pPr>
      <w:r>
        <w:continuationSeparator/>
      </w:r>
    </w:p>
  </w:endnote>
  <w:endnote w:type="continuationNotice" w:id="1">
    <w:p w14:paraId="0CB7D0E2" w14:textId="77777777" w:rsidR="00E118A0" w:rsidRDefault="00E118A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C Square Sans Pro">
    <w:altName w:val="Calibri"/>
    <w:panose1 w:val="020B0506040000020004"/>
    <w:charset w:val="00"/>
    <w:family w:val="swiss"/>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EC Square Sans Cond Pro">
    <w:panose1 w:val="020B0506040000020004"/>
    <w:charset w:val="00"/>
    <w:family w:val="swiss"/>
    <w:pitch w:val="variable"/>
    <w:sig w:usb0="2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Arial"/>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82977D" w14:textId="77777777" w:rsidR="00E118A0" w:rsidRDefault="00E118A0">
    <w:pPr>
      <w:rPr>
        <w:rFonts w:ascii="Times New Roman" w:eastAsia="Times New Roman" w:hAnsi="Times New Roman" w:cs="Times New Roman"/>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0709F1" w14:textId="77777777" w:rsidR="00E118A0" w:rsidRDefault="00E118A0">
      <w:pPr>
        <w:spacing w:line="240" w:lineRule="auto"/>
      </w:pPr>
      <w:r>
        <w:separator/>
      </w:r>
    </w:p>
  </w:footnote>
  <w:footnote w:type="continuationSeparator" w:id="0">
    <w:p w14:paraId="016A1DA0" w14:textId="77777777" w:rsidR="00E118A0" w:rsidRDefault="00E118A0">
      <w:pPr>
        <w:spacing w:line="240" w:lineRule="auto"/>
      </w:pPr>
      <w:r>
        <w:continuationSeparator/>
      </w:r>
    </w:p>
  </w:footnote>
  <w:footnote w:type="continuationNotice" w:id="1">
    <w:p w14:paraId="7FD8C3E0" w14:textId="77777777" w:rsidR="00E118A0" w:rsidRDefault="00E118A0">
      <w:pPr>
        <w:spacing w:line="240" w:lineRule="auto"/>
      </w:pPr>
    </w:p>
  </w:footnote>
  <w:footnote w:id="2">
    <w:p w14:paraId="7CB80D7C" w14:textId="43937097" w:rsidR="00E118A0" w:rsidRDefault="00E118A0">
      <w:pPr>
        <w:pStyle w:val="FootnoteText"/>
      </w:pPr>
      <w:r>
        <w:rPr>
          <w:rStyle w:val="FootnoteReference"/>
        </w:rPr>
        <w:footnoteRef/>
      </w:r>
      <w:r>
        <w:t xml:space="preserve"> </w:t>
      </w:r>
      <w:r>
        <w:rPr>
          <w:rFonts w:ascii="EC Square Sans Pro" w:hAnsi="EC Square Sans Pro"/>
          <w:sz w:val="16"/>
          <w:szCs w:val="16"/>
        </w:rPr>
        <w:t>The study</w:t>
      </w:r>
      <w:r w:rsidRPr="00E118A0">
        <w:rPr>
          <w:rFonts w:ascii="EC Square Sans Pro" w:hAnsi="EC Square Sans Pro"/>
          <w:sz w:val="16"/>
          <w:szCs w:val="16"/>
        </w:rPr>
        <w:t xml:space="preserve"> explore</w:t>
      </w:r>
      <w:r>
        <w:rPr>
          <w:rFonts w:ascii="EC Square Sans Pro" w:hAnsi="EC Square Sans Pro"/>
          <w:sz w:val="16"/>
          <w:szCs w:val="16"/>
        </w:rPr>
        <w:t>s</w:t>
      </w:r>
      <w:r w:rsidRPr="00E118A0">
        <w:rPr>
          <w:rFonts w:ascii="EC Square Sans Pro" w:hAnsi="EC Square Sans Pro"/>
          <w:sz w:val="16"/>
          <w:szCs w:val="16"/>
        </w:rPr>
        <w:t xml:space="preserve"> potential differences in sentiments between </w:t>
      </w:r>
      <w:r>
        <w:rPr>
          <w:rFonts w:ascii="EC Square Sans Pro" w:hAnsi="EC Square Sans Pro"/>
          <w:sz w:val="16"/>
          <w:szCs w:val="16"/>
        </w:rPr>
        <w:t>EU-affiliated accounts, from</w:t>
      </w:r>
      <w:r w:rsidRPr="00E118A0">
        <w:rPr>
          <w:rFonts w:ascii="EC Square Sans Pro" w:hAnsi="EC Square Sans Pro"/>
          <w:sz w:val="16"/>
          <w:szCs w:val="16"/>
        </w:rPr>
        <w:t xml:space="preserve"> EU institutions or officials (including Members of the European Parliament (MEPs) and those from the broader public. It is important to note that, while tweets from EU-affiliated accounts might provide valuable insights, they do not necessarily represent official EU communications.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3A436D"/>
    <w:multiLevelType w:val="hybridMultilevel"/>
    <w:tmpl w:val="CD26DB6C"/>
    <w:lvl w:ilvl="0" w:tplc="7B1E9F3E">
      <w:start w:val="1"/>
      <w:numFmt w:val="bullet"/>
      <w:lvlText w:val=""/>
      <w:lvlJc w:val="left"/>
      <w:pPr>
        <w:ind w:left="720" w:hanging="360"/>
      </w:pPr>
      <w:rPr>
        <w:rFonts w:ascii="Symbol" w:hAnsi="Symbol" w:hint="default"/>
      </w:rPr>
    </w:lvl>
    <w:lvl w:ilvl="1" w:tplc="A61E5D1E">
      <w:start w:val="1"/>
      <w:numFmt w:val="bullet"/>
      <w:lvlText w:val="o"/>
      <w:lvlJc w:val="left"/>
      <w:pPr>
        <w:ind w:left="1440" w:hanging="360"/>
      </w:pPr>
      <w:rPr>
        <w:rFonts w:ascii="Courier New" w:hAnsi="Courier New" w:hint="default"/>
      </w:rPr>
    </w:lvl>
    <w:lvl w:ilvl="2" w:tplc="AB14A086">
      <w:start w:val="1"/>
      <w:numFmt w:val="bullet"/>
      <w:lvlText w:val=""/>
      <w:lvlJc w:val="left"/>
      <w:pPr>
        <w:ind w:left="2160" w:hanging="360"/>
      </w:pPr>
      <w:rPr>
        <w:rFonts w:ascii="Wingdings" w:hAnsi="Wingdings" w:hint="default"/>
      </w:rPr>
    </w:lvl>
    <w:lvl w:ilvl="3" w:tplc="CD1AD97C">
      <w:start w:val="1"/>
      <w:numFmt w:val="bullet"/>
      <w:lvlText w:val=""/>
      <w:lvlJc w:val="left"/>
      <w:pPr>
        <w:ind w:left="2880" w:hanging="360"/>
      </w:pPr>
      <w:rPr>
        <w:rFonts w:ascii="Symbol" w:hAnsi="Symbol" w:hint="default"/>
      </w:rPr>
    </w:lvl>
    <w:lvl w:ilvl="4" w:tplc="15FA9CE6">
      <w:start w:val="1"/>
      <w:numFmt w:val="bullet"/>
      <w:lvlText w:val="o"/>
      <w:lvlJc w:val="left"/>
      <w:pPr>
        <w:ind w:left="3600" w:hanging="360"/>
      </w:pPr>
      <w:rPr>
        <w:rFonts w:ascii="Courier New" w:hAnsi="Courier New" w:hint="default"/>
      </w:rPr>
    </w:lvl>
    <w:lvl w:ilvl="5" w:tplc="B9883590">
      <w:start w:val="1"/>
      <w:numFmt w:val="bullet"/>
      <w:lvlText w:val=""/>
      <w:lvlJc w:val="left"/>
      <w:pPr>
        <w:ind w:left="4320" w:hanging="360"/>
      </w:pPr>
      <w:rPr>
        <w:rFonts w:ascii="Wingdings" w:hAnsi="Wingdings" w:hint="default"/>
      </w:rPr>
    </w:lvl>
    <w:lvl w:ilvl="6" w:tplc="2EB43AA4">
      <w:start w:val="1"/>
      <w:numFmt w:val="bullet"/>
      <w:lvlText w:val=""/>
      <w:lvlJc w:val="left"/>
      <w:pPr>
        <w:ind w:left="5040" w:hanging="360"/>
      </w:pPr>
      <w:rPr>
        <w:rFonts w:ascii="Symbol" w:hAnsi="Symbol" w:hint="default"/>
      </w:rPr>
    </w:lvl>
    <w:lvl w:ilvl="7" w:tplc="1556C922">
      <w:start w:val="1"/>
      <w:numFmt w:val="bullet"/>
      <w:lvlText w:val="o"/>
      <w:lvlJc w:val="left"/>
      <w:pPr>
        <w:ind w:left="5760" w:hanging="360"/>
      </w:pPr>
      <w:rPr>
        <w:rFonts w:ascii="Courier New" w:hAnsi="Courier New" w:hint="default"/>
      </w:rPr>
    </w:lvl>
    <w:lvl w:ilvl="8" w:tplc="CB1A1CB0">
      <w:start w:val="1"/>
      <w:numFmt w:val="bullet"/>
      <w:lvlText w:val=""/>
      <w:lvlJc w:val="left"/>
      <w:pPr>
        <w:ind w:left="6480" w:hanging="360"/>
      </w:pPr>
      <w:rPr>
        <w:rFonts w:ascii="Wingdings" w:hAnsi="Wingdings" w:hint="default"/>
      </w:rPr>
    </w:lvl>
  </w:abstractNum>
  <w:abstractNum w:abstractNumId="1" w15:restartNumberingAfterBreak="0">
    <w:nsid w:val="1986F94B"/>
    <w:multiLevelType w:val="hybridMultilevel"/>
    <w:tmpl w:val="0164BF56"/>
    <w:lvl w:ilvl="0" w:tplc="CDA84DB2">
      <w:start w:val="1"/>
      <w:numFmt w:val="decimal"/>
      <w:lvlText w:val="•"/>
      <w:lvlJc w:val="left"/>
      <w:pPr>
        <w:ind w:left="720" w:hanging="360"/>
      </w:pPr>
    </w:lvl>
    <w:lvl w:ilvl="1" w:tplc="2DC09430">
      <w:start w:val="1"/>
      <w:numFmt w:val="lowerLetter"/>
      <w:lvlText w:val="%2."/>
      <w:lvlJc w:val="left"/>
      <w:pPr>
        <w:ind w:left="1440" w:hanging="360"/>
      </w:pPr>
    </w:lvl>
    <w:lvl w:ilvl="2" w:tplc="6C3840FC">
      <w:start w:val="1"/>
      <w:numFmt w:val="lowerRoman"/>
      <w:lvlText w:val="%3."/>
      <w:lvlJc w:val="right"/>
      <w:pPr>
        <w:ind w:left="2160" w:hanging="180"/>
      </w:pPr>
    </w:lvl>
    <w:lvl w:ilvl="3" w:tplc="6F6CE8AA">
      <w:start w:val="1"/>
      <w:numFmt w:val="decimal"/>
      <w:lvlText w:val="%4."/>
      <w:lvlJc w:val="left"/>
      <w:pPr>
        <w:ind w:left="2880" w:hanging="360"/>
      </w:pPr>
    </w:lvl>
    <w:lvl w:ilvl="4" w:tplc="57BE8954">
      <w:start w:val="1"/>
      <w:numFmt w:val="lowerLetter"/>
      <w:lvlText w:val="%5."/>
      <w:lvlJc w:val="left"/>
      <w:pPr>
        <w:ind w:left="3600" w:hanging="360"/>
      </w:pPr>
    </w:lvl>
    <w:lvl w:ilvl="5" w:tplc="BBDED218">
      <w:start w:val="1"/>
      <w:numFmt w:val="lowerRoman"/>
      <w:lvlText w:val="%6."/>
      <w:lvlJc w:val="right"/>
      <w:pPr>
        <w:ind w:left="4320" w:hanging="180"/>
      </w:pPr>
    </w:lvl>
    <w:lvl w:ilvl="6" w:tplc="9BD6E540">
      <w:start w:val="1"/>
      <w:numFmt w:val="decimal"/>
      <w:lvlText w:val="%7."/>
      <w:lvlJc w:val="left"/>
      <w:pPr>
        <w:ind w:left="5040" w:hanging="360"/>
      </w:pPr>
    </w:lvl>
    <w:lvl w:ilvl="7" w:tplc="60BECD4C">
      <w:start w:val="1"/>
      <w:numFmt w:val="lowerLetter"/>
      <w:lvlText w:val="%8."/>
      <w:lvlJc w:val="left"/>
      <w:pPr>
        <w:ind w:left="5760" w:hanging="360"/>
      </w:pPr>
    </w:lvl>
    <w:lvl w:ilvl="8" w:tplc="6B4CD0E0">
      <w:start w:val="1"/>
      <w:numFmt w:val="lowerRoman"/>
      <w:lvlText w:val="%9."/>
      <w:lvlJc w:val="right"/>
      <w:pPr>
        <w:ind w:left="6480" w:hanging="180"/>
      </w:pPr>
    </w:lvl>
  </w:abstractNum>
  <w:abstractNum w:abstractNumId="2" w15:restartNumberingAfterBreak="0">
    <w:nsid w:val="1FD82BB9"/>
    <w:multiLevelType w:val="hybridMultilevel"/>
    <w:tmpl w:val="6AB88504"/>
    <w:lvl w:ilvl="0" w:tplc="54EC6D1C">
      <w:start w:val="1"/>
      <w:numFmt w:val="decimal"/>
      <w:lvlText w:val="%1."/>
      <w:lvlJc w:val="left"/>
      <w:pPr>
        <w:ind w:left="720" w:hanging="360"/>
      </w:pPr>
    </w:lvl>
    <w:lvl w:ilvl="1" w:tplc="4BEAA83C">
      <w:start w:val="1"/>
      <w:numFmt w:val="lowerLetter"/>
      <w:lvlText w:val="%2."/>
      <w:lvlJc w:val="left"/>
      <w:pPr>
        <w:ind w:left="1440" w:hanging="360"/>
      </w:pPr>
    </w:lvl>
    <w:lvl w:ilvl="2" w:tplc="8D48904A">
      <w:start w:val="1"/>
      <w:numFmt w:val="lowerRoman"/>
      <w:lvlText w:val="%3."/>
      <w:lvlJc w:val="right"/>
      <w:pPr>
        <w:ind w:left="2160" w:hanging="180"/>
      </w:pPr>
    </w:lvl>
    <w:lvl w:ilvl="3" w:tplc="F05A4E2A">
      <w:start w:val="1"/>
      <w:numFmt w:val="decimal"/>
      <w:lvlText w:val="%4."/>
      <w:lvlJc w:val="left"/>
      <w:pPr>
        <w:ind w:left="2880" w:hanging="360"/>
      </w:pPr>
    </w:lvl>
    <w:lvl w:ilvl="4" w:tplc="22463996">
      <w:start w:val="1"/>
      <w:numFmt w:val="lowerLetter"/>
      <w:lvlText w:val="%5."/>
      <w:lvlJc w:val="left"/>
      <w:pPr>
        <w:ind w:left="3600" w:hanging="360"/>
      </w:pPr>
    </w:lvl>
    <w:lvl w:ilvl="5" w:tplc="8FFE7E24">
      <w:start w:val="1"/>
      <w:numFmt w:val="lowerRoman"/>
      <w:lvlText w:val="%6."/>
      <w:lvlJc w:val="right"/>
      <w:pPr>
        <w:ind w:left="4320" w:hanging="180"/>
      </w:pPr>
    </w:lvl>
    <w:lvl w:ilvl="6" w:tplc="C7EC28EE">
      <w:start w:val="1"/>
      <w:numFmt w:val="decimal"/>
      <w:lvlText w:val="%7."/>
      <w:lvlJc w:val="left"/>
      <w:pPr>
        <w:ind w:left="5040" w:hanging="360"/>
      </w:pPr>
    </w:lvl>
    <w:lvl w:ilvl="7" w:tplc="85D6F7F0">
      <w:start w:val="1"/>
      <w:numFmt w:val="lowerLetter"/>
      <w:lvlText w:val="%8."/>
      <w:lvlJc w:val="left"/>
      <w:pPr>
        <w:ind w:left="5760" w:hanging="360"/>
      </w:pPr>
    </w:lvl>
    <w:lvl w:ilvl="8" w:tplc="7B84EF18">
      <w:start w:val="1"/>
      <w:numFmt w:val="lowerRoman"/>
      <w:lvlText w:val="%9."/>
      <w:lvlJc w:val="right"/>
      <w:pPr>
        <w:ind w:left="6480" w:hanging="180"/>
      </w:pPr>
    </w:lvl>
  </w:abstractNum>
  <w:abstractNum w:abstractNumId="3" w15:restartNumberingAfterBreak="0">
    <w:nsid w:val="1FF66B5A"/>
    <w:multiLevelType w:val="hybridMultilevel"/>
    <w:tmpl w:val="2FB0CA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1FD175F"/>
    <w:multiLevelType w:val="hybridMultilevel"/>
    <w:tmpl w:val="FD9CCD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ACF7DB0"/>
    <w:multiLevelType w:val="multilevel"/>
    <w:tmpl w:val="98D0ECE4"/>
    <w:lvl w:ilvl="0">
      <w:start w:val="1"/>
      <w:numFmt w:val="decimal"/>
      <w:lvlText w:val="%1."/>
      <w:lvlJc w:val="left"/>
      <w:pPr>
        <w:ind w:left="432" w:hanging="432"/>
      </w:pPr>
      <w:rPr>
        <w:rFonts w:hint="default"/>
        <w:b/>
        <w:color w:val="6CA644"/>
      </w:rPr>
    </w:lvl>
    <w:lvl w:ilvl="1">
      <w:start w:val="1"/>
      <w:numFmt w:val="decimal"/>
      <w:lvlText w:val="%1.%2"/>
      <w:lvlJc w:val="left"/>
      <w:pPr>
        <w:ind w:left="1853" w:hanging="576"/>
      </w:pPr>
      <w:rPr>
        <w:rFonts w:hint="default"/>
        <w:b/>
        <w:color w:val="6CA644"/>
      </w:rPr>
    </w:lvl>
    <w:lvl w:ilvl="2">
      <w:start w:val="1"/>
      <w:numFmt w:val="decimal"/>
      <w:lvlText w:val="%1.%2.%3"/>
      <w:lvlJc w:val="left"/>
      <w:pPr>
        <w:ind w:left="1430" w:hanging="720"/>
      </w:pPr>
      <w:rPr>
        <w:rFonts w:hint="default"/>
        <w:color w:val="6CA644"/>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32A476D1"/>
    <w:multiLevelType w:val="hybridMultilevel"/>
    <w:tmpl w:val="02ACE966"/>
    <w:lvl w:ilvl="0" w:tplc="903CCB78">
      <w:start w:val="1"/>
      <w:numFmt w:val="bullet"/>
      <w:lvlText w:val="·"/>
      <w:lvlJc w:val="left"/>
      <w:pPr>
        <w:ind w:left="720" w:hanging="360"/>
      </w:pPr>
      <w:rPr>
        <w:rFonts w:ascii="Courier New" w:hAnsi="Courier New" w:hint="default"/>
      </w:rPr>
    </w:lvl>
    <w:lvl w:ilvl="1" w:tplc="5A7C9B10">
      <w:start w:val="1"/>
      <w:numFmt w:val="bullet"/>
      <w:lvlText w:val="o"/>
      <w:lvlJc w:val="left"/>
      <w:pPr>
        <w:ind w:left="1440" w:hanging="360"/>
      </w:pPr>
      <w:rPr>
        <w:rFonts w:ascii="Courier New" w:hAnsi="Courier New" w:hint="default"/>
      </w:rPr>
    </w:lvl>
    <w:lvl w:ilvl="2" w:tplc="2D104498">
      <w:start w:val="1"/>
      <w:numFmt w:val="bullet"/>
      <w:lvlText w:val=""/>
      <w:lvlJc w:val="left"/>
      <w:pPr>
        <w:ind w:left="2160" w:hanging="360"/>
      </w:pPr>
      <w:rPr>
        <w:rFonts w:ascii="Wingdings" w:hAnsi="Wingdings" w:hint="default"/>
      </w:rPr>
    </w:lvl>
    <w:lvl w:ilvl="3" w:tplc="0CD820BA">
      <w:start w:val="1"/>
      <w:numFmt w:val="bullet"/>
      <w:lvlText w:val=""/>
      <w:lvlJc w:val="left"/>
      <w:pPr>
        <w:ind w:left="2880" w:hanging="360"/>
      </w:pPr>
      <w:rPr>
        <w:rFonts w:ascii="Symbol" w:hAnsi="Symbol" w:hint="default"/>
      </w:rPr>
    </w:lvl>
    <w:lvl w:ilvl="4" w:tplc="E52ED2BE">
      <w:start w:val="1"/>
      <w:numFmt w:val="bullet"/>
      <w:lvlText w:val="o"/>
      <w:lvlJc w:val="left"/>
      <w:pPr>
        <w:ind w:left="3600" w:hanging="360"/>
      </w:pPr>
      <w:rPr>
        <w:rFonts w:ascii="Courier New" w:hAnsi="Courier New" w:hint="default"/>
      </w:rPr>
    </w:lvl>
    <w:lvl w:ilvl="5" w:tplc="799E29A0">
      <w:start w:val="1"/>
      <w:numFmt w:val="bullet"/>
      <w:lvlText w:val=""/>
      <w:lvlJc w:val="left"/>
      <w:pPr>
        <w:ind w:left="4320" w:hanging="360"/>
      </w:pPr>
      <w:rPr>
        <w:rFonts w:ascii="Wingdings" w:hAnsi="Wingdings" w:hint="default"/>
      </w:rPr>
    </w:lvl>
    <w:lvl w:ilvl="6" w:tplc="55E46BF4">
      <w:start w:val="1"/>
      <w:numFmt w:val="bullet"/>
      <w:lvlText w:val=""/>
      <w:lvlJc w:val="left"/>
      <w:pPr>
        <w:ind w:left="5040" w:hanging="360"/>
      </w:pPr>
      <w:rPr>
        <w:rFonts w:ascii="Symbol" w:hAnsi="Symbol" w:hint="default"/>
      </w:rPr>
    </w:lvl>
    <w:lvl w:ilvl="7" w:tplc="E744E268">
      <w:start w:val="1"/>
      <w:numFmt w:val="bullet"/>
      <w:lvlText w:val="o"/>
      <w:lvlJc w:val="left"/>
      <w:pPr>
        <w:ind w:left="5760" w:hanging="360"/>
      </w:pPr>
      <w:rPr>
        <w:rFonts w:ascii="Courier New" w:hAnsi="Courier New" w:hint="default"/>
      </w:rPr>
    </w:lvl>
    <w:lvl w:ilvl="8" w:tplc="54223706">
      <w:start w:val="1"/>
      <w:numFmt w:val="bullet"/>
      <w:lvlText w:val=""/>
      <w:lvlJc w:val="left"/>
      <w:pPr>
        <w:ind w:left="6480" w:hanging="360"/>
      </w:pPr>
      <w:rPr>
        <w:rFonts w:ascii="Wingdings" w:hAnsi="Wingdings" w:hint="default"/>
      </w:rPr>
    </w:lvl>
  </w:abstractNum>
  <w:abstractNum w:abstractNumId="7" w15:restartNumberingAfterBreak="0">
    <w:nsid w:val="35A43FA5"/>
    <w:multiLevelType w:val="hybridMultilevel"/>
    <w:tmpl w:val="39D4FB4A"/>
    <w:lvl w:ilvl="0" w:tplc="D5E0707E">
      <w:start w:val="1"/>
      <w:numFmt w:val="bullet"/>
      <w:lvlText w:val=""/>
      <w:lvlJc w:val="left"/>
      <w:pPr>
        <w:ind w:left="720" w:hanging="360"/>
      </w:pPr>
      <w:rPr>
        <w:rFonts w:ascii="Symbol" w:hAnsi="Symbol" w:hint="default"/>
      </w:rPr>
    </w:lvl>
    <w:lvl w:ilvl="1" w:tplc="FCE0D594">
      <w:start w:val="1"/>
      <w:numFmt w:val="bullet"/>
      <w:lvlText w:val="o"/>
      <w:lvlJc w:val="left"/>
      <w:pPr>
        <w:ind w:left="1440" w:hanging="360"/>
      </w:pPr>
      <w:rPr>
        <w:rFonts w:ascii="Courier New" w:hAnsi="Courier New" w:hint="default"/>
      </w:rPr>
    </w:lvl>
    <w:lvl w:ilvl="2" w:tplc="3A8A239A">
      <w:start w:val="1"/>
      <w:numFmt w:val="bullet"/>
      <w:lvlText w:val=""/>
      <w:lvlJc w:val="left"/>
      <w:pPr>
        <w:ind w:left="2160" w:hanging="360"/>
      </w:pPr>
      <w:rPr>
        <w:rFonts w:ascii="Wingdings" w:hAnsi="Wingdings" w:hint="default"/>
      </w:rPr>
    </w:lvl>
    <w:lvl w:ilvl="3" w:tplc="0CA44BD2">
      <w:start w:val="1"/>
      <w:numFmt w:val="bullet"/>
      <w:lvlText w:val=""/>
      <w:lvlJc w:val="left"/>
      <w:pPr>
        <w:ind w:left="2880" w:hanging="360"/>
      </w:pPr>
      <w:rPr>
        <w:rFonts w:ascii="Symbol" w:hAnsi="Symbol" w:hint="default"/>
      </w:rPr>
    </w:lvl>
    <w:lvl w:ilvl="4" w:tplc="3A52AAAC">
      <w:start w:val="1"/>
      <w:numFmt w:val="bullet"/>
      <w:lvlText w:val="o"/>
      <w:lvlJc w:val="left"/>
      <w:pPr>
        <w:ind w:left="3600" w:hanging="360"/>
      </w:pPr>
      <w:rPr>
        <w:rFonts w:ascii="Courier New" w:hAnsi="Courier New" w:hint="default"/>
      </w:rPr>
    </w:lvl>
    <w:lvl w:ilvl="5" w:tplc="35D6B4CE">
      <w:start w:val="1"/>
      <w:numFmt w:val="bullet"/>
      <w:lvlText w:val=""/>
      <w:lvlJc w:val="left"/>
      <w:pPr>
        <w:ind w:left="4320" w:hanging="360"/>
      </w:pPr>
      <w:rPr>
        <w:rFonts w:ascii="Wingdings" w:hAnsi="Wingdings" w:hint="default"/>
      </w:rPr>
    </w:lvl>
    <w:lvl w:ilvl="6" w:tplc="D1A43876">
      <w:start w:val="1"/>
      <w:numFmt w:val="bullet"/>
      <w:lvlText w:val=""/>
      <w:lvlJc w:val="left"/>
      <w:pPr>
        <w:ind w:left="5040" w:hanging="360"/>
      </w:pPr>
      <w:rPr>
        <w:rFonts w:ascii="Symbol" w:hAnsi="Symbol" w:hint="default"/>
      </w:rPr>
    </w:lvl>
    <w:lvl w:ilvl="7" w:tplc="6C56BA12">
      <w:start w:val="1"/>
      <w:numFmt w:val="bullet"/>
      <w:lvlText w:val="o"/>
      <w:lvlJc w:val="left"/>
      <w:pPr>
        <w:ind w:left="5760" w:hanging="360"/>
      </w:pPr>
      <w:rPr>
        <w:rFonts w:ascii="Courier New" w:hAnsi="Courier New" w:hint="default"/>
      </w:rPr>
    </w:lvl>
    <w:lvl w:ilvl="8" w:tplc="DB7A5486">
      <w:start w:val="1"/>
      <w:numFmt w:val="bullet"/>
      <w:lvlText w:val=""/>
      <w:lvlJc w:val="left"/>
      <w:pPr>
        <w:ind w:left="6480" w:hanging="360"/>
      </w:pPr>
      <w:rPr>
        <w:rFonts w:ascii="Wingdings" w:hAnsi="Wingdings" w:hint="default"/>
      </w:rPr>
    </w:lvl>
  </w:abstractNum>
  <w:abstractNum w:abstractNumId="8" w15:restartNumberingAfterBreak="0">
    <w:nsid w:val="36A62F02"/>
    <w:multiLevelType w:val="hybridMultilevel"/>
    <w:tmpl w:val="9308270A"/>
    <w:lvl w:ilvl="0" w:tplc="D18C8F22">
      <w:start w:val="1"/>
      <w:numFmt w:val="decimal"/>
      <w:lvlText w:val="%1."/>
      <w:lvlJc w:val="left"/>
      <w:pPr>
        <w:ind w:left="720" w:hanging="6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9" w15:restartNumberingAfterBreak="0">
    <w:nsid w:val="3D397B85"/>
    <w:multiLevelType w:val="hybridMultilevel"/>
    <w:tmpl w:val="DA801758"/>
    <w:lvl w:ilvl="0" w:tplc="AC3AC178">
      <w:start w:val="1"/>
      <w:numFmt w:val="bullet"/>
      <w:lvlText w:val="-"/>
      <w:lvlJc w:val="left"/>
      <w:pPr>
        <w:ind w:left="720" w:hanging="360"/>
      </w:pPr>
      <w:rPr>
        <w:rFonts w:ascii="Arial" w:hAnsi="Aria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3E46CE02"/>
    <w:multiLevelType w:val="hybridMultilevel"/>
    <w:tmpl w:val="45AE9A16"/>
    <w:lvl w:ilvl="0" w:tplc="C9C88ADC">
      <w:start w:val="1"/>
      <w:numFmt w:val="bullet"/>
      <w:lvlText w:val=""/>
      <w:lvlJc w:val="left"/>
      <w:pPr>
        <w:ind w:left="720" w:hanging="360"/>
      </w:pPr>
      <w:rPr>
        <w:rFonts w:ascii="Symbol" w:hAnsi="Symbol" w:hint="default"/>
      </w:rPr>
    </w:lvl>
    <w:lvl w:ilvl="1" w:tplc="B4A8FEEA">
      <w:start w:val="1"/>
      <w:numFmt w:val="bullet"/>
      <w:lvlText w:val="o"/>
      <w:lvlJc w:val="left"/>
      <w:pPr>
        <w:ind w:left="1440" w:hanging="360"/>
      </w:pPr>
      <w:rPr>
        <w:rFonts w:ascii="Courier New" w:hAnsi="Courier New" w:hint="default"/>
      </w:rPr>
    </w:lvl>
    <w:lvl w:ilvl="2" w:tplc="21BA58B6">
      <w:start w:val="1"/>
      <w:numFmt w:val="bullet"/>
      <w:lvlText w:val=""/>
      <w:lvlJc w:val="left"/>
      <w:pPr>
        <w:ind w:left="2160" w:hanging="360"/>
      </w:pPr>
      <w:rPr>
        <w:rFonts w:ascii="Wingdings" w:hAnsi="Wingdings" w:hint="default"/>
      </w:rPr>
    </w:lvl>
    <w:lvl w:ilvl="3" w:tplc="D832B78E">
      <w:start w:val="1"/>
      <w:numFmt w:val="bullet"/>
      <w:lvlText w:val=""/>
      <w:lvlJc w:val="left"/>
      <w:pPr>
        <w:ind w:left="2880" w:hanging="360"/>
      </w:pPr>
      <w:rPr>
        <w:rFonts w:ascii="Symbol" w:hAnsi="Symbol" w:hint="default"/>
      </w:rPr>
    </w:lvl>
    <w:lvl w:ilvl="4" w:tplc="6F021D3E">
      <w:start w:val="1"/>
      <w:numFmt w:val="bullet"/>
      <w:lvlText w:val="o"/>
      <w:lvlJc w:val="left"/>
      <w:pPr>
        <w:ind w:left="3600" w:hanging="360"/>
      </w:pPr>
      <w:rPr>
        <w:rFonts w:ascii="Courier New" w:hAnsi="Courier New" w:hint="default"/>
      </w:rPr>
    </w:lvl>
    <w:lvl w:ilvl="5" w:tplc="5ABA2E7C">
      <w:start w:val="1"/>
      <w:numFmt w:val="bullet"/>
      <w:lvlText w:val=""/>
      <w:lvlJc w:val="left"/>
      <w:pPr>
        <w:ind w:left="4320" w:hanging="360"/>
      </w:pPr>
      <w:rPr>
        <w:rFonts w:ascii="Wingdings" w:hAnsi="Wingdings" w:hint="default"/>
      </w:rPr>
    </w:lvl>
    <w:lvl w:ilvl="6" w:tplc="BA1E88D0">
      <w:start w:val="1"/>
      <w:numFmt w:val="bullet"/>
      <w:lvlText w:val=""/>
      <w:lvlJc w:val="left"/>
      <w:pPr>
        <w:ind w:left="5040" w:hanging="360"/>
      </w:pPr>
      <w:rPr>
        <w:rFonts w:ascii="Symbol" w:hAnsi="Symbol" w:hint="default"/>
      </w:rPr>
    </w:lvl>
    <w:lvl w:ilvl="7" w:tplc="1096AF38">
      <w:start w:val="1"/>
      <w:numFmt w:val="bullet"/>
      <w:lvlText w:val="o"/>
      <w:lvlJc w:val="left"/>
      <w:pPr>
        <w:ind w:left="5760" w:hanging="360"/>
      </w:pPr>
      <w:rPr>
        <w:rFonts w:ascii="Courier New" w:hAnsi="Courier New" w:hint="default"/>
      </w:rPr>
    </w:lvl>
    <w:lvl w:ilvl="8" w:tplc="9EDC02FE">
      <w:start w:val="1"/>
      <w:numFmt w:val="bullet"/>
      <w:lvlText w:val=""/>
      <w:lvlJc w:val="left"/>
      <w:pPr>
        <w:ind w:left="6480" w:hanging="360"/>
      </w:pPr>
      <w:rPr>
        <w:rFonts w:ascii="Wingdings" w:hAnsi="Wingdings" w:hint="default"/>
      </w:rPr>
    </w:lvl>
  </w:abstractNum>
  <w:abstractNum w:abstractNumId="11" w15:restartNumberingAfterBreak="0">
    <w:nsid w:val="42C30830"/>
    <w:multiLevelType w:val="hybridMultilevel"/>
    <w:tmpl w:val="CDC81102"/>
    <w:lvl w:ilvl="0" w:tplc="08090001">
      <w:start w:val="1"/>
      <w:numFmt w:val="bullet"/>
      <w:lvlText w:val=""/>
      <w:lvlJc w:val="left"/>
      <w:pPr>
        <w:ind w:left="360" w:hanging="360"/>
      </w:pPr>
      <w:rPr>
        <w:rFonts w:ascii="Symbol" w:hAnsi="Symbol" w:hint="default"/>
      </w:rPr>
    </w:lvl>
    <w:lvl w:ilvl="1" w:tplc="0004DEE6">
      <w:start w:val="5"/>
      <w:numFmt w:val="bullet"/>
      <w:lvlText w:val="•"/>
      <w:lvlJc w:val="left"/>
      <w:pPr>
        <w:ind w:left="1080" w:hanging="360"/>
      </w:pPr>
      <w:rPr>
        <w:rFonts w:ascii="EC Square Sans Pro" w:eastAsia="Times New Roman" w:hAnsi="EC Square Sans Pro" w:cs="Times New Roman"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433A39E6"/>
    <w:multiLevelType w:val="hybridMultilevel"/>
    <w:tmpl w:val="D76037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47F9A9D"/>
    <w:multiLevelType w:val="hybridMultilevel"/>
    <w:tmpl w:val="077A1FB8"/>
    <w:lvl w:ilvl="0" w:tplc="19DEDAD8">
      <w:start w:val="1"/>
      <w:numFmt w:val="bullet"/>
      <w:lvlText w:val=""/>
      <w:lvlJc w:val="left"/>
      <w:pPr>
        <w:ind w:left="720" w:hanging="360"/>
      </w:pPr>
      <w:rPr>
        <w:rFonts w:ascii="Symbol" w:hAnsi="Symbol" w:hint="default"/>
      </w:rPr>
    </w:lvl>
    <w:lvl w:ilvl="1" w:tplc="19A2AF60">
      <w:start w:val="1"/>
      <w:numFmt w:val="bullet"/>
      <w:lvlText w:val="o"/>
      <w:lvlJc w:val="left"/>
      <w:pPr>
        <w:ind w:left="1440" w:hanging="360"/>
      </w:pPr>
      <w:rPr>
        <w:rFonts w:ascii="Courier New" w:hAnsi="Courier New" w:hint="default"/>
      </w:rPr>
    </w:lvl>
    <w:lvl w:ilvl="2" w:tplc="7E785096">
      <w:start w:val="1"/>
      <w:numFmt w:val="bullet"/>
      <w:lvlText w:val=""/>
      <w:lvlJc w:val="left"/>
      <w:pPr>
        <w:ind w:left="2160" w:hanging="360"/>
      </w:pPr>
      <w:rPr>
        <w:rFonts w:ascii="Wingdings" w:hAnsi="Wingdings" w:hint="default"/>
      </w:rPr>
    </w:lvl>
    <w:lvl w:ilvl="3" w:tplc="09C0817A">
      <w:start w:val="1"/>
      <w:numFmt w:val="bullet"/>
      <w:lvlText w:val=""/>
      <w:lvlJc w:val="left"/>
      <w:pPr>
        <w:ind w:left="2880" w:hanging="360"/>
      </w:pPr>
      <w:rPr>
        <w:rFonts w:ascii="Symbol" w:hAnsi="Symbol" w:hint="default"/>
      </w:rPr>
    </w:lvl>
    <w:lvl w:ilvl="4" w:tplc="99DCFE78">
      <w:start w:val="1"/>
      <w:numFmt w:val="bullet"/>
      <w:lvlText w:val="o"/>
      <w:lvlJc w:val="left"/>
      <w:pPr>
        <w:ind w:left="3600" w:hanging="360"/>
      </w:pPr>
      <w:rPr>
        <w:rFonts w:ascii="Courier New" w:hAnsi="Courier New" w:hint="default"/>
      </w:rPr>
    </w:lvl>
    <w:lvl w:ilvl="5" w:tplc="FDA2C5F4">
      <w:start w:val="1"/>
      <w:numFmt w:val="bullet"/>
      <w:lvlText w:val=""/>
      <w:lvlJc w:val="left"/>
      <w:pPr>
        <w:ind w:left="4320" w:hanging="360"/>
      </w:pPr>
      <w:rPr>
        <w:rFonts w:ascii="Wingdings" w:hAnsi="Wingdings" w:hint="default"/>
      </w:rPr>
    </w:lvl>
    <w:lvl w:ilvl="6" w:tplc="C06A5D2C">
      <w:start w:val="1"/>
      <w:numFmt w:val="bullet"/>
      <w:lvlText w:val=""/>
      <w:lvlJc w:val="left"/>
      <w:pPr>
        <w:ind w:left="5040" w:hanging="360"/>
      </w:pPr>
      <w:rPr>
        <w:rFonts w:ascii="Symbol" w:hAnsi="Symbol" w:hint="default"/>
      </w:rPr>
    </w:lvl>
    <w:lvl w:ilvl="7" w:tplc="D046A468">
      <w:start w:val="1"/>
      <w:numFmt w:val="bullet"/>
      <w:lvlText w:val="o"/>
      <w:lvlJc w:val="left"/>
      <w:pPr>
        <w:ind w:left="5760" w:hanging="360"/>
      </w:pPr>
      <w:rPr>
        <w:rFonts w:ascii="Courier New" w:hAnsi="Courier New" w:hint="default"/>
      </w:rPr>
    </w:lvl>
    <w:lvl w:ilvl="8" w:tplc="A4C230B2">
      <w:start w:val="1"/>
      <w:numFmt w:val="bullet"/>
      <w:lvlText w:val=""/>
      <w:lvlJc w:val="left"/>
      <w:pPr>
        <w:ind w:left="6480" w:hanging="360"/>
      </w:pPr>
      <w:rPr>
        <w:rFonts w:ascii="Wingdings" w:hAnsi="Wingdings" w:hint="default"/>
      </w:rPr>
    </w:lvl>
  </w:abstractNum>
  <w:abstractNum w:abstractNumId="14" w15:restartNumberingAfterBreak="0">
    <w:nsid w:val="611BFCE6"/>
    <w:multiLevelType w:val="hybridMultilevel"/>
    <w:tmpl w:val="DEA2A216"/>
    <w:lvl w:ilvl="0" w:tplc="8E921EC4">
      <w:start w:val="1"/>
      <w:numFmt w:val="bullet"/>
      <w:lvlText w:val=""/>
      <w:lvlJc w:val="left"/>
      <w:pPr>
        <w:ind w:left="720" w:hanging="360"/>
      </w:pPr>
      <w:rPr>
        <w:rFonts w:ascii="Symbol" w:hAnsi="Symbol" w:hint="default"/>
      </w:rPr>
    </w:lvl>
    <w:lvl w:ilvl="1" w:tplc="9A120E08">
      <w:start w:val="1"/>
      <w:numFmt w:val="bullet"/>
      <w:lvlText w:val="o"/>
      <w:lvlJc w:val="left"/>
      <w:pPr>
        <w:ind w:left="1440" w:hanging="360"/>
      </w:pPr>
      <w:rPr>
        <w:rFonts w:ascii="Courier New" w:hAnsi="Courier New" w:hint="default"/>
      </w:rPr>
    </w:lvl>
    <w:lvl w:ilvl="2" w:tplc="9134F944">
      <w:start w:val="1"/>
      <w:numFmt w:val="bullet"/>
      <w:lvlText w:val=""/>
      <w:lvlJc w:val="left"/>
      <w:pPr>
        <w:ind w:left="2160" w:hanging="360"/>
      </w:pPr>
      <w:rPr>
        <w:rFonts w:ascii="Wingdings" w:hAnsi="Wingdings" w:hint="default"/>
      </w:rPr>
    </w:lvl>
    <w:lvl w:ilvl="3" w:tplc="54BC3726">
      <w:start w:val="1"/>
      <w:numFmt w:val="bullet"/>
      <w:lvlText w:val=""/>
      <w:lvlJc w:val="left"/>
      <w:pPr>
        <w:ind w:left="2880" w:hanging="360"/>
      </w:pPr>
      <w:rPr>
        <w:rFonts w:ascii="Symbol" w:hAnsi="Symbol" w:hint="default"/>
      </w:rPr>
    </w:lvl>
    <w:lvl w:ilvl="4" w:tplc="FEE8CDF2">
      <w:start w:val="1"/>
      <w:numFmt w:val="bullet"/>
      <w:lvlText w:val="o"/>
      <w:lvlJc w:val="left"/>
      <w:pPr>
        <w:ind w:left="3600" w:hanging="360"/>
      </w:pPr>
      <w:rPr>
        <w:rFonts w:ascii="Courier New" w:hAnsi="Courier New" w:hint="default"/>
      </w:rPr>
    </w:lvl>
    <w:lvl w:ilvl="5" w:tplc="3328EC5A">
      <w:start w:val="1"/>
      <w:numFmt w:val="bullet"/>
      <w:lvlText w:val=""/>
      <w:lvlJc w:val="left"/>
      <w:pPr>
        <w:ind w:left="4320" w:hanging="360"/>
      </w:pPr>
      <w:rPr>
        <w:rFonts w:ascii="Wingdings" w:hAnsi="Wingdings" w:hint="default"/>
      </w:rPr>
    </w:lvl>
    <w:lvl w:ilvl="6" w:tplc="C2D2783E">
      <w:start w:val="1"/>
      <w:numFmt w:val="bullet"/>
      <w:lvlText w:val=""/>
      <w:lvlJc w:val="left"/>
      <w:pPr>
        <w:ind w:left="5040" w:hanging="360"/>
      </w:pPr>
      <w:rPr>
        <w:rFonts w:ascii="Symbol" w:hAnsi="Symbol" w:hint="default"/>
      </w:rPr>
    </w:lvl>
    <w:lvl w:ilvl="7" w:tplc="3E00EBF6">
      <w:start w:val="1"/>
      <w:numFmt w:val="bullet"/>
      <w:lvlText w:val="o"/>
      <w:lvlJc w:val="left"/>
      <w:pPr>
        <w:ind w:left="5760" w:hanging="360"/>
      </w:pPr>
      <w:rPr>
        <w:rFonts w:ascii="Courier New" w:hAnsi="Courier New" w:hint="default"/>
      </w:rPr>
    </w:lvl>
    <w:lvl w:ilvl="8" w:tplc="D2546408">
      <w:start w:val="1"/>
      <w:numFmt w:val="bullet"/>
      <w:lvlText w:val=""/>
      <w:lvlJc w:val="left"/>
      <w:pPr>
        <w:ind w:left="6480" w:hanging="360"/>
      </w:pPr>
      <w:rPr>
        <w:rFonts w:ascii="Wingdings" w:hAnsi="Wingdings" w:hint="default"/>
      </w:rPr>
    </w:lvl>
  </w:abstractNum>
  <w:abstractNum w:abstractNumId="15" w15:restartNumberingAfterBreak="0">
    <w:nsid w:val="70217D79"/>
    <w:multiLevelType w:val="hybridMultilevel"/>
    <w:tmpl w:val="B296CE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2DC269E"/>
    <w:multiLevelType w:val="hybridMultilevel"/>
    <w:tmpl w:val="8BDE5ADE"/>
    <w:lvl w:ilvl="0" w:tplc="9134F944">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5"/>
  </w:num>
  <w:num w:numId="3">
    <w:abstractNumId w:val="4"/>
  </w:num>
  <w:num w:numId="4">
    <w:abstractNumId w:val="11"/>
  </w:num>
  <w:num w:numId="5">
    <w:abstractNumId w:val="3"/>
  </w:num>
  <w:num w:numId="6">
    <w:abstractNumId w:val="1"/>
  </w:num>
  <w:num w:numId="7">
    <w:abstractNumId w:val="14"/>
  </w:num>
  <w:num w:numId="8">
    <w:abstractNumId w:val="0"/>
  </w:num>
  <w:num w:numId="9">
    <w:abstractNumId w:val="7"/>
  </w:num>
  <w:num w:numId="10">
    <w:abstractNumId w:val="6"/>
  </w:num>
  <w:num w:numId="11">
    <w:abstractNumId w:val="10"/>
  </w:num>
  <w:num w:numId="12">
    <w:abstractNumId w:val="13"/>
  </w:num>
  <w:num w:numId="13">
    <w:abstractNumId w:val="5"/>
  </w:num>
  <w:num w:numId="14">
    <w:abstractNumId w:val="15"/>
  </w:num>
  <w:num w:numId="15">
    <w:abstractNumId w:val="2"/>
  </w:num>
  <w:num w:numId="16">
    <w:abstractNumId w:val="12"/>
  </w:num>
  <w:num w:numId="17">
    <w:abstractNumId w:val="8"/>
  </w:num>
  <w:num w:numId="18">
    <w:abstractNumId w:val="16"/>
  </w:num>
  <w:num w:numId="1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ASQUALINO Roberto (JRC-ISPRA)">
    <w15:presenceInfo w15:providerId="AD" w15:userId="S::roberto.pasqualino@ec.europa.eu::20b0a896-405c-44ce-b4f2-c19a3e3e73b2"/>
  </w15:person>
  <w15:person w15:author="BARBERO VIGNOLA Giulia (JRC-ISPRA)">
    <w15:presenceInfo w15:providerId="AD" w15:userId="S-1-5-21-1606980848-2025429265-839522115-1150007"/>
  </w15:person>
  <w15:person w15:author="GASTALDI Chiara (JRC-ISPRA)">
    <w15:presenceInfo w15:providerId="AD" w15:userId="S-1-5-21-1606980848-2025429265-839522115-1489361"/>
  </w15:person>
  <w15:person w15:author="MARELLI Luisa (JRC-ISPRA)">
    <w15:presenceInfo w15:providerId="AD" w15:userId="S-1-5-21-1606980848-2025429265-839522115-257191"/>
  </w15:person>
  <w15:person w15:author="Jose Barredo">
    <w15:presenceInfo w15:providerId="Windows Live" w15:userId="5f5242646a3e6f31"/>
  </w15:person>
  <w15:person w15:author="M'BAREK Robert (JRC-SEVILLA)">
    <w15:presenceInfo w15:providerId="AD" w15:userId="S::robert.m'barek@ec.europa.eu::e7ef06c1-b725-4ed3-8354-b1c093f4ebe3"/>
  </w15:person>
  <w15:person w15:author="GASTALDI Chiara (JRC-ISPRA) [2]">
    <w15:presenceInfo w15:providerId="AD" w15:userId="S::chiara.gastaldi@ec.europa.eu::c8b7d82c-d0c9-47f2-bd65-0a59874a04b9"/>
  </w15:person>
  <w15:person w15:author="BARBERO VIGNOLA Giulia (JRC-ISPRA) [2]">
    <w15:presenceInfo w15:providerId="AD" w15:userId="S::giulia.barbero-vignola@ec.europa.eu::1479d97b-2e3a-4278-8e36-66f773dbda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it-IT" w:vendorID="64" w:dllVersion="131078" w:nlCheck="1" w:checkStyle="0"/>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99C"/>
    <w:rsid w:val="000176F7"/>
    <w:rsid w:val="000273B9"/>
    <w:rsid w:val="000368C9"/>
    <w:rsid w:val="00046A44"/>
    <w:rsid w:val="00083106"/>
    <w:rsid w:val="00086ADC"/>
    <w:rsid w:val="00092C9C"/>
    <w:rsid w:val="000A332B"/>
    <w:rsid w:val="000A7910"/>
    <w:rsid w:val="000C0EA7"/>
    <w:rsid w:val="000C1F24"/>
    <w:rsid w:val="00114CCF"/>
    <w:rsid w:val="0011632E"/>
    <w:rsid w:val="00135409"/>
    <w:rsid w:val="00151938"/>
    <w:rsid w:val="001527B8"/>
    <w:rsid w:val="001720A6"/>
    <w:rsid w:val="0017356B"/>
    <w:rsid w:val="00191B83"/>
    <w:rsid w:val="00194389"/>
    <w:rsid w:val="00195818"/>
    <w:rsid w:val="001971EE"/>
    <w:rsid w:val="001A1060"/>
    <w:rsid w:val="001C39F7"/>
    <w:rsid w:val="001F399A"/>
    <w:rsid w:val="002032F7"/>
    <w:rsid w:val="002219A6"/>
    <w:rsid w:val="00226C76"/>
    <w:rsid w:val="002320B8"/>
    <w:rsid w:val="0023264B"/>
    <w:rsid w:val="002510EE"/>
    <w:rsid w:val="0026712E"/>
    <w:rsid w:val="002B1634"/>
    <w:rsid w:val="002C2831"/>
    <w:rsid w:val="002C4A90"/>
    <w:rsid w:val="002D643A"/>
    <w:rsid w:val="002D7581"/>
    <w:rsid w:val="002E21F5"/>
    <w:rsid w:val="002E471D"/>
    <w:rsid w:val="002F25C1"/>
    <w:rsid w:val="002F6F4C"/>
    <w:rsid w:val="00311D51"/>
    <w:rsid w:val="00330D89"/>
    <w:rsid w:val="00340927"/>
    <w:rsid w:val="003427EB"/>
    <w:rsid w:val="00343C57"/>
    <w:rsid w:val="00363011"/>
    <w:rsid w:val="00367C2D"/>
    <w:rsid w:val="003709EF"/>
    <w:rsid w:val="003B27D7"/>
    <w:rsid w:val="003E2807"/>
    <w:rsid w:val="00416A0A"/>
    <w:rsid w:val="00424C7D"/>
    <w:rsid w:val="00434AC3"/>
    <w:rsid w:val="00451043"/>
    <w:rsid w:val="00456B14"/>
    <w:rsid w:val="00463AC7"/>
    <w:rsid w:val="004675B7"/>
    <w:rsid w:val="00472C1C"/>
    <w:rsid w:val="004836BD"/>
    <w:rsid w:val="00487255"/>
    <w:rsid w:val="004A3D2C"/>
    <w:rsid w:val="004B153A"/>
    <w:rsid w:val="004D099C"/>
    <w:rsid w:val="004E439A"/>
    <w:rsid w:val="005017E9"/>
    <w:rsid w:val="00522CFE"/>
    <w:rsid w:val="00546F93"/>
    <w:rsid w:val="00552016"/>
    <w:rsid w:val="00560451"/>
    <w:rsid w:val="00595432"/>
    <w:rsid w:val="005A6949"/>
    <w:rsid w:val="005B64C9"/>
    <w:rsid w:val="00601D7A"/>
    <w:rsid w:val="006043DA"/>
    <w:rsid w:val="00607370"/>
    <w:rsid w:val="00614A12"/>
    <w:rsid w:val="006223D8"/>
    <w:rsid w:val="00625A03"/>
    <w:rsid w:val="006314FF"/>
    <w:rsid w:val="0064081C"/>
    <w:rsid w:val="006715BD"/>
    <w:rsid w:val="00682A72"/>
    <w:rsid w:val="00682C35"/>
    <w:rsid w:val="006A60E3"/>
    <w:rsid w:val="006B12D9"/>
    <w:rsid w:val="006B1F89"/>
    <w:rsid w:val="006E3689"/>
    <w:rsid w:val="006F0F78"/>
    <w:rsid w:val="006F1B16"/>
    <w:rsid w:val="006F2D76"/>
    <w:rsid w:val="00706DF4"/>
    <w:rsid w:val="00733442"/>
    <w:rsid w:val="00741C2E"/>
    <w:rsid w:val="00743F19"/>
    <w:rsid w:val="0074752A"/>
    <w:rsid w:val="007526FF"/>
    <w:rsid w:val="0077063C"/>
    <w:rsid w:val="0077C99E"/>
    <w:rsid w:val="007846AC"/>
    <w:rsid w:val="00785284"/>
    <w:rsid w:val="007978FE"/>
    <w:rsid w:val="007A056B"/>
    <w:rsid w:val="007B7359"/>
    <w:rsid w:val="007C6388"/>
    <w:rsid w:val="007D575B"/>
    <w:rsid w:val="007D58D6"/>
    <w:rsid w:val="007E4A77"/>
    <w:rsid w:val="007E6876"/>
    <w:rsid w:val="00806A16"/>
    <w:rsid w:val="00820BDB"/>
    <w:rsid w:val="00833CCE"/>
    <w:rsid w:val="00851672"/>
    <w:rsid w:val="00866E1F"/>
    <w:rsid w:val="008A7A25"/>
    <w:rsid w:val="008E775F"/>
    <w:rsid w:val="008F32BE"/>
    <w:rsid w:val="00911969"/>
    <w:rsid w:val="009247BA"/>
    <w:rsid w:val="00924FC9"/>
    <w:rsid w:val="00930900"/>
    <w:rsid w:val="0093327C"/>
    <w:rsid w:val="009343BD"/>
    <w:rsid w:val="009555B7"/>
    <w:rsid w:val="00967382"/>
    <w:rsid w:val="009865CF"/>
    <w:rsid w:val="009A0D7D"/>
    <w:rsid w:val="009A65C8"/>
    <w:rsid w:val="009B47BD"/>
    <w:rsid w:val="009D43E2"/>
    <w:rsid w:val="009F7F86"/>
    <w:rsid w:val="00A06D8C"/>
    <w:rsid w:val="00A151EB"/>
    <w:rsid w:val="00A221E0"/>
    <w:rsid w:val="00A27D57"/>
    <w:rsid w:val="00A573D3"/>
    <w:rsid w:val="00A708DD"/>
    <w:rsid w:val="00A86C18"/>
    <w:rsid w:val="00A87573"/>
    <w:rsid w:val="00A92268"/>
    <w:rsid w:val="00AA3123"/>
    <w:rsid w:val="00AA5076"/>
    <w:rsid w:val="00AA71CE"/>
    <w:rsid w:val="00AC20EB"/>
    <w:rsid w:val="00AC7F6A"/>
    <w:rsid w:val="00AE4CB5"/>
    <w:rsid w:val="00AF0E05"/>
    <w:rsid w:val="00AF22B7"/>
    <w:rsid w:val="00AF6839"/>
    <w:rsid w:val="00B41523"/>
    <w:rsid w:val="00B82EFF"/>
    <w:rsid w:val="00BA33CA"/>
    <w:rsid w:val="00BB76A8"/>
    <w:rsid w:val="00BC08EB"/>
    <w:rsid w:val="00BD0E47"/>
    <w:rsid w:val="00BF13E3"/>
    <w:rsid w:val="00BF5977"/>
    <w:rsid w:val="00C0124F"/>
    <w:rsid w:val="00C14972"/>
    <w:rsid w:val="00C17474"/>
    <w:rsid w:val="00C302D0"/>
    <w:rsid w:val="00C32C73"/>
    <w:rsid w:val="00C40CB8"/>
    <w:rsid w:val="00C56877"/>
    <w:rsid w:val="00C866F3"/>
    <w:rsid w:val="00CD0B11"/>
    <w:rsid w:val="00CE1823"/>
    <w:rsid w:val="00CF231B"/>
    <w:rsid w:val="00D1146D"/>
    <w:rsid w:val="00D24399"/>
    <w:rsid w:val="00D31DCE"/>
    <w:rsid w:val="00D42930"/>
    <w:rsid w:val="00D55ADA"/>
    <w:rsid w:val="00D73767"/>
    <w:rsid w:val="00D93237"/>
    <w:rsid w:val="00D967AA"/>
    <w:rsid w:val="00DA7423"/>
    <w:rsid w:val="00DC75A8"/>
    <w:rsid w:val="00DD5A8B"/>
    <w:rsid w:val="00DE3D6D"/>
    <w:rsid w:val="00DE7292"/>
    <w:rsid w:val="00DF4CFA"/>
    <w:rsid w:val="00E00A72"/>
    <w:rsid w:val="00E118A0"/>
    <w:rsid w:val="00E14055"/>
    <w:rsid w:val="00E25DC7"/>
    <w:rsid w:val="00E4073C"/>
    <w:rsid w:val="00E44205"/>
    <w:rsid w:val="00E62BBD"/>
    <w:rsid w:val="00E677D6"/>
    <w:rsid w:val="00EA5CA9"/>
    <w:rsid w:val="00EC0568"/>
    <w:rsid w:val="00ED2774"/>
    <w:rsid w:val="00EE0B44"/>
    <w:rsid w:val="00F154D2"/>
    <w:rsid w:val="00F3716B"/>
    <w:rsid w:val="00F43DFD"/>
    <w:rsid w:val="00F4561E"/>
    <w:rsid w:val="00F46728"/>
    <w:rsid w:val="00F61372"/>
    <w:rsid w:val="00F744FD"/>
    <w:rsid w:val="00F8426E"/>
    <w:rsid w:val="00F93D2A"/>
    <w:rsid w:val="00FA230C"/>
    <w:rsid w:val="00FB5DF6"/>
    <w:rsid w:val="00FC2E33"/>
    <w:rsid w:val="00FC3471"/>
    <w:rsid w:val="00FC3E63"/>
    <w:rsid w:val="00FE7075"/>
    <w:rsid w:val="0106107A"/>
    <w:rsid w:val="010DE265"/>
    <w:rsid w:val="0126E7CD"/>
    <w:rsid w:val="012DB0CE"/>
    <w:rsid w:val="01361479"/>
    <w:rsid w:val="01713C25"/>
    <w:rsid w:val="01A6CE6D"/>
    <w:rsid w:val="01DC4D3B"/>
    <w:rsid w:val="0220D53D"/>
    <w:rsid w:val="025B6736"/>
    <w:rsid w:val="028296D4"/>
    <w:rsid w:val="02B97232"/>
    <w:rsid w:val="03A2896E"/>
    <w:rsid w:val="03AD607B"/>
    <w:rsid w:val="047C33CF"/>
    <w:rsid w:val="049EF1AF"/>
    <w:rsid w:val="056F5CD8"/>
    <w:rsid w:val="05974AE7"/>
    <w:rsid w:val="061F70C5"/>
    <w:rsid w:val="069530C7"/>
    <w:rsid w:val="07225DBE"/>
    <w:rsid w:val="074A88CE"/>
    <w:rsid w:val="07584B05"/>
    <w:rsid w:val="078CF76E"/>
    <w:rsid w:val="0799C5A3"/>
    <w:rsid w:val="081963A7"/>
    <w:rsid w:val="0851B8C5"/>
    <w:rsid w:val="08874DF2"/>
    <w:rsid w:val="089E5CC9"/>
    <w:rsid w:val="08AE8F4B"/>
    <w:rsid w:val="09378D7B"/>
    <w:rsid w:val="093C6E9C"/>
    <w:rsid w:val="0952EF7B"/>
    <w:rsid w:val="0A20D72D"/>
    <w:rsid w:val="0A67C191"/>
    <w:rsid w:val="0AC5FF07"/>
    <w:rsid w:val="0AD767F4"/>
    <w:rsid w:val="0B96A95A"/>
    <w:rsid w:val="0BBE5059"/>
    <w:rsid w:val="0C98E1AF"/>
    <w:rsid w:val="0D22838A"/>
    <w:rsid w:val="0E1A7FAE"/>
    <w:rsid w:val="0EE38EB3"/>
    <w:rsid w:val="0F39058F"/>
    <w:rsid w:val="0F392DC1"/>
    <w:rsid w:val="0F6B745A"/>
    <w:rsid w:val="0F73AE16"/>
    <w:rsid w:val="0FA0CD77"/>
    <w:rsid w:val="10128AFD"/>
    <w:rsid w:val="11A03B7B"/>
    <w:rsid w:val="11AF5210"/>
    <w:rsid w:val="11BC9CDE"/>
    <w:rsid w:val="11BCCBE0"/>
    <w:rsid w:val="12550897"/>
    <w:rsid w:val="1276C55F"/>
    <w:rsid w:val="134359AD"/>
    <w:rsid w:val="13AF41B4"/>
    <w:rsid w:val="13B943B3"/>
    <w:rsid w:val="14F2857C"/>
    <w:rsid w:val="15132D12"/>
    <w:rsid w:val="153C87BF"/>
    <w:rsid w:val="15C0F283"/>
    <w:rsid w:val="16023267"/>
    <w:rsid w:val="1663FF46"/>
    <w:rsid w:val="171DCA6E"/>
    <w:rsid w:val="1786EF09"/>
    <w:rsid w:val="181283F7"/>
    <w:rsid w:val="18212353"/>
    <w:rsid w:val="183BDB94"/>
    <w:rsid w:val="18D250D3"/>
    <w:rsid w:val="1944742E"/>
    <w:rsid w:val="1944AA68"/>
    <w:rsid w:val="19BE213A"/>
    <w:rsid w:val="1AA7573F"/>
    <w:rsid w:val="1ADC61A8"/>
    <w:rsid w:val="1AF29E68"/>
    <w:rsid w:val="1AF325AD"/>
    <w:rsid w:val="1B105FC7"/>
    <w:rsid w:val="1B29F60D"/>
    <w:rsid w:val="1B6669C0"/>
    <w:rsid w:val="1B971BDB"/>
    <w:rsid w:val="1BC764F1"/>
    <w:rsid w:val="1BD24E10"/>
    <w:rsid w:val="1BEFF883"/>
    <w:rsid w:val="1C18062F"/>
    <w:rsid w:val="1CA12989"/>
    <w:rsid w:val="1D0F89F3"/>
    <w:rsid w:val="1D549CF1"/>
    <w:rsid w:val="1E4C4066"/>
    <w:rsid w:val="1E57E0EE"/>
    <w:rsid w:val="1E5FC5DA"/>
    <w:rsid w:val="1EA4993B"/>
    <w:rsid w:val="1EC12940"/>
    <w:rsid w:val="1EC889A7"/>
    <w:rsid w:val="1F0A976F"/>
    <w:rsid w:val="1F683932"/>
    <w:rsid w:val="1F9FACD8"/>
    <w:rsid w:val="204B86E4"/>
    <w:rsid w:val="21840B71"/>
    <w:rsid w:val="21AAC0E0"/>
    <w:rsid w:val="21D06983"/>
    <w:rsid w:val="21F2CCC6"/>
    <w:rsid w:val="222D9D39"/>
    <w:rsid w:val="2239DBD3"/>
    <w:rsid w:val="22D34A84"/>
    <w:rsid w:val="234097C0"/>
    <w:rsid w:val="237FF41F"/>
    <w:rsid w:val="23E1C3A0"/>
    <w:rsid w:val="248DE899"/>
    <w:rsid w:val="24C70A4E"/>
    <w:rsid w:val="253C8C64"/>
    <w:rsid w:val="259DD9F6"/>
    <w:rsid w:val="25C2B38D"/>
    <w:rsid w:val="25C9AE8B"/>
    <w:rsid w:val="2667A9FA"/>
    <w:rsid w:val="26B86288"/>
    <w:rsid w:val="2727BDE8"/>
    <w:rsid w:val="27D0DCBE"/>
    <w:rsid w:val="2818E3EF"/>
    <w:rsid w:val="2837FD38"/>
    <w:rsid w:val="28431F7D"/>
    <w:rsid w:val="28A820DC"/>
    <w:rsid w:val="28FF74E7"/>
    <w:rsid w:val="2906C442"/>
    <w:rsid w:val="291ACA1F"/>
    <w:rsid w:val="29347EBF"/>
    <w:rsid w:val="29799E1F"/>
    <w:rsid w:val="29B97FC0"/>
    <w:rsid w:val="29E78D76"/>
    <w:rsid w:val="29FDA9B7"/>
    <w:rsid w:val="29FEA0A8"/>
    <w:rsid w:val="2A1757FA"/>
    <w:rsid w:val="2A28F6ED"/>
    <w:rsid w:val="2A44A66B"/>
    <w:rsid w:val="2A5FA590"/>
    <w:rsid w:val="2A75AF8A"/>
    <w:rsid w:val="2AD56EE2"/>
    <w:rsid w:val="2AE4E7DA"/>
    <w:rsid w:val="2C27AC63"/>
    <w:rsid w:val="2C43D71B"/>
    <w:rsid w:val="2DD86CD6"/>
    <w:rsid w:val="2E09E1E7"/>
    <w:rsid w:val="2E103A2F"/>
    <w:rsid w:val="2E5F75B6"/>
    <w:rsid w:val="2EAB0FEF"/>
    <w:rsid w:val="2F23F84F"/>
    <w:rsid w:val="2F336A3B"/>
    <w:rsid w:val="2F595B18"/>
    <w:rsid w:val="2FB22014"/>
    <w:rsid w:val="2FF71DF0"/>
    <w:rsid w:val="302F5D52"/>
    <w:rsid w:val="306D23DC"/>
    <w:rsid w:val="30D987FA"/>
    <w:rsid w:val="30F81C47"/>
    <w:rsid w:val="31326148"/>
    <w:rsid w:val="3144C316"/>
    <w:rsid w:val="318DC58B"/>
    <w:rsid w:val="318F3F9B"/>
    <w:rsid w:val="31E3A33D"/>
    <w:rsid w:val="32101CD0"/>
    <w:rsid w:val="327A5DF1"/>
    <w:rsid w:val="32B81FC8"/>
    <w:rsid w:val="32EB8640"/>
    <w:rsid w:val="3331683E"/>
    <w:rsid w:val="3339D037"/>
    <w:rsid w:val="33770FCE"/>
    <w:rsid w:val="3380B38E"/>
    <w:rsid w:val="33AA5CE6"/>
    <w:rsid w:val="33D93B9F"/>
    <w:rsid w:val="3453A928"/>
    <w:rsid w:val="346E6A6C"/>
    <w:rsid w:val="349C9BE3"/>
    <w:rsid w:val="34AEDB5C"/>
    <w:rsid w:val="355F874D"/>
    <w:rsid w:val="360992A0"/>
    <w:rsid w:val="3640993F"/>
    <w:rsid w:val="367609A5"/>
    <w:rsid w:val="3688AF9D"/>
    <w:rsid w:val="36BE8389"/>
    <w:rsid w:val="37543D89"/>
    <w:rsid w:val="375D28D6"/>
    <w:rsid w:val="381E114D"/>
    <w:rsid w:val="387EAAE5"/>
    <w:rsid w:val="38A0DF7A"/>
    <w:rsid w:val="38F70EF2"/>
    <w:rsid w:val="39075DA9"/>
    <w:rsid w:val="3978A001"/>
    <w:rsid w:val="398186FE"/>
    <w:rsid w:val="3983003B"/>
    <w:rsid w:val="399432F4"/>
    <w:rsid w:val="39BFFB3A"/>
    <w:rsid w:val="3A3D4297"/>
    <w:rsid w:val="3AE4E779"/>
    <w:rsid w:val="3B5967F1"/>
    <w:rsid w:val="3B732FA2"/>
    <w:rsid w:val="3B765D14"/>
    <w:rsid w:val="3C1CD5F6"/>
    <w:rsid w:val="3C67A18C"/>
    <w:rsid w:val="3C98F12F"/>
    <w:rsid w:val="3DF3E5A3"/>
    <w:rsid w:val="3E2450D4"/>
    <w:rsid w:val="3E430B0D"/>
    <w:rsid w:val="3E871B29"/>
    <w:rsid w:val="3EA11C3C"/>
    <w:rsid w:val="3ECBE1C4"/>
    <w:rsid w:val="3F1AECFC"/>
    <w:rsid w:val="3F200CAE"/>
    <w:rsid w:val="3F80ED7C"/>
    <w:rsid w:val="3F961D7D"/>
    <w:rsid w:val="3FAC1560"/>
    <w:rsid w:val="415E7061"/>
    <w:rsid w:val="41C09BDA"/>
    <w:rsid w:val="4291D242"/>
    <w:rsid w:val="4390171D"/>
    <w:rsid w:val="4457C13F"/>
    <w:rsid w:val="456403C3"/>
    <w:rsid w:val="45BCDCF2"/>
    <w:rsid w:val="4637786A"/>
    <w:rsid w:val="46599545"/>
    <w:rsid w:val="46A25BCD"/>
    <w:rsid w:val="47B16CEE"/>
    <w:rsid w:val="47B27C1A"/>
    <w:rsid w:val="47BC4748"/>
    <w:rsid w:val="47E67B76"/>
    <w:rsid w:val="483E9E0C"/>
    <w:rsid w:val="484AE4F7"/>
    <w:rsid w:val="487A79C9"/>
    <w:rsid w:val="48B0AF56"/>
    <w:rsid w:val="4A926D49"/>
    <w:rsid w:val="4ABB7367"/>
    <w:rsid w:val="4AC05952"/>
    <w:rsid w:val="4BC71278"/>
    <w:rsid w:val="4D0909C8"/>
    <w:rsid w:val="4D23EF89"/>
    <w:rsid w:val="4D8EA25C"/>
    <w:rsid w:val="4D994553"/>
    <w:rsid w:val="4EE09416"/>
    <w:rsid w:val="4F6ADF61"/>
    <w:rsid w:val="4F7E8C90"/>
    <w:rsid w:val="4FC961EA"/>
    <w:rsid w:val="4FEF3846"/>
    <w:rsid w:val="50AEE132"/>
    <w:rsid w:val="5121398C"/>
    <w:rsid w:val="51E04A2D"/>
    <w:rsid w:val="525C535A"/>
    <w:rsid w:val="525CEE8B"/>
    <w:rsid w:val="52897E13"/>
    <w:rsid w:val="5368848A"/>
    <w:rsid w:val="53859673"/>
    <w:rsid w:val="538C3F91"/>
    <w:rsid w:val="542B106F"/>
    <w:rsid w:val="542CA676"/>
    <w:rsid w:val="5446C7E7"/>
    <w:rsid w:val="54554E37"/>
    <w:rsid w:val="54F05C08"/>
    <w:rsid w:val="55402F87"/>
    <w:rsid w:val="56B3AC61"/>
    <w:rsid w:val="57451A07"/>
    <w:rsid w:val="578021A0"/>
    <w:rsid w:val="57A7F822"/>
    <w:rsid w:val="586A7424"/>
    <w:rsid w:val="58DBA4EE"/>
    <w:rsid w:val="590952C3"/>
    <w:rsid w:val="591C5EFB"/>
    <w:rsid w:val="592EC8B5"/>
    <w:rsid w:val="5943DA35"/>
    <w:rsid w:val="5943DD34"/>
    <w:rsid w:val="5995AD59"/>
    <w:rsid w:val="59D2428F"/>
    <w:rsid w:val="5A18308D"/>
    <w:rsid w:val="5A20F772"/>
    <w:rsid w:val="5A29A811"/>
    <w:rsid w:val="5A6A96B2"/>
    <w:rsid w:val="5AAA0941"/>
    <w:rsid w:val="5AAD05AF"/>
    <w:rsid w:val="5B9E7461"/>
    <w:rsid w:val="5C73E6C4"/>
    <w:rsid w:val="5CB9FFA6"/>
    <w:rsid w:val="5CC0C423"/>
    <w:rsid w:val="5CF4FC9E"/>
    <w:rsid w:val="5D99F22B"/>
    <w:rsid w:val="5DEA8060"/>
    <w:rsid w:val="5EF11416"/>
    <w:rsid w:val="5F1752CE"/>
    <w:rsid w:val="5F6B090A"/>
    <w:rsid w:val="5FDFFDF4"/>
    <w:rsid w:val="604155C0"/>
    <w:rsid w:val="60CF30BC"/>
    <w:rsid w:val="60E59E65"/>
    <w:rsid w:val="60F3DB7F"/>
    <w:rsid w:val="6130AA4E"/>
    <w:rsid w:val="6152F140"/>
    <w:rsid w:val="61F852FB"/>
    <w:rsid w:val="621C293C"/>
    <w:rsid w:val="6353057B"/>
    <w:rsid w:val="63D8671F"/>
    <w:rsid w:val="6447353F"/>
    <w:rsid w:val="6488C429"/>
    <w:rsid w:val="653BED8A"/>
    <w:rsid w:val="656FE4B0"/>
    <w:rsid w:val="65B91B8A"/>
    <w:rsid w:val="662FAA1C"/>
    <w:rsid w:val="6652AF11"/>
    <w:rsid w:val="669C38C6"/>
    <w:rsid w:val="67BCE633"/>
    <w:rsid w:val="67D45E98"/>
    <w:rsid w:val="68695852"/>
    <w:rsid w:val="686C457D"/>
    <w:rsid w:val="6893470E"/>
    <w:rsid w:val="68E71DF0"/>
    <w:rsid w:val="69C6AD80"/>
    <w:rsid w:val="6A2EBD62"/>
    <w:rsid w:val="6A3A3D76"/>
    <w:rsid w:val="6A3FAC10"/>
    <w:rsid w:val="6A61EA58"/>
    <w:rsid w:val="6C36D50C"/>
    <w:rsid w:val="6CC06540"/>
    <w:rsid w:val="6CF82892"/>
    <w:rsid w:val="6E01D15E"/>
    <w:rsid w:val="6E2733BD"/>
    <w:rsid w:val="6E657F55"/>
    <w:rsid w:val="6E79530E"/>
    <w:rsid w:val="6F1BB456"/>
    <w:rsid w:val="6FB09930"/>
    <w:rsid w:val="71249A54"/>
    <w:rsid w:val="71A50549"/>
    <w:rsid w:val="71C18391"/>
    <w:rsid w:val="71C8C558"/>
    <w:rsid w:val="71D37546"/>
    <w:rsid w:val="71F0ED0C"/>
    <w:rsid w:val="72ACF8E2"/>
    <w:rsid w:val="7318B8F4"/>
    <w:rsid w:val="73B2852F"/>
    <w:rsid w:val="73FC44E5"/>
    <w:rsid w:val="742D7E2A"/>
    <w:rsid w:val="744B3A5F"/>
    <w:rsid w:val="744E8FFF"/>
    <w:rsid w:val="74818207"/>
    <w:rsid w:val="753CC746"/>
    <w:rsid w:val="75503725"/>
    <w:rsid w:val="75C51FEC"/>
    <w:rsid w:val="7675D2C4"/>
    <w:rsid w:val="76A67CE9"/>
    <w:rsid w:val="76B27BCB"/>
    <w:rsid w:val="76D57B72"/>
    <w:rsid w:val="76F9FEB8"/>
    <w:rsid w:val="77103DFC"/>
    <w:rsid w:val="7732C147"/>
    <w:rsid w:val="779ED342"/>
    <w:rsid w:val="7852E686"/>
    <w:rsid w:val="795C4CEF"/>
    <w:rsid w:val="79C59DAD"/>
    <w:rsid w:val="7A1F5BB7"/>
    <w:rsid w:val="7A3E2925"/>
    <w:rsid w:val="7A44240A"/>
    <w:rsid w:val="7B2239FC"/>
    <w:rsid w:val="7B25799F"/>
    <w:rsid w:val="7BAC6DF6"/>
    <w:rsid w:val="7C30EBF5"/>
    <w:rsid w:val="7C35814D"/>
    <w:rsid w:val="7CF977CF"/>
    <w:rsid w:val="7D4A68C4"/>
    <w:rsid w:val="7D96A826"/>
    <w:rsid w:val="7E6928E5"/>
    <w:rsid w:val="7E8FBF0D"/>
    <w:rsid w:val="7ECC7198"/>
    <w:rsid w:val="7F3569F2"/>
    <w:rsid w:val="7F7B779E"/>
    <w:rsid w:val="7FD67A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29757"/>
  <w15:docId w15:val="{34E3769D-7DB4-4D3D-925A-A16382E3D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it"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5ADA"/>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77063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063C"/>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7063C"/>
    <w:rPr>
      <w:b/>
      <w:bCs/>
    </w:rPr>
  </w:style>
  <w:style w:type="character" w:customStyle="1" w:styleId="CommentSubjectChar">
    <w:name w:val="Comment Subject Char"/>
    <w:basedOn w:val="CommentTextChar"/>
    <w:link w:val="CommentSubject"/>
    <w:uiPriority w:val="99"/>
    <w:semiHidden/>
    <w:rsid w:val="0077063C"/>
    <w:rPr>
      <w:b/>
      <w:bCs/>
      <w:sz w:val="20"/>
      <w:szCs w:val="2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000FF" w:themeColor="hyperlink"/>
      <w:u w:val="single"/>
    </w:rPr>
  </w:style>
  <w:style w:type="paragraph" w:customStyle="1" w:styleId="JRCText">
    <w:name w:val="JRC_Text"/>
    <w:basedOn w:val="Normal"/>
    <w:link w:val="JRCTextZchn"/>
    <w:uiPriority w:val="1"/>
    <w:qFormat/>
    <w:rsid w:val="00851672"/>
    <w:pPr>
      <w:spacing w:before="120" w:after="120" w:line="259" w:lineRule="auto"/>
      <w:jc w:val="both"/>
    </w:pPr>
    <w:rPr>
      <w:rFonts w:ascii="EC Square Sans Pro" w:eastAsia="Calibri" w:hAnsi="EC Square Sans Pro" w:cs="Times New Roman"/>
      <w:sz w:val="20"/>
      <w:szCs w:val="20"/>
      <w:lang w:val="en-GB" w:eastAsia="en-US"/>
    </w:rPr>
  </w:style>
  <w:style w:type="paragraph" w:styleId="TOC1">
    <w:name w:val="toc 1"/>
    <w:basedOn w:val="Normal"/>
    <w:next w:val="Normal"/>
    <w:uiPriority w:val="39"/>
    <w:unhideWhenUsed/>
    <w:rsid w:val="00851672"/>
    <w:pPr>
      <w:tabs>
        <w:tab w:val="left" w:pos="284"/>
        <w:tab w:val="right" w:leader="dot" w:pos="9016"/>
      </w:tabs>
      <w:spacing w:before="120" w:after="100" w:line="259" w:lineRule="auto"/>
    </w:pPr>
    <w:rPr>
      <w:rFonts w:ascii="EC Square Sans Cond Pro" w:eastAsia="Calibri" w:hAnsi="EC Square Sans Cond Pro" w:cs="Times New Roman"/>
      <w:noProof/>
      <w:sz w:val="20"/>
      <w:szCs w:val="20"/>
      <w:lang w:val="en-GB" w:eastAsia="en-US"/>
    </w:rPr>
  </w:style>
  <w:style w:type="paragraph" w:styleId="TOC2">
    <w:name w:val="toc 2"/>
    <w:basedOn w:val="Normal"/>
    <w:next w:val="Normal"/>
    <w:uiPriority w:val="39"/>
    <w:unhideWhenUsed/>
    <w:rsid w:val="00851672"/>
    <w:pPr>
      <w:tabs>
        <w:tab w:val="left" w:pos="709"/>
        <w:tab w:val="right" w:leader="dot" w:pos="9016"/>
      </w:tabs>
      <w:spacing w:before="120" w:after="100" w:line="259" w:lineRule="auto"/>
      <w:ind w:left="284"/>
    </w:pPr>
    <w:rPr>
      <w:rFonts w:ascii="EC Square Sans Cond Pro" w:eastAsia="Calibri" w:hAnsi="EC Square Sans Cond Pro" w:cs="Times New Roman"/>
      <w:noProof/>
      <w:sz w:val="20"/>
      <w:szCs w:val="20"/>
      <w:lang w:val="en-GB" w:eastAsia="en-US"/>
    </w:rPr>
  </w:style>
  <w:style w:type="character" w:customStyle="1" w:styleId="JRCTextZchn">
    <w:name w:val="JRC_Text Zchn"/>
    <w:basedOn w:val="DefaultParagraphFont"/>
    <w:link w:val="JRCText"/>
    <w:uiPriority w:val="1"/>
    <w:qFormat/>
    <w:locked/>
    <w:rsid w:val="00851672"/>
    <w:rPr>
      <w:rFonts w:ascii="EC Square Sans Pro" w:eastAsia="Calibri" w:hAnsi="EC Square Sans Pro" w:cs="Times New Roman"/>
      <w:sz w:val="20"/>
      <w:szCs w:val="20"/>
      <w:lang w:val="en-GB" w:eastAsia="en-US"/>
    </w:rPr>
  </w:style>
  <w:style w:type="paragraph" w:customStyle="1" w:styleId="JRCLevel-2title">
    <w:name w:val="JRC_Level-2_title"/>
    <w:basedOn w:val="Heading2"/>
    <w:next w:val="Normal"/>
    <w:qFormat/>
    <w:rsid w:val="00851672"/>
    <w:pPr>
      <w:spacing w:before="240" w:line="259" w:lineRule="auto"/>
      <w:jc w:val="both"/>
    </w:pPr>
    <w:rPr>
      <w:rFonts w:ascii="EC Square Sans Pro" w:eastAsia="Times New Roman" w:hAnsi="EC Square Sans Pro" w:cs="Times New Roman"/>
      <w:b/>
      <w:bCs/>
      <w:color w:val="6CA644"/>
      <w:lang w:val="en-GB" w:eastAsia="en-US"/>
    </w:rPr>
  </w:style>
  <w:style w:type="paragraph" w:customStyle="1" w:styleId="JRCLevel-1title">
    <w:name w:val="JRC_Level-1_title"/>
    <w:basedOn w:val="Heading1"/>
    <w:next w:val="Normal"/>
    <w:qFormat/>
    <w:rsid w:val="00851672"/>
    <w:pPr>
      <w:spacing w:before="0" w:line="259" w:lineRule="auto"/>
    </w:pPr>
    <w:rPr>
      <w:rFonts w:ascii="EC Square Sans Pro" w:eastAsia="Calibri" w:hAnsi="EC Square Sans Pro" w:cs="Times New Roman"/>
      <w:b/>
      <w:bCs/>
      <w:color w:val="6CA644"/>
      <w:sz w:val="56"/>
      <w:szCs w:val="56"/>
      <w:lang w:val="en-GB" w:eastAsia="en-US"/>
    </w:rPr>
  </w:style>
  <w:style w:type="paragraph" w:customStyle="1" w:styleId="JRCLevel-3title">
    <w:name w:val="JRC_Level-3_title"/>
    <w:basedOn w:val="Heading3"/>
    <w:next w:val="Normal"/>
    <w:qFormat/>
    <w:rsid w:val="00851672"/>
    <w:pPr>
      <w:spacing w:before="240" w:after="120" w:line="240" w:lineRule="auto"/>
      <w:jc w:val="both"/>
    </w:pPr>
    <w:rPr>
      <w:rFonts w:ascii="EC Square Sans Pro" w:eastAsia="Times New Roman" w:hAnsi="EC Square Sans Pro" w:cs="Times New Roman"/>
      <w:bCs/>
      <w:color w:val="85BD5F"/>
      <w:sz w:val="22"/>
      <w:szCs w:val="22"/>
      <w:lang w:val="en-GB" w:eastAsia="en-US"/>
    </w:rPr>
  </w:style>
  <w:style w:type="paragraph" w:styleId="Revision">
    <w:name w:val="Revision"/>
    <w:hidden/>
    <w:uiPriority w:val="99"/>
    <w:semiHidden/>
    <w:rsid w:val="00B82EFF"/>
    <w:pPr>
      <w:spacing w:line="240" w:lineRule="auto"/>
    </w:pPr>
  </w:style>
  <w:style w:type="paragraph" w:styleId="Caption">
    <w:name w:val="caption"/>
    <w:basedOn w:val="Normal"/>
    <w:next w:val="Normal"/>
    <w:uiPriority w:val="35"/>
    <w:unhideWhenUsed/>
    <w:qFormat/>
    <w:rsid w:val="00614A12"/>
    <w:pPr>
      <w:spacing w:after="200" w:line="240" w:lineRule="auto"/>
    </w:pPr>
    <w:rPr>
      <w:i/>
      <w:iCs/>
      <w:color w:val="1F497D" w:themeColor="text2"/>
      <w:sz w:val="18"/>
      <w:szCs w:val="18"/>
    </w:rPr>
  </w:style>
  <w:style w:type="paragraph" w:customStyle="1" w:styleId="paragraph">
    <w:name w:val="paragraph"/>
    <w:basedOn w:val="Normal"/>
    <w:rsid w:val="0093327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93327C"/>
  </w:style>
  <w:style w:type="character" w:customStyle="1" w:styleId="eop">
    <w:name w:val="eop"/>
    <w:basedOn w:val="DefaultParagraphFont"/>
    <w:rsid w:val="0093327C"/>
  </w:style>
  <w:style w:type="paragraph" w:styleId="FootnoteText">
    <w:name w:val="footnote text"/>
    <w:basedOn w:val="Normal"/>
    <w:link w:val="FootnoteTextChar"/>
    <w:uiPriority w:val="99"/>
    <w:semiHidden/>
    <w:unhideWhenUsed/>
    <w:rsid w:val="009B47BD"/>
    <w:pPr>
      <w:spacing w:line="240" w:lineRule="auto"/>
    </w:pPr>
    <w:rPr>
      <w:rFonts w:asciiTheme="minorHAnsi" w:eastAsiaTheme="minorHAnsi" w:hAnsiTheme="minorHAnsi" w:cstheme="minorBidi"/>
      <w:sz w:val="20"/>
      <w:szCs w:val="20"/>
      <w:lang w:val="en-GB" w:eastAsia="en-US"/>
    </w:rPr>
  </w:style>
  <w:style w:type="character" w:customStyle="1" w:styleId="FootnoteTextChar">
    <w:name w:val="Footnote Text Char"/>
    <w:basedOn w:val="DefaultParagraphFont"/>
    <w:link w:val="FootnoteText"/>
    <w:uiPriority w:val="99"/>
    <w:semiHidden/>
    <w:rsid w:val="009B47BD"/>
    <w:rPr>
      <w:rFonts w:asciiTheme="minorHAnsi" w:eastAsiaTheme="minorHAnsi" w:hAnsiTheme="minorHAnsi" w:cstheme="minorBidi"/>
      <w:sz w:val="20"/>
      <w:szCs w:val="20"/>
      <w:lang w:val="en-GB" w:eastAsia="en-US"/>
    </w:rPr>
  </w:style>
  <w:style w:type="character" w:styleId="FootnoteReference">
    <w:name w:val="footnote reference"/>
    <w:basedOn w:val="DefaultParagraphFont"/>
    <w:uiPriority w:val="99"/>
    <w:semiHidden/>
    <w:unhideWhenUsed/>
    <w:rsid w:val="009B47BD"/>
    <w:rPr>
      <w:vertAlign w:val="superscript"/>
    </w:rPr>
  </w:style>
  <w:style w:type="paragraph" w:styleId="NormalWeb">
    <w:name w:val="Normal (Web)"/>
    <w:basedOn w:val="Normal"/>
    <w:uiPriority w:val="99"/>
    <w:unhideWhenUsed/>
    <w:rsid w:val="009B47B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FollowedHyperlink">
    <w:name w:val="FollowedHyperlink"/>
    <w:basedOn w:val="DefaultParagraphFont"/>
    <w:uiPriority w:val="99"/>
    <w:semiHidden/>
    <w:unhideWhenUsed/>
    <w:rsid w:val="006F0F78"/>
    <w:rPr>
      <w:color w:val="800080" w:themeColor="followedHyperlink"/>
      <w:u w:val="single"/>
    </w:rPr>
  </w:style>
  <w:style w:type="paragraph" w:styleId="ListParagraph">
    <w:name w:val="List Paragraph"/>
    <w:basedOn w:val="Normal"/>
    <w:uiPriority w:val="34"/>
    <w:qFormat/>
    <w:rsid w:val="0064081C"/>
    <w:pPr>
      <w:ind w:left="720"/>
      <w:contextualSpacing/>
    </w:pPr>
  </w:style>
  <w:style w:type="paragraph" w:styleId="TOC3">
    <w:name w:val="toc 3"/>
    <w:basedOn w:val="Normal"/>
    <w:next w:val="Normal"/>
    <w:autoRedefine/>
    <w:uiPriority w:val="39"/>
    <w:unhideWhenUsed/>
    <w:rsid w:val="00487255"/>
    <w:pPr>
      <w:tabs>
        <w:tab w:val="left" w:pos="993"/>
        <w:tab w:val="right" w:leader="dot" w:pos="9019"/>
      </w:tabs>
      <w:spacing w:after="100"/>
      <w:ind w:left="709" w:hanging="269"/>
    </w:pPr>
  </w:style>
  <w:style w:type="paragraph" w:styleId="TOCHeading">
    <w:name w:val="TOC Heading"/>
    <w:basedOn w:val="Heading1"/>
    <w:next w:val="Normal"/>
    <w:uiPriority w:val="39"/>
    <w:unhideWhenUsed/>
    <w:qFormat/>
    <w:rsid w:val="00930900"/>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character" w:customStyle="1" w:styleId="Mention">
    <w:name w:val="Mention"/>
    <w:basedOn w:val="DefaultParagraphFont"/>
    <w:uiPriority w:val="99"/>
    <w:unhideWhenUsed/>
    <w:rsid w:val="00BF13E3"/>
    <w:rPr>
      <w:color w:val="2B579A"/>
      <w:shd w:val="clear" w:color="auto" w:fill="E6E6E6"/>
    </w:rPr>
  </w:style>
  <w:style w:type="paragraph" w:styleId="Header">
    <w:name w:val="header"/>
    <w:basedOn w:val="Normal"/>
    <w:link w:val="HeaderChar"/>
    <w:uiPriority w:val="99"/>
    <w:semiHidden/>
    <w:unhideWhenUsed/>
    <w:rsid w:val="001A1060"/>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1A1060"/>
  </w:style>
  <w:style w:type="paragraph" w:styleId="Footer">
    <w:name w:val="footer"/>
    <w:basedOn w:val="Normal"/>
    <w:link w:val="FooterChar"/>
    <w:uiPriority w:val="99"/>
    <w:semiHidden/>
    <w:unhideWhenUsed/>
    <w:rsid w:val="001A1060"/>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1A1060"/>
  </w:style>
  <w:style w:type="paragraph" w:styleId="Bibliography">
    <w:name w:val="Bibliography"/>
    <w:basedOn w:val="Normal"/>
    <w:next w:val="Normal"/>
    <w:uiPriority w:val="37"/>
    <w:unhideWhenUsed/>
    <w:rsid w:val="001720A6"/>
    <w:pPr>
      <w:tabs>
        <w:tab w:val="left" w:pos="504"/>
      </w:tabs>
      <w:spacing w:line="240" w:lineRule="auto"/>
      <w:ind w:left="504" w:hanging="504"/>
    </w:pPr>
  </w:style>
  <w:style w:type="table" w:styleId="ListTable7Colorful-Accent6">
    <w:name w:val="List Table 7 Colorful Accent 6"/>
    <w:basedOn w:val="TableNormal"/>
    <w:uiPriority w:val="52"/>
    <w:rsid w:val="002D7581"/>
    <w:pPr>
      <w:spacing w:line="240" w:lineRule="auto"/>
    </w:pPr>
    <w:rPr>
      <w:rFonts w:asciiTheme="minorHAnsi" w:eastAsiaTheme="minorHAnsi" w:hAnsiTheme="minorHAnsi" w:cstheme="minorBidi"/>
      <w:color w:val="E36C0A" w:themeColor="accent6" w:themeShade="BF"/>
      <w:lang w:val="en-GB" w:eastAsia="en-US"/>
    </w:rPr>
    <w:tblPr>
      <w:tblStyleRowBandSize w:val="1"/>
      <w:tblStyleColBandSize w:val="1"/>
      <w:tblInd w:w="0" w:type="nil"/>
    </w:tblPr>
    <w:tblStylePr w:type="firstRow">
      <w:rPr>
        <w:rFonts w:asciiTheme="majorHAnsi" w:eastAsiaTheme="majorEastAsia" w:hAnsiTheme="majorHAnsi" w:cstheme="majorBidi" w:hint="default"/>
        <w:i/>
        <w:iCs/>
        <w:sz w:val="26"/>
        <w:szCs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abchar">
    <w:name w:val="tabchar"/>
    <w:basedOn w:val="DefaultParagraphFont"/>
    <w:rsid w:val="00DC75A8"/>
  </w:style>
</w:styles>
</file>

<file path=word/tasks.xml><?xml version="1.0" encoding="utf-8"?>
<t:Tasks xmlns:t="http://schemas.microsoft.com/office/tasks/2019/documenttasks" xmlns:oel="http://schemas.microsoft.com/office/2019/extlst">
  <t:Task id="{10FFAA1F-9CC5-4F90-9562-FBA4402DF545}">
    <t:Anchor>
      <t:Comment id="1529760341"/>
    </t:Anchor>
    <t:History>
      <t:Event id="{D95DA7D8-FB0C-44E8-B7A6-4965A9025CB1}" time="2025-04-07T13:32:29.131Z">
        <t:Attribution userId="S::luisa.marelli@ec.europa.eu::78bda841-bac5-4a31-bc15-22549a1dd308" userProvider="AD" userName="MARELLI Luisa (JRC-ISPRA)"/>
        <t:Anchor>
          <t:Comment id="1529760341"/>
        </t:Anchor>
        <t:Create/>
      </t:Event>
      <t:Event id="{C711E017-1790-4A73-9E26-0B3BB69705AF}" time="2025-04-07T13:32:29.131Z">
        <t:Attribution userId="S::luisa.marelli@ec.europa.eu::78bda841-bac5-4a31-bc15-22549a1dd308" userProvider="AD" userName="MARELLI Luisa (JRC-ISPRA)"/>
        <t:Anchor>
          <t:Comment id="1529760341"/>
        </t:Anchor>
        <t:Assign userId="S::Esther.SANYE-MENGUAL@ec.europa.eu::e7a7bec5-623d-4a38-b253-d48756bde0a3" userProvider="AD" userName="SANYE MENGUAL Esther (JRC-ISPRA)"/>
      </t:Event>
      <t:Event id="{C5086F9B-6301-42D8-B817-36ECD27587FE}" time="2025-04-07T13:32:29.131Z">
        <t:Attribution userId="S::luisa.marelli@ec.europa.eu::78bda841-bac5-4a31-bc15-22549a1dd308" userProvider="AD" userName="MARELLI Luisa (JRC-ISPRA)"/>
        <t:Anchor>
          <t:Comment id="1529760341"/>
        </t:Anchor>
        <t:SetTitle title="@SANYE MENGUAL Esther (JRC-ISPRA) and @PASQUALINO Roberto (JRC-ISPRA) this sentence is incomplete, could you please adjust it?"/>
      </t:Event>
      <t:Event id="{1CB099E0-C7B7-40D4-8055-B37866013818}" time="2025-04-08T11:36:54.486Z">
        <t:Attribution userId="S::roberto.pasqualino@ec.europa.eu::20b0a896-405c-44ce-b4f2-c19a3e3e73b2" userProvider="AD" userName="PASQUALINO Roberto (JRC-ISPRA)"/>
        <t:Anchor>
          <t:Comment id="1649192145"/>
        </t:Anchor>
        <t:UnassignAll/>
      </t:Event>
      <t:Event id="{F1930AF7-A20D-49E1-A4A7-5AAE412E4103}" time="2025-04-08T11:36:54.486Z">
        <t:Attribution userId="S::roberto.pasqualino@ec.europa.eu::20b0a896-405c-44ce-b4f2-c19a3e3e73b2" userProvider="AD" userName="PASQUALINO Roberto (JRC-ISPRA)"/>
        <t:Anchor>
          <t:Comment id="1649192145"/>
        </t:Anchor>
        <t:Assign userId="S::Luisa.MARELLI@ec.europa.eu::78bda841-bac5-4a31-bc15-22549a1dd308" userProvider="AD" userName="MARELLI Luisa (JRC-ISPRA)"/>
      </t:Event>
    </t:History>
  </t:Task>
  <t:Task id="{D4B9B18C-09FC-4C46-90FC-44515EE0E171}">
    <t:Anchor>
      <t:Comment id="1511582979"/>
    </t:Anchor>
    <t:History>
      <t:Event id="{2D724739-1D37-45FA-A47E-7A4E5A9F5423}" time="2025-04-07T13:35:19.605Z">
        <t:Attribution userId="S::luisa.marelli@ec.europa.eu::78bda841-bac5-4a31-bc15-22549a1dd308" userProvider="AD" userName="MARELLI Luisa (JRC-ISPRA)"/>
        <t:Anchor>
          <t:Comment id="1511582979"/>
        </t:Anchor>
        <t:Create/>
      </t:Event>
      <t:Event id="{21D6EED6-8967-4818-8D3A-83687432D956}" time="2025-04-07T13:35:19.605Z">
        <t:Attribution userId="S::luisa.marelli@ec.europa.eu::78bda841-bac5-4a31-bc15-22549a1dd308" userProvider="AD" userName="MARELLI Luisa (JRC-ISPRA)"/>
        <t:Anchor>
          <t:Comment id="1511582979"/>
        </t:Anchor>
        <t:Assign userId="S::Giulia.BARBERO-VIGNOLA@ec.europa.eu::1479d97b-2e3a-4278-8e36-66f773dbda5c" userProvider="AD" userName="BARBERO VIGNOLA Giulia (JRC-ISPRA)"/>
      </t:Event>
      <t:Event id="{8E6336DA-C497-4FBF-A1BF-D3279B0F5CA9}" time="2025-04-07T13:35:19.605Z">
        <t:Attribution userId="S::luisa.marelli@ec.europa.eu::78bda841-bac5-4a31-bc15-22549a1dd308" userProvider="AD" userName="MARELLI Luisa (JRC-ISPRA)"/>
        <t:Anchor>
          <t:Comment id="1511582979"/>
        </t:Anchor>
        <t:SetTitle title="@BARBERO VIGNOLA Giulia (JRC-ISPRA) something wrong with this sentence - please review"/>
      </t:Event>
    </t:History>
  </t:Task>
  <t:Task id="{02ED6DB7-3490-4D7E-A927-B93B49498F64}">
    <t:Anchor>
      <t:Comment id="1213937399"/>
    </t:Anchor>
    <t:History>
      <t:Event id="{6ACCD6A1-0BD3-41A9-BB30-8C4EC94EE982}" time="2025-04-08T11:39:08.997Z">
        <t:Attribution userId="S::roberto.pasqualino@ec.europa.eu::20b0a896-405c-44ce-b4f2-c19a3e3e73b2" userProvider="AD" userName="PASQUALINO Roberto (JRC-ISPRA)"/>
        <t:Anchor>
          <t:Comment id="1213937399"/>
        </t:Anchor>
        <t:Create/>
      </t:Event>
      <t:Event id="{61ED80ED-B7D0-447E-AED9-735FE169C69C}" time="2025-04-08T11:39:08.997Z">
        <t:Attribution userId="S::roberto.pasqualino@ec.europa.eu::20b0a896-405c-44ce-b4f2-c19a3e3e73b2" userProvider="AD" userName="PASQUALINO Roberto (JRC-ISPRA)"/>
        <t:Anchor>
          <t:Comment id="1213937399"/>
        </t:Anchor>
        <t:Assign userId="S::Giulia.BARBERO-VIGNOLA@ec.europa.eu::1479d97b-2e3a-4278-8e36-66f773dbda5c" userProvider="AD" userName="BARBERO VIGNOLA Giulia (JRC-ISPRA)"/>
      </t:Event>
      <t:Event id="{49A874A8-AF02-4FEE-8B7B-00FB34698377}" time="2025-04-08T11:39:08.997Z">
        <t:Attribution userId="S::roberto.pasqualino@ec.europa.eu::20b0a896-405c-44ce-b4f2-c19a3e3e73b2" userProvider="AD" userName="PASQUALINO Roberto (JRC-ISPRA)"/>
        <t:Anchor>
          <t:Comment id="1213937399"/>
        </t:Anchor>
        <t:SetTitle title="@BARBERO VIGNOLA Giulia (JRC-ISPRA) Hi Giulia, may it be helpful to add the zotero reference to the Report 1 here? At the moment it is listed as ref #40 in the ref list, but it may be good to have it among the top ones, just following on the Strategy …"/>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498208">
      <w:bodyDiv w:val="1"/>
      <w:marLeft w:val="0"/>
      <w:marRight w:val="0"/>
      <w:marTop w:val="0"/>
      <w:marBottom w:val="0"/>
      <w:divBdr>
        <w:top w:val="none" w:sz="0" w:space="0" w:color="auto"/>
        <w:left w:val="none" w:sz="0" w:space="0" w:color="auto"/>
        <w:bottom w:val="none" w:sz="0" w:space="0" w:color="auto"/>
        <w:right w:val="none" w:sz="0" w:space="0" w:color="auto"/>
      </w:divBdr>
      <w:divsChild>
        <w:div w:id="69042052">
          <w:marLeft w:val="0"/>
          <w:marRight w:val="0"/>
          <w:marTop w:val="0"/>
          <w:marBottom w:val="0"/>
          <w:divBdr>
            <w:top w:val="none" w:sz="0" w:space="0" w:color="auto"/>
            <w:left w:val="none" w:sz="0" w:space="0" w:color="auto"/>
            <w:bottom w:val="none" w:sz="0" w:space="0" w:color="auto"/>
            <w:right w:val="none" w:sz="0" w:space="0" w:color="auto"/>
          </w:divBdr>
        </w:div>
        <w:div w:id="289633602">
          <w:marLeft w:val="0"/>
          <w:marRight w:val="0"/>
          <w:marTop w:val="0"/>
          <w:marBottom w:val="0"/>
          <w:divBdr>
            <w:top w:val="none" w:sz="0" w:space="0" w:color="auto"/>
            <w:left w:val="none" w:sz="0" w:space="0" w:color="auto"/>
            <w:bottom w:val="none" w:sz="0" w:space="0" w:color="auto"/>
            <w:right w:val="none" w:sz="0" w:space="0" w:color="auto"/>
          </w:divBdr>
        </w:div>
        <w:div w:id="386994010">
          <w:marLeft w:val="0"/>
          <w:marRight w:val="0"/>
          <w:marTop w:val="0"/>
          <w:marBottom w:val="0"/>
          <w:divBdr>
            <w:top w:val="none" w:sz="0" w:space="0" w:color="auto"/>
            <w:left w:val="none" w:sz="0" w:space="0" w:color="auto"/>
            <w:bottom w:val="none" w:sz="0" w:space="0" w:color="auto"/>
            <w:right w:val="none" w:sz="0" w:space="0" w:color="auto"/>
          </w:divBdr>
        </w:div>
        <w:div w:id="4982738">
          <w:marLeft w:val="0"/>
          <w:marRight w:val="0"/>
          <w:marTop w:val="0"/>
          <w:marBottom w:val="0"/>
          <w:divBdr>
            <w:top w:val="none" w:sz="0" w:space="0" w:color="auto"/>
            <w:left w:val="none" w:sz="0" w:space="0" w:color="auto"/>
            <w:bottom w:val="none" w:sz="0" w:space="0" w:color="auto"/>
            <w:right w:val="none" w:sz="0" w:space="0" w:color="auto"/>
          </w:divBdr>
        </w:div>
        <w:div w:id="99225689">
          <w:marLeft w:val="0"/>
          <w:marRight w:val="0"/>
          <w:marTop w:val="0"/>
          <w:marBottom w:val="0"/>
          <w:divBdr>
            <w:top w:val="none" w:sz="0" w:space="0" w:color="auto"/>
            <w:left w:val="none" w:sz="0" w:space="0" w:color="auto"/>
            <w:bottom w:val="none" w:sz="0" w:space="0" w:color="auto"/>
            <w:right w:val="none" w:sz="0" w:space="0" w:color="auto"/>
          </w:divBdr>
        </w:div>
        <w:div w:id="662508253">
          <w:marLeft w:val="0"/>
          <w:marRight w:val="0"/>
          <w:marTop w:val="0"/>
          <w:marBottom w:val="0"/>
          <w:divBdr>
            <w:top w:val="none" w:sz="0" w:space="0" w:color="auto"/>
            <w:left w:val="none" w:sz="0" w:space="0" w:color="auto"/>
            <w:bottom w:val="none" w:sz="0" w:space="0" w:color="auto"/>
            <w:right w:val="none" w:sz="0" w:space="0" w:color="auto"/>
          </w:divBdr>
        </w:div>
        <w:div w:id="908344258">
          <w:marLeft w:val="0"/>
          <w:marRight w:val="0"/>
          <w:marTop w:val="0"/>
          <w:marBottom w:val="0"/>
          <w:divBdr>
            <w:top w:val="none" w:sz="0" w:space="0" w:color="auto"/>
            <w:left w:val="none" w:sz="0" w:space="0" w:color="auto"/>
            <w:bottom w:val="none" w:sz="0" w:space="0" w:color="auto"/>
            <w:right w:val="none" w:sz="0" w:space="0" w:color="auto"/>
          </w:divBdr>
        </w:div>
        <w:div w:id="280386347">
          <w:marLeft w:val="0"/>
          <w:marRight w:val="0"/>
          <w:marTop w:val="0"/>
          <w:marBottom w:val="0"/>
          <w:divBdr>
            <w:top w:val="none" w:sz="0" w:space="0" w:color="auto"/>
            <w:left w:val="none" w:sz="0" w:space="0" w:color="auto"/>
            <w:bottom w:val="none" w:sz="0" w:space="0" w:color="auto"/>
            <w:right w:val="none" w:sz="0" w:space="0" w:color="auto"/>
          </w:divBdr>
        </w:div>
        <w:div w:id="856194218">
          <w:marLeft w:val="0"/>
          <w:marRight w:val="0"/>
          <w:marTop w:val="0"/>
          <w:marBottom w:val="0"/>
          <w:divBdr>
            <w:top w:val="none" w:sz="0" w:space="0" w:color="auto"/>
            <w:left w:val="none" w:sz="0" w:space="0" w:color="auto"/>
            <w:bottom w:val="none" w:sz="0" w:space="0" w:color="auto"/>
            <w:right w:val="none" w:sz="0" w:space="0" w:color="auto"/>
          </w:divBdr>
        </w:div>
        <w:div w:id="1113095691">
          <w:marLeft w:val="0"/>
          <w:marRight w:val="0"/>
          <w:marTop w:val="0"/>
          <w:marBottom w:val="0"/>
          <w:divBdr>
            <w:top w:val="none" w:sz="0" w:space="0" w:color="auto"/>
            <w:left w:val="none" w:sz="0" w:space="0" w:color="auto"/>
            <w:bottom w:val="none" w:sz="0" w:space="0" w:color="auto"/>
            <w:right w:val="none" w:sz="0" w:space="0" w:color="auto"/>
          </w:divBdr>
        </w:div>
        <w:div w:id="522213300">
          <w:marLeft w:val="0"/>
          <w:marRight w:val="0"/>
          <w:marTop w:val="0"/>
          <w:marBottom w:val="0"/>
          <w:divBdr>
            <w:top w:val="none" w:sz="0" w:space="0" w:color="auto"/>
            <w:left w:val="none" w:sz="0" w:space="0" w:color="auto"/>
            <w:bottom w:val="none" w:sz="0" w:space="0" w:color="auto"/>
            <w:right w:val="none" w:sz="0" w:space="0" w:color="auto"/>
          </w:divBdr>
        </w:div>
        <w:div w:id="719940288">
          <w:marLeft w:val="0"/>
          <w:marRight w:val="0"/>
          <w:marTop w:val="0"/>
          <w:marBottom w:val="0"/>
          <w:divBdr>
            <w:top w:val="none" w:sz="0" w:space="0" w:color="auto"/>
            <w:left w:val="none" w:sz="0" w:space="0" w:color="auto"/>
            <w:bottom w:val="none" w:sz="0" w:space="0" w:color="auto"/>
            <w:right w:val="none" w:sz="0" w:space="0" w:color="auto"/>
          </w:divBdr>
        </w:div>
        <w:div w:id="1860463443">
          <w:marLeft w:val="0"/>
          <w:marRight w:val="0"/>
          <w:marTop w:val="0"/>
          <w:marBottom w:val="0"/>
          <w:divBdr>
            <w:top w:val="none" w:sz="0" w:space="0" w:color="auto"/>
            <w:left w:val="none" w:sz="0" w:space="0" w:color="auto"/>
            <w:bottom w:val="none" w:sz="0" w:space="0" w:color="auto"/>
            <w:right w:val="none" w:sz="0" w:space="0" w:color="auto"/>
          </w:divBdr>
        </w:div>
        <w:div w:id="2037726833">
          <w:marLeft w:val="0"/>
          <w:marRight w:val="0"/>
          <w:marTop w:val="0"/>
          <w:marBottom w:val="0"/>
          <w:divBdr>
            <w:top w:val="none" w:sz="0" w:space="0" w:color="auto"/>
            <w:left w:val="none" w:sz="0" w:space="0" w:color="auto"/>
            <w:bottom w:val="none" w:sz="0" w:space="0" w:color="auto"/>
            <w:right w:val="none" w:sz="0" w:space="0" w:color="auto"/>
          </w:divBdr>
        </w:div>
        <w:div w:id="525558111">
          <w:marLeft w:val="0"/>
          <w:marRight w:val="0"/>
          <w:marTop w:val="0"/>
          <w:marBottom w:val="0"/>
          <w:divBdr>
            <w:top w:val="none" w:sz="0" w:space="0" w:color="auto"/>
            <w:left w:val="none" w:sz="0" w:space="0" w:color="auto"/>
            <w:bottom w:val="none" w:sz="0" w:space="0" w:color="auto"/>
            <w:right w:val="none" w:sz="0" w:space="0" w:color="auto"/>
          </w:divBdr>
        </w:div>
        <w:div w:id="375079862">
          <w:marLeft w:val="0"/>
          <w:marRight w:val="0"/>
          <w:marTop w:val="0"/>
          <w:marBottom w:val="0"/>
          <w:divBdr>
            <w:top w:val="none" w:sz="0" w:space="0" w:color="auto"/>
            <w:left w:val="none" w:sz="0" w:space="0" w:color="auto"/>
            <w:bottom w:val="none" w:sz="0" w:space="0" w:color="auto"/>
            <w:right w:val="none" w:sz="0" w:space="0" w:color="auto"/>
          </w:divBdr>
        </w:div>
        <w:div w:id="1128281964">
          <w:marLeft w:val="0"/>
          <w:marRight w:val="0"/>
          <w:marTop w:val="0"/>
          <w:marBottom w:val="0"/>
          <w:divBdr>
            <w:top w:val="none" w:sz="0" w:space="0" w:color="auto"/>
            <w:left w:val="none" w:sz="0" w:space="0" w:color="auto"/>
            <w:bottom w:val="none" w:sz="0" w:space="0" w:color="auto"/>
            <w:right w:val="none" w:sz="0" w:space="0" w:color="auto"/>
          </w:divBdr>
        </w:div>
        <w:div w:id="1091043858">
          <w:marLeft w:val="0"/>
          <w:marRight w:val="0"/>
          <w:marTop w:val="0"/>
          <w:marBottom w:val="0"/>
          <w:divBdr>
            <w:top w:val="none" w:sz="0" w:space="0" w:color="auto"/>
            <w:left w:val="none" w:sz="0" w:space="0" w:color="auto"/>
            <w:bottom w:val="none" w:sz="0" w:space="0" w:color="auto"/>
            <w:right w:val="none" w:sz="0" w:space="0" w:color="auto"/>
          </w:divBdr>
        </w:div>
      </w:divsChild>
    </w:div>
    <w:div w:id="170687193">
      <w:bodyDiv w:val="1"/>
      <w:marLeft w:val="0"/>
      <w:marRight w:val="0"/>
      <w:marTop w:val="0"/>
      <w:marBottom w:val="0"/>
      <w:divBdr>
        <w:top w:val="none" w:sz="0" w:space="0" w:color="auto"/>
        <w:left w:val="none" w:sz="0" w:space="0" w:color="auto"/>
        <w:bottom w:val="none" w:sz="0" w:space="0" w:color="auto"/>
        <w:right w:val="none" w:sz="0" w:space="0" w:color="auto"/>
      </w:divBdr>
    </w:div>
    <w:div w:id="407846325">
      <w:bodyDiv w:val="1"/>
      <w:marLeft w:val="0"/>
      <w:marRight w:val="0"/>
      <w:marTop w:val="0"/>
      <w:marBottom w:val="0"/>
      <w:divBdr>
        <w:top w:val="none" w:sz="0" w:space="0" w:color="auto"/>
        <w:left w:val="none" w:sz="0" w:space="0" w:color="auto"/>
        <w:bottom w:val="none" w:sz="0" w:space="0" w:color="auto"/>
        <w:right w:val="none" w:sz="0" w:space="0" w:color="auto"/>
      </w:divBdr>
    </w:div>
    <w:div w:id="471601428">
      <w:bodyDiv w:val="1"/>
      <w:marLeft w:val="0"/>
      <w:marRight w:val="0"/>
      <w:marTop w:val="0"/>
      <w:marBottom w:val="0"/>
      <w:divBdr>
        <w:top w:val="none" w:sz="0" w:space="0" w:color="auto"/>
        <w:left w:val="none" w:sz="0" w:space="0" w:color="auto"/>
        <w:bottom w:val="none" w:sz="0" w:space="0" w:color="auto"/>
        <w:right w:val="none" w:sz="0" w:space="0" w:color="auto"/>
      </w:divBdr>
    </w:div>
    <w:div w:id="870846027">
      <w:bodyDiv w:val="1"/>
      <w:marLeft w:val="0"/>
      <w:marRight w:val="0"/>
      <w:marTop w:val="0"/>
      <w:marBottom w:val="0"/>
      <w:divBdr>
        <w:top w:val="none" w:sz="0" w:space="0" w:color="auto"/>
        <w:left w:val="none" w:sz="0" w:space="0" w:color="auto"/>
        <w:bottom w:val="none" w:sz="0" w:space="0" w:color="auto"/>
        <w:right w:val="none" w:sz="0" w:space="0" w:color="auto"/>
      </w:divBdr>
      <w:divsChild>
        <w:div w:id="742142580">
          <w:marLeft w:val="0"/>
          <w:marRight w:val="0"/>
          <w:marTop w:val="0"/>
          <w:marBottom w:val="0"/>
          <w:divBdr>
            <w:top w:val="none" w:sz="0" w:space="0" w:color="auto"/>
            <w:left w:val="none" w:sz="0" w:space="0" w:color="auto"/>
            <w:bottom w:val="none" w:sz="0" w:space="0" w:color="auto"/>
            <w:right w:val="none" w:sz="0" w:space="0" w:color="auto"/>
          </w:divBdr>
        </w:div>
        <w:div w:id="364453554">
          <w:marLeft w:val="0"/>
          <w:marRight w:val="0"/>
          <w:marTop w:val="0"/>
          <w:marBottom w:val="0"/>
          <w:divBdr>
            <w:top w:val="none" w:sz="0" w:space="0" w:color="auto"/>
            <w:left w:val="none" w:sz="0" w:space="0" w:color="auto"/>
            <w:bottom w:val="none" w:sz="0" w:space="0" w:color="auto"/>
            <w:right w:val="none" w:sz="0" w:space="0" w:color="auto"/>
          </w:divBdr>
        </w:div>
        <w:div w:id="782770942">
          <w:marLeft w:val="0"/>
          <w:marRight w:val="0"/>
          <w:marTop w:val="0"/>
          <w:marBottom w:val="0"/>
          <w:divBdr>
            <w:top w:val="none" w:sz="0" w:space="0" w:color="auto"/>
            <w:left w:val="none" w:sz="0" w:space="0" w:color="auto"/>
            <w:bottom w:val="none" w:sz="0" w:space="0" w:color="auto"/>
            <w:right w:val="none" w:sz="0" w:space="0" w:color="auto"/>
          </w:divBdr>
        </w:div>
        <w:div w:id="1826432659">
          <w:marLeft w:val="0"/>
          <w:marRight w:val="0"/>
          <w:marTop w:val="0"/>
          <w:marBottom w:val="0"/>
          <w:divBdr>
            <w:top w:val="none" w:sz="0" w:space="0" w:color="auto"/>
            <w:left w:val="none" w:sz="0" w:space="0" w:color="auto"/>
            <w:bottom w:val="none" w:sz="0" w:space="0" w:color="auto"/>
            <w:right w:val="none" w:sz="0" w:space="0" w:color="auto"/>
          </w:divBdr>
        </w:div>
        <w:div w:id="1696925072">
          <w:marLeft w:val="0"/>
          <w:marRight w:val="0"/>
          <w:marTop w:val="0"/>
          <w:marBottom w:val="0"/>
          <w:divBdr>
            <w:top w:val="none" w:sz="0" w:space="0" w:color="auto"/>
            <w:left w:val="none" w:sz="0" w:space="0" w:color="auto"/>
            <w:bottom w:val="none" w:sz="0" w:space="0" w:color="auto"/>
            <w:right w:val="none" w:sz="0" w:space="0" w:color="auto"/>
          </w:divBdr>
        </w:div>
        <w:div w:id="1539972909">
          <w:marLeft w:val="0"/>
          <w:marRight w:val="0"/>
          <w:marTop w:val="0"/>
          <w:marBottom w:val="0"/>
          <w:divBdr>
            <w:top w:val="none" w:sz="0" w:space="0" w:color="auto"/>
            <w:left w:val="none" w:sz="0" w:space="0" w:color="auto"/>
            <w:bottom w:val="none" w:sz="0" w:space="0" w:color="auto"/>
            <w:right w:val="none" w:sz="0" w:space="0" w:color="auto"/>
          </w:divBdr>
        </w:div>
        <w:div w:id="128326582">
          <w:marLeft w:val="0"/>
          <w:marRight w:val="0"/>
          <w:marTop w:val="0"/>
          <w:marBottom w:val="0"/>
          <w:divBdr>
            <w:top w:val="none" w:sz="0" w:space="0" w:color="auto"/>
            <w:left w:val="none" w:sz="0" w:space="0" w:color="auto"/>
            <w:bottom w:val="none" w:sz="0" w:space="0" w:color="auto"/>
            <w:right w:val="none" w:sz="0" w:space="0" w:color="auto"/>
          </w:divBdr>
        </w:div>
        <w:div w:id="415054303">
          <w:marLeft w:val="0"/>
          <w:marRight w:val="0"/>
          <w:marTop w:val="0"/>
          <w:marBottom w:val="0"/>
          <w:divBdr>
            <w:top w:val="none" w:sz="0" w:space="0" w:color="auto"/>
            <w:left w:val="none" w:sz="0" w:space="0" w:color="auto"/>
            <w:bottom w:val="none" w:sz="0" w:space="0" w:color="auto"/>
            <w:right w:val="none" w:sz="0" w:space="0" w:color="auto"/>
          </w:divBdr>
        </w:div>
        <w:div w:id="1136143037">
          <w:marLeft w:val="0"/>
          <w:marRight w:val="0"/>
          <w:marTop w:val="0"/>
          <w:marBottom w:val="0"/>
          <w:divBdr>
            <w:top w:val="none" w:sz="0" w:space="0" w:color="auto"/>
            <w:left w:val="none" w:sz="0" w:space="0" w:color="auto"/>
            <w:bottom w:val="none" w:sz="0" w:space="0" w:color="auto"/>
            <w:right w:val="none" w:sz="0" w:space="0" w:color="auto"/>
          </w:divBdr>
        </w:div>
        <w:div w:id="706876402">
          <w:marLeft w:val="0"/>
          <w:marRight w:val="0"/>
          <w:marTop w:val="0"/>
          <w:marBottom w:val="0"/>
          <w:divBdr>
            <w:top w:val="none" w:sz="0" w:space="0" w:color="auto"/>
            <w:left w:val="none" w:sz="0" w:space="0" w:color="auto"/>
            <w:bottom w:val="none" w:sz="0" w:space="0" w:color="auto"/>
            <w:right w:val="none" w:sz="0" w:space="0" w:color="auto"/>
          </w:divBdr>
        </w:div>
        <w:div w:id="826288633">
          <w:marLeft w:val="0"/>
          <w:marRight w:val="0"/>
          <w:marTop w:val="0"/>
          <w:marBottom w:val="0"/>
          <w:divBdr>
            <w:top w:val="none" w:sz="0" w:space="0" w:color="auto"/>
            <w:left w:val="none" w:sz="0" w:space="0" w:color="auto"/>
            <w:bottom w:val="none" w:sz="0" w:space="0" w:color="auto"/>
            <w:right w:val="none" w:sz="0" w:space="0" w:color="auto"/>
          </w:divBdr>
        </w:div>
        <w:div w:id="1283878408">
          <w:marLeft w:val="0"/>
          <w:marRight w:val="0"/>
          <w:marTop w:val="0"/>
          <w:marBottom w:val="0"/>
          <w:divBdr>
            <w:top w:val="none" w:sz="0" w:space="0" w:color="auto"/>
            <w:left w:val="none" w:sz="0" w:space="0" w:color="auto"/>
            <w:bottom w:val="none" w:sz="0" w:space="0" w:color="auto"/>
            <w:right w:val="none" w:sz="0" w:space="0" w:color="auto"/>
          </w:divBdr>
        </w:div>
        <w:div w:id="1516458878">
          <w:marLeft w:val="0"/>
          <w:marRight w:val="0"/>
          <w:marTop w:val="0"/>
          <w:marBottom w:val="0"/>
          <w:divBdr>
            <w:top w:val="none" w:sz="0" w:space="0" w:color="auto"/>
            <w:left w:val="none" w:sz="0" w:space="0" w:color="auto"/>
            <w:bottom w:val="none" w:sz="0" w:space="0" w:color="auto"/>
            <w:right w:val="none" w:sz="0" w:space="0" w:color="auto"/>
          </w:divBdr>
        </w:div>
        <w:div w:id="933712186">
          <w:marLeft w:val="0"/>
          <w:marRight w:val="0"/>
          <w:marTop w:val="0"/>
          <w:marBottom w:val="0"/>
          <w:divBdr>
            <w:top w:val="none" w:sz="0" w:space="0" w:color="auto"/>
            <w:left w:val="none" w:sz="0" w:space="0" w:color="auto"/>
            <w:bottom w:val="none" w:sz="0" w:space="0" w:color="auto"/>
            <w:right w:val="none" w:sz="0" w:space="0" w:color="auto"/>
          </w:divBdr>
        </w:div>
        <w:div w:id="941108124">
          <w:marLeft w:val="0"/>
          <w:marRight w:val="0"/>
          <w:marTop w:val="0"/>
          <w:marBottom w:val="0"/>
          <w:divBdr>
            <w:top w:val="none" w:sz="0" w:space="0" w:color="auto"/>
            <w:left w:val="none" w:sz="0" w:space="0" w:color="auto"/>
            <w:bottom w:val="none" w:sz="0" w:space="0" w:color="auto"/>
            <w:right w:val="none" w:sz="0" w:space="0" w:color="auto"/>
          </w:divBdr>
        </w:div>
        <w:div w:id="282418911">
          <w:marLeft w:val="0"/>
          <w:marRight w:val="0"/>
          <w:marTop w:val="0"/>
          <w:marBottom w:val="0"/>
          <w:divBdr>
            <w:top w:val="none" w:sz="0" w:space="0" w:color="auto"/>
            <w:left w:val="none" w:sz="0" w:space="0" w:color="auto"/>
            <w:bottom w:val="none" w:sz="0" w:space="0" w:color="auto"/>
            <w:right w:val="none" w:sz="0" w:space="0" w:color="auto"/>
          </w:divBdr>
        </w:div>
        <w:div w:id="628703865">
          <w:marLeft w:val="0"/>
          <w:marRight w:val="0"/>
          <w:marTop w:val="0"/>
          <w:marBottom w:val="0"/>
          <w:divBdr>
            <w:top w:val="none" w:sz="0" w:space="0" w:color="auto"/>
            <w:left w:val="none" w:sz="0" w:space="0" w:color="auto"/>
            <w:bottom w:val="none" w:sz="0" w:space="0" w:color="auto"/>
            <w:right w:val="none" w:sz="0" w:space="0" w:color="auto"/>
          </w:divBdr>
        </w:div>
        <w:div w:id="646906294">
          <w:marLeft w:val="0"/>
          <w:marRight w:val="0"/>
          <w:marTop w:val="0"/>
          <w:marBottom w:val="0"/>
          <w:divBdr>
            <w:top w:val="none" w:sz="0" w:space="0" w:color="auto"/>
            <w:left w:val="none" w:sz="0" w:space="0" w:color="auto"/>
            <w:bottom w:val="none" w:sz="0" w:space="0" w:color="auto"/>
            <w:right w:val="none" w:sz="0" w:space="0" w:color="auto"/>
          </w:divBdr>
        </w:div>
      </w:divsChild>
    </w:div>
    <w:div w:id="937567104">
      <w:bodyDiv w:val="1"/>
      <w:marLeft w:val="0"/>
      <w:marRight w:val="0"/>
      <w:marTop w:val="0"/>
      <w:marBottom w:val="0"/>
      <w:divBdr>
        <w:top w:val="none" w:sz="0" w:space="0" w:color="auto"/>
        <w:left w:val="none" w:sz="0" w:space="0" w:color="auto"/>
        <w:bottom w:val="none" w:sz="0" w:space="0" w:color="auto"/>
        <w:right w:val="none" w:sz="0" w:space="0" w:color="auto"/>
      </w:divBdr>
    </w:div>
    <w:div w:id="994838153">
      <w:bodyDiv w:val="1"/>
      <w:marLeft w:val="0"/>
      <w:marRight w:val="0"/>
      <w:marTop w:val="0"/>
      <w:marBottom w:val="0"/>
      <w:divBdr>
        <w:top w:val="none" w:sz="0" w:space="0" w:color="auto"/>
        <w:left w:val="none" w:sz="0" w:space="0" w:color="auto"/>
        <w:bottom w:val="none" w:sz="0" w:space="0" w:color="auto"/>
        <w:right w:val="none" w:sz="0" w:space="0" w:color="auto"/>
      </w:divBdr>
    </w:div>
    <w:div w:id="1051420585">
      <w:bodyDiv w:val="1"/>
      <w:marLeft w:val="0"/>
      <w:marRight w:val="0"/>
      <w:marTop w:val="0"/>
      <w:marBottom w:val="0"/>
      <w:divBdr>
        <w:top w:val="none" w:sz="0" w:space="0" w:color="auto"/>
        <w:left w:val="none" w:sz="0" w:space="0" w:color="auto"/>
        <w:bottom w:val="none" w:sz="0" w:space="0" w:color="auto"/>
        <w:right w:val="none" w:sz="0" w:space="0" w:color="auto"/>
      </w:divBdr>
    </w:div>
    <w:div w:id="1431583268">
      <w:bodyDiv w:val="1"/>
      <w:marLeft w:val="0"/>
      <w:marRight w:val="0"/>
      <w:marTop w:val="0"/>
      <w:marBottom w:val="0"/>
      <w:divBdr>
        <w:top w:val="none" w:sz="0" w:space="0" w:color="auto"/>
        <w:left w:val="none" w:sz="0" w:space="0" w:color="auto"/>
        <w:bottom w:val="none" w:sz="0" w:space="0" w:color="auto"/>
        <w:right w:val="none" w:sz="0" w:space="0" w:color="auto"/>
      </w:divBdr>
    </w:div>
    <w:div w:id="1654092698">
      <w:bodyDiv w:val="1"/>
      <w:marLeft w:val="0"/>
      <w:marRight w:val="0"/>
      <w:marTop w:val="0"/>
      <w:marBottom w:val="0"/>
      <w:divBdr>
        <w:top w:val="none" w:sz="0" w:space="0" w:color="auto"/>
        <w:left w:val="none" w:sz="0" w:space="0" w:color="auto"/>
        <w:bottom w:val="none" w:sz="0" w:space="0" w:color="auto"/>
        <w:right w:val="none" w:sz="0" w:space="0" w:color="auto"/>
      </w:divBdr>
      <w:divsChild>
        <w:div w:id="957489288">
          <w:marLeft w:val="0"/>
          <w:marRight w:val="0"/>
          <w:marTop w:val="0"/>
          <w:marBottom w:val="0"/>
          <w:divBdr>
            <w:top w:val="none" w:sz="0" w:space="0" w:color="auto"/>
            <w:left w:val="none" w:sz="0" w:space="0" w:color="auto"/>
            <w:bottom w:val="none" w:sz="0" w:space="0" w:color="auto"/>
            <w:right w:val="none" w:sz="0" w:space="0" w:color="auto"/>
          </w:divBdr>
        </w:div>
        <w:div w:id="486824111">
          <w:marLeft w:val="0"/>
          <w:marRight w:val="0"/>
          <w:marTop w:val="0"/>
          <w:marBottom w:val="0"/>
          <w:divBdr>
            <w:top w:val="none" w:sz="0" w:space="0" w:color="auto"/>
            <w:left w:val="none" w:sz="0" w:space="0" w:color="auto"/>
            <w:bottom w:val="none" w:sz="0" w:space="0" w:color="auto"/>
            <w:right w:val="none" w:sz="0" w:space="0" w:color="auto"/>
          </w:divBdr>
        </w:div>
      </w:divsChild>
    </w:div>
    <w:div w:id="1724065055">
      <w:bodyDiv w:val="1"/>
      <w:marLeft w:val="0"/>
      <w:marRight w:val="0"/>
      <w:marTop w:val="0"/>
      <w:marBottom w:val="0"/>
      <w:divBdr>
        <w:top w:val="none" w:sz="0" w:space="0" w:color="auto"/>
        <w:left w:val="none" w:sz="0" w:space="0" w:color="auto"/>
        <w:bottom w:val="none" w:sz="0" w:space="0" w:color="auto"/>
        <w:right w:val="none" w:sz="0" w:space="0" w:color="auto"/>
      </w:divBdr>
    </w:div>
    <w:div w:id="20730403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ecosystem-accounts.jrc.ec.europa.eu/" TargetMode="External"/><Relationship Id="rId7" Type="http://schemas.openxmlformats.org/officeDocument/2006/relationships/hyperlink" Target="https://eceuropaeu.sharepoint.com/:w:/r/teams/GRP-Shapinggreentransition-LeadershipTeamchannel/Shared%20Documents/Leadership%20Team/_REPORT%202/drafts/EGD%20contribution%20to%20advance%20the%20SDGs/Extended%20table%20SDG-EGD%20targets_updated2025.docx?d=w7d01f35a68dc450da322950eab415e17&amp;csf=1&amp;web=1&amp;e=Vm2GZu" TargetMode="External"/><Relationship Id="rId2" Type="http://schemas.openxmlformats.org/officeDocument/2006/relationships/hyperlink" Target="https://global-tipping-points.org/section4/4-0-positive-tipping-points-in-technology-economy-and-society/" TargetMode="External"/><Relationship Id="rId1" Type="http://schemas.openxmlformats.org/officeDocument/2006/relationships/hyperlink" Target="https://report-2023.global-tipping-points.org/" TargetMode="External"/><Relationship Id="rId6" Type="http://schemas.openxmlformats.org/officeDocument/2006/relationships/hyperlink" Target="https://ec.europa.eu/eurostat/cache/metadata/en/nama_10_pe_esms.htm" TargetMode="External"/><Relationship Id="rId5" Type="http://schemas.openxmlformats.org/officeDocument/2006/relationships/hyperlink" Target="https://ec.europa.eu/eurostat/databrowser/view/nama_10_a10/default/table?lang=en" TargetMode="External"/><Relationship Id="rId4" Type="http://schemas.openxmlformats.org/officeDocument/2006/relationships/hyperlink" Target="https://ec.europa.eu/eurostat/databrowser/view/nama_10_a64_e__custom_14718117/bookmark/table?lang=en&amp;bookmarkId=c83772c5-ebfd-4fab-8eb4-6cac07b3484e"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5.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4.png"/><Relationship Id="Re10d84416336431e" Type="http://schemas.microsoft.com/office/2019/05/relationships/documenttasks" Target="task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62"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3.png"/><Relationship Id="rId61" Type="http://schemas.microsoft.com/office/2016/09/relationships/commentsIds" Target="commentsIds.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DC8F977FFF614BBCB6E7F0B2182B16" ma:contentTypeVersion="13" ma:contentTypeDescription="Create a new document." ma:contentTypeScope="" ma:versionID="9145a283cb84d31efd968f4d8f4ed09f">
  <xsd:schema xmlns:xsd="http://www.w3.org/2001/XMLSchema" xmlns:xs="http://www.w3.org/2001/XMLSchema" xmlns:p="http://schemas.microsoft.com/office/2006/metadata/properties" xmlns:ns2="189f68d6-b300-487d-ba76-b41225ee5e69" xmlns:ns3="f10e3298-64ea-4e10-9051-34cf7ba13039" targetNamespace="http://schemas.microsoft.com/office/2006/metadata/properties" ma:root="true" ma:fieldsID="b8e7487caa8946f7e71d796156c13a92" ns2:_="" ns3:_="">
    <xsd:import namespace="189f68d6-b300-487d-ba76-b41225ee5e69"/>
    <xsd:import namespace="f10e3298-64ea-4e10-9051-34cf7ba1303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9f68d6-b300-487d-ba76-b41225ee5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0e3298-64ea-4e10-9051-34cf7ba1303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89f68d6-b300-487d-ba76-b41225ee5e6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5529E7-0BE4-4EDF-B133-C87DD36980E6}">
  <ds:schemaRefs>
    <ds:schemaRef ds:uri="http://schemas.microsoft.com/sharepoint/v3/contenttype/forms"/>
  </ds:schemaRefs>
</ds:datastoreItem>
</file>

<file path=customXml/itemProps2.xml><?xml version="1.0" encoding="utf-8"?>
<ds:datastoreItem xmlns:ds="http://schemas.openxmlformats.org/officeDocument/2006/customXml" ds:itemID="{0B5E3A0D-2DAE-400A-8FEA-415C8DE8FD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9f68d6-b300-487d-ba76-b41225ee5e69"/>
    <ds:schemaRef ds:uri="f10e3298-64ea-4e10-9051-34cf7ba130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43288C-4D55-47A0-AEC7-12DE933796FD}">
  <ds:schemaRefs>
    <ds:schemaRef ds:uri="http://schemas.microsoft.com/office/2006/documentManagement/types"/>
    <ds:schemaRef ds:uri="f10e3298-64ea-4e10-9051-34cf7ba13039"/>
    <ds:schemaRef ds:uri="http://purl.org/dc/elements/1.1/"/>
    <ds:schemaRef ds:uri="http://schemas.microsoft.com/office/2006/metadata/properties"/>
    <ds:schemaRef ds:uri="http://schemas.microsoft.com/office/infopath/2007/PartnerControls"/>
    <ds:schemaRef ds:uri="http://purl.org/dc/terms/"/>
    <ds:schemaRef ds:uri="http://schemas.openxmlformats.org/package/2006/metadata/core-properties"/>
    <ds:schemaRef ds:uri="189f68d6-b300-487d-ba76-b41225ee5e69"/>
    <ds:schemaRef ds:uri="http://www.w3.org/XML/1998/namespace"/>
    <ds:schemaRef ds:uri="http://purl.org/dc/dcmitype/"/>
  </ds:schemaRefs>
</ds:datastoreItem>
</file>

<file path=customXml/itemProps4.xml><?xml version="1.0" encoding="utf-8"?>
<ds:datastoreItem xmlns:ds="http://schemas.openxmlformats.org/officeDocument/2006/customXml" ds:itemID="{99F5CC27-714A-4842-A410-5DC4E6B1A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25026</Words>
  <Characters>142654</Characters>
  <Application>Microsoft Office Word</Application>
  <DocSecurity>0</DocSecurity>
  <Lines>1188</Lines>
  <Paragraphs>334</Paragraphs>
  <ScaleCrop>false</ScaleCrop>
  <Company/>
  <LinksUpToDate>false</LinksUpToDate>
  <CharactersWithSpaces>167346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BARBERO VIGNOLA Giulia (JRC-ISPRA)</dc:creator>
  <cp:lastModifiedBy>BARBERO VIGNOLA Giulia (JRC-ISPRA)</cp:lastModifiedBy>
  <cp:revision>86</cp:revision>
  <dcterms:created xsi:type="dcterms:W3CDTF">2025-02-14T17:00:00Z</dcterms:created>
  <dcterms:modified xsi:type="dcterms:W3CDTF">2025-04-17T12:32:00Z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0x01010019DC8F977FFF614BBCB6E7F0B2182B16</vt:lpwstr>
  </property>
  <property fmtid="{D5CDD505-2E9C-101B-9397-08002B2CF9AE}" pid="3" name="MediaServiceImageTags">
    <vt:lpwstr/>
  </property>
  <property fmtid="{D5CDD505-2E9C-101B-9397-08002B2CF9AE}" pid="4" name="MSIP_Label_6bd9ddd1-4d20-43f6-abfa-fc3c07406f94_Enabled">
    <vt:lpwstr>true</vt:lpwstr>
  </property>
  <property fmtid="{D5CDD505-2E9C-101B-9397-08002B2CF9AE}" pid="5" name="MSIP_Label_6bd9ddd1-4d20-43f6-abfa-fc3c07406f94_SetDate">
    <vt:lpwstr>2024-12-06T14:02:11Z</vt:lpwstr>
  </property>
  <property fmtid="{D5CDD505-2E9C-101B-9397-08002B2CF9AE}" pid="6" name="MSIP_Label_6bd9ddd1-4d20-43f6-abfa-fc3c07406f94_Method">
    <vt:lpwstr>Standard</vt:lpwstr>
  </property>
  <property fmtid="{D5CDD505-2E9C-101B-9397-08002B2CF9AE}" pid="7" name="MSIP_Label_6bd9ddd1-4d20-43f6-abfa-fc3c07406f94_Name">
    <vt:lpwstr>Commission Use</vt:lpwstr>
  </property>
  <property fmtid="{D5CDD505-2E9C-101B-9397-08002B2CF9AE}" pid="8" name="MSIP_Label_6bd9ddd1-4d20-43f6-abfa-fc3c07406f94_SiteId">
    <vt:lpwstr>b24c8b06-522c-46fe-9080-70926f8dddb1</vt:lpwstr>
  </property>
  <property fmtid="{D5CDD505-2E9C-101B-9397-08002B2CF9AE}" pid="9" name="MSIP_Label_6bd9ddd1-4d20-43f6-abfa-fc3c07406f94_ActionId">
    <vt:lpwstr>72f91284-0797-4a17-9e0a-29b63c305fab</vt:lpwstr>
  </property>
  <property fmtid="{D5CDD505-2E9C-101B-9397-08002B2CF9AE}" pid="10" name="MSIP_Label_6bd9ddd1-4d20-43f6-abfa-fc3c07406f94_ContentBits">
    <vt:lpwstr>0</vt:lpwstr>
  </property>
  <property fmtid="{D5CDD505-2E9C-101B-9397-08002B2CF9AE}" pid="11" name="ZOTERO_PREF_1">
    <vt:lpwstr>&lt;data data-version="3" zotero-version="6.0.36"&gt;&lt;session id="WfDgHIWt"/&gt;&lt;style id="http://www.zotero.org/styles/ieee" locale="en-GB" hasBibliography="1" bibliographyStyleHasBeenSet="1"/&gt;&lt;prefs&gt;&lt;pref name="fieldType" value="Field"/&gt;&lt;/prefs&gt;&lt;/data&gt;</vt:lpwstr>
  </property>
</Properties>
</file>