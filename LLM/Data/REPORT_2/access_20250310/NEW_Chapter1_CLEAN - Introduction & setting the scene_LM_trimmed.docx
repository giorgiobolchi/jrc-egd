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196FC" w14:textId="77777777" w:rsidR="00851672" w:rsidRPr="007E4A77" w:rsidRDefault="00851672" w:rsidP="00851672">
      <w:pPr>
        <w:pStyle w:val="JRCText"/>
        <w:rPr>
          <w:b/>
          <w:bCs/>
          <w:color w:val="FABF8F" w:themeColor="accent6" w:themeTint="99"/>
          <w:sz w:val="56"/>
          <w:szCs w:val="56"/>
        </w:rPr>
      </w:pPr>
      <w:r w:rsidRPr="007E4A77">
        <w:rPr>
          <w:b/>
          <w:bCs/>
          <w:color w:val="6CA644"/>
          <w:sz w:val="56"/>
          <w:szCs w:val="56"/>
        </w:rPr>
        <w:t xml:space="preserve">Contents </w:t>
      </w:r>
    </w:p>
    <w:p w14:paraId="4B3A1EE8" w14:textId="77777777" w:rsidR="00851672" w:rsidRPr="007E4A77" w:rsidRDefault="00851672" w:rsidP="00851672">
      <w:pPr>
        <w:tabs>
          <w:tab w:val="left" w:pos="284"/>
          <w:tab w:val="right" w:leader="dot" w:pos="9016"/>
        </w:tabs>
        <w:spacing w:after="100"/>
        <w:rPr>
          <w:rFonts w:ascii="EC Square Sans Pro" w:eastAsia="EC Square Sans Pro" w:hAnsi="EC Square Sans Pro" w:cs="EC Square Sans Pro"/>
          <w:noProof/>
          <w:color w:val="2B579A"/>
        </w:rPr>
      </w:pPr>
    </w:p>
    <w:p w14:paraId="0FC09090" w14:textId="77777777" w:rsidR="00851672" w:rsidRPr="007E4A77" w:rsidRDefault="00851672" w:rsidP="00851672">
      <w:pPr>
        <w:rPr>
          <w:rFonts w:ascii="EC Square Sans Pro" w:eastAsia="EC Square Sans Pro" w:hAnsi="EC Square Sans Pro" w:cs="EC Square Sans Pro"/>
          <w:noProof/>
          <w:color w:val="000000" w:themeColor="text1"/>
        </w:rPr>
      </w:pPr>
    </w:p>
    <w:p w14:paraId="75724622" w14:textId="7FD2FE75" w:rsidR="00C866F3" w:rsidRPr="00463AC7" w:rsidRDefault="00930900">
      <w:pPr>
        <w:pStyle w:val="TOC1"/>
        <w:rPr>
          <w:rFonts w:ascii="EC Square Sans Pro" w:eastAsiaTheme="minorEastAsia" w:hAnsi="EC Square Sans Pro" w:cstheme="minorBidi"/>
          <w:sz w:val="22"/>
          <w:szCs w:val="22"/>
          <w:lang w:eastAsia="en-GB"/>
        </w:rPr>
      </w:pPr>
      <w:r w:rsidRPr="00463AC7">
        <w:rPr>
          <w:rFonts w:ascii="EC Square Sans Pro" w:hAnsi="EC Square Sans Pro"/>
          <w:color w:val="2B579A"/>
          <w:sz w:val="22"/>
          <w:szCs w:val="22"/>
        </w:rPr>
        <w:fldChar w:fldCharType="begin"/>
      </w:r>
      <w:r w:rsidRPr="00463AC7">
        <w:rPr>
          <w:rFonts w:ascii="EC Square Sans Pro" w:hAnsi="EC Square Sans Pro"/>
          <w:noProof w:val="0"/>
          <w:sz w:val="22"/>
          <w:szCs w:val="22"/>
        </w:rPr>
        <w:instrText xml:space="preserve"> TOC \h \z \t "JRC_Level-1_Front_title,1,JRC_Level-2_Back_title,2,JRC_Level-2_title,2,JRC_Level-1_title,1,JRC_Level-4_title,4,JRC_Level-3_title,3,JRC_Level-5_title,5,JRC_Level-1_Back_title,1" </w:instrText>
      </w:r>
      <w:r w:rsidRPr="00463AC7">
        <w:rPr>
          <w:rFonts w:ascii="EC Square Sans Pro" w:hAnsi="EC Square Sans Pro"/>
          <w:color w:val="2B579A"/>
          <w:sz w:val="22"/>
          <w:szCs w:val="22"/>
        </w:rPr>
        <w:fldChar w:fldCharType="separate"/>
      </w:r>
      <w:hyperlink w:anchor="_Toc190438874" w:history="1">
        <w:r w:rsidR="00C866F3" w:rsidRPr="00463AC7">
          <w:rPr>
            <w:rStyle w:val="Hyperlink"/>
            <w:rFonts w:ascii="EC Square Sans Pro" w:hAnsi="EC Square Sans Pro"/>
            <w:sz w:val="22"/>
            <w:szCs w:val="22"/>
          </w:rPr>
          <w:t>1.</w:t>
        </w:r>
        <w:r w:rsidR="00C866F3" w:rsidRPr="00463AC7">
          <w:rPr>
            <w:rFonts w:ascii="EC Square Sans Pro" w:eastAsiaTheme="minorEastAsia" w:hAnsi="EC Square Sans Pro" w:cstheme="minorBidi"/>
            <w:sz w:val="22"/>
            <w:szCs w:val="22"/>
            <w:lang w:eastAsia="en-GB"/>
          </w:rPr>
          <w:tab/>
        </w:r>
        <w:r w:rsidR="00C866F3" w:rsidRPr="00463AC7">
          <w:rPr>
            <w:rStyle w:val="Hyperlink"/>
            <w:rFonts w:ascii="EC Square Sans Pro" w:hAnsi="EC Square Sans Pro"/>
            <w:sz w:val="22"/>
            <w:szCs w:val="22"/>
          </w:rPr>
          <w:t xml:space="preserve">The green transition as a pathway for a sustainable future </w:t>
        </w:r>
        <w:r w:rsidR="00C866F3" w:rsidRPr="00463AC7">
          <w:rPr>
            <w:rFonts w:ascii="EC Square Sans Pro" w:hAnsi="EC Square Sans Pro"/>
            <w:webHidden/>
            <w:sz w:val="22"/>
            <w:szCs w:val="22"/>
          </w:rPr>
          <w:tab/>
        </w:r>
        <w:r w:rsidR="00C866F3" w:rsidRPr="00463AC7">
          <w:rPr>
            <w:rFonts w:ascii="EC Square Sans Pro" w:hAnsi="EC Square Sans Pro"/>
            <w:webHidden/>
            <w:sz w:val="22"/>
            <w:szCs w:val="22"/>
          </w:rPr>
          <w:fldChar w:fldCharType="begin"/>
        </w:r>
        <w:r w:rsidR="00C866F3" w:rsidRPr="00463AC7">
          <w:rPr>
            <w:rFonts w:ascii="EC Square Sans Pro" w:hAnsi="EC Square Sans Pro"/>
            <w:webHidden/>
            <w:sz w:val="22"/>
            <w:szCs w:val="22"/>
          </w:rPr>
          <w:instrText xml:space="preserve"> PAGEREF _Toc190438874 \h </w:instrText>
        </w:r>
        <w:r w:rsidR="00C866F3" w:rsidRPr="00463AC7">
          <w:rPr>
            <w:rFonts w:ascii="EC Square Sans Pro" w:hAnsi="EC Square Sans Pro"/>
            <w:webHidden/>
            <w:sz w:val="22"/>
            <w:szCs w:val="22"/>
          </w:rPr>
        </w:r>
        <w:r w:rsidR="00C866F3" w:rsidRPr="00463AC7">
          <w:rPr>
            <w:rFonts w:ascii="EC Square Sans Pro" w:hAnsi="EC Square Sans Pro"/>
            <w:webHidden/>
            <w:sz w:val="22"/>
            <w:szCs w:val="22"/>
          </w:rPr>
          <w:fldChar w:fldCharType="separate"/>
        </w:r>
        <w:r w:rsidR="00C866F3" w:rsidRPr="00463AC7">
          <w:rPr>
            <w:rFonts w:ascii="EC Square Sans Pro" w:hAnsi="EC Square Sans Pro"/>
            <w:webHidden/>
            <w:sz w:val="22"/>
            <w:szCs w:val="22"/>
          </w:rPr>
          <w:t>2</w:t>
        </w:r>
        <w:r w:rsidR="00C866F3" w:rsidRPr="00463AC7">
          <w:rPr>
            <w:rFonts w:ascii="EC Square Sans Pro" w:hAnsi="EC Square Sans Pro"/>
            <w:webHidden/>
            <w:sz w:val="22"/>
            <w:szCs w:val="22"/>
          </w:rPr>
          <w:fldChar w:fldCharType="end"/>
        </w:r>
      </w:hyperlink>
    </w:p>
    <w:p w14:paraId="3BF983EF" w14:textId="5968E234" w:rsidR="00C866F3" w:rsidRPr="00463AC7" w:rsidRDefault="003015AE">
      <w:pPr>
        <w:pStyle w:val="TOC2"/>
        <w:rPr>
          <w:rFonts w:ascii="EC Square Sans Pro" w:eastAsiaTheme="minorEastAsia" w:hAnsi="EC Square Sans Pro" w:cstheme="minorBidi"/>
          <w:sz w:val="22"/>
          <w:szCs w:val="22"/>
          <w:lang w:eastAsia="en-GB"/>
        </w:rPr>
      </w:pPr>
      <w:hyperlink w:anchor="_Toc190438875" w:history="1">
        <w:r w:rsidR="00C866F3" w:rsidRPr="00463AC7">
          <w:rPr>
            <w:rStyle w:val="Hyperlink"/>
            <w:rFonts w:ascii="EC Square Sans Pro" w:hAnsi="EC Square Sans Pro"/>
            <w:sz w:val="22"/>
            <w:szCs w:val="22"/>
          </w:rPr>
          <w:t>1.1</w:t>
        </w:r>
        <w:r w:rsidR="00C866F3" w:rsidRPr="00463AC7">
          <w:rPr>
            <w:rFonts w:ascii="EC Square Sans Pro" w:eastAsiaTheme="minorEastAsia" w:hAnsi="EC Square Sans Pro" w:cstheme="minorBidi"/>
            <w:sz w:val="22"/>
            <w:szCs w:val="22"/>
            <w:lang w:eastAsia="en-GB"/>
          </w:rPr>
          <w:tab/>
        </w:r>
        <w:r w:rsidR="00C866F3" w:rsidRPr="00463AC7">
          <w:rPr>
            <w:rStyle w:val="Hyperlink"/>
            <w:rFonts w:ascii="EC Square Sans Pro" w:hAnsi="EC Square Sans Pro"/>
            <w:sz w:val="22"/>
            <w:szCs w:val="22"/>
          </w:rPr>
          <w:t>New political context and priorities</w:t>
        </w:r>
        <w:r w:rsidR="00C866F3" w:rsidRPr="00463AC7">
          <w:rPr>
            <w:rFonts w:ascii="EC Square Sans Pro" w:hAnsi="EC Square Sans Pro"/>
            <w:webHidden/>
            <w:sz w:val="22"/>
            <w:szCs w:val="22"/>
          </w:rPr>
          <w:tab/>
        </w:r>
        <w:r w:rsidR="00C866F3" w:rsidRPr="00463AC7">
          <w:rPr>
            <w:rFonts w:ascii="EC Square Sans Pro" w:hAnsi="EC Square Sans Pro"/>
            <w:webHidden/>
            <w:sz w:val="22"/>
            <w:szCs w:val="22"/>
          </w:rPr>
          <w:fldChar w:fldCharType="begin"/>
        </w:r>
        <w:r w:rsidR="00C866F3" w:rsidRPr="00463AC7">
          <w:rPr>
            <w:rFonts w:ascii="EC Square Sans Pro" w:hAnsi="EC Square Sans Pro"/>
            <w:webHidden/>
            <w:sz w:val="22"/>
            <w:szCs w:val="22"/>
          </w:rPr>
          <w:instrText xml:space="preserve"> PAGEREF _Toc190438875 \h </w:instrText>
        </w:r>
        <w:r w:rsidR="00C866F3" w:rsidRPr="00463AC7">
          <w:rPr>
            <w:rFonts w:ascii="EC Square Sans Pro" w:hAnsi="EC Square Sans Pro"/>
            <w:webHidden/>
            <w:sz w:val="22"/>
            <w:szCs w:val="22"/>
          </w:rPr>
        </w:r>
        <w:r w:rsidR="00C866F3" w:rsidRPr="00463AC7">
          <w:rPr>
            <w:rFonts w:ascii="EC Square Sans Pro" w:hAnsi="EC Square Sans Pro"/>
            <w:webHidden/>
            <w:sz w:val="22"/>
            <w:szCs w:val="22"/>
          </w:rPr>
          <w:fldChar w:fldCharType="separate"/>
        </w:r>
        <w:r w:rsidR="00C866F3" w:rsidRPr="00463AC7">
          <w:rPr>
            <w:rFonts w:ascii="EC Square Sans Pro" w:hAnsi="EC Square Sans Pro"/>
            <w:webHidden/>
            <w:sz w:val="22"/>
            <w:szCs w:val="22"/>
          </w:rPr>
          <w:t>2</w:t>
        </w:r>
        <w:r w:rsidR="00C866F3" w:rsidRPr="00463AC7">
          <w:rPr>
            <w:rFonts w:ascii="EC Square Sans Pro" w:hAnsi="EC Square Sans Pro"/>
            <w:webHidden/>
            <w:sz w:val="22"/>
            <w:szCs w:val="22"/>
          </w:rPr>
          <w:fldChar w:fldCharType="end"/>
        </w:r>
      </w:hyperlink>
    </w:p>
    <w:p w14:paraId="6E472BC8" w14:textId="52631580" w:rsidR="00C866F3" w:rsidRPr="00463AC7" w:rsidRDefault="003015AE">
      <w:pPr>
        <w:pStyle w:val="TOC3"/>
        <w:rPr>
          <w:rFonts w:ascii="EC Square Sans Pro" w:eastAsiaTheme="minorEastAsia" w:hAnsi="EC Square Sans Pro" w:cstheme="minorBidi"/>
          <w:noProof/>
          <w:lang w:val="en-GB" w:eastAsia="en-GB"/>
        </w:rPr>
      </w:pPr>
      <w:hyperlink w:anchor="_Toc190438876" w:history="1">
        <w:r w:rsidR="00C866F3" w:rsidRPr="00463AC7">
          <w:rPr>
            <w:rStyle w:val="Hyperlink"/>
            <w:rFonts w:ascii="EC Square Sans Pro" w:hAnsi="EC Square Sans Pro"/>
            <w:noProof/>
          </w:rPr>
          <w:t>Competitiveness of the green transition</w:t>
        </w:r>
        <w:r w:rsidR="00C866F3" w:rsidRPr="00463AC7">
          <w:rPr>
            <w:rFonts w:ascii="EC Square Sans Pro" w:hAnsi="EC Square Sans Pro"/>
            <w:noProof/>
            <w:webHidden/>
          </w:rPr>
          <w:tab/>
        </w:r>
        <w:r w:rsidR="00C866F3" w:rsidRPr="00463AC7">
          <w:rPr>
            <w:rFonts w:ascii="EC Square Sans Pro" w:hAnsi="EC Square Sans Pro"/>
            <w:noProof/>
            <w:webHidden/>
          </w:rPr>
          <w:fldChar w:fldCharType="begin"/>
        </w:r>
        <w:r w:rsidR="00C866F3" w:rsidRPr="00463AC7">
          <w:rPr>
            <w:rFonts w:ascii="EC Square Sans Pro" w:hAnsi="EC Square Sans Pro"/>
            <w:noProof/>
            <w:webHidden/>
          </w:rPr>
          <w:instrText xml:space="preserve"> PAGEREF _Toc190438876 \h </w:instrText>
        </w:r>
        <w:r w:rsidR="00C866F3" w:rsidRPr="00463AC7">
          <w:rPr>
            <w:rFonts w:ascii="EC Square Sans Pro" w:hAnsi="EC Square Sans Pro"/>
            <w:noProof/>
            <w:webHidden/>
          </w:rPr>
        </w:r>
        <w:r w:rsidR="00C866F3" w:rsidRPr="00463AC7">
          <w:rPr>
            <w:rFonts w:ascii="EC Square Sans Pro" w:hAnsi="EC Square Sans Pro"/>
            <w:noProof/>
            <w:webHidden/>
          </w:rPr>
          <w:fldChar w:fldCharType="separate"/>
        </w:r>
        <w:r w:rsidR="00C866F3" w:rsidRPr="00463AC7">
          <w:rPr>
            <w:rFonts w:ascii="EC Square Sans Pro" w:hAnsi="EC Square Sans Pro"/>
            <w:noProof/>
            <w:webHidden/>
          </w:rPr>
          <w:t>3</w:t>
        </w:r>
        <w:r w:rsidR="00C866F3" w:rsidRPr="00463AC7">
          <w:rPr>
            <w:rFonts w:ascii="EC Square Sans Pro" w:hAnsi="EC Square Sans Pro"/>
            <w:noProof/>
            <w:webHidden/>
          </w:rPr>
          <w:fldChar w:fldCharType="end"/>
        </w:r>
      </w:hyperlink>
    </w:p>
    <w:p w14:paraId="3B678E32" w14:textId="50EA258B" w:rsidR="00C866F3" w:rsidRPr="00463AC7" w:rsidRDefault="003015AE">
      <w:pPr>
        <w:pStyle w:val="TOC2"/>
        <w:rPr>
          <w:rFonts w:ascii="EC Square Sans Pro" w:eastAsiaTheme="minorEastAsia" w:hAnsi="EC Square Sans Pro" w:cstheme="minorBidi"/>
          <w:sz w:val="22"/>
          <w:szCs w:val="22"/>
          <w:lang w:eastAsia="en-GB"/>
        </w:rPr>
      </w:pPr>
      <w:hyperlink w:anchor="_Toc190438877" w:history="1">
        <w:r w:rsidR="00C866F3" w:rsidRPr="00463AC7">
          <w:rPr>
            <w:rStyle w:val="Hyperlink"/>
            <w:rFonts w:ascii="EC Square Sans Pro" w:hAnsi="EC Square Sans Pro"/>
            <w:sz w:val="22"/>
            <w:szCs w:val="22"/>
          </w:rPr>
          <w:t>1.2</w:t>
        </w:r>
        <w:r w:rsidR="00C866F3" w:rsidRPr="00463AC7">
          <w:rPr>
            <w:rFonts w:ascii="EC Square Sans Pro" w:eastAsiaTheme="minorEastAsia" w:hAnsi="EC Square Sans Pro" w:cstheme="minorBidi"/>
            <w:sz w:val="22"/>
            <w:szCs w:val="22"/>
            <w:lang w:eastAsia="en-GB"/>
          </w:rPr>
          <w:tab/>
        </w:r>
        <w:r w:rsidR="00C866F3" w:rsidRPr="00463AC7">
          <w:rPr>
            <w:rStyle w:val="Hyperlink"/>
            <w:rFonts w:ascii="EC Square Sans Pro" w:hAnsi="EC Square Sans Pro"/>
            <w:sz w:val="22"/>
            <w:szCs w:val="22"/>
          </w:rPr>
          <w:t>Time for urgent action: the green transition as response to global challenges</w:t>
        </w:r>
        <w:r w:rsidR="00C866F3" w:rsidRPr="00463AC7">
          <w:rPr>
            <w:rFonts w:ascii="EC Square Sans Pro" w:hAnsi="EC Square Sans Pro"/>
            <w:webHidden/>
            <w:sz w:val="22"/>
            <w:szCs w:val="22"/>
          </w:rPr>
          <w:tab/>
        </w:r>
        <w:r w:rsidR="00C866F3" w:rsidRPr="00463AC7">
          <w:rPr>
            <w:rFonts w:ascii="EC Square Sans Pro" w:hAnsi="EC Square Sans Pro"/>
            <w:webHidden/>
            <w:sz w:val="22"/>
            <w:szCs w:val="22"/>
          </w:rPr>
          <w:fldChar w:fldCharType="begin"/>
        </w:r>
        <w:r w:rsidR="00C866F3" w:rsidRPr="00463AC7">
          <w:rPr>
            <w:rFonts w:ascii="EC Square Sans Pro" w:hAnsi="EC Square Sans Pro"/>
            <w:webHidden/>
            <w:sz w:val="22"/>
            <w:szCs w:val="22"/>
          </w:rPr>
          <w:instrText xml:space="preserve"> PAGEREF _Toc190438877 \h </w:instrText>
        </w:r>
        <w:r w:rsidR="00C866F3" w:rsidRPr="00463AC7">
          <w:rPr>
            <w:rFonts w:ascii="EC Square Sans Pro" w:hAnsi="EC Square Sans Pro"/>
            <w:webHidden/>
            <w:sz w:val="22"/>
            <w:szCs w:val="22"/>
          </w:rPr>
        </w:r>
        <w:r w:rsidR="00C866F3" w:rsidRPr="00463AC7">
          <w:rPr>
            <w:rFonts w:ascii="EC Square Sans Pro" w:hAnsi="EC Square Sans Pro"/>
            <w:webHidden/>
            <w:sz w:val="22"/>
            <w:szCs w:val="22"/>
          </w:rPr>
          <w:fldChar w:fldCharType="separate"/>
        </w:r>
        <w:r w:rsidR="00C866F3" w:rsidRPr="00463AC7">
          <w:rPr>
            <w:rFonts w:ascii="EC Square Sans Pro" w:hAnsi="EC Square Sans Pro"/>
            <w:webHidden/>
            <w:sz w:val="22"/>
            <w:szCs w:val="22"/>
          </w:rPr>
          <w:t>4</w:t>
        </w:r>
        <w:r w:rsidR="00C866F3" w:rsidRPr="00463AC7">
          <w:rPr>
            <w:rFonts w:ascii="EC Square Sans Pro" w:hAnsi="EC Square Sans Pro"/>
            <w:webHidden/>
            <w:sz w:val="22"/>
            <w:szCs w:val="22"/>
          </w:rPr>
          <w:fldChar w:fldCharType="end"/>
        </w:r>
      </w:hyperlink>
    </w:p>
    <w:p w14:paraId="0EC6D56E" w14:textId="30810B80" w:rsidR="00C866F3" w:rsidRPr="00463AC7" w:rsidRDefault="003015AE">
      <w:pPr>
        <w:pStyle w:val="TOC3"/>
        <w:rPr>
          <w:rFonts w:ascii="EC Square Sans Pro" w:eastAsiaTheme="minorEastAsia" w:hAnsi="EC Square Sans Pro" w:cstheme="minorBidi"/>
          <w:noProof/>
          <w:lang w:val="en-GB" w:eastAsia="en-GB"/>
        </w:rPr>
      </w:pPr>
      <w:hyperlink w:anchor="_Toc190438878" w:history="1">
        <w:r w:rsidR="00C866F3" w:rsidRPr="00463AC7">
          <w:rPr>
            <w:rStyle w:val="Hyperlink"/>
            <w:rFonts w:ascii="EC Square Sans Pro" w:hAnsi="EC Square Sans Pro"/>
            <w:noProof/>
          </w:rPr>
          <w:t>Tipping points: the need for accelerated actions</w:t>
        </w:r>
        <w:r w:rsidR="00C866F3" w:rsidRPr="00463AC7">
          <w:rPr>
            <w:rFonts w:ascii="EC Square Sans Pro" w:hAnsi="EC Square Sans Pro"/>
            <w:noProof/>
            <w:webHidden/>
          </w:rPr>
          <w:tab/>
        </w:r>
        <w:r w:rsidR="00C866F3" w:rsidRPr="00463AC7">
          <w:rPr>
            <w:rFonts w:ascii="EC Square Sans Pro" w:hAnsi="EC Square Sans Pro"/>
            <w:noProof/>
            <w:webHidden/>
          </w:rPr>
          <w:fldChar w:fldCharType="begin"/>
        </w:r>
        <w:r w:rsidR="00C866F3" w:rsidRPr="00463AC7">
          <w:rPr>
            <w:rFonts w:ascii="EC Square Sans Pro" w:hAnsi="EC Square Sans Pro"/>
            <w:noProof/>
            <w:webHidden/>
          </w:rPr>
          <w:instrText xml:space="preserve"> PAGEREF _Toc190438878 \h </w:instrText>
        </w:r>
        <w:r w:rsidR="00C866F3" w:rsidRPr="00463AC7">
          <w:rPr>
            <w:rFonts w:ascii="EC Square Sans Pro" w:hAnsi="EC Square Sans Pro"/>
            <w:noProof/>
            <w:webHidden/>
          </w:rPr>
        </w:r>
        <w:r w:rsidR="00C866F3" w:rsidRPr="00463AC7">
          <w:rPr>
            <w:rFonts w:ascii="EC Square Sans Pro" w:hAnsi="EC Square Sans Pro"/>
            <w:noProof/>
            <w:webHidden/>
          </w:rPr>
          <w:fldChar w:fldCharType="separate"/>
        </w:r>
        <w:r w:rsidR="00C866F3" w:rsidRPr="00463AC7">
          <w:rPr>
            <w:rFonts w:ascii="EC Square Sans Pro" w:hAnsi="EC Square Sans Pro"/>
            <w:noProof/>
            <w:webHidden/>
          </w:rPr>
          <w:t>5</w:t>
        </w:r>
        <w:r w:rsidR="00C866F3" w:rsidRPr="00463AC7">
          <w:rPr>
            <w:rFonts w:ascii="EC Square Sans Pro" w:hAnsi="EC Square Sans Pro"/>
            <w:noProof/>
            <w:webHidden/>
          </w:rPr>
          <w:fldChar w:fldCharType="end"/>
        </w:r>
      </w:hyperlink>
    </w:p>
    <w:p w14:paraId="7CF69873" w14:textId="2D321921" w:rsidR="00C866F3" w:rsidRPr="00463AC7" w:rsidRDefault="003015AE">
      <w:pPr>
        <w:pStyle w:val="TOC3"/>
        <w:rPr>
          <w:rFonts w:ascii="EC Square Sans Pro" w:eastAsiaTheme="minorEastAsia" w:hAnsi="EC Square Sans Pro" w:cstheme="minorBidi"/>
          <w:noProof/>
          <w:lang w:val="en-GB" w:eastAsia="en-GB"/>
        </w:rPr>
      </w:pPr>
      <w:hyperlink w:anchor="_Toc190438880" w:history="1">
        <w:r w:rsidR="00C866F3" w:rsidRPr="00463AC7">
          <w:rPr>
            <w:rStyle w:val="Hyperlink"/>
            <w:rFonts w:ascii="EC Square Sans Pro" w:hAnsi="EC Square Sans Pro"/>
            <w:noProof/>
          </w:rPr>
          <w:t>The impact of climate change on health</w:t>
        </w:r>
        <w:r w:rsidR="00C866F3" w:rsidRPr="00463AC7">
          <w:rPr>
            <w:rFonts w:ascii="EC Square Sans Pro" w:hAnsi="EC Square Sans Pro"/>
            <w:noProof/>
            <w:webHidden/>
          </w:rPr>
          <w:tab/>
        </w:r>
        <w:r w:rsidR="00C866F3" w:rsidRPr="00463AC7">
          <w:rPr>
            <w:rFonts w:ascii="EC Square Sans Pro" w:hAnsi="EC Square Sans Pro"/>
            <w:noProof/>
            <w:webHidden/>
          </w:rPr>
          <w:fldChar w:fldCharType="begin"/>
        </w:r>
        <w:r w:rsidR="00C866F3" w:rsidRPr="00463AC7">
          <w:rPr>
            <w:rFonts w:ascii="EC Square Sans Pro" w:hAnsi="EC Square Sans Pro"/>
            <w:noProof/>
            <w:webHidden/>
          </w:rPr>
          <w:instrText xml:space="preserve"> PAGEREF _Toc190438880 \h </w:instrText>
        </w:r>
        <w:r w:rsidR="00C866F3" w:rsidRPr="00463AC7">
          <w:rPr>
            <w:rFonts w:ascii="EC Square Sans Pro" w:hAnsi="EC Square Sans Pro"/>
            <w:noProof/>
            <w:webHidden/>
          </w:rPr>
        </w:r>
        <w:r w:rsidR="00C866F3" w:rsidRPr="00463AC7">
          <w:rPr>
            <w:rFonts w:ascii="EC Square Sans Pro" w:hAnsi="EC Square Sans Pro"/>
            <w:noProof/>
            <w:webHidden/>
          </w:rPr>
          <w:fldChar w:fldCharType="separate"/>
        </w:r>
        <w:r w:rsidR="00C866F3" w:rsidRPr="00463AC7">
          <w:rPr>
            <w:rFonts w:ascii="EC Square Sans Pro" w:hAnsi="EC Square Sans Pro"/>
            <w:noProof/>
            <w:webHidden/>
          </w:rPr>
          <w:t>6</w:t>
        </w:r>
        <w:r w:rsidR="00C866F3" w:rsidRPr="00463AC7">
          <w:rPr>
            <w:rFonts w:ascii="EC Square Sans Pro" w:hAnsi="EC Square Sans Pro"/>
            <w:noProof/>
            <w:webHidden/>
          </w:rPr>
          <w:fldChar w:fldCharType="end"/>
        </w:r>
      </w:hyperlink>
    </w:p>
    <w:p w14:paraId="1B437C86" w14:textId="7E7EBD18" w:rsidR="00C866F3" w:rsidRPr="00463AC7" w:rsidRDefault="003015AE">
      <w:pPr>
        <w:pStyle w:val="TOC3"/>
        <w:rPr>
          <w:rFonts w:ascii="EC Square Sans Pro" w:eastAsiaTheme="minorEastAsia" w:hAnsi="EC Square Sans Pro" w:cstheme="minorBidi"/>
          <w:noProof/>
          <w:lang w:val="en-GB" w:eastAsia="en-GB"/>
        </w:rPr>
      </w:pPr>
      <w:hyperlink w:anchor="_Toc190438881" w:history="1">
        <w:r w:rsidR="00C866F3" w:rsidRPr="00463AC7">
          <w:rPr>
            <w:rStyle w:val="Hyperlink"/>
            <w:rFonts w:ascii="EC Square Sans Pro" w:hAnsi="EC Square Sans Pro"/>
            <w:noProof/>
          </w:rPr>
          <w:t>The costs of inaction</w:t>
        </w:r>
        <w:r w:rsidR="00C866F3" w:rsidRPr="00463AC7">
          <w:rPr>
            <w:rFonts w:ascii="EC Square Sans Pro" w:hAnsi="EC Square Sans Pro"/>
            <w:noProof/>
            <w:webHidden/>
          </w:rPr>
          <w:tab/>
        </w:r>
        <w:r w:rsidR="00C866F3" w:rsidRPr="00463AC7">
          <w:rPr>
            <w:rFonts w:ascii="EC Square Sans Pro" w:hAnsi="EC Square Sans Pro"/>
            <w:noProof/>
            <w:webHidden/>
          </w:rPr>
          <w:fldChar w:fldCharType="begin"/>
        </w:r>
        <w:r w:rsidR="00C866F3" w:rsidRPr="00463AC7">
          <w:rPr>
            <w:rFonts w:ascii="EC Square Sans Pro" w:hAnsi="EC Square Sans Pro"/>
            <w:noProof/>
            <w:webHidden/>
          </w:rPr>
          <w:instrText xml:space="preserve"> PAGEREF _Toc190438881 \h </w:instrText>
        </w:r>
        <w:r w:rsidR="00C866F3" w:rsidRPr="00463AC7">
          <w:rPr>
            <w:rFonts w:ascii="EC Square Sans Pro" w:hAnsi="EC Square Sans Pro"/>
            <w:noProof/>
            <w:webHidden/>
          </w:rPr>
        </w:r>
        <w:r w:rsidR="00C866F3" w:rsidRPr="00463AC7">
          <w:rPr>
            <w:rFonts w:ascii="EC Square Sans Pro" w:hAnsi="EC Square Sans Pro"/>
            <w:noProof/>
            <w:webHidden/>
          </w:rPr>
          <w:fldChar w:fldCharType="separate"/>
        </w:r>
        <w:r w:rsidR="00C866F3" w:rsidRPr="00463AC7">
          <w:rPr>
            <w:rFonts w:ascii="EC Square Sans Pro" w:hAnsi="EC Square Sans Pro"/>
            <w:noProof/>
            <w:webHidden/>
          </w:rPr>
          <w:t>9</w:t>
        </w:r>
        <w:r w:rsidR="00C866F3" w:rsidRPr="00463AC7">
          <w:rPr>
            <w:rFonts w:ascii="EC Square Sans Pro" w:hAnsi="EC Square Sans Pro"/>
            <w:noProof/>
            <w:webHidden/>
          </w:rPr>
          <w:fldChar w:fldCharType="end"/>
        </w:r>
      </w:hyperlink>
    </w:p>
    <w:p w14:paraId="070CE731" w14:textId="00153618" w:rsidR="00C866F3" w:rsidRPr="00463AC7" w:rsidRDefault="003015AE">
      <w:pPr>
        <w:pStyle w:val="TOC2"/>
        <w:rPr>
          <w:rFonts w:ascii="EC Square Sans Pro" w:eastAsiaTheme="minorEastAsia" w:hAnsi="EC Square Sans Pro" w:cstheme="minorBidi"/>
          <w:sz w:val="22"/>
          <w:szCs w:val="22"/>
          <w:lang w:eastAsia="en-GB"/>
        </w:rPr>
      </w:pPr>
      <w:hyperlink w:anchor="_Toc190438882" w:history="1">
        <w:r w:rsidR="00C866F3" w:rsidRPr="00463AC7">
          <w:rPr>
            <w:rStyle w:val="Hyperlink"/>
            <w:rFonts w:ascii="EC Square Sans Pro" w:hAnsi="EC Square Sans Pro"/>
            <w:sz w:val="22"/>
            <w:szCs w:val="22"/>
          </w:rPr>
          <w:t>1.3</w:t>
        </w:r>
        <w:r w:rsidR="00C866F3" w:rsidRPr="00463AC7">
          <w:rPr>
            <w:rFonts w:ascii="EC Square Sans Pro" w:eastAsiaTheme="minorEastAsia" w:hAnsi="EC Square Sans Pro" w:cstheme="minorBidi"/>
            <w:sz w:val="22"/>
            <w:szCs w:val="22"/>
            <w:lang w:eastAsia="en-GB"/>
          </w:rPr>
          <w:tab/>
        </w:r>
        <w:r w:rsidR="00C866F3" w:rsidRPr="00463AC7">
          <w:rPr>
            <w:rStyle w:val="Hyperlink"/>
            <w:rFonts w:ascii="EC Square Sans Pro" w:hAnsi="EC Square Sans Pro"/>
            <w:sz w:val="22"/>
            <w:szCs w:val="22"/>
          </w:rPr>
          <w:t>What people think about the green transition: the social perception of the EGD</w:t>
        </w:r>
        <w:r w:rsidR="00C866F3" w:rsidRPr="00463AC7">
          <w:rPr>
            <w:rFonts w:ascii="EC Square Sans Pro" w:hAnsi="EC Square Sans Pro"/>
            <w:webHidden/>
            <w:sz w:val="22"/>
            <w:szCs w:val="22"/>
          </w:rPr>
          <w:tab/>
        </w:r>
        <w:r w:rsidR="00C866F3" w:rsidRPr="00463AC7">
          <w:rPr>
            <w:rFonts w:ascii="EC Square Sans Pro" w:hAnsi="EC Square Sans Pro"/>
            <w:webHidden/>
            <w:sz w:val="22"/>
            <w:szCs w:val="22"/>
          </w:rPr>
          <w:fldChar w:fldCharType="begin"/>
        </w:r>
        <w:r w:rsidR="00C866F3" w:rsidRPr="00463AC7">
          <w:rPr>
            <w:rFonts w:ascii="EC Square Sans Pro" w:hAnsi="EC Square Sans Pro"/>
            <w:webHidden/>
            <w:sz w:val="22"/>
            <w:szCs w:val="22"/>
          </w:rPr>
          <w:instrText xml:space="preserve"> PAGEREF _Toc190438882 \h </w:instrText>
        </w:r>
        <w:r w:rsidR="00C866F3" w:rsidRPr="00463AC7">
          <w:rPr>
            <w:rFonts w:ascii="EC Square Sans Pro" w:hAnsi="EC Square Sans Pro"/>
            <w:webHidden/>
            <w:sz w:val="22"/>
            <w:szCs w:val="22"/>
          </w:rPr>
        </w:r>
        <w:r w:rsidR="00C866F3" w:rsidRPr="00463AC7">
          <w:rPr>
            <w:rFonts w:ascii="EC Square Sans Pro" w:hAnsi="EC Square Sans Pro"/>
            <w:webHidden/>
            <w:sz w:val="22"/>
            <w:szCs w:val="22"/>
          </w:rPr>
          <w:fldChar w:fldCharType="separate"/>
        </w:r>
        <w:r w:rsidR="00C866F3" w:rsidRPr="00463AC7">
          <w:rPr>
            <w:rFonts w:ascii="EC Square Sans Pro" w:hAnsi="EC Square Sans Pro"/>
            <w:webHidden/>
            <w:sz w:val="22"/>
            <w:szCs w:val="22"/>
          </w:rPr>
          <w:t>13</w:t>
        </w:r>
        <w:r w:rsidR="00C866F3" w:rsidRPr="00463AC7">
          <w:rPr>
            <w:rFonts w:ascii="EC Square Sans Pro" w:hAnsi="EC Square Sans Pro"/>
            <w:webHidden/>
            <w:sz w:val="22"/>
            <w:szCs w:val="22"/>
          </w:rPr>
          <w:fldChar w:fldCharType="end"/>
        </w:r>
      </w:hyperlink>
    </w:p>
    <w:p w14:paraId="150DF35B" w14:textId="091870FA" w:rsidR="00C866F3" w:rsidRPr="00463AC7" w:rsidRDefault="003015AE">
      <w:pPr>
        <w:pStyle w:val="TOC2"/>
        <w:rPr>
          <w:rFonts w:ascii="EC Square Sans Pro" w:eastAsiaTheme="minorEastAsia" w:hAnsi="EC Square Sans Pro" w:cstheme="minorBidi"/>
          <w:sz w:val="22"/>
          <w:szCs w:val="22"/>
          <w:lang w:eastAsia="en-GB"/>
        </w:rPr>
      </w:pPr>
      <w:hyperlink w:anchor="_Toc190438891" w:history="1">
        <w:r w:rsidR="00C866F3" w:rsidRPr="00463AC7">
          <w:rPr>
            <w:rStyle w:val="Hyperlink"/>
            <w:rFonts w:ascii="EC Square Sans Pro" w:hAnsi="EC Square Sans Pro"/>
            <w:sz w:val="22"/>
            <w:szCs w:val="22"/>
          </w:rPr>
          <w:t>1.4</w:t>
        </w:r>
        <w:r w:rsidR="00C866F3" w:rsidRPr="00463AC7">
          <w:rPr>
            <w:rFonts w:ascii="EC Square Sans Pro" w:eastAsiaTheme="minorEastAsia" w:hAnsi="EC Square Sans Pro" w:cstheme="minorBidi"/>
            <w:sz w:val="22"/>
            <w:szCs w:val="22"/>
            <w:lang w:eastAsia="en-GB"/>
          </w:rPr>
          <w:tab/>
        </w:r>
        <w:r w:rsidR="00C866F3" w:rsidRPr="00463AC7">
          <w:rPr>
            <w:rStyle w:val="Hyperlink"/>
            <w:rFonts w:ascii="EC Square Sans Pro" w:hAnsi="EC Square Sans Pro"/>
            <w:sz w:val="22"/>
            <w:szCs w:val="22"/>
          </w:rPr>
          <w:t>Where we are: progress towards green ambitions</w:t>
        </w:r>
        <w:r w:rsidR="00C866F3" w:rsidRPr="00463AC7">
          <w:rPr>
            <w:rFonts w:ascii="EC Square Sans Pro" w:hAnsi="EC Square Sans Pro"/>
            <w:webHidden/>
            <w:sz w:val="22"/>
            <w:szCs w:val="22"/>
          </w:rPr>
          <w:tab/>
        </w:r>
        <w:r w:rsidR="00C866F3" w:rsidRPr="00463AC7">
          <w:rPr>
            <w:rFonts w:ascii="EC Square Sans Pro" w:hAnsi="EC Square Sans Pro"/>
            <w:webHidden/>
            <w:sz w:val="22"/>
            <w:szCs w:val="22"/>
          </w:rPr>
          <w:fldChar w:fldCharType="begin"/>
        </w:r>
        <w:r w:rsidR="00C866F3" w:rsidRPr="00463AC7">
          <w:rPr>
            <w:rFonts w:ascii="EC Square Sans Pro" w:hAnsi="EC Square Sans Pro"/>
            <w:webHidden/>
            <w:sz w:val="22"/>
            <w:szCs w:val="22"/>
          </w:rPr>
          <w:instrText xml:space="preserve"> PAGEREF _Toc190438891 \h </w:instrText>
        </w:r>
        <w:r w:rsidR="00C866F3" w:rsidRPr="00463AC7">
          <w:rPr>
            <w:rFonts w:ascii="EC Square Sans Pro" w:hAnsi="EC Square Sans Pro"/>
            <w:webHidden/>
            <w:sz w:val="22"/>
            <w:szCs w:val="22"/>
          </w:rPr>
        </w:r>
        <w:r w:rsidR="00C866F3" w:rsidRPr="00463AC7">
          <w:rPr>
            <w:rFonts w:ascii="EC Square Sans Pro" w:hAnsi="EC Square Sans Pro"/>
            <w:webHidden/>
            <w:sz w:val="22"/>
            <w:szCs w:val="22"/>
          </w:rPr>
          <w:fldChar w:fldCharType="separate"/>
        </w:r>
        <w:r w:rsidR="00C866F3" w:rsidRPr="00463AC7">
          <w:rPr>
            <w:rFonts w:ascii="EC Square Sans Pro" w:hAnsi="EC Square Sans Pro"/>
            <w:webHidden/>
            <w:sz w:val="22"/>
            <w:szCs w:val="22"/>
          </w:rPr>
          <w:t>14</w:t>
        </w:r>
        <w:r w:rsidR="00C866F3" w:rsidRPr="00463AC7">
          <w:rPr>
            <w:rFonts w:ascii="EC Square Sans Pro" w:hAnsi="EC Square Sans Pro"/>
            <w:webHidden/>
            <w:sz w:val="22"/>
            <w:szCs w:val="22"/>
          </w:rPr>
          <w:fldChar w:fldCharType="end"/>
        </w:r>
      </w:hyperlink>
    </w:p>
    <w:p w14:paraId="49E82055" w14:textId="6D42BFED" w:rsidR="006F1B16" w:rsidRDefault="00930900" w:rsidP="00930900">
      <w:pPr>
        <w:rPr>
          <w:color w:val="2B579A"/>
          <w:shd w:val="clear" w:color="auto" w:fill="E6E6E6"/>
        </w:rPr>
      </w:pPr>
      <w:r w:rsidRPr="00463AC7">
        <w:rPr>
          <w:rFonts w:ascii="EC Square Sans Pro" w:hAnsi="EC Square Sans Pro"/>
          <w:color w:val="2B579A"/>
          <w:shd w:val="clear" w:color="auto" w:fill="E6E6E6"/>
        </w:rPr>
        <w:fldChar w:fldCharType="end"/>
      </w:r>
    </w:p>
    <w:p w14:paraId="0F6F45A4" w14:textId="1DA7D020" w:rsidR="00851672" w:rsidRPr="006F1B16" w:rsidRDefault="00851672" w:rsidP="00930900">
      <w:pPr>
        <w:rPr>
          <w:rFonts w:ascii="EC Square Sans Pro" w:hAnsi="EC Square Sans Pro"/>
          <w:color w:val="2B579A"/>
          <w:shd w:val="clear" w:color="auto" w:fill="E6E6E6"/>
          <w:lang w:val="en-GB"/>
        </w:rPr>
      </w:pPr>
      <w:r w:rsidRPr="006F1B16">
        <w:rPr>
          <w:rFonts w:ascii="EC Square Sans Pro" w:hAnsi="EC Square Sans Pro"/>
          <w:color w:val="2B579A"/>
          <w:shd w:val="clear" w:color="auto" w:fill="E6E6E6"/>
          <w:lang w:val="en-GB"/>
        </w:rPr>
        <w:br w:type="page"/>
      </w:r>
    </w:p>
    <w:p w14:paraId="0C41B1FF" w14:textId="572A1435" w:rsidR="00851672" w:rsidRPr="007E4A77" w:rsidRDefault="0011632E" w:rsidP="00DA7423">
      <w:pPr>
        <w:pStyle w:val="JRCLevel-1title"/>
        <w:keepNext w:val="0"/>
        <w:keepLines w:val="0"/>
        <w:numPr>
          <w:ilvl w:val="0"/>
          <w:numId w:val="1"/>
        </w:numPr>
        <w:ind w:left="0" w:firstLine="0"/>
      </w:pPr>
      <w:bookmarkStart w:id="0" w:name="_Toc161311970"/>
      <w:bookmarkStart w:id="1" w:name="_Toc183440490"/>
      <w:bookmarkStart w:id="2" w:name="_Toc188439393"/>
      <w:bookmarkStart w:id="3" w:name="_Toc190438874"/>
      <w:r>
        <w:lastRenderedPageBreak/>
        <w:t>The</w:t>
      </w:r>
      <w:r w:rsidR="00851672" w:rsidRPr="007E4A77">
        <w:t xml:space="preserve"> green transition as a pathway for a sustainable future</w:t>
      </w:r>
      <w:bookmarkEnd w:id="0"/>
      <w:r w:rsidR="00851672" w:rsidRPr="007E4A77">
        <w:t xml:space="preserve"> </w:t>
      </w:r>
      <w:bookmarkEnd w:id="1"/>
      <w:bookmarkEnd w:id="2"/>
      <w:bookmarkEnd w:id="3"/>
    </w:p>
    <w:p w14:paraId="6E7618B3" w14:textId="7D96FD48" w:rsidR="00B82EFF" w:rsidRPr="007E4A77" w:rsidRDefault="00B82EFF" w:rsidP="00E14055">
      <w:pPr>
        <w:spacing w:line="240" w:lineRule="auto"/>
        <w:jc w:val="both"/>
        <w:rPr>
          <w:rFonts w:ascii="EC Square Sans Pro" w:eastAsia="EC Square Sans Pro" w:hAnsi="EC Square Sans Pro" w:cs="EC Square Sans Pro"/>
          <w:color w:val="000000" w:themeColor="text1"/>
          <w:lang w:val="en-GB"/>
        </w:rPr>
      </w:pPr>
    </w:p>
    <w:p w14:paraId="794D8F1F" w14:textId="16984EAA" w:rsidR="00AA3123" w:rsidRDefault="00AA3123" w:rsidP="006715BD">
      <w:pPr>
        <w:pStyle w:val="JRCLevel-2title"/>
        <w:numPr>
          <w:ilvl w:val="1"/>
          <w:numId w:val="1"/>
        </w:numPr>
        <w:ind w:left="567" w:hanging="567"/>
      </w:pPr>
      <w:bookmarkStart w:id="4" w:name="_Toc188439394"/>
      <w:bookmarkStart w:id="5" w:name="_Toc190438875"/>
      <w:bookmarkStart w:id="6" w:name="_Toc183440492"/>
      <w:r>
        <w:t>I</w:t>
      </w:r>
      <w:commentRangeStart w:id="7"/>
      <w:r>
        <w:t>ntroduction</w:t>
      </w:r>
      <w:commentRangeEnd w:id="7"/>
      <w:r w:rsidR="00EA5CA9">
        <w:rPr>
          <w:rStyle w:val="CommentReference"/>
          <w:rFonts w:ascii="Arial" w:eastAsia="Arial" w:hAnsi="Arial" w:cs="Arial"/>
          <w:b w:val="0"/>
          <w:bCs w:val="0"/>
          <w:color w:val="auto"/>
          <w:lang w:val="it" w:eastAsia="ja-JP"/>
        </w:rPr>
        <w:commentReference w:id="7"/>
      </w:r>
    </w:p>
    <w:p w14:paraId="335F9DAA" w14:textId="3320F577" w:rsidR="00EA5CA9" w:rsidRPr="00F43DFD" w:rsidRDefault="00EA5CA9">
      <w:pPr>
        <w:jc w:val="both"/>
        <w:rPr>
          <w:rFonts w:ascii="EC Square Sans Pro" w:eastAsia="Aptos" w:hAnsi="EC Square Sans Pro" w:cs="Aptos"/>
          <w:noProof/>
          <w:lang w:val="en-GB"/>
        </w:rPr>
        <w:pPrChange w:id="8" w:author="LAMBERT Caroline (JRC-SEVILLA)" w:date="2025-03-02T17:46:00Z">
          <w:pPr/>
        </w:pPrChange>
      </w:pPr>
      <w:r w:rsidRPr="00463AC7">
        <w:rPr>
          <w:rFonts w:ascii="EC Square Sans Pro" w:eastAsia="Aptos" w:hAnsi="EC Square Sans Pro" w:cs="Aptos"/>
          <w:noProof/>
          <w:lang w:val="en-GB"/>
        </w:rPr>
        <w:t>Since its launch in 2019</w:t>
      </w:r>
      <w:r w:rsidRPr="00F43DFD">
        <w:rPr>
          <w:rFonts w:ascii="EC Square Sans Pro" w:eastAsia="Aptos" w:hAnsi="EC Square Sans Pro" w:cs="Aptos"/>
          <w:noProof/>
          <w:lang w:val="en-GB"/>
        </w:rPr>
        <w:t xml:space="preserve">, the European Green Deal (EGD) has made </w:t>
      </w:r>
      <w:r w:rsidRPr="00F43DFD">
        <w:rPr>
          <w:rFonts w:ascii="EC Square Sans Pro" w:eastAsia="Aptos" w:hAnsi="EC Square Sans Pro" w:cs="Aptos"/>
          <w:b/>
          <w:lang w:val="en-GB"/>
        </w:rPr>
        <w:t>significant progress</w:t>
      </w:r>
      <w:r w:rsidRPr="00F43DFD">
        <w:rPr>
          <w:rFonts w:ascii="EC Square Sans Pro" w:eastAsia="Aptos" w:hAnsi="EC Square Sans Pro" w:cs="Aptos"/>
          <w:noProof/>
          <w:lang w:val="en-GB"/>
        </w:rPr>
        <w:t xml:space="preserve"> in driving the EU's transition to a low-carbon economy. </w:t>
      </w:r>
      <w:ins w:id="9" w:author="LAMBERT Caroline (JRC-SEVILLA)" w:date="2025-03-02T17:38:00Z">
        <w:r w:rsidRPr="00F43DFD">
          <w:rPr>
            <w:rFonts w:ascii="EC Square Sans Pro" w:eastAsia="Aptos" w:hAnsi="EC Square Sans Pro" w:cs="Aptos"/>
            <w:noProof/>
            <w:lang w:val="en-GB"/>
          </w:rPr>
          <w:t xml:space="preserve">The </w:t>
        </w:r>
        <w:del w:id="10" w:author="GUERREIRO MIGUEL Mecia (JRC-SEVILLA)" w:date="2025-03-09T15:37:00Z">
          <w:r w:rsidRPr="00F43DFD" w:rsidDel="002C2831">
            <w:rPr>
              <w:rFonts w:ascii="EC Square Sans Pro" w:eastAsia="Aptos" w:hAnsi="EC Square Sans Pro" w:cs="Aptos"/>
              <w:noProof/>
              <w:lang w:val="en-GB"/>
            </w:rPr>
            <w:delText xml:space="preserve">EU </w:delText>
          </w:r>
        </w:del>
      </w:ins>
      <w:r>
        <w:rPr>
          <w:rFonts w:ascii="EC Square Sans Pro" w:eastAsia="Aptos" w:hAnsi="EC Square Sans Pro" w:cs="Aptos"/>
          <w:noProof/>
          <w:lang w:val="en-GB"/>
        </w:rPr>
        <w:t xml:space="preserve">European </w:t>
      </w:r>
      <w:ins w:id="11" w:author="LAMBERT Caroline (JRC-SEVILLA)" w:date="2025-03-02T17:38:00Z">
        <w:r w:rsidRPr="00F43DFD">
          <w:rPr>
            <w:rFonts w:ascii="EC Square Sans Pro" w:eastAsia="Aptos" w:hAnsi="EC Square Sans Pro" w:cs="Aptos"/>
            <w:noProof/>
            <w:lang w:val="en-GB"/>
          </w:rPr>
          <w:t xml:space="preserve">Commission’s President has reaffirmed her commitment to the green transition, emphasising the </w:t>
        </w:r>
        <w:r w:rsidRPr="00F43DFD">
          <w:rPr>
            <w:rFonts w:ascii="EC Square Sans Pro" w:eastAsia="Aptos" w:hAnsi="EC Square Sans Pro" w:cs="Aptos"/>
            <w:b/>
            <w:lang w:val="en-GB"/>
          </w:rPr>
          <w:t xml:space="preserve">need to stay the course on the goals set out in the European Green </w:t>
        </w:r>
        <w:r w:rsidRPr="00F43DFD">
          <w:rPr>
            <w:rFonts w:ascii="EC Square Sans Pro" w:eastAsia="Aptos" w:hAnsi="EC Square Sans Pro" w:cs="Aptos"/>
            <w:b/>
            <w:bCs/>
            <w:noProof/>
            <w:lang w:val="en-GB"/>
          </w:rPr>
          <w:t xml:space="preserve">Deal, </w:t>
        </w:r>
        <w:r w:rsidRPr="00F43DFD">
          <w:rPr>
            <w:rFonts w:ascii="EC Square Sans Pro" w:eastAsia="Aptos" w:hAnsi="EC Square Sans Pro" w:cs="Aptos"/>
            <w:noProof/>
            <w:lang w:val="en-GB"/>
          </w:rPr>
          <w:t xml:space="preserve">which remains a blueprint for fostering economic resilience, social cohesion, and global leadership. </w:t>
        </w:r>
      </w:ins>
      <w:del w:id="12" w:author="GUERREIRO MIGUEL Mecia (JRC-SEVILLA)" w:date="2025-03-09T15:37:00Z">
        <w:r w:rsidRPr="00F43DFD" w:rsidDel="002C2831">
          <w:rPr>
            <w:rFonts w:ascii="EC Square Sans Pro" w:eastAsia="Aptos" w:hAnsi="EC Square Sans Pro" w:cs="Aptos"/>
            <w:noProof/>
            <w:lang w:val="en-GB"/>
          </w:rPr>
          <w:delText xml:space="preserve">However, it is </w:delText>
        </w:r>
      </w:del>
      <w:r>
        <w:rPr>
          <w:rFonts w:ascii="EC Square Sans Pro" w:eastAsia="Aptos" w:hAnsi="EC Square Sans Pro" w:cs="Aptos"/>
          <w:noProof/>
          <w:lang w:val="en-GB"/>
        </w:rPr>
        <w:t xml:space="preserve">The implementation of the green transition is however </w:t>
      </w:r>
      <w:r w:rsidRPr="00F43DFD">
        <w:rPr>
          <w:rFonts w:ascii="EC Square Sans Pro" w:eastAsia="Aptos" w:hAnsi="EC Square Sans Pro" w:cs="Aptos"/>
          <w:noProof/>
          <w:lang w:val="en-GB"/>
        </w:rPr>
        <w:t xml:space="preserve">increasingly </w:t>
      </w:r>
      <w:r>
        <w:rPr>
          <w:rFonts w:ascii="EC Square Sans Pro" w:eastAsia="Aptos" w:hAnsi="EC Square Sans Pro" w:cs="Aptos"/>
          <w:noProof/>
          <w:lang w:val="en-GB"/>
        </w:rPr>
        <w:t xml:space="preserve">facing </w:t>
      </w:r>
      <w:del w:id="13" w:author="GUERREIRO MIGUEL Mecia (JRC-SEVILLA)" w:date="2025-03-09T15:37:00Z">
        <w:r w:rsidRPr="00F43DFD" w:rsidDel="002C2831">
          <w:rPr>
            <w:rFonts w:ascii="EC Square Sans Pro" w:eastAsia="Aptos" w:hAnsi="EC Square Sans Pro" w:cs="Aptos"/>
            <w:noProof/>
            <w:lang w:val="en-GB"/>
          </w:rPr>
          <w:delText xml:space="preserve">facing </w:delText>
        </w:r>
      </w:del>
      <w:r w:rsidRPr="00F43DFD" w:rsidDel="00FB61C8">
        <w:rPr>
          <w:rFonts w:ascii="EC Square Sans Pro" w:eastAsia="Aptos" w:hAnsi="EC Square Sans Pro" w:cs="Aptos"/>
          <w:noProof/>
          <w:lang w:val="en-GB"/>
        </w:rPr>
        <w:t>various</w:t>
      </w:r>
      <w:ins w:id="14" w:author="GUERREIRO MIGUEL Mecia (JRC-SEVILLA)" w:date="2025-03-09T15:37:00Z">
        <w:r w:rsidR="002C2831">
          <w:rPr>
            <w:rFonts w:ascii="EC Square Sans Pro" w:eastAsia="Aptos" w:hAnsi="EC Square Sans Pro" w:cs="Aptos"/>
            <w:noProof/>
            <w:lang w:val="en-GB"/>
          </w:rPr>
          <w:t xml:space="preserve"> </w:t>
        </w:r>
      </w:ins>
      <w:r>
        <w:rPr>
          <w:rFonts w:ascii="EC Square Sans Pro" w:eastAsia="Aptos" w:hAnsi="EC Square Sans Pro" w:cs="Aptos"/>
          <w:noProof/>
          <w:lang w:val="en-GB"/>
        </w:rPr>
        <w:t>new</w:t>
      </w:r>
      <w:r w:rsidRPr="00F43DFD">
        <w:rPr>
          <w:rFonts w:ascii="EC Square Sans Pro" w:eastAsia="Aptos" w:hAnsi="EC Square Sans Pro" w:cs="Aptos"/>
          <w:noProof/>
          <w:lang w:val="en-GB"/>
        </w:rPr>
        <w:t xml:space="preserve"> challenges</w:t>
      </w:r>
      <w:r>
        <w:rPr>
          <w:rFonts w:ascii="EC Square Sans Pro" w:eastAsia="Aptos" w:hAnsi="EC Square Sans Pro" w:cs="Aptos"/>
          <w:noProof/>
          <w:lang w:val="en-GB"/>
        </w:rPr>
        <w:t>. T</w:t>
      </w:r>
      <w:del w:id="15" w:author="GUERREIRO MIGUEL Mecia (JRC-SEVILLA)" w:date="2025-03-09T15:37:00Z">
        <w:r w:rsidRPr="00F43DFD" w:rsidDel="002C2831">
          <w:rPr>
            <w:rFonts w:ascii="EC Square Sans Pro" w:eastAsia="Aptos" w:hAnsi="EC Square Sans Pro" w:cs="Aptos"/>
            <w:noProof/>
            <w:lang w:val="en-GB"/>
          </w:rPr>
          <w:delText>, particularly</w:delText>
        </w:r>
      </w:del>
      <w:r>
        <w:rPr>
          <w:rFonts w:ascii="EC Square Sans Pro" w:eastAsia="Aptos" w:hAnsi="EC Square Sans Pro" w:cs="Aptos"/>
          <w:noProof/>
          <w:lang w:val="en-GB"/>
        </w:rPr>
        <w:t>he EU</w:t>
      </w:r>
      <w:r w:rsidRPr="00F43DFD" w:rsidDel="00D46462">
        <w:rPr>
          <w:rFonts w:ascii="EC Square Sans Pro" w:eastAsia="Aptos" w:hAnsi="EC Square Sans Pro" w:cs="Aptos"/>
          <w:noProof/>
          <w:lang w:val="en-GB"/>
        </w:rPr>
        <w:t xml:space="preserve"> </w:t>
      </w:r>
      <w:r w:rsidRPr="00D46462">
        <w:rPr>
          <w:rFonts w:ascii="EC Square Sans Pro" w:eastAsia="Aptos" w:hAnsi="EC Square Sans Pro" w:cs="Aptos"/>
          <w:noProof/>
          <w:lang w:val="en-GB"/>
        </w:rPr>
        <w:t xml:space="preserve"> grappl</w:t>
      </w:r>
      <w:r>
        <w:rPr>
          <w:rFonts w:ascii="EC Square Sans Pro" w:eastAsia="Aptos" w:hAnsi="EC Square Sans Pro" w:cs="Aptos"/>
          <w:noProof/>
          <w:lang w:val="en-GB"/>
        </w:rPr>
        <w:t>es</w:t>
      </w:r>
      <w:r w:rsidRPr="00D46462">
        <w:rPr>
          <w:rFonts w:ascii="EC Square Sans Pro" w:eastAsia="Aptos" w:hAnsi="EC Square Sans Pro" w:cs="Aptos"/>
          <w:noProof/>
          <w:lang w:val="en-GB"/>
        </w:rPr>
        <w:t xml:space="preserve"> with rising geopolitical</w:t>
      </w:r>
      <w:r>
        <w:rPr>
          <w:rFonts w:ascii="EC Square Sans Pro" w:eastAsia="Aptos" w:hAnsi="EC Square Sans Pro" w:cs="Aptos"/>
          <w:noProof/>
          <w:lang w:val="en-GB"/>
        </w:rPr>
        <w:t xml:space="preserve"> conflicts</w:t>
      </w:r>
      <w:r w:rsidRPr="00D46462">
        <w:rPr>
          <w:rFonts w:ascii="EC Square Sans Pro" w:eastAsia="Aptos" w:hAnsi="EC Square Sans Pro" w:cs="Aptos"/>
          <w:noProof/>
          <w:lang w:val="en-GB"/>
        </w:rPr>
        <w:t xml:space="preserve"> </w:t>
      </w:r>
      <w:r>
        <w:rPr>
          <w:rFonts w:ascii="EC Square Sans Pro" w:eastAsia="Aptos" w:hAnsi="EC Square Sans Pro" w:cs="Aptos"/>
          <w:noProof/>
          <w:lang w:val="en-GB"/>
        </w:rPr>
        <w:t xml:space="preserve">and unprecedented trade </w:t>
      </w:r>
      <w:r w:rsidRPr="00D46462">
        <w:rPr>
          <w:rFonts w:ascii="EC Square Sans Pro" w:eastAsia="Aptos" w:hAnsi="EC Square Sans Pro" w:cs="Aptos"/>
          <w:noProof/>
          <w:lang w:val="en-GB"/>
        </w:rPr>
        <w:t>tensions</w:t>
      </w:r>
      <w:r>
        <w:rPr>
          <w:rFonts w:ascii="EC Square Sans Pro" w:eastAsia="Aptos" w:hAnsi="EC Square Sans Pro" w:cs="Aptos"/>
          <w:noProof/>
          <w:lang w:val="en-GB"/>
        </w:rPr>
        <w:t xml:space="preserve"> leaving it increasingly isolated on the world’s stage</w:t>
      </w:r>
      <w:r w:rsidRPr="00D46462">
        <w:rPr>
          <w:rFonts w:ascii="EC Square Sans Pro" w:eastAsia="Aptos" w:hAnsi="EC Square Sans Pro" w:cs="Aptos"/>
          <w:noProof/>
          <w:lang w:val="en-GB"/>
        </w:rPr>
        <w:t>, slow economic growth and technological competition.</w:t>
      </w:r>
      <w:r>
        <w:rPr>
          <w:rFonts w:ascii="EC Square Sans Pro" w:eastAsia="Aptos" w:hAnsi="EC Square Sans Pro" w:cs="Aptos"/>
          <w:noProof/>
          <w:lang w:val="en-GB"/>
        </w:rPr>
        <w:t xml:space="preserve"> Whilst the green transition supports </w:t>
      </w:r>
      <w:del w:id="16" w:author="GUERREIRO MIGUEL Mecia (JRC-SEVILLA)" w:date="2025-03-09T15:38:00Z">
        <w:r w:rsidRPr="00F43DFD" w:rsidDel="002C2831">
          <w:rPr>
            <w:rFonts w:ascii="EC Square Sans Pro" w:eastAsia="Aptos" w:hAnsi="EC Square Sans Pro" w:cs="Aptos"/>
            <w:noProof/>
            <w:lang w:val="en-GB"/>
          </w:rPr>
          <w:delText xml:space="preserve">in light of EU’s </w:delText>
        </w:r>
        <w:r w:rsidRPr="00F43DFD" w:rsidDel="002C2831">
          <w:rPr>
            <w:rFonts w:ascii="EC Square Sans Pro" w:eastAsia="Aptos" w:hAnsi="EC Square Sans Pro" w:cs="Aptos"/>
            <w:b/>
            <w:lang w:val="en-GB"/>
          </w:rPr>
          <w:delText xml:space="preserve">shifting priorities towards </w:delText>
        </w:r>
      </w:del>
      <w:r>
        <w:rPr>
          <w:rFonts w:ascii="EC Square Sans Pro" w:eastAsia="Aptos" w:hAnsi="EC Square Sans Pro" w:cs="Aptos"/>
          <w:b/>
          <w:lang w:val="en-GB"/>
        </w:rPr>
        <w:t xml:space="preserve">the redefinition of the EU’s </w:t>
      </w:r>
      <w:r w:rsidRPr="00F43DFD">
        <w:rPr>
          <w:rFonts w:ascii="EC Square Sans Pro" w:eastAsia="Aptos" w:hAnsi="EC Square Sans Pro" w:cs="Aptos"/>
          <w:b/>
          <w:lang w:val="en-GB"/>
        </w:rPr>
        <w:t>competitiveness and security</w:t>
      </w:r>
      <w:r>
        <w:rPr>
          <w:rFonts w:ascii="EC Square Sans Pro" w:eastAsia="Aptos" w:hAnsi="EC Square Sans Pro" w:cs="Aptos"/>
          <w:b/>
          <w:lang w:val="en-GB"/>
        </w:rPr>
        <w:t xml:space="preserve"> agenda, </w:t>
      </w:r>
      <w:r>
        <w:rPr>
          <w:rFonts w:ascii="EC Square Sans Pro" w:eastAsia="Aptos" w:hAnsi="EC Square Sans Pro" w:cs="Aptos"/>
          <w:lang w:val="en-GB"/>
        </w:rPr>
        <w:t>the political, economic, social and regulatory frame in which it is analysed is shifting</w:t>
      </w:r>
      <w:r w:rsidRPr="00F43DFD">
        <w:rPr>
          <w:rFonts w:ascii="EC Square Sans Pro" w:eastAsia="Aptos" w:hAnsi="EC Square Sans Pro" w:cs="Aptos"/>
          <w:noProof/>
          <w:lang w:val="en-GB"/>
        </w:rPr>
        <w:t xml:space="preserve">. </w:t>
      </w:r>
      <w:del w:id="17" w:author="LAMBERT Caroline (JRC-SEVILLA)" w:date="2025-03-02T17:38:00Z">
        <w:r w:rsidRPr="00F43DFD" w:rsidDel="00FB61C8">
          <w:rPr>
            <w:rFonts w:ascii="EC Square Sans Pro" w:eastAsia="Aptos" w:hAnsi="EC Square Sans Pro" w:cs="Aptos"/>
            <w:noProof/>
            <w:lang w:val="en-GB"/>
          </w:rPr>
          <w:delText xml:space="preserve">The EU Commission’s President has reaffirmed her commitment to the green transition, emphasising the </w:delText>
        </w:r>
        <w:r w:rsidRPr="00F43DFD" w:rsidDel="00FB61C8">
          <w:rPr>
            <w:rFonts w:ascii="EC Square Sans Pro" w:eastAsia="Aptos" w:hAnsi="EC Square Sans Pro" w:cs="Aptos"/>
            <w:b/>
            <w:lang w:val="en-GB"/>
          </w:rPr>
          <w:delText xml:space="preserve">need to stay the course on the goals set out in the European Green </w:delText>
        </w:r>
        <w:r w:rsidRPr="00F43DFD" w:rsidDel="00FB61C8">
          <w:rPr>
            <w:rFonts w:ascii="EC Square Sans Pro" w:eastAsia="Aptos" w:hAnsi="EC Square Sans Pro" w:cs="Aptos"/>
            <w:b/>
            <w:bCs/>
            <w:noProof/>
            <w:lang w:val="en-GB"/>
          </w:rPr>
          <w:delText xml:space="preserve">Deal, </w:delText>
        </w:r>
        <w:r w:rsidRPr="00F43DFD" w:rsidDel="00FB61C8">
          <w:rPr>
            <w:rFonts w:ascii="EC Square Sans Pro" w:eastAsia="Aptos" w:hAnsi="EC Square Sans Pro" w:cs="Aptos"/>
            <w:noProof/>
            <w:lang w:val="en-GB"/>
          </w:rPr>
          <w:delText xml:space="preserve">which remains a blueprint for fostering economic resilience, social cohesion, and global leadership. </w:delText>
        </w:r>
      </w:del>
    </w:p>
    <w:p w14:paraId="7630613D" w14:textId="77777777" w:rsidR="00EA5CA9" w:rsidRPr="00B17357" w:rsidRDefault="00EA5CA9">
      <w:pPr>
        <w:rPr>
          <w:lang w:val="en-US"/>
          <w:rPrChange w:id="18" w:author="Microsoft Office User" w:date="2025-03-10T12:08:00Z">
            <w:rPr/>
          </w:rPrChange>
        </w:rPr>
      </w:pPr>
    </w:p>
    <w:p w14:paraId="6C0E9BA8" w14:textId="3CB97F90" w:rsidR="00AA3123" w:rsidRPr="00F43DFD" w:rsidDel="00EA5CA9" w:rsidRDefault="00AA3123" w:rsidP="00F43DFD">
      <w:pPr>
        <w:rPr>
          <w:del w:id="19" w:author="GUERREIRO MIGUEL Mecia (JRC-SEVILLA)" w:date="2025-03-04T10:23:00Z"/>
          <w:rFonts w:ascii="EC Square Sans Pro" w:eastAsia="Aptos" w:hAnsi="EC Square Sans Pro" w:cs="Aptos"/>
          <w:noProof/>
          <w:lang w:val="en-GB"/>
        </w:rPr>
      </w:pPr>
      <w:del w:id="20" w:author="GUERREIRO MIGUEL Mecia (JRC-SEVILLA)" w:date="2025-03-04T10:23:00Z">
        <w:r w:rsidRPr="00463AC7" w:rsidDel="00EA5CA9">
          <w:rPr>
            <w:rFonts w:ascii="EC Square Sans Pro" w:eastAsia="Aptos" w:hAnsi="EC Square Sans Pro" w:cs="Aptos"/>
            <w:noProof/>
            <w:lang w:val="en-GB"/>
          </w:rPr>
          <w:delText>Since its launch in 2019</w:delText>
        </w:r>
        <w:r w:rsidRPr="00F43DFD" w:rsidDel="00EA5CA9">
          <w:rPr>
            <w:rFonts w:ascii="EC Square Sans Pro" w:eastAsia="Aptos" w:hAnsi="EC Square Sans Pro" w:cs="Aptos"/>
            <w:noProof/>
            <w:lang w:val="en-GB"/>
          </w:rPr>
          <w:delText xml:space="preserve">, the European Green Deal (EGD) has made </w:delText>
        </w:r>
        <w:r w:rsidRPr="00F43DFD" w:rsidDel="00EA5CA9">
          <w:rPr>
            <w:rFonts w:ascii="EC Square Sans Pro" w:eastAsia="Aptos" w:hAnsi="EC Square Sans Pro" w:cs="Aptos"/>
            <w:b/>
            <w:lang w:val="en-GB"/>
          </w:rPr>
          <w:delText>significant progress</w:delText>
        </w:r>
        <w:r w:rsidRPr="00F43DFD" w:rsidDel="00EA5CA9">
          <w:rPr>
            <w:rFonts w:ascii="EC Square Sans Pro" w:eastAsia="Aptos" w:hAnsi="EC Square Sans Pro" w:cs="Aptos"/>
            <w:noProof/>
            <w:lang w:val="en-GB"/>
          </w:rPr>
          <w:delText xml:space="preserve"> in driving the EU's transition to a low-carbon economy. However, it is increasingly facing various challenges, particularly in light of EU’s </w:delText>
        </w:r>
        <w:r w:rsidRPr="00F43DFD" w:rsidDel="00EA5CA9">
          <w:rPr>
            <w:rFonts w:ascii="EC Square Sans Pro" w:eastAsia="Aptos" w:hAnsi="EC Square Sans Pro" w:cs="Aptos"/>
            <w:b/>
            <w:lang w:val="en-GB"/>
          </w:rPr>
          <w:delText>shifting priorities towards competitiveness and security</w:delText>
        </w:r>
        <w:r w:rsidRPr="00F43DFD" w:rsidDel="00EA5CA9">
          <w:rPr>
            <w:rFonts w:ascii="EC Square Sans Pro" w:eastAsia="Aptos" w:hAnsi="EC Square Sans Pro" w:cs="Aptos"/>
            <w:noProof/>
            <w:lang w:val="en-GB"/>
          </w:rPr>
          <w:delText xml:space="preserve">. The EU Commission’s President has reaffirmed her commitment to the green transition, emphasising the </w:delText>
        </w:r>
        <w:r w:rsidRPr="00F43DFD" w:rsidDel="00EA5CA9">
          <w:rPr>
            <w:rFonts w:ascii="EC Square Sans Pro" w:eastAsia="Aptos" w:hAnsi="EC Square Sans Pro" w:cs="Aptos"/>
            <w:b/>
            <w:lang w:val="en-GB"/>
          </w:rPr>
          <w:delText xml:space="preserve">need to stay the course on the goals set out in the European Green </w:delText>
        </w:r>
        <w:r w:rsidRPr="00F43DFD" w:rsidDel="00EA5CA9">
          <w:rPr>
            <w:rFonts w:ascii="EC Square Sans Pro" w:eastAsia="Aptos" w:hAnsi="EC Square Sans Pro" w:cs="Aptos"/>
            <w:b/>
            <w:bCs/>
            <w:noProof/>
            <w:lang w:val="en-GB"/>
          </w:rPr>
          <w:delText>Deal</w:delText>
        </w:r>
        <w:r w:rsidR="00C32C73" w:rsidRPr="00F43DFD" w:rsidDel="00EA5CA9">
          <w:rPr>
            <w:rFonts w:ascii="EC Square Sans Pro" w:eastAsia="Aptos" w:hAnsi="EC Square Sans Pro" w:cs="Aptos"/>
            <w:b/>
            <w:bCs/>
            <w:noProof/>
            <w:lang w:val="en-GB"/>
          </w:rPr>
          <w:delText>,</w:delText>
        </w:r>
        <w:r w:rsidRPr="00F43DFD" w:rsidDel="00EA5CA9">
          <w:rPr>
            <w:rFonts w:ascii="EC Square Sans Pro" w:eastAsia="Aptos" w:hAnsi="EC Square Sans Pro" w:cs="Aptos"/>
            <w:b/>
            <w:bCs/>
            <w:noProof/>
            <w:lang w:val="en-GB"/>
          </w:rPr>
          <w:delText xml:space="preserve"> </w:delText>
        </w:r>
        <w:r w:rsidRPr="00F43DFD" w:rsidDel="00EA5CA9">
          <w:rPr>
            <w:rFonts w:ascii="EC Square Sans Pro" w:eastAsia="Aptos" w:hAnsi="EC Square Sans Pro" w:cs="Aptos"/>
            <w:noProof/>
            <w:lang w:val="en-GB"/>
          </w:rPr>
          <w:delText xml:space="preserve">which remains a blueprint for fostering economic resilience, social cohesion, and global leadership. </w:delText>
        </w:r>
      </w:del>
    </w:p>
    <w:p w14:paraId="287E64AA" w14:textId="7EFFE83F" w:rsidR="00C302D0" w:rsidRPr="005602A2" w:rsidRDefault="00C302D0" w:rsidP="00C302D0">
      <w:pPr>
        <w:keepLines/>
        <w:spacing w:before="240" w:line="259" w:lineRule="auto"/>
        <w:jc w:val="both"/>
        <w:rPr>
          <w:rFonts w:ascii="EC Square Sans Pro" w:hAnsi="EC Square Sans Pro"/>
          <w:lang w:val="en-GB"/>
        </w:rPr>
      </w:pPr>
      <w:r w:rsidRPr="005602A2">
        <w:rPr>
          <w:rFonts w:ascii="EC Square Sans Pro" w:eastAsia="Aptos" w:hAnsi="EC Square Sans Pro" w:cs="Aptos"/>
          <w:noProof/>
          <w:lang w:val="en-GB"/>
        </w:rPr>
        <w:t>To this aim, al</w:t>
      </w:r>
      <w:r w:rsidRPr="005602A2">
        <w:rPr>
          <w:rFonts w:ascii="EC Square Sans Pro" w:eastAsia="EC Square Sans Pro" w:hAnsi="EC Square Sans Pro" w:cs="EC Square Sans Pro"/>
          <w:color w:val="000000" w:themeColor="text1"/>
          <w:lang w:val="en-GB"/>
        </w:rPr>
        <w:t xml:space="preserve">igning </w:t>
      </w:r>
      <w:r w:rsidRPr="005602A2">
        <w:rPr>
          <w:rStyle w:val="Strong"/>
          <w:rFonts w:ascii="EC Square Sans Pro" w:eastAsia="EC Square Sans Pro" w:hAnsi="EC Square Sans Pro" w:cs="EC Square Sans Pro"/>
          <w:color w:val="000000" w:themeColor="text1"/>
          <w:lang w:val="en-GB"/>
        </w:rPr>
        <w:t>sustainability</w:t>
      </w:r>
      <w:r w:rsidRPr="005602A2">
        <w:rPr>
          <w:rFonts w:ascii="EC Square Sans Pro" w:eastAsia="EC Square Sans Pro" w:hAnsi="EC Square Sans Pro" w:cs="EC Square Sans Pro"/>
          <w:color w:val="000000" w:themeColor="text1"/>
          <w:lang w:val="en-GB"/>
        </w:rPr>
        <w:t xml:space="preserve"> with </w:t>
      </w:r>
      <w:r w:rsidRPr="005602A2">
        <w:rPr>
          <w:rStyle w:val="Strong"/>
          <w:rFonts w:ascii="EC Square Sans Pro" w:eastAsia="EC Square Sans Pro" w:hAnsi="EC Square Sans Pro" w:cs="EC Square Sans Pro"/>
          <w:color w:val="000000" w:themeColor="text1"/>
          <w:lang w:val="en-GB"/>
        </w:rPr>
        <w:t>competitiveness</w:t>
      </w:r>
      <w:r w:rsidRPr="005602A2">
        <w:rPr>
          <w:rFonts w:ascii="EC Square Sans Pro" w:eastAsia="EC Square Sans Pro" w:hAnsi="EC Square Sans Pro" w:cs="EC Square Sans Pro"/>
          <w:color w:val="000000" w:themeColor="text1"/>
          <w:lang w:val="en-GB"/>
        </w:rPr>
        <w:t xml:space="preserve"> is essential for the EU’s strategic future: </w:t>
      </w:r>
      <w:r w:rsidRPr="005602A2">
        <w:rPr>
          <w:rFonts w:ascii="EC Square Sans Pro" w:hAnsi="EC Square Sans Pro"/>
          <w:lang w:val="en-GB"/>
        </w:rPr>
        <w:t xml:space="preserve">this is the way forward, also in light of the </w:t>
      </w:r>
      <w:r w:rsidRPr="005602A2">
        <w:rPr>
          <w:rFonts w:ascii="EC Square Sans Pro" w:hAnsi="EC Square Sans Pro"/>
          <w:b/>
          <w:bCs/>
          <w:lang w:val="en-GB"/>
        </w:rPr>
        <w:t>new priorities set by the Commission, including</w:t>
      </w:r>
      <w:r w:rsidRPr="005602A2">
        <w:rPr>
          <w:rFonts w:ascii="EC Square Sans Pro" w:hAnsi="EC Square Sans Pro"/>
          <w:lang w:val="en-GB"/>
        </w:rPr>
        <w:t xml:space="preserve"> the EU’s new </w:t>
      </w:r>
      <w:r w:rsidRPr="005602A2">
        <w:rPr>
          <w:rFonts w:ascii="EC Square Sans Pro" w:hAnsi="EC Square Sans Pro"/>
          <w:b/>
          <w:bCs/>
          <w:lang w:val="en-GB"/>
        </w:rPr>
        <w:t>Competitiveness Compass</w:t>
      </w:r>
      <w:r w:rsidRPr="005602A2">
        <w:rPr>
          <w:rFonts w:ascii="EC Square Sans Pro" w:hAnsi="EC Square Sans Pro"/>
          <w:lang w:val="en-GB"/>
        </w:rPr>
        <w:t xml:space="preserve">, which points towards </w:t>
      </w:r>
      <w:del w:id="21" w:author="GUERREIRO MIGUEL Mecia (JRC-SEVILLA)" w:date="2025-03-04T10:25:00Z">
        <w:r w:rsidRPr="005602A2" w:rsidDel="00EA5CA9">
          <w:rPr>
            <w:rFonts w:ascii="EC Square Sans Pro" w:hAnsi="EC Square Sans Pro"/>
            <w:lang w:val="en-GB"/>
          </w:rPr>
          <w:delText>decarbonization</w:delText>
        </w:r>
      </w:del>
      <w:ins w:id="22" w:author="GUERREIRO MIGUEL Mecia (JRC-SEVILLA)" w:date="2025-03-04T10:25:00Z">
        <w:r w:rsidR="00EA5CA9" w:rsidRPr="005602A2">
          <w:rPr>
            <w:rFonts w:ascii="EC Square Sans Pro" w:hAnsi="EC Square Sans Pro"/>
            <w:lang w:val="en-GB"/>
          </w:rPr>
          <w:t>decarbonisation</w:t>
        </w:r>
      </w:ins>
      <w:r w:rsidRPr="005602A2">
        <w:rPr>
          <w:rFonts w:ascii="EC Square Sans Pro" w:hAnsi="EC Square Sans Pro"/>
          <w:lang w:val="en-GB"/>
        </w:rPr>
        <w:t>, closing the innovation gap, reducing energy dependencies and increasing security</w:t>
      </w:r>
      <w:r w:rsidRPr="005602A2">
        <w:rPr>
          <w:rFonts w:ascii="EC Square Sans Pro" w:eastAsia="EC Square Sans Pro" w:hAnsi="EC Square Sans Pro" w:cs="EC Square Sans Pro"/>
          <w:color w:val="000000" w:themeColor="text1"/>
          <w:lang w:val="en-GB"/>
        </w:rPr>
        <w:t xml:space="preserve">. Achieving the green transition requires not just </w:t>
      </w:r>
      <w:r w:rsidRPr="005602A2">
        <w:rPr>
          <w:rStyle w:val="Strong"/>
          <w:rFonts w:ascii="EC Square Sans Pro" w:eastAsia="EC Square Sans Pro" w:hAnsi="EC Square Sans Pro" w:cs="EC Square Sans Pro"/>
          <w:color w:val="000000" w:themeColor="text1"/>
          <w:lang w:val="en-GB"/>
        </w:rPr>
        <w:t>environmental progress</w:t>
      </w:r>
      <w:r w:rsidRPr="005602A2">
        <w:rPr>
          <w:rFonts w:ascii="EC Square Sans Pro" w:eastAsia="EC Square Sans Pro" w:hAnsi="EC Square Sans Pro" w:cs="EC Square Sans Pro"/>
          <w:color w:val="000000" w:themeColor="text1"/>
          <w:lang w:val="en-GB"/>
        </w:rPr>
        <w:t xml:space="preserve"> but </w:t>
      </w:r>
      <w:r w:rsidRPr="005602A2">
        <w:rPr>
          <w:rStyle w:val="Emphasis"/>
          <w:rFonts w:ascii="EC Square Sans Pro" w:eastAsia="EC Square Sans Pro" w:hAnsi="EC Square Sans Pro" w:cs="EC Square Sans Pro"/>
          <w:color w:val="000000" w:themeColor="text1"/>
          <w:lang w:val="en-GB"/>
        </w:rPr>
        <w:t>economic resilience</w:t>
      </w:r>
      <w:r w:rsidRPr="005602A2">
        <w:rPr>
          <w:rFonts w:ascii="EC Square Sans Pro" w:eastAsia="EC Square Sans Pro" w:hAnsi="EC Square Sans Pro" w:cs="EC Square Sans Pro"/>
          <w:color w:val="000000" w:themeColor="text1"/>
          <w:lang w:val="en-GB"/>
        </w:rPr>
        <w:t>—a balance necessary to meet rising global</w:t>
      </w:r>
      <w:ins w:id="23" w:author="GUERREIRO MIGUEL Mecia (JRC-SEVILLA)" w:date="2025-03-04T10:25:00Z">
        <w:r w:rsidR="00EA5CA9">
          <w:rPr>
            <w:rFonts w:ascii="EC Square Sans Pro" w:eastAsia="EC Square Sans Pro" w:hAnsi="EC Square Sans Pro" w:cs="EC Square Sans Pro"/>
            <w:color w:val="000000" w:themeColor="text1"/>
            <w:lang w:val="en-GB"/>
          </w:rPr>
          <w:t xml:space="preserve"> tensions and</w:t>
        </w:r>
      </w:ins>
      <w:r w:rsidRPr="005602A2">
        <w:rPr>
          <w:rFonts w:ascii="EC Square Sans Pro" w:eastAsia="EC Square Sans Pro" w:hAnsi="EC Square Sans Pro" w:cs="EC Square Sans Pro"/>
          <w:color w:val="000000" w:themeColor="text1"/>
          <w:lang w:val="en-GB"/>
        </w:rPr>
        <w:t xml:space="preserve"> competition [2]</w:t>
      </w:r>
      <w:r w:rsidRPr="005602A2">
        <w:rPr>
          <w:rFonts w:ascii="EC Square Sans Pro" w:eastAsia="EC Square Sans Pro" w:hAnsi="EC Square Sans Pro" w:cs="EC Square Sans Pro"/>
          <w:b/>
          <w:bCs/>
          <w:color w:val="000000" w:themeColor="text1"/>
          <w:lang w:val="en-GB"/>
        </w:rPr>
        <w:t xml:space="preserve"> </w:t>
      </w:r>
      <w:r w:rsidRPr="005602A2">
        <w:rPr>
          <w:rFonts w:ascii="EC Square Sans Pro" w:eastAsia="EC Square Sans Pro" w:hAnsi="EC Square Sans Pro" w:cs="EC Square Sans Pro"/>
          <w:color w:val="000000" w:themeColor="text1"/>
          <w:lang w:val="en-GB"/>
        </w:rPr>
        <w:t>[3]</w:t>
      </w:r>
      <w:r w:rsidRPr="005602A2">
        <w:rPr>
          <w:rFonts w:ascii="EC Square Sans Pro" w:eastAsia="EC Square Sans Pro" w:hAnsi="EC Square Sans Pro" w:cs="EC Square Sans Pro"/>
          <w:b/>
          <w:bCs/>
          <w:color w:val="000000" w:themeColor="text1"/>
          <w:lang w:val="en-GB"/>
        </w:rPr>
        <w:t xml:space="preserve"> </w:t>
      </w:r>
      <w:r w:rsidRPr="005602A2">
        <w:rPr>
          <w:rFonts w:ascii="EC Square Sans Pro" w:eastAsia="EC Square Sans Pro" w:hAnsi="EC Square Sans Pro" w:cs="EC Square Sans Pro"/>
          <w:color w:val="000000" w:themeColor="text1"/>
          <w:lang w:val="en-GB"/>
        </w:rPr>
        <w:t>[4]</w:t>
      </w:r>
      <w:r w:rsidRPr="005602A2">
        <w:rPr>
          <w:rFonts w:ascii="EC Square Sans Pro" w:eastAsia="EC Square Sans Pro" w:hAnsi="EC Square Sans Pro" w:cs="EC Square Sans Pro"/>
          <w:b/>
          <w:bCs/>
          <w:color w:val="000000" w:themeColor="text1"/>
          <w:lang w:val="en-GB"/>
        </w:rPr>
        <w:t>.</w:t>
      </w:r>
      <w:r w:rsidRPr="005602A2">
        <w:rPr>
          <w:rFonts w:ascii="EC Square Sans Pro" w:eastAsia="EC Square Sans Pro" w:hAnsi="EC Square Sans Pro" w:cs="EC Square Sans Pro"/>
          <w:color w:val="000000" w:themeColor="text1"/>
          <w:lang w:val="en-GB"/>
        </w:rPr>
        <w:t xml:space="preserve"> Addressing this challenge calls for a </w:t>
      </w:r>
      <w:r w:rsidRPr="005602A2">
        <w:rPr>
          <w:rStyle w:val="Strong"/>
          <w:rFonts w:ascii="EC Square Sans Pro" w:eastAsia="EC Square Sans Pro" w:hAnsi="EC Square Sans Pro" w:cs="EC Square Sans Pro"/>
          <w:color w:val="000000" w:themeColor="text1"/>
          <w:lang w:val="en-GB"/>
        </w:rPr>
        <w:t>comprehensive approach</w:t>
      </w:r>
      <w:r w:rsidRPr="005602A2">
        <w:rPr>
          <w:rFonts w:ascii="EC Square Sans Pro" w:eastAsia="EC Square Sans Pro" w:hAnsi="EC Square Sans Pro" w:cs="EC Square Sans Pro"/>
          <w:color w:val="000000" w:themeColor="text1"/>
          <w:lang w:val="en-GB"/>
        </w:rPr>
        <w:t xml:space="preserve"> that integrates </w:t>
      </w:r>
      <w:r w:rsidRPr="005602A2">
        <w:rPr>
          <w:rStyle w:val="Emphasis"/>
          <w:rFonts w:ascii="EC Square Sans Pro" w:eastAsia="EC Square Sans Pro" w:hAnsi="EC Square Sans Pro" w:cs="EC Square Sans Pro"/>
          <w:color w:val="000000" w:themeColor="text1"/>
          <w:lang w:val="en-GB"/>
        </w:rPr>
        <w:t>sustainability</w:t>
      </w:r>
      <w:r w:rsidRPr="005602A2">
        <w:rPr>
          <w:rFonts w:ascii="EC Square Sans Pro" w:eastAsia="EC Square Sans Pro" w:hAnsi="EC Square Sans Pro" w:cs="EC Square Sans Pro"/>
          <w:color w:val="000000" w:themeColor="text1"/>
          <w:lang w:val="en-GB"/>
        </w:rPr>
        <w:t xml:space="preserve"> into the EU’s economic framework. The integration of </w:t>
      </w:r>
      <w:r w:rsidRPr="005602A2">
        <w:rPr>
          <w:rStyle w:val="Strong"/>
          <w:rFonts w:ascii="EC Square Sans Pro" w:eastAsia="EC Square Sans Pro" w:hAnsi="EC Square Sans Pro" w:cs="EC Square Sans Pro"/>
          <w:color w:val="000000" w:themeColor="text1"/>
          <w:lang w:val="en-GB"/>
        </w:rPr>
        <w:t>sustainability</w:t>
      </w:r>
      <w:r w:rsidRPr="005602A2">
        <w:rPr>
          <w:rFonts w:ascii="EC Square Sans Pro" w:eastAsia="EC Square Sans Pro" w:hAnsi="EC Square Sans Pro" w:cs="EC Square Sans Pro"/>
          <w:color w:val="000000" w:themeColor="text1"/>
          <w:lang w:val="en-GB"/>
        </w:rPr>
        <w:t xml:space="preserve"> and </w:t>
      </w:r>
      <w:r w:rsidRPr="005602A2">
        <w:rPr>
          <w:rStyle w:val="Strong"/>
          <w:rFonts w:ascii="EC Square Sans Pro" w:eastAsia="EC Square Sans Pro" w:hAnsi="EC Square Sans Pro" w:cs="EC Square Sans Pro"/>
          <w:color w:val="000000" w:themeColor="text1"/>
          <w:lang w:val="en-GB"/>
        </w:rPr>
        <w:t>competitiveness</w:t>
      </w:r>
      <w:r w:rsidRPr="005602A2">
        <w:rPr>
          <w:rFonts w:ascii="EC Square Sans Pro" w:eastAsia="EC Square Sans Pro" w:hAnsi="EC Square Sans Pro" w:cs="EC Square Sans Pro"/>
          <w:color w:val="000000" w:themeColor="text1"/>
          <w:lang w:val="en-GB"/>
        </w:rPr>
        <w:t xml:space="preserve"> serves as the guiding framework for this evaluation, drawing on </w:t>
      </w:r>
      <w:r w:rsidRPr="005602A2">
        <w:rPr>
          <w:rStyle w:val="Emphasis"/>
          <w:rFonts w:ascii="EC Square Sans Pro" w:eastAsia="EC Square Sans Pro" w:hAnsi="EC Square Sans Pro" w:cs="EC Square Sans Pro"/>
          <w:color w:val="000000" w:themeColor="text1"/>
          <w:lang w:val="en-GB"/>
        </w:rPr>
        <w:t>evidence</w:t>
      </w:r>
      <w:r w:rsidRPr="005602A2">
        <w:rPr>
          <w:rFonts w:ascii="EC Square Sans Pro" w:eastAsia="EC Square Sans Pro" w:hAnsi="EC Square Sans Pro" w:cs="EC Square Sans Pro"/>
          <w:color w:val="000000" w:themeColor="text1"/>
          <w:lang w:val="en-GB"/>
        </w:rPr>
        <w:t xml:space="preserve"> from key </w:t>
      </w:r>
      <w:r w:rsidRPr="005602A2">
        <w:rPr>
          <w:rStyle w:val="Strong"/>
          <w:rFonts w:ascii="EC Square Sans Pro" w:eastAsia="EC Square Sans Pro" w:hAnsi="EC Square Sans Pro" w:cs="EC Square Sans Pro"/>
          <w:color w:val="000000" w:themeColor="text1"/>
          <w:lang w:val="en-GB"/>
        </w:rPr>
        <w:t>reports</w:t>
      </w:r>
      <w:r w:rsidRPr="005602A2">
        <w:rPr>
          <w:rFonts w:ascii="EC Square Sans Pro" w:eastAsia="EC Square Sans Pro" w:hAnsi="EC Square Sans Pro" w:cs="EC Square Sans Pro"/>
          <w:color w:val="000000" w:themeColor="text1"/>
          <w:lang w:val="en-GB"/>
        </w:rPr>
        <w:t xml:space="preserve"> and </w:t>
      </w:r>
      <w:r w:rsidRPr="005602A2">
        <w:rPr>
          <w:rStyle w:val="Strong"/>
          <w:rFonts w:ascii="EC Square Sans Pro" w:eastAsia="EC Square Sans Pro" w:hAnsi="EC Square Sans Pro" w:cs="EC Square Sans Pro"/>
          <w:color w:val="000000" w:themeColor="text1"/>
          <w:lang w:val="en-GB"/>
        </w:rPr>
        <w:t>policy documents</w:t>
      </w:r>
      <w:r w:rsidRPr="005602A2">
        <w:rPr>
          <w:rFonts w:ascii="EC Square Sans Pro" w:eastAsia="EC Square Sans Pro" w:hAnsi="EC Square Sans Pro" w:cs="EC Square Sans Pro"/>
          <w:color w:val="000000" w:themeColor="text1"/>
          <w:lang w:val="en-GB"/>
        </w:rPr>
        <w:t xml:space="preserve"> that emphasize an </w:t>
      </w:r>
      <w:r w:rsidRPr="005602A2">
        <w:rPr>
          <w:rStyle w:val="Emphasis"/>
          <w:rFonts w:ascii="EC Square Sans Pro" w:eastAsia="EC Square Sans Pro" w:hAnsi="EC Square Sans Pro" w:cs="EC Square Sans Pro"/>
          <w:color w:val="000000" w:themeColor="text1"/>
          <w:lang w:val="en-GB"/>
        </w:rPr>
        <w:t>adaptive</w:t>
      </w:r>
      <w:r w:rsidRPr="005602A2">
        <w:rPr>
          <w:rFonts w:ascii="EC Square Sans Pro" w:eastAsia="EC Square Sans Pro" w:hAnsi="EC Square Sans Pro" w:cs="EC Square Sans Pro"/>
          <w:color w:val="000000" w:themeColor="text1"/>
          <w:lang w:val="en-GB"/>
        </w:rPr>
        <w:t xml:space="preserve">, </w:t>
      </w:r>
      <w:r w:rsidRPr="005602A2">
        <w:rPr>
          <w:rStyle w:val="Strong"/>
          <w:rFonts w:ascii="EC Square Sans Pro" w:eastAsia="EC Square Sans Pro" w:hAnsi="EC Square Sans Pro" w:cs="EC Square Sans Pro"/>
          <w:color w:val="000000" w:themeColor="text1"/>
          <w:lang w:val="en-GB"/>
        </w:rPr>
        <w:t>innovation-driven approach</w:t>
      </w:r>
      <w:r w:rsidRPr="005602A2">
        <w:rPr>
          <w:rFonts w:ascii="EC Square Sans Pro" w:eastAsia="EC Square Sans Pro" w:hAnsi="EC Square Sans Pro" w:cs="EC Square Sans Pro"/>
          <w:color w:val="000000" w:themeColor="text1"/>
          <w:lang w:val="en-GB"/>
        </w:rPr>
        <w:t xml:space="preserve"> to the </w:t>
      </w:r>
      <w:r w:rsidRPr="005602A2">
        <w:rPr>
          <w:rStyle w:val="Strong"/>
          <w:rFonts w:ascii="EC Square Sans Pro" w:eastAsia="EC Square Sans Pro" w:hAnsi="EC Square Sans Pro" w:cs="EC Square Sans Pro"/>
          <w:color w:val="000000" w:themeColor="text1"/>
          <w:lang w:val="en-GB"/>
        </w:rPr>
        <w:t>green transition</w:t>
      </w:r>
      <w:r w:rsidRPr="005602A2">
        <w:rPr>
          <w:rFonts w:ascii="EC Square Sans Pro" w:eastAsia="EC Square Sans Pro" w:hAnsi="EC Square Sans Pro" w:cs="EC Square Sans Pro"/>
          <w:color w:val="000000" w:themeColor="text1"/>
          <w:lang w:val="en-GB"/>
        </w:rPr>
        <w:t>.</w:t>
      </w:r>
    </w:p>
    <w:p w14:paraId="5369A058" w14:textId="083BE522" w:rsidR="006A60E3" w:rsidRDefault="00C302D0" w:rsidP="00F43DFD">
      <w:pPr>
        <w:rPr>
          <w:rFonts w:ascii="EC Square Sans Pro" w:hAnsi="EC Square Sans Pro"/>
          <w:lang w:val="en-GB"/>
        </w:rPr>
      </w:pPr>
      <w:r w:rsidRPr="381E114D">
        <w:rPr>
          <w:rFonts w:ascii="EC Square Sans Pro" w:hAnsi="EC Square Sans Pro"/>
          <w:lang w:val="en-GB"/>
        </w:rPr>
        <w:t xml:space="preserve">The JRC report </w:t>
      </w:r>
      <w:r w:rsidRPr="381E114D">
        <w:rPr>
          <w:rFonts w:ascii="EC Square Sans Pro" w:hAnsi="EC Square Sans Pro"/>
          <w:b/>
          <w:bCs/>
          <w:lang w:val="en-GB"/>
        </w:rPr>
        <w:t>"Delivering the EU Green Deal - Status of targets implementation"</w:t>
      </w:r>
      <w:r w:rsidRPr="381E114D">
        <w:rPr>
          <w:rFonts w:ascii="EC Square Sans Pro" w:hAnsi="EC Square Sans Pro"/>
          <w:lang w:val="en-GB"/>
        </w:rPr>
        <w:t xml:space="preserve"> notes that while progress has been made in aligning policies with the EGD’s objectives, implementation gaps persist </w:t>
      </w:r>
      <w:commentRangeStart w:id="24"/>
      <w:del w:id="25" w:author="BARBERO VIGNOLA Giulia (JRC-ISPRA)" w:date="2025-03-10T08:15:00Z">
        <w:r w:rsidRPr="381E114D" w:rsidDel="00C302D0">
          <w:rPr>
            <w:rFonts w:ascii="EC Square Sans Pro" w:hAnsi="EC Square Sans Pro"/>
            <w:lang w:val="en-GB"/>
          </w:rPr>
          <w:delText>among member states</w:delText>
        </w:r>
      </w:del>
      <w:commentRangeEnd w:id="24"/>
      <w:r>
        <w:rPr>
          <w:rStyle w:val="CommentReference"/>
        </w:rPr>
        <w:commentReference w:id="24"/>
      </w:r>
      <w:r w:rsidRPr="381E114D">
        <w:rPr>
          <w:rFonts w:ascii="EC Square Sans Pro" w:hAnsi="EC Square Sans Pro"/>
          <w:lang w:val="en-GB"/>
        </w:rPr>
        <w:t>.</w:t>
      </w:r>
      <w:r w:rsidR="007C6388" w:rsidRPr="381E114D">
        <w:rPr>
          <w:rFonts w:ascii="EC Square Sans Pro" w:hAnsi="EC Square Sans Pro"/>
          <w:lang w:val="en-GB"/>
        </w:rPr>
        <w:t xml:space="preserve"> This work is an important piece of the puzzle in understanding where the EU stands, and underscores the need for enhanced coordination, targeted investment, and policy cohesion. </w:t>
      </w:r>
    </w:p>
    <w:p w14:paraId="3B513878" w14:textId="1F2C2458" w:rsidR="00EA5CA9" w:rsidRPr="007C6388" w:rsidRDefault="00EA5CA9">
      <w:pPr>
        <w:jc w:val="both"/>
        <w:rPr>
          <w:ins w:id="26" w:author="GUERREIRO MIGUEL Mecia (JRC-SEVILLA)" w:date="2025-03-04T10:26:00Z"/>
          <w:rFonts w:ascii="EC Square Sans Pro" w:eastAsia="EC Square Sans Pro" w:hAnsi="EC Square Sans Pro" w:cs="EC Square Sans Pro"/>
          <w:color w:val="000000" w:themeColor="text1"/>
          <w:lang w:val="en-GB"/>
        </w:rPr>
        <w:pPrChange w:id="27" w:author="LAMBERT Caroline (JRC-SEVILLA)" w:date="2025-03-02T17:46:00Z">
          <w:pPr/>
        </w:pPrChange>
      </w:pPr>
      <w:ins w:id="28" w:author="GUERREIRO MIGUEL Mecia (JRC-SEVILLA)" w:date="2025-03-04T10:26:00Z">
        <w:r w:rsidRPr="00F43DFD">
          <w:rPr>
            <w:rFonts w:ascii="EC Square Sans Pro" w:hAnsi="EC Square Sans Pro"/>
            <w:lang w:val="en-GB"/>
          </w:rPr>
          <w:t>Building on these findings, this report aims to identify what is needed to bridge the remaining gaps and accelerate progress</w:t>
        </w:r>
        <w:r>
          <w:rPr>
            <w:rFonts w:ascii="EC Square Sans Pro" w:hAnsi="EC Square Sans Pro"/>
            <w:lang w:val="en-GB"/>
          </w:rPr>
          <w:t>. It takes a look at the</w:t>
        </w:r>
        <w:r w:rsidRPr="00F43DFD">
          <w:rPr>
            <w:rFonts w:ascii="EC Square Sans Pro" w:hAnsi="EC Square Sans Pro"/>
            <w:lang w:val="en-GB"/>
          </w:rPr>
          <w:t xml:space="preserve"> challenges ahead</w:t>
        </w:r>
        <w:r>
          <w:rPr>
            <w:rFonts w:ascii="EC Square Sans Pro" w:hAnsi="EC Square Sans Pro"/>
            <w:lang w:val="en-GB"/>
          </w:rPr>
          <w:t xml:space="preserve"> and</w:t>
        </w:r>
        <w:r w:rsidRPr="00F43DFD" w:rsidDel="0012661B">
          <w:rPr>
            <w:rFonts w:ascii="EC Square Sans Pro" w:hAnsi="EC Square Sans Pro"/>
            <w:lang w:val="en-GB"/>
          </w:rPr>
          <w:t xml:space="preserve"> </w:t>
        </w:r>
        <w:r w:rsidRPr="00F43DFD">
          <w:rPr>
            <w:rFonts w:ascii="EC Square Sans Pro" w:hAnsi="EC Square Sans Pro"/>
            <w:lang w:val="en-GB"/>
          </w:rPr>
          <w:t>div</w:t>
        </w:r>
        <w:r>
          <w:rPr>
            <w:rFonts w:ascii="EC Square Sans Pro" w:hAnsi="EC Square Sans Pro"/>
            <w:lang w:val="en-GB"/>
          </w:rPr>
          <w:t>es</w:t>
        </w:r>
        <w:r w:rsidRPr="00F43DFD">
          <w:rPr>
            <w:rFonts w:ascii="EC Square Sans Pro" w:hAnsi="EC Square Sans Pro"/>
            <w:lang w:val="en-GB"/>
          </w:rPr>
          <w:t xml:space="preserve"> deeper into </w:t>
        </w:r>
        <w:r>
          <w:rPr>
            <w:rFonts w:ascii="EC Square Sans Pro" w:hAnsi="EC Square Sans Pro"/>
            <w:lang w:val="en-GB"/>
          </w:rPr>
          <w:t xml:space="preserve">existing </w:t>
        </w:r>
        <w:r w:rsidRPr="00F43DFD">
          <w:rPr>
            <w:rFonts w:ascii="EC Square Sans Pro" w:hAnsi="EC Square Sans Pro"/>
            <w:lang w:val="en-GB"/>
          </w:rPr>
          <w:t>barriers to implementation</w:t>
        </w:r>
        <w:r>
          <w:rPr>
            <w:rFonts w:ascii="EC Square Sans Pro" w:hAnsi="EC Square Sans Pro"/>
            <w:lang w:val="en-GB"/>
          </w:rPr>
          <w:t>. It unveils</w:t>
        </w:r>
        <w:r w:rsidRPr="00F43DFD" w:rsidDel="0012661B">
          <w:rPr>
            <w:rFonts w:ascii="EC Square Sans Pro" w:hAnsi="EC Square Sans Pro"/>
            <w:lang w:val="en-GB"/>
          </w:rPr>
          <w:t xml:space="preserve"> </w:t>
        </w:r>
        <w:r w:rsidRPr="00F43DFD">
          <w:rPr>
            <w:rFonts w:ascii="EC Square Sans Pro" w:hAnsi="EC Square Sans Pro"/>
            <w:lang w:val="en-GB"/>
          </w:rPr>
          <w:t>potential enablers</w:t>
        </w:r>
        <w:r>
          <w:rPr>
            <w:rFonts w:ascii="EC Square Sans Pro" w:hAnsi="EC Square Sans Pro"/>
            <w:lang w:val="en-GB"/>
          </w:rPr>
          <w:t xml:space="preserve"> to foster progress towards the EU’s green transition goals and </w:t>
        </w:r>
        <w:r w:rsidRPr="00F43DFD">
          <w:rPr>
            <w:rFonts w:ascii="EC Square Sans Pro" w:hAnsi="EC Square Sans Pro"/>
            <w:lang w:val="en-GB"/>
          </w:rPr>
          <w:t xml:space="preserve">better </w:t>
        </w:r>
        <w:r>
          <w:rPr>
            <w:rFonts w:ascii="EC Square Sans Pro" w:hAnsi="EC Square Sans Pro"/>
            <w:lang w:val="en-GB"/>
          </w:rPr>
          <w:t>assess</w:t>
        </w:r>
        <w:r w:rsidRPr="00F43DFD" w:rsidDel="0012661B">
          <w:rPr>
            <w:rFonts w:ascii="EC Square Sans Pro" w:hAnsi="EC Square Sans Pro"/>
            <w:lang w:val="en-GB"/>
          </w:rPr>
          <w:t xml:space="preserve"> </w:t>
        </w:r>
        <w:r w:rsidRPr="00F43DFD">
          <w:rPr>
            <w:rFonts w:ascii="EC Square Sans Pro" w:hAnsi="EC Square Sans Pro"/>
            <w:lang w:val="en-GB"/>
          </w:rPr>
          <w:t>the state of the green transition in the EU.</w:t>
        </w:r>
        <w:r w:rsidRPr="00F43DFD">
          <w:rPr>
            <w:lang w:val="en-GB"/>
          </w:rPr>
          <w:t xml:space="preserve"> </w:t>
        </w:r>
        <w:r w:rsidRPr="00F43DFD">
          <w:rPr>
            <w:rFonts w:ascii="EC Square Sans Pro" w:hAnsi="EC Square Sans Pro"/>
            <w:lang w:val="en-GB"/>
          </w:rPr>
          <w:t>This report also p</w:t>
        </w:r>
        <w:r w:rsidRPr="00032250">
          <w:rPr>
            <w:rFonts w:ascii="EC Square Sans Pro" w:hAnsi="EC Square Sans Pro"/>
            <w:lang w:val="en-GB"/>
          </w:rPr>
          <w:t xml:space="preserve">rovides an </w:t>
        </w:r>
        <w:r w:rsidRPr="00F43DFD">
          <w:rPr>
            <w:rFonts w:ascii="EC Square Sans Pro" w:hAnsi="EC Square Sans Pro"/>
            <w:lang w:val="en-GB"/>
          </w:rPr>
          <w:t xml:space="preserve">integrated environmental assessment </w:t>
        </w:r>
        <w:r>
          <w:rPr>
            <w:rFonts w:ascii="EC Square Sans Pro" w:hAnsi="EC Square Sans Pro"/>
            <w:lang w:val="en-GB"/>
          </w:rPr>
          <w:t xml:space="preserve">of </w:t>
        </w:r>
        <w:commentRangeStart w:id="29"/>
        <w:r w:rsidRPr="00843786">
          <w:rPr>
            <w:rFonts w:ascii="EC Square Sans Pro" w:hAnsi="EC Square Sans Pro"/>
            <w:highlight w:val="yellow"/>
            <w:lang w:val="en-GB"/>
            <w:rPrChange w:id="30" w:author="LAMBERT Caroline (JRC-SEVILLA)" w:date="2025-03-02T17:56:00Z">
              <w:rPr>
                <w:rFonts w:ascii="EC Square Sans Pro" w:hAnsi="EC Square Sans Pro"/>
                <w:lang w:val="en-GB"/>
              </w:rPr>
            </w:rPrChange>
          </w:rPr>
          <w:t>XXX</w:t>
        </w:r>
        <w:commentRangeEnd w:id="29"/>
        <w:r w:rsidRPr="00843786">
          <w:rPr>
            <w:rStyle w:val="CommentReference"/>
            <w:highlight w:val="yellow"/>
            <w:rPrChange w:id="31" w:author="LAMBERT Caroline (JRC-SEVILLA)" w:date="2025-03-02T17:56:00Z">
              <w:rPr>
                <w:rStyle w:val="CommentReference"/>
              </w:rPr>
            </w:rPrChange>
          </w:rPr>
          <w:commentReference w:id="29"/>
        </w:r>
        <w:r>
          <w:rPr>
            <w:rFonts w:ascii="EC Square Sans Pro" w:hAnsi="EC Square Sans Pro"/>
            <w:lang w:val="en-GB"/>
          </w:rPr>
          <w:t xml:space="preserve"> able to inform measures needed to</w:t>
        </w:r>
        <w:r w:rsidRPr="00F43DFD">
          <w:rPr>
            <w:rFonts w:ascii="EC Square Sans Pro" w:hAnsi="EC Square Sans Pro"/>
            <w:lang w:val="en-GB"/>
          </w:rPr>
          <w:t xml:space="preserve"> address the evolution of production and consumption patterns, </w:t>
        </w:r>
        <w:r>
          <w:rPr>
            <w:rFonts w:ascii="EC Square Sans Pro" w:hAnsi="EC Square Sans Pro"/>
            <w:lang w:val="en-GB"/>
          </w:rPr>
          <w:t xml:space="preserve">by </w:t>
        </w:r>
        <w:r w:rsidRPr="00F43DFD">
          <w:rPr>
            <w:rFonts w:ascii="EC Square Sans Pro" w:hAnsi="EC Square Sans Pro"/>
            <w:lang w:val="en-GB"/>
          </w:rPr>
          <w:t>estimating the</w:t>
        </w:r>
        <w:r>
          <w:rPr>
            <w:rFonts w:ascii="EC Square Sans Pro" w:hAnsi="EC Square Sans Pro"/>
            <w:lang w:val="en-GB"/>
          </w:rPr>
          <w:t>ir</w:t>
        </w:r>
        <w:r w:rsidRPr="00F43DFD">
          <w:rPr>
            <w:rFonts w:ascii="EC Square Sans Pro" w:hAnsi="EC Square Sans Pro"/>
            <w:lang w:val="en-GB"/>
          </w:rPr>
          <w:t xml:space="preserve"> overall life cycle related impacts</w:t>
        </w:r>
        <w:r>
          <w:rPr>
            <w:rFonts w:ascii="EC Square Sans Pro" w:hAnsi="EC Square Sans Pro"/>
            <w:lang w:val="en-GB"/>
          </w:rPr>
          <w:t>.</w:t>
        </w:r>
      </w:ins>
    </w:p>
    <w:p w14:paraId="35F02797" w14:textId="77777777" w:rsidR="00EA5CA9" w:rsidRPr="00B17357" w:rsidRDefault="00EA5CA9">
      <w:pPr>
        <w:rPr>
          <w:ins w:id="32" w:author="GUERREIRO MIGUEL Mecia (JRC-SEVILLA)" w:date="2025-03-04T10:26:00Z"/>
          <w:lang w:val="en-US"/>
          <w:rPrChange w:id="33" w:author="Microsoft Office User" w:date="2025-03-10T12:08:00Z">
            <w:rPr>
              <w:ins w:id="34" w:author="GUERREIRO MIGUEL Mecia (JRC-SEVILLA)" w:date="2025-03-04T10:26:00Z"/>
            </w:rPr>
          </w:rPrChange>
        </w:rPr>
      </w:pPr>
    </w:p>
    <w:p w14:paraId="2A06493C" w14:textId="07B4BA06" w:rsidR="007C6388" w:rsidRPr="007C6388" w:rsidDel="00EA5CA9" w:rsidRDefault="00C302D0" w:rsidP="00F43DFD">
      <w:pPr>
        <w:rPr>
          <w:del w:id="35" w:author="GUERREIRO MIGUEL Mecia (JRC-SEVILLA)" w:date="2025-03-04T10:26:00Z"/>
          <w:rFonts w:ascii="EC Square Sans Pro" w:eastAsia="EC Square Sans Pro" w:hAnsi="EC Square Sans Pro" w:cs="EC Square Sans Pro"/>
          <w:color w:val="000000" w:themeColor="text1"/>
          <w:lang w:val="en-GB"/>
        </w:rPr>
      </w:pPr>
      <w:del w:id="36" w:author="GUERREIRO MIGUEL Mecia (JRC-SEVILLA)" w:date="2025-03-04T10:26:00Z">
        <w:r w:rsidRPr="00F43DFD" w:rsidDel="00EA5CA9">
          <w:rPr>
            <w:rFonts w:ascii="EC Square Sans Pro" w:hAnsi="EC Square Sans Pro"/>
            <w:lang w:val="en-GB"/>
          </w:rPr>
          <w:delText xml:space="preserve">Building on these findings, this </w:delText>
        </w:r>
        <w:r w:rsidR="007C6388" w:rsidRPr="00F43DFD" w:rsidDel="00EA5CA9">
          <w:rPr>
            <w:rFonts w:ascii="EC Square Sans Pro" w:hAnsi="EC Square Sans Pro"/>
            <w:lang w:val="en-GB"/>
          </w:rPr>
          <w:delText>new report</w:delText>
        </w:r>
        <w:r w:rsidRPr="00F43DFD" w:rsidDel="00EA5CA9">
          <w:rPr>
            <w:rFonts w:ascii="EC Square Sans Pro" w:hAnsi="EC Square Sans Pro"/>
            <w:lang w:val="en-GB"/>
          </w:rPr>
          <w:delText xml:space="preserve"> aim</w:delText>
        </w:r>
        <w:r w:rsidR="007C6388" w:rsidRPr="00F43DFD" w:rsidDel="00EA5CA9">
          <w:rPr>
            <w:rFonts w:ascii="EC Square Sans Pro" w:hAnsi="EC Square Sans Pro"/>
            <w:lang w:val="en-GB"/>
          </w:rPr>
          <w:delText>s</w:delText>
        </w:r>
        <w:r w:rsidRPr="00F43DFD" w:rsidDel="00EA5CA9">
          <w:rPr>
            <w:rFonts w:ascii="EC Square Sans Pro" w:hAnsi="EC Square Sans Pro"/>
            <w:lang w:val="en-GB"/>
          </w:rPr>
          <w:delText xml:space="preserve"> to identify </w:delText>
        </w:r>
        <w:r w:rsidR="007C6388" w:rsidRPr="00F43DFD" w:rsidDel="00EA5CA9">
          <w:rPr>
            <w:rFonts w:ascii="EC Square Sans Pro" w:hAnsi="EC Square Sans Pro"/>
            <w:lang w:val="en-GB"/>
          </w:rPr>
          <w:delText>what is needed to bridge the remaining gaps and accelerate progress, and anticipating the challenges ahead</w:delText>
        </w:r>
        <w:r w:rsidR="007C6388" w:rsidDel="00EA5CA9">
          <w:rPr>
            <w:rFonts w:ascii="EC Square Sans Pro" w:hAnsi="EC Square Sans Pro"/>
            <w:lang w:val="en-GB"/>
          </w:rPr>
          <w:delText xml:space="preserve">, </w:delText>
        </w:r>
        <w:r w:rsidR="007C6388" w:rsidRPr="00F43DFD" w:rsidDel="00EA5CA9">
          <w:rPr>
            <w:rFonts w:ascii="EC Square Sans Pro" w:hAnsi="EC Square Sans Pro"/>
            <w:lang w:val="en-GB"/>
          </w:rPr>
          <w:delText>diving deeper into the barriers to implementation and into potential enablers, to gain a better understanding of the state of the green transition in the EU.</w:delText>
        </w:r>
        <w:r w:rsidR="007C6388" w:rsidRPr="00F43DFD" w:rsidDel="00EA5CA9">
          <w:rPr>
            <w:lang w:val="en-GB"/>
          </w:rPr>
          <w:delText xml:space="preserve"> </w:delText>
        </w:r>
        <w:r w:rsidR="006A60E3" w:rsidRPr="00F43DFD" w:rsidDel="00EA5CA9">
          <w:rPr>
            <w:rFonts w:ascii="EC Square Sans Pro" w:hAnsi="EC Square Sans Pro"/>
            <w:lang w:val="en-GB"/>
          </w:rPr>
          <w:delText>This report</w:delText>
        </w:r>
        <w:r w:rsidR="007C6388" w:rsidRPr="00F43DFD" w:rsidDel="00EA5CA9">
          <w:rPr>
            <w:rFonts w:ascii="EC Square Sans Pro" w:hAnsi="EC Square Sans Pro"/>
            <w:lang w:val="en-GB"/>
          </w:rPr>
          <w:delText xml:space="preserve"> </w:delText>
        </w:r>
        <w:r w:rsidR="006A60E3" w:rsidRPr="00F43DFD" w:rsidDel="00EA5CA9">
          <w:rPr>
            <w:rFonts w:ascii="EC Square Sans Pro" w:hAnsi="EC Square Sans Pro"/>
            <w:lang w:val="en-GB"/>
          </w:rPr>
          <w:delText xml:space="preserve">also </w:delText>
        </w:r>
        <w:r w:rsidR="007C6388" w:rsidRPr="00F43DFD" w:rsidDel="00EA5CA9">
          <w:rPr>
            <w:rFonts w:ascii="EC Square Sans Pro" w:hAnsi="EC Square Sans Pro"/>
            <w:lang w:val="en-GB"/>
          </w:rPr>
          <w:delText>p</w:delText>
        </w:r>
        <w:r w:rsidR="007C6388" w:rsidRPr="00032250" w:rsidDel="00EA5CA9">
          <w:rPr>
            <w:rFonts w:ascii="EC Square Sans Pro" w:hAnsi="EC Square Sans Pro"/>
            <w:lang w:val="en-GB"/>
          </w:rPr>
          <w:delText xml:space="preserve">rovides an </w:delText>
        </w:r>
        <w:r w:rsidR="007C6388" w:rsidRPr="00F43DFD" w:rsidDel="00EA5CA9">
          <w:rPr>
            <w:rFonts w:ascii="EC Square Sans Pro" w:hAnsi="EC Square Sans Pro"/>
            <w:lang w:val="en-GB"/>
          </w:rPr>
          <w:delText xml:space="preserve">integrated environmental assessment </w:delText>
        </w:r>
        <w:r w:rsidR="006A60E3" w:rsidDel="00EA5CA9">
          <w:rPr>
            <w:rFonts w:ascii="EC Square Sans Pro" w:hAnsi="EC Square Sans Pro"/>
            <w:lang w:val="en-GB"/>
          </w:rPr>
          <w:delText>to</w:delText>
        </w:r>
        <w:r w:rsidR="007C6388" w:rsidRPr="00F43DFD" w:rsidDel="00EA5CA9">
          <w:rPr>
            <w:rFonts w:ascii="EC Square Sans Pro" w:hAnsi="EC Square Sans Pro"/>
            <w:lang w:val="en-GB"/>
          </w:rPr>
          <w:delText xml:space="preserve"> address the evolution of production and consumption patterns, estimating the overall life cycle related impacts</w:delText>
        </w:r>
        <w:r w:rsidR="006A60E3" w:rsidDel="00EA5CA9">
          <w:rPr>
            <w:rFonts w:ascii="EC Square Sans Pro" w:hAnsi="EC Square Sans Pro"/>
            <w:lang w:val="en-GB"/>
          </w:rPr>
          <w:delText>.</w:delText>
        </w:r>
      </w:del>
    </w:p>
    <w:p w14:paraId="6A3EB566" w14:textId="7C480977" w:rsidR="007C6388" w:rsidRDefault="006A60E3" w:rsidP="00F43DFD">
      <w:pPr>
        <w:rPr>
          <w:rFonts w:ascii="EC Square Sans Pro" w:eastAsia="EC Square Sans Pro" w:hAnsi="EC Square Sans Pro" w:cs="EC Square Sans Pro"/>
          <w:color w:val="000000" w:themeColor="text1"/>
          <w:lang w:val="en-GB"/>
        </w:rPr>
      </w:pPr>
      <w:r>
        <w:rPr>
          <w:rFonts w:ascii="EC Square Sans Pro" w:eastAsia="EC Square Sans Pro" w:hAnsi="EC Square Sans Pro" w:cs="EC Square Sans Pro"/>
          <w:color w:val="000000" w:themeColor="text1"/>
          <w:lang w:val="en-GB"/>
        </w:rPr>
        <w:t>….</w:t>
      </w:r>
    </w:p>
    <w:p w14:paraId="1402F55A" w14:textId="77777777" w:rsidR="00FB5DF6" w:rsidRPr="00911969" w:rsidRDefault="00FB5DF6">
      <w:pPr>
        <w:jc w:val="both"/>
        <w:rPr>
          <w:ins w:id="37" w:author="GUERREIRO MIGUEL Mecia (JRC-SEVILLA)" w:date="2025-03-04T10:28:00Z"/>
          <w:rFonts w:ascii="EC Square Sans Pro" w:hAnsi="EC Square Sans Pro"/>
          <w:lang w:val="en-GB"/>
        </w:rPr>
        <w:pPrChange w:id="38" w:author="LAMBERT Caroline (JRC-SEVILLA)" w:date="2025-03-02T17:46:00Z">
          <w:pPr/>
        </w:pPrChange>
      </w:pPr>
      <w:ins w:id="39" w:author="GUERREIRO MIGUEL Mecia (JRC-SEVILLA)" w:date="2025-03-04T10:28:00Z">
        <w:r>
          <w:rPr>
            <w:rFonts w:ascii="EC Square Sans Pro" w:eastAsia="EC Square Sans Pro" w:hAnsi="EC Square Sans Pro" w:cs="EC Square Sans Pro"/>
            <w:color w:val="000000" w:themeColor="text1"/>
            <w:lang w:val="en-GB"/>
          </w:rPr>
          <w:t>Recognising that combining</w:t>
        </w:r>
        <w:r w:rsidRPr="007E4A77">
          <w:rPr>
            <w:rFonts w:ascii="EC Square Sans Pro" w:eastAsia="EC Square Sans Pro" w:hAnsi="EC Square Sans Pro" w:cs="EC Square Sans Pro"/>
            <w:color w:val="000000" w:themeColor="text1"/>
            <w:lang w:val="en-GB"/>
          </w:rPr>
          <w:t xml:space="preserve"> </w:t>
        </w:r>
        <w:r w:rsidRPr="007E4A77">
          <w:rPr>
            <w:rStyle w:val="Strong"/>
            <w:rFonts w:ascii="EC Square Sans Pro" w:eastAsia="EC Square Sans Pro" w:hAnsi="EC Square Sans Pro" w:cs="EC Square Sans Pro"/>
            <w:color w:val="000000" w:themeColor="text1"/>
            <w:lang w:val="en-GB"/>
          </w:rPr>
          <w:t>sustainability</w:t>
        </w:r>
        <w:r w:rsidRPr="007E4A77">
          <w:rPr>
            <w:rFonts w:ascii="EC Square Sans Pro" w:eastAsia="EC Square Sans Pro" w:hAnsi="EC Square Sans Pro" w:cs="EC Square Sans Pro"/>
            <w:color w:val="000000" w:themeColor="text1"/>
            <w:lang w:val="en-GB"/>
          </w:rPr>
          <w:t xml:space="preserve"> with </w:t>
        </w:r>
        <w:r w:rsidRPr="007E4A77">
          <w:rPr>
            <w:rStyle w:val="Strong"/>
            <w:rFonts w:ascii="EC Square Sans Pro" w:eastAsia="EC Square Sans Pro" w:hAnsi="EC Square Sans Pro" w:cs="EC Square Sans Pro"/>
            <w:color w:val="000000" w:themeColor="text1"/>
            <w:lang w:val="en-GB"/>
          </w:rPr>
          <w:t>competitiveness</w:t>
        </w:r>
        <w:r w:rsidRPr="007E4A77">
          <w:rPr>
            <w:rFonts w:ascii="EC Square Sans Pro" w:eastAsia="EC Square Sans Pro" w:hAnsi="EC Square Sans Pro" w:cs="EC Square Sans Pro"/>
            <w:color w:val="000000" w:themeColor="text1"/>
            <w:lang w:val="en-GB"/>
          </w:rPr>
          <w:t xml:space="preserve"> is essential for the EU’s strategic future</w:t>
        </w:r>
        <w:r>
          <w:rPr>
            <w:rFonts w:ascii="EC Square Sans Pro" w:eastAsia="EC Square Sans Pro" w:hAnsi="EC Square Sans Pro" w:cs="EC Square Sans Pro"/>
            <w:color w:val="000000" w:themeColor="text1"/>
            <w:lang w:val="en-GB"/>
          </w:rPr>
          <w:t xml:space="preserve">, this </w:t>
        </w:r>
        <w:r w:rsidRPr="007E4A77">
          <w:rPr>
            <w:rFonts w:ascii="EC Square Sans Pro" w:eastAsia="EC Square Sans Pro" w:hAnsi="EC Square Sans Pro" w:cs="EC Square Sans Pro"/>
            <w:color w:val="000000" w:themeColor="text1"/>
            <w:lang w:val="en-GB"/>
          </w:rPr>
          <w:t xml:space="preserve">report provides a </w:t>
        </w:r>
        <w:r w:rsidRPr="007E4A77">
          <w:rPr>
            <w:rStyle w:val="Strong"/>
            <w:rFonts w:ascii="EC Square Sans Pro" w:eastAsia="EC Square Sans Pro" w:hAnsi="EC Square Sans Pro" w:cs="EC Square Sans Pro"/>
            <w:color w:val="000000" w:themeColor="text1"/>
            <w:lang w:val="en-GB"/>
          </w:rPr>
          <w:t>roadmap</w:t>
        </w:r>
        <w:r w:rsidRPr="007E4A77">
          <w:rPr>
            <w:rFonts w:ascii="EC Square Sans Pro" w:eastAsia="EC Square Sans Pro" w:hAnsi="EC Square Sans Pro" w:cs="EC Square Sans Pro"/>
            <w:color w:val="000000" w:themeColor="text1"/>
            <w:lang w:val="en-GB"/>
          </w:rPr>
          <w:t xml:space="preserve"> for aligning the </w:t>
        </w:r>
        <w:r w:rsidRPr="007E4A77">
          <w:rPr>
            <w:rStyle w:val="Strong"/>
            <w:rFonts w:ascii="EC Square Sans Pro" w:eastAsia="EC Square Sans Pro" w:hAnsi="EC Square Sans Pro" w:cs="EC Square Sans Pro"/>
            <w:color w:val="000000" w:themeColor="text1"/>
            <w:lang w:val="en-GB"/>
          </w:rPr>
          <w:t>EGD</w:t>
        </w:r>
        <w:r w:rsidRPr="007E4A77">
          <w:rPr>
            <w:rFonts w:ascii="EC Square Sans Pro" w:eastAsia="EC Square Sans Pro" w:hAnsi="EC Square Sans Pro" w:cs="EC Square Sans Pro"/>
            <w:color w:val="000000" w:themeColor="text1"/>
            <w:lang w:val="en-GB"/>
          </w:rPr>
          <w:t xml:space="preserve"> with evolving </w:t>
        </w:r>
        <w:r w:rsidRPr="007E4A77">
          <w:rPr>
            <w:rStyle w:val="Emphasis"/>
            <w:rFonts w:ascii="EC Square Sans Pro" w:eastAsia="EC Square Sans Pro" w:hAnsi="EC Square Sans Pro" w:cs="EC Square Sans Pro"/>
            <w:color w:val="000000" w:themeColor="text1"/>
            <w:lang w:val="en-GB"/>
          </w:rPr>
          <w:t xml:space="preserve">economic </w:t>
        </w:r>
        <w:commentRangeStart w:id="40"/>
        <w:r w:rsidRPr="007E4A77">
          <w:rPr>
            <w:rStyle w:val="Emphasis"/>
            <w:rFonts w:ascii="EC Square Sans Pro" w:eastAsia="EC Square Sans Pro" w:hAnsi="EC Square Sans Pro" w:cs="EC Square Sans Pro"/>
            <w:color w:val="000000" w:themeColor="text1"/>
            <w:lang w:val="en-GB"/>
          </w:rPr>
          <w:t>conditions</w:t>
        </w:r>
        <w:commentRangeEnd w:id="40"/>
        <w:r>
          <w:rPr>
            <w:rStyle w:val="CommentReference"/>
          </w:rPr>
          <w:commentReference w:id="40"/>
        </w:r>
        <w:r w:rsidRPr="007E4A77">
          <w:rPr>
            <w:rFonts w:ascii="EC Square Sans Pro" w:eastAsia="EC Square Sans Pro" w:hAnsi="EC Square Sans Pro" w:cs="EC Square Sans Pro"/>
            <w:color w:val="000000" w:themeColor="text1"/>
            <w:lang w:val="en-GB"/>
          </w:rPr>
          <w:t xml:space="preserve">. This </w:t>
        </w:r>
        <w:r w:rsidRPr="007E4A77">
          <w:rPr>
            <w:rFonts w:ascii="EC Square Sans Pro" w:eastAsia="EC Square Sans Pro" w:hAnsi="EC Square Sans Pro" w:cs="EC Square Sans Pro"/>
            <w:color w:val="000000" w:themeColor="text1"/>
            <w:lang w:val="en-GB"/>
          </w:rPr>
          <w:lastRenderedPageBreak/>
          <w:t xml:space="preserve">ensures that the EU can progress towards its </w:t>
        </w:r>
        <w:r w:rsidRPr="007E4A77">
          <w:rPr>
            <w:rStyle w:val="Strong"/>
            <w:rFonts w:ascii="EC Square Sans Pro" w:eastAsia="EC Square Sans Pro" w:hAnsi="EC Square Sans Pro" w:cs="EC Square Sans Pro"/>
            <w:color w:val="000000" w:themeColor="text1"/>
            <w:lang w:val="en-GB"/>
          </w:rPr>
          <w:t>climate neutrality goal</w:t>
        </w:r>
        <w:r w:rsidRPr="007E4A77">
          <w:rPr>
            <w:rFonts w:ascii="EC Square Sans Pro" w:eastAsia="EC Square Sans Pro" w:hAnsi="EC Square Sans Pro" w:cs="EC Square Sans Pro"/>
            <w:color w:val="000000" w:themeColor="text1"/>
            <w:lang w:val="en-GB"/>
          </w:rPr>
          <w:t xml:space="preserve"> while maintaining a </w:t>
        </w:r>
        <w:r w:rsidRPr="007E4A77">
          <w:rPr>
            <w:rStyle w:val="Strong"/>
            <w:rFonts w:ascii="EC Square Sans Pro" w:eastAsia="EC Square Sans Pro" w:hAnsi="EC Square Sans Pro" w:cs="EC Square Sans Pro"/>
            <w:color w:val="000000" w:themeColor="text1"/>
            <w:lang w:val="en-GB"/>
          </w:rPr>
          <w:t>competitive edge</w:t>
        </w:r>
        <w:r>
          <w:rPr>
            <w:rStyle w:val="Strong"/>
            <w:rFonts w:ascii="EC Square Sans Pro" w:eastAsia="EC Square Sans Pro" w:hAnsi="EC Square Sans Pro" w:cs="EC Square Sans Pro"/>
            <w:color w:val="000000" w:themeColor="text1"/>
            <w:lang w:val="en-GB"/>
          </w:rPr>
          <w:t>, building resilience</w:t>
        </w:r>
        <w:r>
          <w:rPr>
            <w:rStyle w:val="Strong"/>
            <w:rFonts w:ascii="EC Square Sans Pro" w:eastAsia="EC Square Sans Pro" w:hAnsi="EC Square Sans Pro" w:cs="EC Square Sans Pro"/>
            <w:b w:val="0"/>
            <w:color w:val="000000" w:themeColor="text1"/>
            <w:lang w:val="en-GB"/>
          </w:rPr>
          <w:t xml:space="preserve"> and ensuring </w:t>
        </w:r>
        <w:r w:rsidRPr="00843786">
          <w:rPr>
            <w:rStyle w:val="Strong"/>
            <w:rFonts w:ascii="EC Square Sans Pro" w:eastAsia="EC Square Sans Pro" w:hAnsi="EC Square Sans Pro" w:cs="EC Square Sans Pro"/>
            <w:color w:val="000000" w:themeColor="text1"/>
            <w:lang w:val="en-GB"/>
            <w:rPrChange w:id="41" w:author="LAMBERT Caroline (JRC-SEVILLA)" w:date="2025-03-02T17:59:00Z">
              <w:rPr>
                <w:rStyle w:val="Strong"/>
                <w:rFonts w:ascii="EC Square Sans Pro" w:eastAsia="EC Square Sans Pro" w:hAnsi="EC Square Sans Pro" w:cs="EC Square Sans Pro"/>
                <w:b w:val="0"/>
                <w:color w:val="000000" w:themeColor="text1"/>
                <w:lang w:val="en-GB"/>
              </w:rPr>
            </w:rPrChange>
          </w:rPr>
          <w:t>social fairness</w:t>
        </w:r>
        <w:r w:rsidRPr="00843786">
          <w:rPr>
            <w:rFonts w:ascii="EC Square Sans Pro" w:eastAsia="EC Square Sans Pro" w:hAnsi="EC Square Sans Pro" w:cs="EC Square Sans Pro"/>
            <w:b/>
            <w:color w:val="000000" w:themeColor="text1"/>
            <w:lang w:val="en-GB"/>
            <w:rPrChange w:id="42" w:author="LAMBERT Caroline (JRC-SEVILLA)" w:date="2025-03-02T17:59:00Z">
              <w:rPr>
                <w:rFonts w:ascii="EC Square Sans Pro" w:eastAsia="EC Square Sans Pro" w:hAnsi="EC Square Sans Pro" w:cs="EC Square Sans Pro"/>
                <w:color w:val="000000" w:themeColor="text1"/>
                <w:lang w:val="en-GB"/>
              </w:rPr>
            </w:rPrChange>
          </w:rPr>
          <w:t>.</w:t>
        </w:r>
      </w:ins>
    </w:p>
    <w:p w14:paraId="508B40D5" w14:textId="77777777" w:rsidR="00FB5DF6" w:rsidRPr="00B17357" w:rsidRDefault="00FB5DF6">
      <w:pPr>
        <w:rPr>
          <w:ins w:id="43" w:author="GUERREIRO MIGUEL Mecia (JRC-SEVILLA)" w:date="2025-03-04T10:28:00Z"/>
          <w:lang w:val="en-US"/>
          <w:rPrChange w:id="44" w:author="Microsoft Office User" w:date="2025-03-10T12:08:00Z">
            <w:rPr>
              <w:ins w:id="45" w:author="GUERREIRO MIGUEL Mecia (JRC-SEVILLA)" w:date="2025-03-04T10:28:00Z"/>
            </w:rPr>
          </w:rPrChange>
        </w:rPr>
      </w:pPr>
    </w:p>
    <w:p w14:paraId="5A55D888" w14:textId="3AA2D645" w:rsidR="00C302D0" w:rsidRPr="00911969" w:rsidDel="00FB5DF6" w:rsidRDefault="00C302D0" w:rsidP="00F43DFD">
      <w:pPr>
        <w:rPr>
          <w:del w:id="46" w:author="GUERREIRO MIGUEL Mecia (JRC-SEVILLA)" w:date="2025-03-04T10:28:00Z"/>
          <w:rFonts w:ascii="EC Square Sans Pro" w:hAnsi="EC Square Sans Pro"/>
          <w:lang w:val="en-GB"/>
        </w:rPr>
      </w:pPr>
      <w:del w:id="47" w:author="GUERREIRO MIGUEL Mecia (JRC-SEVILLA)" w:date="2025-03-04T10:28:00Z">
        <w:r w:rsidDel="00FB5DF6">
          <w:rPr>
            <w:rFonts w:ascii="EC Square Sans Pro" w:eastAsia="EC Square Sans Pro" w:hAnsi="EC Square Sans Pro" w:cs="EC Square Sans Pro"/>
            <w:color w:val="000000" w:themeColor="text1"/>
            <w:lang w:val="en-GB"/>
          </w:rPr>
          <w:delText>Recognising that combining</w:delText>
        </w:r>
        <w:r w:rsidRPr="007E4A77" w:rsidDel="00FB5DF6">
          <w:rPr>
            <w:rFonts w:ascii="EC Square Sans Pro" w:eastAsia="EC Square Sans Pro" w:hAnsi="EC Square Sans Pro" w:cs="EC Square Sans Pro"/>
            <w:color w:val="000000" w:themeColor="text1"/>
            <w:lang w:val="en-GB"/>
          </w:rPr>
          <w:delText xml:space="preserve"> </w:delText>
        </w:r>
        <w:r w:rsidRPr="007E4A77" w:rsidDel="00FB5DF6">
          <w:rPr>
            <w:rStyle w:val="Strong"/>
            <w:rFonts w:ascii="EC Square Sans Pro" w:eastAsia="EC Square Sans Pro" w:hAnsi="EC Square Sans Pro" w:cs="EC Square Sans Pro"/>
            <w:color w:val="000000" w:themeColor="text1"/>
            <w:lang w:val="en-GB"/>
          </w:rPr>
          <w:delText>sustainability</w:delText>
        </w:r>
        <w:r w:rsidRPr="007E4A77" w:rsidDel="00FB5DF6">
          <w:rPr>
            <w:rFonts w:ascii="EC Square Sans Pro" w:eastAsia="EC Square Sans Pro" w:hAnsi="EC Square Sans Pro" w:cs="EC Square Sans Pro"/>
            <w:color w:val="000000" w:themeColor="text1"/>
            <w:lang w:val="en-GB"/>
          </w:rPr>
          <w:delText xml:space="preserve"> with </w:delText>
        </w:r>
        <w:r w:rsidRPr="007E4A77" w:rsidDel="00FB5DF6">
          <w:rPr>
            <w:rStyle w:val="Strong"/>
            <w:rFonts w:ascii="EC Square Sans Pro" w:eastAsia="EC Square Sans Pro" w:hAnsi="EC Square Sans Pro" w:cs="EC Square Sans Pro"/>
            <w:color w:val="000000" w:themeColor="text1"/>
            <w:lang w:val="en-GB"/>
          </w:rPr>
          <w:delText>competitiveness</w:delText>
        </w:r>
        <w:r w:rsidRPr="007E4A77" w:rsidDel="00FB5DF6">
          <w:rPr>
            <w:rFonts w:ascii="EC Square Sans Pro" w:eastAsia="EC Square Sans Pro" w:hAnsi="EC Square Sans Pro" w:cs="EC Square Sans Pro"/>
            <w:color w:val="000000" w:themeColor="text1"/>
            <w:lang w:val="en-GB"/>
          </w:rPr>
          <w:delText xml:space="preserve"> is essential for the EU’s strategic future</w:delText>
        </w:r>
        <w:r w:rsidDel="00FB5DF6">
          <w:rPr>
            <w:rFonts w:ascii="EC Square Sans Pro" w:eastAsia="EC Square Sans Pro" w:hAnsi="EC Square Sans Pro" w:cs="EC Square Sans Pro"/>
            <w:color w:val="000000" w:themeColor="text1"/>
            <w:lang w:val="en-GB"/>
          </w:rPr>
          <w:delText xml:space="preserve">, this </w:delText>
        </w:r>
        <w:r w:rsidRPr="007E4A77" w:rsidDel="00FB5DF6">
          <w:rPr>
            <w:rFonts w:ascii="EC Square Sans Pro" w:eastAsia="EC Square Sans Pro" w:hAnsi="EC Square Sans Pro" w:cs="EC Square Sans Pro"/>
            <w:color w:val="000000" w:themeColor="text1"/>
            <w:lang w:val="en-GB"/>
          </w:rPr>
          <w:delText xml:space="preserve">report provides a </w:delText>
        </w:r>
        <w:r w:rsidRPr="007E4A77" w:rsidDel="00FB5DF6">
          <w:rPr>
            <w:rStyle w:val="Strong"/>
            <w:rFonts w:ascii="EC Square Sans Pro" w:eastAsia="EC Square Sans Pro" w:hAnsi="EC Square Sans Pro" w:cs="EC Square Sans Pro"/>
            <w:color w:val="000000" w:themeColor="text1"/>
            <w:lang w:val="en-GB"/>
          </w:rPr>
          <w:delText>roadmap</w:delText>
        </w:r>
        <w:r w:rsidRPr="007E4A77" w:rsidDel="00FB5DF6">
          <w:rPr>
            <w:rFonts w:ascii="EC Square Sans Pro" w:eastAsia="EC Square Sans Pro" w:hAnsi="EC Square Sans Pro" w:cs="EC Square Sans Pro"/>
            <w:color w:val="000000" w:themeColor="text1"/>
            <w:lang w:val="en-GB"/>
          </w:rPr>
          <w:delText xml:space="preserve"> for aligning the </w:delText>
        </w:r>
        <w:r w:rsidRPr="007E4A77" w:rsidDel="00FB5DF6">
          <w:rPr>
            <w:rStyle w:val="Strong"/>
            <w:rFonts w:ascii="EC Square Sans Pro" w:eastAsia="EC Square Sans Pro" w:hAnsi="EC Square Sans Pro" w:cs="EC Square Sans Pro"/>
            <w:color w:val="000000" w:themeColor="text1"/>
            <w:lang w:val="en-GB"/>
          </w:rPr>
          <w:delText>EGD</w:delText>
        </w:r>
        <w:r w:rsidRPr="007E4A77" w:rsidDel="00FB5DF6">
          <w:rPr>
            <w:rFonts w:ascii="EC Square Sans Pro" w:eastAsia="EC Square Sans Pro" w:hAnsi="EC Square Sans Pro" w:cs="EC Square Sans Pro"/>
            <w:color w:val="000000" w:themeColor="text1"/>
            <w:lang w:val="en-GB"/>
          </w:rPr>
          <w:delText xml:space="preserve"> with evolving </w:delText>
        </w:r>
        <w:r w:rsidRPr="007E4A77" w:rsidDel="00FB5DF6">
          <w:rPr>
            <w:rStyle w:val="Emphasis"/>
            <w:rFonts w:ascii="EC Square Sans Pro" w:eastAsia="EC Square Sans Pro" w:hAnsi="EC Square Sans Pro" w:cs="EC Square Sans Pro"/>
            <w:color w:val="000000" w:themeColor="text1"/>
            <w:lang w:val="en-GB"/>
          </w:rPr>
          <w:delText>economic conditions</w:delText>
        </w:r>
        <w:r w:rsidRPr="007E4A77" w:rsidDel="00FB5DF6">
          <w:rPr>
            <w:rFonts w:ascii="EC Square Sans Pro" w:eastAsia="EC Square Sans Pro" w:hAnsi="EC Square Sans Pro" w:cs="EC Square Sans Pro"/>
            <w:color w:val="000000" w:themeColor="text1"/>
            <w:lang w:val="en-GB"/>
          </w:rPr>
          <w:delText xml:space="preserve">. This ensures that the EU can progress towards its </w:delText>
        </w:r>
        <w:r w:rsidRPr="007E4A77" w:rsidDel="00FB5DF6">
          <w:rPr>
            <w:rStyle w:val="Strong"/>
            <w:rFonts w:ascii="EC Square Sans Pro" w:eastAsia="EC Square Sans Pro" w:hAnsi="EC Square Sans Pro" w:cs="EC Square Sans Pro"/>
            <w:color w:val="000000" w:themeColor="text1"/>
            <w:lang w:val="en-GB"/>
          </w:rPr>
          <w:delText>climate neutrality goal</w:delText>
        </w:r>
        <w:r w:rsidRPr="007E4A77" w:rsidDel="00FB5DF6">
          <w:rPr>
            <w:rFonts w:ascii="EC Square Sans Pro" w:eastAsia="EC Square Sans Pro" w:hAnsi="EC Square Sans Pro" w:cs="EC Square Sans Pro"/>
            <w:color w:val="000000" w:themeColor="text1"/>
            <w:lang w:val="en-GB"/>
          </w:rPr>
          <w:delText xml:space="preserve"> while maintaining a </w:delText>
        </w:r>
        <w:r w:rsidRPr="007E4A77" w:rsidDel="00FB5DF6">
          <w:rPr>
            <w:rStyle w:val="Strong"/>
            <w:rFonts w:ascii="EC Square Sans Pro" w:eastAsia="EC Square Sans Pro" w:hAnsi="EC Square Sans Pro" w:cs="EC Square Sans Pro"/>
            <w:color w:val="000000" w:themeColor="text1"/>
            <w:lang w:val="en-GB"/>
          </w:rPr>
          <w:delText>competitive edge</w:delText>
        </w:r>
      </w:del>
      <w:ins w:id="48" w:author="BARBERO VIGNOLA Giulia (JRC-ISPRA)" w:date="2025-02-17T16:37:00Z">
        <w:del w:id="49" w:author="GUERREIRO MIGUEL Mecia (JRC-SEVILLA)" w:date="2025-03-04T10:28:00Z">
          <w:r w:rsidR="00D73767" w:rsidDel="00FB5DF6">
            <w:rPr>
              <w:rStyle w:val="Strong"/>
              <w:rFonts w:ascii="EC Square Sans Pro" w:eastAsia="EC Square Sans Pro" w:hAnsi="EC Square Sans Pro" w:cs="EC Square Sans Pro"/>
              <w:b w:val="0"/>
              <w:color w:val="000000" w:themeColor="text1"/>
              <w:lang w:val="en-GB"/>
            </w:rPr>
            <w:delText xml:space="preserve"> and </w:delText>
          </w:r>
        </w:del>
      </w:ins>
      <w:ins w:id="50" w:author="BARBERO VIGNOLA Giulia (JRC-ISPRA)" w:date="2025-02-17T16:38:00Z">
        <w:del w:id="51" w:author="GUERREIRO MIGUEL Mecia (JRC-SEVILLA)" w:date="2025-03-04T10:28:00Z">
          <w:r w:rsidR="00D73767" w:rsidDel="00FB5DF6">
            <w:rPr>
              <w:rStyle w:val="Strong"/>
              <w:rFonts w:ascii="EC Square Sans Pro" w:eastAsia="EC Square Sans Pro" w:hAnsi="EC Square Sans Pro" w:cs="EC Square Sans Pro"/>
              <w:b w:val="0"/>
              <w:color w:val="000000" w:themeColor="text1"/>
              <w:lang w:val="en-GB"/>
            </w:rPr>
            <w:delText>ensuring</w:delText>
          </w:r>
        </w:del>
      </w:ins>
      <w:ins w:id="52" w:author="BARBERO VIGNOLA Giulia (JRC-ISPRA)" w:date="2025-02-17T16:37:00Z">
        <w:del w:id="53" w:author="GUERREIRO MIGUEL Mecia (JRC-SEVILLA)" w:date="2025-03-04T10:28:00Z">
          <w:r w:rsidR="00D73767" w:rsidDel="00FB5DF6">
            <w:rPr>
              <w:rStyle w:val="Strong"/>
              <w:rFonts w:ascii="EC Square Sans Pro" w:eastAsia="EC Square Sans Pro" w:hAnsi="EC Square Sans Pro" w:cs="EC Square Sans Pro"/>
              <w:b w:val="0"/>
              <w:color w:val="000000" w:themeColor="text1"/>
              <w:lang w:val="en-GB"/>
            </w:rPr>
            <w:delText xml:space="preserve"> social fairness</w:delText>
          </w:r>
        </w:del>
      </w:ins>
      <w:del w:id="54" w:author="GUERREIRO MIGUEL Mecia (JRC-SEVILLA)" w:date="2025-03-04T10:28:00Z">
        <w:r w:rsidRPr="007E4A77" w:rsidDel="00FB5DF6">
          <w:rPr>
            <w:rFonts w:ascii="EC Square Sans Pro" w:eastAsia="EC Square Sans Pro" w:hAnsi="EC Square Sans Pro" w:cs="EC Square Sans Pro"/>
            <w:color w:val="000000" w:themeColor="text1"/>
            <w:lang w:val="en-GB"/>
          </w:rPr>
          <w:delText>.</w:delText>
        </w:r>
      </w:del>
    </w:p>
    <w:p w14:paraId="034972B9" w14:textId="77777777" w:rsidR="00C302D0" w:rsidRPr="00F43DFD" w:rsidRDefault="00C302D0" w:rsidP="00F43DFD">
      <w:pPr>
        <w:rPr>
          <w:lang w:val="en-GB"/>
        </w:rPr>
      </w:pPr>
    </w:p>
    <w:p w14:paraId="4D03B1C3" w14:textId="00C233A6" w:rsidR="00B82EFF" w:rsidRPr="007E4A77" w:rsidRDefault="00B82EFF" w:rsidP="006715BD">
      <w:pPr>
        <w:pStyle w:val="JRCLevel-2title"/>
        <w:numPr>
          <w:ilvl w:val="1"/>
          <w:numId w:val="1"/>
        </w:numPr>
        <w:ind w:left="567" w:hanging="567"/>
      </w:pPr>
      <w:r w:rsidRPr="007E4A77">
        <w:t>New political context</w:t>
      </w:r>
      <w:r w:rsidR="00AA3123">
        <w:t xml:space="preserve">: </w:t>
      </w:r>
      <w:r w:rsidR="00AA3123" w:rsidRPr="008B553E">
        <w:t xml:space="preserve">the </w:t>
      </w:r>
      <w:commentRangeStart w:id="55"/>
      <w:r w:rsidR="00AA3123" w:rsidRPr="008B553E">
        <w:t>green transition as a driver for competitiveness</w:t>
      </w:r>
      <w:bookmarkEnd w:id="4"/>
      <w:bookmarkEnd w:id="5"/>
      <w:r w:rsidR="00086ADC">
        <w:t xml:space="preserve"> </w:t>
      </w:r>
      <w:bookmarkEnd w:id="6"/>
      <w:commentRangeEnd w:id="55"/>
      <w:r w:rsidR="00F43DFD">
        <w:rPr>
          <w:rStyle w:val="CommentReference"/>
          <w:rFonts w:ascii="Arial" w:eastAsia="Arial" w:hAnsi="Arial" w:cs="Arial"/>
          <w:b w:val="0"/>
          <w:bCs w:val="0"/>
          <w:color w:val="auto"/>
          <w:lang w:val="it" w:eastAsia="ja-JP"/>
        </w:rPr>
        <w:commentReference w:id="55"/>
      </w:r>
    </w:p>
    <w:p w14:paraId="21C7715D" w14:textId="77777777" w:rsidR="00B82EFF" w:rsidRPr="007E4A77" w:rsidRDefault="00B82EFF" w:rsidP="00B82EFF">
      <w:pPr>
        <w:spacing w:after="160" w:line="257" w:lineRule="auto"/>
        <w:jc w:val="both"/>
        <w:rPr>
          <w:rFonts w:ascii="EC Square Sans Pro" w:hAnsi="EC Square Sans Pro"/>
          <w:lang w:val="en-GB"/>
        </w:rPr>
      </w:pPr>
      <w:r w:rsidRPr="007E4A77">
        <w:rPr>
          <w:rFonts w:ascii="EC Square Sans Pro" w:hAnsi="EC Square Sans Pro"/>
          <w:lang w:val="en-GB"/>
        </w:rPr>
        <w:t xml:space="preserve">The EU’s current political agenda, framed by the </w:t>
      </w:r>
      <w:r w:rsidRPr="007E4A77">
        <w:rPr>
          <w:rFonts w:ascii="EC Square Sans Pro" w:hAnsi="EC Square Sans Pro"/>
          <w:b/>
          <w:bCs/>
          <w:lang w:val="en-GB"/>
        </w:rPr>
        <w:t xml:space="preserve">Strategic Agenda 2024-2029 </w:t>
      </w:r>
      <w:r w:rsidRPr="007E4A77">
        <w:rPr>
          <w:rFonts w:ascii="EC Square Sans Pro" w:hAnsi="EC Square Sans Pro"/>
          <w:lang w:val="en-GB"/>
        </w:rPr>
        <w:t xml:space="preserve">[1], underscores the central role of the </w:t>
      </w:r>
      <w:r w:rsidRPr="007E4A77">
        <w:rPr>
          <w:rFonts w:ascii="EC Square Sans Pro" w:hAnsi="EC Square Sans Pro"/>
          <w:b/>
          <w:bCs/>
          <w:lang w:val="en-GB"/>
        </w:rPr>
        <w:t>European Green Deal (EGD)</w:t>
      </w:r>
      <w:r w:rsidRPr="007E4A77">
        <w:rPr>
          <w:rFonts w:ascii="EC Square Sans Pro" w:hAnsi="EC Square Sans Pro"/>
          <w:lang w:val="en-GB"/>
        </w:rPr>
        <w:t xml:space="preserve"> in steering Europe towards sustainable development and economic resilience. This renewed focus is driven by the pressing need to respond to evolving global challenges, including geopolitical tensions, shifting economic power dynamics, and the accelerating impacts of climate change. The EGD continues to be central to the EU’s strategic framework, integrating climate action with economic growth, ensuring that Europe remains at the forefront of green technology and innovation.</w:t>
      </w:r>
    </w:p>
    <w:p w14:paraId="7B54C95C" w14:textId="6CC98F7C" w:rsidR="00B82EFF" w:rsidRPr="007E4A77" w:rsidRDefault="00B82EFF" w:rsidP="00B82EFF">
      <w:pPr>
        <w:spacing w:before="240" w:after="240"/>
        <w:jc w:val="both"/>
        <w:rPr>
          <w:rFonts w:ascii="EC Square Sans Pro" w:hAnsi="EC Square Sans Pro"/>
          <w:lang w:val="en-GB"/>
        </w:rPr>
      </w:pPr>
      <w:r w:rsidRPr="007E4A77">
        <w:rPr>
          <w:rFonts w:ascii="EC Square Sans Pro" w:hAnsi="EC Square Sans Pro"/>
          <w:lang w:val="en-GB"/>
        </w:rPr>
        <w:t xml:space="preserve">The importance of the EGD in supporting Europe’s competitiveness and sustainability is reinforced by findings in </w:t>
      </w:r>
      <w:r w:rsidRPr="007E4A77">
        <w:rPr>
          <w:rFonts w:ascii="EC Square Sans Pro" w:hAnsi="EC Square Sans Pro"/>
          <w:b/>
          <w:bCs/>
          <w:lang w:val="en-GB"/>
        </w:rPr>
        <w:t>“The Future of European Competitiveness”</w:t>
      </w:r>
      <w:r w:rsidRPr="007E4A77">
        <w:rPr>
          <w:rFonts w:ascii="EC Square Sans Pro" w:hAnsi="EC Square Sans Pro"/>
          <w:lang w:val="en-GB"/>
        </w:rPr>
        <w:t xml:space="preserve"> reports [2] [3], which stress that the green transition is more than an environmental imperative; it is a fundamental component of Europe’s economic strategy. Achieving climate neutrality by 2050 and a 55% reduction in greenhouse gas emissions by 2030 are core objectives that require a dual approach: fostering innovation and securing economic autonomy. The EU’s ability to maintain its </w:t>
      </w:r>
      <w:r w:rsidRPr="00F43DFD">
        <w:rPr>
          <w:rFonts w:ascii="EC Square Sans Pro" w:hAnsi="EC Square Sans Pro"/>
          <w:b/>
          <w:lang w:val="en-GB"/>
        </w:rPr>
        <w:t>strategic autonomy</w:t>
      </w:r>
      <w:r w:rsidRPr="007E4A77">
        <w:rPr>
          <w:rFonts w:ascii="EC Square Sans Pro" w:hAnsi="EC Square Sans Pro"/>
          <w:lang w:val="en-GB"/>
        </w:rPr>
        <w:t>, especially regarding critical raw materials and technological capabilities, is key to navigating competition from major global economies such as the United States and China</w:t>
      </w:r>
      <w:r w:rsidR="00086ADC">
        <w:rPr>
          <w:rFonts w:ascii="EC Square Sans Pro" w:hAnsi="EC Square Sans Pro"/>
          <w:lang w:val="en-GB"/>
        </w:rPr>
        <w:t xml:space="preserve">, as </w:t>
      </w:r>
      <w:r w:rsidR="00086ADC">
        <w:rPr>
          <w:rFonts w:ascii="EC Square Sans Pro" w:eastAsia="Times New Roman" w:hAnsi="EC Square Sans Pro" w:cs="Times New Roman"/>
          <w:lang w:val="en-GB" w:eastAsia="en-GB"/>
        </w:rPr>
        <w:t>c</w:t>
      </w:r>
      <w:r w:rsidR="00086ADC" w:rsidRPr="007E6876">
        <w:rPr>
          <w:rFonts w:ascii="EC Square Sans Pro" w:eastAsia="Times New Roman" w:hAnsi="EC Square Sans Pro" w:cs="Times New Roman"/>
          <w:lang w:val="en-GB" w:eastAsia="en-GB"/>
        </w:rPr>
        <w:t>urrent global dynamics have intensified competition. The United States and China, key global players, have been strategically investing in green and digital technologies that drive economic leadership. For instance, the U.S.’s Inflation Reduction Act has directed substantial investments towards renewable energy and sustainable industries, positioning it as a formidable competitor [3] [4] [5]. Similarly, China’s targeted policies in clean technology and supply chain dominance in critical minerals pose a significant challenge to the EU’s ambitions. These developments highlight that while the EGD provided a framework for Europe to lead in sustainable policy, maintaining that leadership demands continuous innovation and strategic investments.</w:t>
      </w:r>
    </w:p>
    <w:p w14:paraId="6066721F" w14:textId="4C8E35CF" w:rsidR="00FB5DF6" w:rsidRPr="00B17357" w:rsidRDefault="000A7910">
      <w:pPr>
        <w:rPr>
          <w:ins w:id="56" w:author="GUERREIRO MIGUEL Mecia (JRC-SEVILLA)" w:date="2025-03-04T10:35:00Z"/>
          <w:lang w:val="en-US"/>
          <w:rPrChange w:id="57" w:author="Microsoft Office User" w:date="2025-03-10T12:08:00Z">
            <w:rPr>
              <w:ins w:id="58" w:author="GUERREIRO MIGUEL Mecia (JRC-SEVILLA)" w:date="2025-03-04T10:35:00Z"/>
            </w:rPr>
          </w:rPrChange>
        </w:rPr>
      </w:pPr>
      <w:r>
        <w:rPr>
          <w:rFonts w:ascii="EC Square Sans Pro" w:hAnsi="EC Square Sans Pro"/>
          <w:lang w:val="en-GB"/>
        </w:rPr>
        <w:t>I</w:t>
      </w:r>
      <w:r w:rsidR="00B82EFF" w:rsidRPr="007E4A77">
        <w:rPr>
          <w:rFonts w:ascii="EC Square Sans Pro" w:hAnsi="EC Square Sans Pro"/>
          <w:lang w:val="en-GB"/>
        </w:rPr>
        <w:t xml:space="preserve">nvestment initiatives under the </w:t>
      </w:r>
      <w:r w:rsidR="00B82EFF" w:rsidRPr="007E4A77">
        <w:rPr>
          <w:rFonts w:ascii="EC Square Sans Pro" w:hAnsi="EC Square Sans Pro"/>
          <w:b/>
          <w:bCs/>
          <w:lang w:val="en-GB"/>
        </w:rPr>
        <w:t>EU Innovation Fund</w:t>
      </w:r>
      <w:r w:rsidR="00B82EFF" w:rsidRPr="007E4A77">
        <w:rPr>
          <w:rFonts w:ascii="EC Square Sans Pro" w:hAnsi="EC Square Sans Pro"/>
          <w:lang w:val="en-GB"/>
        </w:rPr>
        <w:t xml:space="preserve"> and research programs within </w:t>
      </w:r>
      <w:r w:rsidR="00B82EFF" w:rsidRPr="007E4A77">
        <w:rPr>
          <w:rFonts w:ascii="EC Square Sans Pro" w:hAnsi="EC Square Sans Pro"/>
          <w:b/>
          <w:bCs/>
          <w:lang w:val="en-GB"/>
        </w:rPr>
        <w:t>Horizon Europe</w:t>
      </w:r>
      <w:r>
        <w:rPr>
          <w:rFonts w:ascii="EC Square Sans Pro" w:hAnsi="EC Square Sans Pro"/>
          <w:b/>
          <w:bCs/>
          <w:lang w:val="en-GB"/>
        </w:rPr>
        <w:t xml:space="preserve"> </w:t>
      </w:r>
      <w:r w:rsidR="00B82EFF" w:rsidRPr="007E4A77">
        <w:rPr>
          <w:rFonts w:ascii="EC Square Sans Pro" w:hAnsi="EC Square Sans Pro"/>
          <w:lang w:val="en-GB"/>
        </w:rPr>
        <w:t>are instrumental in supporting breakthrough technologies and advancing sustainable solutions that contribute to energy resilience and green infrastructure. For instance, funding allocated to renewable energy projects and the modernization of grid systems not only supports decarbonisation but also bolsters energy security—</w:t>
      </w:r>
      <w:r w:rsidR="00FB5DF6">
        <w:rPr>
          <w:rFonts w:ascii="EC Square Sans Pro" w:hAnsi="EC Square Sans Pro"/>
          <w:lang w:val="en-GB"/>
        </w:rPr>
        <w:t xml:space="preserve">an increasingly critical concern in the current geopolitical </w:t>
      </w:r>
      <w:commentRangeStart w:id="59"/>
      <w:ins w:id="60" w:author="GUERREIRO MIGUEL Mecia (JRC-SEVILLA)" w:date="2025-03-04T10:35:00Z">
        <w:r w:rsidR="00FB5DF6" w:rsidRPr="007E4A77">
          <w:rPr>
            <w:rFonts w:ascii="EC Square Sans Pro" w:hAnsi="EC Square Sans Pro"/>
            <w:lang w:val="en-GB"/>
          </w:rPr>
          <w:t>climate</w:t>
        </w:r>
        <w:commentRangeEnd w:id="59"/>
        <w:r w:rsidR="00FB5DF6">
          <w:rPr>
            <w:rStyle w:val="CommentReference"/>
          </w:rPr>
          <w:commentReference w:id="59"/>
        </w:r>
        <w:r w:rsidR="00FB5DF6" w:rsidRPr="007E4A77">
          <w:rPr>
            <w:rFonts w:ascii="EC Square Sans Pro" w:hAnsi="EC Square Sans Pro"/>
            <w:lang w:val="en-GB"/>
          </w:rPr>
          <w:t>.</w:t>
        </w:r>
        <w:r w:rsidR="00FB5DF6">
          <w:rPr>
            <w:rFonts w:ascii="EC Square Sans Pro" w:hAnsi="EC Square Sans Pro"/>
            <w:lang w:val="en-GB"/>
          </w:rPr>
          <w:t xml:space="preserve"> </w:t>
        </w:r>
      </w:ins>
    </w:p>
    <w:p w14:paraId="24A1D8C8" w14:textId="77777777" w:rsidR="00B82EFF" w:rsidRPr="007E4A77" w:rsidRDefault="00B82EFF" w:rsidP="00B82EFF">
      <w:pPr>
        <w:spacing w:before="240" w:after="240"/>
        <w:jc w:val="both"/>
        <w:rPr>
          <w:rFonts w:ascii="EC Square Sans Pro" w:hAnsi="EC Square Sans Pro"/>
          <w:lang w:val="en-GB"/>
        </w:rPr>
      </w:pPr>
      <w:r w:rsidRPr="007E4A77">
        <w:rPr>
          <w:rFonts w:ascii="EC Square Sans Pro" w:hAnsi="EC Square Sans Pro"/>
          <w:lang w:val="en-GB"/>
        </w:rPr>
        <w:t xml:space="preserve">The </w:t>
      </w:r>
      <w:commentRangeStart w:id="61"/>
      <w:r w:rsidRPr="007E4A77">
        <w:rPr>
          <w:rFonts w:ascii="EC Square Sans Pro" w:hAnsi="EC Square Sans Pro"/>
          <w:b/>
          <w:bCs/>
          <w:lang w:val="en-GB"/>
        </w:rPr>
        <w:t>Strategic Agenda 2024-2029</w:t>
      </w:r>
      <w:r w:rsidRPr="007E4A77">
        <w:rPr>
          <w:rFonts w:ascii="EC Square Sans Pro" w:hAnsi="EC Square Sans Pro"/>
          <w:lang w:val="en-GB"/>
        </w:rPr>
        <w:t xml:space="preserve"> emphasizes resilience and strategic autonomy as foundational elements of Europe’s green transition. This involves strengthening the EU’s internal capacity to source materials sustainably, enhancing circular economy practices, and fostering industrial growth that aligns with the EGD’s environmental goals. The path forward requires not just strategic planning but tangible implementation steps that ensure consistency across the EU</w:t>
      </w:r>
      <w:commentRangeEnd w:id="61"/>
      <w:r w:rsidR="00911969">
        <w:rPr>
          <w:rStyle w:val="CommentReference"/>
        </w:rPr>
        <w:commentReference w:id="61"/>
      </w:r>
      <w:r w:rsidRPr="007E4A77">
        <w:rPr>
          <w:rFonts w:ascii="EC Square Sans Pro" w:hAnsi="EC Square Sans Pro"/>
          <w:lang w:val="en-GB"/>
        </w:rPr>
        <w:t>.</w:t>
      </w:r>
    </w:p>
    <w:p w14:paraId="700648C5" w14:textId="18438C78" w:rsidR="00B82EFF" w:rsidRPr="007E4A77" w:rsidRDefault="00B82EFF" w:rsidP="00B82EFF">
      <w:pPr>
        <w:spacing w:before="240" w:after="240"/>
        <w:jc w:val="both"/>
        <w:rPr>
          <w:rFonts w:ascii="EC Square Sans Pro" w:hAnsi="EC Square Sans Pro"/>
          <w:lang w:val="en-GB"/>
        </w:rPr>
      </w:pPr>
      <w:r w:rsidRPr="007E4A77">
        <w:rPr>
          <w:rFonts w:ascii="EC Square Sans Pro" w:hAnsi="EC Square Sans Pro"/>
          <w:lang w:val="en-GB"/>
        </w:rPr>
        <w:t>.</w:t>
      </w:r>
    </w:p>
    <w:p w14:paraId="3C229EC9" w14:textId="657B9C4D" w:rsidR="00B82EFF" w:rsidRPr="007E6876" w:rsidRDefault="00911969" w:rsidP="00B82EFF">
      <w:pPr>
        <w:spacing w:before="240" w:after="240"/>
        <w:jc w:val="both"/>
        <w:rPr>
          <w:rFonts w:ascii="EC Square Sans Pro" w:hAnsi="EC Square Sans Pro"/>
          <w:lang w:val="en-GB"/>
        </w:rPr>
      </w:pPr>
      <w:r>
        <w:rPr>
          <w:rFonts w:ascii="EC Square Sans Pro" w:hAnsi="EC Square Sans Pro"/>
          <w:lang w:val="en-GB"/>
        </w:rPr>
        <w:lastRenderedPageBreak/>
        <w:t>T</w:t>
      </w:r>
      <w:r w:rsidR="00B82EFF" w:rsidRPr="007E4A77">
        <w:rPr>
          <w:rFonts w:ascii="EC Square Sans Pro" w:hAnsi="EC Square Sans Pro"/>
          <w:lang w:val="en-GB"/>
        </w:rPr>
        <w:t xml:space="preserve">he EU must continue to strike a balance between </w:t>
      </w:r>
      <w:r w:rsidR="00B82EFF" w:rsidRPr="007E4A77">
        <w:rPr>
          <w:rFonts w:ascii="EC Square Sans Pro" w:hAnsi="EC Square Sans Pro"/>
          <w:b/>
          <w:bCs/>
          <w:lang w:val="en-GB"/>
        </w:rPr>
        <w:t>climate ambition</w:t>
      </w:r>
      <w:r w:rsidR="00B82EFF" w:rsidRPr="007E4A77">
        <w:rPr>
          <w:rFonts w:ascii="EC Square Sans Pro" w:hAnsi="EC Square Sans Pro"/>
          <w:lang w:val="en-GB"/>
        </w:rPr>
        <w:t xml:space="preserve"> and economic strategy as it advances the EGD’s next phase. This includes not only maintaining the momentum of current efforts but also ensuring that adaptation and resilience measures are adequately supported.</w:t>
      </w:r>
    </w:p>
    <w:p w14:paraId="5F6A9F85" w14:textId="32A42C23" w:rsidR="00BF13E3" w:rsidRPr="00BF13E3" w:rsidRDefault="00BF13E3" w:rsidP="00546F93">
      <w:pPr>
        <w:pStyle w:val="JRCLevel-3title"/>
        <w:rPr>
          <w:b/>
        </w:rPr>
      </w:pPr>
      <w:bookmarkStart w:id="62" w:name="_Toc184050695"/>
      <w:bookmarkStart w:id="63" w:name="_Toc183440494"/>
      <w:bookmarkStart w:id="64" w:name="_Toc190438876"/>
      <w:commentRangeStart w:id="65"/>
      <w:r w:rsidRPr="00BF13E3">
        <w:rPr>
          <w:b/>
        </w:rPr>
        <w:t>Competitiveness of the green transition</w:t>
      </w:r>
      <w:bookmarkEnd w:id="62"/>
      <w:bookmarkEnd w:id="63"/>
      <w:bookmarkEnd w:id="64"/>
      <w:commentRangeEnd w:id="65"/>
      <w:r w:rsidR="00F43DFD">
        <w:rPr>
          <w:rStyle w:val="CommentReference"/>
          <w:rFonts w:ascii="Arial" w:eastAsia="Arial" w:hAnsi="Arial" w:cs="Arial"/>
          <w:bCs w:val="0"/>
          <w:color w:val="auto"/>
          <w:lang w:val="it" w:eastAsia="ja-JP"/>
        </w:rPr>
        <w:commentReference w:id="65"/>
      </w:r>
    </w:p>
    <w:p w14:paraId="11E672A3" w14:textId="77777777" w:rsidR="007E6876" w:rsidRPr="007E6876" w:rsidRDefault="007E6876" w:rsidP="007E6876">
      <w:pPr>
        <w:spacing w:before="240" w:after="240"/>
        <w:jc w:val="both"/>
        <w:rPr>
          <w:rFonts w:ascii="EC Square Sans Pro" w:eastAsia="Times New Roman" w:hAnsi="EC Square Sans Pro" w:cs="Times New Roman"/>
          <w:lang w:val="en-GB" w:eastAsia="en-GB"/>
        </w:rPr>
      </w:pPr>
      <w:r w:rsidRPr="007E6876">
        <w:rPr>
          <w:rFonts w:ascii="EC Square Sans Pro" w:eastAsia="Times New Roman" w:hAnsi="EC Square Sans Pro" w:cs="Times New Roman"/>
          <w:lang w:val="en-GB" w:eastAsia="en-GB"/>
        </w:rPr>
        <w:t xml:space="preserve">The EU must now focus on bolstering its capacity to compete on a global scale by aligning sustainability with economic objectives. </w:t>
      </w:r>
      <w:r w:rsidRPr="007E6876">
        <w:rPr>
          <w:rFonts w:ascii="EC Square Sans Pro" w:eastAsia="Times New Roman" w:hAnsi="EC Square Sans Pro" w:cs="Times New Roman"/>
          <w:b/>
          <w:bCs/>
          <w:lang w:val="en-GB" w:eastAsia="en-GB"/>
        </w:rPr>
        <w:t>Economic fragmentation</w:t>
      </w:r>
      <w:r w:rsidRPr="007E6876">
        <w:rPr>
          <w:rFonts w:ascii="EC Square Sans Pro" w:eastAsia="Times New Roman" w:hAnsi="EC Square Sans Pro" w:cs="Times New Roman"/>
          <w:lang w:val="en-GB" w:eastAsia="en-GB"/>
        </w:rPr>
        <w:t xml:space="preserve"> and regulatory differences among member states pose significant challenges to the uniform implementation of the EGD’s targets [6] [7]. Addressing these issues involves harmonizing policy measures, fostering cross-border initiatives, and reinforcing shared strategic goals. This coordination ensures that member states with fewer resources can keep pace with wealthier nations, creating an integrated approach that upholds EU-wide progress.</w:t>
      </w:r>
    </w:p>
    <w:p w14:paraId="50C889B7" w14:textId="77777777" w:rsidR="007E6876" w:rsidRPr="007E6876" w:rsidRDefault="007E6876" w:rsidP="007E6876">
      <w:pPr>
        <w:spacing w:before="240" w:after="240"/>
        <w:jc w:val="both"/>
        <w:rPr>
          <w:rFonts w:ascii="EC Square Sans Pro" w:eastAsia="Times New Roman" w:hAnsi="EC Square Sans Pro" w:cs="Times New Roman"/>
          <w:lang w:val="en-GB" w:eastAsia="en-GB"/>
        </w:rPr>
      </w:pPr>
      <w:r w:rsidRPr="007E6876">
        <w:rPr>
          <w:rFonts w:ascii="EC Square Sans Pro" w:eastAsia="Times New Roman" w:hAnsi="EC Square Sans Pro" w:cs="Times New Roman"/>
          <w:lang w:val="en-GB" w:eastAsia="en-GB"/>
        </w:rPr>
        <w:t xml:space="preserve">A critical aspect of the EU’s strategy is securing resilient and sustainable supply chains, particularly for raw materials essential for renewable technologies [1], [2]. The reliance on non-EU countries for key resources, such as lithium and rare earth elements, exposes vulnerabilities that could disrupt progress in the green transition. Policies focused on responsible sourcing, recycling, and fostering a </w:t>
      </w:r>
      <w:r w:rsidRPr="007E6876">
        <w:rPr>
          <w:rFonts w:ascii="EC Square Sans Pro" w:eastAsia="Times New Roman" w:hAnsi="EC Square Sans Pro" w:cs="Times New Roman"/>
          <w:b/>
          <w:bCs/>
          <w:lang w:val="en-GB" w:eastAsia="en-GB"/>
        </w:rPr>
        <w:t>circular economy</w:t>
      </w:r>
      <w:r w:rsidRPr="007E6876">
        <w:rPr>
          <w:rFonts w:ascii="EC Square Sans Pro" w:eastAsia="Times New Roman" w:hAnsi="EC Square Sans Pro" w:cs="Times New Roman"/>
          <w:lang w:val="en-GB" w:eastAsia="en-GB"/>
        </w:rPr>
        <w:t xml:space="preserve"> are now more than sustainability measures; they are strategic imperatives for economic independence and stability. The development of partnerships within Europe and with trusted global allies is necessary to secure these supply chains and reduce reliance on geopolitically sensitive sources.</w:t>
      </w:r>
    </w:p>
    <w:p w14:paraId="38581BA8" w14:textId="77777777" w:rsidR="007E6876" w:rsidRPr="007E6876" w:rsidRDefault="007E6876" w:rsidP="007E6876">
      <w:pPr>
        <w:spacing w:before="240" w:after="240"/>
        <w:jc w:val="both"/>
        <w:rPr>
          <w:rFonts w:ascii="EC Square Sans Pro" w:eastAsia="Times New Roman" w:hAnsi="EC Square Sans Pro" w:cs="Times New Roman"/>
          <w:lang w:val="en-GB" w:eastAsia="en-GB"/>
        </w:rPr>
      </w:pPr>
      <w:r w:rsidRPr="007E6876">
        <w:rPr>
          <w:rFonts w:ascii="EC Square Sans Pro" w:eastAsia="Times New Roman" w:hAnsi="EC Square Sans Pro" w:cs="Times New Roman"/>
          <w:lang w:val="en-GB" w:eastAsia="en-GB"/>
        </w:rPr>
        <w:t xml:space="preserve">Energy independence remains a cornerstone for enhancing economic competitiveness. The EU has made significant strides in deploying renewable energy projects, supported by initiatives such as </w:t>
      </w:r>
      <w:r w:rsidRPr="007E6876">
        <w:rPr>
          <w:rFonts w:ascii="EC Square Sans Pro" w:eastAsia="Times New Roman" w:hAnsi="EC Square Sans Pro" w:cs="Times New Roman"/>
          <w:b/>
          <w:bCs/>
          <w:lang w:val="en-GB" w:eastAsia="en-GB"/>
        </w:rPr>
        <w:t>Horizon Europe</w:t>
      </w:r>
      <w:r w:rsidRPr="007E6876">
        <w:rPr>
          <w:rFonts w:ascii="EC Square Sans Pro" w:eastAsia="Times New Roman" w:hAnsi="EC Square Sans Pro" w:cs="Times New Roman"/>
          <w:lang w:val="en-GB" w:eastAsia="en-GB"/>
        </w:rPr>
        <w:t xml:space="preserve"> and the </w:t>
      </w:r>
      <w:r w:rsidRPr="007E6876">
        <w:rPr>
          <w:rFonts w:ascii="EC Square Sans Pro" w:eastAsia="Times New Roman" w:hAnsi="EC Square Sans Pro" w:cs="Times New Roman"/>
          <w:b/>
          <w:bCs/>
          <w:lang w:val="en-GB" w:eastAsia="en-GB"/>
        </w:rPr>
        <w:t xml:space="preserve">EU Innovation Fund </w:t>
      </w:r>
      <w:r w:rsidRPr="007E6876">
        <w:rPr>
          <w:rFonts w:ascii="EC Square Sans Pro" w:eastAsia="Times New Roman" w:hAnsi="EC Square Sans Pro" w:cs="Times New Roman"/>
          <w:lang w:val="en-GB" w:eastAsia="en-GB"/>
        </w:rPr>
        <w:t>[8]</w:t>
      </w:r>
      <w:r w:rsidRPr="007E6876">
        <w:rPr>
          <w:rFonts w:ascii="EC Square Sans Pro" w:eastAsia="Times New Roman" w:hAnsi="EC Square Sans Pro" w:cs="Times New Roman"/>
          <w:b/>
          <w:bCs/>
          <w:lang w:val="en-GB" w:eastAsia="en-GB"/>
        </w:rPr>
        <w:t xml:space="preserve"> </w:t>
      </w:r>
      <w:r w:rsidRPr="007E6876">
        <w:rPr>
          <w:rFonts w:ascii="EC Square Sans Pro" w:eastAsia="Times New Roman" w:hAnsi="EC Square Sans Pro" w:cs="Times New Roman"/>
          <w:lang w:val="en-GB" w:eastAsia="en-GB"/>
        </w:rPr>
        <w:t>[9]. These programs have catalyzed important advancements in clean technology and energy efficiency, but scaling them up is crucial. Investments in modernizing grid systems and developing energy storage technologies are essential to handle the variability of renewable energy sources and ensure energy security. The challenge lies in implementing these strategies uniformly across member states while maintaining economic balance and avoiding exacerbating existing disparities.</w:t>
      </w:r>
    </w:p>
    <w:p w14:paraId="2729BE45" w14:textId="77777777" w:rsidR="007E6876" w:rsidRPr="007E6876" w:rsidRDefault="007E6876" w:rsidP="007E6876">
      <w:pPr>
        <w:spacing w:before="240" w:after="240"/>
        <w:jc w:val="both"/>
        <w:rPr>
          <w:rFonts w:ascii="EC Square Sans Pro" w:eastAsia="Times New Roman" w:hAnsi="EC Square Sans Pro" w:cs="Times New Roman"/>
          <w:lang w:val="en-GB" w:eastAsia="en-GB"/>
        </w:rPr>
      </w:pPr>
      <w:r w:rsidRPr="007E6876">
        <w:rPr>
          <w:rFonts w:ascii="EC Square Sans Pro" w:eastAsia="Times New Roman" w:hAnsi="EC Square Sans Pro" w:cs="Times New Roman"/>
          <w:lang w:val="en-GB" w:eastAsia="en-GB"/>
        </w:rPr>
        <w:t>The integration of digital and green transitions is pivotal for Europe to maintain productivity and competitiveness. Digital technologies, when combined with sustainable practices, can enhance efficiency and resilience in sectors ranging from manufacturing to energy management [10] [11] [12]. Initiatives that focus on smart grids, digital energy platforms, and AI-driven resource management underscore the EU's commitment to an innovation-led approach. However, fostering an environment that encourages rapid technological adoption and supports startups and research institutions is key to staying competitive in a landscape where technological prowess increasingly determines economic power.</w:t>
      </w:r>
    </w:p>
    <w:p w14:paraId="0775266D" w14:textId="77777777" w:rsidR="007E6876" w:rsidRPr="007E6876" w:rsidRDefault="007E6876" w:rsidP="007E6876">
      <w:pPr>
        <w:spacing w:before="240" w:after="240"/>
        <w:jc w:val="both"/>
        <w:rPr>
          <w:rFonts w:ascii="EC Square Sans Pro" w:eastAsia="Times New Roman" w:hAnsi="EC Square Sans Pro" w:cs="Times New Roman"/>
          <w:lang w:val="en-GB" w:eastAsia="en-GB"/>
        </w:rPr>
      </w:pPr>
      <w:r w:rsidRPr="007E6876">
        <w:rPr>
          <w:rFonts w:ascii="EC Square Sans Pro" w:eastAsia="Times New Roman" w:hAnsi="EC Square Sans Pro" w:cs="Times New Roman"/>
          <w:lang w:val="en-GB" w:eastAsia="en-GB"/>
        </w:rPr>
        <w:t>The path forward for the EGD emphasizes not only sustainability but also strategic economic growth that secures Europe’s position in a competitive world. Ensuring that the benefits of the EGD are widespread requires robust public-private partnerships, targeted investments, and comprehensive policy support that includes subsidies, tax incentives, and funding mechanisms adapted to current needs. Equitable access to these resources can help bridge the gap between member states and promote cohesive action.</w:t>
      </w:r>
    </w:p>
    <w:p w14:paraId="344FD068" w14:textId="00A3F630" w:rsidR="007E6876" w:rsidRPr="007E6876" w:rsidRDefault="007E6876" w:rsidP="007E6876">
      <w:pPr>
        <w:spacing w:before="240" w:after="240"/>
        <w:jc w:val="both"/>
        <w:rPr>
          <w:rFonts w:ascii="EC Square Sans Pro" w:eastAsia="Times New Roman" w:hAnsi="EC Square Sans Pro" w:cs="Times New Roman"/>
          <w:lang w:val="en-GB" w:eastAsia="en-GB"/>
        </w:rPr>
      </w:pPr>
      <w:r w:rsidRPr="007E6876">
        <w:rPr>
          <w:rFonts w:ascii="EC Square Sans Pro" w:eastAsia="Times New Roman" w:hAnsi="EC Square Sans Pro" w:cs="Times New Roman"/>
          <w:lang w:val="en-GB" w:eastAsia="en-GB"/>
        </w:rPr>
        <w:lastRenderedPageBreak/>
        <w:t xml:space="preserve">To meet these competitive challenges, the EU must not only sustain but amplify its focus on resilience and strategic autonomy. A continued emphasis on </w:t>
      </w:r>
      <w:r w:rsidRPr="007E6876">
        <w:rPr>
          <w:rFonts w:ascii="EC Square Sans Pro" w:eastAsia="Times New Roman" w:hAnsi="EC Square Sans Pro" w:cs="Times New Roman"/>
          <w:b/>
          <w:bCs/>
          <w:lang w:val="en-GB" w:eastAsia="en-GB"/>
        </w:rPr>
        <w:t>cross-border cooperation</w:t>
      </w:r>
      <w:ins w:id="66" w:author="GUERREIRO MIGUEL Mecia (JRC-SEVILLA)" w:date="2025-03-04T10:35:00Z">
        <w:r w:rsidR="00FB5DF6">
          <w:rPr>
            <w:rFonts w:ascii="EC Square Sans Pro" w:eastAsia="Times New Roman" w:hAnsi="EC Square Sans Pro" w:cs="Times New Roman"/>
            <w:b/>
            <w:bCs/>
            <w:lang w:val="en-GB" w:eastAsia="en-GB"/>
          </w:rPr>
          <w:t xml:space="preserve"> and coordination</w:t>
        </w:r>
      </w:ins>
      <w:r w:rsidRPr="007E6876">
        <w:rPr>
          <w:rFonts w:ascii="EC Square Sans Pro" w:eastAsia="Times New Roman" w:hAnsi="EC Square Sans Pro" w:cs="Times New Roman"/>
          <w:lang w:val="en-GB" w:eastAsia="en-GB"/>
        </w:rPr>
        <w:t>, investment in cutting-edge technologies, and regulatory reforms that streamline innovation will be critical [13] [9]. The EGD must evolve as a dynamic tool that can respond to both economic and geopolitical shifts, ensuring that Europe leads not just in environmental stewardship but in economic strength and adaptability.</w:t>
      </w:r>
    </w:p>
    <w:p w14:paraId="74FAF115" w14:textId="715BBF98" w:rsidR="007E6876" w:rsidRDefault="007E6876" w:rsidP="007E6876">
      <w:pPr>
        <w:spacing w:before="240" w:after="240"/>
        <w:jc w:val="both"/>
        <w:rPr>
          <w:rFonts w:ascii="EC Square Sans Pro" w:eastAsia="Times New Roman" w:hAnsi="EC Square Sans Pro" w:cs="Times New Roman"/>
          <w:lang w:val="en-GB" w:eastAsia="en-GB"/>
        </w:rPr>
      </w:pPr>
      <w:r w:rsidRPr="007E6876">
        <w:rPr>
          <w:rFonts w:ascii="EC Square Sans Pro" w:eastAsia="Times New Roman" w:hAnsi="EC Square Sans Pro" w:cs="Times New Roman"/>
          <w:lang w:val="en-GB" w:eastAsia="en-GB"/>
        </w:rPr>
        <w:t>By embedding resilience into the EGD framework, Europe can navigate external pressures while fostering growth and inclusivity. This strategic balance is essential for maintaining competitiveness and positioning the EU as a strong, sustainable force capable of meeting its ambitious climate and economic targets.</w:t>
      </w:r>
    </w:p>
    <w:p w14:paraId="67D21D9B" w14:textId="77777777" w:rsidR="00367C2D" w:rsidRDefault="00367C2D" w:rsidP="007E6876">
      <w:pPr>
        <w:spacing w:before="240" w:after="240"/>
        <w:jc w:val="both"/>
        <w:rPr>
          <w:rFonts w:ascii="EC Square Sans Pro" w:eastAsia="Times New Roman" w:hAnsi="EC Square Sans Pro" w:cs="Times New Roman"/>
          <w:lang w:val="en-GB" w:eastAsia="en-GB"/>
        </w:rPr>
      </w:pPr>
    </w:p>
    <w:p w14:paraId="0A9A71FF" w14:textId="77777777" w:rsidR="007E6876" w:rsidRPr="007E6876" w:rsidRDefault="007E6876" w:rsidP="006715BD">
      <w:pPr>
        <w:spacing w:before="240" w:after="240"/>
        <w:rPr>
          <w:rFonts w:ascii="EC Square Sans Pro" w:hAnsi="EC Square Sans Pro"/>
          <w:lang w:val="en-GB"/>
        </w:rPr>
      </w:pPr>
    </w:p>
    <w:p w14:paraId="5AC598FF" w14:textId="21817458" w:rsidR="006715BD" w:rsidRPr="005122BF" w:rsidRDefault="00F3716B" w:rsidP="006715BD">
      <w:pPr>
        <w:pStyle w:val="JRCLevel-2title"/>
        <w:numPr>
          <w:ilvl w:val="1"/>
          <w:numId w:val="1"/>
        </w:numPr>
        <w:ind w:left="567" w:hanging="567"/>
      </w:pPr>
      <w:bookmarkStart w:id="67" w:name="_Toc183440493"/>
      <w:bookmarkStart w:id="68" w:name="_Toc190438877"/>
      <w:r>
        <w:t>Time for urgent action</w:t>
      </w:r>
      <w:r w:rsidR="009A0D7D">
        <w:t xml:space="preserve">: </w:t>
      </w:r>
      <w:r>
        <w:t>the</w:t>
      </w:r>
      <w:r w:rsidR="006715BD">
        <w:t xml:space="preserve"> green transition as response to global challenges</w:t>
      </w:r>
      <w:bookmarkEnd w:id="67"/>
      <w:bookmarkEnd w:id="68"/>
    </w:p>
    <w:p w14:paraId="6DF7DA8F" w14:textId="2F67D874" w:rsidR="007E4A77" w:rsidRDefault="000A332B" w:rsidP="009F7F86">
      <w:pPr>
        <w:spacing w:before="240"/>
        <w:jc w:val="both"/>
        <w:rPr>
          <w:rFonts w:ascii="EC Square Sans Pro" w:eastAsiaTheme="minorEastAsia" w:hAnsi="EC Square Sans Pro" w:cstheme="minorBidi"/>
          <w:lang w:val="en-GB"/>
        </w:rPr>
      </w:pPr>
      <w:r w:rsidRPr="000A332B">
        <w:rPr>
          <w:rFonts w:ascii="EC Square Sans Pro" w:hAnsi="EC Square Sans Pro"/>
          <w:lang w:val="en-GB"/>
        </w:rPr>
        <w:t>Climate change, environmental degradation, and social inequality are intertwined crises that demand a comprehensive response.</w:t>
      </w:r>
      <w:r>
        <w:rPr>
          <w:rFonts w:ascii="EC Square Sans Pro" w:hAnsi="EC Square Sans Pro"/>
          <w:lang w:val="en-GB"/>
        </w:rPr>
        <w:t xml:space="preserve"> </w:t>
      </w:r>
      <w:r w:rsidR="007E4A77" w:rsidRPr="007E4A77">
        <w:rPr>
          <w:rFonts w:ascii="EC Square Sans Pro" w:eastAsiaTheme="minorEastAsia" w:hAnsi="EC Square Sans Pro" w:cstheme="minorBidi"/>
          <w:lang w:val="en-GB"/>
        </w:rPr>
        <w:t xml:space="preserve">The green transition is the </w:t>
      </w:r>
      <w:r w:rsidR="009A0D7D">
        <w:rPr>
          <w:rFonts w:ascii="EC Square Sans Pro" w:eastAsiaTheme="minorEastAsia" w:hAnsi="EC Square Sans Pro" w:cstheme="minorBidi"/>
          <w:lang w:val="en-GB"/>
        </w:rPr>
        <w:t xml:space="preserve">necessary </w:t>
      </w:r>
      <w:r w:rsidR="007E4A77" w:rsidRPr="007E4A77">
        <w:rPr>
          <w:rFonts w:ascii="EC Square Sans Pro" w:eastAsiaTheme="minorEastAsia" w:hAnsi="EC Square Sans Pro" w:cstheme="minorBidi"/>
          <w:lang w:val="en-GB"/>
        </w:rPr>
        <w:t xml:space="preserve">response </w:t>
      </w:r>
      <w:r>
        <w:rPr>
          <w:rFonts w:ascii="EC Square Sans Pro" w:eastAsiaTheme="minorEastAsia" w:hAnsi="EC Square Sans Pro" w:cstheme="minorBidi"/>
          <w:lang w:val="en-GB"/>
        </w:rPr>
        <w:t xml:space="preserve">and vital opportunity </w:t>
      </w:r>
      <w:r w:rsidR="007E4A77" w:rsidRPr="007E4A77">
        <w:rPr>
          <w:rFonts w:ascii="EC Square Sans Pro" w:eastAsiaTheme="minorEastAsia" w:hAnsi="EC Square Sans Pro" w:cstheme="minorBidi"/>
          <w:lang w:val="en-GB"/>
        </w:rPr>
        <w:t xml:space="preserve">to </w:t>
      </w:r>
      <w:r>
        <w:rPr>
          <w:rFonts w:ascii="EC Square Sans Pro" w:eastAsiaTheme="minorEastAsia" w:hAnsi="EC Square Sans Pro" w:cstheme="minorBidi"/>
          <w:lang w:val="en-GB"/>
        </w:rPr>
        <w:t xml:space="preserve">these challenges, </w:t>
      </w:r>
      <w:r w:rsidRPr="000A332B">
        <w:rPr>
          <w:rFonts w:ascii="EC Square Sans Pro" w:hAnsi="EC Square Sans Pro"/>
          <w:lang w:val="en-GB"/>
        </w:rPr>
        <w:t>but it must be pursued in a way that balances environmental protection and climate action with social justice. Rather than being seen as a costly burden, the green transition can be a catalyst for EU competitiveness, driving innovation and growth while ensuring a sustainable and equitable future</w:t>
      </w:r>
      <w:r w:rsidR="007E4A77" w:rsidRPr="007E4A77">
        <w:rPr>
          <w:rFonts w:ascii="EC Square Sans Pro" w:eastAsiaTheme="minorEastAsia" w:hAnsi="EC Square Sans Pro" w:cstheme="minorBidi"/>
          <w:lang w:val="en-GB"/>
        </w:rPr>
        <w:t xml:space="preserve">. </w:t>
      </w:r>
      <w:r w:rsidRPr="000A332B">
        <w:rPr>
          <w:rFonts w:ascii="EC Square Sans Pro" w:hAnsi="EC Square Sans Pro"/>
          <w:lang w:val="en-GB"/>
        </w:rPr>
        <w:t>This chapter explores the imperative of urgent action, highlighting the critical thresholds beyond which irreversible damage will occur, the health impacts of climate change, and the staggering "costs of inaction" for both the climate and biodiversity. By examining the interplay between negative and positive tipping points, we can unlock a new narrative for the green transition, one that harnesses its potential to transform the EU's economy and society for the better.</w:t>
      </w:r>
    </w:p>
    <w:p w14:paraId="7DF97153" w14:textId="0B24DAA6" w:rsidR="00930900" w:rsidRPr="00930900" w:rsidRDefault="00930900" w:rsidP="00546F93">
      <w:pPr>
        <w:pStyle w:val="JRCLevel-3title"/>
        <w:rPr>
          <w:b/>
        </w:rPr>
      </w:pPr>
      <w:bookmarkStart w:id="69" w:name="_Toc190438878"/>
      <w:r w:rsidRPr="00930900">
        <w:rPr>
          <w:b/>
        </w:rPr>
        <w:t>Tipping points</w:t>
      </w:r>
      <w:r w:rsidR="000273B9">
        <w:rPr>
          <w:b/>
        </w:rPr>
        <w:t>: the need for accelerated actions</w:t>
      </w:r>
      <w:bookmarkEnd w:id="69"/>
    </w:p>
    <w:p w14:paraId="2FCF3C7E" w14:textId="78EE4406" w:rsidR="00614A12" w:rsidRPr="00614A12" w:rsidRDefault="00614A12" w:rsidP="00614A12">
      <w:pPr>
        <w:spacing w:before="240" w:after="120" w:line="259" w:lineRule="auto"/>
        <w:jc w:val="both"/>
        <w:rPr>
          <w:rFonts w:ascii="EC Square Sans Pro" w:eastAsia="Times New Roman" w:hAnsi="EC Square Sans Pro"/>
          <w:lang w:val="en-GB" w:eastAsia="en-GB"/>
        </w:rPr>
      </w:pPr>
      <w:r w:rsidRPr="009F7F86">
        <w:rPr>
          <w:rFonts w:ascii="EC Square Sans Pro" w:eastAsia="Times New Roman" w:hAnsi="EC Square Sans Pro"/>
          <w:b/>
          <w:bCs/>
          <w:lang w:val="en-GB" w:eastAsia="en-GB"/>
        </w:rPr>
        <w:t>Global Tipping Points</w:t>
      </w:r>
      <w:r w:rsidRPr="00614A12">
        <w:rPr>
          <w:rFonts w:ascii="EC Square Sans Pro" w:eastAsia="Times New Roman" w:hAnsi="EC Square Sans Pro"/>
          <w:lang w:val="en-GB" w:eastAsia="en-GB"/>
        </w:rPr>
        <w:t xml:space="preserve"> are critical thresholds, mostly related to temperature, at which </w:t>
      </w:r>
      <w:r w:rsidRPr="00F43DFD">
        <w:rPr>
          <w:rFonts w:ascii="EC Square Sans Pro" w:eastAsia="Times New Roman" w:hAnsi="EC Square Sans Pro"/>
          <w:b/>
          <w:lang w:val="en-GB" w:eastAsia="en-GB"/>
        </w:rPr>
        <w:t>small changes can lead to dramatic shifts</w:t>
      </w:r>
      <w:r w:rsidRPr="00614A12">
        <w:rPr>
          <w:rFonts w:ascii="EC Square Sans Pro" w:eastAsia="Times New Roman" w:hAnsi="EC Square Sans Pro"/>
          <w:lang w:val="en-GB" w:eastAsia="en-GB"/>
        </w:rPr>
        <w:t xml:space="preserve"> in the state of fundamental Earth Systems such as land/water ecosystems, glaciers, atmospheric elements, and ocean currents (Tipping Systems). Increases in CO2 and its associated global warming are the major forces behind Tipping Points, but a growing number of co-drivers such as deforestation, ocean acidification, pollution, water eutrophication, albedo, extreme weather events, ecosystem fragmentation, overfishing, etc., are known to be pushing the Earth Tipping Systems into irreversible, self-sustained, destabilization processes that will lead to their eventual collapse. </w:t>
      </w:r>
    </w:p>
    <w:p w14:paraId="3C5081EB" w14:textId="77777777" w:rsidR="00614A12" w:rsidRPr="00614A12" w:rsidRDefault="00614A12" w:rsidP="00614A12">
      <w:pPr>
        <w:spacing w:before="120" w:after="120" w:line="259" w:lineRule="auto"/>
        <w:jc w:val="both"/>
        <w:rPr>
          <w:rFonts w:ascii="EC Square Sans Pro" w:eastAsia="Times New Roman" w:hAnsi="EC Square Sans Pro"/>
          <w:lang w:val="en-GB" w:eastAsia="en-GB"/>
        </w:rPr>
      </w:pPr>
      <w:r w:rsidRPr="00614A12">
        <w:rPr>
          <w:rFonts w:ascii="EC Square Sans Pro" w:eastAsia="Times New Roman" w:hAnsi="EC Square Sans Pro"/>
          <w:lang w:val="en-GB" w:eastAsia="en-GB"/>
        </w:rPr>
        <w:t xml:space="preserve">The latest </w:t>
      </w:r>
      <w:r w:rsidR="003015AE">
        <w:fldChar w:fldCharType="begin"/>
      </w:r>
      <w:r w:rsidR="003015AE" w:rsidRPr="00B17357">
        <w:rPr>
          <w:lang w:val="en-US"/>
          <w:rPrChange w:id="70" w:author="Microsoft Office User" w:date="2025-03-10T12:08:00Z">
            <w:rPr/>
          </w:rPrChange>
        </w:rPr>
        <w:instrText xml:space="preserve"> HYPERLINK "https://global-tipping-points.org/" </w:instrText>
      </w:r>
      <w:r w:rsidR="003015AE">
        <w:fldChar w:fldCharType="separate"/>
      </w:r>
      <w:r w:rsidRPr="009F7F86">
        <w:rPr>
          <w:rFonts w:ascii="EC Square Sans Pro" w:eastAsia="Calibri" w:hAnsi="EC Square Sans Pro"/>
          <w:color w:val="0563C1"/>
          <w:lang w:val="en-GB" w:eastAsia="en-GB"/>
        </w:rPr>
        <w:t>Global Tipping Point Report</w:t>
      </w:r>
      <w:r w:rsidR="003015AE">
        <w:rPr>
          <w:rFonts w:ascii="EC Square Sans Pro" w:eastAsia="Calibri" w:hAnsi="EC Square Sans Pro"/>
          <w:color w:val="0563C1"/>
          <w:lang w:val="en-GB" w:eastAsia="en-GB"/>
        </w:rPr>
        <w:fldChar w:fldCharType="end"/>
      </w:r>
      <w:r w:rsidRPr="00614A12">
        <w:rPr>
          <w:rFonts w:ascii="EC Square Sans Pro" w:eastAsia="Times New Roman" w:hAnsi="EC Square Sans Pro"/>
          <w:lang w:val="en-GB" w:eastAsia="en-GB"/>
        </w:rPr>
        <w:t xml:space="preserve"> identified more than 50 potential Tipping Systems. Empirical evidence suggests that at least up to 15 Tipping Systems are now actively responding to global warming (Lenton et al. 2009, McKay et al. 2022). Six out of them have their expected Tipping Points close to 1.5 °C (Figure 2): Greenland Ice Sheet, Western Antarctic Ice Sheet, Coral Reef Systems, Boreal Permafrost, Barents Sea Ice, Labrador Sea-Subpolar Gyre Convection. Tipping Points for regional Coral </w:t>
      </w:r>
      <w:r w:rsidRPr="00614A12">
        <w:rPr>
          <w:rFonts w:ascii="EC Square Sans Pro" w:eastAsia="Times New Roman" w:hAnsi="EC Square Sans Pro"/>
          <w:lang w:val="en-GB" w:eastAsia="en-GB"/>
        </w:rPr>
        <w:lastRenderedPageBreak/>
        <w:t>Reefs are now feared unavoidably crossed for the Caribbean and its Mesoamerican Reefs, and the remaining Tipping Systems are seeing their temperature thresholds decrease year after year.</w:t>
      </w:r>
    </w:p>
    <w:p w14:paraId="7794ED88" w14:textId="77777777" w:rsidR="00614A12" w:rsidRPr="00614A12" w:rsidRDefault="00614A12" w:rsidP="00614A12">
      <w:pPr>
        <w:spacing w:before="120" w:after="120" w:line="259" w:lineRule="auto"/>
        <w:jc w:val="both"/>
        <w:rPr>
          <w:rFonts w:ascii="EC Square Sans Pro" w:eastAsia="Times New Roman" w:hAnsi="EC Square Sans Pro"/>
          <w:lang w:val="en-GB" w:eastAsia="en-GB"/>
        </w:rPr>
      </w:pPr>
      <w:r w:rsidRPr="00614A12">
        <w:rPr>
          <w:rFonts w:ascii="EC Square Sans Pro" w:eastAsia="Times New Roman" w:hAnsi="EC Square Sans Pro"/>
          <w:lang w:val="en-GB" w:eastAsia="en-GB"/>
        </w:rPr>
        <w:t xml:space="preserve">Global tipping points present substantial biophysical impacts that can affect Europe in various ways. From the melting of Arctic ice and the Greenland ice sheet to disruptions in the </w:t>
      </w:r>
      <w:commentRangeStart w:id="71"/>
      <w:r w:rsidRPr="00614A12">
        <w:rPr>
          <w:rFonts w:ascii="EC Square Sans Pro" w:eastAsia="Times New Roman" w:hAnsi="EC Square Sans Pro"/>
          <w:lang w:val="en-GB" w:eastAsia="en-GB"/>
        </w:rPr>
        <w:t>AMOC</w:t>
      </w:r>
      <w:commentRangeEnd w:id="71"/>
      <w:r w:rsidR="007B7359">
        <w:rPr>
          <w:rStyle w:val="CommentReference"/>
        </w:rPr>
        <w:commentReference w:id="71"/>
      </w:r>
      <w:r w:rsidRPr="00614A12">
        <w:rPr>
          <w:rFonts w:ascii="EC Square Sans Pro" w:eastAsia="Times New Roman" w:hAnsi="EC Square Sans Pro"/>
          <w:lang w:val="en-GB" w:eastAsia="en-GB"/>
        </w:rPr>
        <w:t xml:space="preserve">, boreal forest dieback, permafrost thaw and Mediterranean desertification, the continent faces numerous challenges. These impacts not only threaten Europe's natural environment but also its economic stability, public health, and social fabric. Addressing these challenges requires the understanding of the risks and impacts of Tipping Points to support the formulation of precautionary and anticipatory strategies, which can then lead to innovative adaptation strategies. The number one anticipatory strategy remains, however, the </w:t>
      </w:r>
      <w:r w:rsidRPr="00F43DFD">
        <w:rPr>
          <w:rFonts w:ascii="EC Square Sans Pro" w:eastAsia="Times New Roman" w:hAnsi="EC Square Sans Pro"/>
          <w:b/>
          <w:lang w:val="en-GB" w:eastAsia="en-GB"/>
        </w:rPr>
        <w:t>urgent commitment to reducing greenhouse gas emissions to avoid crossing these critical thresholds</w:t>
      </w:r>
      <w:r w:rsidRPr="00614A12">
        <w:rPr>
          <w:rFonts w:ascii="EC Square Sans Pro" w:eastAsia="Times New Roman" w:hAnsi="EC Square Sans Pro"/>
          <w:lang w:val="en-GB" w:eastAsia="en-GB"/>
        </w:rPr>
        <w:t>.</w:t>
      </w:r>
    </w:p>
    <w:p w14:paraId="18C046EE" w14:textId="77777777" w:rsidR="00A221E0" w:rsidRDefault="00F3716B" w:rsidP="00F43DFD">
      <w:pPr>
        <w:spacing w:after="120" w:line="240" w:lineRule="auto"/>
        <w:jc w:val="both"/>
        <w:rPr>
          <w:rFonts w:ascii="EC Square Sans Pro" w:eastAsia="Times New Roman" w:hAnsi="EC Square Sans Pro"/>
          <w:lang w:val="en-GB" w:eastAsia="en-GB"/>
        </w:rPr>
      </w:pPr>
      <w:r>
        <w:rPr>
          <w:rFonts w:ascii="EC Square Sans Pro" w:eastAsia="Times New Roman" w:hAnsi="EC Square Sans Pro"/>
          <w:lang w:val="en-GB" w:eastAsia="en-GB"/>
        </w:rPr>
        <w:t xml:space="preserve">On the other side, </w:t>
      </w:r>
      <w:r w:rsidRPr="00F43DFD">
        <w:rPr>
          <w:rFonts w:ascii="EC Square Sans Pro" w:eastAsia="Times New Roman" w:hAnsi="EC Square Sans Pro"/>
          <w:b/>
          <w:lang w:val="en-GB" w:eastAsia="en-GB"/>
        </w:rPr>
        <w:t>positive tipping points</w:t>
      </w:r>
      <w:r w:rsidRPr="00F43DFD">
        <w:rPr>
          <w:rFonts w:ascii="EC Square Sans Pro" w:eastAsia="Times New Roman" w:hAnsi="EC Square Sans Pro"/>
          <w:lang w:val="en-GB" w:eastAsia="en-GB"/>
        </w:rPr>
        <w:t xml:space="preserve"> </w:t>
      </w:r>
      <w:r w:rsidR="00A221E0">
        <w:rPr>
          <w:rFonts w:ascii="EC Square Sans Pro" w:eastAsia="Times New Roman" w:hAnsi="EC Square Sans Pro"/>
          <w:lang w:val="en-GB" w:eastAsia="en-GB"/>
        </w:rPr>
        <w:t xml:space="preserve">can </w:t>
      </w:r>
      <w:r w:rsidR="00A221E0" w:rsidRPr="00032250">
        <w:rPr>
          <w:rFonts w:ascii="EC Square Sans Pro" w:eastAsia="Times New Roman" w:hAnsi="EC Square Sans Pro"/>
          <w:lang w:val="en-GB" w:eastAsia="en-GB"/>
        </w:rPr>
        <w:t>driv</w:t>
      </w:r>
      <w:r w:rsidR="00A221E0">
        <w:rPr>
          <w:rFonts w:ascii="EC Square Sans Pro" w:eastAsia="Times New Roman" w:hAnsi="EC Square Sans Pro"/>
          <w:lang w:val="en-GB" w:eastAsia="en-GB"/>
        </w:rPr>
        <w:t>e</w:t>
      </w:r>
      <w:r w:rsidR="00A221E0" w:rsidRPr="00032250">
        <w:rPr>
          <w:rFonts w:ascii="EC Square Sans Pro" w:eastAsia="Times New Roman" w:hAnsi="EC Square Sans Pro"/>
          <w:lang w:val="en-GB" w:eastAsia="en-GB"/>
        </w:rPr>
        <w:t xml:space="preserve"> substantial progress towards sustainability.</w:t>
      </w:r>
      <w:r w:rsidR="00A221E0">
        <w:rPr>
          <w:rFonts w:ascii="EC Square Sans Pro" w:eastAsia="Times New Roman" w:hAnsi="EC Square Sans Pro"/>
          <w:lang w:val="en-GB" w:eastAsia="en-GB"/>
        </w:rPr>
        <w:t xml:space="preserve"> These are t</w:t>
      </w:r>
      <w:r w:rsidRPr="00F43DFD">
        <w:rPr>
          <w:rFonts w:ascii="EC Square Sans Pro" w:eastAsia="Times New Roman" w:hAnsi="EC Square Sans Pro"/>
          <w:lang w:val="en-GB" w:eastAsia="en-GB"/>
        </w:rPr>
        <w:t xml:space="preserve">ransformational milestones in societal change that become self-reinforcing and accelerated, </w:t>
      </w:r>
      <w:r w:rsidR="00A221E0">
        <w:rPr>
          <w:rFonts w:ascii="EC Square Sans Pro" w:eastAsia="Times New Roman" w:hAnsi="EC Square Sans Pro"/>
          <w:lang w:val="en-GB" w:eastAsia="en-GB"/>
        </w:rPr>
        <w:t xml:space="preserve">and have the potential to </w:t>
      </w:r>
      <w:r w:rsidRPr="00F43DFD">
        <w:rPr>
          <w:rFonts w:ascii="EC Square Sans Pro" w:eastAsia="Times New Roman" w:hAnsi="EC Square Sans Pro"/>
          <w:lang w:val="en-GB" w:eastAsia="en-GB"/>
        </w:rPr>
        <w:t xml:space="preserve">catalyze shifts in behavior, norms, and practices that collectively drive progress towards a more sustainable future. </w:t>
      </w:r>
    </w:p>
    <w:p w14:paraId="13EE2336" w14:textId="3CAE7DA6" w:rsidR="00F3716B" w:rsidRPr="00F43DFD" w:rsidRDefault="00A221E0" w:rsidP="00F43DFD">
      <w:pPr>
        <w:spacing w:after="120" w:line="240" w:lineRule="auto"/>
        <w:jc w:val="both"/>
        <w:rPr>
          <w:rFonts w:ascii="EC Square Sans Pro" w:eastAsia="Times New Roman" w:hAnsi="EC Square Sans Pro"/>
          <w:lang w:val="en-GB" w:eastAsia="en-GB"/>
        </w:rPr>
      </w:pPr>
      <w:r>
        <w:rPr>
          <w:rFonts w:ascii="EC Square Sans Pro" w:eastAsia="Times New Roman" w:hAnsi="EC Square Sans Pro"/>
          <w:lang w:val="en-GB" w:eastAsia="en-GB"/>
        </w:rPr>
        <w:t>S</w:t>
      </w:r>
      <w:r w:rsidR="00F3716B" w:rsidRPr="00F43DFD">
        <w:rPr>
          <w:rFonts w:ascii="EC Square Sans Pro" w:eastAsia="Times New Roman" w:hAnsi="EC Square Sans Pro"/>
          <w:lang w:val="en-GB" w:eastAsia="en-GB"/>
        </w:rPr>
        <w:t>everal positive social tipping points have been identified</w:t>
      </w:r>
      <w:r>
        <w:rPr>
          <w:rFonts w:ascii="EC Square Sans Pro" w:eastAsia="Times New Roman" w:hAnsi="EC Square Sans Pro"/>
          <w:lang w:val="en-GB" w:eastAsia="en-GB"/>
        </w:rPr>
        <w:t xml:space="preserve"> whose achievement can reinforce </w:t>
      </w:r>
      <w:r w:rsidRPr="00032250">
        <w:rPr>
          <w:rFonts w:ascii="EC Square Sans Pro" w:eastAsia="Times New Roman" w:hAnsi="EC Square Sans Pro"/>
          <w:lang w:val="en-GB" w:eastAsia="en-GB"/>
        </w:rPr>
        <w:t>Europe's green transition</w:t>
      </w:r>
      <w:r>
        <w:rPr>
          <w:rFonts w:ascii="EC Square Sans Pro" w:eastAsia="Times New Roman" w:hAnsi="EC Square Sans Pro"/>
          <w:lang w:val="en-GB" w:eastAsia="en-GB"/>
        </w:rPr>
        <w:t xml:space="preserve"> </w:t>
      </w:r>
      <w:r w:rsidR="00F3716B" w:rsidRPr="00F43DFD">
        <w:rPr>
          <w:rFonts w:ascii="EC Square Sans Pro" w:eastAsia="Times New Roman" w:hAnsi="EC Square Sans Pro"/>
          <w:lang w:val="en-GB" w:eastAsia="en-GB"/>
        </w:rPr>
        <w:t>, including:</w:t>
      </w:r>
    </w:p>
    <w:p w14:paraId="419F6A9C" w14:textId="5280EA3A" w:rsidR="00A221E0" w:rsidRPr="00F43DFD" w:rsidRDefault="00A221E0" w:rsidP="00F43DFD">
      <w:pPr>
        <w:pStyle w:val="ListParagraph"/>
        <w:numPr>
          <w:ilvl w:val="0"/>
          <w:numId w:val="16"/>
        </w:numPr>
        <w:spacing w:after="120" w:line="240" w:lineRule="auto"/>
        <w:jc w:val="both"/>
        <w:rPr>
          <w:rFonts w:ascii="EC Square Sans Pro" w:eastAsia="EC Square Sans Pro" w:hAnsi="EC Square Sans Pro" w:cs="EC Square Sans Pro"/>
          <w:color w:val="000000" w:themeColor="text1"/>
          <w:lang w:val="en-GB"/>
        </w:rPr>
      </w:pPr>
      <w:r w:rsidRPr="00F43DFD">
        <w:rPr>
          <w:rFonts w:ascii="EC Square Sans Pro" w:eastAsia="EC Square Sans Pro" w:hAnsi="EC Square Sans Pro" w:cs="EC Square Sans Pro"/>
          <w:b/>
          <w:color w:val="000000" w:themeColor="text1"/>
          <w:lang w:val="en-GB"/>
        </w:rPr>
        <w:t>Renewable Energy Adoption</w:t>
      </w:r>
      <w:r w:rsidRPr="00F43DFD">
        <w:rPr>
          <w:rFonts w:ascii="EC Square Sans Pro" w:eastAsia="EC Square Sans Pro" w:hAnsi="EC Square Sans Pro" w:cs="EC Square Sans Pro"/>
          <w:color w:val="000000" w:themeColor="text1"/>
          <w:lang w:val="en-GB"/>
        </w:rPr>
        <w:t>: The widespread adoption of renewable energy sources such as wind, solar, and hydro, driven by increased awareness of climate change and government policies like Germany's Energiewende.</w:t>
      </w:r>
    </w:p>
    <w:p w14:paraId="1BC9A73C" w14:textId="3A433980" w:rsidR="00A221E0" w:rsidRPr="00F43DFD" w:rsidRDefault="00A221E0" w:rsidP="00F43DFD">
      <w:pPr>
        <w:pStyle w:val="ListParagraph"/>
        <w:numPr>
          <w:ilvl w:val="0"/>
          <w:numId w:val="16"/>
        </w:numPr>
        <w:spacing w:after="120" w:line="240" w:lineRule="auto"/>
        <w:jc w:val="both"/>
        <w:rPr>
          <w:rFonts w:ascii="EC Square Sans Pro" w:eastAsia="EC Square Sans Pro" w:hAnsi="EC Square Sans Pro" w:cs="EC Square Sans Pro"/>
          <w:color w:val="000000" w:themeColor="text1"/>
          <w:lang w:val="en-GB"/>
        </w:rPr>
      </w:pPr>
      <w:r w:rsidRPr="00F43DFD">
        <w:rPr>
          <w:rFonts w:ascii="EC Square Sans Pro" w:eastAsia="EC Square Sans Pro" w:hAnsi="EC Square Sans Pro" w:cs="EC Square Sans Pro"/>
          <w:b/>
          <w:color w:val="000000" w:themeColor="text1"/>
          <w:lang w:val="en-GB"/>
        </w:rPr>
        <w:t>Sustainable Transportation</w:t>
      </w:r>
      <w:r w:rsidRPr="00F43DFD">
        <w:rPr>
          <w:rFonts w:ascii="EC Square Sans Pro" w:eastAsia="EC Square Sans Pro" w:hAnsi="EC Square Sans Pro" w:cs="EC Square Sans Pro"/>
          <w:color w:val="000000" w:themeColor="text1"/>
          <w:lang w:val="en-GB"/>
        </w:rPr>
        <w:t>: The preference for sustainable transportation, including electric vehicles, cycling, and public transportation, driven by government incentives and cultural changes like the normalization of cycling in cities like Copenhagen.</w:t>
      </w:r>
    </w:p>
    <w:p w14:paraId="222163FE" w14:textId="33CE6E77" w:rsidR="00A221E0" w:rsidRPr="00F43DFD" w:rsidRDefault="00A221E0" w:rsidP="00F43DFD">
      <w:pPr>
        <w:pStyle w:val="ListParagraph"/>
        <w:numPr>
          <w:ilvl w:val="0"/>
          <w:numId w:val="16"/>
        </w:numPr>
        <w:spacing w:after="120" w:line="240" w:lineRule="auto"/>
        <w:jc w:val="both"/>
        <w:rPr>
          <w:rFonts w:ascii="EC Square Sans Pro" w:eastAsia="EC Square Sans Pro" w:hAnsi="EC Square Sans Pro" w:cs="EC Square Sans Pro"/>
          <w:color w:val="000000" w:themeColor="text1"/>
          <w:lang w:val="en-GB"/>
        </w:rPr>
      </w:pPr>
      <w:r w:rsidRPr="00F43DFD">
        <w:rPr>
          <w:rFonts w:ascii="EC Square Sans Pro" w:eastAsia="EC Square Sans Pro" w:hAnsi="EC Square Sans Pro" w:cs="EC Square Sans Pro"/>
          <w:b/>
          <w:color w:val="000000" w:themeColor="text1"/>
          <w:lang w:val="en-GB"/>
        </w:rPr>
        <w:t>Circular Economy Practices</w:t>
      </w:r>
      <w:r w:rsidRPr="00F43DFD">
        <w:rPr>
          <w:rFonts w:ascii="EC Square Sans Pro" w:eastAsia="EC Square Sans Pro" w:hAnsi="EC Square Sans Pro" w:cs="EC Square Sans Pro"/>
          <w:color w:val="000000" w:themeColor="text1"/>
          <w:lang w:val="en-GB"/>
        </w:rPr>
        <w:t>: The rise of the circular economy, which involves reducing waste, reusing materials, and recycling products, driven by consumer demand and initiatives like zero-waste stores and sustainable fashion movements.</w:t>
      </w:r>
    </w:p>
    <w:p w14:paraId="7605CDC7" w14:textId="21B30A4C" w:rsidR="00A221E0" w:rsidRPr="00F43DFD" w:rsidRDefault="00A221E0" w:rsidP="00F43DFD">
      <w:pPr>
        <w:pStyle w:val="ListParagraph"/>
        <w:numPr>
          <w:ilvl w:val="0"/>
          <w:numId w:val="16"/>
        </w:numPr>
        <w:spacing w:after="120" w:line="240" w:lineRule="auto"/>
        <w:jc w:val="both"/>
        <w:rPr>
          <w:rFonts w:ascii="EC Square Sans Pro" w:eastAsia="EC Square Sans Pro" w:hAnsi="EC Square Sans Pro" w:cs="EC Square Sans Pro"/>
          <w:color w:val="000000" w:themeColor="text1"/>
          <w:lang w:val="en-GB"/>
        </w:rPr>
      </w:pPr>
      <w:r w:rsidRPr="00F43DFD">
        <w:rPr>
          <w:rFonts w:ascii="EC Square Sans Pro" w:eastAsia="EC Square Sans Pro" w:hAnsi="EC Square Sans Pro" w:cs="EC Square Sans Pro"/>
          <w:b/>
          <w:color w:val="000000" w:themeColor="text1"/>
          <w:lang w:val="en-GB"/>
        </w:rPr>
        <w:t>Youth Activism and Education</w:t>
      </w:r>
      <w:r w:rsidRPr="00F43DFD">
        <w:rPr>
          <w:rFonts w:ascii="EC Square Sans Pro" w:eastAsia="EC Square Sans Pro" w:hAnsi="EC Square Sans Pro" w:cs="EC Square Sans Pro"/>
          <w:color w:val="000000" w:themeColor="text1"/>
          <w:lang w:val="en-GB"/>
        </w:rPr>
        <w:t>: The emergence of youth-led climate activism, epitomized by movements like Fridays for Future, and the integration of sustainability into education curricula, which shapes societal norms and policies.</w:t>
      </w:r>
    </w:p>
    <w:p w14:paraId="57B44892" w14:textId="3CAC2A39" w:rsidR="00A221E0" w:rsidRPr="00F43DFD" w:rsidRDefault="00A221E0" w:rsidP="00F43DFD">
      <w:pPr>
        <w:pStyle w:val="ListParagraph"/>
        <w:numPr>
          <w:ilvl w:val="0"/>
          <w:numId w:val="16"/>
        </w:numPr>
        <w:spacing w:after="120" w:line="240" w:lineRule="auto"/>
        <w:jc w:val="both"/>
        <w:rPr>
          <w:rFonts w:ascii="EC Square Sans Pro" w:eastAsia="EC Square Sans Pro" w:hAnsi="EC Square Sans Pro" w:cs="EC Square Sans Pro"/>
          <w:color w:val="000000" w:themeColor="text1"/>
          <w:lang w:val="en-GB"/>
        </w:rPr>
      </w:pPr>
      <w:r w:rsidRPr="00F43DFD">
        <w:rPr>
          <w:rFonts w:ascii="EC Square Sans Pro" w:eastAsia="EC Square Sans Pro" w:hAnsi="EC Square Sans Pro" w:cs="EC Square Sans Pro"/>
          <w:b/>
          <w:color w:val="000000" w:themeColor="text1"/>
          <w:lang w:val="en-GB"/>
        </w:rPr>
        <w:t>Digitalization and Smart Technologies</w:t>
      </w:r>
      <w:r w:rsidRPr="00F43DFD">
        <w:rPr>
          <w:rFonts w:ascii="EC Square Sans Pro" w:eastAsia="EC Square Sans Pro" w:hAnsi="EC Square Sans Pro" w:cs="EC Square Sans Pro"/>
          <w:color w:val="000000" w:themeColor="text1"/>
          <w:lang w:val="en-GB"/>
        </w:rPr>
        <w:t>: The integration of digitalization and smart technologies in everyday life, which enhances resource management, reduces emissions, and fosters a culture of sustainability.</w:t>
      </w:r>
    </w:p>
    <w:p w14:paraId="1D56A473" w14:textId="4ADD1D6D" w:rsidR="00F3716B" w:rsidRDefault="00A221E0" w:rsidP="00F43DFD">
      <w:pPr>
        <w:spacing w:after="120" w:line="240" w:lineRule="auto"/>
        <w:jc w:val="both"/>
        <w:rPr>
          <w:rFonts w:ascii="EC Square Sans Pro" w:eastAsia="EC Square Sans Pro" w:hAnsi="EC Square Sans Pro" w:cs="EC Square Sans Pro"/>
          <w:color w:val="000000" w:themeColor="text1"/>
          <w:lang w:val="en-GB"/>
        </w:rPr>
      </w:pPr>
      <w:r>
        <w:rPr>
          <w:rFonts w:ascii="EC Square Sans Pro" w:eastAsia="EC Square Sans Pro" w:hAnsi="EC Square Sans Pro" w:cs="EC Square Sans Pro"/>
          <w:color w:val="000000" w:themeColor="text1"/>
          <w:lang w:val="en-GB"/>
        </w:rPr>
        <w:t>L</w:t>
      </w:r>
      <w:r w:rsidRPr="00A221E0">
        <w:rPr>
          <w:rFonts w:ascii="EC Square Sans Pro" w:eastAsia="EC Square Sans Pro" w:hAnsi="EC Square Sans Pro" w:cs="EC Square Sans Pro"/>
          <w:color w:val="000000" w:themeColor="text1"/>
          <w:lang w:val="en-GB"/>
        </w:rPr>
        <w:t xml:space="preserve">everaging these tipping points is crucial </w:t>
      </w:r>
      <w:r>
        <w:rPr>
          <w:rFonts w:ascii="EC Square Sans Pro" w:eastAsia="EC Square Sans Pro" w:hAnsi="EC Square Sans Pro" w:cs="EC Square Sans Pro"/>
          <w:color w:val="000000" w:themeColor="text1"/>
          <w:lang w:val="en-GB"/>
        </w:rPr>
        <w:t>to d</w:t>
      </w:r>
      <w:r w:rsidRPr="00A221E0">
        <w:rPr>
          <w:rFonts w:ascii="EC Square Sans Pro" w:eastAsia="EC Square Sans Pro" w:hAnsi="EC Square Sans Pro" w:cs="EC Square Sans Pro"/>
          <w:color w:val="000000" w:themeColor="text1"/>
          <w:lang w:val="en-GB"/>
        </w:rPr>
        <w:t xml:space="preserve">rive systemic change </w:t>
      </w:r>
      <w:r>
        <w:rPr>
          <w:rFonts w:ascii="EC Square Sans Pro" w:eastAsia="EC Square Sans Pro" w:hAnsi="EC Square Sans Pro" w:cs="EC Square Sans Pro"/>
          <w:color w:val="000000" w:themeColor="text1"/>
          <w:lang w:val="en-GB"/>
        </w:rPr>
        <w:t xml:space="preserve">and accelerate the transition </w:t>
      </w:r>
      <w:r w:rsidRPr="00A221E0">
        <w:rPr>
          <w:rFonts w:ascii="EC Square Sans Pro" w:eastAsia="EC Square Sans Pro" w:hAnsi="EC Square Sans Pro" w:cs="EC Square Sans Pro"/>
          <w:color w:val="000000" w:themeColor="text1"/>
          <w:lang w:val="en-GB"/>
        </w:rPr>
        <w:t xml:space="preserve">towards a </w:t>
      </w:r>
      <w:r>
        <w:rPr>
          <w:rFonts w:ascii="EC Square Sans Pro" w:eastAsia="EC Square Sans Pro" w:hAnsi="EC Square Sans Pro" w:cs="EC Square Sans Pro"/>
          <w:color w:val="000000" w:themeColor="text1"/>
          <w:lang w:val="en-GB"/>
        </w:rPr>
        <w:t xml:space="preserve">more </w:t>
      </w:r>
      <w:r w:rsidRPr="00A221E0">
        <w:rPr>
          <w:rFonts w:ascii="EC Square Sans Pro" w:eastAsia="EC Square Sans Pro" w:hAnsi="EC Square Sans Pro" w:cs="EC Square Sans Pro"/>
          <w:color w:val="000000" w:themeColor="text1"/>
          <w:lang w:val="en-GB"/>
        </w:rPr>
        <w:t>sustainable future</w:t>
      </w:r>
      <w:r>
        <w:rPr>
          <w:rFonts w:ascii="EC Square Sans Pro" w:eastAsia="EC Square Sans Pro" w:hAnsi="EC Square Sans Pro" w:cs="EC Square Sans Pro"/>
          <w:color w:val="000000" w:themeColor="text1"/>
          <w:lang w:val="en-GB"/>
        </w:rPr>
        <w:t>; they d</w:t>
      </w:r>
      <w:r w:rsidRPr="00A221E0">
        <w:rPr>
          <w:rFonts w:ascii="EC Square Sans Pro" w:eastAsia="EC Square Sans Pro" w:hAnsi="EC Square Sans Pro" w:cs="EC Square Sans Pro"/>
          <w:color w:val="000000" w:themeColor="text1"/>
          <w:lang w:val="en-GB"/>
        </w:rPr>
        <w:t xml:space="preserve">emonstrate the collective power of individual and societal actions in achieving the green </w:t>
      </w:r>
      <w:r>
        <w:rPr>
          <w:rFonts w:ascii="EC Square Sans Pro" w:eastAsia="EC Square Sans Pro" w:hAnsi="EC Square Sans Pro" w:cs="EC Square Sans Pro"/>
          <w:color w:val="000000" w:themeColor="text1"/>
          <w:lang w:val="en-GB"/>
        </w:rPr>
        <w:t>transition</w:t>
      </w:r>
    </w:p>
    <w:p w14:paraId="002B2A1C" w14:textId="142A8BDA" w:rsidR="001C39F7" w:rsidRPr="001C39F7" w:rsidDel="00920FAE" w:rsidRDefault="00930900" w:rsidP="00546F93">
      <w:pPr>
        <w:pStyle w:val="JRCLevel-3title"/>
        <w:rPr>
          <w:b/>
        </w:rPr>
      </w:pPr>
      <w:bookmarkStart w:id="72" w:name="_Toc190438880"/>
      <w:r>
        <w:rPr>
          <w:b/>
        </w:rPr>
        <w:t xml:space="preserve">The </w:t>
      </w:r>
      <w:r w:rsidR="000A7910">
        <w:rPr>
          <w:b/>
        </w:rPr>
        <w:t>effects</w:t>
      </w:r>
      <w:r>
        <w:rPr>
          <w:b/>
        </w:rPr>
        <w:t xml:space="preserve"> of </w:t>
      </w:r>
      <w:r w:rsidR="00C40CB8">
        <w:rPr>
          <w:b/>
        </w:rPr>
        <w:t>c</w:t>
      </w:r>
      <w:commentRangeStart w:id="73"/>
      <w:commentRangeStart w:id="74"/>
      <w:r w:rsidR="001C39F7" w:rsidRPr="001C39F7">
        <w:rPr>
          <w:b/>
        </w:rPr>
        <w:t xml:space="preserve">limate </w:t>
      </w:r>
      <w:r w:rsidR="00C40CB8">
        <w:rPr>
          <w:b/>
        </w:rPr>
        <w:t>c</w:t>
      </w:r>
      <w:r w:rsidR="001C39F7" w:rsidRPr="001C39F7">
        <w:rPr>
          <w:b/>
        </w:rPr>
        <w:t xml:space="preserve">hange </w:t>
      </w:r>
      <w:r>
        <w:rPr>
          <w:b/>
        </w:rPr>
        <w:t>on</w:t>
      </w:r>
      <w:r w:rsidRPr="001C39F7">
        <w:rPr>
          <w:b/>
        </w:rPr>
        <w:t xml:space="preserve"> </w:t>
      </w:r>
      <w:r w:rsidR="00C40CB8">
        <w:rPr>
          <w:b/>
        </w:rPr>
        <w:t>h</w:t>
      </w:r>
      <w:r w:rsidR="001C39F7" w:rsidRPr="001C39F7">
        <w:rPr>
          <w:b/>
        </w:rPr>
        <w:t>ealth</w:t>
      </w:r>
      <w:commentRangeEnd w:id="73"/>
      <w:r w:rsidR="001C39F7" w:rsidRPr="00930900">
        <w:rPr>
          <w:b/>
        </w:rPr>
        <w:commentReference w:id="73"/>
      </w:r>
      <w:bookmarkEnd w:id="72"/>
      <w:commentRangeEnd w:id="74"/>
      <w:r w:rsidR="00F43DFD">
        <w:rPr>
          <w:rStyle w:val="CommentReference"/>
          <w:rFonts w:ascii="Arial" w:eastAsia="Arial" w:hAnsi="Arial" w:cs="Arial"/>
          <w:bCs w:val="0"/>
          <w:color w:val="auto"/>
          <w:lang w:val="it" w:eastAsia="ja-JP"/>
        </w:rPr>
        <w:commentReference w:id="74"/>
      </w:r>
    </w:p>
    <w:p w14:paraId="12FB2999" w14:textId="77777777" w:rsidR="001C39F7" w:rsidRPr="001C39F7" w:rsidDel="00920FAE" w:rsidRDefault="001C39F7" w:rsidP="00930900">
      <w:pPr>
        <w:spacing w:after="160" w:line="257" w:lineRule="auto"/>
        <w:jc w:val="both"/>
        <w:rPr>
          <w:rFonts w:ascii="EC Square Sans Pro" w:hAnsi="EC Square Sans Pro"/>
          <w:lang w:val="en-GB"/>
        </w:rPr>
      </w:pPr>
      <w:r w:rsidRPr="001C39F7">
        <w:rPr>
          <w:rFonts w:ascii="EC Square Sans Pro" w:eastAsia="EC Square Sans Pro" w:hAnsi="EC Square Sans Pro" w:cs="EC Square Sans Pro"/>
          <w:lang w:val="en-US"/>
        </w:rPr>
        <w:t>Climate change is a major stress to the environment, hence on the connected organisms it hosts such as microorganisms, plants, animals, and humans. Consequences of climate change are thus global, multifaceted and far-reaching by definition. Because it is modifying the current behavior of living organisms and pushing them beyond their physiological limits more often, climate change can have major and long-lasting impacts on all living organisms on the planet. Already in 2015, WHO, stated that “</w:t>
      </w:r>
      <w:r w:rsidRPr="001C39F7">
        <w:rPr>
          <w:rFonts w:ascii="EC Square Sans Pro" w:eastAsia="EC Square Sans Pro" w:hAnsi="EC Square Sans Pro" w:cs="EC Square Sans Pro"/>
          <w:i/>
          <w:iCs/>
          <w:lang w:val="en-US"/>
        </w:rPr>
        <w:t>Climate change is the greatest threat to global health in the 21st century</w:t>
      </w:r>
      <w:r w:rsidRPr="001C39F7">
        <w:rPr>
          <w:rFonts w:ascii="EC Square Sans Pro" w:eastAsia="EC Square Sans Pro" w:hAnsi="EC Square Sans Pro" w:cs="EC Square Sans Pro"/>
          <w:lang w:val="en-US"/>
        </w:rPr>
        <w:t xml:space="preserve">”. Later in July 2023, for the first time in history, </w:t>
      </w:r>
      <w:r w:rsidRPr="001C39F7">
        <w:rPr>
          <w:rFonts w:ascii="EC Square Sans Pro" w:eastAsia="EC Square Sans Pro" w:hAnsi="EC Square Sans Pro" w:cs="EC Square Sans Pro"/>
          <w:b/>
          <w:bCs/>
          <w:lang w:val="en-US"/>
        </w:rPr>
        <w:t>climate crisis and related extreme weather events</w:t>
      </w:r>
      <w:r w:rsidRPr="001C39F7">
        <w:rPr>
          <w:rFonts w:ascii="EC Square Sans Pro" w:eastAsia="EC Square Sans Pro" w:hAnsi="EC Square Sans Pro" w:cs="EC Square Sans Pro"/>
          <w:lang w:val="en-US"/>
        </w:rPr>
        <w:t xml:space="preserve"> were declared a </w:t>
      </w:r>
      <w:r w:rsidRPr="001C39F7">
        <w:rPr>
          <w:rFonts w:ascii="EC Square Sans Pro" w:eastAsia="EC Square Sans Pro" w:hAnsi="EC Square Sans Pro" w:cs="EC Square Sans Pro"/>
          <w:b/>
          <w:bCs/>
          <w:lang w:val="en-US"/>
        </w:rPr>
        <w:t>public health emergency</w:t>
      </w:r>
      <w:r w:rsidRPr="001C39F7">
        <w:rPr>
          <w:rFonts w:ascii="EC Square Sans Pro" w:eastAsia="EC Square Sans Pro" w:hAnsi="EC Square Sans Pro" w:cs="EC Square Sans Pro"/>
          <w:lang w:val="en-US"/>
        </w:rPr>
        <w:t xml:space="preserve"> by the WHO Regional Office for Europe. In fact, accordingly to the World Economic Forum (WEF), </w:t>
      </w:r>
      <w:r w:rsidRPr="001C39F7">
        <w:rPr>
          <w:rFonts w:ascii="EC Square Sans Pro" w:eastAsia="EC Square Sans Pro" w:hAnsi="EC Square Sans Pro" w:cs="EC Square Sans Pro"/>
          <w:lang w:val="en-GB"/>
        </w:rPr>
        <w:t>by 2050 climate change is likely to cause an additional 14.5 million deaths and $12.5 trillion in economic losses worldwide</w:t>
      </w:r>
      <w:r w:rsidRPr="001C39F7">
        <w:rPr>
          <w:rFonts w:ascii="EC Square Sans Pro" w:eastAsia="EC Square Sans Pro" w:hAnsi="EC Square Sans Pro" w:cs="EC Square Sans Pro"/>
          <w:lang w:val="en-US"/>
        </w:rPr>
        <w:t xml:space="preserve"> including</w:t>
      </w:r>
      <w:r w:rsidRPr="001C39F7">
        <w:rPr>
          <w:rFonts w:ascii="EC Square Sans Pro" w:eastAsia="EC Square Sans Pro" w:hAnsi="EC Square Sans Pro" w:cs="EC Square Sans Pro"/>
          <w:lang w:val="en-GB"/>
        </w:rPr>
        <w:t xml:space="preserve"> $1.1 trillion in extra costs to healthcare systems </w:t>
      </w:r>
      <w:r w:rsidRPr="001C39F7">
        <w:rPr>
          <w:rFonts w:ascii="EC Square Sans Pro" w:eastAsia="EC Square Sans Pro" w:hAnsi="EC Square Sans Pro" w:cs="EC Square Sans Pro"/>
          <w:vertAlign w:val="superscript"/>
          <w:lang w:val="en-GB"/>
        </w:rPr>
        <w:t>1,2</w:t>
      </w:r>
      <w:r w:rsidRPr="001C39F7">
        <w:rPr>
          <w:rFonts w:ascii="EC Square Sans Pro" w:eastAsia="EC Square Sans Pro" w:hAnsi="EC Square Sans Pro" w:cs="EC Square Sans Pro"/>
          <w:lang w:val="en-GB"/>
        </w:rPr>
        <w:t xml:space="preserve">. In </w:t>
      </w:r>
      <w:r w:rsidRPr="001C39F7">
        <w:rPr>
          <w:rFonts w:ascii="EC Square Sans Pro" w:eastAsia="EC Square Sans Pro" w:hAnsi="EC Square Sans Pro" w:cs="EC Square Sans Pro"/>
          <w:lang w:val="en-GB"/>
        </w:rPr>
        <w:lastRenderedPageBreak/>
        <w:t>tackling the causes and mitigating the consequences of climate change, it is central to adopt an integrative strategy, as environment, animals and humans are tightly connected</w:t>
      </w:r>
      <w:r w:rsidRPr="001C39F7">
        <w:rPr>
          <w:rFonts w:ascii="EC Square Sans Pro" w:eastAsia="EC Square Sans Pro" w:hAnsi="EC Square Sans Pro" w:cs="EC Square Sans Pro"/>
          <w:lang w:val="en-US"/>
        </w:rPr>
        <w:t xml:space="preserve"> (i.e. the </w:t>
      </w:r>
      <w:r w:rsidRPr="001C39F7">
        <w:rPr>
          <w:rFonts w:ascii="EC Square Sans Pro" w:eastAsia="EC Square Sans Pro" w:hAnsi="EC Square Sans Pro" w:cs="EC Square Sans Pro"/>
          <w:b/>
          <w:bCs/>
          <w:lang w:val="en-US"/>
        </w:rPr>
        <w:t>One Health approach</w:t>
      </w:r>
      <w:r w:rsidRPr="001C39F7">
        <w:rPr>
          <w:rFonts w:ascii="EC Square Sans Pro" w:eastAsia="EC Square Sans Pro" w:hAnsi="EC Square Sans Pro" w:cs="EC Square Sans Pro"/>
          <w:lang w:val="en-US"/>
        </w:rPr>
        <w:t>). Effects of climate change on health are numerous (see Figure 1), and include:</w:t>
      </w:r>
    </w:p>
    <w:p w14:paraId="4877999E" w14:textId="3D1C1753" w:rsidR="001C39F7" w:rsidRPr="001C39F7" w:rsidDel="00920FAE" w:rsidRDefault="001C39F7" w:rsidP="001C39F7">
      <w:pPr>
        <w:spacing w:after="160"/>
        <w:rPr>
          <w:rFonts w:ascii="EC Square Sans Pro" w:hAnsi="EC Square Sans Pro"/>
        </w:rPr>
      </w:pPr>
      <w:r w:rsidRPr="001C39F7">
        <w:rPr>
          <w:rFonts w:ascii="EC Square Sans Pro" w:eastAsia="EC Square Sans Pro" w:hAnsi="EC Square Sans Pro" w:cs="EC Square Sans Pro"/>
          <w:b/>
          <w:bCs/>
          <w:lang w:val="en-US"/>
        </w:rPr>
        <w:t xml:space="preserve">Direct </w:t>
      </w:r>
      <w:r w:rsidR="00930900">
        <w:rPr>
          <w:rFonts w:ascii="EC Square Sans Pro" w:eastAsia="EC Square Sans Pro" w:hAnsi="EC Square Sans Pro" w:cs="EC Square Sans Pro"/>
          <w:b/>
          <w:bCs/>
          <w:lang w:val="en-US"/>
        </w:rPr>
        <w:t>i</w:t>
      </w:r>
      <w:r w:rsidRPr="001C39F7">
        <w:rPr>
          <w:rFonts w:ascii="EC Square Sans Pro" w:eastAsia="EC Square Sans Pro" w:hAnsi="EC Square Sans Pro" w:cs="EC Square Sans Pro"/>
          <w:b/>
          <w:bCs/>
          <w:lang w:val="en-US"/>
        </w:rPr>
        <w:t>mpacts</w:t>
      </w:r>
    </w:p>
    <w:p w14:paraId="2F4D0BBC" w14:textId="77777777" w:rsidR="001C39F7" w:rsidRPr="001C39F7" w:rsidDel="00920FAE" w:rsidRDefault="001C39F7" w:rsidP="00930900">
      <w:pPr>
        <w:numPr>
          <w:ilvl w:val="0"/>
          <w:numId w:val="12"/>
        </w:numPr>
        <w:spacing w:line="259" w:lineRule="auto"/>
        <w:ind w:left="284" w:hanging="284"/>
        <w:contextualSpacing/>
        <w:jc w:val="both"/>
        <w:rPr>
          <w:rFonts w:ascii="EC Square Sans Pro" w:eastAsia="EC Square Sans Pro" w:hAnsi="EC Square Sans Pro" w:cs="EC Square Sans Pro"/>
          <w:lang w:val="en-US"/>
        </w:rPr>
      </w:pPr>
      <w:r w:rsidRPr="001C39F7">
        <w:rPr>
          <w:rFonts w:ascii="EC Square Sans Pro" w:eastAsia="EC Square Sans Pro" w:hAnsi="EC Square Sans Pro" w:cs="EC Square Sans Pro"/>
          <w:b/>
          <w:bCs/>
          <w:lang w:val="en-US"/>
        </w:rPr>
        <w:t>Heat Stress</w:t>
      </w:r>
      <w:r w:rsidRPr="001C39F7">
        <w:rPr>
          <w:rFonts w:ascii="EC Square Sans Pro" w:eastAsia="EC Square Sans Pro" w:hAnsi="EC Square Sans Pro" w:cs="EC Square Sans Pro"/>
          <w:lang w:val="en-US"/>
        </w:rPr>
        <w:t xml:space="preserve">: As temperatures globally rise, heat stress becomes a major concern, particularly for vulnerable populations such as the elderly, young children, and those with pre-existing medical conditions. Heat stress can lead to heat exhaustion, heat stroke, and even death. </w:t>
      </w:r>
    </w:p>
    <w:p w14:paraId="39C80656" w14:textId="77777777" w:rsidR="001C39F7" w:rsidRPr="001C39F7" w:rsidDel="00920FAE" w:rsidRDefault="001C39F7" w:rsidP="00930900">
      <w:pPr>
        <w:numPr>
          <w:ilvl w:val="1"/>
          <w:numId w:val="12"/>
        </w:numPr>
        <w:spacing w:line="259" w:lineRule="auto"/>
        <w:ind w:left="567" w:hanging="283"/>
        <w:contextualSpacing/>
        <w:jc w:val="both"/>
        <w:rPr>
          <w:rFonts w:ascii="EC Square Sans Pro" w:eastAsia="EC Square Sans Pro" w:hAnsi="EC Square Sans Pro" w:cs="EC Square Sans Pro"/>
          <w:lang w:val="en-US"/>
        </w:rPr>
      </w:pPr>
      <w:r w:rsidRPr="001C39F7">
        <w:rPr>
          <w:rFonts w:ascii="EC Square Sans Pro" w:eastAsia="EC Square Sans Pro" w:hAnsi="EC Square Sans Pro" w:cs="EC Square Sans Pro"/>
          <w:lang w:val="en-US"/>
        </w:rPr>
        <w:t xml:space="preserve">In Europe, heat waves are estimated, despite the inconsistent reporting, to have caused between 77,000-129,000 excess deaths between 1980 and 2020 </w:t>
      </w:r>
      <w:r w:rsidRPr="001C39F7">
        <w:rPr>
          <w:rFonts w:ascii="EC Square Sans Pro" w:eastAsia="EC Square Sans Pro" w:hAnsi="EC Square Sans Pro" w:cs="EC Square Sans Pro"/>
          <w:vertAlign w:val="superscript"/>
          <w:lang w:val="en-US"/>
        </w:rPr>
        <w:t>3</w:t>
      </w:r>
      <w:r w:rsidRPr="001C39F7">
        <w:rPr>
          <w:rFonts w:ascii="EC Square Sans Pro" w:eastAsia="EC Square Sans Pro" w:hAnsi="EC Square Sans Pro" w:cs="EC Square Sans Pro"/>
          <w:lang w:val="en-US"/>
        </w:rPr>
        <w:t xml:space="preserve">. Only in the summer of 2003, between 40,000 and 70,000 excesses of heat-related deaths occurred in Europe </w:t>
      </w:r>
      <w:r w:rsidRPr="001C39F7">
        <w:rPr>
          <w:rFonts w:ascii="EC Square Sans Pro" w:eastAsia="EC Square Sans Pro" w:hAnsi="EC Square Sans Pro" w:cs="EC Square Sans Pro"/>
          <w:vertAlign w:val="superscript"/>
          <w:lang w:val="en-US"/>
        </w:rPr>
        <w:t>4,5</w:t>
      </w:r>
      <w:r w:rsidRPr="001C39F7">
        <w:rPr>
          <w:rFonts w:ascii="EC Square Sans Pro" w:eastAsia="EC Square Sans Pro" w:hAnsi="EC Square Sans Pro" w:cs="EC Square Sans Pro"/>
          <w:lang w:val="en-US"/>
        </w:rPr>
        <w:t xml:space="preserve">. Again, the warmer summers of 2022 and 2023 resulted in similar estimations for Europe, being respectively 61,672 and 47,690, the heat-related deaths </w:t>
      </w:r>
      <w:r w:rsidRPr="001C39F7">
        <w:rPr>
          <w:rFonts w:ascii="EC Square Sans Pro" w:eastAsia="EC Square Sans Pro" w:hAnsi="EC Square Sans Pro" w:cs="EC Square Sans Pro"/>
          <w:vertAlign w:val="superscript"/>
          <w:lang w:val="en-US"/>
        </w:rPr>
        <w:t>6,7</w:t>
      </w:r>
      <w:r w:rsidRPr="001C39F7">
        <w:rPr>
          <w:rFonts w:ascii="EC Square Sans Pro" w:eastAsia="EC Square Sans Pro" w:hAnsi="EC Square Sans Pro" w:cs="EC Square Sans Pro"/>
          <w:lang w:val="en-US"/>
        </w:rPr>
        <w:t xml:space="preserve">. In Europe, between 1980 and 2023, 95 % of the deaths associated with weather and climate-related extremes were due to heatwaves </w:t>
      </w:r>
      <w:r w:rsidRPr="001C39F7">
        <w:rPr>
          <w:rFonts w:ascii="EC Square Sans Pro" w:eastAsia="EC Square Sans Pro" w:hAnsi="EC Square Sans Pro" w:cs="EC Square Sans Pro"/>
          <w:vertAlign w:val="superscript"/>
          <w:lang w:val="en-US"/>
        </w:rPr>
        <w:t>8</w:t>
      </w:r>
      <w:r w:rsidRPr="001C39F7">
        <w:rPr>
          <w:rFonts w:ascii="EC Square Sans Pro" w:eastAsia="EC Square Sans Pro" w:hAnsi="EC Square Sans Pro" w:cs="EC Square Sans Pro"/>
          <w:lang w:val="en-US"/>
        </w:rPr>
        <w:t>.</w:t>
      </w:r>
    </w:p>
    <w:p w14:paraId="49A7DF51" w14:textId="77777777" w:rsidR="001C39F7" w:rsidRPr="001C39F7" w:rsidDel="00920FAE" w:rsidRDefault="001C39F7" w:rsidP="00930900">
      <w:pPr>
        <w:numPr>
          <w:ilvl w:val="1"/>
          <w:numId w:val="12"/>
        </w:numPr>
        <w:spacing w:line="259" w:lineRule="auto"/>
        <w:ind w:left="567" w:hanging="283"/>
        <w:contextualSpacing/>
        <w:jc w:val="both"/>
        <w:rPr>
          <w:rFonts w:ascii="EC Square Sans Pro" w:eastAsia="EC Square Sans Pro" w:hAnsi="EC Square Sans Pro" w:cs="EC Square Sans Pro"/>
          <w:lang w:val="en-US"/>
        </w:rPr>
      </w:pPr>
      <w:r w:rsidRPr="001C39F7">
        <w:rPr>
          <w:rFonts w:ascii="EC Square Sans Pro" w:eastAsia="EC Square Sans Pro" w:hAnsi="EC Square Sans Pro" w:cs="EC Square Sans Pro"/>
          <w:lang w:val="en-US"/>
        </w:rPr>
        <w:t xml:space="preserve">A study published in The Lancet found that heat-related mortality in Europe could increase by 20-30% by 2050 if greenhouse gas emissions continue to rise </w:t>
      </w:r>
      <w:r w:rsidRPr="001C39F7">
        <w:rPr>
          <w:rFonts w:ascii="EC Square Sans Pro" w:eastAsia="EC Square Sans Pro" w:hAnsi="EC Square Sans Pro" w:cs="EC Square Sans Pro"/>
          <w:vertAlign w:val="superscript"/>
          <w:lang w:val="en-US"/>
        </w:rPr>
        <w:t>9</w:t>
      </w:r>
      <w:r w:rsidRPr="001C39F7">
        <w:rPr>
          <w:rFonts w:ascii="EC Square Sans Pro" w:eastAsia="EC Square Sans Pro" w:hAnsi="EC Square Sans Pro" w:cs="EC Square Sans Pro"/>
          <w:lang w:val="en-US"/>
        </w:rPr>
        <w:t>.</w:t>
      </w:r>
    </w:p>
    <w:p w14:paraId="482F0A9B" w14:textId="77777777" w:rsidR="001C39F7" w:rsidRPr="001C39F7" w:rsidDel="00920FAE" w:rsidRDefault="001C39F7" w:rsidP="00930900">
      <w:pPr>
        <w:numPr>
          <w:ilvl w:val="1"/>
          <w:numId w:val="12"/>
        </w:numPr>
        <w:spacing w:line="259" w:lineRule="auto"/>
        <w:ind w:left="567" w:hanging="283"/>
        <w:contextualSpacing/>
        <w:jc w:val="both"/>
        <w:rPr>
          <w:rFonts w:ascii="EC Square Sans Pro" w:eastAsia="EC Square Sans Pro" w:hAnsi="EC Square Sans Pro" w:cs="EC Square Sans Pro"/>
          <w:lang w:val="en-US"/>
        </w:rPr>
      </w:pPr>
      <w:r w:rsidRPr="001C39F7">
        <w:rPr>
          <w:rFonts w:ascii="EC Square Sans Pro" w:eastAsia="EC Square Sans Pro" w:hAnsi="EC Square Sans Pro" w:cs="EC Square Sans Pro"/>
          <w:lang w:val="en-US"/>
        </w:rPr>
        <w:t>The heat-related mortality has increased around 30 % in the past 20 years, and it is estimated to increase in 94 % of the nearly 1,000 European regions monitored.</w:t>
      </w:r>
    </w:p>
    <w:p w14:paraId="4FB6B087" w14:textId="77777777" w:rsidR="001C39F7" w:rsidRPr="001C39F7" w:rsidDel="00920FAE" w:rsidRDefault="001C39F7" w:rsidP="00930900">
      <w:pPr>
        <w:numPr>
          <w:ilvl w:val="1"/>
          <w:numId w:val="12"/>
        </w:numPr>
        <w:spacing w:line="259" w:lineRule="auto"/>
        <w:ind w:left="567" w:hanging="283"/>
        <w:contextualSpacing/>
        <w:jc w:val="both"/>
        <w:rPr>
          <w:rFonts w:ascii="EC Square Sans Pro" w:eastAsia="EC Square Sans Pro" w:hAnsi="EC Square Sans Pro" w:cs="EC Square Sans Pro"/>
          <w:lang w:val="en-US"/>
        </w:rPr>
      </w:pPr>
      <w:r w:rsidRPr="001C39F7">
        <w:rPr>
          <w:rFonts w:ascii="EC Square Sans Pro" w:eastAsia="EC Square Sans Pro" w:hAnsi="EC Square Sans Pro" w:cs="EC Square Sans Pro"/>
          <w:lang w:val="en-US"/>
        </w:rPr>
        <w:t xml:space="preserve">By 2050, heat waves are expected to claim approximately 1.6 million lives worldwide, 65+ years-old citizen being the most susceptible </w:t>
      </w:r>
      <w:r w:rsidRPr="001C39F7">
        <w:rPr>
          <w:rFonts w:ascii="EC Square Sans Pro" w:eastAsia="EC Square Sans Pro" w:hAnsi="EC Square Sans Pro" w:cs="EC Square Sans Pro"/>
          <w:vertAlign w:val="superscript"/>
          <w:lang w:val="en-US"/>
        </w:rPr>
        <w:t>10</w:t>
      </w:r>
      <w:r w:rsidRPr="001C39F7">
        <w:rPr>
          <w:rFonts w:ascii="EC Square Sans Pro" w:eastAsia="EC Square Sans Pro" w:hAnsi="EC Square Sans Pro" w:cs="EC Square Sans Pro"/>
          <w:lang w:val="en-US"/>
        </w:rPr>
        <w:t>.</w:t>
      </w:r>
    </w:p>
    <w:p w14:paraId="2E9F0B2D" w14:textId="77777777" w:rsidR="001C39F7" w:rsidRPr="001C39F7" w:rsidDel="00920FAE" w:rsidRDefault="001C39F7" w:rsidP="00D93237">
      <w:pPr>
        <w:numPr>
          <w:ilvl w:val="0"/>
          <w:numId w:val="12"/>
        </w:numPr>
        <w:spacing w:line="259" w:lineRule="auto"/>
        <w:ind w:left="284" w:hanging="284"/>
        <w:contextualSpacing/>
        <w:jc w:val="both"/>
        <w:rPr>
          <w:rFonts w:ascii="EC Square Sans Pro" w:eastAsia="EC Square Sans Pro" w:hAnsi="EC Square Sans Pro" w:cs="EC Square Sans Pro"/>
          <w:lang w:val="en-US"/>
        </w:rPr>
      </w:pPr>
      <w:r w:rsidRPr="001C39F7">
        <w:rPr>
          <w:rFonts w:ascii="EC Square Sans Pro" w:eastAsia="EC Square Sans Pro" w:hAnsi="EC Square Sans Pro" w:cs="EC Square Sans Pro"/>
          <w:b/>
          <w:bCs/>
          <w:lang w:val="en-US"/>
        </w:rPr>
        <w:t>Extreme Weather Events</w:t>
      </w:r>
      <w:r w:rsidRPr="001C39F7">
        <w:rPr>
          <w:rFonts w:ascii="EC Square Sans Pro" w:eastAsia="EC Square Sans Pro" w:hAnsi="EC Square Sans Pro" w:cs="EC Square Sans Pro"/>
          <w:lang w:val="en-US"/>
        </w:rPr>
        <w:t>: Climate-related disasters, such as hurricanes, wildfires, and floods, typically result in displacement, physical injuries, and loss of lives. These events can also have long-term effects on mental health, including anxiety, depression, and post-traumatic stress disorder (PTSD):</w:t>
      </w:r>
    </w:p>
    <w:p w14:paraId="267C98E9" w14:textId="77777777" w:rsidR="001C39F7" w:rsidRPr="001C39F7" w:rsidDel="00920FAE" w:rsidRDefault="001C39F7" w:rsidP="00D93237">
      <w:pPr>
        <w:numPr>
          <w:ilvl w:val="1"/>
          <w:numId w:val="12"/>
        </w:numPr>
        <w:spacing w:line="259" w:lineRule="auto"/>
        <w:ind w:left="567" w:hanging="283"/>
        <w:contextualSpacing/>
        <w:jc w:val="both"/>
        <w:rPr>
          <w:rFonts w:ascii="EC Square Sans Pro" w:eastAsia="EC Square Sans Pro" w:hAnsi="EC Square Sans Pro" w:cs="EC Square Sans Pro"/>
          <w:lang w:val="en-US"/>
        </w:rPr>
      </w:pPr>
      <w:r w:rsidRPr="001C39F7">
        <w:rPr>
          <w:rFonts w:ascii="EC Square Sans Pro" w:eastAsia="EC Square Sans Pro" w:hAnsi="EC Square Sans Pro" w:cs="EC Square Sans Pro"/>
          <w:lang w:val="en-US"/>
        </w:rPr>
        <w:t xml:space="preserve">Floods are considered as the highest risk of acute climate-induced mortality, potentially accounting for 8.5 million deaths by 2050 worldwide, according to WEF </w:t>
      </w:r>
      <w:r w:rsidRPr="001C39F7">
        <w:rPr>
          <w:rFonts w:ascii="EC Square Sans Pro" w:eastAsia="EC Square Sans Pro" w:hAnsi="EC Square Sans Pro" w:cs="EC Square Sans Pro"/>
          <w:vertAlign w:val="superscript"/>
          <w:lang w:val="en-US"/>
        </w:rPr>
        <w:t>1,2</w:t>
      </w:r>
      <w:r w:rsidRPr="001C39F7">
        <w:rPr>
          <w:rFonts w:ascii="EC Square Sans Pro" w:eastAsia="EC Square Sans Pro" w:hAnsi="EC Square Sans Pro" w:cs="EC Square Sans Pro"/>
          <w:lang w:val="en-US"/>
        </w:rPr>
        <w:t xml:space="preserve">. </w:t>
      </w:r>
    </w:p>
    <w:p w14:paraId="1502FB23" w14:textId="77777777" w:rsidR="001C39F7" w:rsidRPr="001C39F7" w:rsidDel="00920FAE" w:rsidRDefault="001C39F7" w:rsidP="00D93237">
      <w:pPr>
        <w:numPr>
          <w:ilvl w:val="1"/>
          <w:numId w:val="12"/>
        </w:numPr>
        <w:spacing w:line="259" w:lineRule="auto"/>
        <w:ind w:left="567" w:hanging="283"/>
        <w:contextualSpacing/>
        <w:jc w:val="both"/>
        <w:rPr>
          <w:rFonts w:ascii="EC Square Sans Pro" w:eastAsia="EC Square Sans Pro" w:hAnsi="EC Square Sans Pro" w:cs="EC Square Sans Pro"/>
          <w:lang w:val="en-US"/>
        </w:rPr>
      </w:pPr>
      <w:r w:rsidRPr="001C39F7">
        <w:rPr>
          <w:rFonts w:ascii="EC Square Sans Pro" w:eastAsia="EC Square Sans Pro" w:hAnsi="EC Square Sans Pro" w:cs="EC Square Sans Pro"/>
          <w:lang w:val="en-US"/>
        </w:rPr>
        <w:t xml:space="preserve">Droughts, the second cause, with an estimated 3.2 million deaths as consequence of reduced access to food and water security and the increase of dust concentration, therefore also increasing respiratory diseases </w:t>
      </w:r>
      <w:r w:rsidRPr="001C39F7">
        <w:rPr>
          <w:rFonts w:ascii="EC Square Sans Pro" w:eastAsia="EC Square Sans Pro" w:hAnsi="EC Square Sans Pro" w:cs="EC Square Sans Pro"/>
          <w:vertAlign w:val="superscript"/>
          <w:lang w:val="en-US"/>
        </w:rPr>
        <w:t>1</w:t>
      </w:r>
      <w:r w:rsidRPr="001C39F7">
        <w:rPr>
          <w:rFonts w:ascii="EC Square Sans Pro" w:eastAsia="EC Square Sans Pro" w:hAnsi="EC Square Sans Pro" w:cs="EC Square Sans Pro"/>
          <w:lang w:val="en-US"/>
        </w:rPr>
        <w:t>.</w:t>
      </w:r>
    </w:p>
    <w:p w14:paraId="2E69350C" w14:textId="77777777" w:rsidR="001C39F7" w:rsidRPr="001C39F7" w:rsidDel="00920FAE" w:rsidRDefault="001C39F7" w:rsidP="00D93237">
      <w:pPr>
        <w:numPr>
          <w:ilvl w:val="0"/>
          <w:numId w:val="11"/>
        </w:numPr>
        <w:spacing w:line="259" w:lineRule="auto"/>
        <w:ind w:left="284" w:hanging="284"/>
        <w:contextualSpacing/>
        <w:jc w:val="both"/>
        <w:rPr>
          <w:rFonts w:ascii="EC Square Sans Pro" w:eastAsia="EC Square Sans Pro" w:hAnsi="EC Square Sans Pro" w:cs="EC Square Sans Pro"/>
          <w:lang w:val="en-US"/>
        </w:rPr>
      </w:pPr>
      <w:r w:rsidRPr="001C39F7">
        <w:rPr>
          <w:rFonts w:ascii="EC Square Sans Pro" w:eastAsia="EC Square Sans Pro" w:hAnsi="EC Square Sans Pro" w:cs="EC Square Sans Pro"/>
          <w:b/>
          <w:bCs/>
          <w:lang w:val="en-US"/>
        </w:rPr>
        <w:t>Air Quality</w:t>
      </w:r>
      <w:r w:rsidRPr="001C39F7">
        <w:rPr>
          <w:rFonts w:ascii="EC Square Sans Pro" w:eastAsia="EC Square Sans Pro" w:hAnsi="EC Square Sans Pro" w:cs="EC Square Sans Pro"/>
          <w:lang w:val="en-US"/>
        </w:rPr>
        <w:t>: Climate change is linked to poor air quality (pollutants such as PM</w:t>
      </w:r>
      <w:r w:rsidRPr="001C39F7">
        <w:rPr>
          <w:rFonts w:ascii="EC Square Sans Pro" w:eastAsia="EC Square Sans Pro" w:hAnsi="EC Square Sans Pro" w:cs="EC Square Sans Pro"/>
          <w:vertAlign w:val="subscript"/>
          <w:lang w:val="en-US"/>
        </w:rPr>
        <w:t>2.5</w:t>
      </w:r>
      <w:r w:rsidRPr="001C39F7">
        <w:rPr>
          <w:rFonts w:ascii="EC Square Sans Pro" w:eastAsia="EC Square Sans Pro" w:hAnsi="EC Square Sans Pro" w:cs="EC Square Sans Pro"/>
          <w:lang w:val="en-US"/>
        </w:rPr>
        <w:t>, PM</w:t>
      </w:r>
      <w:r w:rsidRPr="001C39F7">
        <w:rPr>
          <w:rFonts w:ascii="EC Square Sans Pro" w:eastAsia="EC Square Sans Pro" w:hAnsi="EC Square Sans Pro" w:cs="EC Square Sans Pro"/>
          <w:vertAlign w:val="subscript"/>
          <w:lang w:val="en-US"/>
        </w:rPr>
        <w:t>10</w:t>
      </w:r>
      <w:r w:rsidRPr="001C39F7">
        <w:rPr>
          <w:rFonts w:ascii="EC Square Sans Pro" w:eastAsia="EC Square Sans Pro" w:hAnsi="EC Square Sans Pro" w:cs="EC Square Sans Pro"/>
          <w:lang w:val="en-US"/>
        </w:rPr>
        <w:t>, O</w:t>
      </w:r>
      <w:r w:rsidRPr="001C39F7">
        <w:rPr>
          <w:rFonts w:ascii="EC Square Sans Pro" w:eastAsia="EC Square Sans Pro" w:hAnsi="EC Square Sans Pro" w:cs="EC Square Sans Pro"/>
          <w:vertAlign w:val="subscript"/>
          <w:lang w:val="en-US"/>
        </w:rPr>
        <w:t>3</w:t>
      </w:r>
      <w:r w:rsidRPr="001C39F7">
        <w:rPr>
          <w:rFonts w:ascii="EC Square Sans Pro" w:eastAsia="EC Square Sans Pro" w:hAnsi="EC Square Sans Pro" w:cs="EC Square Sans Pro"/>
          <w:lang w:val="en-US"/>
        </w:rPr>
        <w:t>, NO</w:t>
      </w:r>
      <w:r w:rsidRPr="001C39F7">
        <w:rPr>
          <w:rFonts w:ascii="EC Square Sans Pro" w:eastAsia="EC Square Sans Pro" w:hAnsi="EC Square Sans Pro" w:cs="EC Square Sans Pro"/>
          <w:vertAlign w:val="subscript"/>
          <w:lang w:val="en-US"/>
        </w:rPr>
        <w:t>2</w:t>
      </w:r>
      <w:r w:rsidRPr="001C39F7">
        <w:rPr>
          <w:rFonts w:ascii="EC Square Sans Pro" w:eastAsia="EC Square Sans Pro" w:hAnsi="EC Square Sans Pro" w:cs="EC Square Sans Pro"/>
          <w:lang w:val="en-US"/>
        </w:rPr>
        <w:t>, SO</w:t>
      </w:r>
      <w:r w:rsidRPr="001C39F7">
        <w:rPr>
          <w:rFonts w:ascii="EC Square Sans Pro" w:eastAsia="EC Square Sans Pro" w:hAnsi="EC Square Sans Pro" w:cs="EC Square Sans Pro"/>
          <w:vertAlign w:val="subscript"/>
          <w:lang w:val="en-US"/>
        </w:rPr>
        <w:t>2</w:t>
      </w:r>
      <w:r w:rsidRPr="001C39F7">
        <w:rPr>
          <w:rFonts w:ascii="EC Square Sans Pro" w:eastAsia="EC Square Sans Pro" w:hAnsi="EC Square Sans Pro" w:cs="EC Square Sans Pro"/>
          <w:lang w:val="en-US"/>
        </w:rPr>
        <w:t xml:space="preserve">), which can exacerbate respiratory conditions like asthma and chronic obstructive pulmonary disease (COPD), but also cardiovascular disease, particularly for those with pre-existing conditions and lung cancer. In Europe, each year around 300 000 people die prematurely due to air pollution </w:t>
      </w:r>
      <w:r w:rsidRPr="001C39F7">
        <w:rPr>
          <w:rFonts w:ascii="EC Square Sans Pro" w:eastAsia="EC Square Sans Pro" w:hAnsi="EC Square Sans Pro" w:cs="EC Square Sans Pro"/>
          <w:vertAlign w:val="superscript"/>
          <w:lang w:val="en-US"/>
        </w:rPr>
        <w:t>11</w:t>
      </w:r>
      <w:r w:rsidRPr="001C39F7">
        <w:rPr>
          <w:rFonts w:ascii="EC Square Sans Pro" w:eastAsia="EC Square Sans Pro" w:hAnsi="EC Square Sans Pro" w:cs="EC Square Sans Pro"/>
          <w:lang w:val="en-US"/>
        </w:rPr>
        <w:t xml:space="preserve">. By 2050, levels of SO2 and NO2, are expected to rise 90% and 50%, respectively </w:t>
      </w:r>
      <w:r w:rsidRPr="001C39F7">
        <w:rPr>
          <w:rFonts w:ascii="EC Square Sans Pro" w:eastAsia="EC Square Sans Pro" w:hAnsi="EC Square Sans Pro" w:cs="EC Square Sans Pro"/>
          <w:vertAlign w:val="superscript"/>
          <w:lang w:val="en-US"/>
        </w:rPr>
        <w:t>12</w:t>
      </w:r>
      <w:r w:rsidRPr="001C39F7">
        <w:rPr>
          <w:rFonts w:ascii="EC Square Sans Pro" w:eastAsia="EC Square Sans Pro" w:hAnsi="EC Square Sans Pro" w:cs="EC Square Sans Pro"/>
          <w:lang w:val="en-US"/>
        </w:rPr>
        <w:t xml:space="preserve"> and half of the world’s population will be affected by allergies and asthma </w:t>
      </w:r>
      <w:r w:rsidRPr="001C39F7">
        <w:rPr>
          <w:rFonts w:ascii="EC Square Sans Pro" w:eastAsia="EC Square Sans Pro" w:hAnsi="EC Square Sans Pro" w:cs="EC Square Sans Pro"/>
          <w:vertAlign w:val="superscript"/>
          <w:lang w:val="en-US"/>
        </w:rPr>
        <w:t>13</w:t>
      </w:r>
      <w:r w:rsidRPr="001C39F7">
        <w:rPr>
          <w:rFonts w:ascii="EC Square Sans Pro" w:eastAsia="EC Square Sans Pro" w:hAnsi="EC Square Sans Pro" w:cs="EC Square Sans Pro"/>
          <w:lang w:val="en-US"/>
        </w:rPr>
        <w:t>.</w:t>
      </w:r>
    </w:p>
    <w:p w14:paraId="1524E434" w14:textId="77777777" w:rsidR="001C39F7" w:rsidRPr="001C39F7" w:rsidDel="00920FAE" w:rsidRDefault="001C39F7" w:rsidP="00D93237">
      <w:pPr>
        <w:numPr>
          <w:ilvl w:val="1"/>
          <w:numId w:val="11"/>
        </w:numPr>
        <w:spacing w:line="259" w:lineRule="auto"/>
        <w:ind w:left="567" w:hanging="283"/>
        <w:contextualSpacing/>
        <w:jc w:val="both"/>
        <w:rPr>
          <w:rFonts w:ascii="EC Square Sans Pro" w:eastAsia="EC Square Sans Pro" w:hAnsi="EC Square Sans Pro" w:cs="EC Square Sans Pro"/>
          <w:lang w:val="en-US"/>
        </w:rPr>
      </w:pPr>
      <w:r w:rsidRPr="001C39F7">
        <w:rPr>
          <w:rFonts w:ascii="EC Square Sans Pro" w:eastAsia="EC Square Sans Pro" w:hAnsi="EC Square Sans Pro" w:cs="EC Square Sans Pro"/>
          <w:lang w:val="en-US"/>
        </w:rPr>
        <w:t>Accordingly, to OECD, just the PM</w:t>
      </w:r>
      <w:r w:rsidRPr="001C39F7">
        <w:rPr>
          <w:rFonts w:ascii="EC Square Sans Pro" w:eastAsia="EC Square Sans Pro" w:hAnsi="EC Square Sans Pro" w:cs="EC Square Sans Pro"/>
          <w:vertAlign w:val="subscript"/>
          <w:lang w:val="en-US"/>
        </w:rPr>
        <w:t>10</w:t>
      </w:r>
      <w:r w:rsidRPr="001C39F7">
        <w:rPr>
          <w:rFonts w:ascii="EC Square Sans Pro" w:eastAsia="EC Square Sans Pro" w:hAnsi="EC Square Sans Pro" w:cs="EC Square Sans Pro"/>
          <w:lang w:val="en-US"/>
        </w:rPr>
        <w:t xml:space="preserve"> pollution is estimated to be responsible of 3.1 million deaths worldwide by 2030 </w:t>
      </w:r>
      <w:r w:rsidRPr="001C39F7">
        <w:rPr>
          <w:rFonts w:ascii="EC Square Sans Pro" w:eastAsia="EC Square Sans Pro" w:hAnsi="EC Square Sans Pro" w:cs="EC Square Sans Pro"/>
          <w:vertAlign w:val="superscript"/>
          <w:lang w:val="en-US"/>
        </w:rPr>
        <w:t>14</w:t>
      </w:r>
      <w:r w:rsidRPr="001C39F7">
        <w:rPr>
          <w:rFonts w:ascii="EC Square Sans Pro" w:eastAsia="EC Square Sans Pro" w:hAnsi="EC Square Sans Pro" w:cs="EC Square Sans Pro"/>
          <w:lang w:val="en-US"/>
        </w:rPr>
        <w:t>. Furthermore, just in the EU, the average life expectancy is estimated to be reduced by 8.6 months due to the PM</w:t>
      </w:r>
      <w:r w:rsidRPr="001C39F7">
        <w:rPr>
          <w:rFonts w:ascii="EC Square Sans Pro" w:eastAsia="EC Square Sans Pro" w:hAnsi="EC Square Sans Pro" w:cs="EC Square Sans Pro"/>
          <w:vertAlign w:val="subscript"/>
          <w:lang w:val="en-US"/>
        </w:rPr>
        <w:t xml:space="preserve">2.5 </w:t>
      </w:r>
      <w:r w:rsidRPr="001C39F7">
        <w:rPr>
          <w:rFonts w:ascii="EC Square Sans Pro" w:eastAsia="EC Square Sans Pro" w:hAnsi="EC Square Sans Pro" w:cs="EC Square Sans Pro"/>
          <w:lang w:val="en-US"/>
        </w:rPr>
        <w:t xml:space="preserve">exposure </w:t>
      </w:r>
      <w:r w:rsidRPr="001C39F7">
        <w:rPr>
          <w:rFonts w:ascii="EC Square Sans Pro" w:eastAsia="EC Square Sans Pro" w:hAnsi="EC Square Sans Pro" w:cs="EC Square Sans Pro"/>
          <w:vertAlign w:val="superscript"/>
          <w:lang w:val="en-US"/>
        </w:rPr>
        <w:t>5</w:t>
      </w:r>
      <w:r w:rsidRPr="001C39F7">
        <w:rPr>
          <w:rFonts w:ascii="EC Square Sans Pro" w:eastAsia="EC Square Sans Pro" w:hAnsi="EC Square Sans Pro" w:cs="EC Square Sans Pro"/>
          <w:lang w:val="en-US"/>
        </w:rPr>
        <w:t>.</w:t>
      </w:r>
    </w:p>
    <w:p w14:paraId="4353665F" w14:textId="5C2F86B7" w:rsidR="001C39F7" w:rsidRDefault="001C39F7" w:rsidP="00D93237">
      <w:pPr>
        <w:numPr>
          <w:ilvl w:val="1"/>
          <w:numId w:val="11"/>
        </w:numPr>
        <w:spacing w:line="259" w:lineRule="auto"/>
        <w:ind w:left="567" w:hanging="283"/>
        <w:contextualSpacing/>
        <w:jc w:val="both"/>
        <w:rPr>
          <w:rFonts w:ascii="EC Square Sans Pro" w:eastAsia="EC Square Sans Pro" w:hAnsi="EC Square Sans Pro" w:cs="EC Square Sans Pro"/>
          <w:lang w:val="en-US"/>
        </w:rPr>
      </w:pPr>
      <w:r w:rsidRPr="001C39F7">
        <w:rPr>
          <w:rFonts w:ascii="EC Square Sans Pro" w:eastAsia="EC Square Sans Pro" w:hAnsi="EC Square Sans Pro" w:cs="EC Square Sans Pro"/>
          <w:b/>
          <w:bCs/>
          <w:lang w:val="en-US"/>
        </w:rPr>
        <w:t>Asthma and Respiratory Issues</w:t>
      </w:r>
      <w:r w:rsidRPr="001C39F7">
        <w:rPr>
          <w:rFonts w:ascii="EC Square Sans Pro" w:eastAsia="EC Square Sans Pro" w:hAnsi="EC Square Sans Pro" w:cs="EC Square Sans Pro"/>
          <w:lang w:val="en-US"/>
        </w:rPr>
        <w:t>: Asthma affects over 30 million people in Europe. Since climate change and higher CO</w:t>
      </w:r>
      <w:r w:rsidRPr="001C39F7">
        <w:rPr>
          <w:rFonts w:ascii="EC Square Sans Pro" w:eastAsia="EC Square Sans Pro" w:hAnsi="EC Square Sans Pro" w:cs="EC Square Sans Pro"/>
          <w:vertAlign w:val="subscript"/>
          <w:lang w:val="en-US"/>
        </w:rPr>
        <w:t>2</w:t>
      </w:r>
      <w:r w:rsidRPr="001C39F7">
        <w:rPr>
          <w:rFonts w:ascii="EC Square Sans Pro" w:eastAsia="EC Square Sans Pro" w:hAnsi="EC Square Sans Pro" w:cs="EC Square Sans Pro"/>
          <w:lang w:val="en-US"/>
        </w:rPr>
        <w:t xml:space="preserve"> levels are linked to increased pollen production </w:t>
      </w:r>
      <w:r w:rsidRPr="001C39F7">
        <w:rPr>
          <w:rFonts w:ascii="EC Square Sans Pro" w:eastAsia="EC Square Sans Pro" w:hAnsi="EC Square Sans Pro" w:cs="EC Square Sans Pro"/>
          <w:vertAlign w:val="superscript"/>
          <w:lang w:val="en-US"/>
        </w:rPr>
        <w:t>5</w:t>
      </w:r>
      <w:r w:rsidRPr="001C39F7">
        <w:rPr>
          <w:rFonts w:ascii="EC Square Sans Pro" w:eastAsia="EC Square Sans Pro" w:hAnsi="EC Square Sans Pro" w:cs="EC Square Sans Pro"/>
          <w:lang w:val="en-US"/>
        </w:rPr>
        <w:t>, it can exacerbate allergies and respiratory issues like asthma. The above-mentioned pollutants such as PM</w:t>
      </w:r>
      <w:r w:rsidRPr="001C39F7">
        <w:rPr>
          <w:rFonts w:ascii="EC Square Sans Pro" w:eastAsia="EC Square Sans Pro" w:hAnsi="EC Square Sans Pro" w:cs="EC Square Sans Pro"/>
          <w:vertAlign w:val="subscript"/>
          <w:lang w:val="en-US"/>
        </w:rPr>
        <w:t>2.5</w:t>
      </w:r>
      <w:r w:rsidRPr="001C39F7">
        <w:rPr>
          <w:rFonts w:ascii="EC Square Sans Pro" w:eastAsia="EC Square Sans Pro" w:hAnsi="EC Square Sans Pro" w:cs="EC Square Sans Pro"/>
          <w:lang w:val="en-US"/>
        </w:rPr>
        <w:t>, PM</w:t>
      </w:r>
      <w:r w:rsidRPr="001C39F7">
        <w:rPr>
          <w:rFonts w:ascii="EC Square Sans Pro" w:eastAsia="EC Square Sans Pro" w:hAnsi="EC Square Sans Pro" w:cs="EC Square Sans Pro"/>
          <w:vertAlign w:val="subscript"/>
          <w:lang w:val="en-US"/>
        </w:rPr>
        <w:t>10</w:t>
      </w:r>
      <w:r w:rsidRPr="001C39F7">
        <w:rPr>
          <w:rFonts w:ascii="EC Square Sans Pro" w:eastAsia="EC Square Sans Pro" w:hAnsi="EC Square Sans Pro" w:cs="EC Square Sans Pro"/>
          <w:lang w:val="en-US"/>
        </w:rPr>
        <w:t>, O</w:t>
      </w:r>
      <w:r w:rsidRPr="001C39F7">
        <w:rPr>
          <w:rFonts w:ascii="EC Square Sans Pro" w:eastAsia="EC Square Sans Pro" w:hAnsi="EC Square Sans Pro" w:cs="EC Square Sans Pro"/>
          <w:vertAlign w:val="subscript"/>
          <w:lang w:val="en-US"/>
        </w:rPr>
        <w:t>3</w:t>
      </w:r>
      <w:r w:rsidRPr="001C39F7">
        <w:rPr>
          <w:rFonts w:ascii="EC Square Sans Pro" w:eastAsia="EC Square Sans Pro" w:hAnsi="EC Square Sans Pro" w:cs="EC Square Sans Pro"/>
          <w:lang w:val="en-US"/>
        </w:rPr>
        <w:t>, NO</w:t>
      </w:r>
      <w:r w:rsidRPr="001C39F7">
        <w:rPr>
          <w:rFonts w:ascii="EC Square Sans Pro" w:eastAsia="EC Square Sans Pro" w:hAnsi="EC Square Sans Pro" w:cs="EC Square Sans Pro"/>
          <w:vertAlign w:val="subscript"/>
          <w:lang w:val="en-US"/>
        </w:rPr>
        <w:t>2</w:t>
      </w:r>
      <w:r w:rsidRPr="001C39F7">
        <w:rPr>
          <w:rFonts w:ascii="EC Square Sans Pro" w:eastAsia="EC Square Sans Pro" w:hAnsi="EC Square Sans Pro" w:cs="EC Square Sans Pro"/>
          <w:lang w:val="en-US"/>
        </w:rPr>
        <w:t>, SO</w:t>
      </w:r>
      <w:r w:rsidRPr="001C39F7">
        <w:rPr>
          <w:rFonts w:ascii="EC Square Sans Pro" w:eastAsia="EC Square Sans Pro" w:hAnsi="EC Square Sans Pro" w:cs="EC Square Sans Pro"/>
          <w:vertAlign w:val="subscript"/>
          <w:lang w:val="en-US"/>
        </w:rPr>
        <w:t xml:space="preserve">2 </w:t>
      </w:r>
      <w:r w:rsidRPr="001C39F7">
        <w:rPr>
          <w:rFonts w:ascii="EC Square Sans Pro" w:eastAsia="EC Square Sans Pro" w:hAnsi="EC Square Sans Pro" w:cs="EC Square Sans Pro"/>
          <w:lang w:val="en-US"/>
        </w:rPr>
        <w:t xml:space="preserve">have been shown to have an inflammatory effect on the airways of susceptible subjects increasing permeability and therefore facilitating the interaction with cells of the immune system </w:t>
      </w:r>
      <w:r w:rsidRPr="001C39F7">
        <w:rPr>
          <w:rFonts w:ascii="EC Square Sans Pro" w:eastAsia="EC Square Sans Pro" w:hAnsi="EC Square Sans Pro" w:cs="EC Square Sans Pro"/>
          <w:vertAlign w:val="superscript"/>
          <w:lang w:val="en-US"/>
        </w:rPr>
        <w:t>5</w:t>
      </w:r>
      <w:r w:rsidRPr="001C39F7">
        <w:rPr>
          <w:rFonts w:ascii="EC Square Sans Pro" w:eastAsia="EC Square Sans Pro" w:hAnsi="EC Square Sans Pro" w:cs="EC Square Sans Pro"/>
          <w:lang w:val="en-US"/>
        </w:rPr>
        <w:t xml:space="preserve">. For example, some studies estimate that sensitization to ragweed will increase from 33 to 77 million people, by 2041–2060 in Europe </w:t>
      </w:r>
      <w:r w:rsidRPr="001C39F7">
        <w:rPr>
          <w:rFonts w:ascii="EC Square Sans Pro" w:eastAsia="EC Square Sans Pro" w:hAnsi="EC Square Sans Pro" w:cs="EC Square Sans Pro"/>
          <w:vertAlign w:val="superscript"/>
          <w:lang w:val="en-US"/>
        </w:rPr>
        <w:t>15</w:t>
      </w:r>
      <w:r w:rsidRPr="001C39F7">
        <w:rPr>
          <w:rFonts w:ascii="EC Square Sans Pro" w:eastAsia="EC Square Sans Pro" w:hAnsi="EC Square Sans Pro" w:cs="EC Square Sans Pro"/>
          <w:lang w:val="en-US"/>
        </w:rPr>
        <w:t>.</w:t>
      </w:r>
    </w:p>
    <w:p w14:paraId="26501298" w14:textId="77777777" w:rsidR="00D93237" w:rsidRPr="001C39F7" w:rsidDel="00920FAE" w:rsidRDefault="00D93237" w:rsidP="00D93237">
      <w:pPr>
        <w:spacing w:line="259" w:lineRule="auto"/>
        <w:ind w:left="567"/>
        <w:contextualSpacing/>
        <w:jc w:val="both"/>
        <w:rPr>
          <w:rFonts w:ascii="EC Square Sans Pro" w:eastAsia="EC Square Sans Pro" w:hAnsi="EC Square Sans Pro" w:cs="EC Square Sans Pro"/>
          <w:lang w:val="en-US"/>
        </w:rPr>
      </w:pPr>
    </w:p>
    <w:p w14:paraId="718B2F4A" w14:textId="77777777" w:rsidR="001C39F7" w:rsidRPr="001C39F7" w:rsidDel="00920FAE" w:rsidRDefault="001C39F7" w:rsidP="00D93237">
      <w:pPr>
        <w:spacing w:line="259" w:lineRule="auto"/>
        <w:contextualSpacing/>
        <w:jc w:val="both"/>
        <w:rPr>
          <w:rFonts w:ascii="EC Square Sans Pro" w:eastAsia="EC Square Sans Pro" w:hAnsi="EC Square Sans Pro" w:cs="EC Square Sans Pro"/>
          <w:b/>
          <w:bCs/>
          <w:lang w:val="en-US"/>
        </w:rPr>
      </w:pPr>
      <w:r w:rsidRPr="001C39F7">
        <w:rPr>
          <w:rFonts w:ascii="EC Square Sans Pro" w:eastAsia="EC Square Sans Pro" w:hAnsi="EC Square Sans Pro" w:cs="EC Square Sans Pro"/>
          <w:b/>
          <w:bCs/>
          <w:lang w:val="en-US"/>
        </w:rPr>
        <w:lastRenderedPageBreak/>
        <w:t>Indirect Impacts</w:t>
      </w:r>
    </w:p>
    <w:p w14:paraId="03A20F7D" w14:textId="77777777" w:rsidR="001C39F7" w:rsidRPr="001C39F7" w:rsidDel="00920FAE" w:rsidRDefault="001C39F7" w:rsidP="00D93237">
      <w:pPr>
        <w:numPr>
          <w:ilvl w:val="0"/>
          <w:numId w:val="9"/>
        </w:numPr>
        <w:spacing w:line="259" w:lineRule="auto"/>
        <w:ind w:left="284" w:hanging="284"/>
        <w:contextualSpacing/>
        <w:jc w:val="both"/>
        <w:rPr>
          <w:rFonts w:ascii="EC Square Sans Pro" w:eastAsia="EC Square Sans Pro" w:hAnsi="EC Square Sans Pro" w:cs="EC Square Sans Pro"/>
          <w:lang w:val="en-US"/>
        </w:rPr>
      </w:pPr>
      <w:r w:rsidRPr="001C39F7">
        <w:rPr>
          <w:rFonts w:ascii="EC Square Sans Pro" w:eastAsia="EC Square Sans Pro" w:hAnsi="EC Square Sans Pro" w:cs="EC Square Sans Pro"/>
          <w:b/>
          <w:bCs/>
          <w:lang w:val="en-US"/>
        </w:rPr>
        <w:t xml:space="preserve">Food and Water Scarcity: </w:t>
      </w:r>
      <w:r w:rsidRPr="001C39F7">
        <w:rPr>
          <w:rFonts w:ascii="EC Square Sans Pro" w:eastAsia="EC Square Sans Pro" w:hAnsi="EC Square Sans Pro" w:cs="EC Square Sans Pro"/>
          <w:bCs/>
          <w:lang w:val="en-US"/>
        </w:rPr>
        <w:t>Changes in temperature and precipitation patterns can lead to crop failures, reduced food availability, leading to food insecurity, as well as decreased water quality. This can result in malnutrition and micronutrient deficiencies,</w:t>
      </w:r>
      <w:r w:rsidRPr="001C39F7">
        <w:rPr>
          <w:rFonts w:ascii="EC Square Sans Pro" w:eastAsia="EC Square Sans Pro" w:hAnsi="EC Square Sans Pro" w:cs="EC Square Sans Pro"/>
          <w:lang w:val="en-US"/>
        </w:rPr>
        <w:t xml:space="preserve"> particularly for vulnerable populations. The increase of heatwaves and droughts events in 2021 was associated with 127 million more people experiencing moderate or severe food insecurity than in the period 1981–2010, with the consequent risk of malnutrition and potentially irreversible health effects </w:t>
      </w:r>
      <w:r w:rsidRPr="001C39F7">
        <w:rPr>
          <w:rFonts w:ascii="EC Square Sans Pro" w:eastAsia="EC Square Sans Pro" w:hAnsi="EC Square Sans Pro" w:cs="EC Square Sans Pro"/>
          <w:vertAlign w:val="superscript"/>
          <w:lang w:val="en-US"/>
        </w:rPr>
        <w:t>16</w:t>
      </w:r>
      <w:r w:rsidRPr="001C39F7">
        <w:rPr>
          <w:rFonts w:ascii="EC Square Sans Pro" w:eastAsia="EC Square Sans Pro" w:hAnsi="EC Square Sans Pro" w:cs="EC Square Sans Pro"/>
          <w:lang w:val="en-US"/>
        </w:rPr>
        <w:t xml:space="preserve">. </w:t>
      </w:r>
    </w:p>
    <w:p w14:paraId="7B38ED92" w14:textId="77777777" w:rsidR="001C39F7" w:rsidRPr="001C39F7" w:rsidDel="00920FAE" w:rsidRDefault="001C39F7" w:rsidP="00D93237">
      <w:pPr>
        <w:numPr>
          <w:ilvl w:val="0"/>
          <w:numId w:val="9"/>
        </w:numPr>
        <w:spacing w:line="259" w:lineRule="auto"/>
        <w:ind w:left="284" w:hanging="284"/>
        <w:contextualSpacing/>
        <w:jc w:val="both"/>
        <w:rPr>
          <w:rFonts w:ascii="EC Square Sans Pro" w:eastAsia="EC Square Sans Pro" w:hAnsi="EC Square Sans Pro" w:cs="EC Square Sans Pro"/>
          <w:lang w:val="en-US"/>
        </w:rPr>
      </w:pPr>
      <w:r w:rsidRPr="001C39F7">
        <w:rPr>
          <w:rFonts w:ascii="EC Square Sans Pro" w:eastAsia="EC Square Sans Pro" w:hAnsi="EC Square Sans Pro" w:cs="EC Square Sans Pro"/>
          <w:b/>
          <w:bCs/>
          <w:lang w:val="en-US"/>
        </w:rPr>
        <w:t>Vector-Borne Diseases</w:t>
      </w:r>
      <w:r w:rsidRPr="001C39F7">
        <w:rPr>
          <w:rFonts w:ascii="EC Square Sans Pro" w:eastAsia="EC Square Sans Pro" w:hAnsi="EC Square Sans Pro" w:cs="EC Square Sans Pro"/>
          <w:lang w:val="en-US"/>
        </w:rPr>
        <w:t xml:space="preserve">: Climate change is altering the distribution and prevalence of disease vectors like mosquitoes, ticks, and fleas. This can lead to the emergence or re-emergence of pathogens, and increased risk of diseases like malaria, dengue fever, and Lyme disease, to name just a few. </w:t>
      </w:r>
    </w:p>
    <w:p w14:paraId="51FEFEF6" w14:textId="77777777" w:rsidR="001C39F7" w:rsidRPr="001C39F7" w:rsidDel="00920FAE" w:rsidRDefault="001C39F7" w:rsidP="00D93237">
      <w:pPr>
        <w:numPr>
          <w:ilvl w:val="1"/>
          <w:numId w:val="9"/>
        </w:numPr>
        <w:spacing w:line="259" w:lineRule="auto"/>
        <w:ind w:left="567" w:hanging="283"/>
        <w:contextualSpacing/>
        <w:jc w:val="both"/>
        <w:rPr>
          <w:rFonts w:ascii="EC Square Sans Pro" w:eastAsia="EC Square Sans Pro" w:hAnsi="EC Square Sans Pro" w:cs="EC Square Sans Pro"/>
          <w:lang w:val="en-US"/>
        </w:rPr>
      </w:pPr>
      <w:r w:rsidRPr="001C39F7">
        <w:rPr>
          <w:rFonts w:ascii="EC Square Sans Pro" w:eastAsia="EC Square Sans Pro" w:hAnsi="EC Square Sans Pro" w:cs="EC Square Sans Pro"/>
          <w:lang w:val="en-US"/>
        </w:rPr>
        <w:t xml:space="preserve">Accordingly, to the ECDC, the number of locally acquired dengue cases has steadily increases, from 71 in the period 2010-2021, to 71 cases just in 2022 alone and 130 cases in 2023. The number of outbreaks is also increasing from 3 outbreaks per year between 2010-2017, 5 in 2018, 7 in 2020, 10 in 2022, and 14 outbreaks in 2023 </w:t>
      </w:r>
      <w:r w:rsidRPr="001C39F7">
        <w:rPr>
          <w:rFonts w:ascii="EC Square Sans Pro" w:eastAsia="EC Square Sans Pro" w:hAnsi="EC Square Sans Pro" w:cs="EC Square Sans Pro"/>
          <w:vertAlign w:val="superscript"/>
          <w:lang w:val="en-US"/>
        </w:rPr>
        <w:t>17</w:t>
      </w:r>
      <w:r w:rsidRPr="001C39F7">
        <w:rPr>
          <w:rFonts w:ascii="EC Square Sans Pro" w:eastAsia="EC Square Sans Pro" w:hAnsi="EC Square Sans Pro" w:cs="EC Square Sans Pro"/>
          <w:lang w:val="en-US"/>
        </w:rPr>
        <w:t>.</w:t>
      </w:r>
    </w:p>
    <w:p w14:paraId="3E880633" w14:textId="77777777" w:rsidR="001C39F7" w:rsidRPr="001C39F7" w:rsidDel="00920FAE" w:rsidRDefault="001C39F7" w:rsidP="00D93237">
      <w:pPr>
        <w:numPr>
          <w:ilvl w:val="1"/>
          <w:numId w:val="10"/>
        </w:numPr>
        <w:spacing w:line="259" w:lineRule="auto"/>
        <w:ind w:left="567" w:hanging="283"/>
        <w:contextualSpacing/>
        <w:jc w:val="both"/>
        <w:rPr>
          <w:rFonts w:ascii="EC Square Sans Pro" w:eastAsia="EC Square Sans Pro" w:hAnsi="EC Square Sans Pro" w:cs="EC Square Sans Pro"/>
          <w:lang w:val="en-US"/>
        </w:rPr>
      </w:pPr>
      <w:r w:rsidRPr="001C39F7">
        <w:rPr>
          <w:rFonts w:ascii="EC Square Sans Pro" w:eastAsia="EC Square Sans Pro" w:hAnsi="EC Square Sans Pro" w:cs="EC Square Sans Pro"/>
          <w:lang w:val="en-GB"/>
        </w:rPr>
        <w:t xml:space="preserve">By 2050, an additional 500 million people may be at risk of exposure to vector-borne diseases (i.e., malaria, dengue and Zika) </w:t>
      </w:r>
      <w:r w:rsidRPr="001C39F7">
        <w:rPr>
          <w:rFonts w:ascii="EC Square Sans Pro" w:eastAsia="EC Square Sans Pro" w:hAnsi="EC Square Sans Pro" w:cs="EC Square Sans Pro"/>
          <w:vertAlign w:val="superscript"/>
          <w:lang w:val="en-GB"/>
        </w:rPr>
        <w:t>18</w:t>
      </w:r>
      <w:r w:rsidRPr="001C39F7">
        <w:rPr>
          <w:rFonts w:ascii="EC Square Sans Pro" w:eastAsia="EC Square Sans Pro" w:hAnsi="EC Square Sans Pro" w:cs="EC Square Sans Pro"/>
          <w:lang w:val="en-GB"/>
        </w:rPr>
        <w:t xml:space="preserve">. </w:t>
      </w:r>
      <w:r w:rsidRPr="001C39F7">
        <w:rPr>
          <w:rFonts w:ascii="EC Square Sans Pro" w:eastAsia="EC Square Sans Pro" w:hAnsi="EC Square Sans Pro" w:cs="EC Square Sans Pro"/>
          <w:lang w:val="en-US"/>
        </w:rPr>
        <w:t xml:space="preserve">Studies indicate that just in Europe, the risk of malaria transmission could increase by 10-20% by 2050 if climate change continues </w:t>
      </w:r>
      <w:r w:rsidRPr="001C39F7">
        <w:rPr>
          <w:rFonts w:ascii="EC Square Sans Pro" w:eastAsia="EC Square Sans Pro" w:hAnsi="EC Square Sans Pro" w:cs="EC Square Sans Pro"/>
          <w:vertAlign w:val="superscript"/>
          <w:lang w:val="en-US"/>
        </w:rPr>
        <w:t>1</w:t>
      </w:r>
      <w:r w:rsidRPr="001C39F7">
        <w:rPr>
          <w:rFonts w:ascii="EC Square Sans Pro" w:eastAsia="EC Square Sans Pro" w:hAnsi="EC Square Sans Pro" w:cs="EC Square Sans Pro"/>
          <w:lang w:val="en-US"/>
        </w:rPr>
        <w:t>.</w:t>
      </w:r>
    </w:p>
    <w:p w14:paraId="03629C69" w14:textId="77777777" w:rsidR="001C39F7" w:rsidRPr="001C39F7" w:rsidDel="00920FAE" w:rsidRDefault="001C39F7" w:rsidP="00D93237">
      <w:pPr>
        <w:numPr>
          <w:ilvl w:val="0"/>
          <w:numId w:val="8"/>
        </w:numPr>
        <w:spacing w:line="259" w:lineRule="auto"/>
        <w:ind w:left="284" w:hanging="284"/>
        <w:contextualSpacing/>
        <w:jc w:val="both"/>
        <w:rPr>
          <w:rFonts w:ascii="EC Square Sans Pro" w:eastAsia="EC Square Sans Pro" w:hAnsi="EC Square Sans Pro" w:cs="EC Square Sans Pro"/>
          <w:lang w:val="en-US"/>
        </w:rPr>
      </w:pPr>
      <w:r w:rsidRPr="001C39F7">
        <w:rPr>
          <w:rFonts w:ascii="EC Square Sans Pro" w:eastAsia="EC Square Sans Pro" w:hAnsi="EC Square Sans Pro" w:cs="EC Square Sans Pro"/>
          <w:b/>
          <w:bCs/>
          <w:lang w:val="en-US"/>
        </w:rPr>
        <w:t>Water-Borne Diseases</w:t>
      </w:r>
      <w:r w:rsidRPr="001C39F7">
        <w:rPr>
          <w:rFonts w:ascii="EC Square Sans Pro" w:eastAsia="EC Square Sans Pro" w:hAnsi="EC Square Sans Pro" w:cs="EC Square Sans Pro"/>
          <w:lang w:val="en-US"/>
        </w:rPr>
        <w:t xml:space="preserve">: Changes in precipitation patterns, sea-level rise, and increased flooding can contaminate water sources, spreading water-borne diseases like cholera and diarrhea. </w:t>
      </w:r>
    </w:p>
    <w:p w14:paraId="79171F5D" w14:textId="77777777" w:rsidR="001C39F7" w:rsidRPr="001C39F7" w:rsidDel="00920FAE" w:rsidRDefault="001C39F7" w:rsidP="00D93237">
      <w:pPr>
        <w:numPr>
          <w:ilvl w:val="1"/>
          <w:numId w:val="10"/>
        </w:numPr>
        <w:spacing w:line="259" w:lineRule="auto"/>
        <w:ind w:left="567" w:hanging="283"/>
        <w:contextualSpacing/>
        <w:jc w:val="both"/>
        <w:rPr>
          <w:rFonts w:ascii="EC Square Sans Pro" w:eastAsia="EC Square Sans Pro" w:hAnsi="EC Square Sans Pro" w:cs="EC Square Sans Pro"/>
          <w:lang w:val="en-US"/>
        </w:rPr>
      </w:pPr>
      <w:r w:rsidRPr="001C39F7">
        <w:rPr>
          <w:rFonts w:ascii="EC Square Sans Pro" w:eastAsia="EC Square Sans Pro" w:hAnsi="EC Square Sans Pro" w:cs="EC Square Sans Pro"/>
          <w:b/>
          <w:bCs/>
          <w:lang w:val="en-US"/>
        </w:rPr>
        <w:t>Antimicrobial Resistance (AMR)</w:t>
      </w:r>
      <w:r w:rsidRPr="001C39F7">
        <w:rPr>
          <w:rFonts w:ascii="EC Square Sans Pro" w:eastAsia="EC Square Sans Pro" w:hAnsi="EC Square Sans Pro" w:cs="EC Square Sans Pro"/>
          <w:lang w:val="en-US"/>
        </w:rPr>
        <w:t xml:space="preserve">: AMR, also declared by WHO, one of the top ten global public health threats facing humanity that claims about 700,000 lives per year and it is estimated to cost between $300 billion to $1 trillion per year by 2050 </w:t>
      </w:r>
      <w:r w:rsidRPr="001C39F7">
        <w:rPr>
          <w:rFonts w:ascii="EC Square Sans Pro" w:eastAsia="EC Square Sans Pro" w:hAnsi="EC Square Sans Pro" w:cs="EC Square Sans Pro"/>
          <w:vertAlign w:val="superscript"/>
          <w:lang w:val="en-US"/>
        </w:rPr>
        <w:t>19</w:t>
      </w:r>
      <w:r w:rsidRPr="001C39F7">
        <w:rPr>
          <w:rFonts w:ascii="EC Square Sans Pro" w:eastAsia="EC Square Sans Pro" w:hAnsi="EC Square Sans Pro" w:cs="EC Square Sans Pro"/>
          <w:lang w:val="en-US"/>
        </w:rPr>
        <w:t xml:space="preserve">. Despite the main reason for AMR is the excessive and inappropriate use of antibiotics, climate change can exacerbate it since: a) bacteria growth and reproduction are facilitated by temperatures above 30° C </w:t>
      </w:r>
      <w:r w:rsidRPr="001C39F7">
        <w:rPr>
          <w:rFonts w:ascii="EC Square Sans Pro" w:eastAsia="EC Square Sans Pro" w:hAnsi="EC Square Sans Pro" w:cs="EC Square Sans Pro"/>
          <w:vertAlign w:val="superscript"/>
          <w:lang w:val="en-US"/>
        </w:rPr>
        <w:t>20</w:t>
      </w:r>
      <w:r w:rsidRPr="001C39F7">
        <w:rPr>
          <w:rFonts w:ascii="EC Square Sans Pro" w:eastAsia="EC Square Sans Pro" w:hAnsi="EC Square Sans Pro" w:cs="EC Square Sans Pro"/>
          <w:lang w:val="en-US"/>
        </w:rPr>
        <w:t xml:space="preserve">; b) flooding can cause wastewater and sewage, the major vehicles of AMR in surface waters, to overwhelm treatment plants and contaminate surrounding areas </w:t>
      </w:r>
      <w:r w:rsidRPr="001C39F7">
        <w:rPr>
          <w:rFonts w:ascii="EC Square Sans Pro" w:eastAsia="EC Square Sans Pro" w:hAnsi="EC Square Sans Pro" w:cs="EC Square Sans Pro"/>
          <w:vertAlign w:val="superscript"/>
          <w:lang w:val="en-US"/>
        </w:rPr>
        <w:t>21,22</w:t>
      </w:r>
      <w:r w:rsidRPr="001C39F7">
        <w:rPr>
          <w:rFonts w:ascii="EC Square Sans Pro" w:eastAsia="EC Square Sans Pro" w:hAnsi="EC Square Sans Pro" w:cs="EC Square Sans Pro"/>
          <w:lang w:val="en-US"/>
        </w:rPr>
        <w:t>, (i.e., AMR genes were reported in Svalbard and also deep in the oceans</w:t>
      </w:r>
      <w:r w:rsidRPr="001C39F7">
        <w:rPr>
          <w:rFonts w:ascii="EC Square Sans Pro" w:eastAsia="EC Square Sans Pro" w:hAnsi="EC Square Sans Pro" w:cs="EC Square Sans Pro"/>
          <w:vertAlign w:val="superscript"/>
          <w:lang w:val="en-US"/>
        </w:rPr>
        <w:t xml:space="preserve"> 23</w:t>
      </w:r>
      <w:r w:rsidRPr="001C39F7">
        <w:rPr>
          <w:rFonts w:ascii="EC Square Sans Pro" w:eastAsia="EC Square Sans Pro" w:hAnsi="EC Square Sans Pro" w:cs="EC Square Sans Pro"/>
          <w:lang w:val="en-US"/>
        </w:rPr>
        <w:t xml:space="preserve">); c) the biodiversity loss  diminishes the richness of plant species that might hold the key to new treatments against resistant bacteria </w:t>
      </w:r>
      <w:r w:rsidRPr="001C39F7">
        <w:rPr>
          <w:rFonts w:ascii="EC Square Sans Pro" w:eastAsia="EC Square Sans Pro" w:hAnsi="EC Square Sans Pro" w:cs="EC Square Sans Pro"/>
          <w:vertAlign w:val="superscript"/>
          <w:lang w:val="en-US"/>
        </w:rPr>
        <w:t>21</w:t>
      </w:r>
      <w:r w:rsidRPr="001C39F7">
        <w:rPr>
          <w:rFonts w:ascii="EC Square Sans Pro" w:eastAsia="EC Square Sans Pro" w:hAnsi="EC Square Sans Pro" w:cs="EC Square Sans Pro"/>
          <w:lang w:val="en-US"/>
        </w:rPr>
        <w:t xml:space="preserve">. Some associations between </w:t>
      </w:r>
      <w:r w:rsidRPr="001C39F7">
        <w:rPr>
          <w:rFonts w:ascii="EC Square Sans Pro" w:eastAsia="EC Square Sans Pro" w:hAnsi="EC Square Sans Pro" w:cs="EC Square Sans Pro"/>
          <w:i/>
          <w:iCs/>
          <w:lang w:val="en-US"/>
        </w:rPr>
        <w:t>E. coli</w:t>
      </w:r>
      <w:r w:rsidRPr="001C39F7">
        <w:rPr>
          <w:rFonts w:ascii="EC Square Sans Pro" w:eastAsia="EC Square Sans Pro" w:hAnsi="EC Square Sans Pro" w:cs="EC Square Sans Pro"/>
          <w:lang w:val="en-US"/>
        </w:rPr>
        <w:t xml:space="preserve">, </w:t>
      </w:r>
      <w:r w:rsidRPr="001C39F7">
        <w:rPr>
          <w:rFonts w:ascii="EC Square Sans Pro" w:eastAsia="EC Square Sans Pro" w:hAnsi="EC Square Sans Pro" w:cs="EC Square Sans Pro"/>
          <w:i/>
          <w:iCs/>
          <w:lang w:val="en-US"/>
        </w:rPr>
        <w:t>S. aureus</w:t>
      </w:r>
      <w:r w:rsidRPr="001C39F7">
        <w:rPr>
          <w:rFonts w:ascii="EC Square Sans Pro" w:eastAsia="EC Square Sans Pro" w:hAnsi="EC Square Sans Pro" w:cs="EC Square Sans Pro"/>
          <w:lang w:val="en-US"/>
        </w:rPr>
        <w:t xml:space="preserve">, </w:t>
      </w:r>
      <w:r w:rsidRPr="001C39F7">
        <w:rPr>
          <w:rFonts w:ascii="EC Square Sans Pro" w:eastAsia="EC Square Sans Pro" w:hAnsi="EC Square Sans Pro" w:cs="EC Square Sans Pro"/>
          <w:i/>
          <w:iCs/>
          <w:lang w:val="en-US"/>
        </w:rPr>
        <w:t>P. aeruginosa</w:t>
      </w:r>
      <w:r w:rsidRPr="001C39F7">
        <w:rPr>
          <w:rFonts w:ascii="EC Square Sans Pro" w:eastAsia="EC Square Sans Pro" w:hAnsi="EC Square Sans Pro" w:cs="EC Square Sans Pro"/>
          <w:lang w:val="en-US"/>
        </w:rPr>
        <w:t xml:space="preserve"> and </w:t>
      </w:r>
      <w:r w:rsidRPr="001C39F7">
        <w:rPr>
          <w:rFonts w:ascii="EC Square Sans Pro" w:eastAsia="EC Square Sans Pro" w:hAnsi="EC Square Sans Pro" w:cs="EC Square Sans Pro"/>
          <w:i/>
          <w:iCs/>
          <w:lang w:val="en-US"/>
        </w:rPr>
        <w:t>K. pneumoniae</w:t>
      </w:r>
      <w:r w:rsidRPr="001C39F7">
        <w:rPr>
          <w:rFonts w:ascii="EC Square Sans Pro" w:eastAsia="EC Square Sans Pro" w:hAnsi="EC Square Sans Pro" w:cs="EC Square Sans Pro"/>
          <w:lang w:val="en-US"/>
        </w:rPr>
        <w:t xml:space="preserve">, which main route of transmission is water-borne transmission, and climatic hazards have been reported </w:t>
      </w:r>
      <w:r w:rsidRPr="001C39F7">
        <w:rPr>
          <w:rFonts w:ascii="EC Square Sans Pro" w:eastAsia="EC Square Sans Pro" w:hAnsi="EC Square Sans Pro" w:cs="EC Square Sans Pro"/>
          <w:vertAlign w:val="superscript"/>
          <w:lang w:val="en-US"/>
        </w:rPr>
        <w:t>23</w:t>
      </w:r>
      <w:r w:rsidRPr="001C39F7">
        <w:rPr>
          <w:rFonts w:ascii="EC Square Sans Pro" w:eastAsia="EC Square Sans Pro" w:hAnsi="EC Square Sans Pro" w:cs="EC Square Sans Pro"/>
          <w:lang w:val="en-US"/>
        </w:rPr>
        <w:t xml:space="preserve">. </w:t>
      </w:r>
    </w:p>
    <w:p w14:paraId="071B2DF9" w14:textId="77777777" w:rsidR="001C39F7" w:rsidRPr="001C39F7" w:rsidDel="00920FAE" w:rsidRDefault="001C39F7" w:rsidP="00D93237">
      <w:pPr>
        <w:numPr>
          <w:ilvl w:val="0"/>
          <w:numId w:val="7"/>
        </w:numPr>
        <w:spacing w:line="259" w:lineRule="auto"/>
        <w:ind w:left="284" w:hanging="284"/>
        <w:contextualSpacing/>
        <w:jc w:val="both"/>
        <w:rPr>
          <w:rFonts w:ascii="EC Square Sans Pro" w:eastAsia="EC Square Sans Pro" w:hAnsi="EC Square Sans Pro" w:cs="EC Square Sans Pro"/>
          <w:lang w:val="en-US"/>
        </w:rPr>
      </w:pPr>
      <w:r w:rsidRPr="001C39F7">
        <w:rPr>
          <w:rFonts w:ascii="EC Square Sans Pro" w:eastAsia="EC Square Sans Pro" w:hAnsi="EC Square Sans Pro" w:cs="EC Square Sans Pro"/>
          <w:b/>
          <w:bCs/>
          <w:lang w:val="en-US"/>
        </w:rPr>
        <w:t>Mental Health</w:t>
      </w:r>
      <w:r w:rsidRPr="001C39F7">
        <w:rPr>
          <w:rFonts w:ascii="EC Square Sans Pro" w:eastAsia="EC Square Sans Pro" w:hAnsi="EC Square Sans Pro" w:cs="EC Square Sans Pro"/>
          <w:lang w:val="en-US"/>
        </w:rPr>
        <w:t xml:space="preserve">: Climate change can have a profound impact on mental health, from anxiety and depression to PTSD and suicidal ideation. The stress of living in a rapidly changing environment can be overwhelming, particularly for those who have experienced traumatic events </w:t>
      </w:r>
      <w:r w:rsidRPr="001C39F7">
        <w:rPr>
          <w:rFonts w:ascii="EC Square Sans Pro" w:eastAsia="EC Square Sans Pro" w:hAnsi="EC Square Sans Pro" w:cs="EC Square Sans Pro"/>
          <w:vertAlign w:val="superscript"/>
          <w:lang w:val="en-US"/>
        </w:rPr>
        <w:t>24</w:t>
      </w:r>
      <w:r w:rsidRPr="001C39F7">
        <w:rPr>
          <w:rFonts w:ascii="EC Square Sans Pro" w:eastAsia="EC Square Sans Pro" w:hAnsi="EC Square Sans Pro" w:cs="EC Square Sans Pro"/>
          <w:lang w:val="en-US"/>
        </w:rPr>
        <w:t xml:space="preserve">. These effects pose threats particularly for vulnerable groups with limited coping capacities (adolescents, young adults, elders) and those with pre-existing mental disorders. </w:t>
      </w:r>
    </w:p>
    <w:p w14:paraId="38BF4E3F" w14:textId="77777777" w:rsidR="001C39F7" w:rsidRPr="001C39F7" w:rsidDel="00920FAE" w:rsidRDefault="001C39F7" w:rsidP="00D93237">
      <w:pPr>
        <w:numPr>
          <w:ilvl w:val="1"/>
          <w:numId w:val="7"/>
        </w:numPr>
        <w:spacing w:line="259" w:lineRule="auto"/>
        <w:ind w:left="567" w:hanging="283"/>
        <w:contextualSpacing/>
        <w:jc w:val="both"/>
        <w:rPr>
          <w:rFonts w:ascii="EC Square Sans Pro" w:eastAsia="EC Square Sans Pro" w:hAnsi="EC Square Sans Pro" w:cs="EC Square Sans Pro"/>
          <w:lang w:val="en-US"/>
        </w:rPr>
      </w:pPr>
      <w:r w:rsidRPr="001C39F7">
        <w:rPr>
          <w:rFonts w:ascii="EC Square Sans Pro" w:eastAsia="EC Square Sans Pro" w:hAnsi="EC Square Sans Pro" w:cs="EC Square Sans Pro"/>
          <w:lang w:val="en-US"/>
        </w:rPr>
        <w:t xml:space="preserve">According to WEF, the mental health effects, particularly PTSD, of climate change events are estimated on $275 billion and 58 million DALYs worldwide </w:t>
      </w:r>
      <w:r w:rsidRPr="001C39F7">
        <w:rPr>
          <w:rFonts w:ascii="EC Square Sans Pro" w:eastAsia="EC Square Sans Pro" w:hAnsi="EC Square Sans Pro" w:cs="EC Square Sans Pro"/>
          <w:vertAlign w:val="superscript"/>
          <w:lang w:val="en-US"/>
        </w:rPr>
        <w:t>1</w:t>
      </w:r>
      <w:r w:rsidRPr="001C39F7">
        <w:rPr>
          <w:rFonts w:ascii="EC Square Sans Pro" w:eastAsia="EC Square Sans Pro" w:hAnsi="EC Square Sans Pro" w:cs="EC Square Sans Pro"/>
          <w:lang w:val="en-US"/>
        </w:rPr>
        <w:t xml:space="preserve">. Generalized anxiety, associated with droughts, is projected to cost $198 billion to the health system and impact 176 million DALYs worldwide </w:t>
      </w:r>
      <w:r w:rsidRPr="001C39F7">
        <w:rPr>
          <w:rFonts w:ascii="EC Square Sans Pro" w:eastAsia="EC Square Sans Pro" w:hAnsi="EC Square Sans Pro" w:cs="EC Square Sans Pro"/>
          <w:vertAlign w:val="superscript"/>
          <w:lang w:val="en-US"/>
        </w:rPr>
        <w:t>1</w:t>
      </w:r>
      <w:r w:rsidRPr="001C39F7">
        <w:rPr>
          <w:rFonts w:ascii="EC Square Sans Pro" w:eastAsia="EC Square Sans Pro" w:hAnsi="EC Square Sans Pro" w:cs="EC Square Sans Pro"/>
          <w:lang w:val="en-US"/>
        </w:rPr>
        <w:t>.</w:t>
      </w:r>
    </w:p>
    <w:p w14:paraId="1E29A7D9" w14:textId="77777777" w:rsidR="001C39F7" w:rsidRPr="001C39F7" w:rsidDel="00920FAE" w:rsidRDefault="001C39F7" w:rsidP="00D93237">
      <w:pPr>
        <w:numPr>
          <w:ilvl w:val="1"/>
          <w:numId w:val="7"/>
        </w:numPr>
        <w:spacing w:line="259" w:lineRule="auto"/>
        <w:ind w:left="567" w:hanging="283"/>
        <w:contextualSpacing/>
        <w:jc w:val="both"/>
        <w:rPr>
          <w:rFonts w:ascii="EC Square Sans Pro" w:eastAsia="EC Square Sans Pro" w:hAnsi="EC Square Sans Pro" w:cs="EC Square Sans Pro"/>
          <w:lang w:val="en-US"/>
        </w:rPr>
      </w:pPr>
      <w:r w:rsidRPr="001C39F7">
        <w:rPr>
          <w:rFonts w:ascii="EC Square Sans Pro" w:eastAsia="EC Square Sans Pro" w:hAnsi="EC Square Sans Pro" w:cs="EC Square Sans Pro"/>
          <w:lang w:val="en-US"/>
        </w:rPr>
        <w:t xml:space="preserve">Another study indicates that for every 1 °C increase in temperature there is an associated 2.2% increase in mental health-related mortality and 0.9% increase in morbidity </w:t>
      </w:r>
      <w:r w:rsidRPr="001C39F7">
        <w:rPr>
          <w:rFonts w:ascii="EC Square Sans Pro" w:eastAsia="EC Square Sans Pro" w:hAnsi="EC Square Sans Pro" w:cs="EC Square Sans Pro"/>
          <w:vertAlign w:val="superscript"/>
          <w:lang w:val="en-US"/>
        </w:rPr>
        <w:t>25</w:t>
      </w:r>
      <w:r w:rsidRPr="001C39F7">
        <w:rPr>
          <w:rFonts w:ascii="EC Square Sans Pro" w:eastAsia="EC Square Sans Pro" w:hAnsi="EC Square Sans Pro" w:cs="EC Square Sans Pro"/>
          <w:lang w:val="en-US"/>
        </w:rPr>
        <w:t>.</w:t>
      </w:r>
    </w:p>
    <w:p w14:paraId="3F18E4F5" w14:textId="77777777" w:rsidR="001C39F7" w:rsidRPr="001C39F7" w:rsidDel="00920FAE" w:rsidRDefault="001C39F7" w:rsidP="00D93237">
      <w:pPr>
        <w:numPr>
          <w:ilvl w:val="1"/>
          <w:numId w:val="7"/>
        </w:numPr>
        <w:spacing w:line="259" w:lineRule="auto"/>
        <w:ind w:left="567" w:hanging="283"/>
        <w:contextualSpacing/>
        <w:jc w:val="both"/>
        <w:rPr>
          <w:rFonts w:ascii="EC Square Sans Pro" w:eastAsia="EC Square Sans Pro" w:hAnsi="EC Square Sans Pro" w:cs="EC Square Sans Pro"/>
          <w:lang w:val="en-US"/>
        </w:rPr>
      </w:pPr>
      <w:r w:rsidRPr="001C39F7">
        <w:rPr>
          <w:rFonts w:ascii="EC Square Sans Pro" w:eastAsia="EC Square Sans Pro" w:hAnsi="EC Square Sans Pro" w:cs="EC Square Sans Pro"/>
          <w:lang w:val="en-US"/>
        </w:rPr>
        <w:t xml:space="preserve">One year after a flood in England, 36% of the regional population suffered from PTSD, around a quarter suffered from anxiety disorders and a fifth from depression </w:t>
      </w:r>
      <w:r w:rsidRPr="001C39F7">
        <w:rPr>
          <w:rFonts w:ascii="EC Square Sans Pro" w:eastAsia="EC Square Sans Pro" w:hAnsi="EC Square Sans Pro" w:cs="EC Square Sans Pro"/>
          <w:vertAlign w:val="superscript"/>
          <w:lang w:val="en-US"/>
        </w:rPr>
        <w:t>26</w:t>
      </w:r>
      <w:r w:rsidRPr="001C39F7">
        <w:rPr>
          <w:rFonts w:ascii="EC Square Sans Pro" w:eastAsia="EC Square Sans Pro" w:hAnsi="EC Square Sans Pro" w:cs="EC Square Sans Pro"/>
          <w:lang w:val="en-US"/>
        </w:rPr>
        <w:t>.</w:t>
      </w:r>
    </w:p>
    <w:p w14:paraId="39145C87" w14:textId="77777777" w:rsidR="001C39F7" w:rsidRPr="001C39F7" w:rsidDel="00920FAE" w:rsidRDefault="001C39F7" w:rsidP="00D93237">
      <w:pPr>
        <w:numPr>
          <w:ilvl w:val="1"/>
          <w:numId w:val="10"/>
        </w:numPr>
        <w:spacing w:line="259" w:lineRule="auto"/>
        <w:ind w:left="567" w:hanging="283"/>
        <w:contextualSpacing/>
        <w:jc w:val="both"/>
        <w:rPr>
          <w:rFonts w:ascii="EC Square Sans Pro" w:eastAsia="EC Square Sans Pro" w:hAnsi="EC Square Sans Pro" w:cs="EC Square Sans Pro"/>
          <w:lang w:val="en-US"/>
        </w:rPr>
      </w:pPr>
      <w:r w:rsidRPr="001C39F7">
        <w:rPr>
          <w:rFonts w:ascii="EC Square Sans Pro" w:eastAsia="EC Square Sans Pro" w:hAnsi="EC Square Sans Pro" w:cs="EC Square Sans Pro"/>
          <w:lang w:val="en-US"/>
        </w:rPr>
        <w:t xml:space="preserve">In the case of the recent DANA of Valencia region (Spain) it is estimated that 20-25 % of the population of the destroyed ground zero will suffer different forms of post-traumatic stress. In addition, the post-traumatic stress raised to 70-80 % among those that have seen death-bodies, </w:t>
      </w:r>
      <w:r w:rsidRPr="001C39F7">
        <w:rPr>
          <w:rFonts w:ascii="EC Square Sans Pro" w:eastAsia="EC Square Sans Pro" w:hAnsi="EC Square Sans Pro" w:cs="EC Square Sans Pro"/>
          <w:lang w:val="en-US"/>
        </w:rPr>
        <w:lastRenderedPageBreak/>
        <w:t xml:space="preserve">those feeling intense guilt for having survived or not been able to help more, and those previously in treatment </w:t>
      </w:r>
      <w:r w:rsidRPr="001C39F7">
        <w:rPr>
          <w:rFonts w:ascii="EC Square Sans Pro" w:eastAsia="EC Square Sans Pro" w:hAnsi="EC Square Sans Pro" w:cs="EC Square Sans Pro"/>
          <w:vertAlign w:val="superscript"/>
          <w:lang w:val="en-US"/>
        </w:rPr>
        <w:t>27</w:t>
      </w:r>
      <w:r w:rsidRPr="001C39F7">
        <w:rPr>
          <w:rFonts w:ascii="EC Square Sans Pro" w:eastAsia="EC Square Sans Pro" w:hAnsi="EC Square Sans Pro" w:cs="EC Square Sans Pro"/>
          <w:lang w:val="en-US"/>
        </w:rPr>
        <w:t xml:space="preserve">. </w:t>
      </w:r>
    </w:p>
    <w:p w14:paraId="5D2E727F" w14:textId="77777777" w:rsidR="001C39F7" w:rsidRPr="001C39F7" w:rsidDel="00920FAE" w:rsidRDefault="001C39F7" w:rsidP="00D93237">
      <w:pPr>
        <w:numPr>
          <w:ilvl w:val="0"/>
          <w:numId w:val="9"/>
        </w:numPr>
        <w:spacing w:line="259" w:lineRule="auto"/>
        <w:ind w:left="284" w:hanging="284"/>
        <w:contextualSpacing/>
        <w:jc w:val="both"/>
        <w:rPr>
          <w:rFonts w:ascii="EC Square Sans Pro" w:eastAsia="EC Square Sans Pro" w:hAnsi="EC Square Sans Pro" w:cs="EC Square Sans Pro"/>
          <w:b/>
          <w:bCs/>
          <w:lang w:val="en-US"/>
        </w:rPr>
      </w:pPr>
      <w:r w:rsidRPr="001C39F7">
        <w:rPr>
          <w:rFonts w:ascii="EC Square Sans Pro" w:eastAsia="EC Square Sans Pro" w:hAnsi="EC Square Sans Pro" w:cs="EC Square Sans Pro"/>
          <w:b/>
          <w:bCs/>
          <w:lang w:val="en-US"/>
        </w:rPr>
        <w:t xml:space="preserve">Permafrost issues: </w:t>
      </w:r>
      <w:r w:rsidRPr="001C39F7">
        <w:rPr>
          <w:rFonts w:ascii="EC Square Sans Pro" w:eastAsia="EC Square Sans Pro" w:hAnsi="EC Square Sans Pro" w:cs="EC Square Sans Pro"/>
          <w:bCs/>
          <w:lang w:val="en-US"/>
        </w:rPr>
        <w:t xml:space="preserve">thawing of permafrost can also impact human health through the following main pathways </w:t>
      </w:r>
      <w:r w:rsidRPr="001C39F7">
        <w:rPr>
          <w:rFonts w:ascii="EC Square Sans Pro" w:eastAsia="EC Square Sans Pro" w:hAnsi="EC Square Sans Pro" w:cs="EC Square Sans Pro"/>
          <w:bCs/>
          <w:vertAlign w:val="superscript"/>
          <w:lang w:val="en-US"/>
        </w:rPr>
        <w:t>28</w:t>
      </w:r>
      <w:r w:rsidRPr="001C39F7">
        <w:rPr>
          <w:rFonts w:ascii="EC Square Sans Pro" w:eastAsia="EC Square Sans Pro" w:hAnsi="EC Square Sans Pro" w:cs="EC Square Sans Pro"/>
          <w:bCs/>
          <w:lang w:val="en-US"/>
        </w:rPr>
        <w:t>:</w:t>
      </w:r>
    </w:p>
    <w:p w14:paraId="59EB489A" w14:textId="77777777" w:rsidR="001C39F7" w:rsidRPr="001C39F7" w:rsidDel="00920FAE" w:rsidRDefault="001C39F7" w:rsidP="00D93237">
      <w:pPr>
        <w:numPr>
          <w:ilvl w:val="1"/>
          <w:numId w:val="10"/>
        </w:numPr>
        <w:spacing w:line="259" w:lineRule="auto"/>
        <w:ind w:left="567" w:hanging="283"/>
        <w:contextualSpacing/>
        <w:jc w:val="both"/>
        <w:rPr>
          <w:rFonts w:ascii="EC Square Sans Pro" w:eastAsia="EC Square Sans Pro" w:hAnsi="EC Square Sans Pro" w:cs="EC Square Sans Pro"/>
          <w:lang w:val="en-US"/>
        </w:rPr>
      </w:pPr>
      <w:r w:rsidRPr="001C39F7">
        <w:rPr>
          <w:rFonts w:ascii="EC Square Sans Pro" w:eastAsia="EC Square Sans Pro" w:hAnsi="EC Square Sans Pro" w:cs="EC Square Sans Pro"/>
          <w:lang w:val="en-US"/>
        </w:rPr>
        <w:t xml:space="preserve">Release of trace elements (e.g. metal contaminants) and major ions, previously stored in the permafrost, into water sources with the subsequent health consequences (i.e., cancers, developmental and reproductive disorders, cardiovascular and skeletal diseases, and neurotoxicity). </w:t>
      </w:r>
    </w:p>
    <w:p w14:paraId="324D2D50" w14:textId="77777777" w:rsidR="001C39F7" w:rsidRPr="001C39F7" w:rsidDel="00920FAE" w:rsidRDefault="001C39F7" w:rsidP="00D93237">
      <w:pPr>
        <w:numPr>
          <w:ilvl w:val="1"/>
          <w:numId w:val="10"/>
        </w:numPr>
        <w:spacing w:line="259" w:lineRule="auto"/>
        <w:ind w:left="567" w:hanging="283"/>
        <w:contextualSpacing/>
        <w:jc w:val="both"/>
        <w:rPr>
          <w:rFonts w:ascii="EC Square Sans Pro" w:eastAsia="EC Square Sans Pro" w:hAnsi="EC Square Sans Pro" w:cs="EC Square Sans Pro"/>
          <w:lang w:val="en-US"/>
        </w:rPr>
      </w:pPr>
      <w:r w:rsidRPr="001C39F7">
        <w:rPr>
          <w:rFonts w:ascii="EC Square Sans Pro" w:eastAsia="EC Square Sans Pro" w:hAnsi="EC Square Sans Pro" w:cs="EC Square Sans Pro"/>
          <w:lang w:val="en-US"/>
        </w:rPr>
        <w:t>Release of previously contained pathogens, including antibiotic-resistant bacteria and unknown viruses. The risk of preserved pathogens being active after thawing is low, yet the consequences of their release are difficult to predict 290.  For example, a 2016 outbreak of anthrax in Siberia is reportedly associated with the thawing of the permafrost and exposure of a reindeer carcass infected with anthrax long ago 30.</w:t>
      </w:r>
    </w:p>
    <w:p w14:paraId="55D02915" w14:textId="1D83D44D" w:rsidR="001C39F7" w:rsidRDefault="001C39F7" w:rsidP="00D93237">
      <w:pPr>
        <w:numPr>
          <w:ilvl w:val="1"/>
          <w:numId w:val="10"/>
        </w:numPr>
        <w:spacing w:line="259" w:lineRule="auto"/>
        <w:ind w:left="567" w:hanging="283"/>
        <w:contextualSpacing/>
        <w:jc w:val="both"/>
        <w:rPr>
          <w:rFonts w:ascii="EC Square Sans Pro" w:eastAsia="EC Square Sans Pro" w:hAnsi="EC Square Sans Pro" w:cs="EC Square Sans Pro"/>
          <w:lang w:val="en-US"/>
        </w:rPr>
      </w:pPr>
      <w:r w:rsidRPr="001C39F7">
        <w:rPr>
          <w:rFonts w:ascii="EC Square Sans Pro" w:eastAsia="EC Square Sans Pro" w:hAnsi="EC Square Sans Pro" w:cs="EC Square Sans Pro"/>
          <w:lang w:val="en-US"/>
        </w:rPr>
        <w:t>Release of chemical and radioactive waste stored in industrial sites located on degrading permafrost.</w:t>
      </w:r>
    </w:p>
    <w:p w14:paraId="65744F88" w14:textId="77777777" w:rsidR="00D93237" w:rsidRPr="001C39F7" w:rsidDel="00920FAE" w:rsidRDefault="00D93237" w:rsidP="00D93237">
      <w:pPr>
        <w:spacing w:line="259" w:lineRule="auto"/>
        <w:ind w:left="567"/>
        <w:contextualSpacing/>
        <w:jc w:val="both"/>
        <w:rPr>
          <w:rFonts w:ascii="EC Square Sans Pro" w:eastAsia="EC Square Sans Pro" w:hAnsi="EC Square Sans Pro" w:cs="EC Square Sans Pro"/>
          <w:lang w:val="en-US"/>
        </w:rPr>
      </w:pPr>
    </w:p>
    <w:p w14:paraId="2DC4EE5C" w14:textId="77777777" w:rsidR="001C39F7" w:rsidRPr="001C39F7" w:rsidDel="00920FAE" w:rsidRDefault="001C39F7" w:rsidP="00D93237">
      <w:pPr>
        <w:spacing w:after="160"/>
        <w:jc w:val="both"/>
        <w:rPr>
          <w:rFonts w:ascii="EC Square Sans Pro" w:hAnsi="EC Square Sans Pro"/>
          <w:lang w:val="en-GB"/>
        </w:rPr>
      </w:pPr>
      <w:r w:rsidRPr="001C39F7">
        <w:rPr>
          <w:rFonts w:ascii="EC Square Sans Pro" w:eastAsia="EC Square Sans Pro" w:hAnsi="EC Square Sans Pro" w:cs="EC Square Sans Pro"/>
          <w:lang w:val="en-US"/>
        </w:rPr>
        <w:t xml:space="preserve">Globally, climate change is likely to exacerbate existing health inequities by affecting the </w:t>
      </w:r>
      <w:r w:rsidRPr="001C39F7">
        <w:rPr>
          <w:rFonts w:ascii="EC Square Sans Pro" w:eastAsia="EC Square Sans Pro" w:hAnsi="EC Square Sans Pro" w:cs="EC Square Sans Pro"/>
          <w:b/>
          <w:bCs/>
          <w:lang w:val="en-US"/>
        </w:rPr>
        <w:t>social determinants of health</w:t>
      </w:r>
      <w:r w:rsidRPr="001C39F7">
        <w:rPr>
          <w:rFonts w:ascii="EC Square Sans Pro" w:eastAsia="EC Square Sans Pro" w:hAnsi="EC Square Sans Pro" w:cs="EC Square Sans Pro"/>
          <w:lang w:val="en-US"/>
        </w:rPr>
        <w:t xml:space="preserve">, such as access to </w:t>
      </w:r>
      <w:r w:rsidRPr="001C39F7">
        <w:rPr>
          <w:rFonts w:ascii="EC Square Sans Pro" w:eastAsia="EC Square Sans Pro" w:hAnsi="EC Square Sans Pro" w:cs="EC Square Sans Pro"/>
          <w:b/>
          <w:bCs/>
          <w:lang w:val="en-US"/>
        </w:rPr>
        <w:t>clean water</w:t>
      </w:r>
      <w:r w:rsidRPr="001C39F7">
        <w:rPr>
          <w:rFonts w:ascii="EC Square Sans Pro" w:eastAsia="EC Square Sans Pro" w:hAnsi="EC Square Sans Pro" w:cs="EC Square Sans Pro"/>
          <w:lang w:val="en-US"/>
        </w:rPr>
        <w:t xml:space="preserve">, sanitation, and </w:t>
      </w:r>
      <w:r w:rsidRPr="001C39F7">
        <w:rPr>
          <w:rFonts w:ascii="EC Square Sans Pro" w:eastAsia="EC Square Sans Pro" w:hAnsi="EC Square Sans Pro" w:cs="EC Square Sans Pro"/>
          <w:b/>
          <w:bCs/>
          <w:lang w:val="en-US"/>
        </w:rPr>
        <w:t>healthcare</w:t>
      </w:r>
      <w:r w:rsidRPr="001C39F7">
        <w:rPr>
          <w:rFonts w:ascii="EC Square Sans Pro" w:eastAsia="EC Square Sans Pro" w:hAnsi="EC Square Sans Pro" w:cs="EC Square Sans Pro"/>
          <w:lang w:val="en-US"/>
        </w:rPr>
        <w:t xml:space="preserve">. </w:t>
      </w:r>
      <w:r w:rsidRPr="001C39F7">
        <w:rPr>
          <w:rFonts w:ascii="EC Square Sans Pro" w:eastAsia="EC Square Sans Pro" w:hAnsi="EC Square Sans Pro" w:cs="EC Square Sans Pro"/>
          <w:b/>
          <w:bCs/>
          <w:lang w:val="en-US"/>
        </w:rPr>
        <w:t>Economic losses</w:t>
      </w:r>
      <w:r w:rsidRPr="001C39F7">
        <w:rPr>
          <w:rFonts w:ascii="EC Square Sans Pro" w:eastAsia="EC Square Sans Pro" w:hAnsi="EC Square Sans Pro" w:cs="EC Square Sans Pro"/>
          <w:lang w:val="en-US"/>
        </w:rPr>
        <w:t xml:space="preserve">, and decreased productivity will obviously affect agriculture, food prices, and availability, thus challenging </w:t>
      </w:r>
      <w:r w:rsidRPr="001C39F7">
        <w:rPr>
          <w:rFonts w:ascii="EC Square Sans Pro" w:eastAsia="EC Square Sans Pro" w:hAnsi="EC Square Sans Pro" w:cs="EC Square Sans Pro"/>
          <w:b/>
          <w:bCs/>
          <w:lang w:val="en-US"/>
        </w:rPr>
        <w:t xml:space="preserve">global food systems </w:t>
      </w:r>
      <w:r w:rsidRPr="001C39F7">
        <w:rPr>
          <w:rFonts w:ascii="EC Square Sans Pro" w:eastAsia="EC Square Sans Pro" w:hAnsi="EC Square Sans Pro" w:cs="EC Square Sans Pro"/>
          <w:lang w:val="en-US"/>
        </w:rPr>
        <w:t xml:space="preserve">that will be more likely to be disrupted. This may lead to </w:t>
      </w:r>
      <w:r w:rsidRPr="001C39F7">
        <w:rPr>
          <w:rFonts w:ascii="EC Square Sans Pro" w:eastAsia="EC Square Sans Pro" w:hAnsi="EC Square Sans Pro" w:cs="EC Square Sans Pro"/>
          <w:b/>
          <w:bCs/>
          <w:lang w:val="en-US"/>
        </w:rPr>
        <w:t>social instabilities</w:t>
      </w:r>
      <w:r w:rsidRPr="001C39F7">
        <w:rPr>
          <w:rFonts w:ascii="EC Square Sans Pro" w:eastAsia="EC Square Sans Pro" w:hAnsi="EC Square Sans Pro" w:cs="EC Square Sans Pro"/>
          <w:lang w:val="en-US"/>
        </w:rPr>
        <w:t xml:space="preserve">, and in some countries, to malnutrition and food insecurity. Consequently, more </w:t>
      </w:r>
      <w:r w:rsidRPr="001C39F7">
        <w:rPr>
          <w:rFonts w:ascii="EC Square Sans Pro" w:eastAsia="EC Square Sans Pro" w:hAnsi="EC Square Sans Pro" w:cs="EC Square Sans Pro"/>
          <w:b/>
          <w:bCs/>
          <w:lang w:val="en-US"/>
        </w:rPr>
        <w:t>migration and displacement</w:t>
      </w:r>
      <w:r w:rsidRPr="001C39F7">
        <w:rPr>
          <w:rFonts w:ascii="EC Square Sans Pro" w:eastAsia="EC Square Sans Pro" w:hAnsi="EC Square Sans Pro" w:cs="EC Square Sans Pro"/>
          <w:lang w:val="en-US"/>
        </w:rPr>
        <w:t xml:space="preserve"> are expected. This, in turn, can lead to more social, economic, and health problems, including higher stress levels among populations of Member States, increased (re)emergence and circulation of </w:t>
      </w:r>
      <w:r w:rsidRPr="001C39F7">
        <w:rPr>
          <w:rFonts w:ascii="EC Square Sans Pro" w:eastAsia="EC Square Sans Pro" w:hAnsi="EC Square Sans Pro" w:cs="EC Square Sans Pro"/>
          <w:b/>
          <w:bCs/>
          <w:lang w:val="en-US"/>
        </w:rPr>
        <w:t>pathogens</w:t>
      </w:r>
      <w:r w:rsidRPr="001C39F7">
        <w:rPr>
          <w:rFonts w:ascii="EC Square Sans Pro" w:eastAsia="EC Square Sans Pro" w:hAnsi="EC Square Sans Pro" w:cs="EC Square Sans Pro"/>
          <w:lang w:val="en-US"/>
        </w:rPr>
        <w:t>, higher vulnerability to disease, while society at large is expected to exhibit a decreased access to healthcare.</w:t>
      </w:r>
    </w:p>
    <w:p w14:paraId="76F91031" w14:textId="77777777" w:rsidR="001C39F7" w:rsidRPr="001C39F7" w:rsidDel="00920FAE" w:rsidRDefault="001C39F7" w:rsidP="001C39F7">
      <w:pPr>
        <w:spacing w:after="160" w:line="257" w:lineRule="auto"/>
        <w:rPr>
          <w:rFonts w:ascii="EC Square Sans Pro" w:hAnsi="EC Square Sans Pro"/>
          <w:lang w:val="en-GB"/>
        </w:rPr>
      </w:pPr>
    </w:p>
    <w:p w14:paraId="4BEF20A9" w14:textId="693EA9E0" w:rsidR="001C39F7" w:rsidRPr="001C39F7" w:rsidDel="00920FAE" w:rsidRDefault="001C39F7" w:rsidP="00D93237">
      <w:pPr>
        <w:keepNext/>
        <w:spacing w:after="160" w:line="257" w:lineRule="auto"/>
        <w:rPr>
          <w:rFonts w:ascii="EC Square Sans Pro" w:hAnsi="EC Square Sans Pro"/>
          <w:sz w:val="20"/>
          <w:szCs w:val="20"/>
          <w:lang w:val="en-GB"/>
        </w:rPr>
      </w:pPr>
      <w:r w:rsidRPr="001C39F7">
        <w:rPr>
          <w:rFonts w:ascii="EC Square Sans Pro" w:eastAsia="EC Square Sans Pro" w:hAnsi="EC Square Sans Pro" w:cs="EC Square Sans Pro"/>
          <w:iCs/>
          <w:sz w:val="20"/>
          <w:szCs w:val="20"/>
          <w:lang w:val="en-US"/>
        </w:rPr>
        <w:t>Figure 1. Scheme summarizing the different impa</w:t>
      </w:r>
      <w:r w:rsidR="00D93237">
        <w:rPr>
          <w:rFonts w:ascii="EC Square Sans Pro" w:eastAsia="EC Square Sans Pro" w:hAnsi="EC Square Sans Pro" w:cs="EC Square Sans Pro"/>
          <w:iCs/>
          <w:sz w:val="20"/>
          <w:szCs w:val="20"/>
          <w:lang w:val="en-US"/>
        </w:rPr>
        <w:t>cts of climate change in health</w:t>
      </w:r>
    </w:p>
    <w:p w14:paraId="2FC4CCC9" w14:textId="77777777" w:rsidR="001C39F7" w:rsidRPr="001C39F7" w:rsidDel="00920FAE" w:rsidRDefault="001C39F7" w:rsidP="001C39F7">
      <w:pPr>
        <w:rPr>
          <w:rFonts w:ascii="EC Square Sans Pro" w:hAnsi="EC Square Sans Pro"/>
        </w:rPr>
      </w:pPr>
      <w:r w:rsidRPr="001C39F7">
        <w:rPr>
          <w:rFonts w:ascii="EC Square Sans Pro" w:hAnsi="EC Square Sans Pro"/>
          <w:noProof/>
          <w:lang w:val="en-GB" w:eastAsia="en-GB"/>
        </w:rPr>
        <w:drawing>
          <wp:inline distT="0" distB="0" distL="0" distR="0" wp14:anchorId="58FC81A3" wp14:editId="6A063C8E">
            <wp:extent cx="5762626" cy="2324100"/>
            <wp:effectExtent l="0" t="0" r="0" b="0"/>
            <wp:docPr id="2122175388" name="Picture 2122175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62626" cy="2324100"/>
                    </a:xfrm>
                    <a:prstGeom prst="rect">
                      <a:avLst/>
                    </a:prstGeom>
                  </pic:spPr>
                </pic:pic>
              </a:graphicData>
            </a:graphic>
          </wp:inline>
        </w:drawing>
      </w:r>
    </w:p>
    <w:p w14:paraId="2BF1093F" w14:textId="701E402C" w:rsidR="001C39F7" w:rsidRPr="001C39F7" w:rsidRDefault="001C39F7" w:rsidP="001C39F7">
      <w:pPr>
        <w:spacing w:after="160"/>
        <w:rPr>
          <w:rFonts w:ascii="EC Square Sans Pro" w:eastAsia="Calibri" w:hAnsi="EC Square Sans Pro"/>
          <w:lang w:eastAsia="en-US"/>
        </w:rPr>
      </w:pPr>
    </w:p>
    <w:p w14:paraId="0979CB73" w14:textId="66694305" w:rsidR="0093327C" w:rsidRPr="009F7F86" w:rsidRDefault="0093327C" w:rsidP="00AE4CB5">
      <w:pPr>
        <w:pStyle w:val="paragraph"/>
        <w:spacing w:before="0" w:after="0"/>
        <w:jc w:val="both"/>
        <w:textAlignment w:val="baseline"/>
        <w:rPr>
          <w:rFonts w:ascii="EC Square Sans Pro" w:hAnsi="EC Square Sans Pro"/>
          <w:sz w:val="20"/>
          <w:szCs w:val="20"/>
        </w:rPr>
      </w:pPr>
      <w:r w:rsidRPr="0093327C">
        <w:rPr>
          <w:rStyle w:val="eop"/>
          <w:rFonts w:ascii="Calibri" w:hAnsi="Calibri" w:cs="Calibri"/>
          <w:sz w:val="22"/>
          <w:szCs w:val="22"/>
        </w:rPr>
        <w:t> </w:t>
      </w:r>
    </w:p>
    <w:p w14:paraId="06B54F7A" w14:textId="77777777" w:rsidR="00191B83" w:rsidRPr="001C39F7" w:rsidRDefault="00191B83" w:rsidP="00546F93">
      <w:pPr>
        <w:pStyle w:val="JRCLevel-3title"/>
        <w:rPr>
          <w:b/>
        </w:rPr>
      </w:pPr>
      <w:bookmarkStart w:id="75" w:name="_Toc188439396"/>
      <w:bookmarkStart w:id="76" w:name="_Toc190438881"/>
      <w:r w:rsidRPr="001C39F7">
        <w:rPr>
          <w:b/>
        </w:rPr>
        <w:lastRenderedPageBreak/>
        <w:t>The costs of inaction</w:t>
      </w:r>
      <w:bookmarkEnd w:id="75"/>
      <w:bookmarkEnd w:id="76"/>
    </w:p>
    <w:p w14:paraId="480FF857" w14:textId="366B4707" w:rsidR="002219A6" w:rsidRPr="000A7910" w:rsidRDefault="002219A6" w:rsidP="00614A12">
      <w:pPr>
        <w:spacing w:before="120" w:after="120" w:line="259" w:lineRule="auto"/>
        <w:jc w:val="both"/>
        <w:rPr>
          <w:rFonts w:ascii="EC Square Sans Pro" w:eastAsia="Times New Roman" w:hAnsi="EC Square Sans Pro" w:cs="Times New Roman"/>
          <w:lang w:val="en-GB" w:eastAsia="en-GB"/>
        </w:rPr>
      </w:pPr>
      <w:r w:rsidRPr="00032250">
        <w:rPr>
          <w:rFonts w:ascii="EC Square Sans Pro" w:hAnsi="EC Square Sans Pro" w:cs="Segoe UI"/>
          <w:lang w:val="en-GB"/>
        </w:rPr>
        <w:t xml:space="preserve">The </w:t>
      </w:r>
      <w:r w:rsidRPr="00032250">
        <w:rPr>
          <w:rFonts w:ascii="EC Square Sans Pro" w:hAnsi="EC Square Sans Pro" w:cs="Segoe UI"/>
          <w:b/>
          <w:lang w:val="en-GB"/>
        </w:rPr>
        <w:t>"costs of inaction"</w:t>
      </w:r>
      <w:r w:rsidRPr="00032250">
        <w:rPr>
          <w:rFonts w:ascii="EC Square Sans Pro" w:hAnsi="EC Square Sans Pro" w:cs="Segoe UI"/>
          <w:lang w:val="en-GB"/>
        </w:rPr>
        <w:t xml:space="preserve"> refer to the economic, social, and environmental consequences of not taking measures to address climate change and environmental degradation.</w:t>
      </w:r>
      <w:r>
        <w:rPr>
          <w:rFonts w:ascii="EC Square Sans Pro" w:hAnsi="EC Square Sans Pro" w:cs="Segoe UI"/>
          <w:lang w:val="en-GB"/>
        </w:rPr>
        <w:t xml:space="preserve"> When assessing climate change and environmental policies, a</w:t>
      </w:r>
      <w:r w:rsidRPr="00F43DFD">
        <w:rPr>
          <w:rFonts w:ascii="EC Square Sans Pro" w:hAnsi="EC Square Sans Pro" w:cs="Segoe UI"/>
          <w:lang w:val="en-GB"/>
        </w:rPr>
        <w:t xml:space="preserve"> comprehensive approach that accounts for both the costs and benefits of action and inaction</w:t>
      </w:r>
      <w:r>
        <w:rPr>
          <w:rFonts w:ascii="EC Square Sans Pro" w:hAnsi="EC Square Sans Pro" w:cs="Segoe UI"/>
          <w:lang w:val="en-GB"/>
        </w:rPr>
        <w:t xml:space="preserve"> is necessary. Such an approach allows for better informed decision-making, </w:t>
      </w:r>
      <w:r w:rsidRPr="00F43DFD">
        <w:rPr>
          <w:rFonts w:ascii="EC Square Sans Pro" w:hAnsi="EC Square Sans Pro" w:cs="Segoe UI"/>
          <w:lang w:val="en-GB"/>
        </w:rPr>
        <w:t>help</w:t>
      </w:r>
      <w:r>
        <w:rPr>
          <w:rFonts w:ascii="EC Square Sans Pro" w:hAnsi="EC Square Sans Pro" w:cs="Segoe UI"/>
          <w:lang w:val="en-GB"/>
        </w:rPr>
        <w:t>s</w:t>
      </w:r>
      <w:r w:rsidRPr="00F43DFD">
        <w:rPr>
          <w:rFonts w:ascii="EC Square Sans Pro" w:hAnsi="EC Square Sans Pro" w:cs="Segoe UI"/>
          <w:lang w:val="en-GB"/>
        </w:rPr>
        <w:t xml:space="preserve"> prioritize actions that minimize the risks and consequences of climate change</w:t>
      </w:r>
      <w:r>
        <w:rPr>
          <w:rFonts w:ascii="EC Square Sans Pro" w:hAnsi="EC Square Sans Pro" w:cs="Segoe UI"/>
          <w:lang w:val="en-GB"/>
        </w:rPr>
        <w:t>, and</w:t>
      </w:r>
      <w:r w:rsidRPr="00F43DFD">
        <w:rPr>
          <w:rFonts w:ascii="EC Square Sans Pro" w:hAnsi="EC Square Sans Pro" w:cs="Segoe UI"/>
          <w:lang w:val="en-GB"/>
        </w:rPr>
        <w:t xml:space="preserve"> can serve as a powerful motivator for individuals, organizations, and governments to take urgent and collective action to address the climate crisis and protect the environment.</w:t>
      </w:r>
      <w:r>
        <w:rPr>
          <w:rFonts w:ascii="EC Square Sans Pro" w:hAnsi="EC Square Sans Pro" w:cs="Segoe UI"/>
          <w:lang w:val="en-GB"/>
        </w:rPr>
        <w:t xml:space="preserve"> </w:t>
      </w:r>
      <w:r w:rsidRPr="00F43DFD">
        <w:rPr>
          <w:rFonts w:ascii="EC Square Sans Pro" w:hAnsi="EC Square Sans Pro" w:cs="Segoe UI"/>
          <w:lang w:val="en-GB"/>
        </w:rPr>
        <w:t>Moreover, considering the costs of inaction can also help to identify opportunities for cost savings and economic benefits associated with taking action.</w:t>
      </w:r>
    </w:p>
    <w:p w14:paraId="0451A726" w14:textId="64BB4672" w:rsidR="00D967AA" w:rsidRPr="00F43DFD" w:rsidRDefault="00D967AA" w:rsidP="00614A12">
      <w:pPr>
        <w:spacing w:before="120" w:after="120" w:line="259" w:lineRule="auto"/>
        <w:jc w:val="both"/>
        <w:rPr>
          <w:rFonts w:ascii="EC Square Sans Pro" w:eastAsia="Times New Roman" w:hAnsi="EC Square Sans Pro" w:cs="Times New Roman"/>
          <w:color w:val="76923C" w:themeColor="accent3" w:themeShade="BF"/>
          <w:lang w:val="en-GB" w:eastAsia="en-GB"/>
        </w:rPr>
      </w:pPr>
      <w:r w:rsidRPr="00F43DFD">
        <w:rPr>
          <w:rFonts w:ascii="EC Square Sans Pro" w:eastAsia="Times New Roman" w:hAnsi="EC Square Sans Pro" w:cs="Times New Roman"/>
          <w:color w:val="76923C" w:themeColor="accent3" w:themeShade="BF"/>
          <w:lang w:val="en-GB" w:eastAsia="en-GB"/>
        </w:rPr>
        <w:t>Climate-related costs of inaction</w:t>
      </w:r>
    </w:p>
    <w:p w14:paraId="33CEBD46" w14:textId="7A86C381" w:rsidR="00D967AA" w:rsidRDefault="00614A12" w:rsidP="00614A12">
      <w:pPr>
        <w:spacing w:before="120" w:after="120" w:line="259" w:lineRule="auto"/>
        <w:jc w:val="both"/>
        <w:rPr>
          <w:rFonts w:ascii="EC Square Sans Pro" w:eastAsia="Times New Roman" w:hAnsi="EC Square Sans Pro" w:cs="Times New Roman"/>
          <w:lang w:val="en-GB" w:eastAsia="en-GB"/>
        </w:rPr>
      </w:pPr>
      <w:r w:rsidRPr="00614A12">
        <w:rPr>
          <w:rFonts w:ascii="EC Square Sans Pro" w:eastAsia="Times New Roman" w:hAnsi="EC Square Sans Pro" w:cs="Times New Roman"/>
          <w:lang w:val="en-GB" w:eastAsia="en-GB"/>
        </w:rPr>
        <w:t xml:space="preserve">To better understand </w:t>
      </w:r>
      <w:r w:rsidR="00D967AA">
        <w:rPr>
          <w:rFonts w:ascii="EC Square Sans Pro" w:eastAsia="Times New Roman" w:hAnsi="EC Square Sans Pro" w:cs="Times New Roman"/>
          <w:lang w:val="en-GB" w:eastAsia="en-GB"/>
        </w:rPr>
        <w:t>costs of inaction</w:t>
      </w:r>
      <w:r w:rsidR="002219A6">
        <w:rPr>
          <w:rFonts w:ascii="EC Square Sans Pro" w:eastAsia="Times New Roman" w:hAnsi="EC Square Sans Pro" w:cs="Times New Roman"/>
          <w:lang w:val="en-GB" w:eastAsia="en-GB"/>
        </w:rPr>
        <w:t>,</w:t>
      </w:r>
      <w:r w:rsidRPr="00614A12">
        <w:rPr>
          <w:rFonts w:ascii="EC Square Sans Pro" w:eastAsia="Times New Roman" w:hAnsi="EC Square Sans Pro" w:cs="Times New Roman"/>
          <w:lang w:val="en-GB" w:eastAsia="en-GB"/>
        </w:rPr>
        <w:t xml:space="preserve"> the pan-European climate risk assessment PESETA is published since 2007 regularly by the JRC, covering a wide range of climate impact categories. The methodology integrates a combination of state-of-the-art process-based and empirical models that translate high-resolution projections of climate conditions into biophysical and economic impacts. The cost of inaction refers to the simulated climate damages without any policy action, i.e. without adaptation or mitigation policies. </w:t>
      </w:r>
    </w:p>
    <w:p w14:paraId="7D6720F9" w14:textId="47775BD6" w:rsidR="00614A12" w:rsidRPr="00614A12" w:rsidRDefault="00D967AA" w:rsidP="00614A12">
      <w:pPr>
        <w:spacing w:before="120" w:after="120" w:line="259" w:lineRule="auto"/>
        <w:jc w:val="both"/>
        <w:rPr>
          <w:rFonts w:ascii="EC Square Sans Pro" w:eastAsia="Times New Roman" w:hAnsi="EC Square Sans Pro" w:cs="Times New Roman"/>
          <w:lang w:val="en-GB" w:eastAsia="en-GB"/>
        </w:rPr>
      </w:pPr>
      <w:r>
        <w:rPr>
          <w:rFonts w:ascii="EC Square Sans Pro" w:eastAsia="Times New Roman" w:hAnsi="EC Square Sans Pro" w:cs="Times New Roman"/>
          <w:lang w:val="en-GB" w:eastAsia="en-GB"/>
        </w:rPr>
        <w:t>T</w:t>
      </w:r>
      <w:r w:rsidRPr="00614A12">
        <w:rPr>
          <w:rFonts w:ascii="EC Square Sans Pro" w:eastAsia="Times New Roman" w:hAnsi="EC Square Sans Pro" w:cs="Times New Roman"/>
          <w:lang w:val="en-GB" w:eastAsia="en-GB"/>
        </w:rPr>
        <w:t>his section</w:t>
      </w:r>
      <w:r>
        <w:rPr>
          <w:rFonts w:ascii="EC Square Sans Pro" w:eastAsia="Times New Roman" w:hAnsi="EC Square Sans Pro" w:cs="Times New Roman"/>
          <w:lang w:val="en-GB" w:eastAsia="en-GB"/>
        </w:rPr>
        <w:t xml:space="preserve"> identifies p</w:t>
      </w:r>
      <w:r w:rsidR="00614A12" w:rsidRPr="00614A12">
        <w:rPr>
          <w:rFonts w:ascii="EC Square Sans Pro" w:eastAsia="Times New Roman" w:hAnsi="EC Square Sans Pro" w:cs="Times New Roman"/>
          <w:lang w:val="en-GB" w:eastAsia="en-GB"/>
        </w:rPr>
        <w:t xml:space="preserve">rojected damages under a 3°C global warming scenario as the </w:t>
      </w:r>
      <w:r>
        <w:rPr>
          <w:rFonts w:ascii="EC Square Sans Pro" w:eastAsia="Times New Roman" w:hAnsi="EC Square Sans Pro" w:cs="Times New Roman"/>
          <w:lang w:val="en-GB" w:eastAsia="en-GB"/>
        </w:rPr>
        <w:t>“</w:t>
      </w:r>
      <w:r w:rsidR="00614A12" w:rsidRPr="00614A12">
        <w:rPr>
          <w:rFonts w:ascii="EC Square Sans Pro" w:eastAsia="Times New Roman" w:hAnsi="EC Square Sans Pro" w:cs="Times New Roman"/>
          <w:lang w:val="en-GB" w:eastAsia="en-GB"/>
        </w:rPr>
        <w:t>cost of inaction</w:t>
      </w:r>
      <w:r>
        <w:rPr>
          <w:rFonts w:ascii="EC Square Sans Pro" w:eastAsia="Times New Roman" w:hAnsi="EC Square Sans Pro" w:cs="Times New Roman"/>
          <w:lang w:val="en-GB" w:eastAsia="en-GB"/>
        </w:rPr>
        <w:t>”</w:t>
      </w:r>
      <w:r w:rsidR="00614A12" w:rsidRPr="00614A12">
        <w:rPr>
          <w:rFonts w:ascii="EC Square Sans Pro" w:eastAsia="Times New Roman" w:hAnsi="EC Square Sans Pro" w:cs="Times New Roman"/>
          <w:lang w:val="en-GB" w:eastAsia="en-GB"/>
        </w:rPr>
        <w:t xml:space="preserve">. For few impact areas, 4°C scenario damages are also reported. Economic damage estimates consist of climate impacts that would occur by the year 2100. The JRC study provides results regarding climate impacts on people, the environment and the economy, with both biophysical and economic metrics. The consistent results summarised below refer to the eleven </w:t>
      </w:r>
      <w:r w:rsidR="00614A12" w:rsidRPr="00F43DFD">
        <w:rPr>
          <w:rFonts w:ascii="EC Square Sans Pro" w:eastAsia="Times New Roman" w:hAnsi="EC Square Sans Pro" w:cs="Times New Roman"/>
          <w:b/>
          <w:lang w:val="en-GB" w:eastAsia="en-GB"/>
        </w:rPr>
        <w:t>JRC PESETA IV project impact areas</w:t>
      </w:r>
      <w:r w:rsidR="00614A12" w:rsidRPr="00614A12">
        <w:rPr>
          <w:rFonts w:ascii="EC Square Sans Pro" w:eastAsia="Times New Roman" w:hAnsi="EC Square Sans Pro" w:cs="Times New Roman"/>
          <w:lang w:val="en-GB" w:eastAsia="en-GB"/>
        </w:rPr>
        <w:t xml:space="preserve"> (human mortality from heat and cold waves, windstorms, water resources, droughts, river flooding, coastal flooding, wildfires, habitat loss, forest ecosystems, agriculture and energy supply) and the follow-up studies (e.g. labour productivity). In spite of the wide coverage, it is important to underline that the assessment does not consider</w:t>
      </w:r>
      <w:r>
        <w:rPr>
          <w:rFonts w:ascii="EC Square Sans Pro" w:eastAsia="Times New Roman" w:hAnsi="EC Square Sans Pro" w:cs="Times New Roman"/>
          <w:lang w:val="en-GB" w:eastAsia="en-GB"/>
        </w:rPr>
        <w:t xml:space="preserve"> other</w:t>
      </w:r>
      <w:r w:rsidR="00614A12" w:rsidRPr="00614A12">
        <w:rPr>
          <w:rFonts w:ascii="EC Square Sans Pro" w:eastAsia="Times New Roman" w:hAnsi="EC Square Sans Pro" w:cs="Times New Roman"/>
          <w:lang w:val="en-GB" w:eastAsia="en-GB"/>
        </w:rPr>
        <w:t xml:space="preserve"> potentially important impacts and, therefore, provides a </w:t>
      </w:r>
      <w:r w:rsidR="00614A12" w:rsidRPr="00F43DFD">
        <w:rPr>
          <w:rFonts w:ascii="EC Square Sans Pro" w:eastAsia="Times New Roman" w:hAnsi="EC Square Sans Pro" w:cs="Times New Roman"/>
          <w:b/>
          <w:lang w:val="en-GB" w:eastAsia="en-GB"/>
        </w:rPr>
        <w:t>lower bound</w:t>
      </w:r>
      <w:r w:rsidR="00614A12" w:rsidRPr="00614A12">
        <w:rPr>
          <w:rFonts w:ascii="EC Square Sans Pro" w:eastAsia="Times New Roman" w:hAnsi="EC Square Sans Pro" w:cs="Times New Roman"/>
          <w:lang w:val="en-GB" w:eastAsia="en-GB"/>
        </w:rPr>
        <w:t xml:space="preserve"> of the potential cost of inaction for Europe. </w:t>
      </w:r>
    </w:p>
    <w:p w14:paraId="6DA8CC58" w14:textId="587E77B3" w:rsidR="00614A12" w:rsidRDefault="00614A12" w:rsidP="00614A12">
      <w:pPr>
        <w:spacing w:before="120" w:after="120" w:line="259" w:lineRule="auto"/>
        <w:jc w:val="both"/>
        <w:rPr>
          <w:rFonts w:ascii="EC Square Sans Pro" w:eastAsia="Times New Roman" w:hAnsi="EC Square Sans Pro" w:cs="Times New Roman"/>
          <w:lang w:val="en-GB" w:eastAsia="en-GB"/>
        </w:rPr>
      </w:pPr>
      <w:r w:rsidRPr="00614A12">
        <w:rPr>
          <w:rFonts w:ascii="EC Square Sans Pro" w:eastAsia="Times New Roman" w:hAnsi="EC Square Sans Pro" w:cs="Times New Roman"/>
          <w:lang w:val="en-GB" w:eastAsia="en-GB"/>
        </w:rPr>
        <w:t xml:space="preserve">Preliminary results of the </w:t>
      </w:r>
      <w:r w:rsidRPr="00F43DFD">
        <w:rPr>
          <w:rFonts w:ascii="EC Square Sans Pro" w:eastAsia="Times New Roman" w:hAnsi="EC Square Sans Pro" w:cs="Times New Roman"/>
          <w:b/>
          <w:lang w:val="en-GB" w:eastAsia="en-GB"/>
        </w:rPr>
        <w:t>JRC PESETA V</w:t>
      </w:r>
      <w:r w:rsidRPr="00614A12">
        <w:rPr>
          <w:rFonts w:ascii="EC Square Sans Pro" w:eastAsia="Times New Roman" w:hAnsi="EC Square Sans Pro" w:cs="Times New Roman"/>
          <w:lang w:val="en-GB" w:eastAsia="en-GB"/>
        </w:rPr>
        <w:t xml:space="preserve"> project are presented in figure </w:t>
      </w:r>
      <w:r w:rsidR="009F7F86" w:rsidRPr="009F7F86">
        <w:rPr>
          <w:rFonts w:ascii="EC Square Sans Pro" w:eastAsia="Times New Roman" w:hAnsi="EC Square Sans Pro" w:cs="Times New Roman"/>
          <w:lang w:val="en-GB" w:eastAsia="en-GB"/>
        </w:rPr>
        <w:t>1</w:t>
      </w:r>
      <w:r w:rsidRPr="00614A12">
        <w:rPr>
          <w:rFonts w:ascii="EC Square Sans Pro" w:eastAsia="Times New Roman" w:hAnsi="EC Square Sans Pro" w:cs="Times New Roman"/>
          <w:lang w:val="en-GB" w:eastAsia="en-GB"/>
        </w:rPr>
        <w:t>, representing the additional economic costs (as a percentage of GDP) for the 2°C scenario by 2050 for the following impact areas: coastal floods, droughts, labour productivity, river floods, transport infrastructure, windstorms and energy demand. The burden of climate change shows a clear north-south divide, with southern regions in Europe impacted relatively more and, particularly, southern-eastern regions. That spatial pattern is due mainly to consequent changes in high-end temperatures and the spatial and temporal availability of water.</w:t>
      </w:r>
    </w:p>
    <w:p w14:paraId="7FB44713" w14:textId="31A8B962" w:rsidR="00614A12" w:rsidRPr="00614A12" w:rsidRDefault="009F7F86" w:rsidP="00614A12">
      <w:pPr>
        <w:keepNext/>
        <w:spacing w:before="120" w:after="120" w:line="259" w:lineRule="auto"/>
        <w:jc w:val="both"/>
        <w:rPr>
          <w:rFonts w:ascii="EC Square Sans Pro" w:eastAsia="Times New Roman" w:hAnsi="EC Square Sans Pro" w:cs="Times New Roman"/>
          <w:sz w:val="20"/>
          <w:szCs w:val="20"/>
          <w:lang w:val="en-GB" w:eastAsia="en-GB"/>
        </w:rPr>
      </w:pPr>
      <w:r w:rsidRPr="009F7F86">
        <w:rPr>
          <w:rFonts w:ascii="EC Square Sans Pro" w:eastAsia="Times New Roman" w:hAnsi="EC Square Sans Pro" w:cs="Times New Roman"/>
          <w:b/>
          <w:sz w:val="20"/>
          <w:szCs w:val="20"/>
          <w:lang w:val="en-GB" w:eastAsia="en-GB"/>
        </w:rPr>
        <w:lastRenderedPageBreak/>
        <w:t>Figure 1.</w:t>
      </w:r>
      <w:r w:rsidR="00614A12" w:rsidRPr="00614A12">
        <w:rPr>
          <w:rFonts w:ascii="EC Square Sans Pro" w:eastAsia="Times New Roman" w:hAnsi="EC Square Sans Pro" w:cs="Times New Roman"/>
          <w:sz w:val="20"/>
          <w:szCs w:val="20"/>
          <w:lang w:val="en-GB" w:eastAsia="en-GB"/>
        </w:rPr>
        <w:t xml:space="preserve"> Additional economic costs for 2°C scenario by 2050, as a share of GDP (coastal floods, droughts, labour productivity, river floods, transport infrastructure, windstorms and energy demand)</w:t>
      </w:r>
    </w:p>
    <w:p w14:paraId="42178E87" w14:textId="77777777" w:rsidR="00614A12" w:rsidRPr="00614A12" w:rsidRDefault="00614A12" w:rsidP="00614A12">
      <w:pPr>
        <w:spacing w:before="120" w:after="120" w:line="259" w:lineRule="auto"/>
        <w:jc w:val="both"/>
        <w:rPr>
          <w:rFonts w:ascii="EC Square Sans Pro" w:eastAsia="Times New Roman" w:hAnsi="EC Square Sans Pro" w:cs="Times New Roman"/>
          <w:sz w:val="20"/>
          <w:szCs w:val="20"/>
          <w:lang w:val="en-GB" w:eastAsia="en-GB"/>
        </w:rPr>
      </w:pPr>
      <w:r w:rsidRPr="00614A12">
        <w:rPr>
          <w:rFonts w:ascii="EC Square Sans Pro" w:eastAsia="Times New Roman" w:hAnsi="EC Square Sans Pro" w:cs="Times New Roman"/>
          <w:noProof/>
          <w:sz w:val="20"/>
          <w:szCs w:val="20"/>
          <w:lang w:val="en-GB" w:eastAsia="en-GB"/>
        </w:rPr>
        <w:drawing>
          <wp:anchor distT="0" distB="0" distL="114300" distR="114300" simplePos="0" relativeHeight="251659264" behindDoc="0" locked="0" layoutInCell="1" allowOverlap="1" wp14:anchorId="1242B6EA" wp14:editId="246FF511">
            <wp:simplePos x="0" y="0"/>
            <wp:positionH relativeFrom="column">
              <wp:posOffset>128905</wp:posOffset>
            </wp:positionH>
            <wp:positionV relativeFrom="paragraph">
              <wp:posOffset>152400</wp:posOffset>
            </wp:positionV>
            <wp:extent cx="1362075" cy="1105452"/>
            <wp:effectExtent l="0" t="0" r="0" b="0"/>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5">
                      <a:extLst>
                        <a:ext uri="{28A0092B-C50C-407E-A947-70E740481C1C}">
                          <a14:useLocalDpi xmlns:a14="http://schemas.microsoft.com/office/drawing/2010/main" val="0"/>
                        </a:ext>
                      </a:extLst>
                    </a:blip>
                    <a:srcRect l="2817" t="2890"/>
                    <a:stretch/>
                  </pic:blipFill>
                  <pic:spPr bwMode="auto">
                    <a:xfrm>
                      <a:off x="0" y="0"/>
                      <a:ext cx="1382305" cy="1121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14A12">
        <w:rPr>
          <w:rFonts w:ascii="EC Square Sans Pro" w:eastAsia="Times New Roman" w:hAnsi="EC Square Sans Pro" w:cs="Times New Roman"/>
          <w:noProof/>
          <w:sz w:val="20"/>
          <w:szCs w:val="20"/>
          <w:lang w:val="en-GB" w:eastAsia="en-GB"/>
        </w:rPr>
        <w:drawing>
          <wp:inline distT="0" distB="0" distL="0" distR="0" wp14:anchorId="761960A5" wp14:editId="5E9E1282">
            <wp:extent cx="5584910" cy="561977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4910" cy="5619770"/>
                    </a:xfrm>
                    <a:prstGeom prst="rect">
                      <a:avLst/>
                    </a:prstGeom>
                    <a:noFill/>
                  </pic:spPr>
                </pic:pic>
              </a:graphicData>
            </a:graphic>
          </wp:inline>
        </w:drawing>
      </w:r>
    </w:p>
    <w:p w14:paraId="1CC396CE" w14:textId="77777777" w:rsidR="00614A12" w:rsidRPr="00614A12" w:rsidRDefault="00614A12" w:rsidP="00614A12">
      <w:pPr>
        <w:spacing w:before="120" w:after="120" w:line="259" w:lineRule="auto"/>
        <w:jc w:val="both"/>
        <w:rPr>
          <w:rFonts w:ascii="EC Square Sans Pro" w:eastAsia="Times New Roman" w:hAnsi="EC Square Sans Pro" w:cs="Times New Roman"/>
          <w:i/>
          <w:sz w:val="18"/>
          <w:szCs w:val="18"/>
          <w:lang w:val="en-GB" w:eastAsia="en-GB"/>
        </w:rPr>
      </w:pPr>
      <w:r w:rsidRPr="00614A12">
        <w:rPr>
          <w:rFonts w:ascii="EC Square Sans Pro" w:eastAsia="Times New Roman" w:hAnsi="EC Square Sans Pro" w:cs="Times New Roman"/>
          <w:i/>
          <w:sz w:val="18"/>
          <w:szCs w:val="18"/>
          <w:lang w:val="en-GB" w:eastAsia="en-GB"/>
        </w:rPr>
        <w:t>Source: 9th Cohesion Report, European Commission (2024)</w:t>
      </w:r>
      <w:r w:rsidRPr="00614A12">
        <w:rPr>
          <w:rFonts w:ascii="EC Square Sans Pro" w:eastAsia="Times New Roman" w:hAnsi="EC Square Sans Pro" w:cs="Times New Roman"/>
          <w:i/>
          <w:noProof/>
          <w:sz w:val="18"/>
          <w:szCs w:val="18"/>
          <w:lang w:val="en-GB" w:eastAsia="en-GB"/>
        </w:rPr>
        <w:t xml:space="preserve"> </w:t>
      </w:r>
    </w:p>
    <w:p w14:paraId="27E19CFA" w14:textId="77777777" w:rsidR="005B64C9" w:rsidRDefault="005B64C9" w:rsidP="00614A12">
      <w:pPr>
        <w:spacing w:before="240" w:after="120" w:line="259" w:lineRule="auto"/>
        <w:jc w:val="both"/>
        <w:rPr>
          <w:rFonts w:ascii="EC Square Sans Pro" w:eastAsia="Times New Roman" w:hAnsi="EC Square Sans Pro" w:cs="Times New Roman"/>
          <w:lang w:val="en-GB" w:eastAsia="en-GB"/>
        </w:rPr>
      </w:pPr>
    </w:p>
    <w:p w14:paraId="167D1470" w14:textId="7E91511C" w:rsidR="00614A12" w:rsidRPr="00614A12" w:rsidRDefault="00614A12" w:rsidP="00614A12">
      <w:pPr>
        <w:spacing w:before="240" w:after="120" w:line="259" w:lineRule="auto"/>
        <w:jc w:val="both"/>
        <w:rPr>
          <w:rFonts w:ascii="EC Square Sans Pro" w:eastAsia="Times New Roman" w:hAnsi="EC Square Sans Pro" w:cs="Times New Roman"/>
          <w:i/>
          <w:lang w:val="en-GB" w:eastAsia="en-GB"/>
        </w:rPr>
      </w:pPr>
      <w:r w:rsidRPr="00614A12">
        <w:rPr>
          <w:rFonts w:ascii="EC Square Sans Pro" w:eastAsia="Times New Roman" w:hAnsi="EC Square Sans Pro" w:cs="Times New Roman"/>
          <w:lang w:val="en-GB" w:eastAsia="en-GB"/>
        </w:rPr>
        <w:t>The main results for the 3°C temperature degree scenario follow, unless otherwise stated.</w:t>
      </w:r>
    </w:p>
    <w:p w14:paraId="5785B79F" w14:textId="77777777" w:rsidR="00614A12" w:rsidRPr="00614A12" w:rsidRDefault="00614A12" w:rsidP="00614A12">
      <w:pPr>
        <w:spacing w:before="240" w:after="120" w:line="259" w:lineRule="auto"/>
        <w:jc w:val="both"/>
        <w:rPr>
          <w:rFonts w:ascii="EC Square Sans Pro" w:eastAsia="Times New Roman" w:hAnsi="EC Square Sans Pro" w:cs="Times New Roman"/>
          <w:i/>
          <w:lang w:val="en-GB" w:eastAsia="en-GB"/>
        </w:rPr>
      </w:pPr>
      <w:r w:rsidRPr="00614A12">
        <w:rPr>
          <w:rFonts w:ascii="EC Square Sans Pro" w:eastAsia="Times New Roman" w:hAnsi="EC Square Sans Pro" w:cs="Times New Roman"/>
          <w:i/>
          <w:lang w:val="en-GB" w:eastAsia="en-GB"/>
        </w:rPr>
        <w:t>Climate impacts on people</w:t>
      </w:r>
    </w:p>
    <w:p w14:paraId="3FE22BAC" w14:textId="77777777" w:rsidR="00614A12" w:rsidRPr="00614A12" w:rsidRDefault="00614A12" w:rsidP="00614A12">
      <w:pPr>
        <w:numPr>
          <w:ilvl w:val="0"/>
          <w:numId w:val="3"/>
        </w:numPr>
        <w:spacing w:before="120" w:after="160" w:line="259" w:lineRule="auto"/>
        <w:contextualSpacing/>
        <w:jc w:val="both"/>
        <w:rPr>
          <w:rFonts w:ascii="EC Square Sans Pro" w:eastAsia="Yu Mincho" w:hAnsi="EC Square Sans Pro"/>
          <w:lang w:val="en-GB" w:eastAsia="en-US"/>
        </w:rPr>
      </w:pPr>
      <w:r w:rsidRPr="00614A12">
        <w:rPr>
          <w:rFonts w:ascii="EC Square Sans Pro" w:eastAsia="Yu Mincho" w:hAnsi="EC Square Sans Pro"/>
          <w:lang w:val="en-GB" w:eastAsia="en-US"/>
        </w:rPr>
        <w:t>Temperature-related deaths could increase by around 55,000 additional deaths by 2100, driven by rising heat-related deaths and an ageing population. Climate change is also expected to widen disparities in regional mortality, particularly impacting southern regions of Europe as a result of a marked increase in heat-related deaths.</w:t>
      </w:r>
    </w:p>
    <w:p w14:paraId="62B24850" w14:textId="77777777" w:rsidR="00614A12" w:rsidRPr="00614A12" w:rsidRDefault="00614A12" w:rsidP="00614A12">
      <w:pPr>
        <w:numPr>
          <w:ilvl w:val="0"/>
          <w:numId w:val="3"/>
        </w:numPr>
        <w:spacing w:before="120" w:after="160" w:line="259" w:lineRule="auto"/>
        <w:contextualSpacing/>
        <w:jc w:val="both"/>
        <w:rPr>
          <w:rFonts w:ascii="EC Square Sans Pro" w:eastAsia="Yu Mincho" w:hAnsi="EC Square Sans Pro"/>
          <w:lang w:val="en-GB" w:eastAsia="en-US"/>
        </w:rPr>
      </w:pPr>
      <w:r w:rsidRPr="00614A12">
        <w:rPr>
          <w:rFonts w:ascii="EC Square Sans Pro" w:eastAsia="Yu Mincho" w:hAnsi="EC Square Sans Pro"/>
          <w:lang w:val="en-GB" w:eastAsia="en-US"/>
        </w:rPr>
        <w:t>Around 450,000 people would be exposed to river flooding each year, or nearly three times the number at present.</w:t>
      </w:r>
    </w:p>
    <w:p w14:paraId="6C8D154D" w14:textId="77777777" w:rsidR="00614A12" w:rsidRPr="00614A12" w:rsidRDefault="00614A12" w:rsidP="00614A12">
      <w:pPr>
        <w:numPr>
          <w:ilvl w:val="0"/>
          <w:numId w:val="3"/>
        </w:numPr>
        <w:spacing w:before="120" w:after="160" w:line="259" w:lineRule="auto"/>
        <w:contextualSpacing/>
        <w:jc w:val="both"/>
        <w:rPr>
          <w:rFonts w:ascii="EC Square Sans Pro" w:eastAsia="Yu Mincho" w:hAnsi="EC Square Sans Pro"/>
          <w:lang w:val="en-GB" w:eastAsia="en-US"/>
        </w:rPr>
      </w:pPr>
      <w:r w:rsidRPr="00614A12">
        <w:rPr>
          <w:rFonts w:ascii="EC Square Sans Pro" w:eastAsia="Yu Mincho" w:hAnsi="EC Square Sans Pro"/>
          <w:lang w:val="en-GB" w:eastAsia="en-US"/>
        </w:rPr>
        <w:t>1.4 million people would be exposed per year to coastal inundation compared to around 70,000 at present, i.e. a 20-fold increase.</w:t>
      </w:r>
    </w:p>
    <w:p w14:paraId="7B772EEB" w14:textId="77777777" w:rsidR="00614A12" w:rsidRPr="00614A12" w:rsidRDefault="00614A12" w:rsidP="00614A12">
      <w:pPr>
        <w:numPr>
          <w:ilvl w:val="0"/>
          <w:numId w:val="3"/>
        </w:numPr>
        <w:spacing w:before="120" w:after="160" w:line="259" w:lineRule="auto"/>
        <w:contextualSpacing/>
        <w:jc w:val="both"/>
        <w:rPr>
          <w:rFonts w:ascii="EC Square Sans Pro" w:eastAsia="Yu Mincho" w:hAnsi="EC Square Sans Pro"/>
          <w:lang w:val="en-GB" w:eastAsia="en-US"/>
        </w:rPr>
      </w:pPr>
      <w:r w:rsidRPr="00614A12">
        <w:rPr>
          <w:rFonts w:ascii="EC Square Sans Pro" w:eastAsia="Yu Mincho" w:hAnsi="EC Square Sans Pro"/>
          <w:lang w:val="en-GB" w:eastAsia="en-US"/>
        </w:rPr>
        <w:lastRenderedPageBreak/>
        <w:t>An additional 15 million Europeans living in the proximity of wildland would be exposed to high-to extreme fire danger for at least 10 days/year.</w:t>
      </w:r>
    </w:p>
    <w:p w14:paraId="264FE8A1" w14:textId="77777777" w:rsidR="00614A12" w:rsidRPr="00614A12" w:rsidRDefault="00614A12" w:rsidP="00614A12">
      <w:pPr>
        <w:numPr>
          <w:ilvl w:val="0"/>
          <w:numId w:val="3"/>
        </w:numPr>
        <w:spacing w:before="120" w:after="160" w:line="259" w:lineRule="auto"/>
        <w:contextualSpacing/>
        <w:jc w:val="both"/>
        <w:rPr>
          <w:rFonts w:ascii="EC Square Sans Pro" w:eastAsia="Yu Mincho" w:hAnsi="EC Square Sans Pro"/>
          <w:lang w:val="en-GB" w:eastAsia="en-US"/>
        </w:rPr>
      </w:pPr>
      <w:r w:rsidRPr="00614A12">
        <w:rPr>
          <w:rFonts w:ascii="EC Square Sans Pro" w:eastAsia="Yu Mincho" w:hAnsi="EC Square Sans Pro"/>
          <w:lang w:val="en-GB" w:eastAsia="en-US"/>
        </w:rPr>
        <w:t>Water resources availability would drop by up to 40% in Southern regions of Europe and droughts would happen more frequent in most of Southern and Western Europe.</w:t>
      </w:r>
    </w:p>
    <w:p w14:paraId="629C3AAF" w14:textId="77777777" w:rsidR="00614A12" w:rsidRPr="00614A12" w:rsidRDefault="00614A12" w:rsidP="00614A12">
      <w:pPr>
        <w:spacing w:before="240" w:after="120" w:line="259" w:lineRule="auto"/>
        <w:jc w:val="both"/>
        <w:rPr>
          <w:rFonts w:ascii="EC Square Sans Pro" w:eastAsia="Times New Roman" w:hAnsi="EC Square Sans Pro" w:cs="Times New Roman"/>
          <w:i/>
          <w:lang w:val="en-GB" w:eastAsia="en-GB"/>
        </w:rPr>
      </w:pPr>
      <w:r w:rsidRPr="00614A12">
        <w:rPr>
          <w:rFonts w:ascii="EC Square Sans Pro" w:eastAsia="Times New Roman" w:hAnsi="EC Square Sans Pro" w:cs="Times New Roman"/>
          <w:i/>
          <w:lang w:val="en-GB" w:eastAsia="en-GB"/>
        </w:rPr>
        <w:t>Climate impacts on the environment</w:t>
      </w:r>
    </w:p>
    <w:p w14:paraId="1E842F62" w14:textId="77777777" w:rsidR="00614A12" w:rsidRPr="00614A12" w:rsidRDefault="00614A12" w:rsidP="00614A12">
      <w:pPr>
        <w:numPr>
          <w:ilvl w:val="0"/>
          <w:numId w:val="4"/>
        </w:numPr>
        <w:spacing w:before="120" w:after="160" w:line="259" w:lineRule="auto"/>
        <w:contextualSpacing/>
        <w:jc w:val="both"/>
        <w:rPr>
          <w:rFonts w:ascii="EC Square Sans Pro" w:eastAsia="Yu Mincho" w:hAnsi="EC Square Sans Pro"/>
          <w:lang w:val="en-GB" w:eastAsia="en-US"/>
        </w:rPr>
      </w:pPr>
      <w:r w:rsidRPr="00614A12">
        <w:rPr>
          <w:rFonts w:ascii="EC Square Sans Pro" w:eastAsia="Yu Mincho" w:hAnsi="EC Square Sans Pro"/>
          <w:lang w:val="en-GB" w:eastAsia="en-US"/>
        </w:rPr>
        <w:t>The Alpine tundra domain would contract by 84% and practically disappear in the Pyrenees. The natural climatic tree line would shift vertically up by up to 8 m/year.</w:t>
      </w:r>
    </w:p>
    <w:p w14:paraId="501A73FB" w14:textId="77777777" w:rsidR="00614A12" w:rsidRPr="00614A12" w:rsidRDefault="00614A12" w:rsidP="00614A12">
      <w:pPr>
        <w:numPr>
          <w:ilvl w:val="0"/>
          <w:numId w:val="4"/>
        </w:numPr>
        <w:spacing w:before="120" w:after="160" w:line="259" w:lineRule="auto"/>
        <w:contextualSpacing/>
        <w:jc w:val="both"/>
        <w:rPr>
          <w:rFonts w:ascii="EC Square Sans Pro" w:eastAsia="Yu Mincho" w:hAnsi="EC Square Sans Pro"/>
          <w:lang w:val="en-GB" w:eastAsia="en-US"/>
        </w:rPr>
      </w:pPr>
      <w:r w:rsidRPr="00614A12">
        <w:rPr>
          <w:rFonts w:ascii="EC Square Sans Pro" w:eastAsia="Yu Mincho" w:hAnsi="EC Square Sans Pro"/>
          <w:lang w:val="en-GB" w:eastAsia="en-US"/>
        </w:rPr>
        <w:t>Ecological domains would shift northwards, resulting in severe changes of the prevailing domains in southern Europe and Boreal areas and the encroachment of the Tropical domain in Europe.</w:t>
      </w:r>
    </w:p>
    <w:p w14:paraId="21E03290" w14:textId="77777777" w:rsidR="00614A12" w:rsidRPr="00614A12" w:rsidRDefault="00614A12" w:rsidP="00614A12">
      <w:pPr>
        <w:numPr>
          <w:ilvl w:val="0"/>
          <w:numId w:val="4"/>
        </w:numPr>
        <w:spacing w:before="120" w:after="160" w:line="259" w:lineRule="auto"/>
        <w:contextualSpacing/>
        <w:jc w:val="both"/>
        <w:rPr>
          <w:rFonts w:ascii="EC Square Sans Pro" w:eastAsia="Yu Mincho" w:hAnsi="EC Square Sans Pro"/>
          <w:lang w:val="en-GB" w:eastAsia="en-US"/>
        </w:rPr>
      </w:pPr>
      <w:r w:rsidRPr="00614A12">
        <w:rPr>
          <w:rFonts w:ascii="EC Square Sans Pro" w:eastAsia="Yu Mincho" w:hAnsi="EC Square Sans Pro"/>
          <w:lang w:val="en-GB" w:eastAsia="en-US"/>
        </w:rPr>
        <w:t>Wildfire and pest outbreaks will become more frequent and severe, increasing biomass loss and additional carbon release (and warming).</w:t>
      </w:r>
    </w:p>
    <w:p w14:paraId="310071A4" w14:textId="77777777" w:rsidR="00614A12" w:rsidRPr="00614A12" w:rsidRDefault="00614A12" w:rsidP="00614A12">
      <w:pPr>
        <w:spacing w:before="240" w:after="120" w:line="259" w:lineRule="auto"/>
        <w:jc w:val="both"/>
        <w:rPr>
          <w:rFonts w:ascii="EC Square Sans Pro" w:eastAsia="Times New Roman" w:hAnsi="EC Square Sans Pro" w:cs="Times New Roman"/>
          <w:i/>
          <w:lang w:val="en-GB" w:eastAsia="en-GB"/>
        </w:rPr>
      </w:pPr>
      <w:r w:rsidRPr="00614A12">
        <w:rPr>
          <w:rFonts w:ascii="EC Square Sans Pro" w:eastAsia="Times New Roman" w:hAnsi="EC Square Sans Pro" w:cs="Times New Roman"/>
          <w:i/>
          <w:lang w:val="en-GB" w:eastAsia="en-GB"/>
        </w:rPr>
        <w:t>Climate impacts on the economy</w:t>
      </w:r>
    </w:p>
    <w:p w14:paraId="7914644F" w14:textId="77777777" w:rsidR="00614A12" w:rsidRPr="00614A12" w:rsidRDefault="00614A12" w:rsidP="00614A12">
      <w:pPr>
        <w:numPr>
          <w:ilvl w:val="0"/>
          <w:numId w:val="5"/>
        </w:numPr>
        <w:spacing w:before="120" w:after="160" w:line="259" w:lineRule="auto"/>
        <w:contextualSpacing/>
        <w:jc w:val="both"/>
        <w:rPr>
          <w:rFonts w:ascii="EC Square Sans Pro" w:eastAsia="Yu Mincho" w:hAnsi="EC Square Sans Pro"/>
          <w:lang w:val="en-GB" w:eastAsia="en-US"/>
        </w:rPr>
      </w:pPr>
      <w:r w:rsidRPr="00614A12">
        <w:rPr>
          <w:rFonts w:ascii="EC Square Sans Pro" w:eastAsia="Yu Mincho" w:hAnsi="EC Square Sans Pro"/>
          <w:lang w:val="en-GB" w:eastAsia="en-US"/>
        </w:rPr>
        <w:t>River flood losses would rise 6-fold in magnitude, reaching 43 €billion/year with 3°C.</w:t>
      </w:r>
    </w:p>
    <w:p w14:paraId="1E5932B2" w14:textId="77777777" w:rsidR="00614A12" w:rsidRPr="00614A12" w:rsidRDefault="00614A12" w:rsidP="00614A12">
      <w:pPr>
        <w:numPr>
          <w:ilvl w:val="0"/>
          <w:numId w:val="5"/>
        </w:numPr>
        <w:spacing w:before="120" w:after="160" w:line="259" w:lineRule="auto"/>
        <w:contextualSpacing/>
        <w:jc w:val="both"/>
        <w:rPr>
          <w:rFonts w:ascii="EC Square Sans Pro" w:eastAsia="Yu Mincho" w:hAnsi="EC Square Sans Pro"/>
          <w:lang w:val="en-GB" w:eastAsia="en-US"/>
        </w:rPr>
      </w:pPr>
      <w:r w:rsidRPr="00614A12">
        <w:rPr>
          <w:rFonts w:ascii="EC Square Sans Pro" w:eastAsia="Yu Mincho" w:hAnsi="EC Square Sans Pro"/>
          <w:lang w:val="en-GB" w:eastAsia="en-US"/>
        </w:rPr>
        <w:t xml:space="preserve">Coastal flood losses would grow by two orders of magnitude and climb to 200 €billion/year, from 1 €billion today. </w:t>
      </w:r>
    </w:p>
    <w:p w14:paraId="5EFAA437" w14:textId="77777777" w:rsidR="00614A12" w:rsidRPr="00614A12" w:rsidRDefault="00614A12" w:rsidP="00614A12">
      <w:pPr>
        <w:numPr>
          <w:ilvl w:val="0"/>
          <w:numId w:val="5"/>
        </w:numPr>
        <w:spacing w:before="120" w:after="160" w:line="259" w:lineRule="auto"/>
        <w:contextualSpacing/>
        <w:jc w:val="both"/>
        <w:rPr>
          <w:rFonts w:ascii="EC Square Sans Pro" w:eastAsia="Yu Mincho" w:hAnsi="EC Square Sans Pro"/>
          <w:lang w:val="en-GB" w:eastAsia="en-US"/>
        </w:rPr>
      </w:pPr>
      <w:r w:rsidRPr="00614A12">
        <w:rPr>
          <w:rFonts w:ascii="EC Square Sans Pro" w:eastAsia="Yu Mincho" w:hAnsi="EC Square Sans Pro"/>
          <w:lang w:val="en-GB" w:eastAsia="en-US"/>
        </w:rPr>
        <w:t>Drought losses would increase to nearly 41 €billion/year with 3°C warming (60 €billion/year with 4°C warming), compared to around 8 €billion/year at present.</w:t>
      </w:r>
    </w:p>
    <w:p w14:paraId="507AABBE" w14:textId="77777777" w:rsidR="00614A12" w:rsidRPr="00614A12" w:rsidRDefault="00614A12" w:rsidP="00614A12">
      <w:pPr>
        <w:numPr>
          <w:ilvl w:val="0"/>
          <w:numId w:val="5"/>
        </w:numPr>
        <w:spacing w:before="120" w:after="160" w:line="259" w:lineRule="auto"/>
        <w:contextualSpacing/>
        <w:jc w:val="both"/>
        <w:rPr>
          <w:rFonts w:ascii="EC Square Sans Pro" w:eastAsia="Yu Mincho" w:hAnsi="EC Square Sans Pro"/>
          <w:lang w:val="en-GB" w:eastAsia="en-US"/>
        </w:rPr>
      </w:pPr>
      <w:r w:rsidRPr="00614A12">
        <w:rPr>
          <w:rFonts w:ascii="EC Square Sans Pro" w:eastAsia="Yu Mincho" w:hAnsi="EC Square Sans Pro"/>
          <w:lang w:val="en-GB" w:eastAsia="en-US"/>
        </w:rPr>
        <w:t>Water scarcity and drought would increasingly affect agriculture, energy production and water supply in regions that already suffer from water stress.</w:t>
      </w:r>
    </w:p>
    <w:p w14:paraId="0D1B8918" w14:textId="77777777" w:rsidR="00614A12" w:rsidRPr="00614A12" w:rsidRDefault="00614A12" w:rsidP="00614A12">
      <w:pPr>
        <w:numPr>
          <w:ilvl w:val="0"/>
          <w:numId w:val="5"/>
        </w:numPr>
        <w:spacing w:before="120" w:after="160" w:line="259" w:lineRule="auto"/>
        <w:contextualSpacing/>
        <w:jc w:val="both"/>
        <w:rPr>
          <w:rFonts w:ascii="EC Square Sans Pro" w:eastAsia="Yu Mincho" w:hAnsi="EC Square Sans Pro"/>
          <w:lang w:val="en-GB" w:eastAsia="en-US"/>
        </w:rPr>
      </w:pPr>
      <w:r w:rsidRPr="00614A12">
        <w:rPr>
          <w:rFonts w:ascii="EC Square Sans Pro" w:eastAsia="Yu Mincho" w:hAnsi="EC Square Sans Pro"/>
          <w:lang w:val="en-GB" w:eastAsia="en-US"/>
        </w:rPr>
        <w:t>Labour productivity could be 0.7% lower in Europe, compared to nowadays.</w:t>
      </w:r>
    </w:p>
    <w:p w14:paraId="746714DD" w14:textId="1E16EDFA" w:rsidR="00614A12" w:rsidRDefault="00614A12" w:rsidP="00614A12">
      <w:pPr>
        <w:numPr>
          <w:ilvl w:val="0"/>
          <w:numId w:val="5"/>
        </w:numPr>
        <w:spacing w:before="120" w:after="160" w:line="259" w:lineRule="auto"/>
        <w:contextualSpacing/>
        <w:jc w:val="both"/>
        <w:rPr>
          <w:rFonts w:ascii="EC Square Sans Pro" w:eastAsia="Yu Mincho" w:hAnsi="EC Square Sans Pro"/>
          <w:lang w:val="en-GB" w:eastAsia="en-US"/>
        </w:rPr>
      </w:pPr>
      <w:r w:rsidRPr="00614A12">
        <w:rPr>
          <w:rFonts w:ascii="EC Square Sans Pro" w:eastAsia="Yu Mincho" w:hAnsi="EC Square Sans Pro"/>
          <w:lang w:val="en-GB" w:eastAsia="en-US"/>
        </w:rPr>
        <w:t xml:space="preserve">There would be a regional redistribution of tourism demand within Europe, with also relative reductions in summer and increases in the shoulder and winter seasons. </w:t>
      </w:r>
    </w:p>
    <w:p w14:paraId="70B442FE" w14:textId="77777777" w:rsidR="00D967AA" w:rsidRPr="00614A12" w:rsidRDefault="00D967AA" w:rsidP="00F43DFD">
      <w:pPr>
        <w:spacing w:before="120" w:after="160" w:line="259" w:lineRule="auto"/>
        <w:ind w:left="360"/>
        <w:contextualSpacing/>
        <w:jc w:val="both"/>
        <w:rPr>
          <w:rFonts w:ascii="EC Square Sans Pro" w:eastAsia="Yu Mincho" w:hAnsi="EC Square Sans Pro"/>
          <w:lang w:val="en-GB" w:eastAsia="en-US"/>
        </w:rPr>
      </w:pPr>
    </w:p>
    <w:p w14:paraId="58BE6B03" w14:textId="4250CA8C" w:rsidR="00D967AA" w:rsidRPr="00614A12" w:rsidRDefault="00614A12">
      <w:pPr>
        <w:spacing w:before="120" w:after="120" w:line="259" w:lineRule="auto"/>
        <w:jc w:val="both"/>
        <w:rPr>
          <w:rFonts w:ascii="EC Square Sans Pro" w:eastAsia="Times New Roman" w:hAnsi="EC Square Sans Pro" w:cs="Times New Roman"/>
          <w:lang w:val="en-GB" w:eastAsia="en-GB"/>
        </w:rPr>
      </w:pPr>
      <w:r w:rsidRPr="00614A12">
        <w:rPr>
          <w:rFonts w:ascii="EC Square Sans Pro" w:eastAsia="Times New Roman" w:hAnsi="EC Square Sans Pro" w:cs="Times New Roman"/>
          <w:lang w:val="en-GB" w:eastAsia="en-GB"/>
        </w:rPr>
        <w:t>Key impacts not considered in the JRC PESETA assessment include those related to the irreversible damage to nature and species losses, aquatic and marine ecosystems, water- and vector-borne diseases, air quality, displacement of people, conflicts and security, and the potentially daunting consequences of passing climate tipping points. The extent of extreme events are also not fully captured, such as those of heat stress on crop yields and droughts on energy production. Cascading climate effects across sectors and from the rest of the world are also poorly understood.</w:t>
      </w:r>
      <w:r w:rsidR="00D967AA">
        <w:rPr>
          <w:rFonts w:ascii="EC Square Sans Pro" w:eastAsia="Times New Roman" w:hAnsi="EC Square Sans Pro" w:cs="Times New Roman"/>
          <w:lang w:val="en-GB" w:eastAsia="en-GB"/>
        </w:rPr>
        <w:t xml:space="preserve"> </w:t>
      </w:r>
    </w:p>
    <w:p w14:paraId="42B4197D" w14:textId="30773DF8" w:rsidR="00614A12" w:rsidRPr="00614A12" w:rsidRDefault="00614A12">
      <w:pPr>
        <w:spacing w:before="120" w:after="120" w:line="259" w:lineRule="auto"/>
        <w:jc w:val="both"/>
        <w:rPr>
          <w:rFonts w:ascii="EC Square Sans Pro" w:eastAsia="Times New Roman" w:hAnsi="EC Square Sans Pro" w:cs="Times New Roman"/>
          <w:lang w:val="en-GB" w:eastAsia="en-GB"/>
        </w:rPr>
      </w:pPr>
      <w:r w:rsidRPr="00614A12">
        <w:rPr>
          <w:rFonts w:ascii="EC Square Sans Pro" w:eastAsia="Times New Roman" w:hAnsi="EC Square Sans Pro" w:cs="Times New Roman"/>
          <w:lang w:val="en-GB" w:eastAsia="en-GB"/>
        </w:rPr>
        <w:t xml:space="preserve">As mentioned above, this implies that the biophysical and economic impacts reported in PESETA represent just a lower bound of the cost of inaction for Europe. Furthermore, the assessment does not consider other fundamental cost categories indirectly associated to climate inaction: high energy supply vulnerability (notably higher energy import bill and the associated potentially large macroeconomic costs in terms of economic growth, inflation and employment), higher air pollution and security issues (e.g. migration). PESETA did not consider them despite their importance as they are not directly related to climate change impacts. </w:t>
      </w:r>
    </w:p>
    <w:p w14:paraId="032FC744" w14:textId="77777777" w:rsidR="00B82EFF" w:rsidRPr="009B47BD" w:rsidRDefault="00B82EFF" w:rsidP="00E14055">
      <w:pPr>
        <w:spacing w:line="240" w:lineRule="auto"/>
        <w:jc w:val="both"/>
        <w:rPr>
          <w:rFonts w:ascii="EC Square Sans Pro" w:eastAsia="EC Square Sans Pro" w:hAnsi="EC Square Sans Pro" w:cs="EC Square Sans Pro"/>
          <w:color w:val="000000" w:themeColor="text1"/>
          <w:lang w:val="en-GB"/>
        </w:rPr>
      </w:pPr>
    </w:p>
    <w:p w14:paraId="46B8D2E9" w14:textId="77777777" w:rsidR="009B47BD" w:rsidRPr="009B47BD" w:rsidRDefault="009B47BD">
      <w:pPr>
        <w:rPr>
          <w:rFonts w:ascii="EC Square Sans Pro" w:eastAsia="EC Square Sans Pro" w:hAnsi="EC Square Sans Pro" w:cs="EC Square Sans Pro"/>
          <w:color w:val="000000" w:themeColor="text1"/>
          <w:lang w:val="en-GB"/>
        </w:rPr>
      </w:pPr>
      <w:r w:rsidRPr="009B47BD">
        <w:rPr>
          <w:rFonts w:ascii="EC Square Sans Pro" w:eastAsia="EC Square Sans Pro" w:hAnsi="EC Square Sans Pro" w:cs="EC Square Sans Pro"/>
          <w:color w:val="000000" w:themeColor="text1"/>
          <w:lang w:val="en-GB"/>
        </w:rPr>
        <w:br w:type="page"/>
      </w:r>
    </w:p>
    <w:p w14:paraId="3AC79565" w14:textId="77777777" w:rsidR="009B47BD" w:rsidRPr="00191B83" w:rsidRDefault="009B47BD" w:rsidP="00191B83">
      <w:pPr>
        <w:spacing w:before="120" w:after="120" w:line="259" w:lineRule="auto"/>
        <w:jc w:val="both"/>
        <w:rPr>
          <w:rFonts w:ascii="EC Square Sans Pro" w:eastAsia="Times New Roman" w:hAnsi="EC Square Sans Pro" w:cs="Times New Roman"/>
          <w:color w:val="76923C" w:themeColor="accent3" w:themeShade="BF"/>
          <w:lang w:val="en-GB" w:eastAsia="en-GB"/>
        </w:rPr>
      </w:pPr>
      <w:r w:rsidRPr="00191B83">
        <w:rPr>
          <w:rFonts w:ascii="EC Square Sans Pro" w:eastAsia="Times New Roman" w:hAnsi="EC Square Sans Pro" w:cs="Times New Roman"/>
          <w:color w:val="76923C" w:themeColor="accent3" w:themeShade="BF"/>
          <w:lang w:val="en-GB" w:eastAsia="en-GB"/>
        </w:rPr>
        <w:lastRenderedPageBreak/>
        <w:t>Biodiversity related cost of inaction</w:t>
      </w:r>
    </w:p>
    <w:p w14:paraId="15BB203B" w14:textId="77777777" w:rsidR="009B47BD" w:rsidRPr="00191B83" w:rsidRDefault="009B47BD" w:rsidP="00191B83">
      <w:pPr>
        <w:spacing w:before="120" w:after="120" w:line="259" w:lineRule="auto"/>
        <w:jc w:val="both"/>
        <w:rPr>
          <w:rFonts w:ascii="EC Square Sans Pro" w:eastAsia="Times New Roman" w:hAnsi="EC Square Sans Pro" w:cs="Times New Roman"/>
          <w:lang w:val="en-GB" w:eastAsia="en-GB"/>
        </w:rPr>
      </w:pPr>
      <w:r w:rsidRPr="00191B83">
        <w:rPr>
          <w:rFonts w:ascii="EC Square Sans Pro" w:eastAsia="Times New Roman" w:hAnsi="EC Square Sans Pro" w:cs="Times New Roman"/>
          <w:lang w:val="en-GB" w:eastAsia="en-GB"/>
        </w:rPr>
        <w:t xml:space="preserve">On top of the cost associated to a delay in preparing the EU to climate change, there is a considerable “cost of inaction” when it comes to protect and restore biodiversity. In fact, nature provides benefits to people and economy through ‘ecosystem services’ – such as the pollination of crops, protection of coasts from flooding and erosion, supply of fresh water, wood production, marine fisheries and carbon sink and storage. As the natural assets (such as forests, wetlands, coral reefs and seas) that provide these services decline, the economic burden on societies increases (including GDP, trade, and production and commodity prices). </w:t>
      </w:r>
    </w:p>
    <w:p w14:paraId="2B3F490E" w14:textId="77777777" w:rsidR="00191B83" w:rsidRDefault="009B47BD" w:rsidP="00191B83">
      <w:pPr>
        <w:spacing w:before="120" w:after="120" w:line="259" w:lineRule="auto"/>
        <w:jc w:val="both"/>
        <w:rPr>
          <w:rFonts w:eastAsia="Times New Roman" w:cs="Times New Roman"/>
          <w:lang w:val="en-GB" w:eastAsia="en-GB"/>
        </w:rPr>
      </w:pPr>
      <w:r w:rsidRPr="00191B83">
        <w:rPr>
          <w:rFonts w:ascii="EC Square Sans Pro" w:eastAsia="Times New Roman" w:hAnsi="EC Square Sans Pro" w:cs="Times New Roman"/>
          <w:lang w:val="en-GB" w:eastAsia="en-GB"/>
        </w:rPr>
        <w:t>Financial resource to protect and restore the planet’s more fragile natural resources currently amounts to $166 billion per year globally (for comparison, less than one-sixth of the annual investment in the greening of the energy system</w:t>
      </w:r>
      <w:r w:rsidRPr="0064081C">
        <w:rPr>
          <w:rFonts w:eastAsia="Times New Roman" w:cs="Times New Roman"/>
          <w:vertAlign w:val="superscript"/>
          <w:lang w:val="en-GB" w:eastAsia="en-GB"/>
        </w:rPr>
        <w:footnoteReference w:id="1"/>
      </w:r>
      <w:r w:rsidRPr="00191B83">
        <w:rPr>
          <w:rFonts w:ascii="EC Square Sans Pro" w:eastAsia="Times New Roman" w:hAnsi="EC Square Sans Pro" w:cs="Times New Roman"/>
          <w:lang w:val="en-GB" w:eastAsia="en-GB"/>
        </w:rPr>
        <w:t>), but it will need to increase to about $1 trillion globally by 2030</w:t>
      </w:r>
      <w:r w:rsidRPr="0064081C">
        <w:rPr>
          <w:rFonts w:eastAsia="Times New Roman" w:cs="Times New Roman"/>
          <w:vertAlign w:val="superscript"/>
          <w:lang w:val="en-GB" w:eastAsia="en-GB"/>
        </w:rPr>
        <w:footnoteReference w:id="2"/>
      </w:r>
      <w:r w:rsidRPr="00191B83">
        <w:rPr>
          <w:rFonts w:ascii="EC Square Sans Pro" w:eastAsia="Times New Roman" w:hAnsi="EC Square Sans Pro" w:cs="Times New Roman"/>
          <w:lang w:val="en-GB" w:eastAsia="en-GB"/>
        </w:rPr>
        <w:t>. While this is a sizable sum, it pales in comparison to the anticipated economic cost of biodiversity loss by the end of the decade. Even by the World Bank’s conservative estimates, the deterioration of natural processes like wild pollination and resources like marine fisheries could see global GDP come in $2.7 trillion a year lower than projected levels by 2030.</w:t>
      </w:r>
      <w:r w:rsidRPr="00191B83">
        <w:rPr>
          <w:rFonts w:ascii="EC Square Sans Pro" w:eastAsia="Times New Roman" w:hAnsi="EC Square Sans Pro" w:cs="Times New Roman"/>
          <w:lang w:val="en-GB" w:eastAsia="en-GB"/>
        </w:rPr>
        <w:br/>
        <w:t>Similarly, a detailed report</w:t>
      </w:r>
      <w:r w:rsidRPr="0064081C">
        <w:rPr>
          <w:rFonts w:eastAsia="Times New Roman" w:cs="Times New Roman"/>
          <w:vertAlign w:val="superscript"/>
          <w:lang w:val="en-GB" w:eastAsia="en-GB"/>
        </w:rPr>
        <w:footnoteReference w:id="3"/>
      </w:r>
      <w:r w:rsidRPr="00191B83">
        <w:rPr>
          <w:rFonts w:ascii="EC Square Sans Pro" w:eastAsia="Times New Roman" w:hAnsi="EC Square Sans Pro" w:cs="Times New Roman"/>
          <w:lang w:val="en-GB" w:eastAsia="en-GB"/>
        </w:rPr>
        <w:t xml:space="preserve"> by WWF concluded that, “unless we reverse nature loss, trillions of dollars” (globally) “will be wiped off the world’s economies, industries will be disrupted and the lives of millions will be affected”.</w:t>
      </w:r>
      <w:r w:rsidRPr="00191B83">
        <w:rPr>
          <w:rFonts w:eastAsia="Times New Roman" w:cs="Times New Roman"/>
          <w:lang w:val="en-GB" w:eastAsia="en-GB"/>
        </w:rPr>
        <w:t xml:space="preserve"> </w:t>
      </w:r>
    </w:p>
    <w:p w14:paraId="7860AB68" w14:textId="35E26711" w:rsidR="00191B83" w:rsidRDefault="009B47BD" w:rsidP="00191B83">
      <w:pPr>
        <w:spacing w:before="120" w:after="120" w:line="259" w:lineRule="auto"/>
        <w:jc w:val="both"/>
        <w:rPr>
          <w:rFonts w:ascii="EC Square Sans Pro" w:eastAsia="Times New Roman" w:hAnsi="EC Square Sans Pro" w:cs="Times New Roman"/>
          <w:lang w:val="en-GB" w:eastAsia="en-GB"/>
        </w:rPr>
      </w:pPr>
      <w:r w:rsidRPr="00191B83">
        <w:rPr>
          <w:rFonts w:ascii="EC Square Sans Pro" w:eastAsia="Times New Roman" w:hAnsi="EC Square Sans Pro" w:cs="Times New Roman"/>
          <w:lang w:val="en-GB" w:eastAsia="en-GB"/>
        </w:rPr>
        <w:t xml:space="preserve">The study calculated the reduction of supply of six ecosystem services in a ‘Business-as-Usual’ scenario, which would lead to an annual loss of US$ 479. Over the period between 2011 and 2050, the total cumulative loss would be US$ 9.87 trillion (3% discount rate). These figures should be considered highly conservative and should not be considered an assessment of the total costs of nature’s loss, since the current model only considers six of the many ecosystem services provided by nature (those for which there is enough evidence to quantify). Nor does it account for the potential effects of ‘tipping points’. </w:t>
      </w:r>
    </w:p>
    <w:p w14:paraId="46D0376C" w14:textId="4998CDDE" w:rsidR="009B47BD" w:rsidRPr="00191B83" w:rsidRDefault="009B47BD" w:rsidP="00191B83">
      <w:pPr>
        <w:spacing w:before="120" w:after="120" w:line="259" w:lineRule="auto"/>
        <w:jc w:val="both"/>
        <w:rPr>
          <w:rFonts w:ascii="EC Square Sans Pro" w:eastAsia="Times New Roman" w:hAnsi="EC Square Sans Pro" w:cs="Times New Roman"/>
          <w:lang w:val="en-GB" w:eastAsia="en-GB"/>
        </w:rPr>
      </w:pPr>
      <w:r w:rsidRPr="00191B83">
        <w:rPr>
          <w:rFonts w:ascii="EC Square Sans Pro" w:eastAsia="Times New Roman" w:hAnsi="EC Square Sans Pro" w:cs="Times New Roman"/>
          <w:lang w:val="en-GB" w:eastAsia="en-GB"/>
        </w:rPr>
        <w:t xml:space="preserve">As a consequence of a decrease of ecosystem condition and hence in ecosystem services, the world’s agricultural sectors will be hardest hit by the loss of nature’s benefits, and the prices of several basic commodities will increase. </w:t>
      </w:r>
    </w:p>
    <w:p w14:paraId="3CEB08B8" w14:textId="77777777" w:rsidR="009B47BD" w:rsidRPr="00191B83" w:rsidRDefault="009B47BD" w:rsidP="00191B83">
      <w:pPr>
        <w:spacing w:before="120" w:after="120" w:line="259" w:lineRule="auto"/>
        <w:jc w:val="both"/>
        <w:rPr>
          <w:rFonts w:ascii="EC Square Sans Pro" w:eastAsia="Times New Roman" w:hAnsi="EC Square Sans Pro" w:cs="Times New Roman"/>
          <w:lang w:val="en-GB" w:eastAsia="en-GB"/>
        </w:rPr>
      </w:pPr>
      <w:r w:rsidRPr="00191B83">
        <w:rPr>
          <w:rFonts w:ascii="EC Square Sans Pro" w:eastAsia="Times New Roman" w:hAnsi="EC Square Sans Pro" w:cs="Times New Roman"/>
          <w:lang w:val="en-GB" w:eastAsia="en-GB"/>
        </w:rPr>
        <w:t>In Europe, biodiversity is in rapid decline and the economic picture is aligned with the global one. Economists estimate the</w:t>
      </w:r>
      <w:r w:rsidRPr="00191B83">
        <w:rPr>
          <w:rFonts w:ascii="Calibri" w:eastAsia="Times New Roman" w:hAnsi="Calibri" w:cs="Calibri"/>
          <w:lang w:val="en-GB" w:eastAsia="en-GB"/>
        </w:rPr>
        <w:t> </w:t>
      </w:r>
      <w:r w:rsidR="00D73767">
        <w:fldChar w:fldCharType="begin"/>
      </w:r>
      <w:r w:rsidR="00D73767" w:rsidRPr="00463AC7">
        <w:rPr>
          <w:lang w:val="en-GB"/>
          <w:rPrChange w:id="77" w:author="BARBERO VIGNOLA Giulia (JRC-ISPRA)" w:date="2025-02-17T15:50:00Z">
            <w:rPr/>
          </w:rPrChange>
        </w:rPr>
        <w:instrText xml:space="preserve"> HYPERLINK "http://ec.europa.eu/environment/nature/biodiversity/comm2006/2020.htm" </w:instrText>
      </w:r>
      <w:r w:rsidR="00D73767">
        <w:fldChar w:fldCharType="separate"/>
      </w:r>
      <w:r w:rsidRPr="00191B83">
        <w:rPr>
          <w:rFonts w:eastAsia="Times New Roman" w:cs="Times New Roman"/>
          <w:lang w:val="en-GB" w:eastAsia="en-GB"/>
        </w:rPr>
        <w:t>loss of biodiversity in Europe costs the EU around 3% of GDP per year</w:t>
      </w:r>
      <w:r w:rsidR="00D73767">
        <w:rPr>
          <w:rFonts w:eastAsia="Times New Roman" w:cs="Times New Roman"/>
          <w:lang w:val="en-GB" w:eastAsia="en-GB"/>
        </w:rPr>
        <w:fldChar w:fldCharType="end"/>
      </w:r>
      <w:r w:rsidRPr="00191B83">
        <w:rPr>
          <w:rFonts w:ascii="Calibri" w:eastAsia="Times New Roman" w:hAnsi="Calibri" w:cs="Calibri"/>
          <w:lang w:val="en-GB" w:eastAsia="en-GB"/>
        </w:rPr>
        <w:t> </w:t>
      </w:r>
      <w:r w:rsidRPr="00191B83">
        <w:rPr>
          <w:rFonts w:ascii="EC Square Sans Pro" w:eastAsia="Times New Roman" w:hAnsi="EC Square Sans Pro" w:cs="Times New Roman"/>
          <w:lang w:val="en-GB" w:eastAsia="en-GB"/>
        </w:rPr>
        <w:t>and global</w:t>
      </w:r>
      <w:r w:rsidRPr="00191B83">
        <w:rPr>
          <w:rFonts w:ascii="Calibri" w:eastAsia="Times New Roman" w:hAnsi="Calibri" w:cs="Calibri"/>
          <w:lang w:val="en-GB" w:eastAsia="en-GB"/>
        </w:rPr>
        <w:t> </w:t>
      </w:r>
      <w:r w:rsidR="00D73767">
        <w:fldChar w:fldCharType="begin"/>
      </w:r>
      <w:r w:rsidR="00D73767" w:rsidRPr="00463AC7">
        <w:rPr>
          <w:lang w:val="en-GB"/>
          <w:rPrChange w:id="78" w:author="BARBERO VIGNOLA Giulia (JRC-ISPRA)" w:date="2025-02-17T15:50:00Z">
            <w:rPr/>
          </w:rPrChange>
        </w:rPr>
        <w:instrText xml:space="preserve"> HYPERLINK "http://www.ieep.eu/assets/395/copi_final_report_jun.pdf" </w:instrText>
      </w:r>
      <w:r w:rsidR="00D73767">
        <w:fldChar w:fldCharType="separate"/>
      </w:r>
      <w:r w:rsidRPr="00191B83">
        <w:rPr>
          <w:rFonts w:eastAsia="Times New Roman" w:cs="Times New Roman"/>
          <w:lang w:val="en-GB" w:eastAsia="en-GB"/>
        </w:rPr>
        <w:t>biodiversity loss is valued at around €50bn</w:t>
      </w:r>
      <w:r w:rsidR="00D73767">
        <w:rPr>
          <w:rFonts w:eastAsia="Times New Roman" w:cs="Times New Roman"/>
          <w:lang w:val="en-GB" w:eastAsia="en-GB"/>
        </w:rPr>
        <w:fldChar w:fldCharType="end"/>
      </w:r>
      <w:r w:rsidRPr="00191B83">
        <w:rPr>
          <w:rFonts w:ascii="EC Square Sans Pro" w:eastAsia="Times New Roman" w:hAnsi="EC Square Sans Pro" w:cs="Times New Roman"/>
          <w:lang w:val="en-GB" w:eastAsia="en-GB"/>
        </w:rPr>
        <w:t>. Crop pollination alone is</w:t>
      </w:r>
      <w:r w:rsidRPr="00191B83">
        <w:rPr>
          <w:rFonts w:ascii="Calibri" w:eastAsia="Times New Roman" w:hAnsi="Calibri" w:cs="Calibri"/>
          <w:lang w:val="en-GB" w:eastAsia="en-GB"/>
        </w:rPr>
        <w:t> </w:t>
      </w:r>
      <w:r w:rsidR="00D73767">
        <w:fldChar w:fldCharType="begin"/>
      </w:r>
      <w:r w:rsidR="00D73767" w:rsidRPr="00463AC7">
        <w:rPr>
          <w:lang w:val="en-GB"/>
          <w:rPrChange w:id="79" w:author="BARBERO VIGNOLA Giulia (JRC-ISPRA)" w:date="2025-02-17T15:50:00Z">
            <w:rPr/>
          </w:rPrChange>
        </w:rPr>
        <w:instrText xml:space="preserve"> HYPERLINK "http://www.cost.eu/COST_Actions/fa/Actions/FA1307" </w:instrText>
      </w:r>
      <w:r w:rsidR="00D73767">
        <w:fldChar w:fldCharType="separate"/>
      </w:r>
      <w:r w:rsidRPr="00191B83">
        <w:rPr>
          <w:rFonts w:eastAsia="Times New Roman" w:cs="Times New Roman"/>
          <w:lang w:val="en-GB" w:eastAsia="en-GB"/>
        </w:rPr>
        <w:t>worth more than €14bn annually</w:t>
      </w:r>
      <w:r w:rsidR="00D73767">
        <w:rPr>
          <w:rFonts w:eastAsia="Times New Roman" w:cs="Times New Roman"/>
          <w:lang w:val="en-GB" w:eastAsia="en-GB"/>
        </w:rPr>
        <w:fldChar w:fldCharType="end"/>
      </w:r>
      <w:r w:rsidRPr="00191B83">
        <w:rPr>
          <w:rFonts w:ascii="EC Square Sans Pro" w:eastAsia="Times New Roman" w:hAnsi="EC Square Sans Pro" w:cs="Times New Roman"/>
          <w:lang w:val="en-GB" w:eastAsia="en-GB"/>
        </w:rPr>
        <w:t xml:space="preserve">, while </w:t>
      </w:r>
      <w:r w:rsidR="00D73767">
        <w:fldChar w:fldCharType="begin"/>
      </w:r>
      <w:r w:rsidR="00D73767" w:rsidRPr="00463AC7">
        <w:rPr>
          <w:lang w:val="en-GB"/>
          <w:rPrChange w:id="80" w:author="BARBERO VIGNOLA Giulia (JRC-ISPRA)" w:date="2025-02-17T15:50:00Z">
            <w:rPr/>
          </w:rPrChange>
        </w:rPr>
        <w:instrText xml:space="preserve"> HYPERLINK "http://www.ieep.eu/assets/395/copi_final_report_jun.pdf" </w:instrText>
      </w:r>
      <w:r w:rsidR="00D73767">
        <w:fldChar w:fldCharType="separate"/>
      </w:r>
      <w:r w:rsidRPr="00191B83">
        <w:rPr>
          <w:rFonts w:eastAsia="Times New Roman" w:cs="Times New Roman"/>
          <w:lang w:val="en-GB" w:eastAsia="en-GB"/>
        </w:rPr>
        <w:t>wetlands provide an estimated €6bln in ecosystem services</w:t>
      </w:r>
      <w:r w:rsidR="00D73767">
        <w:rPr>
          <w:rFonts w:eastAsia="Times New Roman" w:cs="Times New Roman"/>
          <w:lang w:val="en-GB" w:eastAsia="en-GB"/>
        </w:rPr>
        <w:fldChar w:fldCharType="end"/>
      </w:r>
      <w:r w:rsidRPr="00191B83">
        <w:rPr>
          <w:rFonts w:ascii="Calibri" w:eastAsia="Times New Roman" w:hAnsi="Calibri" w:cs="Calibri"/>
          <w:lang w:val="en-GB" w:eastAsia="en-GB"/>
        </w:rPr>
        <w:t> </w:t>
      </w:r>
      <w:commentRangeStart w:id="81"/>
      <w:commentRangeStart w:id="82"/>
      <w:r w:rsidRPr="00191B83">
        <w:rPr>
          <w:rFonts w:ascii="EC Square Sans Pro" w:eastAsia="Times New Roman" w:hAnsi="EC Square Sans Pro" w:cs="Times New Roman"/>
          <w:lang w:val="en-GB" w:eastAsia="en-GB"/>
        </w:rPr>
        <w:t>each year</w:t>
      </w:r>
      <w:commentRangeEnd w:id="81"/>
      <w:r w:rsidRPr="00191B83">
        <w:rPr>
          <w:rFonts w:eastAsia="Times New Roman" w:cs="Times New Roman"/>
          <w:lang w:val="en-GB" w:eastAsia="en-GB"/>
        </w:rPr>
        <w:commentReference w:id="81"/>
      </w:r>
      <w:commentRangeEnd w:id="82"/>
      <w:r w:rsidR="00D967AA">
        <w:rPr>
          <w:rStyle w:val="CommentReference"/>
        </w:rPr>
        <w:commentReference w:id="82"/>
      </w:r>
      <w:r w:rsidRPr="0064081C">
        <w:rPr>
          <w:rFonts w:eastAsia="Times New Roman" w:cs="Times New Roman"/>
          <w:vertAlign w:val="superscript"/>
          <w:lang w:val="en-GB" w:eastAsia="en-GB"/>
        </w:rPr>
        <w:footnoteReference w:id="4"/>
      </w:r>
      <w:r w:rsidRPr="00191B83">
        <w:rPr>
          <w:rFonts w:ascii="EC Square Sans Pro" w:eastAsia="Times New Roman" w:hAnsi="EC Square Sans Pro" w:cs="Times New Roman"/>
          <w:lang w:val="en-GB" w:eastAsia="en-GB"/>
        </w:rPr>
        <w:t xml:space="preserve">. </w:t>
      </w:r>
    </w:p>
    <w:p w14:paraId="04803993" w14:textId="77777777" w:rsidR="00191B83" w:rsidRDefault="009B47BD" w:rsidP="00191B83">
      <w:pPr>
        <w:spacing w:before="120" w:after="120" w:line="259" w:lineRule="auto"/>
        <w:jc w:val="both"/>
        <w:rPr>
          <w:rFonts w:ascii="EC Square Sans Pro" w:eastAsia="Times New Roman" w:hAnsi="EC Square Sans Pro" w:cs="Times New Roman"/>
          <w:lang w:val="en-GB" w:eastAsia="en-GB"/>
        </w:rPr>
      </w:pPr>
      <w:r w:rsidRPr="00191B83">
        <w:rPr>
          <w:rFonts w:ascii="EC Square Sans Pro" w:eastAsia="Times New Roman" w:hAnsi="EC Square Sans Pro" w:cs="Times New Roman"/>
          <w:lang w:val="en-GB" w:eastAsia="en-GB"/>
        </w:rPr>
        <w:t>Acting to restore and conserve our natural environment is clearly a worthwhile investment and should be thought of as a “cost.” Failure to act would, however, come with a significant price tag for the economy and society.</w:t>
      </w:r>
      <w:r w:rsidRPr="00191B83">
        <w:rPr>
          <w:rFonts w:ascii="Calibri" w:eastAsia="Times New Roman" w:hAnsi="Calibri" w:cs="Calibri"/>
          <w:lang w:val="en-GB" w:eastAsia="en-GB"/>
        </w:rPr>
        <w:t> </w:t>
      </w:r>
      <w:r w:rsidRPr="00191B83">
        <w:rPr>
          <w:rFonts w:ascii="EC Square Sans Pro" w:eastAsia="Times New Roman" w:hAnsi="EC Square Sans Pro" w:cs="Times New Roman"/>
          <w:lang w:val="en-GB" w:eastAsia="en-GB"/>
        </w:rPr>
        <w:t xml:space="preserve"> For example, managing the Natura 2000 network</w:t>
      </w:r>
      <w:r w:rsidRPr="00191B83">
        <w:rPr>
          <w:rFonts w:ascii="Calibri" w:eastAsia="Times New Roman" w:hAnsi="Calibri" w:cs="Calibri"/>
          <w:lang w:val="en-GB" w:eastAsia="en-GB"/>
        </w:rPr>
        <w:t> </w:t>
      </w:r>
      <w:r w:rsidRPr="00191B83">
        <w:rPr>
          <w:rFonts w:ascii="EC Square Sans Pro" w:eastAsia="Times New Roman" w:hAnsi="EC Square Sans Pro" w:cs="Times New Roman"/>
          <w:lang w:val="en-GB" w:eastAsia="en-GB"/>
        </w:rPr>
        <w:t>requires an investment of around €5.8bn per year, but it generates</w:t>
      </w:r>
      <w:r w:rsidRPr="00191B83">
        <w:rPr>
          <w:rFonts w:ascii="Calibri" w:eastAsia="Times New Roman" w:hAnsi="Calibri" w:cs="Calibri"/>
          <w:lang w:val="en-GB" w:eastAsia="en-GB"/>
        </w:rPr>
        <w:t> </w:t>
      </w:r>
      <w:r w:rsidR="00F43DFD">
        <w:fldChar w:fldCharType="begin"/>
      </w:r>
      <w:r w:rsidR="00F43DFD" w:rsidRPr="00F43DFD">
        <w:rPr>
          <w:lang w:val="en-GB"/>
          <w:rPrChange w:id="83" w:author="MARELLI Luisa (JRC-ISPRA)" w:date="2025-02-14T17:54:00Z">
            <w:rPr/>
          </w:rPrChange>
        </w:rPr>
        <w:instrText xml:space="preserve"> HYPERLINK "http://ec.europa.eu/environment/nature/natura2000/financing/docs/ENV-12-018_LR_Final1.pdf" </w:instrText>
      </w:r>
      <w:r w:rsidR="00F43DFD">
        <w:fldChar w:fldCharType="separate"/>
      </w:r>
      <w:r w:rsidRPr="00191B83">
        <w:rPr>
          <w:rFonts w:eastAsia="Times New Roman" w:cs="Times New Roman"/>
          <w:lang w:val="en-GB" w:eastAsia="en-GB"/>
        </w:rPr>
        <w:t>€200bn to €300bn per year in economic benefits</w:t>
      </w:r>
      <w:r w:rsidR="00F43DFD">
        <w:rPr>
          <w:rFonts w:eastAsia="Times New Roman" w:cs="Times New Roman"/>
          <w:lang w:val="en-GB" w:eastAsia="en-GB"/>
        </w:rPr>
        <w:fldChar w:fldCharType="end"/>
      </w:r>
      <w:r w:rsidRPr="00191B83">
        <w:rPr>
          <w:rFonts w:ascii="EC Square Sans Pro" w:eastAsia="Times New Roman" w:hAnsi="EC Square Sans Pro" w:cs="Times New Roman"/>
          <w:lang w:val="en-GB" w:eastAsia="en-GB"/>
        </w:rPr>
        <w:t xml:space="preserve">, according to European Commission figures. </w:t>
      </w:r>
    </w:p>
    <w:p w14:paraId="1FBA568F" w14:textId="462D7413" w:rsidR="009B47BD" w:rsidRPr="00191B83" w:rsidRDefault="009B47BD" w:rsidP="00191B83">
      <w:pPr>
        <w:spacing w:before="120" w:after="120" w:line="259" w:lineRule="auto"/>
        <w:jc w:val="both"/>
        <w:rPr>
          <w:rFonts w:ascii="EC Square Sans Pro" w:eastAsia="Times New Roman" w:hAnsi="EC Square Sans Pro" w:cs="Times New Roman"/>
          <w:lang w:val="en-GB" w:eastAsia="en-GB"/>
        </w:rPr>
      </w:pPr>
      <w:r w:rsidRPr="00191B83">
        <w:rPr>
          <w:rFonts w:ascii="EC Square Sans Pro" w:eastAsia="Times New Roman" w:hAnsi="EC Square Sans Pro" w:cs="Times New Roman"/>
          <w:lang w:val="en-GB" w:eastAsia="en-GB"/>
        </w:rPr>
        <w:t xml:space="preserve">Ensuring more effective implementation of EU Nature Directives at national and regional level, and placing greater importance on the value of our natural capital, as aimed in the EU Regulation on Nature </w:t>
      </w:r>
      <w:r w:rsidRPr="00191B83">
        <w:rPr>
          <w:rFonts w:ascii="EC Square Sans Pro" w:eastAsia="Times New Roman" w:hAnsi="EC Square Sans Pro" w:cs="Times New Roman"/>
          <w:lang w:val="en-GB" w:eastAsia="en-GB"/>
        </w:rPr>
        <w:lastRenderedPageBreak/>
        <w:t>Restoration, would have considerable benefits for biodiversity, sustainable economic development and Europe’s prosperity.</w:t>
      </w:r>
    </w:p>
    <w:p w14:paraId="4A976C03" w14:textId="31DD0673" w:rsidR="009B47BD" w:rsidRPr="00191B83" w:rsidRDefault="009B47BD" w:rsidP="00191B83">
      <w:pPr>
        <w:spacing w:before="120" w:after="120" w:line="259" w:lineRule="auto"/>
        <w:jc w:val="both"/>
        <w:rPr>
          <w:rFonts w:ascii="EC Square Sans Pro" w:eastAsia="Times New Roman" w:hAnsi="EC Square Sans Pro" w:cs="Times New Roman"/>
          <w:lang w:val="en-GB" w:eastAsia="en-GB"/>
        </w:rPr>
      </w:pPr>
      <w:r w:rsidRPr="00191B83">
        <w:rPr>
          <w:rFonts w:ascii="EC Square Sans Pro" w:eastAsia="Times New Roman" w:hAnsi="EC Square Sans Pro" w:cs="Times New Roman"/>
          <w:lang w:val="en-GB" w:eastAsia="en-GB"/>
        </w:rPr>
        <w:t>To this goal, t</w:t>
      </w:r>
      <w:r w:rsidRPr="00191B83">
        <w:rPr>
          <w:rFonts w:eastAsia="Times New Roman" w:cs="Times New Roman"/>
          <w:i/>
          <w:iCs/>
          <w:lang w:val="en-GB" w:eastAsia="en-GB"/>
        </w:rPr>
        <w:t>he Biodiversity Finance Factbook</w:t>
      </w:r>
      <w:r w:rsidRPr="0064081C">
        <w:rPr>
          <w:rFonts w:eastAsia="Times New Roman" w:cs="Times New Roman"/>
          <w:vertAlign w:val="superscript"/>
          <w:lang w:val="en-GB" w:eastAsia="en-GB"/>
        </w:rPr>
        <w:footnoteReference w:id="5"/>
      </w:r>
      <w:r w:rsidRPr="00191B83">
        <w:rPr>
          <w:rFonts w:ascii="Calibri" w:eastAsia="Times New Roman" w:hAnsi="Calibri" w:cs="Calibri"/>
          <w:lang w:val="en-GB" w:eastAsia="en-GB"/>
        </w:rPr>
        <w:t> </w:t>
      </w:r>
      <w:r w:rsidRPr="00191B83">
        <w:rPr>
          <w:rFonts w:ascii="EC Square Sans Pro" w:eastAsia="Times New Roman" w:hAnsi="EC Square Sans Pro" w:cs="Times New Roman"/>
          <w:lang w:val="en-GB" w:eastAsia="en-GB"/>
        </w:rPr>
        <w:t xml:space="preserve">identifies six overriding tasks </w:t>
      </w:r>
      <w:r w:rsidR="00D967AA">
        <w:rPr>
          <w:rFonts w:ascii="EC Square Sans Pro" w:eastAsia="Times New Roman" w:hAnsi="EC Square Sans Pro" w:cs="Times New Roman"/>
          <w:lang w:val="en-GB" w:eastAsia="en-GB"/>
        </w:rPr>
        <w:t xml:space="preserve">that </w:t>
      </w:r>
      <w:r w:rsidRPr="00191B83">
        <w:rPr>
          <w:rFonts w:ascii="EC Square Sans Pro" w:eastAsia="Times New Roman" w:hAnsi="EC Square Sans Pro" w:cs="Times New Roman"/>
          <w:lang w:val="en-GB" w:eastAsia="en-GB"/>
        </w:rPr>
        <w:t>governments, companies, and financial institutions must address:</w:t>
      </w:r>
    </w:p>
    <w:p w14:paraId="169FE246" w14:textId="69911627" w:rsidR="0064081C" w:rsidRPr="00F43DFD" w:rsidRDefault="009B47BD" w:rsidP="00F43DFD">
      <w:pPr>
        <w:pStyle w:val="ListParagraph"/>
        <w:numPr>
          <w:ilvl w:val="0"/>
          <w:numId w:val="18"/>
        </w:numPr>
        <w:spacing w:before="120" w:after="120" w:line="259" w:lineRule="auto"/>
        <w:jc w:val="both"/>
        <w:rPr>
          <w:rFonts w:ascii="EC Square Sans Pro" w:eastAsia="Times New Roman" w:hAnsi="EC Square Sans Pro" w:cs="Times New Roman"/>
          <w:lang w:val="en-GB" w:eastAsia="en-GB"/>
        </w:rPr>
      </w:pPr>
      <w:r w:rsidRPr="00F43DFD">
        <w:rPr>
          <w:rFonts w:ascii="EC Square Sans Pro" w:eastAsia="Times New Roman" w:hAnsi="EC Square Sans Pro" w:cs="Times New Roman"/>
          <w:lang w:val="en-GB" w:eastAsia="en-GB"/>
        </w:rPr>
        <w:t>Back initiatives to collect and share biodiversity data and harmonize metrics and frameworks.</w:t>
      </w:r>
    </w:p>
    <w:p w14:paraId="64C0EAB3" w14:textId="7E0BC5CF" w:rsidR="0064081C" w:rsidRPr="00F43DFD" w:rsidRDefault="009B47BD" w:rsidP="00F43DFD">
      <w:pPr>
        <w:pStyle w:val="ListParagraph"/>
        <w:numPr>
          <w:ilvl w:val="0"/>
          <w:numId w:val="18"/>
        </w:numPr>
        <w:spacing w:before="120" w:after="120" w:line="259" w:lineRule="auto"/>
        <w:jc w:val="both"/>
        <w:rPr>
          <w:rFonts w:ascii="EC Square Sans Pro" w:eastAsia="Times New Roman" w:hAnsi="EC Square Sans Pro" w:cs="Times New Roman"/>
          <w:lang w:val="en-GB" w:eastAsia="en-GB"/>
        </w:rPr>
      </w:pPr>
      <w:r w:rsidRPr="00F43DFD">
        <w:rPr>
          <w:rFonts w:ascii="EC Square Sans Pro" w:eastAsia="Times New Roman" w:hAnsi="EC Square Sans Pro" w:cs="Times New Roman"/>
          <w:lang w:val="en-GB" w:eastAsia="en-GB"/>
        </w:rPr>
        <w:t>Integrate biodiversity into planning, operations and reporting.</w:t>
      </w:r>
    </w:p>
    <w:p w14:paraId="4613A7E2" w14:textId="24B088C4" w:rsidR="0064081C" w:rsidRPr="00F43DFD" w:rsidRDefault="009B47BD" w:rsidP="00F43DFD">
      <w:pPr>
        <w:pStyle w:val="ListParagraph"/>
        <w:numPr>
          <w:ilvl w:val="0"/>
          <w:numId w:val="18"/>
        </w:numPr>
        <w:spacing w:before="120" w:after="120" w:line="259" w:lineRule="auto"/>
        <w:jc w:val="both"/>
        <w:rPr>
          <w:rFonts w:ascii="EC Square Sans Pro" w:eastAsia="Times New Roman" w:hAnsi="EC Square Sans Pro" w:cs="Times New Roman"/>
          <w:lang w:val="en-GB" w:eastAsia="en-GB"/>
        </w:rPr>
      </w:pPr>
      <w:r w:rsidRPr="00F43DFD">
        <w:rPr>
          <w:rFonts w:ascii="EC Square Sans Pro" w:eastAsia="Times New Roman" w:hAnsi="EC Square Sans Pro" w:cs="Times New Roman"/>
          <w:lang w:val="en-GB" w:eastAsia="en-GB"/>
        </w:rPr>
        <w:t>Reform environmentally-harmful subsidies and boost biodiversity support.</w:t>
      </w:r>
    </w:p>
    <w:p w14:paraId="6ED52212" w14:textId="237B96B4" w:rsidR="0064081C" w:rsidRPr="00F43DFD" w:rsidRDefault="009B47BD" w:rsidP="00F43DFD">
      <w:pPr>
        <w:pStyle w:val="ListParagraph"/>
        <w:numPr>
          <w:ilvl w:val="0"/>
          <w:numId w:val="18"/>
        </w:numPr>
        <w:spacing w:before="120" w:after="120" w:line="259" w:lineRule="auto"/>
        <w:jc w:val="both"/>
        <w:rPr>
          <w:rFonts w:ascii="EC Square Sans Pro" w:eastAsia="Times New Roman" w:hAnsi="EC Square Sans Pro" w:cs="Times New Roman"/>
          <w:lang w:val="en-GB" w:eastAsia="en-GB"/>
        </w:rPr>
      </w:pPr>
      <w:r w:rsidRPr="00F43DFD">
        <w:rPr>
          <w:rFonts w:ascii="EC Square Sans Pro" w:eastAsia="Times New Roman" w:hAnsi="EC Square Sans Pro" w:cs="Times New Roman"/>
          <w:lang w:val="en-GB" w:eastAsia="en-GB"/>
        </w:rPr>
        <w:t>Develop replicable business models and use concessional funding to address the dearth of bankable biodiversity projects.</w:t>
      </w:r>
    </w:p>
    <w:p w14:paraId="55A1C395" w14:textId="57514684" w:rsidR="0064081C" w:rsidRPr="00F43DFD" w:rsidRDefault="009B47BD" w:rsidP="00F43DFD">
      <w:pPr>
        <w:pStyle w:val="ListParagraph"/>
        <w:numPr>
          <w:ilvl w:val="0"/>
          <w:numId w:val="18"/>
        </w:numPr>
        <w:spacing w:before="120" w:after="120" w:line="259" w:lineRule="auto"/>
        <w:jc w:val="both"/>
        <w:rPr>
          <w:rFonts w:ascii="EC Square Sans Pro" w:eastAsia="Times New Roman" w:hAnsi="EC Square Sans Pro" w:cs="Times New Roman"/>
          <w:lang w:val="en-GB" w:eastAsia="en-GB"/>
        </w:rPr>
      </w:pPr>
      <w:r w:rsidRPr="00F43DFD">
        <w:rPr>
          <w:rFonts w:ascii="EC Square Sans Pro" w:eastAsia="Times New Roman" w:hAnsi="EC Square Sans Pro" w:cs="Times New Roman"/>
          <w:lang w:val="en-GB" w:eastAsia="en-GB"/>
        </w:rPr>
        <w:t>Improve the environmental integrity of offsets and other mechanisms.</w:t>
      </w:r>
    </w:p>
    <w:p w14:paraId="2E17948B" w14:textId="640B0899" w:rsidR="009B47BD" w:rsidRPr="00F43DFD" w:rsidRDefault="009B47BD" w:rsidP="00F43DFD">
      <w:pPr>
        <w:pStyle w:val="ListParagraph"/>
        <w:numPr>
          <w:ilvl w:val="0"/>
          <w:numId w:val="18"/>
        </w:numPr>
        <w:spacing w:before="120" w:after="120" w:line="259" w:lineRule="auto"/>
        <w:jc w:val="both"/>
        <w:rPr>
          <w:rFonts w:ascii="EC Square Sans Pro" w:eastAsia="Times New Roman" w:hAnsi="EC Square Sans Pro" w:cs="Times New Roman"/>
          <w:lang w:val="en-GB" w:eastAsia="en-GB"/>
        </w:rPr>
      </w:pPr>
      <w:r w:rsidRPr="00F43DFD">
        <w:rPr>
          <w:rFonts w:ascii="EC Square Sans Pro" w:eastAsia="Times New Roman" w:hAnsi="EC Square Sans Pro" w:cs="Times New Roman"/>
          <w:lang w:val="en-GB" w:eastAsia="en-GB"/>
        </w:rPr>
        <w:t>Promote industry and local community buy-in.</w:t>
      </w:r>
    </w:p>
    <w:p w14:paraId="4179A733" w14:textId="77777777" w:rsidR="00DA7423" w:rsidRDefault="00DA7423" w:rsidP="00191B83">
      <w:pPr>
        <w:spacing w:before="120" w:after="120" w:line="259" w:lineRule="auto"/>
        <w:jc w:val="both"/>
        <w:rPr>
          <w:rFonts w:ascii="EC Square Sans Pro" w:eastAsia="Times New Roman" w:hAnsi="EC Square Sans Pro" w:cs="Times New Roman"/>
          <w:lang w:val="en-GB" w:eastAsia="en-GB"/>
        </w:rPr>
      </w:pPr>
    </w:p>
    <w:p w14:paraId="4BFC04BF" w14:textId="77777777" w:rsidR="00DA7423" w:rsidRDefault="00DA7423" w:rsidP="00191B83">
      <w:pPr>
        <w:spacing w:before="120" w:after="120" w:line="259" w:lineRule="auto"/>
        <w:jc w:val="both"/>
        <w:rPr>
          <w:rFonts w:ascii="EC Square Sans Pro" w:eastAsia="Times New Roman" w:hAnsi="EC Square Sans Pro" w:cs="Times New Roman"/>
          <w:lang w:val="en-GB" w:eastAsia="en-GB"/>
        </w:rPr>
      </w:pPr>
    </w:p>
    <w:p w14:paraId="20B026E9" w14:textId="1655BCD6" w:rsidR="00BF13E3" w:rsidRPr="005122BF" w:rsidRDefault="002F25C1" w:rsidP="00BF13E3">
      <w:pPr>
        <w:pStyle w:val="JRCLevel-2title"/>
        <w:numPr>
          <w:ilvl w:val="1"/>
          <w:numId w:val="1"/>
        </w:numPr>
        <w:ind w:left="567" w:hanging="567"/>
      </w:pPr>
      <w:bookmarkStart w:id="84" w:name="_Toc190438882"/>
      <w:bookmarkStart w:id="85" w:name="_Toc183440497"/>
      <w:bookmarkStart w:id="86" w:name="_Toc184050696"/>
      <w:r>
        <w:t>What people think about the green transition: the s</w:t>
      </w:r>
      <w:r w:rsidR="00BF13E3">
        <w:t>ocial perception of the EGD</w:t>
      </w:r>
      <w:bookmarkEnd w:id="84"/>
      <w:r w:rsidR="00BF13E3">
        <w:t xml:space="preserve"> </w:t>
      </w:r>
      <w:bookmarkEnd w:id="85"/>
      <w:bookmarkEnd w:id="86"/>
    </w:p>
    <w:p w14:paraId="56EAE5F8" w14:textId="1E0FCE81" w:rsidR="00BF13E3" w:rsidRPr="00BF13E3" w:rsidRDefault="00BF13E3" w:rsidP="00BF13E3">
      <w:pPr>
        <w:spacing w:before="240" w:after="240" w:line="259" w:lineRule="auto"/>
        <w:jc w:val="both"/>
        <w:rPr>
          <w:rFonts w:ascii="EC Square Sans Pro" w:eastAsia="EC Square Sans Pro" w:hAnsi="EC Square Sans Pro" w:cs="EC Square Sans Pro"/>
          <w:lang w:val="en-GB" w:eastAsia="en-GB"/>
        </w:rPr>
      </w:pPr>
      <w:r w:rsidRPr="00BF13E3">
        <w:rPr>
          <w:rFonts w:ascii="EC Square Sans Pro" w:eastAsia="EC Square Sans Pro" w:hAnsi="EC Square Sans Pro" w:cs="EC Square Sans Pro"/>
          <w:lang w:val="en-GB" w:eastAsia="en-GB"/>
        </w:rPr>
        <w:t xml:space="preserve">Public sentiment plays a critical role in shaping the success of the </w:t>
      </w:r>
      <w:r w:rsidRPr="00F43DFD">
        <w:rPr>
          <w:rFonts w:ascii="EC Square Sans Pro" w:eastAsia="EC Square Sans Pro" w:hAnsi="EC Square Sans Pro" w:cs="EC Square Sans Pro"/>
          <w:iCs/>
          <w:lang w:val="en-GB" w:eastAsia="en-GB"/>
        </w:rPr>
        <w:t>EGD</w:t>
      </w:r>
      <w:r w:rsidR="002F25C1">
        <w:rPr>
          <w:rFonts w:ascii="EC Square Sans Pro" w:eastAsia="EC Square Sans Pro" w:hAnsi="EC Square Sans Pro" w:cs="EC Square Sans Pro"/>
          <w:lang w:val="en-GB" w:eastAsia="en-GB"/>
        </w:rPr>
        <w:t xml:space="preserve">: to understand the </w:t>
      </w:r>
      <w:r w:rsidR="002F25C1" w:rsidRPr="00BF13E3">
        <w:rPr>
          <w:rFonts w:ascii="EC Square Sans Pro" w:eastAsia="EC Square Sans Pro" w:hAnsi="EC Square Sans Pro" w:cs="EC Square Sans Pro"/>
          <w:lang w:val="en-GB" w:eastAsia="en-GB"/>
        </w:rPr>
        <w:t>evolving perceptions of this transformative agenda</w:t>
      </w:r>
      <w:r w:rsidR="002F25C1">
        <w:rPr>
          <w:rFonts w:ascii="EC Square Sans Pro" w:eastAsia="EC Square Sans Pro" w:hAnsi="EC Square Sans Pro" w:cs="EC Square Sans Pro"/>
          <w:lang w:val="en-GB" w:eastAsia="en-GB"/>
        </w:rPr>
        <w:t>, the JRC carried out a</w:t>
      </w:r>
      <w:r w:rsidRPr="00BF13E3">
        <w:rPr>
          <w:rFonts w:ascii="EC Square Sans Pro" w:eastAsia="EC Square Sans Pro" w:hAnsi="EC Square Sans Pro" w:cs="EC Square Sans Pro"/>
          <w:lang w:val="en-GB" w:eastAsia="en-GB"/>
        </w:rPr>
        <w:t>n analysis of 582,156 Twitter/X posts from January 2020 to March 2024. By focusing on contributions from EU-affiliated accounts (23,413 tweets) and non-EU-related accounts (558,743 tweets), the study uncovers clear patterns in how different stakeholders engage with various stages of the EGD's implementation.</w:t>
      </w:r>
    </w:p>
    <w:p w14:paraId="59548B8F" w14:textId="7169E911" w:rsidR="00C866F3" w:rsidRPr="00BF13E3" w:rsidRDefault="00C866F3" w:rsidP="00C866F3">
      <w:pPr>
        <w:spacing w:before="240" w:after="160" w:line="279" w:lineRule="auto"/>
        <w:jc w:val="both"/>
        <w:rPr>
          <w:rFonts w:ascii="EC Square Sans Pro" w:eastAsia="Times New Roman" w:hAnsi="EC Square Sans Pro" w:cs="Times New Roman"/>
          <w:lang w:val="en-US" w:eastAsia="en-GB"/>
        </w:rPr>
      </w:pPr>
      <w:r w:rsidRPr="00BF13E3">
        <w:rPr>
          <w:rFonts w:ascii="EC Square Sans Pro" w:eastAsia="Times New Roman" w:hAnsi="EC Square Sans Pro" w:cs="Times New Roman"/>
          <w:b/>
          <w:bCs/>
          <w:lang w:val="en-US" w:eastAsia="en-GB"/>
        </w:rPr>
        <w:t>Public perception of the EGD has evolved significantly through distinct implementation phases</w:t>
      </w:r>
      <w:r w:rsidRPr="00BF13E3">
        <w:rPr>
          <w:rFonts w:ascii="EC Square Sans Pro" w:eastAsia="Times New Roman" w:hAnsi="EC Square Sans Pro" w:cs="Times New Roman"/>
          <w:lang w:val="en-US" w:eastAsia="en-GB"/>
        </w:rPr>
        <w:t xml:space="preserve">, shaped by </w:t>
      </w:r>
      <w:r>
        <w:rPr>
          <w:rFonts w:ascii="EC Square Sans Pro" w:eastAsia="Times New Roman" w:hAnsi="EC Square Sans Pro" w:cs="Times New Roman"/>
          <w:lang w:val="en-US" w:eastAsia="en-GB"/>
        </w:rPr>
        <w:t xml:space="preserve">both </w:t>
      </w:r>
      <w:r w:rsidRPr="00BF13E3">
        <w:rPr>
          <w:rFonts w:ascii="EC Square Sans Pro" w:eastAsia="Times New Roman" w:hAnsi="EC Square Sans Pro" w:cs="Times New Roman"/>
          <w:lang w:val="en-US" w:eastAsia="en-GB"/>
        </w:rPr>
        <w:t>policy developments across multiple sectors and external events. Analysis reveals that while general support for environmental and economic transformation remains strong, specific policy measures often face resistance when their immediate socio-economic impacts become apparent. The predominance of neutral sentiment (61.68%) in public discourse, compared to positive (28.26%) and negative (10.06%) reactions, indicates a crucial window of opportunity for policy communication and stakeholder engagement.</w:t>
      </w:r>
    </w:p>
    <w:p w14:paraId="0C854964" w14:textId="2052FE3C" w:rsidR="00BF13E3" w:rsidRPr="00BF13E3" w:rsidRDefault="00C866F3" w:rsidP="00BF13E3">
      <w:pPr>
        <w:spacing w:before="240" w:after="240" w:line="259" w:lineRule="auto"/>
        <w:jc w:val="both"/>
        <w:rPr>
          <w:rFonts w:ascii="EC Square Sans Pro" w:eastAsia="EC Square Sans Pro" w:hAnsi="EC Square Sans Pro" w:cs="EC Square Sans Pro"/>
          <w:lang w:val="en-GB" w:eastAsia="en-GB"/>
        </w:rPr>
      </w:pPr>
      <w:r>
        <w:rPr>
          <w:rFonts w:ascii="EC Square Sans Pro" w:eastAsia="EC Square Sans Pro" w:hAnsi="EC Square Sans Pro" w:cs="EC Square Sans Pro"/>
          <w:lang w:val="en-GB" w:eastAsia="en-GB"/>
        </w:rPr>
        <w:t>T</w:t>
      </w:r>
      <w:r w:rsidR="00BF13E3" w:rsidRPr="00BF13E3">
        <w:rPr>
          <w:rFonts w:ascii="EC Square Sans Pro" w:eastAsia="EC Square Sans Pro" w:hAnsi="EC Square Sans Pro" w:cs="EC Square Sans Pro"/>
          <w:lang w:val="en-GB" w:eastAsia="en-GB"/>
        </w:rPr>
        <w:t xml:space="preserve">emporal trends reveal four distinct phases in public perception. During the </w:t>
      </w:r>
      <w:r w:rsidR="00BF13E3" w:rsidRPr="00BF13E3">
        <w:rPr>
          <w:rFonts w:ascii="EC Square Sans Pro" w:eastAsia="EC Square Sans Pro" w:hAnsi="EC Square Sans Pro" w:cs="EC Square Sans Pro"/>
          <w:i/>
          <w:iCs/>
          <w:lang w:val="en-GB" w:eastAsia="en-GB"/>
        </w:rPr>
        <w:t>announcement phase</w:t>
      </w:r>
      <w:r w:rsidR="00BF13E3" w:rsidRPr="00BF13E3">
        <w:rPr>
          <w:rFonts w:ascii="EC Square Sans Pro" w:eastAsia="EC Square Sans Pro" w:hAnsi="EC Square Sans Pro" w:cs="EC Square Sans Pro"/>
          <w:lang w:val="en-GB" w:eastAsia="en-GB"/>
        </w:rPr>
        <w:t xml:space="preserve"> (2020), cautious optimism prevailed, with positive sentiment peaking at 29% following the launch of the European Climate Law and key strategies such as </w:t>
      </w:r>
      <w:r w:rsidR="00BF13E3" w:rsidRPr="00BF13E3">
        <w:rPr>
          <w:rFonts w:ascii="EC Square Sans Pro" w:eastAsia="EC Square Sans Pro" w:hAnsi="EC Square Sans Pro" w:cs="EC Square Sans Pro"/>
          <w:i/>
          <w:iCs/>
          <w:lang w:val="en-GB" w:eastAsia="en-GB"/>
        </w:rPr>
        <w:t>Farm to Fork</w:t>
      </w:r>
      <w:r w:rsidR="00BF13E3" w:rsidRPr="00BF13E3">
        <w:rPr>
          <w:rFonts w:ascii="EC Square Sans Pro" w:eastAsia="EC Square Sans Pro" w:hAnsi="EC Square Sans Pro" w:cs="EC Square Sans Pro"/>
          <w:lang w:val="en-GB" w:eastAsia="en-GB"/>
        </w:rPr>
        <w:t xml:space="preserve"> and </w:t>
      </w:r>
      <w:r w:rsidR="00BF13E3" w:rsidRPr="00BF13E3">
        <w:rPr>
          <w:rFonts w:ascii="EC Square Sans Pro" w:eastAsia="EC Square Sans Pro" w:hAnsi="EC Square Sans Pro" w:cs="EC Square Sans Pro"/>
          <w:i/>
          <w:iCs/>
          <w:lang w:val="en-GB" w:eastAsia="en-GB"/>
        </w:rPr>
        <w:t>Biodiversity</w:t>
      </w:r>
      <w:r w:rsidR="00BF13E3" w:rsidRPr="00BF13E3">
        <w:rPr>
          <w:rFonts w:ascii="EC Square Sans Pro" w:eastAsia="EC Square Sans Pro" w:hAnsi="EC Square Sans Pro" w:cs="EC Square Sans Pro"/>
          <w:lang w:val="en-GB" w:eastAsia="en-GB"/>
        </w:rPr>
        <w:t xml:space="preserve">. In the </w:t>
      </w:r>
      <w:r w:rsidR="00BF13E3" w:rsidRPr="00BF13E3">
        <w:rPr>
          <w:rFonts w:ascii="EC Square Sans Pro" w:eastAsia="EC Square Sans Pro" w:hAnsi="EC Square Sans Pro" w:cs="EC Square Sans Pro"/>
          <w:i/>
          <w:iCs/>
          <w:lang w:val="en-GB" w:eastAsia="en-GB"/>
        </w:rPr>
        <w:t>delivering phase</w:t>
      </w:r>
      <w:r w:rsidR="00BF13E3" w:rsidRPr="00BF13E3">
        <w:rPr>
          <w:rFonts w:ascii="EC Square Sans Pro" w:eastAsia="EC Square Sans Pro" w:hAnsi="EC Square Sans Pro" w:cs="EC Square Sans Pro"/>
          <w:lang w:val="en-GB" w:eastAsia="en-GB"/>
        </w:rPr>
        <w:t xml:space="preserve"> (2020–2022), positive sentiment climbed further to 32%, bolstered by comprehensive packages like "Fit for 55," which demonstrated the impact of concrete, well-communicated policies. However, the </w:t>
      </w:r>
      <w:r w:rsidR="00BF13E3" w:rsidRPr="00BF13E3">
        <w:rPr>
          <w:rFonts w:ascii="EC Square Sans Pro" w:eastAsia="EC Square Sans Pro" w:hAnsi="EC Square Sans Pro" w:cs="EC Square Sans Pro"/>
          <w:i/>
          <w:iCs/>
          <w:lang w:val="en-GB" w:eastAsia="en-GB"/>
        </w:rPr>
        <w:t>acceleration phase</w:t>
      </w:r>
      <w:r w:rsidR="00BF13E3" w:rsidRPr="00BF13E3">
        <w:rPr>
          <w:rFonts w:ascii="EC Square Sans Pro" w:eastAsia="EC Square Sans Pro" w:hAnsi="EC Square Sans Pro" w:cs="EC Square Sans Pro"/>
          <w:lang w:val="en-GB" w:eastAsia="en-GB"/>
        </w:rPr>
        <w:t xml:space="preserve"> (2022–2023) exposed vulnerabilities, with geopolitical events like the Russian invasion of Ukraine shifting discourse. Negative sentiment rose to 18%, driven by energy security concerns and uncertainties surrounding systemic transitions. Most recently, the </w:t>
      </w:r>
      <w:r w:rsidR="00BF13E3" w:rsidRPr="00BF13E3">
        <w:rPr>
          <w:rFonts w:ascii="EC Square Sans Pro" w:eastAsia="EC Square Sans Pro" w:hAnsi="EC Square Sans Pro" w:cs="EC Square Sans Pro"/>
          <w:i/>
          <w:iCs/>
          <w:lang w:val="en-GB" w:eastAsia="en-GB"/>
        </w:rPr>
        <w:t>adoption phase</w:t>
      </w:r>
      <w:r w:rsidR="00BF13E3" w:rsidRPr="00BF13E3">
        <w:rPr>
          <w:rFonts w:ascii="EC Square Sans Pro" w:eastAsia="EC Square Sans Pro" w:hAnsi="EC Square Sans Pro" w:cs="EC Square Sans Pro"/>
          <w:lang w:val="en-GB" w:eastAsia="en-GB"/>
        </w:rPr>
        <w:t xml:space="preserve"> (2023–2024) underscored progress as initiatives like COP28 elevated positive sentiment to 33%, even </w:t>
      </w:r>
      <w:r>
        <w:rPr>
          <w:rFonts w:ascii="EC Square Sans Pro" w:eastAsia="EC Square Sans Pro" w:hAnsi="EC Square Sans Pro" w:cs="EC Square Sans Pro"/>
          <w:lang w:val="en-GB" w:eastAsia="en-GB"/>
        </w:rPr>
        <w:t xml:space="preserve">if </w:t>
      </w:r>
      <w:r w:rsidR="00BF13E3" w:rsidRPr="00BF13E3">
        <w:rPr>
          <w:rFonts w:ascii="EC Square Sans Pro" w:eastAsia="EC Square Sans Pro" w:hAnsi="EC Square Sans Pro" w:cs="EC Square Sans Pro"/>
          <w:lang w:val="en-GB" w:eastAsia="en-GB"/>
        </w:rPr>
        <w:t>sectoral disruptions, including the farmers' protests</w:t>
      </w:r>
      <w:r w:rsidRPr="00C866F3">
        <w:rPr>
          <w:rFonts w:ascii="EC Square Sans Pro" w:eastAsia="Times New Roman" w:hAnsi="EC Square Sans Pro" w:cs="Times New Roman"/>
          <w:b/>
          <w:bCs/>
          <w:lang w:val="en-US" w:eastAsia="en-GB"/>
        </w:rPr>
        <w:t xml:space="preserve"> </w:t>
      </w:r>
      <w:r w:rsidRPr="00F43DFD">
        <w:rPr>
          <w:rFonts w:ascii="EC Square Sans Pro" w:eastAsia="Times New Roman" w:hAnsi="EC Square Sans Pro" w:cs="Times New Roman"/>
          <w:bCs/>
          <w:lang w:val="en-US" w:eastAsia="en-GB"/>
        </w:rPr>
        <w:t>in early 2024</w:t>
      </w:r>
      <w:r w:rsidR="00BF13E3" w:rsidRPr="00BF13E3">
        <w:rPr>
          <w:rFonts w:ascii="EC Square Sans Pro" w:eastAsia="EC Square Sans Pro" w:hAnsi="EC Square Sans Pro" w:cs="EC Square Sans Pro"/>
          <w:lang w:val="en-GB" w:eastAsia="en-GB"/>
        </w:rPr>
        <w:t xml:space="preserve"> drove negative sentiment spikes </w:t>
      </w:r>
      <w:r>
        <w:rPr>
          <w:rFonts w:ascii="EC Square Sans Pro" w:eastAsia="EC Square Sans Pro" w:hAnsi="EC Square Sans Pro" w:cs="EC Square Sans Pro"/>
          <w:lang w:val="en-GB" w:eastAsia="en-GB"/>
        </w:rPr>
        <w:t xml:space="preserve">up </w:t>
      </w:r>
      <w:r w:rsidR="00BF13E3" w:rsidRPr="00BF13E3">
        <w:rPr>
          <w:rFonts w:ascii="EC Square Sans Pro" w:eastAsia="EC Square Sans Pro" w:hAnsi="EC Square Sans Pro" w:cs="EC Square Sans Pro"/>
          <w:lang w:val="en-GB" w:eastAsia="en-GB"/>
        </w:rPr>
        <w:t>to 22%.</w:t>
      </w:r>
      <w:r>
        <w:rPr>
          <w:rFonts w:ascii="EC Square Sans Pro" w:eastAsia="EC Square Sans Pro" w:hAnsi="EC Square Sans Pro" w:cs="EC Square Sans Pro"/>
          <w:lang w:val="en-GB" w:eastAsia="en-GB"/>
        </w:rPr>
        <w:t xml:space="preserve"> </w:t>
      </w:r>
    </w:p>
    <w:p w14:paraId="705D4330" w14:textId="77777777" w:rsidR="00BF13E3" w:rsidRPr="00BF13E3" w:rsidRDefault="00BF13E3" w:rsidP="00BF13E3">
      <w:pPr>
        <w:spacing w:before="240" w:after="240" w:line="259" w:lineRule="auto"/>
        <w:jc w:val="both"/>
        <w:rPr>
          <w:rFonts w:ascii="EC Square Sans Pro" w:eastAsia="EC Square Sans Pro" w:hAnsi="EC Square Sans Pro" w:cs="EC Square Sans Pro"/>
          <w:lang w:val="en-GB" w:eastAsia="en-GB"/>
        </w:rPr>
      </w:pPr>
      <w:r w:rsidRPr="00BF13E3">
        <w:rPr>
          <w:rFonts w:ascii="EC Square Sans Pro" w:eastAsia="EC Square Sans Pro" w:hAnsi="EC Square Sans Pro" w:cs="EC Square Sans Pro"/>
          <w:lang w:val="en-GB" w:eastAsia="en-GB"/>
        </w:rPr>
        <w:lastRenderedPageBreak/>
        <w:t xml:space="preserve">Thematic analysis underscores specific drivers of public sentiment. </w:t>
      </w:r>
      <w:r w:rsidRPr="00BF13E3">
        <w:rPr>
          <w:rFonts w:ascii="EC Square Sans Pro" w:eastAsia="EC Square Sans Pro" w:hAnsi="EC Square Sans Pro" w:cs="EC Square Sans Pro"/>
          <w:i/>
          <w:iCs/>
          <w:lang w:val="en-GB" w:eastAsia="en-GB"/>
        </w:rPr>
        <w:t>Positive sentiment</w:t>
      </w:r>
      <w:r w:rsidRPr="00BF13E3">
        <w:rPr>
          <w:rFonts w:ascii="EC Square Sans Pro" w:eastAsia="EC Square Sans Pro" w:hAnsi="EC Square Sans Pro" w:cs="EC Square Sans Pro"/>
          <w:lang w:val="en-GB" w:eastAsia="en-GB"/>
        </w:rPr>
        <w:t xml:space="preserve"> often aligns with policies demonstrating tangible environmental and health benefits, such as improved air quality or biodiversity restoration, and those fostering economic opportunities through renewable energy and green innovation, notably under initiatives like </w:t>
      </w:r>
      <w:r w:rsidRPr="00BF13E3">
        <w:rPr>
          <w:rFonts w:ascii="EC Square Sans Pro" w:eastAsia="EC Square Sans Pro" w:hAnsi="EC Square Sans Pro" w:cs="EC Square Sans Pro"/>
          <w:i/>
          <w:iCs/>
          <w:lang w:val="en-GB" w:eastAsia="en-GB"/>
        </w:rPr>
        <w:t>REPowerEU</w:t>
      </w:r>
      <w:r w:rsidRPr="00BF13E3">
        <w:rPr>
          <w:rFonts w:ascii="EC Square Sans Pro" w:eastAsia="EC Square Sans Pro" w:hAnsi="EC Square Sans Pro" w:cs="EC Square Sans Pro"/>
          <w:lang w:val="en-GB" w:eastAsia="en-GB"/>
        </w:rPr>
        <w:t xml:space="preserve">. In contrast, </w:t>
      </w:r>
      <w:r w:rsidRPr="00BF13E3">
        <w:rPr>
          <w:rFonts w:ascii="EC Square Sans Pro" w:eastAsia="EC Square Sans Pro" w:hAnsi="EC Square Sans Pro" w:cs="EC Square Sans Pro"/>
          <w:i/>
          <w:iCs/>
          <w:lang w:val="en-GB" w:eastAsia="en-GB"/>
        </w:rPr>
        <w:t>negative sentiment</w:t>
      </w:r>
      <w:r w:rsidRPr="00BF13E3">
        <w:rPr>
          <w:rFonts w:ascii="EC Square Sans Pro" w:eastAsia="EC Square Sans Pro" w:hAnsi="EC Square Sans Pro" w:cs="EC Square Sans Pro"/>
          <w:lang w:val="en-GB" w:eastAsia="en-GB"/>
        </w:rPr>
        <w:t xml:space="preserve"> tends to center on perceived costs of economic transition, concerns in the agricultural sector regarding pesticide regulations, and immediate consumer impacts associated with product lifecycle and repair policies.</w:t>
      </w:r>
    </w:p>
    <w:p w14:paraId="44E77BAD" w14:textId="77777777" w:rsidR="00BF13E3" w:rsidRPr="00BF13E3" w:rsidRDefault="00BF13E3" w:rsidP="00BF13E3">
      <w:pPr>
        <w:spacing w:before="240" w:after="240" w:line="259" w:lineRule="auto"/>
        <w:jc w:val="both"/>
        <w:rPr>
          <w:rFonts w:ascii="EC Square Sans Pro" w:eastAsia="EC Square Sans Pro" w:hAnsi="EC Square Sans Pro" w:cs="EC Square Sans Pro"/>
          <w:lang w:val="en-GB" w:eastAsia="en-GB"/>
        </w:rPr>
      </w:pPr>
      <w:r w:rsidRPr="00BF13E3">
        <w:rPr>
          <w:rFonts w:ascii="EC Square Sans Pro" w:eastAsia="EC Square Sans Pro" w:hAnsi="EC Square Sans Pro" w:cs="EC Square Sans Pro"/>
          <w:lang w:val="en-GB" w:eastAsia="en-GB"/>
        </w:rPr>
        <w:t>A notable divergence between institutional and public sentiment highlights a communication gap. EU-affiliated accounts demonstrate consistently higher positive sentiment (35.71%) than non-EU accounts (27.95%), suggesting that public messaging often fails to resonate with broader audiences. Policies that lack visible implementation pathways or adequate support mechanisms provoke heightened skepticism, with negative responses increasing by an average of 7%.</w:t>
      </w:r>
    </w:p>
    <w:p w14:paraId="7D3544B3" w14:textId="77777777" w:rsidR="00C866F3" w:rsidRDefault="00BF13E3" w:rsidP="00BF13E3">
      <w:pPr>
        <w:spacing w:before="120" w:after="120" w:line="259" w:lineRule="auto"/>
        <w:jc w:val="both"/>
        <w:rPr>
          <w:rFonts w:ascii="EC Square Sans Pro" w:eastAsia="Times New Roman" w:hAnsi="EC Square Sans Pro" w:cs="Times New Roman"/>
          <w:lang w:val="en-US" w:eastAsia="en-GB"/>
        </w:rPr>
      </w:pPr>
      <w:r w:rsidRPr="00BF13E3">
        <w:rPr>
          <w:rFonts w:ascii="EC Square Sans Pro" w:eastAsia="EC Square Sans Pro" w:hAnsi="EC Square Sans Pro" w:cs="EC Square Sans Pro"/>
          <w:lang w:val="en-GB" w:eastAsia="en-GB"/>
        </w:rPr>
        <w:t xml:space="preserve">The findings underscore the need for transparent, inclusive, and adaptive communication strategies to maintain public trust and engagement. </w:t>
      </w:r>
      <w:r w:rsidR="00C866F3" w:rsidRPr="00BF13E3">
        <w:rPr>
          <w:rFonts w:ascii="EC Square Sans Pro" w:eastAsia="Times New Roman" w:hAnsi="EC Square Sans Pro" w:cs="Times New Roman"/>
          <w:lang w:val="en-US" w:eastAsia="en-GB"/>
        </w:rPr>
        <w:t>The successful implementation of the EGD depends on maintaining and building public support while effectively managing inevitable transition challenges. The data clearly shows that public acceptance hinges not on the ultimate goals of the transformation agenda, but on how the transition pathway is managed and communicated. With 61.68% of sentiment remaining neutral, there exists a significant opportunity to build stronger support through targeted engagement strategies that address specific stakeholder concerns while maintaining focus on the EGD's transformative vision.</w:t>
      </w:r>
      <w:r w:rsidR="00C866F3">
        <w:rPr>
          <w:rFonts w:ascii="EC Square Sans Pro" w:eastAsia="Times New Roman" w:hAnsi="EC Square Sans Pro" w:cs="Times New Roman"/>
          <w:lang w:val="en-US" w:eastAsia="en-GB"/>
        </w:rPr>
        <w:t xml:space="preserve"> </w:t>
      </w:r>
    </w:p>
    <w:p w14:paraId="42D7A4A1" w14:textId="7EC596C0" w:rsidR="00BF13E3" w:rsidRDefault="00BF13E3" w:rsidP="00BF13E3">
      <w:pPr>
        <w:spacing w:before="120" w:after="120" w:line="259" w:lineRule="auto"/>
        <w:jc w:val="both"/>
        <w:rPr>
          <w:rFonts w:ascii="EC Square Sans Pro" w:eastAsia="EC Square Sans Pro" w:hAnsi="EC Square Sans Pro" w:cs="EC Square Sans Pro"/>
          <w:lang w:val="en-GB" w:eastAsia="en-GB"/>
        </w:rPr>
      </w:pPr>
      <w:r w:rsidRPr="00BF13E3">
        <w:rPr>
          <w:rFonts w:ascii="EC Square Sans Pro" w:eastAsia="EC Square Sans Pro" w:hAnsi="EC Square Sans Pro" w:cs="EC Square Sans Pro"/>
          <w:lang w:val="en-GB" w:eastAsia="en-GB"/>
        </w:rPr>
        <w:t>By emphasizing the immediate and localized benefits of EGD policies while addressing sector-specific concerns, policymakers can bridge existing gaps and foster wider acceptance. The integration of diverse stakeholder feedback and continuous sentiment monitoring will ensure that the EGD's ambitious goals align with public expectations, enabling a smoother and more inclusive green transition.</w:t>
      </w:r>
    </w:p>
    <w:p w14:paraId="735994EC" w14:textId="0EDBBB71" w:rsidR="00424C7D" w:rsidRPr="005122BF" w:rsidRDefault="00424C7D" w:rsidP="00424C7D">
      <w:pPr>
        <w:pStyle w:val="JRCLevel-2title"/>
        <w:numPr>
          <w:ilvl w:val="1"/>
          <w:numId w:val="1"/>
        </w:numPr>
        <w:ind w:left="567" w:hanging="567"/>
      </w:pPr>
      <w:bookmarkStart w:id="87" w:name="_Toc190438883"/>
      <w:bookmarkStart w:id="88" w:name="_Toc190438884"/>
      <w:bookmarkStart w:id="89" w:name="_Toc190438885"/>
      <w:bookmarkStart w:id="90" w:name="_Toc190438886"/>
      <w:bookmarkStart w:id="91" w:name="_Toc190438887"/>
      <w:bookmarkStart w:id="92" w:name="_Toc190438888"/>
      <w:bookmarkStart w:id="93" w:name="_Toc190438889"/>
      <w:bookmarkStart w:id="94" w:name="_Toc190438890"/>
      <w:bookmarkStart w:id="95" w:name="_Toc190438891"/>
      <w:bookmarkStart w:id="96" w:name="_Toc184050697"/>
      <w:bookmarkEnd w:id="87"/>
      <w:bookmarkEnd w:id="88"/>
      <w:bookmarkEnd w:id="89"/>
      <w:bookmarkEnd w:id="90"/>
      <w:bookmarkEnd w:id="91"/>
      <w:bookmarkEnd w:id="92"/>
      <w:bookmarkEnd w:id="93"/>
      <w:bookmarkEnd w:id="94"/>
      <w:commentRangeStart w:id="97"/>
      <w:r w:rsidRPr="005122BF">
        <w:t>Where we are: progress towards green ambitions</w:t>
      </w:r>
      <w:bookmarkEnd w:id="95"/>
      <w:r w:rsidRPr="005122BF">
        <w:t xml:space="preserve"> </w:t>
      </w:r>
      <w:bookmarkStart w:id="98" w:name="_Toc183440498"/>
      <w:commentRangeEnd w:id="97"/>
      <w:r w:rsidR="007C6388">
        <w:rPr>
          <w:rStyle w:val="CommentReference"/>
          <w:rFonts w:ascii="Arial" w:eastAsia="Arial" w:hAnsi="Arial" w:cs="Arial"/>
          <w:b w:val="0"/>
          <w:bCs w:val="0"/>
          <w:color w:val="auto"/>
          <w:lang w:val="it" w:eastAsia="ja-JP"/>
        </w:rPr>
        <w:commentReference w:id="97"/>
      </w:r>
      <w:bookmarkEnd w:id="96"/>
      <w:bookmarkEnd w:id="98"/>
    </w:p>
    <w:p w14:paraId="32F941FA" w14:textId="423568D9" w:rsidR="00424C7D" w:rsidRDefault="00424C7D" w:rsidP="00424C7D">
      <w:pPr>
        <w:spacing w:before="120" w:after="120" w:line="259" w:lineRule="auto"/>
        <w:jc w:val="both"/>
        <w:rPr>
          <w:rFonts w:ascii="EC Square Sans Pro" w:eastAsia="Times New Roman" w:hAnsi="EC Square Sans Pro" w:cs="Times New Roman"/>
          <w:lang w:val="en-GB" w:eastAsia="en-GB"/>
        </w:rPr>
      </w:pPr>
      <w:r w:rsidRPr="00424C7D">
        <w:rPr>
          <w:rFonts w:ascii="EC Square Sans Pro" w:eastAsia="Times New Roman" w:hAnsi="EC Square Sans Pro" w:cs="Times New Roman"/>
          <w:lang w:val="en-GB" w:eastAsia="en-GB"/>
        </w:rPr>
        <w:t xml:space="preserve">The JRC </w:t>
      </w:r>
      <w:r w:rsidR="00C40CB8">
        <w:rPr>
          <w:rFonts w:ascii="EC Square Sans Pro" w:eastAsia="Times New Roman" w:hAnsi="EC Square Sans Pro" w:cs="Times New Roman"/>
          <w:lang w:val="en-GB" w:eastAsia="en-GB"/>
        </w:rPr>
        <w:t xml:space="preserve">(cite report 1) </w:t>
      </w:r>
      <w:r w:rsidRPr="00424C7D">
        <w:rPr>
          <w:rFonts w:ascii="EC Square Sans Pro" w:eastAsia="Times New Roman" w:hAnsi="EC Square Sans Pro" w:cs="Times New Roman"/>
          <w:lang w:val="en-GB" w:eastAsia="en-GB"/>
        </w:rPr>
        <w:t>examined 15</w:t>
      </w:r>
      <w:r>
        <w:rPr>
          <w:rFonts w:ascii="EC Square Sans Pro" w:eastAsia="Times New Roman" w:hAnsi="EC Square Sans Pro" w:cs="Times New Roman"/>
          <w:lang w:val="en-GB" w:eastAsia="en-GB"/>
        </w:rPr>
        <w:t>4</w:t>
      </w:r>
      <w:r w:rsidRPr="00424C7D">
        <w:rPr>
          <w:rFonts w:ascii="EC Square Sans Pro" w:eastAsia="Times New Roman" w:hAnsi="EC Square Sans Pro" w:cs="Times New Roman"/>
          <w:lang w:val="en-GB" w:eastAsia="en-GB"/>
        </w:rPr>
        <w:t xml:space="preserve"> targets across 44 key policy documents related to the EGD. Overall, progress is evident for 98 targets (64%), but the pace and extent of progress varies significantly:</w:t>
      </w:r>
      <w:r>
        <w:rPr>
          <w:rFonts w:ascii="EC Square Sans Pro" w:eastAsia="Times New Roman" w:hAnsi="EC Square Sans Pro" w:cs="Times New Roman"/>
          <w:lang w:val="en-GB" w:eastAsia="en-GB"/>
        </w:rPr>
        <w:t xml:space="preserve"> </w:t>
      </w:r>
      <w:r w:rsidRPr="00424C7D">
        <w:rPr>
          <w:rFonts w:ascii="EC Square Sans Pro" w:eastAsia="Times New Roman" w:hAnsi="EC Square Sans Pro" w:cs="Times New Roman"/>
          <w:lang w:val="en-GB" w:eastAsia="en-GB"/>
        </w:rPr>
        <w:t>31 targets (20%) are on track to be achieved</w:t>
      </w:r>
      <w:r>
        <w:rPr>
          <w:rFonts w:ascii="EC Square Sans Pro" w:eastAsia="Times New Roman" w:hAnsi="EC Square Sans Pro" w:cs="Times New Roman"/>
          <w:lang w:val="en-GB" w:eastAsia="en-GB"/>
        </w:rPr>
        <w:t xml:space="preserve">, while </w:t>
      </w:r>
      <w:r w:rsidRPr="00424C7D">
        <w:rPr>
          <w:rFonts w:ascii="EC Square Sans Pro" w:eastAsia="Times New Roman" w:hAnsi="EC Square Sans Pro" w:cs="Times New Roman"/>
          <w:lang w:val="en-GB" w:eastAsia="en-GB"/>
        </w:rPr>
        <w:t>67 targets (43%) show positive trends but require accelerated progress</w:t>
      </w:r>
      <w:r>
        <w:rPr>
          <w:rFonts w:ascii="EC Square Sans Pro" w:eastAsia="Times New Roman" w:hAnsi="EC Square Sans Pro" w:cs="Times New Roman"/>
          <w:lang w:val="en-GB" w:eastAsia="en-GB"/>
        </w:rPr>
        <w:t xml:space="preserve">. </w:t>
      </w:r>
      <w:r w:rsidRPr="00424C7D">
        <w:rPr>
          <w:rFonts w:ascii="EC Square Sans Pro" w:eastAsia="Times New Roman" w:hAnsi="EC Square Sans Pro" w:cs="Times New Roman"/>
          <w:lang w:val="en-GB" w:eastAsia="en-GB"/>
        </w:rPr>
        <w:t xml:space="preserve">A critical </w:t>
      </w:r>
      <w:r>
        <w:rPr>
          <w:rFonts w:ascii="EC Square Sans Pro" w:eastAsia="Times New Roman" w:hAnsi="EC Square Sans Pro" w:cs="Times New Roman"/>
          <w:lang w:val="en-GB" w:eastAsia="en-GB"/>
        </w:rPr>
        <w:t>subset of</w:t>
      </w:r>
      <w:r w:rsidRPr="00424C7D">
        <w:rPr>
          <w:rFonts w:ascii="EC Square Sans Pro" w:eastAsia="Times New Roman" w:hAnsi="EC Square Sans Pro" w:cs="Times New Roman"/>
          <w:lang w:val="en-GB" w:eastAsia="en-GB"/>
        </w:rPr>
        <w:t xml:space="preserve"> targets either lack sufficient data (28%) or show </w:t>
      </w:r>
      <w:r>
        <w:rPr>
          <w:rFonts w:ascii="EC Square Sans Pro" w:eastAsia="Times New Roman" w:hAnsi="EC Square Sans Pro" w:cs="Times New Roman"/>
          <w:lang w:val="en-GB" w:eastAsia="en-GB"/>
        </w:rPr>
        <w:t xml:space="preserve">stagnant or </w:t>
      </w:r>
      <w:r w:rsidRPr="00424C7D">
        <w:rPr>
          <w:rFonts w:ascii="EC Square Sans Pro" w:eastAsia="Times New Roman" w:hAnsi="EC Square Sans Pro" w:cs="Times New Roman"/>
          <w:lang w:val="en-GB" w:eastAsia="en-GB"/>
        </w:rPr>
        <w:t>reverse trends (10%)</w:t>
      </w:r>
      <w:r>
        <w:rPr>
          <w:rFonts w:ascii="EC Square Sans Pro" w:eastAsia="Times New Roman" w:hAnsi="EC Square Sans Pro" w:cs="Times New Roman"/>
          <w:lang w:val="en-GB" w:eastAsia="en-GB"/>
        </w:rPr>
        <w:t>.</w:t>
      </w:r>
    </w:p>
    <w:p w14:paraId="45DE8CE2" w14:textId="14565F24" w:rsidR="00424C7D" w:rsidRDefault="00424C7D" w:rsidP="00424C7D">
      <w:pPr>
        <w:spacing w:before="120" w:after="120" w:line="259" w:lineRule="auto"/>
        <w:jc w:val="both"/>
        <w:rPr>
          <w:rFonts w:ascii="EC Square Sans Pro" w:eastAsia="Times New Roman" w:hAnsi="EC Square Sans Pro" w:cs="Times New Roman"/>
          <w:lang w:val="en-GB" w:eastAsia="en-GB"/>
        </w:rPr>
      </w:pPr>
      <w:r w:rsidRPr="00424C7D">
        <w:rPr>
          <w:rFonts w:ascii="EC Square Sans Pro" w:eastAsia="Times New Roman" w:hAnsi="EC Square Sans Pro" w:cs="Times New Roman"/>
          <w:lang w:val="en-GB" w:eastAsia="en-GB"/>
        </w:rPr>
        <w:t>This mixed picture underscores both the momentum behind the EGD and the significant challenges in achieving its transformative ambitions.</w:t>
      </w:r>
    </w:p>
    <w:p w14:paraId="3F795287" w14:textId="51574F8F" w:rsidR="00424C7D" w:rsidRPr="00C40CB8" w:rsidRDefault="00424C7D" w:rsidP="00424C7D">
      <w:pPr>
        <w:numPr>
          <w:ilvl w:val="0"/>
          <w:numId w:val="14"/>
        </w:numPr>
        <w:spacing w:before="240" w:after="240" w:line="259" w:lineRule="auto"/>
        <w:contextualSpacing/>
        <w:jc w:val="both"/>
        <w:rPr>
          <w:rFonts w:ascii="EC Square Sans Pro" w:eastAsia="Times New Roman" w:hAnsi="EC Square Sans Pro" w:cs="Times New Roman"/>
          <w:b/>
          <w:bCs/>
          <w:lang w:val="en-US" w:eastAsia="en-GB"/>
        </w:rPr>
      </w:pPr>
      <w:commentRangeStart w:id="99"/>
      <w:r w:rsidRPr="00424C7D">
        <w:rPr>
          <w:rFonts w:ascii="EC Square Sans Pro" w:eastAsia="Times New Roman" w:hAnsi="EC Square Sans Pro" w:cs="Times New Roman"/>
          <w:b/>
          <w:bCs/>
          <w:lang w:val="en-US" w:eastAsia="en-GB"/>
        </w:rPr>
        <w:t>Climate Ambition</w:t>
      </w:r>
      <w:r w:rsidRPr="00C40CB8">
        <w:rPr>
          <w:rFonts w:ascii="EC Square Sans Pro" w:eastAsia="Times New Roman" w:hAnsi="EC Square Sans Pro" w:cs="Times New Roman"/>
          <w:b/>
          <w:bCs/>
          <w:lang w:val="en-US" w:eastAsia="en-GB"/>
        </w:rPr>
        <w:t xml:space="preserve"> </w:t>
      </w:r>
      <w:r w:rsidRPr="00424C7D">
        <w:rPr>
          <w:rFonts w:ascii="EC Square Sans Pro" w:eastAsia="Times New Roman" w:hAnsi="EC Square Sans Pro" w:cs="Times New Roman"/>
          <w:bCs/>
          <w:lang w:val="en-US" w:eastAsia="en-GB"/>
        </w:rPr>
        <w:t>Current trajectories indicate 50% emissions reduction by 2030, missing the mandated 55% target. Only 10 of 83 legally binding targets align with 2030 objectives. Emissions from Effort Sharing Regulation sectors show particular concern, with only 17% reduction since 2005, far from the 40% reduction target for 2030.</w:t>
      </w:r>
    </w:p>
    <w:p w14:paraId="2C5FEBC5" w14:textId="3EA7E87F" w:rsidR="00424C7D" w:rsidRPr="00424C7D" w:rsidRDefault="00424C7D" w:rsidP="00424C7D">
      <w:pPr>
        <w:numPr>
          <w:ilvl w:val="0"/>
          <w:numId w:val="14"/>
        </w:numPr>
        <w:spacing w:before="240" w:after="240" w:line="259" w:lineRule="auto"/>
        <w:contextualSpacing/>
        <w:jc w:val="both"/>
        <w:rPr>
          <w:rFonts w:ascii="EC Square Sans Pro" w:eastAsia="Times New Roman" w:hAnsi="EC Square Sans Pro" w:cs="Times New Roman"/>
          <w:lang w:val="en-US" w:eastAsia="en-GB"/>
        </w:rPr>
      </w:pPr>
      <w:r w:rsidRPr="00424C7D">
        <w:rPr>
          <w:rFonts w:ascii="EC Square Sans Pro" w:eastAsia="Times New Roman" w:hAnsi="EC Square Sans Pro" w:cs="Times New Roman"/>
          <w:b/>
          <w:bCs/>
          <w:lang w:val="en-US" w:eastAsia="en-GB"/>
        </w:rPr>
        <w:t>Clean, Affordable and Secure Energy</w:t>
      </w:r>
      <w:r w:rsidRPr="00424C7D">
        <w:rPr>
          <w:rFonts w:ascii="EC Square Sans Pro" w:eastAsia="Times New Roman" w:hAnsi="EC Square Sans Pro" w:cs="Times New Roman"/>
          <w:lang w:val="en-US" w:eastAsia="en-GB"/>
        </w:rPr>
        <w:t xml:space="preserve"> Renewable energy reached 23% of consumption in 2022, but projections show only 38.6-39.3% by 2030, below the 42.5% target. Wind and solar surpassed fossil fuels in EU electricity generation for the first time in May 2022.</w:t>
      </w:r>
    </w:p>
    <w:p w14:paraId="76E4BF87" w14:textId="66DAE564" w:rsidR="00424C7D" w:rsidRPr="00424C7D" w:rsidRDefault="00424C7D" w:rsidP="00424C7D">
      <w:pPr>
        <w:numPr>
          <w:ilvl w:val="0"/>
          <w:numId w:val="14"/>
        </w:numPr>
        <w:spacing w:before="240" w:after="240" w:line="259" w:lineRule="auto"/>
        <w:contextualSpacing/>
        <w:jc w:val="both"/>
        <w:rPr>
          <w:rFonts w:ascii="EC Square Sans Pro" w:eastAsia="Times New Roman" w:hAnsi="EC Square Sans Pro" w:cs="Times New Roman"/>
          <w:lang w:val="en-US" w:eastAsia="en-GB"/>
        </w:rPr>
      </w:pPr>
      <w:r w:rsidRPr="00424C7D" w:rsidDel="00F87F70">
        <w:rPr>
          <w:rFonts w:ascii="EC Square Sans Pro" w:eastAsia="Times New Roman" w:hAnsi="EC Square Sans Pro" w:cs="Times New Roman"/>
          <w:b/>
          <w:bCs/>
          <w:lang w:val="en-US" w:eastAsia="en-GB"/>
        </w:rPr>
        <w:t xml:space="preserve">Clean and </w:t>
      </w:r>
      <w:r w:rsidRPr="00424C7D">
        <w:rPr>
          <w:rFonts w:ascii="EC Square Sans Pro" w:eastAsia="Times New Roman" w:hAnsi="EC Square Sans Pro" w:cs="Times New Roman"/>
          <w:b/>
          <w:bCs/>
          <w:lang w:val="en-US" w:eastAsia="en-GB"/>
        </w:rPr>
        <w:t>Circular Economy</w:t>
      </w:r>
      <w:r w:rsidRPr="00424C7D">
        <w:rPr>
          <w:rFonts w:ascii="EC Square Sans Pro" w:eastAsia="Times New Roman" w:hAnsi="EC Square Sans Pro" w:cs="Times New Roman"/>
          <w:lang w:val="en-US" w:eastAsia="en-GB"/>
        </w:rPr>
        <w:t xml:space="preserve"> Circular material use rate has increased by less than one percentage point since 2010. While recycling targets for materials like wood, metals, and glass are on track, plastic packaging and food waste reduction targets require additional effort</w:t>
      </w:r>
      <w:commentRangeEnd w:id="99"/>
      <w:r w:rsidR="007C6388">
        <w:rPr>
          <w:rStyle w:val="CommentReference"/>
        </w:rPr>
        <w:commentReference w:id="99"/>
      </w:r>
      <w:r w:rsidRPr="00424C7D">
        <w:rPr>
          <w:rFonts w:ascii="EC Square Sans Pro" w:eastAsia="Times New Roman" w:hAnsi="EC Square Sans Pro" w:cs="Times New Roman"/>
          <w:lang w:val="en-US" w:eastAsia="en-GB"/>
        </w:rPr>
        <w:t>.</w:t>
      </w:r>
    </w:p>
    <w:p w14:paraId="40948B83" w14:textId="091B3266" w:rsidR="00424C7D" w:rsidRPr="00424C7D" w:rsidRDefault="00424C7D" w:rsidP="00424C7D">
      <w:pPr>
        <w:numPr>
          <w:ilvl w:val="0"/>
          <w:numId w:val="14"/>
        </w:numPr>
        <w:spacing w:before="240" w:after="240" w:line="259" w:lineRule="auto"/>
        <w:contextualSpacing/>
        <w:jc w:val="both"/>
        <w:rPr>
          <w:rFonts w:ascii="EC Square Sans Pro" w:eastAsia="Times New Roman" w:hAnsi="EC Square Sans Pro" w:cs="Times New Roman"/>
          <w:lang w:val="en-US" w:eastAsia="en-GB"/>
        </w:rPr>
      </w:pPr>
      <w:r w:rsidRPr="00424C7D">
        <w:rPr>
          <w:rFonts w:ascii="EC Square Sans Pro" w:eastAsia="Times New Roman" w:hAnsi="EC Square Sans Pro" w:cs="Times New Roman"/>
          <w:b/>
          <w:bCs/>
          <w:lang w:val="en-US" w:eastAsia="en-GB"/>
        </w:rPr>
        <w:lastRenderedPageBreak/>
        <w:t>Sustainable and Smart Mobility</w:t>
      </w:r>
      <w:r w:rsidRPr="00424C7D">
        <w:rPr>
          <w:rFonts w:ascii="EC Square Sans Pro" w:eastAsia="Times New Roman" w:hAnsi="EC Square Sans Pro" w:cs="Times New Roman"/>
          <w:lang w:val="en-US" w:eastAsia="en-GB"/>
        </w:rPr>
        <w:t xml:space="preserve"> Transport requires a tenfold increase in reduction pace compared to post-2005 rates to achieve 90% reduction by 2050. Infrastructure deployment remains uneven - 60% of charging points concentrate in three member states.</w:t>
      </w:r>
    </w:p>
    <w:p w14:paraId="1DB908F8" w14:textId="45515373" w:rsidR="00424C7D" w:rsidRPr="00424C7D" w:rsidRDefault="00424C7D" w:rsidP="00424C7D">
      <w:pPr>
        <w:numPr>
          <w:ilvl w:val="0"/>
          <w:numId w:val="14"/>
        </w:numPr>
        <w:spacing w:before="240" w:after="240" w:line="259" w:lineRule="auto"/>
        <w:contextualSpacing/>
        <w:jc w:val="both"/>
        <w:rPr>
          <w:rFonts w:ascii="EC Square Sans Pro" w:eastAsia="Times New Roman" w:hAnsi="EC Square Sans Pro" w:cs="Times New Roman"/>
          <w:lang w:val="en-US" w:eastAsia="en-GB"/>
        </w:rPr>
      </w:pPr>
      <w:r w:rsidRPr="00424C7D">
        <w:rPr>
          <w:rFonts w:ascii="EC Square Sans Pro" w:eastAsia="Times New Roman" w:hAnsi="EC Square Sans Pro" w:cs="Times New Roman"/>
          <w:b/>
          <w:bCs/>
          <w:lang w:val="en-US" w:eastAsia="en-GB"/>
        </w:rPr>
        <w:t>Greening the Common Agricultural Policy / 'Farm to Fork'</w:t>
      </w:r>
      <w:r w:rsidRPr="00424C7D">
        <w:rPr>
          <w:rFonts w:ascii="EC Square Sans Pro" w:eastAsia="Times New Roman" w:hAnsi="EC Square Sans Pro" w:cs="Times New Roman"/>
          <w:lang w:val="en-US" w:eastAsia="en-GB"/>
        </w:rPr>
        <w:t xml:space="preserve"> Agricultural emissions reduction needs significant acceleration to meet </w:t>
      </w:r>
      <w:r w:rsidRPr="00424C7D">
        <w:rPr>
          <w:rFonts w:ascii="EC Square Sans Pro" w:eastAsia="Times New Roman" w:hAnsi="EC Square Sans Pro" w:cs="Times New Roman"/>
          <w:i/>
          <w:iCs/>
          <w:lang w:val="en-US" w:eastAsia="en-GB"/>
        </w:rPr>
        <w:t>Effort Sharing Regulation</w:t>
      </w:r>
      <w:r w:rsidRPr="00424C7D">
        <w:rPr>
          <w:rFonts w:ascii="EC Square Sans Pro" w:eastAsia="Times New Roman" w:hAnsi="EC Square Sans Pro" w:cs="Times New Roman"/>
          <w:lang w:val="en-US" w:eastAsia="en-GB"/>
        </w:rPr>
        <w:t xml:space="preserve"> targets. Progress toward the 25% organic farming target shows moderate advancement from 5.6% to 9.1% between 2012 and 2020. Chemical pesticide use decreased by 33% between 2015-2017 and 2021.</w:t>
      </w:r>
    </w:p>
    <w:p w14:paraId="5E99C68B" w14:textId="2C900C19" w:rsidR="00424C7D" w:rsidRPr="00424C7D" w:rsidRDefault="00424C7D" w:rsidP="00424C7D">
      <w:pPr>
        <w:numPr>
          <w:ilvl w:val="0"/>
          <w:numId w:val="14"/>
        </w:numPr>
        <w:spacing w:before="240" w:after="240" w:line="259" w:lineRule="auto"/>
        <w:contextualSpacing/>
        <w:jc w:val="both"/>
        <w:rPr>
          <w:rFonts w:ascii="EC Square Sans Pro" w:eastAsia="Times New Roman" w:hAnsi="EC Square Sans Pro" w:cs="Times New Roman"/>
          <w:lang w:val="en-US" w:eastAsia="en-GB"/>
        </w:rPr>
      </w:pPr>
      <w:r w:rsidRPr="00424C7D">
        <w:rPr>
          <w:rFonts w:ascii="EC Square Sans Pro" w:eastAsia="Times New Roman" w:hAnsi="EC Square Sans Pro" w:cs="Times New Roman"/>
          <w:b/>
          <w:bCs/>
          <w:lang w:val="en-US" w:eastAsia="en-GB"/>
        </w:rPr>
        <w:t>Preserving and Protecting Biodiversity</w:t>
      </w:r>
      <w:r w:rsidRPr="00424C7D">
        <w:rPr>
          <w:rFonts w:ascii="EC Square Sans Pro" w:eastAsia="Times New Roman" w:hAnsi="EC Square Sans Pro" w:cs="Times New Roman"/>
          <w:lang w:val="en-US" w:eastAsia="en-GB"/>
        </w:rPr>
        <w:t xml:space="preserve"> Current protection covers 26% of land and 12% of sea areas, progressing toward the 30% target. Only 3.5% of protected areas meet strict protection criteria, far below the one-third target. Tree planting initiatives show limited progress, with only 20 million of the targeted 3 billion trees planted since 2021.</w:t>
      </w:r>
    </w:p>
    <w:p w14:paraId="1FEABF53" w14:textId="77777777" w:rsidR="00C40CB8" w:rsidRDefault="00424C7D" w:rsidP="00911969">
      <w:pPr>
        <w:numPr>
          <w:ilvl w:val="0"/>
          <w:numId w:val="14"/>
        </w:numPr>
        <w:spacing w:before="240" w:after="240" w:line="259" w:lineRule="auto"/>
        <w:contextualSpacing/>
        <w:jc w:val="both"/>
        <w:rPr>
          <w:rFonts w:ascii="EC Square Sans Pro" w:eastAsia="Times New Roman" w:hAnsi="EC Square Sans Pro" w:cs="Times New Roman"/>
          <w:lang w:val="en-US" w:eastAsia="en-GB"/>
        </w:rPr>
      </w:pPr>
      <w:r w:rsidRPr="00424C7D">
        <w:rPr>
          <w:rFonts w:ascii="EC Square Sans Pro" w:eastAsia="Times New Roman" w:hAnsi="EC Square Sans Pro" w:cs="Times New Roman"/>
          <w:b/>
          <w:bCs/>
          <w:lang w:val="en-US" w:eastAsia="en-GB"/>
        </w:rPr>
        <w:t>Zero Pollution Ambition</w:t>
      </w:r>
      <w:r w:rsidRPr="00424C7D">
        <w:rPr>
          <w:rFonts w:ascii="EC Square Sans Pro" w:eastAsia="Times New Roman" w:hAnsi="EC Square Sans Pro" w:cs="Times New Roman"/>
          <w:lang w:val="en-US" w:eastAsia="en-GB"/>
        </w:rPr>
        <w:t xml:space="preserve"> Air quality improvements track toward exceeding the 55% reduction target in premature deaths, projecting over 70% reduction by 2030. However, 60-70% of EU soils are not in healthy condition. Plastic pollution and microplastics lack standardized methodologies for assessment.</w:t>
      </w:r>
    </w:p>
    <w:p w14:paraId="5B17DA5B" w14:textId="6B12B088" w:rsidR="00C40CB8" w:rsidRPr="00C40CB8" w:rsidRDefault="00C40CB8" w:rsidP="00C40CB8">
      <w:pPr>
        <w:spacing w:before="240" w:after="240" w:line="259" w:lineRule="auto"/>
        <w:contextualSpacing/>
        <w:jc w:val="both"/>
        <w:rPr>
          <w:rFonts w:ascii="EC Square Sans Pro" w:eastAsia="Times New Roman" w:hAnsi="EC Square Sans Pro" w:cs="Times New Roman"/>
          <w:lang w:val="en-US" w:eastAsia="en-GB"/>
        </w:rPr>
      </w:pPr>
    </w:p>
    <w:p w14:paraId="6A1DE2D6" w14:textId="2C2F2DD2" w:rsidR="41C09BDA" w:rsidRPr="00B17357" w:rsidDel="00B17357" w:rsidRDefault="41C09BDA" w:rsidP="00B82EFF">
      <w:pPr>
        <w:spacing w:beforeAutospacing="1" w:afterAutospacing="1" w:line="240" w:lineRule="auto"/>
        <w:jc w:val="both"/>
        <w:rPr>
          <w:del w:id="100" w:author="Microsoft Office User" w:date="2025-03-10T12:09:00Z"/>
          <w:rFonts w:ascii="EC Square Sans Pro" w:eastAsia="EC Square Sans Pro" w:hAnsi="EC Square Sans Pro" w:cs="EC Square Sans Pro"/>
          <w:color w:val="000000" w:themeColor="text1"/>
          <w:lang w:val="en-US"/>
          <w:rPrChange w:id="101" w:author="Microsoft Office User" w:date="2025-03-10T12:09:00Z">
            <w:rPr>
              <w:del w:id="102" w:author="Microsoft Office User" w:date="2025-03-10T12:09:00Z"/>
              <w:rFonts w:ascii="EC Square Sans Pro" w:eastAsia="EC Square Sans Pro" w:hAnsi="EC Square Sans Pro" w:cs="EC Square Sans Pro"/>
              <w:color w:val="000000" w:themeColor="text1"/>
              <w:lang w:val="en-GB"/>
            </w:rPr>
          </w:rPrChange>
        </w:rPr>
      </w:pPr>
    </w:p>
    <w:p w14:paraId="36F55685" w14:textId="27968EDF" w:rsidR="41C09BDA" w:rsidRPr="007E4A77" w:rsidDel="00B17357" w:rsidRDefault="41C09BDA" w:rsidP="00B82EFF">
      <w:pPr>
        <w:spacing w:before="120" w:after="120"/>
        <w:jc w:val="both"/>
        <w:rPr>
          <w:del w:id="103" w:author="Microsoft Office User" w:date="2025-03-10T12:09:00Z"/>
          <w:rFonts w:ascii="EC Square Sans Pro" w:eastAsia="EC Square Sans Pro" w:hAnsi="EC Square Sans Pro" w:cs="EC Square Sans Pro"/>
          <w:color w:val="000000" w:themeColor="text1"/>
          <w:lang w:val="en-GB"/>
        </w:rPr>
      </w:pPr>
    </w:p>
    <w:p w14:paraId="765B86FF" w14:textId="77777777" w:rsidR="00B82EFF" w:rsidRPr="007E4A77" w:rsidDel="00B17357" w:rsidRDefault="00B82EFF">
      <w:pPr>
        <w:rPr>
          <w:del w:id="104" w:author="Microsoft Office User" w:date="2025-03-10T12:09:00Z"/>
          <w:rFonts w:ascii="EC Square Sans Pro" w:eastAsia="EC Square Sans Pro" w:hAnsi="EC Square Sans Pro" w:cs="EC Square Sans Pro"/>
          <w:b/>
          <w:bCs/>
          <w:color w:val="000000" w:themeColor="text1"/>
          <w:lang w:val="en-GB"/>
        </w:rPr>
      </w:pPr>
      <w:del w:id="105" w:author="Microsoft Office User" w:date="2025-03-10T12:09:00Z">
        <w:r w:rsidRPr="007E4A77" w:rsidDel="00B17357">
          <w:rPr>
            <w:rFonts w:ascii="EC Square Sans Pro" w:eastAsia="EC Square Sans Pro" w:hAnsi="EC Square Sans Pro" w:cs="EC Square Sans Pro"/>
            <w:b/>
            <w:bCs/>
            <w:color w:val="000000" w:themeColor="text1"/>
            <w:lang w:val="en-GB"/>
          </w:rPr>
          <w:br w:type="page"/>
        </w:r>
      </w:del>
    </w:p>
    <w:p w14:paraId="2C02AE9E" w14:textId="1DDD7995" w:rsidR="00C40CB8" w:rsidDel="00B17357" w:rsidRDefault="00C40CB8" w:rsidP="00546F93">
      <w:pPr>
        <w:pStyle w:val="Heading3"/>
        <w:rPr>
          <w:del w:id="106" w:author="Microsoft Office User" w:date="2025-03-10T12:09:00Z"/>
          <w:rFonts w:ascii="EC Square Sans Pro" w:eastAsia="Times New Roman" w:hAnsi="EC Square Sans Pro" w:cs="Times New Roman"/>
          <w:b/>
          <w:bCs/>
          <w:color w:val="6CA644"/>
          <w:sz w:val="32"/>
          <w:szCs w:val="32"/>
          <w:lang w:val="en-GB" w:eastAsia="en-US"/>
        </w:rPr>
      </w:pPr>
      <w:del w:id="107" w:author="Microsoft Office User" w:date="2025-03-10T12:09:00Z">
        <w:r w:rsidRPr="00C40CB8" w:rsidDel="00B17357">
          <w:rPr>
            <w:rFonts w:ascii="EC Square Sans Pro" w:eastAsia="Times New Roman" w:hAnsi="EC Square Sans Pro" w:cs="Times New Roman"/>
            <w:b/>
            <w:bCs/>
            <w:color w:val="6CA644"/>
            <w:sz w:val="32"/>
            <w:szCs w:val="32"/>
            <w:lang w:val="en-GB" w:eastAsia="en-US"/>
          </w:rPr>
          <w:delText>References</w:delText>
        </w:r>
      </w:del>
    </w:p>
    <w:p w14:paraId="4A7DDBA8" w14:textId="674B8A87" w:rsidR="00D55ADA" w:rsidRPr="00911969" w:rsidDel="00B17357" w:rsidRDefault="00D55ADA" w:rsidP="00D55ADA">
      <w:pPr>
        <w:jc w:val="both"/>
        <w:rPr>
          <w:del w:id="108" w:author="Microsoft Office User" w:date="2025-03-10T12:09:00Z"/>
          <w:rFonts w:ascii="EC Square Sans Pro" w:eastAsia="Times New Roman" w:hAnsi="EC Square Sans Pro" w:cs="Times New Roman"/>
          <w:color w:val="9BBB59" w:themeColor="accent3"/>
          <w:sz w:val="20"/>
          <w:szCs w:val="20"/>
          <w:lang w:val="en-GB" w:eastAsia="en-GB"/>
        </w:rPr>
      </w:pPr>
      <w:del w:id="109" w:author="Microsoft Office User" w:date="2025-03-10T12:09:00Z">
        <w:r w:rsidRPr="00911969" w:rsidDel="00B17357">
          <w:rPr>
            <w:rFonts w:ascii="EC Square Sans Pro" w:eastAsia="Times New Roman" w:hAnsi="EC Square Sans Pro" w:cs="Times New Roman"/>
            <w:color w:val="9BBB59" w:themeColor="accent3"/>
            <w:sz w:val="20"/>
            <w:szCs w:val="20"/>
            <w:lang w:val="en-GB" w:eastAsia="en-GB"/>
          </w:rPr>
          <w:delText xml:space="preserve">New political context and priorities </w:delText>
        </w:r>
      </w:del>
    </w:p>
    <w:p w14:paraId="6E984807" w14:textId="078B300E" w:rsidR="00C40CB8" w:rsidRPr="00C40CB8" w:rsidDel="00B17357" w:rsidRDefault="00C40CB8" w:rsidP="00C40CB8">
      <w:pPr>
        <w:spacing w:after="160" w:line="257" w:lineRule="auto"/>
        <w:jc w:val="both"/>
        <w:rPr>
          <w:del w:id="110" w:author="Microsoft Office User" w:date="2025-03-10T12:09:00Z"/>
          <w:rFonts w:ascii="EC Square Sans Pro" w:eastAsia="Times New Roman" w:hAnsi="EC Square Sans Pro" w:cs="Times New Roman"/>
          <w:color w:val="0563C1"/>
          <w:sz w:val="20"/>
          <w:szCs w:val="20"/>
          <w:u w:val="single"/>
          <w:lang w:val="fr-FR" w:eastAsia="en-GB"/>
        </w:rPr>
      </w:pPr>
      <w:del w:id="111" w:author="Microsoft Office User" w:date="2025-03-10T12:09:00Z">
        <w:r w:rsidRPr="00C40CB8" w:rsidDel="00B17357">
          <w:rPr>
            <w:rFonts w:ascii="EC Square Sans Pro" w:eastAsia="Times New Roman" w:hAnsi="EC Square Sans Pro" w:cs="Times New Roman"/>
            <w:sz w:val="20"/>
            <w:szCs w:val="20"/>
            <w:lang w:val="en-GB" w:eastAsia="en-GB"/>
          </w:rPr>
          <w:delText>[1]</w:delText>
        </w:r>
        <w:r w:rsidRPr="00C40CB8" w:rsidDel="00B17357">
          <w:rPr>
            <w:rFonts w:ascii="EC Square Sans Pro" w:eastAsia="Times New Roman" w:hAnsi="EC Square Sans Pro" w:cs="Times New Roman"/>
            <w:sz w:val="20"/>
            <w:szCs w:val="20"/>
            <w:lang w:val="en-GB" w:eastAsia="en-GB"/>
          </w:rPr>
          <w:tab/>
          <w:delText xml:space="preserve">E. Council, “EU Strategic Agenda 2024—2029.” [Online]. </w:delText>
        </w:r>
        <w:r w:rsidRPr="00C40CB8" w:rsidDel="00B17357">
          <w:rPr>
            <w:rFonts w:ascii="EC Square Sans Pro" w:eastAsia="Times New Roman" w:hAnsi="EC Square Sans Pro" w:cs="Times New Roman"/>
            <w:sz w:val="20"/>
            <w:szCs w:val="20"/>
            <w:lang w:val="fr-FR" w:eastAsia="en-GB"/>
          </w:rPr>
          <w:delText xml:space="preserve">Available: </w:delText>
        </w:r>
        <w:r w:rsidR="00F43DFD" w:rsidDel="00B17357">
          <w:fldChar w:fldCharType="begin"/>
        </w:r>
        <w:r w:rsidR="00F43DFD" w:rsidRPr="00463AC7" w:rsidDel="00B17357">
          <w:rPr>
            <w:lang w:val="fr-FR"/>
            <w:rPrChange w:id="112" w:author="BARBERO VIGNOLA Giulia (JRC-ISPRA)" w:date="2025-02-17T15:45:00Z">
              <w:rPr/>
            </w:rPrChange>
          </w:rPr>
          <w:delInstrText xml:space="preserve"> HYPERLINK "https://www.consilium.europa.eu/media/yxrc05pz/sn02167en24_web.pdf" </w:delInstrText>
        </w:r>
        <w:r w:rsidR="00F43DFD" w:rsidDel="00B17357">
          <w:fldChar w:fldCharType="separate"/>
        </w:r>
        <w:r w:rsidRPr="00C40CB8" w:rsidDel="00B17357">
          <w:rPr>
            <w:rFonts w:ascii="EC Square Sans Pro" w:eastAsia="Times New Roman" w:hAnsi="EC Square Sans Pro" w:cs="Times New Roman"/>
            <w:color w:val="0563C1"/>
            <w:sz w:val="20"/>
            <w:szCs w:val="20"/>
            <w:u w:val="single"/>
            <w:lang w:val="fr-FR" w:eastAsia="en-GB"/>
          </w:rPr>
          <w:delText>https://www.consilium.europa.eu/media/yxrc05pz/sn02167en24_web.pdf</w:delText>
        </w:r>
        <w:r w:rsidR="00F43DFD" w:rsidDel="00B17357">
          <w:rPr>
            <w:rFonts w:ascii="EC Square Sans Pro" w:eastAsia="Times New Roman" w:hAnsi="EC Square Sans Pro" w:cs="Times New Roman"/>
            <w:color w:val="0563C1"/>
            <w:sz w:val="20"/>
            <w:szCs w:val="20"/>
            <w:u w:val="single"/>
            <w:lang w:val="fr-FR" w:eastAsia="en-GB"/>
          </w:rPr>
          <w:fldChar w:fldCharType="end"/>
        </w:r>
      </w:del>
    </w:p>
    <w:p w14:paraId="6310199F" w14:textId="574DE184" w:rsidR="00C40CB8" w:rsidRPr="00C40CB8" w:rsidDel="00B17357" w:rsidRDefault="00C40CB8" w:rsidP="00C40CB8">
      <w:pPr>
        <w:spacing w:after="160" w:line="257" w:lineRule="auto"/>
        <w:jc w:val="both"/>
        <w:rPr>
          <w:del w:id="113" w:author="Microsoft Office User" w:date="2025-03-10T12:09:00Z"/>
          <w:rFonts w:ascii="EC Square Sans Pro" w:eastAsia="Times New Roman" w:hAnsi="EC Square Sans Pro" w:cs="Times New Roman"/>
          <w:color w:val="0563C1"/>
          <w:sz w:val="20"/>
          <w:szCs w:val="20"/>
          <w:u w:val="single"/>
          <w:lang w:val="en-GB" w:eastAsia="en-GB"/>
        </w:rPr>
      </w:pPr>
      <w:del w:id="114" w:author="Microsoft Office User" w:date="2025-03-10T12:09:00Z">
        <w:r w:rsidRPr="00C40CB8" w:rsidDel="00B17357">
          <w:rPr>
            <w:rFonts w:ascii="EC Square Sans Pro" w:eastAsia="Times New Roman" w:hAnsi="EC Square Sans Pro" w:cs="Times New Roman"/>
            <w:sz w:val="20"/>
            <w:szCs w:val="20"/>
            <w:lang w:val="en-GB" w:eastAsia="en-GB"/>
          </w:rPr>
          <w:delText>[2]</w:delText>
        </w:r>
        <w:r w:rsidRPr="00C40CB8" w:rsidDel="00B17357">
          <w:rPr>
            <w:rFonts w:ascii="EC Square Sans Pro" w:eastAsia="Times New Roman" w:hAnsi="EC Square Sans Pro" w:cs="Times New Roman"/>
            <w:sz w:val="20"/>
            <w:szCs w:val="20"/>
            <w:lang w:val="en-GB" w:eastAsia="en-GB"/>
          </w:rPr>
          <w:tab/>
          <w:delText xml:space="preserve">M. Draghi, “The future of European competitiveness (Part A)—A competitiveness strategy for Europe.” European Commission. [Online]. Available: </w:delText>
        </w:r>
        <w:r w:rsidR="00F43DFD" w:rsidDel="00B17357">
          <w:fldChar w:fldCharType="begin"/>
        </w:r>
        <w:r w:rsidR="00F43DFD" w:rsidRPr="00F43DFD" w:rsidDel="00B17357">
          <w:rPr>
            <w:lang w:val="en-GB"/>
            <w:rPrChange w:id="115" w:author="MARELLI Luisa (JRC-ISPRA)" w:date="2025-02-14T17:54:00Z">
              <w:rPr/>
            </w:rPrChange>
          </w:rPr>
          <w:delInstrText xml:space="preserve"> HYPERLINK "https://commission.europa.eu/document/download/97e481fd-2dc3-412d-be4c-f152a8232961_en?filename=The%20future%20of%20European%20competitiveness%20_%20A%20competitiveness%20strategy%20for%20Europe.pdf" </w:delInstrText>
        </w:r>
        <w:r w:rsidR="00F43DFD" w:rsidDel="00B17357">
          <w:fldChar w:fldCharType="separate"/>
        </w:r>
        <w:r w:rsidRPr="00C40CB8" w:rsidDel="00B17357">
          <w:rPr>
            <w:rFonts w:ascii="EC Square Sans Pro" w:eastAsia="Times New Roman" w:hAnsi="EC Square Sans Pro" w:cs="Times New Roman"/>
            <w:color w:val="0563C1"/>
            <w:sz w:val="20"/>
            <w:szCs w:val="20"/>
            <w:u w:val="single"/>
            <w:lang w:val="en-GB" w:eastAsia="en-GB"/>
          </w:rPr>
          <w:delText>https://commission.europa.eu/document/download/97e481fd-2dc3-412d-be4c-f152a8232961_en?filename=The%20future%20of%20European%20competitiveness%20_%20A%20competitiveness%20strategy%20for%20Europe.pdf</w:delText>
        </w:r>
        <w:r w:rsidR="00F43DFD" w:rsidDel="00B17357">
          <w:rPr>
            <w:rFonts w:ascii="EC Square Sans Pro" w:eastAsia="Times New Roman" w:hAnsi="EC Square Sans Pro" w:cs="Times New Roman"/>
            <w:color w:val="0563C1"/>
            <w:sz w:val="20"/>
            <w:szCs w:val="20"/>
            <w:u w:val="single"/>
            <w:lang w:val="en-GB" w:eastAsia="en-GB"/>
          </w:rPr>
          <w:fldChar w:fldCharType="end"/>
        </w:r>
      </w:del>
    </w:p>
    <w:p w14:paraId="7BB3C3F2" w14:textId="64268674" w:rsidR="00C40CB8" w:rsidRPr="00C40CB8" w:rsidDel="00B17357" w:rsidRDefault="00C40CB8" w:rsidP="00C40CB8">
      <w:pPr>
        <w:spacing w:after="160" w:line="257" w:lineRule="auto"/>
        <w:jc w:val="both"/>
        <w:rPr>
          <w:del w:id="116" w:author="Microsoft Office User" w:date="2025-03-10T12:09:00Z"/>
          <w:rFonts w:ascii="EC Square Sans Pro" w:eastAsia="Times New Roman" w:hAnsi="EC Square Sans Pro" w:cs="Times New Roman"/>
          <w:color w:val="0563C1"/>
          <w:sz w:val="20"/>
          <w:szCs w:val="20"/>
          <w:u w:val="single"/>
          <w:lang w:val="en-GB" w:eastAsia="en-GB"/>
        </w:rPr>
      </w:pPr>
      <w:del w:id="117" w:author="Microsoft Office User" w:date="2025-03-10T12:09:00Z">
        <w:r w:rsidRPr="00C40CB8" w:rsidDel="00B17357">
          <w:rPr>
            <w:rFonts w:ascii="EC Square Sans Pro" w:eastAsia="Times New Roman" w:hAnsi="EC Square Sans Pro" w:cs="Times New Roman"/>
            <w:sz w:val="20"/>
            <w:szCs w:val="20"/>
            <w:lang w:val="en-GB" w:eastAsia="en-GB"/>
          </w:rPr>
          <w:delText>[3]</w:delText>
        </w:r>
        <w:r w:rsidRPr="00C40CB8" w:rsidDel="00B17357">
          <w:rPr>
            <w:rFonts w:ascii="EC Square Sans Pro" w:eastAsia="Times New Roman" w:hAnsi="EC Square Sans Pro" w:cs="Times New Roman"/>
            <w:sz w:val="20"/>
            <w:szCs w:val="20"/>
            <w:lang w:val="en-GB" w:eastAsia="en-GB"/>
          </w:rPr>
          <w:tab/>
          <w:delText xml:space="preserve">M. Draghi, “The future of European competitiveness (Part B) – In-depth analysis and recommendations.” European Commission. [Online]. Available: </w:delText>
        </w:r>
        <w:r w:rsidR="00F43DFD" w:rsidDel="00B17357">
          <w:fldChar w:fldCharType="begin"/>
        </w:r>
        <w:r w:rsidR="00F43DFD" w:rsidRPr="00F43DFD" w:rsidDel="00B17357">
          <w:rPr>
            <w:lang w:val="en-GB"/>
            <w:rPrChange w:id="118" w:author="MARELLI Luisa (JRC-ISPRA)" w:date="2025-02-14T17:54:00Z">
              <w:rPr/>
            </w:rPrChange>
          </w:rPr>
          <w:delInstrText xml:space="preserve"> HYPERLINK "https://commission.europa.eu/document/download/ec1409c1-d4b4-4882-8bdd-3519f86bbb92_en?filename=The%20future%20of%20European%20competitiveness_%20In-depth%20analysis%20and%20recommendations_0.pdf" </w:delInstrText>
        </w:r>
        <w:r w:rsidR="00F43DFD" w:rsidDel="00B17357">
          <w:fldChar w:fldCharType="separate"/>
        </w:r>
        <w:r w:rsidRPr="00C40CB8" w:rsidDel="00B17357">
          <w:rPr>
            <w:rFonts w:ascii="EC Square Sans Pro" w:eastAsia="Times New Roman" w:hAnsi="EC Square Sans Pro" w:cs="Times New Roman"/>
            <w:color w:val="0563C1"/>
            <w:sz w:val="20"/>
            <w:szCs w:val="20"/>
            <w:u w:val="single"/>
            <w:lang w:val="en-GB" w:eastAsia="en-GB"/>
          </w:rPr>
          <w:delText>https://commission.europa.eu/document/download/ec1409c1-d4b4-4882-8bdd-3519f86bbb92_en?filename=The%20future%20of%20European%20competitiveness_%20In-depth%20analysis%20and%20recommendations_0.pdf</w:delText>
        </w:r>
        <w:r w:rsidR="00F43DFD" w:rsidDel="00B17357">
          <w:rPr>
            <w:rFonts w:ascii="EC Square Sans Pro" w:eastAsia="Times New Roman" w:hAnsi="EC Square Sans Pro" w:cs="Times New Roman"/>
            <w:color w:val="0563C1"/>
            <w:sz w:val="20"/>
            <w:szCs w:val="20"/>
            <w:u w:val="single"/>
            <w:lang w:val="en-GB" w:eastAsia="en-GB"/>
          </w:rPr>
          <w:fldChar w:fldCharType="end"/>
        </w:r>
      </w:del>
    </w:p>
    <w:p w14:paraId="30CC10A6" w14:textId="02E8A826" w:rsidR="00D55ADA" w:rsidRPr="00D55ADA" w:rsidDel="00B17357" w:rsidRDefault="00D55ADA" w:rsidP="00D55ADA">
      <w:pPr>
        <w:jc w:val="both"/>
        <w:rPr>
          <w:del w:id="119" w:author="Microsoft Office User" w:date="2025-03-10T12:09:00Z"/>
          <w:rFonts w:ascii="EC Square Sans Pro" w:eastAsia="Times New Roman" w:hAnsi="EC Square Sans Pro" w:cs="Times New Roman"/>
          <w:color w:val="9BBB59" w:themeColor="accent3"/>
          <w:sz w:val="20"/>
          <w:szCs w:val="20"/>
          <w:lang w:val="it-IT" w:eastAsia="en-GB"/>
        </w:rPr>
      </w:pPr>
      <w:del w:id="120" w:author="Microsoft Office User" w:date="2025-03-10T12:09:00Z">
        <w:r w:rsidDel="00B17357">
          <w:rPr>
            <w:rFonts w:ascii="EC Square Sans Pro" w:eastAsia="Times New Roman" w:hAnsi="EC Square Sans Pro" w:cs="Times New Roman"/>
            <w:color w:val="9BBB59" w:themeColor="accent3"/>
            <w:sz w:val="20"/>
            <w:szCs w:val="20"/>
            <w:lang w:val="it-IT" w:eastAsia="en-GB"/>
          </w:rPr>
          <w:delText>Cost of inaction - PESETA</w:delText>
        </w:r>
      </w:del>
    </w:p>
    <w:p w14:paraId="207D7BD2" w14:textId="7919B50C" w:rsidR="00C40CB8" w:rsidRPr="00C40CB8" w:rsidDel="00B17357" w:rsidRDefault="00C40CB8" w:rsidP="00C40CB8">
      <w:pPr>
        <w:spacing w:before="120" w:after="120" w:line="259" w:lineRule="auto"/>
        <w:jc w:val="both"/>
        <w:rPr>
          <w:del w:id="121" w:author="Microsoft Office User" w:date="2025-03-10T12:09:00Z"/>
          <w:rFonts w:ascii="EC Square Sans Pro" w:eastAsia="Times New Roman" w:hAnsi="EC Square Sans Pro" w:cs="Times New Roman"/>
          <w:sz w:val="20"/>
          <w:szCs w:val="20"/>
          <w:lang w:val="en-GB" w:eastAsia="en-GB"/>
        </w:rPr>
      </w:pPr>
      <w:del w:id="122" w:author="Microsoft Office User" w:date="2025-03-10T12:09:00Z">
        <w:r w:rsidRPr="00C40CB8" w:rsidDel="00B17357">
          <w:rPr>
            <w:rFonts w:ascii="EC Square Sans Pro" w:eastAsia="Times New Roman" w:hAnsi="EC Square Sans Pro" w:cs="Times New Roman"/>
            <w:sz w:val="20"/>
            <w:szCs w:val="20"/>
            <w:lang w:val="it-IT" w:eastAsia="en-GB"/>
          </w:rPr>
          <w:delText xml:space="preserve">Dottori F, Mentaschi L, Bianchi A et al. </w:delText>
        </w:r>
        <w:r w:rsidRPr="00C40CB8" w:rsidDel="00B17357">
          <w:rPr>
            <w:rFonts w:ascii="EC Square Sans Pro" w:eastAsia="Times New Roman" w:hAnsi="EC Square Sans Pro" w:cs="Times New Roman"/>
            <w:sz w:val="20"/>
            <w:szCs w:val="20"/>
            <w:lang w:val="en-GB" w:eastAsia="en-GB"/>
          </w:rPr>
          <w:delText>(2023). Cost-effective adaptation strategies to rising river flood risk in Europe. Nat. Clim. Chang. 13, 196–202. https://doi.org/10.1038/s41558-022-01540-0</w:delText>
        </w:r>
      </w:del>
    </w:p>
    <w:p w14:paraId="0903FC43" w14:textId="3AEE5268" w:rsidR="00C40CB8" w:rsidRPr="00C40CB8" w:rsidDel="00B17357" w:rsidRDefault="00C40CB8" w:rsidP="00C40CB8">
      <w:pPr>
        <w:spacing w:before="240" w:after="120" w:line="259" w:lineRule="auto"/>
        <w:jc w:val="both"/>
        <w:rPr>
          <w:del w:id="123" w:author="Microsoft Office User" w:date="2025-03-10T12:09:00Z"/>
          <w:rFonts w:ascii="EC Square Sans Pro" w:eastAsia="Times New Roman" w:hAnsi="EC Square Sans Pro" w:cs="Times New Roman"/>
          <w:sz w:val="20"/>
          <w:szCs w:val="20"/>
          <w:lang w:val="en-GB" w:eastAsia="en-GB"/>
        </w:rPr>
      </w:pPr>
      <w:del w:id="124" w:author="Microsoft Office User" w:date="2025-03-10T12:09:00Z">
        <w:r w:rsidRPr="00C40CB8" w:rsidDel="00B17357">
          <w:rPr>
            <w:rFonts w:ascii="EC Square Sans Pro" w:eastAsia="Times New Roman" w:hAnsi="EC Square Sans Pro" w:cs="Times New Roman"/>
            <w:sz w:val="20"/>
            <w:szCs w:val="20"/>
            <w:lang w:val="en-GB" w:eastAsia="en-GB"/>
          </w:rPr>
          <w:delText>European Commission (2024), Ninth report on economic, social and territorial cohesion. Publications Office of the European Union, Luxembourg.</w:delText>
        </w:r>
      </w:del>
    </w:p>
    <w:p w14:paraId="78F14910" w14:textId="0B788100" w:rsidR="00C40CB8" w:rsidRPr="00C40CB8" w:rsidDel="00B17357" w:rsidRDefault="00C40CB8" w:rsidP="00C40CB8">
      <w:pPr>
        <w:spacing w:before="120" w:after="120" w:line="259" w:lineRule="auto"/>
        <w:jc w:val="both"/>
        <w:rPr>
          <w:del w:id="125" w:author="Microsoft Office User" w:date="2025-03-10T12:09:00Z"/>
          <w:rFonts w:ascii="EC Square Sans Pro" w:eastAsia="Times New Roman" w:hAnsi="EC Square Sans Pro" w:cs="Times New Roman"/>
          <w:sz w:val="20"/>
          <w:szCs w:val="20"/>
          <w:lang w:val="en-GB" w:eastAsia="en-GB"/>
        </w:rPr>
      </w:pPr>
      <w:del w:id="126" w:author="Microsoft Office User" w:date="2025-03-10T12:09:00Z">
        <w:r w:rsidRPr="00463AC7" w:rsidDel="00B17357">
          <w:rPr>
            <w:rFonts w:ascii="EC Square Sans Pro" w:eastAsia="Times New Roman" w:hAnsi="EC Square Sans Pro" w:cs="Times New Roman"/>
            <w:sz w:val="20"/>
            <w:szCs w:val="20"/>
            <w:lang w:val="it-IT" w:eastAsia="en-GB"/>
            <w:rPrChange w:id="127" w:author="BARBERO VIGNOLA Giulia (JRC-ISPRA)" w:date="2025-02-17T15:45:00Z">
              <w:rPr>
                <w:rFonts w:ascii="EC Square Sans Pro" w:eastAsia="Times New Roman" w:hAnsi="EC Square Sans Pro" w:cs="Times New Roman"/>
                <w:sz w:val="20"/>
                <w:szCs w:val="20"/>
                <w:lang w:val="en-GB" w:eastAsia="en-GB"/>
              </w:rPr>
            </w:rPrChange>
          </w:rPr>
          <w:delText xml:space="preserve">Feyen L., Ciscar J.C., Gosling S., Ibarreta D., Soria A. (editors) (2020). </w:delText>
        </w:r>
        <w:r w:rsidRPr="00C40CB8" w:rsidDel="00B17357">
          <w:rPr>
            <w:rFonts w:ascii="EC Square Sans Pro" w:eastAsia="Times New Roman" w:hAnsi="EC Square Sans Pro" w:cs="Times New Roman"/>
            <w:sz w:val="20"/>
            <w:szCs w:val="20"/>
            <w:lang w:val="en-GB" w:eastAsia="en-GB"/>
          </w:rPr>
          <w:delText>Climate change impacts and adaptation in Europe. JRC PESETA IV final report. EUR 30180EN, Publications Office of the European Union, Luxembourg, ISBN 978-92-76-18123-1, doi:10.2760/171121, JRC119178.</w:delText>
        </w:r>
      </w:del>
    </w:p>
    <w:p w14:paraId="5B8CE9E4" w14:textId="5115E5F5" w:rsidR="00C40CB8" w:rsidRPr="00C40CB8" w:rsidDel="00B17357" w:rsidRDefault="00C40CB8" w:rsidP="00C40CB8">
      <w:pPr>
        <w:spacing w:before="240" w:after="120" w:line="259" w:lineRule="auto"/>
        <w:jc w:val="both"/>
        <w:rPr>
          <w:del w:id="128" w:author="Microsoft Office User" w:date="2025-03-10T12:09:00Z"/>
          <w:rFonts w:ascii="EC Square Sans Pro" w:eastAsia="Times New Roman" w:hAnsi="EC Square Sans Pro" w:cs="Times New Roman"/>
          <w:sz w:val="20"/>
          <w:szCs w:val="20"/>
          <w:lang w:val="en-GB" w:eastAsia="en-GB"/>
        </w:rPr>
      </w:pPr>
      <w:del w:id="129" w:author="Microsoft Office User" w:date="2025-03-10T12:09:00Z">
        <w:r w:rsidRPr="00C40CB8" w:rsidDel="00B17357">
          <w:rPr>
            <w:rFonts w:ascii="EC Square Sans Pro" w:eastAsia="Times New Roman" w:hAnsi="EC Square Sans Pro" w:cs="Times New Roman"/>
            <w:sz w:val="20"/>
            <w:szCs w:val="20"/>
            <w:lang w:val="en-GB" w:eastAsia="en-GB"/>
          </w:rPr>
          <w:delText xml:space="preserve">García-León D, Masselot P, Mistry MN, Gasparrini A, Motta C, Feyen L, Ciscar JC (2024), Temperature-related mortality burden and projected change in 1368 European regions: a modelling study. Lancet Public Health Sep;9(9):e644-e653. doi: 10.1016/S2468-2667(24)00179-8. </w:delText>
        </w:r>
      </w:del>
    </w:p>
    <w:p w14:paraId="47F5AC11" w14:textId="357816E7" w:rsidR="00C40CB8" w:rsidRPr="00C40CB8" w:rsidDel="00B17357" w:rsidRDefault="00C40CB8" w:rsidP="00C40CB8">
      <w:pPr>
        <w:spacing w:before="120" w:after="120" w:line="259" w:lineRule="auto"/>
        <w:jc w:val="both"/>
        <w:rPr>
          <w:del w:id="130" w:author="Microsoft Office User" w:date="2025-03-10T12:09:00Z"/>
          <w:rFonts w:ascii="EC Square Sans Pro" w:eastAsia="Times New Roman" w:hAnsi="EC Square Sans Pro" w:cs="Times New Roman"/>
          <w:sz w:val="20"/>
          <w:szCs w:val="20"/>
          <w:lang w:val="en-GB" w:eastAsia="en-GB"/>
        </w:rPr>
      </w:pPr>
      <w:del w:id="131" w:author="Microsoft Office User" w:date="2025-03-10T12:09:00Z">
        <w:r w:rsidRPr="00C40CB8" w:rsidDel="00B17357">
          <w:rPr>
            <w:rFonts w:ascii="EC Square Sans Pro" w:eastAsia="Times New Roman" w:hAnsi="EC Square Sans Pro" w:cs="Times New Roman"/>
            <w:sz w:val="20"/>
            <w:szCs w:val="20"/>
            <w:lang w:val="en-GB" w:eastAsia="en-GB"/>
          </w:rPr>
          <w:delText>Matei NA, García-León D, Dosio A et al. (2023). Regional impact of climate change on European tourism demand, Publications Office of the European Union, Luxembourg, doi:10.2760/899611, JRC131508.</w:delText>
        </w:r>
      </w:del>
    </w:p>
    <w:p w14:paraId="36D6D2A8" w14:textId="0986CD5B" w:rsidR="00C40CB8" w:rsidRPr="00463AC7" w:rsidDel="00B17357" w:rsidRDefault="00C40CB8" w:rsidP="00C40CB8">
      <w:pPr>
        <w:spacing w:before="120" w:after="120" w:line="259" w:lineRule="auto"/>
        <w:jc w:val="both"/>
        <w:rPr>
          <w:del w:id="132" w:author="Microsoft Office User" w:date="2025-03-10T12:09:00Z"/>
          <w:rFonts w:ascii="EC Square Sans Pro" w:eastAsia="Times New Roman" w:hAnsi="EC Square Sans Pro" w:cs="Times New Roman"/>
          <w:sz w:val="20"/>
          <w:szCs w:val="20"/>
          <w:lang w:val="en-GB" w:eastAsia="en-GB"/>
          <w:rPrChange w:id="133" w:author="BARBERO VIGNOLA Giulia (JRC-ISPRA)" w:date="2025-02-17T15:50:00Z">
            <w:rPr>
              <w:del w:id="134" w:author="Microsoft Office User" w:date="2025-03-10T12:09:00Z"/>
              <w:rFonts w:ascii="EC Square Sans Pro" w:eastAsia="Times New Roman" w:hAnsi="EC Square Sans Pro" w:cs="Times New Roman"/>
              <w:sz w:val="20"/>
              <w:szCs w:val="20"/>
              <w:lang w:val="it-IT" w:eastAsia="en-GB"/>
            </w:rPr>
          </w:rPrChange>
        </w:rPr>
      </w:pPr>
      <w:del w:id="135" w:author="Microsoft Office User" w:date="2025-03-10T12:09:00Z">
        <w:r w:rsidRPr="00C40CB8" w:rsidDel="00B17357">
          <w:rPr>
            <w:rFonts w:ascii="EC Square Sans Pro" w:eastAsia="Times New Roman" w:hAnsi="EC Square Sans Pro" w:cs="Times New Roman"/>
            <w:sz w:val="20"/>
            <w:szCs w:val="20"/>
            <w:lang w:val="it-IT" w:eastAsia="en-GB"/>
          </w:rPr>
          <w:delText xml:space="preserve">Naumann G., Cammalleri C., Mentaschi L., Feyen L (2021). </w:delText>
        </w:r>
        <w:r w:rsidRPr="00C40CB8" w:rsidDel="00B17357">
          <w:rPr>
            <w:rFonts w:ascii="EC Square Sans Pro" w:eastAsia="Times New Roman" w:hAnsi="EC Square Sans Pro" w:cs="Times New Roman"/>
            <w:sz w:val="20"/>
            <w:szCs w:val="20"/>
            <w:lang w:val="en-GB" w:eastAsia="en-GB"/>
          </w:rPr>
          <w:delText xml:space="preserve">Increased economic drought impacts in Europe with anthropogenic warming. </w:delText>
        </w:r>
        <w:r w:rsidRPr="00463AC7" w:rsidDel="00B17357">
          <w:rPr>
            <w:rFonts w:ascii="EC Square Sans Pro" w:eastAsia="Times New Roman" w:hAnsi="EC Square Sans Pro" w:cs="Times New Roman"/>
            <w:sz w:val="20"/>
            <w:szCs w:val="20"/>
            <w:lang w:val="en-GB" w:eastAsia="en-GB"/>
            <w:rPrChange w:id="136" w:author="BARBERO VIGNOLA Giulia (JRC-ISPRA)" w:date="2025-02-17T15:50:00Z">
              <w:rPr>
                <w:rFonts w:ascii="EC Square Sans Pro" w:eastAsia="Times New Roman" w:hAnsi="EC Square Sans Pro" w:cs="Times New Roman"/>
                <w:sz w:val="20"/>
                <w:szCs w:val="20"/>
                <w:lang w:val="it-IT" w:eastAsia="en-GB"/>
              </w:rPr>
            </w:rPrChange>
          </w:rPr>
          <w:delText>Nature Climate Change 11: 485–491.</w:delText>
        </w:r>
      </w:del>
    </w:p>
    <w:p w14:paraId="6A5C3FA2" w14:textId="28F8987C" w:rsidR="00C40CB8" w:rsidRPr="00C40CB8" w:rsidDel="00B17357" w:rsidRDefault="00C40CB8" w:rsidP="00C40CB8">
      <w:pPr>
        <w:spacing w:before="120" w:after="120" w:line="259" w:lineRule="auto"/>
        <w:jc w:val="both"/>
        <w:rPr>
          <w:del w:id="137" w:author="Microsoft Office User" w:date="2025-03-10T12:09:00Z"/>
          <w:rFonts w:ascii="EC Square Sans Pro" w:eastAsia="Times New Roman" w:hAnsi="EC Square Sans Pro" w:cs="Times New Roman"/>
          <w:sz w:val="20"/>
          <w:szCs w:val="20"/>
          <w:lang w:val="fr-FR" w:eastAsia="en-GB"/>
        </w:rPr>
      </w:pPr>
      <w:del w:id="138" w:author="Microsoft Office User" w:date="2025-03-10T12:09:00Z">
        <w:r w:rsidRPr="00463AC7" w:rsidDel="00B17357">
          <w:rPr>
            <w:rFonts w:ascii="EC Square Sans Pro" w:eastAsia="Times New Roman" w:hAnsi="EC Square Sans Pro" w:cs="Times New Roman"/>
            <w:sz w:val="20"/>
            <w:szCs w:val="20"/>
            <w:lang w:val="en-GB" w:eastAsia="en-GB"/>
            <w:rPrChange w:id="139" w:author="BARBERO VIGNOLA Giulia (JRC-ISPRA)" w:date="2025-02-17T15:50:00Z">
              <w:rPr>
                <w:rFonts w:ascii="EC Square Sans Pro" w:eastAsia="Times New Roman" w:hAnsi="EC Square Sans Pro" w:cs="Times New Roman"/>
                <w:sz w:val="20"/>
                <w:szCs w:val="20"/>
                <w:lang w:val="it-IT" w:eastAsia="en-GB"/>
              </w:rPr>
            </w:rPrChange>
          </w:rPr>
          <w:delText xml:space="preserve">Vousdoukas MI, Mentaschi L, Hinkel J et al. </w:delText>
        </w:r>
        <w:r w:rsidRPr="00C40CB8" w:rsidDel="00B17357">
          <w:rPr>
            <w:rFonts w:ascii="EC Square Sans Pro" w:eastAsia="Times New Roman" w:hAnsi="EC Square Sans Pro" w:cs="Times New Roman"/>
            <w:sz w:val="20"/>
            <w:szCs w:val="20"/>
            <w:lang w:val="en-GB" w:eastAsia="en-GB"/>
          </w:rPr>
          <w:delText xml:space="preserve">(2020). Economic motivation for raising coastal flood defenses in Europe. </w:delText>
        </w:r>
        <w:r w:rsidRPr="00C40CB8" w:rsidDel="00B17357">
          <w:rPr>
            <w:rFonts w:ascii="EC Square Sans Pro" w:eastAsia="Times New Roman" w:hAnsi="EC Square Sans Pro" w:cs="Times New Roman"/>
            <w:sz w:val="20"/>
            <w:szCs w:val="20"/>
            <w:lang w:val="fr-FR" w:eastAsia="en-GB"/>
          </w:rPr>
          <w:delText xml:space="preserve">Nat Commun 11, 2119. https://doi.org/10.1038/s41467-020-15665-3 </w:delText>
        </w:r>
      </w:del>
    </w:p>
    <w:p w14:paraId="70022A6D" w14:textId="24F81AA7" w:rsidR="00C40CB8" w:rsidRPr="00C40CB8" w:rsidDel="00B17357" w:rsidRDefault="00C40CB8" w:rsidP="00C40CB8">
      <w:pPr>
        <w:spacing w:before="120" w:after="120" w:line="259" w:lineRule="auto"/>
        <w:jc w:val="both"/>
        <w:rPr>
          <w:del w:id="140" w:author="Microsoft Office User" w:date="2025-03-10T12:09:00Z"/>
          <w:rFonts w:ascii="EC Square Sans Pro" w:eastAsia="Times New Roman" w:hAnsi="EC Square Sans Pro" w:cs="Times New Roman"/>
          <w:sz w:val="20"/>
          <w:szCs w:val="20"/>
          <w:lang w:val="en-GB" w:eastAsia="en-GB"/>
        </w:rPr>
      </w:pPr>
      <w:del w:id="141" w:author="Microsoft Office User" w:date="2025-03-10T12:09:00Z">
        <w:r w:rsidRPr="00C40CB8" w:rsidDel="00B17357">
          <w:rPr>
            <w:rFonts w:ascii="EC Square Sans Pro" w:eastAsia="Times New Roman" w:hAnsi="EC Square Sans Pro" w:cs="Times New Roman"/>
            <w:sz w:val="20"/>
            <w:szCs w:val="20"/>
            <w:lang w:val="fr-FR" w:eastAsia="en-GB"/>
          </w:rPr>
          <w:delText xml:space="preserve">Wojciech Szewczyk et al (2021) Environ. </w:delText>
        </w:r>
        <w:r w:rsidRPr="00C40CB8" w:rsidDel="00B17357">
          <w:rPr>
            <w:rFonts w:ascii="EC Square Sans Pro" w:eastAsia="Times New Roman" w:hAnsi="EC Square Sans Pro" w:cs="Times New Roman"/>
            <w:sz w:val="20"/>
            <w:szCs w:val="20"/>
            <w:lang w:val="en-GB" w:eastAsia="en-GB"/>
          </w:rPr>
          <w:delText>Res. Lett. 16 105002, DOI 10.1088/1748-9326/ac24cf</w:delText>
        </w:r>
      </w:del>
    </w:p>
    <w:p w14:paraId="4A3DA6FB" w14:textId="2D1BAE2E" w:rsidR="00546F93" w:rsidRPr="00911969" w:rsidDel="00B17357" w:rsidRDefault="00546F93" w:rsidP="00546F93">
      <w:pPr>
        <w:jc w:val="both"/>
        <w:rPr>
          <w:del w:id="142" w:author="Microsoft Office User" w:date="2025-03-10T12:09:00Z"/>
          <w:rFonts w:ascii="EC Square Sans Pro" w:eastAsia="Times New Roman" w:hAnsi="EC Square Sans Pro" w:cs="Times New Roman"/>
          <w:color w:val="9BBB59" w:themeColor="accent3"/>
          <w:sz w:val="20"/>
          <w:szCs w:val="20"/>
          <w:lang w:val="en-GB" w:eastAsia="en-GB"/>
        </w:rPr>
      </w:pPr>
      <w:del w:id="143" w:author="Microsoft Office User" w:date="2025-03-10T12:09:00Z">
        <w:r w:rsidRPr="00911969" w:rsidDel="00B17357">
          <w:rPr>
            <w:rFonts w:ascii="EC Square Sans Pro" w:eastAsia="Times New Roman" w:hAnsi="EC Square Sans Pro" w:cs="Times New Roman"/>
            <w:color w:val="9BBB59" w:themeColor="accent3"/>
            <w:sz w:val="20"/>
            <w:szCs w:val="20"/>
            <w:lang w:val="en-GB" w:eastAsia="en-GB"/>
          </w:rPr>
          <w:delText>Competitiveness of the green transition</w:delText>
        </w:r>
      </w:del>
    </w:p>
    <w:p w14:paraId="2E65F965" w14:textId="7FC8A1C9" w:rsidR="00C40CB8" w:rsidRPr="00C40CB8" w:rsidDel="00B17357" w:rsidRDefault="00C40CB8" w:rsidP="00C40CB8">
      <w:pPr>
        <w:jc w:val="both"/>
        <w:rPr>
          <w:del w:id="144" w:author="Microsoft Office User" w:date="2025-03-10T12:09:00Z"/>
          <w:rFonts w:ascii="EC Square Sans Pro" w:eastAsia="Times New Roman" w:hAnsi="EC Square Sans Pro" w:cs="Times New Roman"/>
          <w:color w:val="0563C1"/>
          <w:sz w:val="20"/>
          <w:szCs w:val="20"/>
          <w:u w:val="single"/>
          <w:lang w:val="en-GB" w:eastAsia="en-GB"/>
        </w:rPr>
      </w:pPr>
      <w:del w:id="145" w:author="Microsoft Office User" w:date="2025-03-10T12:09:00Z">
        <w:r w:rsidRPr="00C40CB8" w:rsidDel="00B17357">
          <w:rPr>
            <w:rFonts w:ascii="EC Square Sans Pro" w:eastAsia="Times New Roman" w:hAnsi="EC Square Sans Pro" w:cs="Times New Roman"/>
            <w:sz w:val="20"/>
            <w:szCs w:val="20"/>
            <w:lang w:val="en-GB" w:eastAsia="en-GB"/>
          </w:rPr>
          <w:delText xml:space="preserve">[1]   M. Draghi, “The future of European competitiveness (Part B) – In-depth analysis and recommendations.” European Commission. [Online]. Available: </w:delText>
        </w:r>
        <w:r w:rsidR="00F43DFD" w:rsidDel="00B17357">
          <w:fldChar w:fldCharType="begin"/>
        </w:r>
        <w:r w:rsidR="00F43DFD" w:rsidRPr="00F43DFD" w:rsidDel="00B17357">
          <w:rPr>
            <w:lang w:val="en-GB"/>
            <w:rPrChange w:id="146" w:author="MARELLI Luisa (JRC-ISPRA)" w:date="2025-02-14T17:54:00Z">
              <w:rPr/>
            </w:rPrChange>
          </w:rPr>
          <w:delInstrText xml:space="preserve"> HYPERLINK "https://commission.europa.eu/document/download/ec1409c1-d4b4-4882-8bdd-3519f86bbb92_en?filename=The%20future%20of%20European%20competitiveness_%20In-depth%20analysis%20and%20recommendations_0.pdf" </w:delInstrText>
        </w:r>
        <w:r w:rsidR="00F43DFD" w:rsidDel="00B17357">
          <w:fldChar w:fldCharType="separate"/>
        </w:r>
        <w:r w:rsidRPr="00C40CB8" w:rsidDel="00B17357">
          <w:rPr>
            <w:rFonts w:ascii="EC Square Sans Pro" w:eastAsia="Times New Roman" w:hAnsi="EC Square Sans Pro" w:cs="Times New Roman"/>
            <w:color w:val="0563C1"/>
            <w:sz w:val="20"/>
            <w:szCs w:val="20"/>
            <w:u w:val="single"/>
            <w:lang w:val="en-GB" w:eastAsia="en-GB"/>
          </w:rPr>
          <w:delText>https://commission.europa.eu/document/download/ec1409c1-d4b4-4882-8bdd-3519f86bbb92_en?filename=The%20future%20of%20European%20competitiveness_%20In-depth%20analysis%20and%20recommendations_0.pdf</w:delText>
        </w:r>
        <w:r w:rsidR="00F43DFD" w:rsidDel="00B17357">
          <w:rPr>
            <w:rFonts w:ascii="EC Square Sans Pro" w:eastAsia="Times New Roman" w:hAnsi="EC Square Sans Pro" w:cs="Times New Roman"/>
            <w:color w:val="0563C1"/>
            <w:sz w:val="20"/>
            <w:szCs w:val="20"/>
            <w:u w:val="single"/>
            <w:lang w:val="en-GB" w:eastAsia="en-GB"/>
          </w:rPr>
          <w:fldChar w:fldCharType="end"/>
        </w:r>
      </w:del>
    </w:p>
    <w:p w14:paraId="191D6EC3" w14:textId="60E006B9" w:rsidR="00C40CB8" w:rsidRPr="00C40CB8" w:rsidDel="00B17357" w:rsidRDefault="00C40CB8" w:rsidP="00C40CB8">
      <w:pPr>
        <w:jc w:val="both"/>
        <w:rPr>
          <w:del w:id="147" w:author="Microsoft Office User" w:date="2025-03-10T12:09:00Z"/>
          <w:rFonts w:ascii="EC Square Sans Pro" w:eastAsia="Times New Roman" w:hAnsi="EC Square Sans Pro" w:cs="Times New Roman"/>
          <w:color w:val="0563C1"/>
          <w:sz w:val="20"/>
          <w:szCs w:val="20"/>
          <w:u w:val="single"/>
          <w:lang w:val="en-GB" w:eastAsia="en-GB"/>
        </w:rPr>
      </w:pPr>
      <w:del w:id="148" w:author="Microsoft Office User" w:date="2025-03-10T12:09:00Z">
        <w:r w:rsidRPr="00C40CB8" w:rsidDel="00B17357">
          <w:rPr>
            <w:rFonts w:ascii="EC Square Sans Pro" w:eastAsia="Times New Roman" w:hAnsi="EC Square Sans Pro" w:cs="Times New Roman"/>
            <w:sz w:val="20"/>
            <w:szCs w:val="20"/>
            <w:lang w:val="en-GB" w:eastAsia="en-GB"/>
          </w:rPr>
          <w:delText>[2]</w:delText>
        </w:r>
        <w:r w:rsidRPr="00C40CB8" w:rsidDel="00B17357">
          <w:rPr>
            <w:rFonts w:ascii="EC Square Sans Pro" w:eastAsia="Times New Roman" w:hAnsi="EC Square Sans Pro" w:cs="Times New Roman"/>
            <w:sz w:val="20"/>
            <w:szCs w:val="20"/>
            <w:lang w:val="en-GB" w:eastAsia="en-GB"/>
          </w:rPr>
          <w:tab/>
          <w:delText xml:space="preserve">M. Draghi, “The future of European competitiveness (Part A)—A competitiveness strategy for Europe.” European Commission. [Online]. Available: </w:delText>
        </w:r>
        <w:r w:rsidR="00F43DFD" w:rsidDel="00B17357">
          <w:fldChar w:fldCharType="begin"/>
        </w:r>
        <w:r w:rsidR="00F43DFD" w:rsidRPr="00F43DFD" w:rsidDel="00B17357">
          <w:rPr>
            <w:lang w:val="en-GB"/>
            <w:rPrChange w:id="149" w:author="MARELLI Luisa (JRC-ISPRA)" w:date="2025-02-14T17:54:00Z">
              <w:rPr/>
            </w:rPrChange>
          </w:rPr>
          <w:delInstrText xml:space="preserve"> HYPERLINK "https://commission.europa.eu/document/download/97e481fd-2dc3-412d-be4c-f152a8232961_en?filename=The%20future%20of%20European%20competitiveness%20_%20A%20competitiveness%20strategy%20for%20Europe.pdf" </w:delInstrText>
        </w:r>
        <w:r w:rsidR="00F43DFD" w:rsidDel="00B17357">
          <w:fldChar w:fldCharType="separate"/>
        </w:r>
        <w:r w:rsidRPr="00C40CB8" w:rsidDel="00B17357">
          <w:rPr>
            <w:rFonts w:ascii="EC Square Sans Pro" w:eastAsia="Times New Roman" w:hAnsi="EC Square Sans Pro" w:cs="Times New Roman"/>
            <w:color w:val="0563C1"/>
            <w:sz w:val="20"/>
            <w:szCs w:val="20"/>
            <w:u w:val="single"/>
            <w:lang w:val="en-GB" w:eastAsia="en-GB"/>
          </w:rPr>
          <w:delText>https://commission.europa.eu/document/download/97e481fd-2dc3-412d-be4c-f152a8232961_en?filename=The%20future%20of%20European%20competitiveness%20_%20A%20competitiveness%20strategy%20for%20Europe.pdf</w:delText>
        </w:r>
        <w:r w:rsidR="00F43DFD" w:rsidDel="00B17357">
          <w:rPr>
            <w:rFonts w:ascii="EC Square Sans Pro" w:eastAsia="Times New Roman" w:hAnsi="EC Square Sans Pro" w:cs="Times New Roman"/>
            <w:color w:val="0563C1"/>
            <w:sz w:val="20"/>
            <w:szCs w:val="20"/>
            <w:u w:val="single"/>
            <w:lang w:val="en-GB" w:eastAsia="en-GB"/>
          </w:rPr>
          <w:fldChar w:fldCharType="end"/>
        </w:r>
      </w:del>
    </w:p>
    <w:p w14:paraId="192EE4DE" w14:textId="565723E3" w:rsidR="00C40CB8" w:rsidRPr="00C40CB8" w:rsidDel="00B17357" w:rsidRDefault="00C40CB8" w:rsidP="00C40CB8">
      <w:pPr>
        <w:jc w:val="both"/>
        <w:rPr>
          <w:del w:id="150" w:author="Microsoft Office User" w:date="2025-03-10T12:09:00Z"/>
          <w:rFonts w:ascii="EC Square Sans Pro" w:eastAsia="Times New Roman" w:hAnsi="EC Square Sans Pro" w:cs="Times New Roman"/>
          <w:color w:val="0563C1"/>
          <w:sz w:val="20"/>
          <w:szCs w:val="20"/>
          <w:u w:val="single"/>
          <w:lang w:val="en-GB" w:eastAsia="en-GB"/>
        </w:rPr>
      </w:pPr>
      <w:del w:id="151" w:author="Microsoft Office User" w:date="2025-03-10T12:09:00Z">
        <w:r w:rsidRPr="00C40CB8" w:rsidDel="00B17357">
          <w:rPr>
            <w:rFonts w:ascii="EC Square Sans Pro" w:eastAsia="Times New Roman" w:hAnsi="EC Square Sans Pro" w:cs="Times New Roman"/>
            <w:sz w:val="20"/>
            <w:szCs w:val="20"/>
            <w:lang w:val="en-GB" w:eastAsia="en-GB"/>
          </w:rPr>
          <w:delText>[3]</w:delText>
        </w:r>
        <w:r w:rsidRPr="00C40CB8" w:rsidDel="00B17357">
          <w:rPr>
            <w:rFonts w:ascii="EC Square Sans Pro" w:eastAsia="Times New Roman" w:hAnsi="EC Square Sans Pro" w:cs="Times New Roman"/>
            <w:sz w:val="20"/>
            <w:szCs w:val="20"/>
            <w:lang w:val="en-GB" w:eastAsia="en-GB"/>
          </w:rPr>
          <w:tab/>
          <w:delText xml:space="preserve">“China-US global rivalry and the EU.” Accessed: Nov. 04, 2024. [Online]. Available: </w:delText>
        </w:r>
        <w:r w:rsidR="00F43DFD" w:rsidDel="00B17357">
          <w:fldChar w:fldCharType="begin"/>
        </w:r>
        <w:r w:rsidR="00F43DFD" w:rsidRPr="00F43DFD" w:rsidDel="00B17357">
          <w:rPr>
            <w:lang w:val="en-GB"/>
            <w:rPrChange w:id="152" w:author="MARELLI Luisa (JRC-ISPRA)" w:date="2025-02-14T17:54:00Z">
              <w:rPr/>
            </w:rPrChange>
          </w:rPr>
          <w:delInstrText xml:space="preserve"> HYPERLINK "https://www.europarl.europa.eu/RegData/etudes/BRIE/2023/749803/EPRS_BRI(2023)749803_EN.pdf" </w:delInstrText>
        </w:r>
        <w:r w:rsidR="00F43DFD" w:rsidDel="00B17357">
          <w:fldChar w:fldCharType="separate"/>
        </w:r>
        <w:r w:rsidRPr="00C40CB8" w:rsidDel="00B17357">
          <w:rPr>
            <w:rFonts w:ascii="EC Square Sans Pro" w:eastAsia="Times New Roman" w:hAnsi="EC Square Sans Pro" w:cs="Times New Roman"/>
            <w:color w:val="0563C1"/>
            <w:sz w:val="20"/>
            <w:szCs w:val="20"/>
            <w:u w:val="single"/>
            <w:lang w:val="en-GB" w:eastAsia="en-GB"/>
          </w:rPr>
          <w:delText>https://www.europarl.europa.eu/RegData/etudes/BRIE/2023/749803/EPRS_BRI(2023)749803_EN.pdf</w:delText>
        </w:r>
        <w:r w:rsidR="00F43DFD" w:rsidDel="00B17357">
          <w:rPr>
            <w:rFonts w:ascii="EC Square Sans Pro" w:eastAsia="Times New Roman" w:hAnsi="EC Square Sans Pro" w:cs="Times New Roman"/>
            <w:color w:val="0563C1"/>
            <w:sz w:val="20"/>
            <w:szCs w:val="20"/>
            <w:u w:val="single"/>
            <w:lang w:val="en-GB" w:eastAsia="en-GB"/>
          </w:rPr>
          <w:fldChar w:fldCharType="end"/>
        </w:r>
      </w:del>
    </w:p>
    <w:p w14:paraId="370ECAB4" w14:textId="44C85F96" w:rsidR="00C40CB8" w:rsidRPr="00C40CB8" w:rsidDel="00B17357" w:rsidRDefault="00C40CB8" w:rsidP="00C40CB8">
      <w:pPr>
        <w:jc w:val="both"/>
        <w:rPr>
          <w:del w:id="153" w:author="Microsoft Office User" w:date="2025-03-10T12:09:00Z"/>
          <w:rFonts w:ascii="EC Square Sans Pro" w:eastAsia="Times New Roman" w:hAnsi="EC Square Sans Pro" w:cs="Times New Roman"/>
          <w:color w:val="0563C1"/>
          <w:sz w:val="20"/>
          <w:szCs w:val="20"/>
          <w:u w:val="single"/>
          <w:lang w:val="en-GB" w:eastAsia="en-GB"/>
        </w:rPr>
      </w:pPr>
      <w:del w:id="154" w:author="Microsoft Office User" w:date="2025-03-10T12:09:00Z">
        <w:r w:rsidRPr="00C40CB8" w:rsidDel="00B17357">
          <w:rPr>
            <w:rFonts w:ascii="EC Square Sans Pro" w:eastAsia="Times New Roman" w:hAnsi="EC Square Sans Pro" w:cs="Times New Roman"/>
            <w:sz w:val="20"/>
            <w:szCs w:val="20"/>
            <w:lang w:val="en-GB" w:eastAsia="en-GB"/>
          </w:rPr>
          <w:delText>[4]</w:delText>
        </w:r>
        <w:r w:rsidRPr="00C40CB8" w:rsidDel="00B17357">
          <w:rPr>
            <w:rFonts w:ascii="EC Square Sans Pro" w:eastAsia="Times New Roman" w:hAnsi="EC Square Sans Pro" w:cs="Times New Roman"/>
            <w:sz w:val="20"/>
            <w:szCs w:val="20"/>
            <w:lang w:val="en-GB" w:eastAsia="en-GB"/>
          </w:rPr>
          <w:tab/>
          <w:delText xml:space="preserve">“EU-China Competition on Green Technologies Is Here to Stay, and Needs to Be Well-Managed.” Accessed: Nov. 04, 2024. [Online]. Available: </w:delText>
        </w:r>
        <w:r w:rsidR="00F43DFD" w:rsidDel="00B17357">
          <w:fldChar w:fldCharType="begin"/>
        </w:r>
        <w:r w:rsidR="00F43DFD" w:rsidRPr="00F43DFD" w:rsidDel="00B17357">
          <w:rPr>
            <w:lang w:val="en-GB"/>
            <w:rPrChange w:id="155" w:author="MARELLI Luisa (JRC-ISPRA)" w:date="2025-02-14T17:54:00Z">
              <w:rPr/>
            </w:rPrChange>
          </w:rPr>
          <w:delInstrText xml:space="preserve"> HYPERLINK "https://www.ispionline.it/en/publication/eu-china-competition-on-green-technologies-is-here-to-stay-and-needs-to-be-well-managed-175580" </w:delInstrText>
        </w:r>
        <w:r w:rsidR="00F43DFD" w:rsidDel="00B17357">
          <w:fldChar w:fldCharType="separate"/>
        </w:r>
        <w:r w:rsidRPr="00C40CB8" w:rsidDel="00B17357">
          <w:rPr>
            <w:rFonts w:ascii="EC Square Sans Pro" w:eastAsia="Times New Roman" w:hAnsi="EC Square Sans Pro" w:cs="Times New Roman"/>
            <w:color w:val="0563C1"/>
            <w:sz w:val="20"/>
            <w:szCs w:val="20"/>
            <w:u w:val="single"/>
            <w:lang w:val="en-GB" w:eastAsia="en-GB"/>
          </w:rPr>
          <w:delText>https://www.ispionline.it/en/publication/eu-china-competition-on-green-technologies-is-here-to-stay-and-needs-to-be-well-managed-175580</w:delText>
        </w:r>
        <w:r w:rsidR="00F43DFD" w:rsidDel="00B17357">
          <w:rPr>
            <w:rFonts w:ascii="EC Square Sans Pro" w:eastAsia="Times New Roman" w:hAnsi="EC Square Sans Pro" w:cs="Times New Roman"/>
            <w:color w:val="0563C1"/>
            <w:sz w:val="20"/>
            <w:szCs w:val="20"/>
            <w:u w:val="single"/>
            <w:lang w:val="en-GB" w:eastAsia="en-GB"/>
          </w:rPr>
          <w:fldChar w:fldCharType="end"/>
        </w:r>
      </w:del>
    </w:p>
    <w:p w14:paraId="4D831BC1" w14:textId="799CBE11" w:rsidR="00C40CB8" w:rsidRPr="00C40CB8" w:rsidDel="00B17357" w:rsidRDefault="00C40CB8" w:rsidP="00C40CB8">
      <w:pPr>
        <w:jc w:val="both"/>
        <w:rPr>
          <w:del w:id="156" w:author="Microsoft Office User" w:date="2025-03-10T12:09:00Z"/>
          <w:rFonts w:ascii="EC Square Sans Pro" w:eastAsia="Times New Roman" w:hAnsi="EC Square Sans Pro" w:cs="Times New Roman"/>
          <w:color w:val="0563C1"/>
          <w:sz w:val="20"/>
          <w:szCs w:val="20"/>
          <w:u w:val="single"/>
          <w:lang w:val="en-GB" w:eastAsia="en-GB"/>
        </w:rPr>
      </w:pPr>
      <w:del w:id="157" w:author="Microsoft Office User" w:date="2025-03-10T12:09:00Z">
        <w:r w:rsidRPr="00C40CB8" w:rsidDel="00B17357">
          <w:rPr>
            <w:rFonts w:ascii="EC Square Sans Pro" w:eastAsia="Times New Roman" w:hAnsi="EC Square Sans Pro" w:cs="Times New Roman"/>
            <w:sz w:val="20"/>
            <w:szCs w:val="20"/>
            <w:lang w:val="en-GB" w:eastAsia="en-GB"/>
          </w:rPr>
          <w:delText>[5]</w:delText>
        </w:r>
        <w:r w:rsidRPr="00C40CB8" w:rsidDel="00B17357">
          <w:rPr>
            <w:rFonts w:ascii="EC Square Sans Pro" w:eastAsia="Times New Roman" w:hAnsi="EC Square Sans Pro" w:cs="Times New Roman"/>
            <w:sz w:val="20"/>
            <w:szCs w:val="20"/>
            <w:lang w:val="en-GB" w:eastAsia="en-GB"/>
          </w:rPr>
          <w:tab/>
          <w:delText xml:space="preserve">“The European Green Deal must go global.” Accessed: Nov. 04, 2024. [Online]. Available: </w:delText>
        </w:r>
        <w:r w:rsidR="00F43DFD" w:rsidDel="00B17357">
          <w:fldChar w:fldCharType="begin"/>
        </w:r>
        <w:r w:rsidR="00F43DFD" w:rsidRPr="00F43DFD" w:rsidDel="00B17357">
          <w:rPr>
            <w:lang w:val="en-GB"/>
            <w:rPrChange w:id="158" w:author="MARELLI Luisa (JRC-ISPRA)" w:date="2025-02-14T17:54:00Z">
              <w:rPr/>
            </w:rPrChange>
          </w:rPr>
          <w:delInstrText xml:space="preserve"> HYPERLINK "https://www.politico.eu/article/european-green-deal-economy-china-trade-president/" </w:delInstrText>
        </w:r>
        <w:r w:rsidR="00F43DFD" w:rsidDel="00B17357">
          <w:fldChar w:fldCharType="separate"/>
        </w:r>
        <w:r w:rsidRPr="00C40CB8" w:rsidDel="00B17357">
          <w:rPr>
            <w:rFonts w:ascii="EC Square Sans Pro" w:eastAsia="Times New Roman" w:hAnsi="EC Square Sans Pro" w:cs="Times New Roman"/>
            <w:color w:val="0563C1"/>
            <w:sz w:val="20"/>
            <w:szCs w:val="20"/>
            <w:u w:val="single"/>
            <w:lang w:val="en-GB" w:eastAsia="en-GB"/>
          </w:rPr>
          <w:delText>https://www.politico.eu/article/european-green-deal-economy-china-trade-president/</w:delText>
        </w:r>
        <w:r w:rsidR="00F43DFD" w:rsidDel="00B17357">
          <w:rPr>
            <w:rFonts w:ascii="EC Square Sans Pro" w:eastAsia="Times New Roman" w:hAnsi="EC Square Sans Pro" w:cs="Times New Roman"/>
            <w:color w:val="0563C1"/>
            <w:sz w:val="20"/>
            <w:szCs w:val="20"/>
            <w:u w:val="single"/>
            <w:lang w:val="en-GB" w:eastAsia="en-GB"/>
          </w:rPr>
          <w:fldChar w:fldCharType="end"/>
        </w:r>
      </w:del>
    </w:p>
    <w:p w14:paraId="39CC9614" w14:textId="60F062F8" w:rsidR="00C40CB8" w:rsidRPr="00C40CB8" w:rsidDel="00B17357" w:rsidRDefault="00C40CB8" w:rsidP="00C40CB8">
      <w:pPr>
        <w:jc w:val="both"/>
        <w:rPr>
          <w:del w:id="159" w:author="Microsoft Office User" w:date="2025-03-10T12:09:00Z"/>
          <w:rFonts w:ascii="EC Square Sans Pro" w:eastAsia="Times New Roman" w:hAnsi="EC Square Sans Pro" w:cs="Times New Roman"/>
          <w:color w:val="0563C1"/>
          <w:sz w:val="20"/>
          <w:szCs w:val="20"/>
          <w:u w:val="single"/>
          <w:lang w:val="fr-FR" w:eastAsia="en-GB"/>
        </w:rPr>
      </w:pPr>
      <w:del w:id="160" w:author="Microsoft Office User" w:date="2025-03-10T12:09:00Z">
        <w:r w:rsidRPr="00C40CB8" w:rsidDel="00B17357">
          <w:rPr>
            <w:rFonts w:ascii="EC Square Sans Pro" w:eastAsia="Times New Roman" w:hAnsi="EC Square Sans Pro" w:cs="Times New Roman"/>
            <w:sz w:val="20"/>
            <w:szCs w:val="20"/>
            <w:lang w:val="en-GB" w:eastAsia="en-GB"/>
          </w:rPr>
          <w:delText>[6]</w:delText>
        </w:r>
        <w:r w:rsidRPr="00C40CB8" w:rsidDel="00B17357">
          <w:rPr>
            <w:rFonts w:ascii="EC Square Sans Pro" w:eastAsia="Times New Roman" w:hAnsi="EC Square Sans Pro" w:cs="Times New Roman"/>
            <w:sz w:val="20"/>
            <w:szCs w:val="20"/>
            <w:lang w:val="en-GB" w:eastAsia="en-GB"/>
          </w:rPr>
          <w:tab/>
          <w:delText xml:space="preserve">“EU Strategic Agenda 2024—2029.” Accessed: Oct. 31, 2024. [Online]. </w:delText>
        </w:r>
        <w:r w:rsidRPr="00C40CB8" w:rsidDel="00B17357">
          <w:rPr>
            <w:rFonts w:ascii="EC Square Sans Pro" w:eastAsia="Times New Roman" w:hAnsi="EC Square Sans Pro" w:cs="Times New Roman"/>
            <w:sz w:val="20"/>
            <w:szCs w:val="20"/>
            <w:lang w:val="fr-FR" w:eastAsia="en-GB"/>
          </w:rPr>
          <w:delText xml:space="preserve">Available: </w:delText>
        </w:r>
        <w:r w:rsidR="00F43DFD" w:rsidDel="00B17357">
          <w:fldChar w:fldCharType="begin"/>
        </w:r>
        <w:r w:rsidR="00F43DFD" w:rsidRPr="00463AC7" w:rsidDel="00B17357">
          <w:rPr>
            <w:lang w:val="fr-FR"/>
            <w:rPrChange w:id="161" w:author="BARBERO VIGNOLA Giulia (JRC-ISPRA)" w:date="2025-02-17T15:45:00Z">
              <w:rPr/>
            </w:rPrChange>
          </w:rPr>
          <w:delInstrText xml:space="preserve"> HYPERLINK "https://www.consilium.europa.eu/media/yxrc05pz/sn02167en24_web.pdf" </w:delInstrText>
        </w:r>
        <w:r w:rsidR="00F43DFD" w:rsidDel="00B17357">
          <w:fldChar w:fldCharType="separate"/>
        </w:r>
        <w:r w:rsidRPr="00C40CB8" w:rsidDel="00B17357">
          <w:rPr>
            <w:rFonts w:ascii="EC Square Sans Pro" w:eastAsia="Times New Roman" w:hAnsi="EC Square Sans Pro" w:cs="Times New Roman"/>
            <w:color w:val="0563C1"/>
            <w:sz w:val="20"/>
            <w:szCs w:val="20"/>
            <w:u w:val="single"/>
            <w:lang w:val="fr-FR" w:eastAsia="en-GB"/>
          </w:rPr>
          <w:delText>https://www.consilium.europa.eu/media/yxrc05pz/sn02167en24_web.pdf</w:delText>
        </w:r>
        <w:r w:rsidR="00F43DFD" w:rsidDel="00B17357">
          <w:rPr>
            <w:rFonts w:ascii="EC Square Sans Pro" w:eastAsia="Times New Roman" w:hAnsi="EC Square Sans Pro" w:cs="Times New Roman"/>
            <w:color w:val="0563C1"/>
            <w:sz w:val="20"/>
            <w:szCs w:val="20"/>
            <w:u w:val="single"/>
            <w:lang w:val="fr-FR" w:eastAsia="en-GB"/>
          </w:rPr>
          <w:fldChar w:fldCharType="end"/>
        </w:r>
      </w:del>
    </w:p>
    <w:p w14:paraId="78A6445F" w14:textId="0CF02EE1" w:rsidR="00C40CB8" w:rsidRPr="00C40CB8" w:rsidDel="00B17357" w:rsidRDefault="00C40CB8" w:rsidP="00C40CB8">
      <w:pPr>
        <w:jc w:val="both"/>
        <w:rPr>
          <w:del w:id="162" w:author="Microsoft Office User" w:date="2025-03-10T12:09:00Z"/>
          <w:rFonts w:ascii="EC Square Sans Pro" w:eastAsia="Times New Roman" w:hAnsi="EC Square Sans Pro" w:cs="Times New Roman"/>
          <w:color w:val="0563C1"/>
          <w:sz w:val="20"/>
          <w:szCs w:val="20"/>
          <w:u w:val="single"/>
          <w:lang w:val="en-GB" w:eastAsia="en-GB"/>
        </w:rPr>
      </w:pPr>
      <w:del w:id="163" w:author="Microsoft Office User" w:date="2025-03-10T12:09:00Z">
        <w:r w:rsidRPr="00C40CB8" w:rsidDel="00B17357">
          <w:rPr>
            <w:rFonts w:ascii="EC Square Sans Pro" w:eastAsia="Times New Roman" w:hAnsi="EC Square Sans Pro" w:cs="Times New Roman"/>
            <w:sz w:val="20"/>
            <w:szCs w:val="20"/>
            <w:lang w:val="en-GB" w:eastAsia="en-GB"/>
          </w:rPr>
          <w:delText>[7]</w:delText>
        </w:r>
        <w:r w:rsidRPr="00C40CB8" w:rsidDel="00B17357">
          <w:rPr>
            <w:rFonts w:ascii="EC Square Sans Pro" w:eastAsia="Times New Roman" w:hAnsi="EC Square Sans Pro" w:cs="Times New Roman"/>
            <w:sz w:val="20"/>
            <w:szCs w:val="20"/>
            <w:lang w:val="en-GB" w:eastAsia="en-GB"/>
          </w:rPr>
          <w:tab/>
          <w:delText xml:space="preserve">“Turning challenges to EU competitiveness into opportunities.” Accessed: Nov. 04, 2024. [Online]. Available: </w:delText>
        </w:r>
        <w:r w:rsidR="00F43DFD" w:rsidDel="00B17357">
          <w:fldChar w:fldCharType="begin"/>
        </w:r>
        <w:r w:rsidR="00F43DFD" w:rsidRPr="00F43DFD" w:rsidDel="00B17357">
          <w:rPr>
            <w:lang w:val="en-GB"/>
            <w:rPrChange w:id="164" w:author="MARELLI Luisa (JRC-ISPRA)" w:date="2025-02-14T17:54:00Z">
              <w:rPr/>
            </w:rPrChange>
          </w:rPr>
          <w:delInstrText xml:space="preserve"> HYPERLINK "https://www.delorscentre.eu/en/publications/turning-challenges-of-eu-competitiveness-into-opportunities" </w:delInstrText>
        </w:r>
        <w:r w:rsidR="00F43DFD" w:rsidDel="00B17357">
          <w:fldChar w:fldCharType="separate"/>
        </w:r>
        <w:r w:rsidRPr="00C40CB8" w:rsidDel="00B17357">
          <w:rPr>
            <w:rFonts w:ascii="EC Square Sans Pro" w:eastAsia="Times New Roman" w:hAnsi="EC Square Sans Pro" w:cs="Times New Roman"/>
            <w:color w:val="0563C1"/>
            <w:sz w:val="20"/>
            <w:szCs w:val="20"/>
            <w:u w:val="single"/>
            <w:lang w:val="en-GB" w:eastAsia="en-GB"/>
          </w:rPr>
          <w:delText>https://www.delorscentre.eu/en/publications/turning-challenges-of-eu-competitiveness-into-opportunities</w:delText>
        </w:r>
        <w:r w:rsidR="00F43DFD" w:rsidDel="00B17357">
          <w:rPr>
            <w:rFonts w:ascii="EC Square Sans Pro" w:eastAsia="Times New Roman" w:hAnsi="EC Square Sans Pro" w:cs="Times New Roman"/>
            <w:color w:val="0563C1"/>
            <w:sz w:val="20"/>
            <w:szCs w:val="20"/>
            <w:u w:val="single"/>
            <w:lang w:val="en-GB" w:eastAsia="en-GB"/>
          </w:rPr>
          <w:fldChar w:fldCharType="end"/>
        </w:r>
      </w:del>
    </w:p>
    <w:p w14:paraId="1D99D8D0" w14:textId="6891345E" w:rsidR="00C40CB8" w:rsidRPr="00C40CB8" w:rsidDel="00B17357" w:rsidRDefault="00C40CB8" w:rsidP="00C40CB8">
      <w:pPr>
        <w:jc w:val="both"/>
        <w:rPr>
          <w:del w:id="165" w:author="Microsoft Office User" w:date="2025-03-10T12:09:00Z"/>
          <w:rFonts w:ascii="EC Square Sans Pro" w:eastAsia="Times New Roman" w:hAnsi="EC Square Sans Pro" w:cs="Times New Roman"/>
          <w:color w:val="0563C1"/>
          <w:sz w:val="20"/>
          <w:szCs w:val="20"/>
          <w:u w:val="single"/>
          <w:lang w:val="fr-FR" w:eastAsia="en-GB"/>
        </w:rPr>
      </w:pPr>
      <w:del w:id="166" w:author="Microsoft Office User" w:date="2025-03-10T12:09:00Z">
        <w:r w:rsidRPr="00C40CB8" w:rsidDel="00B17357">
          <w:rPr>
            <w:rFonts w:ascii="EC Square Sans Pro" w:eastAsia="Times New Roman" w:hAnsi="EC Square Sans Pro" w:cs="Times New Roman"/>
            <w:sz w:val="20"/>
            <w:szCs w:val="20"/>
            <w:lang w:val="en-GB" w:eastAsia="en-GB"/>
          </w:rPr>
          <w:delText>[8]</w:delText>
        </w:r>
        <w:r w:rsidRPr="00C40CB8" w:rsidDel="00B17357">
          <w:rPr>
            <w:rFonts w:ascii="EC Square Sans Pro" w:eastAsia="Times New Roman" w:hAnsi="EC Square Sans Pro" w:cs="Times New Roman"/>
            <w:sz w:val="20"/>
            <w:szCs w:val="20"/>
            <w:lang w:val="en-GB" w:eastAsia="en-GB"/>
          </w:rPr>
          <w:tab/>
          <w:delText xml:space="preserve">M. Draghi, “The future of European competitiveness,” Sep. 2024. </w:delText>
        </w:r>
        <w:r w:rsidRPr="00C40CB8" w:rsidDel="00B17357">
          <w:rPr>
            <w:rFonts w:ascii="EC Square Sans Pro" w:eastAsia="Times New Roman" w:hAnsi="EC Square Sans Pro" w:cs="Times New Roman"/>
            <w:sz w:val="20"/>
            <w:szCs w:val="20"/>
            <w:lang w:val="fr-FR" w:eastAsia="en-GB"/>
          </w:rPr>
          <w:delText xml:space="preserve">[Online]. Available: </w:delText>
        </w:r>
        <w:r w:rsidR="00F43DFD" w:rsidDel="00B17357">
          <w:fldChar w:fldCharType="begin"/>
        </w:r>
        <w:r w:rsidR="00F43DFD" w:rsidRPr="00463AC7" w:rsidDel="00B17357">
          <w:rPr>
            <w:lang w:val="fr-FR"/>
            <w:rPrChange w:id="167" w:author="BARBERO VIGNOLA Giulia (JRC-ISPRA)" w:date="2025-02-17T15:45:00Z">
              <w:rPr/>
            </w:rPrChange>
          </w:rPr>
          <w:delInstrText xml:space="preserve"> HYPERLINK "https://commission.europa.eu/document/download/97e481fd-2dc3-412d-be4c-f152a8232961_en?filename=The%20future%20of%20European%20competitiveness%20_%20A%20competitiveness%20strategy%20for%20Europe.pdf" </w:delInstrText>
        </w:r>
        <w:r w:rsidR="00F43DFD" w:rsidDel="00B17357">
          <w:fldChar w:fldCharType="separate"/>
        </w:r>
        <w:r w:rsidRPr="00C40CB8" w:rsidDel="00B17357">
          <w:rPr>
            <w:rFonts w:ascii="EC Square Sans Pro" w:eastAsia="Times New Roman" w:hAnsi="EC Square Sans Pro" w:cs="Times New Roman"/>
            <w:color w:val="0563C1"/>
            <w:sz w:val="20"/>
            <w:szCs w:val="20"/>
            <w:u w:val="single"/>
            <w:lang w:val="fr-FR" w:eastAsia="en-GB"/>
          </w:rPr>
          <w:delText>https://commission.europa.eu/document/download/97e481fd-2dc3-412d-be4c-f152a8232961_en?filename=The%20future%20of%20European%20competitiveness%20_%20A%20competitiveness%20strategy%20for%20Europe.pdf</w:delText>
        </w:r>
        <w:r w:rsidR="00F43DFD" w:rsidDel="00B17357">
          <w:rPr>
            <w:rFonts w:ascii="EC Square Sans Pro" w:eastAsia="Times New Roman" w:hAnsi="EC Square Sans Pro" w:cs="Times New Roman"/>
            <w:color w:val="0563C1"/>
            <w:sz w:val="20"/>
            <w:szCs w:val="20"/>
            <w:u w:val="single"/>
            <w:lang w:val="fr-FR" w:eastAsia="en-GB"/>
          </w:rPr>
          <w:fldChar w:fldCharType="end"/>
        </w:r>
      </w:del>
    </w:p>
    <w:p w14:paraId="321F7769" w14:textId="6FD2C43C" w:rsidR="00C40CB8" w:rsidRPr="00C40CB8" w:rsidDel="00B17357" w:rsidRDefault="00C40CB8" w:rsidP="00C40CB8">
      <w:pPr>
        <w:jc w:val="both"/>
        <w:rPr>
          <w:del w:id="168" w:author="Microsoft Office User" w:date="2025-03-10T12:09:00Z"/>
          <w:rFonts w:ascii="EC Square Sans Pro" w:eastAsia="Times New Roman" w:hAnsi="EC Square Sans Pro" w:cs="Times New Roman"/>
          <w:color w:val="0563C1"/>
          <w:sz w:val="20"/>
          <w:szCs w:val="20"/>
          <w:u w:val="single"/>
          <w:lang w:val="fr-FR" w:eastAsia="en-GB"/>
        </w:rPr>
      </w:pPr>
      <w:del w:id="169" w:author="Microsoft Office User" w:date="2025-03-10T12:09:00Z">
        <w:r w:rsidRPr="00C40CB8" w:rsidDel="00B17357">
          <w:rPr>
            <w:rFonts w:ascii="EC Square Sans Pro" w:eastAsia="Times New Roman" w:hAnsi="EC Square Sans Pro" w:cs="Times New Roman"/>
            <w:sz w:val="20"/>
            <w:szCs w:val="20"/>
            <w:lang w:val="en-GB" w:eastAsia="en-GB"/>
          </w:rPr>
          <w:delText>[9]</w:delText>
        </w:r>
        <w:r w:rsidRPr="00C40CB8" w:rsidDel="00B17357">
          <w:rPr>
            <w:rFonts w:ascii="EC Square Sans Pro" w:eastAsia="Times New Roman" w:hAnsi="EC Square Sans Pro" w:cs="Times New Roman"/>
            <w:sz w:val="20"/>
            <w:szCs w:val="20"/>
            <w:lang w:val="en-GB" w:eastAsia="en-GB"/>
          </w:rPr>
          <w:tab/>
          <w:delText xml:space="preserve">E. Council, “EU Strategic Agenda 2024—2029.” [Online]. </w:delText>
        </w:r>
        <w:r w:rsidRPr="00C40CB8" w:rsidDel="00B17357">
          <w:rPr>
            <w:rFonts w:ascii="EC Square Sans Pro" w:eastAsia="Times New Roman" w:hAnsi="EC Square Sans Pro" w:cs="Times New Roman"/>
            <w:sz w:val="20"/>
            <w:szCs w:val="20"/>
            <w:lang w:val="fr-FR" w:eastAsia="en-GB"/>
          </w:rPr>
          <w:delText xml:space="preserve">Available: </w:delText>
        </w:r>
        <w:r w:rsidR="00F43DFD" w:rsidDel="00B17357">
          <w:fldChar w:fldCharType="begin"/>
        </w:r>
        <w:r w:rsidR="00F43DFD" w:rsidRPr="00463AC7" w:rsidDel="00B17357">
          <w:rPr>
            <w:lang w:val="fr-FR"/>
            <w:rPrChange w:id="170" w:author="BARBERO VIGNOLA Giulia (JRC-ISPRA)" w:date="2025-02-17T15:45:00Z">
              <w:rPr/>
            </w:rPrChange>
          </w:rPr>
          <w:delInstrText xml:space="preserve"> HYPERLINK "https://www.consilium.europa.eu/media/yxrc05pz/sn02167en24_web.pdf" </w:delInstrText>
        </w:r>
        <w:r w:rsidR="00F43DFD" w:rsidDel="00B17357">
          <w:fldChar w:fldCharType="separate"/>
        </w:r>
        <w:r w:rsidRPr="00C40CB8" w:rsidDel="00B17357">
          <w:rPr>
            <w:rFonts w:ascii="EC Square Sans Pro" w:eastAsia="Times New Roman" w:hAnsi="EC Square Sans Pro" w:cs="Times New Roman"/>
            <w:color w:val="0563C1"/>
            <w:sz w:val="20"/>
            <w:szCs w:val="20"/>
            <w:u w:val="single"/>
            <w:lang w:val="fr-FR" w:eastAsia="en-GB"/>
          </w:rPr>
          <w:delText>https://www.consilium.europa.eu/media/yxrc05pz/sn02167en24_web.pdf</w:delText>
        </w:r>
        <w:r w:rsidR="00F43DFD" w:rsidDel="00B17357">
          <w:rPr>
            <w:rFonts w:ascii="EC Square Sans Pro" w:eastAsia="Times New Roman" w:hAnsi="EC Square Sans Pro" w:cs="Times New Roman"/>
            <w:color w:val="0563C1"/>
            <w:sz w:val="20"/>
            <w:szCs w:val="20"/>
            <w:u w:val="single"/>
            <w:lang w:val="fr-FR" w:eastAsia="en-GB"/>
          </w:rPr>
          <w:fldChar w:fldCharType="end"/>
        </w:r>
      </w:del>
    </w:p>
    <w:p w14:paraId="7C34B46F" w14:textId="516A6052" w:rsidR="00C40CB8" w:rsidRPr="00C40CB8" w:rsidDel="00B17357" w:rsidRDefault="00C40CB8" w:rsidP="00C40CB8">
      <w:pPr>
        <w:jc w:val="both"/>
        <w:rPr>
          <w:del w:id="171" w:author="Microsoft Office User" w:date="2025-03-10T12:09:00Z"/>
          <w:rFonts w:ascii="EC Square Sans Pro" w:eastAsia="Times New Roman" w:hAnsi="EC Square Sans Pro" w:cs="Times New Roman"/>
          <w:color w:val="0563C1"/>
          <w:sz w:val="20"/>
          <w:szCs w:val="20"/>
          <w:u w:val="single"/>
          <w:lang w:val="en-GB" w:eastAsia="en-GB"/>
        </w:rPr>
      </w:pPr>
      <w:del w:id="172" w:author="Microsoft Office User" w:date="2025-03-10T12:09:00Z">
        <w:r w:rsidRPr="00C40CB8" w:rsidDel="00B17357">
          <w:rPr>
            <w:rFonts w:ascii="EC Square Sans Pro" w:eastAsia="Times New Roman" w:hAnsi="EC Square Sans Pro" w:cs="Times New Roman"/>
            <w:sz w:val="20"/>
            <w:szCs w:val="20"/>
            <w:lang w:val="en-GB" w:eastAsia="en-GB"/>
          </w:rPr>
          <w:delText xml:space="preserve">[10]      “Accelerating the green transition: the role of digital infrastructures in decarbonising energy and mobility sectors.” Accessed: Nov. 04, 2024. [Online]. Available: </w:delText>
        </w:r>
        <w:r w:rsidR="00F43DFD" w:rsidDel="00B17357">
          <w:fldChar w:fldCharType="begin"/>
        </w:r>
        <w:r w:rsidR="00F43DFD" w:rsidRPr="00F43DFD" w:rsidDel="00B17357">
          <w:rPr>
            <w:lang w:val="en-GB"/>
            <w:rPrChange w:id="173" w:author="MARELLI Luisa (JRC-ISPRA)" w:date="2025-02-14T17:54:00Z">
              <w:rPr/>
            </w:rPrChange>
          </w:rPr>
          <w:delInstrText xml:space="preserve"> HYPERLINK "https://digital-strategy.ec.europa.eu/en/news/accelerating-green-transition-role-digital-infrastructures-decarbonising-energy-and-mobility" </w:delInstrText>
        </w:r>
        <w:r w:rsidR="00F43DFD" w:rsidDel="00B17357">
          <w:fldChar w:fldCharType="separate"/>
        </w:r>
        <w:r w:rsidRPr="00C40CB8" w:rsidDel="00B17357">
          <w:rPr>
            <w:rFonts w:ascii="EC Square Sans Pro" w:eastAsia="Times New Roman" w:hAnsi="EC Square Sans Pro" w:cs="Times New Roman"/>
            <w:color w:val="0563C1"/>
            <w:sz w:val="20"/>
            <w:szCs w:val="20"/>
            <w:u w:val="single"/>
            <w:lang w:val="en-GB" w:eastAsia="en-GB"/>
          </w:rPr>
          <w:delText>https://digital-strategy.ec.europa.eu/en/news/accelerating-green-transition-role-digital-infrastructures-decarbonising-energy-and-mobility</w:delText>
        </w:r>
        <w:r w:rsidR="00F43DFD" w:rsidDel="00B17357">
          <w:rPr>
            <w:rFonts w:ascii="EC Square Sans Pro" w:eastAsia="Times New Roman" w:hAnsi="EC Square Sans Pro" w:cs="Times New Roman"/>
            <w:color w:val="0563C1"/>
            <w:sz w:val="20"/>
            <w:szCs w:val="20"/>
            <w:u w:val="single"/>
            <w:lang w:val="en-GB" w:eastAsia="en-GB"/>
          </w:rPr>
          <w:fldChar w:fldCharType="end"/>
        </w:r>
      </w:del>
    </w:p>
    <w:p w14:paraId="0CFAF67F" w14:textId="5BD1F8ED" w:rsidR="00C40CB8" w:rsidRPr="00C40CB8" w:rsidDel="00B17357" w:rsidRDefault="00C40CB8" w:rsidP="00C40CB8">
      <w:pPr>
        <w:jc w:val="both"/>
        <w:rPr>
          <w:del w:id="174" w:author="Microsoft Office User" w:date="2025-03-10T12:09:00Z"/>
          <w:rFonts w:ascii="EC Square Sans Pro" w:eastAsia="Times New Roman" w:hAnsi="EC Square Sans Pro" w:cs="Times New Roman"/>
          <w:color w:val="0563C1"/>
          <w:sz w:val="20"/>
          <w:szCs w:val="20"/>
          <w:u w:val="single"/>
          <w:lang w:val="en-GB" w:eastAsia="en-GB"/>
        </w:rPr>
      </w:pPr>
      <w:del w:id="175" w:author="Microsoft Office User" w:date="2025-03-10T12:09:00Z">
        <w:r w:rsidRPr="00C40CB8" w:rsidDel="00B17357">
          <w:rPr>
            <w:rFonts w:ascii="EC Square Sans Pro" w:eastAsia="Times New Roman" w:hAnsi="EC Square Sans Pro" w:cs="Times New Roman"/>
            <w:sz w:val="20"/>
            <w:szCs w:val="20"/>
            <w:lang w:val="en-GB" w:eastAsia="en-GB"/>
          </w:rPr>
          <w:delText xml:space="preserve">[11]      “Digital and Green Transitions: Opportunities and Challenges for Europe and China.” Accessed: Nov. 04, 2024. [Online]. Available: </w:delText>
        </w:r>
        <w:r w:rsidR="00F43DFD" w:rsidDel="00B17357">
          <w:fldChar w:fldCharType="begin"/>
        </w:r>
        <w:r w:rsidR="00F43DFD" w:rsidRPr="00F43DFD" w:rsidDel="00B17357">
          <w:rPr>
            <w:lang w:val="en-GB"/>
            <w:rPrChange w:id="176" w:author="MARELLI Luisa (JRC-ISPRA)" w:date="2025-02-14T17:54:00Z">
              <w:rPr/>
            </w:rPrChange>
          </w:rPr>
          <w:delInstrText xml:space="preserve"> HYPERLINK "https://cris.maastrichtuniversity.nl/ws/portalfiles/portal/194554995/Digital_and_Green_Transitions_DPC_2024.pdf" </w:delInstrText>
        </w:r>
        <w:r w:rsidR="00F43DFD" w:rsidDel="00B17357">
          <w:fldChar w:fldCharType="separate"/>
        </w:r>
        <w:r w:rsidRPr="00C40CB8" w:rsidDel="00B17357">
          <w:rPr>
            <w:rFonts w:ascii="EC Square Sans Pro" w:eastAsia="Times New Roman" w:hAnsi="EC Square Sans Pro" w:cs="Times New Roman"/>
            <w:color w:val="0563C1"/>
            <w:sz w:val="20"/>
            <w:szCs w:val="20"/>
            <w:u w:val="single"/>
            <w:lang w:val="en-GB" w:eastAsia="en-GB"/>
          </w:rPr>
          <w:delText>https://cris.maastrichtuniversity.nl/ws/portalfiles/portal/194554995/Digital_and_Green_Transitions_DPC_2024.pdf</w:delText>
        </w:r>
        <w:r w:rsidR="00F43DFD" w:rsidDel="00B17357">
          <w:rPr>
            <w:rFonts w:ascii="EC Square Sans Pro" w:eastAsia="Times New Roman" w:hAnsi="EC Square Sans Pro" w:cs="Times New Roman"/>
            <w:color w:val="0563C1"/>
            <w:sz w:val="20"/>
            <w:szCs w:val="20"/>
            <w:u w:val="single"/>
            <w:lang w:val="en-GB" w:eastAsia="en-GB"/>
          </w:rPr>
          <w:fldChar w:fldCharType="end"/>
        </w:r>
      </w:del>
    </w:p>
    <w:p w14:paraId="12CF1678" w14:textId="3080AFC0" w:rsidR="00C40CB8" w:rsidRPr="00C40CB8" w:rsidDel="00B17357" w:rsidRDefault="00C40CB8" w:rsidP="00C40CB8">
      <w:pPr>
        <w:jc w:val="both"/>
        <w:rPr>
          <w:del w:id="177" w:author="Microsoft Office User" w:date="2025-03-10T12:09:00Z"/>
          <w:rFonts w:ascii="EC Square Sans Pro" w:eastAsia="Times New Roman" w:hAnsi="EC Square Sans Pro" w:cs="Times New Roman"/>
          <w:color w:val="0563C1"/>
          <w:sz w:val="20"/>
          <w:szCs w:val="20"/>
          <w:u w:val="single"/>
          <w:lang w:val="fr-FR" w:eastAsia="en-GB"/>
        </w:rPr>
      </w:pPr>
      <w:del w:id="178" w:author="Microsoft Office User" w:date="2025-03-10T12:09:00Z">
        <w:r w:rsidRPr="00C40CB8" w:rsidDel="00B17357">
          <w:rPr>
            <w:rFonts w:ascii="EC Square Sans Pro" w:eastAsia="Times New Roman" w:hAnsi="EC Square Sans Pro" w:cs="Times New Roman"/>
            <w:sz w:val="20"/>
            <w:szCs w:val="20"/>
            <w:lang w:val="en-GB" w:eastAsia="en-GB"/>
          </w:rPr>
          <w:delText xml:space="preserve">[12]      “Green digital sector.” Accessed: Nov. 04, 2024. </w:delText>
        </w:r>
        <w:r w:rsidRPr="00C40CB8" w:rsidDel="00B17357">
          <w:rPr>
            <w:rFonts w:ascii="EC Square Sans Pro" w:eastAsia="Times New Roman" w:hAnsi="EC Square Sans Pro" w:cs="Times New Roman"/>
            <w:sz w:val="20"/>
            <w:szCs w:val="20"/>
            <w:lang w:val="fr-FR" w:eastAsia="en-GB"/>
          </w:rPr>
          <w:delText xml:space="preserve">[Online]. Available: </w:delText>
        </w:r>
        <w:r w:rsidR="00F43DFD" w:rsidDel="00B17357">
          <w:fldChar w:fldCharType="begin"/>
        </w:r>
        <w:r w:rsidR="00F43DFD" w:rsidRPr="00463AC7" w:rsidDel="00B17357">
          <w:rPr>
            <w:lang w:val="fr-FR"/>
            <w:rPrChange w:id="179" w:author="BARBERO VIGNOLA Giulia (JRC-ISPRA)" w:date="2025-02-17T15:45:00Z">
              <w:rPr/>
            </w:rPrChange>
          </w:rPr>
          <w:delInstrText xml:space="preserve"> HYPERLINK "https://digital-strategy.ec.europa.eu/en/policies/green-digital" </w:delInstrText>
        </w:r>
        <w:r w:rsidR="00F43DFD" w:rsidDel="00B17357">
          <w:fldChar w:fldCharType="separate"/>
        </w:r>
        <w:r w:rsidRPr="00C40CB8" w:rsidDel="00B17357">
          <w:rPr>
            <w:rFonts w:ascii="EC Square Sans Pro" w:eastAsia="Times New Roman" w:hAnsi="EC Square Sans Pro" w:cs="Times New Roman"/>
            <w:color w:val="0563C1"/>
            <w:sz w:val="20"/>
            <w:szCs w:val="20"/>
            <w:u w:val="single"/>
            <w:lang w:val="fr-FR" w:eastAsia="en-GB"/>
          </w:rPr>
          <w:delText>https://digital-strategy.ec.europa.eu/en/policies/green-digital</w:delText>
        </w:r>
        <w:r w:rsidR="00F43DFD" w:rsidDel="00B17357">
          <w:rPr>
            <w:rFonts w:ascii="EC Square Sans Pro" w:eastAsia="Times New Roman" w:hAnsi="EC Square Sans Pro" w:cs="Times New Roman"/>
            <w:color w:val="0563C1"/>
            <w:sz w:val="20"/>
            <w:szCs w:val="20"/>
            <w:u w:val="single"/>
            <w:lang w:val="fr-FR" w:eastAsia="en-GB"/>
          </w:rPr>
          <w:fldChar w:fldCharType="end"/>
        </w:r>
      </w:del>
    </w:p>
    <w:p w14:paraId="2D9DB324" w14:textId="109FE54E" w:rsidR="00C40CB8" w:rsidDel="00B17357" w:rsidRDefault="00C40CB8" w:rsidP="00C40CB8">
      <w:pPr>
        <w:jc w:val="both"/>
        <w:rPr>
          <w:del w:id="180" w:author="Microsoft Office User" w:date="2025-03-10T12:09:00Z"/>
          <w:rFonts w:ascii="EC Square Sans Pro" w:eastAsia="Times New Roman" w:hAnsi="EC Square Sans Pro" w:cs="Times New Roman"/>
          <w:sz w:val="20"/>
          <w:szCs w:val="20"/>
          <w:lang w:val="en-GB" w:eastAsia="en-GB"/>
        </w:rPr>
      </w:pPr>
      <w:del w:id="181" w:author="Microsoft Office User" w:date="2025-03-10T12:09:00Z">
        <w:r w:rsidRPr="00C40CB8" w:rsidDel="00B17357">
          <w:rPr>
            <w:rFonts w:ascii="EC Square Sans Pro" w:eastAsia="Times New Roman" w:hAnsi="EC Square Sans Pro" w:cs="Times New Roman"/>
            <w:sz w:val="20"/>
            <w:szCs w:val="20"/>
            <w:lang w:val="en-US" w:eastAsia="en-GB"/>
          </w:rPr>
          <w:delText xml:space="preserve">[13]      “COMMUNICATION FROM THE COMMISSION TO THE EUROPEAN PARLIAMENT, THE EUROPEAN COUNCIL, THE COUNCIL, THE EUROPEAN ECONOMIC AND SOCIAL COMMITTEE AND THE COMMITTEE OF THE REGIONS State of Schengen report 2024.” Accessed: Nov. 04, 2024. [Online]. </w:delText>
        </w:r>
        <w:r w:rsidRPr="00C40CB8" w:rsidDel="00B17357">
          <w:rPr>
            <w:rFonts w:ascii="EC Square Sans Pro" w:eastAsia="Times New Roman" w:hAnsi="EC Square Sans Pro" w:cs="Times New Roman"/>
            <w:sz w:val="20"/>
            <w:szCs w:val="20"/>
            <w:lang w:val="en-GB" w:eastAsia="en-GB"/>
          </w:rPr>
          <w:delText xml:space="preserve">Available: </w:delText>
        </w:r>
        <w:r w:rsidR="00F43DFD" w:rsidDel="00B17357">
          <w:fldChar w:fldCharType="begin"/>
        </w:r>
        <w:r w:rsidR="00F43DFD" w:rsidRPr="00F43DFD" w:rsidDel="00B17357">
          <w:rPr>
            <w:lang w:val="en-GB"/>
            <w:rPrChange w:id="182" w:author="MARELLI Luisa (JRC-ISPRA)" w:date="2025-02-14T17:54:00Z">
              <w:rPr/>
            </w:rPrChange>
          </w:rPr>
          <w:delInstrText xml:space="preserve"> HYPERLINK "https://eur-lex.europa.eu/legal-content/EN/TXT/?uri=CELEX:52024DC0173" </w:delInstrText>
        </w:r>
        <w:r w:rsidR="00F43DFD" w:rsidDel="00B17357">
          <w:fldChar w:fldCharType="separate"/>
        </w:r>
        <w:r w:rsidRPr="00C40CB8" w:rsidDel="00B17357">
          <w:rPr>
            <w:rFonts w:ascii="EC Square Sans Pro" w:eastAsia="Times New Roman" w:hAnsi="EC Square Sans Pro" w:cs="Times New Roman"/>
            <w:color w:val="0563C1"/>
            <w:sz w:val="20"/>
            <w:szCs w:val="20"/>
            <w:u w:val="single"/>
            <w:lang w:val="en-GB" w:eastAsia="en-GB"/>
          </w:rPr>
          <w:delText>https://eur-lex.europa.eu/legal-content/EN/TXT/?uri=CELEX:52024DC0173</w:delText>
        </w:r>
        <w:r w:rsidR="00F43DFD" w:rsidDel="00B17357">
          <w:rPr>
            <w:rFonts w:ascii="EC Square Sans Pro" w:eastAsia="Times New Roman" w:hAnsi="EC Square Sans Pro" w:cs="Times New Roman"/>
            <w:color w:val="0563C1"/>
            <w:sz w:val="20"/>
            <w:szCs w:val="20"/>
            <w:u w:val="single"/>
            <w:lang w:val="en-GB" w:eastAsia="en-GB"/>
          </w:rPr>
          <w:fldChar w:fldCharType="end"/>
        </w:r>
      </w:del>
    </w:p>
    <w:p w14:paraId="71A0C9C7" w14:textId="612CA36C" w:rsidR="00D55ADA" w:rsidDel="00B17357" w:rsidRDefault="00D55ADA" w:rsidP="00C40CB8">
      <w:pPr>
        <w:jc w:val="both"/>
        <w:rPr>
          <w:del w:id="183" w:author="Microsoft Office User" w:date="2025-03-10T12:09:00Z"/>
          <w:rFonts w:ascii="EC Square Sans Pro" w:eastAsia="Times New Roman" w:hAnsi="EC Square Sans Pro" w:cs="Times New Roman"/>
          <w:sz w:val="20"/>
          <w:szCs w:val="20"/>
          <w:lang w:val="en-GB" w:eastAsia="en-GB"/>
        </w:rPr>
      </w:pPr>
    </w:p>
    <w:p w14:paraId="460C3357" w14:textId="22859CDE" w:rsidR="00D55ADA" w:rsidRPr="00D55ADA" w:rsidDel="00B17357" w:rsidRDefault="00D55ADA" w:rsidP="00C40CB8">
      <w:pPr>
        <w:jc w:val="both"/>
        <w:rPr>
          <w:del w:id="184" w:author="Microsoft Office User" w:date="2025-03-10T12:09:00Z"/>
          <w:rFonts w:ascii="EC Square Sans Pro" w:eastAsia="Times New Roman" w:hAnsi="EC Square Sans Pro" w:cs="Times New Roman"/>
          <w:color w:val="9BBB59" w:themeColor="accent3"/>
          <w:sz w:val="20"/>
          <w:szCs w:val="20"/>
          <w:lang w:val="en-GB" w:eastAsia="en-GB"/>
        </w:rPr>
      </w:pPr>
      <w:del w:id="185" w:author="Microsoft Office User" w:date="2025-03-10T12:09:00Z">
        <w:r w:rsidRPr="00D55ADA" w:rsidDel="00B17357">
          <w:rPr>
            <w:rFonts w:ascii="EC Square Sans Pro" w:eastAsia="Times New Roman" w:hAnsi="EC Square Sans Pro" w:cs="Times New Roman"/>
            <w:color w:val="9BBB59" w:themeColor="accent3"/>
            <w:sz w:val="20"/>
            <w:szCs w:val="20"/>
            <w:lang w:val="en-GB" w:eastAsia="en-GB"/>
          </w:rPr>
          <w:delText>Climate and health</w:delText>
        </w:r>
      </w:del>
    </w:p>
    <w:p w14:paraId="72730D5F" w14:textId="71CA94BA" w:rsidR="00C40CB8" w:rsidRPr="00C40CB8" w:rsidDel="00B17357" w:rsidRDefault="00C40CB8" w:rsidP="00C40CB8">
      <w:pPr>
        <w:numPr>
          <w:ilvl w:val="0"/>
          <w:numId w:val="15"/>
        </w:numPr>
        <w:spacing w:before="120" w:after="120" w:line="259" w:lineRule="auto"/>
        <w:contextualSpacing/>
        <w:jc w:val="both"/>
        <w:textAlignment w:val="baseline"/>
        <w:rPr>
          <w:del w:id="186" w:author="Microsoft Office User" w:date="2025-03-10T12:09:00Z"/>
          <w:rFonts w:ascii="EC Square Sans Pro" w:eastAsia="EC Square Sans Pro" w:hAnsi="EC Square Sans Pro" w:cs="EC Square Sans Pro"/>
          <w:sz w:val="20"/>
          <w:szCs w:val="20"/>
          <w:lang w:val="en-US" w:eastAsia="en-US"/>
        </w:rPr>
      </w:pPr>
      <w:del w:id="187" w:author="Microsoft Office User" w:date="2025-03-10T12:09:00Z">
        <w:r w:rsidRPr="00C40CB8" w:rsidDel="00B17357">
          <w:rPr>
            <w:rFonts w:ascii="EC Square Sans Pro" w:eastAsia="EC Square Sans Pro" w:hAnsi="EC Square Sans Pro" w:cs="EC Square Sans Pro"/>
            <w:b/>
            <w:bCs/>
            <w:sz w:val="20"/>
            <w:szCs w:val="20"/>
            <w:lang w:val="en-US" w:eastAsia="en-US"/>
          </w:rPr>
          <w:delText>WEF</w:delText>
        </w:r>
        <w:r w:rsidRPr="00C40CB8" w:rsidDel="00B17357">
          <w:rPr>
            <w:rFonts w:ascii="EC Square Sans Pro" w:eastAsia="EC Square Sans Pro" w:hAnsi="EC Square Sans Pro" w:cs="EC Square Sans Pro"/>
            <w:sz w:val="20"/>
            <w:szCs w:val="20"/>
            <w:lang w:val="en-US" w:eastAsia="en-US"/>
          </w:rPr>
          <w:delText>. Quantifying the Impact of Climate Change on Human Health, January 2024 (</w:delText>
        </w:r>
        <w:r w:rsidR="00F43DFD" w:rsidDel="00B17357">
          <w:fldChar w:fldCharType="begin"/>
        </w:r>
        <w:r w:rsidR="00F43DFD" w:rsidRPr="00F43DFD" w:rsidDel="00B17357">
          <w:rPr>
            <w:lang w:val="en-GB"/>
            <w:rPrChange w:id="188" w:author="MARELLI Luisa (JRC-ISPRA)" w:date="2025-02-14T17:54:00Z">
              <w:rPr/>
            </w:rPrChange>
          </w:rPr>
          <w:delInstrText xml:space="preserve"> HYPERLINK "https://www.weforum.org/publications/quantifying-the-impact-of-climate-change-on-human-health/" \h </w:delInstrText>
        </w:r>
        <w:r w:rsidR="00F43DFD" w:rsidDel="00B17357">
          <w:fldChar w:fldCharType="separate"/>
        </w:r>
        <w:r w:rsidRPr="00C40CB8" w:rsidDel="00B17357">
          <w:rPr>
            <w:rFonts w:ascii="EC Square Sans Pro" w:eastAsia="EC Square Sans Pro" w:hAnsi="EC Square Sans Pro" w:cs="EC Square Sans Pro"/>
            <w:color w:val="0000FF"/>
            <w:sz w:val="20"/>
            <w:szCs w:val="20"/>
            <w:u w:val="single"/>
            <w:lang w:val="en-US" w:eastAsia="en-US"/>
          </w:rPr>
          <w:delText>https://www.weforum.org/publications/quantifying-the-impact-of-climate-change-on-human-health/</w:delText>
        </w:r>
        <w:r w:rsidR="00F43DFD" w:rsidDel="00B17357">
          <w:rPr>
            <w:rFonts w:ascii="EC Square Sans Pro" w:eastAsia="EC Square Sans Pro" w:hAnsi="EC Square Sans Pro" w:cs="EC Square Sans Pro"/>
            <w:color w:val="0000FF"/>
            <w:sz w:val="20"/>
            <w:szCs w:val="20"/>
            <w:u w:val="single"/>
            <w:lang w:val="en-US" w:eastAsia="en-US"/>
          </w:rPr>
          <w:fldChar w:fldCharType="end"/>
        </w:r>
        <w:r w:rsidRPr="00C40CB8" w:rsidDel="00B17357">
          <w:rPr>
            <w:rFonts w:ascii="EC Square Sans Pro" w:eastAsia="EC Square Sans Pro" w:hAnsi="EC Square Sans Pro" w:cs="EC Square Sans Pro"/>
            <w:sz w:val="20"/>
            <w:szCs w:val="20"/>
            <w:lang w:val="en-US" w:eastAsia="en-US"/>
          </w:rPr>
          <w:delText xml:space="preserve">) </w:delText>
        </w:r>
      </w:del>
    </w:p>
    <w:p w14:paraId="42D4FD5B" w14:textId="73AAF5DA" w:rsidR="00C40CB8" w:rsidRPr="00C40CB8" w:rsidDel="00B17357" w:rsidRDefault="00C40CB8" w:rsidP="00C40CB8">
      <w:pPr>
        <w:numPr>
          <w:ilvl w:val="0"/>
          <w:numId w:val="15"/>
        </w:numPr>
        <w:spacing w:before="120" w:after="120" w:line="259" w:lineRule="auto"/>
        <w:contextualSpacing/>
        <w:jc w:val="both"/>
        <w:textAlignment w:val="baseline"/>
        <w:rPr>
          <w:del w:id="189" w:author="Microsoft Office User" w:date="2025-03-10T12:09:00Z"/>
          <w:rFonts w:ascii="EC Square Sans Pro" w:eastAsia="EC Square Sans Pro" w:hAnsi="EC Square Sans Pro" w:cs="EC Square Sans Pro"/>
          <w:sz w:val="20"/>
          <w:szCs w:val="20"/>
          <w:lang w:val="en-US" w:eastAsia="en-US"/>
        </w:rPr>
      </w:pPr>
      <w:del w:id="190" w:author="Microsoft Office User" w:date="2025-03-10T12:09:00Z">
        <w:r w:rsidRPr="00C40CB8" w:rsidDel="00B17357">
          <w:rPr>
            <w:rFonts w:ascii="EC Square Sans Pro" w:eastAsia="EC Square Sans Pro" w:hAnsi="EC Square Sans Pro" w:cs="EC Square Sans Pro"/>
            <w:b/>
            <w:bCs/>
            <w:sz w:val="20"/>
            <w:szCs w:val="20"/>
            <w:lang w:val="en-US" w:eastAsia="en-US"/>
          </w:rPr>
          <w:delText>WEF.</w:delText>
        </w:r>
        <w:r w:rsidRPr="00C40CB8" w:rsidDel="00B17357">
          <w:rPr>
            <w:rFonts w:ascii="EC Square Sans Pro" w:eastAsia="EC Square Sans Pro" w:hAnsi="EC Square Sans Pro" w:cs="EC Square Sans Pro"/>
            <w:sz w:val="20"/>
            <w:szCs w:val="20"/>
            <w:lang w:val="en-US" w:eastAsia="en-US"/>
          </w:rPr>
          <w:delText xml:space="preserve"> Health Impacts of Climate Change: Evidence Landscape and Role of Private Sector, June 2024 (</w:delText>
        </w:r>
        <w:r w:rsidR="00F43DFD" w:rsidDel="00B17357">
          <w:fldChar w:fldCharType="begin"/>
        </w:r>
        <w:r w:rsidR="00F43DFD" w:rsidRPr="00F43DFD" w:rsidDel="00B17357">
          <w:rPr>
            <w:lang w:val="en-GB"/>
            <w:rPrChange w:id="191" w:author="MARELLI Luisa (JRC-ISPRA)" w:date="2025-02-14T17:54:00Z">
              <w:rPr/>
            </w:rPrChange>
          </w:rPr>
          <w:delInstrText xml:space="preserve"> HYPERLINK "https://www.weforum.org/publications/quantifying-the-impact-of-climate-change-on-human-health/" \h </w:delInstrText>
        </w:r>
        <w:r w:rsidR="00F43DFD" w:rsidDel="00B17357">
          <w:fldChar w:fldCharType="separate"/>
        </w:r>
        <w:r w:rsidRPr="00C40CB8" w:rsidDel="00B17357">
          <w:rPr>
            <w:rFonts w:ascii="EC Square Sans Pro" w:eastAsia="EC Square Sans Pro" w:hAnsi="EC Square Sans Pro" w:cs="EC Square Sans Pro"/>
            <w:color w:val="0000FF"/>
            <w:sz w:val="20"/>
            <w:szCs w:val="20"/>
            <w:u w:val="single"/>
            <w:lang w:val="en-US" w:eastAsia="en-US"/>
          </w:rPr>
          <w:delText>https://www.weforum.org/publications/quantifying-the-impact-of-climate-change-on-human-health/</w:delText>
        </w:r>
        <w:r w:rsidR="00F43DFD" w:rsidDel="00B17357">
          <w:rPr>
            <w:rFonts w:ascii="EC Square Sans Pro" w:eastAsia="EC Square Sans Pro" w:hAnsi="EC Square Sans Pro" w:cs="EC Square Sans Pro"/>
            <w:color w:val="0000FF"/>
            <w:sz w:val="20"/>
            <w:szCs w:val="20"/>
            <w:u w:val="single"/>
            <w:lang w:val="en-US" w:eastAsia="en-US"/>
          </w:rPr>
          <w:fldChar w:fldCharType="end"/>
        </w:r>
        <w:r w:rsidRPr="00C40CB8" w:rsidDel="00B17357">
          <w:rPr>
            <w:rFonts w:ascii="EC Square Sans Pro" w:eastAsia="EC Square Sans Pro" w:hAnsi="EC Square Sans Pro" w:cs="EC Square Sans Pro"/>
            <w:sz w:val="20"/>
            <w:szCs w:val="20"/>
            <w:lang w:val="en-US" w:eastAsia="en-US"/>
          </w:rPr>
          <w:delText>)</w:delText>
        </w:r>
      </w:del>
    </w:p>
    <w:p w14:paraId="0008720A" w14:textId="084940CD" w:rsidR="00C40CB8" w:rsidRPr="00C40CB8" w:rsidDel="00B17357" w:rsidRDefault="00C40CB8" w:rsidP="00C40CB8">
      <w:pPr>
        <w:numPr>
          <w:ilvl w:val="0"/>
          <w:numId w:val="15"/>
        </w:numPr>
        <w:spacing w:before="120" w:after="120" w:line="259" w:lineRule="auto"/>
        <w:contextualSpacing/>
        <w:jc w:val="both"/>
        <w:textAlignment w:val="baseline"/>
        <w:rPr>
          <w:del w:id="192" w:author="Microsoft Office User" w:date="2025-03-10T12:09:00Z"/>
          <w:rFonts w:ascii="EC Square Sans Pro" w:eastAsia="EC Square Sans Pro" w:hAnsi="EC Square Sans Pro" w:cs="EC Square Sans Pro"/>
          <w:sz w:val="20"/>
          <w:szCs w:val="20"/>
          <w:lang w:val="en-US" w:eastAsia="en-US"/>
        </w:rPr>
      </w:pPr>
      <w:del w:id="193" w:author="Microsoft Office User" w:date="2025-03-10T12:09:00Z">
        <w:r w:rsidRPr="00C40CB8" w:rsidDel="00B17357">
          <w:rPr>
            <w:rFonts w:ascii="EC Square Sans Pro" w:eastAsia="EC Square Sans Pro" w:hAnsi="EC Square Sans Pro" w:cs="EC Square Sans Pro"/>
            <w:b/>
            <w:bCs/>
            <w:sz w:val="20"/>
            <w:szCs w:val="20"/>
            <w:lang w:val="en-US" w:eastAsia="en-US"/>
          </w:rPr>
          <w:delText xml:space="preserve">EEA Report No 7/2022. </w:delText>
        </w:r>
        <w:r w:rsidRPr="00C40CB8" w:rsidDel="00B17357">
          <w:rPr>
            <w:rFonts w:ascii="EC Square Sans Pro" w:eastAsia="EC Square Sans Pro" w:hAnsi="EC Square Sans Pro" w:cs="EC Square Sans Pro"/>
            <w:sz w:val="20"/>
            <w:szCs w:val="20"/>
            <w:lang w:val="en-US" w:eastAsia="en-US"/>
          </w:rPr>
          <w:delText>Climate change impacts on health,</w:delText>
        </w:r>
        <w:r w:rsidRPr="00C40CB8" w:rsidDel="00B17357">
          <w:rPr>
            <w:rFonts w:ascii="EC Square Sans Pro" w:eastAsia="EC Square Sans Pro" w:hAnsi="EC Square Sans Pro" w:cs="EC Square Sans Pro"/>
            <w:b/>
            <w:bCs/>
            <w:sz w:val="20"/>
            <w:szCs w:val="20"/>
            <w:lang w:val="en-US" w:eastAsia="en-US"/>
          </w:rPr>
          <w:delText xml:space="preserve"> </w:delText>
        </w:r>
        <w:r w:rsidRPr="00C40CB8" w:rsidDel="00B17357">
          <w:rPr>
            <w:rFonts w:ascii="EC Square Sans Pro" w:eastAsia="EC Square Sans Pro" w:hAnsi="EC Square Sans Pro" w:cs="EC Square Sans Pro"/>
            <w:sz w:val="20"/>
            <w:szCs w:val="20"/>
            <w:lang w:val="en-US" w:eastAsia="en-US"/>
          </w:rPr>
          <w:delText>(</w:delText>
        </w:r>
        <w:r w:rsidR="00F43DFD" w:rsidDel="00B17357">
          <w:fldChar w:fldCharType="begin"/>
        </w:r>
        <w:r w:rsidR="00F43DFD" w:rsidRPr="00F43DFD" w:rsidDel="00B17357">
          <w:rPr>
            <w:lang w:val="en-GB"/>
            <w:rPrChange w:id="194" w:author="MARELLI Luisa (JRC-ISPRA)" w:date="2025-02-14T17:54:00Z">
              <w:rPr/>
            </w:rPrChange>
          </w:rPr>
          <w:delInstrText xml:space="preserve"> HYPERLINK "https://www.eea.europa.eu/publications/climate-change-impacts-on-health" \h </w:delInstrText>
        </w:r>
        <w:r w:rsidR="00F43DFD" w:rsidDel="00B17357">
          <w:fldChar w:fldCharType="separate"/>
        </w:r>
        <w:r w:rsidRPr="00C40CB8" w:rsidDel="00B17357">
          <w:rPr>
            <w:rFonts w:ascii="EC Square Sans Pro" w:eastAsia="EC Square Sans Pro" w:hAnsi="EC Square Sans Pro" w:cs="EC Square Sans Pro"/>
            <w:color w:val="0000FF"/>
            <w:sz w:val="20"/>
            <w:szCs w:val="20"/>
            <w:u w:val="single"/>
            <w:lang w:val="en-US" w:eastAsia="en-US"/>
          </w:rPr>
          <w:delText>https://www.eea.europa.eu/publications/climate-change-impacts-on-health</w:delText>
        </w:r>
        <w:r w:rsidR="00F43DFD" w:rsidDel="00B17357">
          <w:rPr>
            <w:rFonts w:ascii="EC Square Sans Pro" w:eastAsia="EC Square Sans Pro" w:hAnsi="EC Square Sans Pro" w:cs="EC Square Sans Pro"/>
            <w:color w:val="0000FF"/>
            <w:sz w:val="20"/>
            <w:szCs w:val="20"/>
            <w:u w:val="single"/>
            <w:lang w:val="en-US" w:eastAsia="en-US"/>
          </w:rPr>
          <w:fldChar w:fldCharType="end"/>
        </w:r>
        <w:r w:rsidRPr="00C40CB8" w:rsidDel="00B17357">
          <w:rPr>
            <w:rFonts w:ascii="EC Square Sans Pro" w:eastAsia="EC Square Sans Pro" w:hAnsi="EC Square Sans Pro" w:cs="EC Square Sans Pro"/>
            <w:sz w:val="20"/>
            <w:szCs w:val="20"/>
            <w:lang w:val="en-US" w:eastAsia="en-US"/>
          </w:rPr>
          <w:delText>)</w:delText>
        </w:r>
      </w:del>
    </w:p>
    <w:p w14:paraId="5F0BA546" w14:textId="5C2F2D66" w:rsidR="00C40CB8" w:rsidRPr="00C40CB8" w:rsidDel="00B17357" w:rsidRDefault="00C40CB8" w:rsidP="00C40CB8">
      <w:pPr>
        <w:numPr>
          <w:ilvl w:val="0"/>
          <w:numId w:val="15"/>
        </w:numPr>
        <w:spacing w:before="120" w:after="120" w:line="259" w:lineRule="auto"/>
        <w:contextualSpacing/>
        <w:jc w:val="both"/>
        <w:textAlignment w:val="baseline"/>
        <w:rPr>
          <w:del w:id="195" w:author="Microsoft Office User" w:date="2025-03-10T12:09:00Z"/>
          <w:rFonts w:ascii="EC Square Sans Pro" w:eastAsia="EC Square Sans Pro" w:hAnsi="EC Square Sans Pro" w:cs="EC Square Sans Pro"/>
          <w:sz w:val="20"/>
          <w:szCs w:val="20"/>
          <w:lang w:val="en-US" w:eastAsia="en-US"/>
        </w:rPr>
      </w:pPr>
      <w:del w:id="196" w:author="Microsoft Office User" w:date="2025-03-10T12:09:00Z">
        <w:r w:rsidRPr="00C40CB8" w:rsidDel="00B17357">
          <w:rPr>
            <w:rFonts w:ascii="EC Square Sans Pro" w:eastAsia="EC Square Sans Pro" w:hAnsi="EC Square Sans Pro" w:cs="EC Square Sans Pro"/>
            <w:sz w:val="20"/>
            <w:szCs w:val="20"/>
            <w:lang w:val="es" w:eastAsia="en-US"/>
          </w:rPr>
          <w:delText xml:space="preserve">Ballester, J., Quijal-Zamorano, M., Méndez Turrubiates, R.F. et al. </w:delText>
        </w:r>
        <w:r w:rsidRPr="00C40CB8" w:rsidDel="00B17357">
          <w:rPr>
            <w:rFonts w:ascii="EC Square Sans Pro" w:eastAsia="EC Square Sans Pro" w:hAnsi="EC Square Sans Pro" w:cs="EC Square Sans Pro"/>
            <w:sz w:val="20"/>
            <w:szCs w:val="20"/>
            <w:lang w:val="en-US" w:eastAsia="en-US"/>
          </w:rPr>
          <w:delText xml:space="preserve">Heat-related mortality in Europe during the summer of 2022. Nat Med 29, 1857–1866 (2023). </w:delText>
        </w:r>
        <w:r w:rsidR="00F43DFD" w:rsidDel="00B17357">
          <w:fldChar w:fldCharType="begin"/>
        </w:r>
        <w:r w:rsidR="00F43DFD" w:rsidRPr="00F43DFD" w:rsidDel="00B17357">
          <w:rPr>
            <w:lang w:val="en-GB"/>
            <w:rPrChange w:id="197" w:author="MARELLI Luisa (JRC-ISPRA)" w:date="2025-02-14T17:54:00Z">
              <w:rPr/>
            </w:rPrChange>
          </w:rPr>
          <w:delInstrText xml:space="preserve"> HYPERLINK "https://doi.org/10.1038/s41591-023-02419-z" \h </w:delInstrText>
        </w:r>
        <w:r w:rsidR="00F43DFD" w:rsidDel="00B17357">
          <w:fldChar w:fldCharType="separate"/>
        </w:r>
        <w:r w:rsidRPr="00C40CB8" w:rsidDel="00B17357">
          <w:rPr>
            <w:rFonts w:ascii="EC Square Sans Pro" w:eastAsia="EC Square Sans Pro" w:hAnsi="EC Square Sans Pro" w:cs="EC Square Sans Pro"/>
            <w:color w:val="0000FF"/>
            <w:sz w:val="20"/>
            <w:szCs w:val="20"/>
            <w:u w:val="single"/>
            <w:lang w:val="en-US" w:eastAsia="en-US"/>
          </w:rPr>
          <w:delText>https://doi.org/10.1038/s41591-023-02419-z</w:delText>
        </w:r>
        <w:r w:rsidR="00F43DFD" w:rsidDel="00B17357">
          <w:rPr>
            <w:rFonts w:ascii="EC Square Sans Pro" w:eastAsia="EC Square Sans Pro" w:hAnsi="EC Square Sans Pro" w:cs="EC Square Sans Pro"/>
            <w:color w:val="0000FF"/>
            <w:sz w:val="20"/>
            <w:szCs w:val="20"/>
            <w:u w:val="single"/>
            <w:lang w:val="en-US" w:eastAsia="en-US"/>
          </w:rPr>
          <w:fldChar w:fldCharType="end"/>
        </w:r>
        <w:r w:rsidRPr="00C40CB8" w:rsidDel="00B17357">
          <w:rPr>
            <w:rFonts w:ascii="EC Square Sans Pro" w:eastAsia="EC Square Sans Pro" w:hAnsi="EC Square Sans Pro" w:cs="EC Square Sans Pro"/>
            <w:sz w:val="20"/>
            <w:szCs w:val="20"/>
            <w:lang w:val="en-US" w:eastAsia="en-US"/>
          </w:rPr>
          <w:delText>.</w:delText>
        </w:r>
      </w:del>
    </w:p>
    <w:p w14:paraId="5CD05EBF" w14:textId="2F5E9336" w:rsidR="00C40CB8" w:rsidRPr="00C40CB8" w:rsidDel="00B17357" w:rsidRDefault="00C40CB8" w:rsidP="00C40CB8">
      <w:pPr>
        <w:numPr>
          <w:ilvl w:val="0"/>
          <w:numId w:val="15"/>
        </w:numPr>
        <w:spacing w:before="120" w:after="120" w:line="259" w:lineRule="auto"/>
        <w:contextualSpacing/>
        <w:jc w:val="both"/>
        <w:textAlignment w:val="baseline"/>
        <w:rPr>
          <w:del w:id="198" w:author="Microsoft Office User" w:date="2025-03-10T12:09:00Z"/>
          <w:rFonts w:ascii="EC Square Sans Pro" w:eastAsia="EC Square Sans Pro" w:hAnsi="EC Square Sans Pro" w:cs="EC Square Sans Pro"/>
          <w:sz w:val="20"/>
          <w:szCs w:val="20"/>
          <w:lang w:val="en-US" w:eastAsia="en-US"/>
        </w:rPr>
      </w:pPr>
      <w:del w:id="199" w:author="Microsoft Office User" w:date="2025-03-10T12:09:00Z">
        <w:r w:rsidRPr="00C40CB8" w:rsidDel="00B17357">
          <w:rPr>
            <w:rFonts w:ascii="EC Square Sans Pro" w:eastAsia="EC Square Sans Pro" w:hAnsi="EC Square Sans Pro" w:cs="EC Square Sans Pro"/>
            <w:sz w:val="20"/>
            <w:szCs w:val="20"/>
            <w:lang w:val="en-US" w:eastAsia="en-US"/>
          </w:rPr>
          <w:delText>Gennaro D’Amato Lorenzo Cecchi Mariella D’Amato, “Climate change and respiratory diseases” European Respiratory Review 2014; 23(132): 161-169; DOI: 10.1183/09059180.00001714</w:delText>
        </w:r>
      </w:del>
    </w:p>
    <w:p w14:paraId="40CFB794" w14:textId="5DA0D69B" w:rsidR="00C40CB8" w:rsidRPr="00C40CB8" w:rsidDel="00B17357" w:rsidRDefault="00C40CB8" w:rsidP="00C40CB8">
      <w:pPr>
        <w:numPr>
          <w:ilvl w:val="0"/>
          <w:numId w:val="15"/>
        </w:numPr>
        <w:spacing w:before="120" w:after="120" w:line="259" w:lineRule="auto"/>
        <w:contextualSpacing/>
        <w:jc w:val="both"/>
        <w:textAlignment w:val="baseline"/>
        <w:rPr>
          <w:del w:id="200" w:author="Microsoft Office User" w:date="2025-03-10T12:09:00Z"/>
          <w:rFonts w:ascii="EC Square Sans Pro" w:eastAsia="EC Square Sans Pro" w:hAnsi="EC Square Sans Pro" w:cs="EC Square Sans Pro"/>
          <w:color w:val="0000FF"/>
          <w:sz w:val="20"/>
          <w:szCs w:val="20"/>
          <w:u w:val="single"/>
          <w:lang w:val="en-US" w:eastAsia="en-US"/>
        </w:rPr>
      </w:pPr>
      <w:del w:id="201" w:author="Microsoft Office User" w:date="2025-03-10T12:09:00Z">
        <w:r w:rsidRPr="00C40CB8" w:rsidDel="00B17357">
          <w:rPr>
            <w:rFonts w:ascii="EC Square Sans Pro" w:eastAsia="EC Square Sans Pro" w:hAnsi="EC Square Sans Pro" w:cs="EC Square Sans Pro"/>
            <w:sz w:val="20"/>
            <w:szCs w:val="20"/>
            <w:lang w:val="es" w:eastAsia="en-US"/>
          </w:rPr>
          <w:delText xml:space="preserve">Ballester, J., Quijal-Zamorano, M., Méndez Turrubiates, R.F. et al. </w:delText>
        </w:r>
        <w:r w:rsidRPr="00C40CB8" w:rsidDel="00B17357">
          <w:rPr>
            <w:rFonts w:ascii="EC Square Sans Pro" w:eastAsia="EC Square Sans Pro" w:hAnsi="EC Square Sans Pro" w:cs="EC Square Sans Pro"/>
            <w:sz w:val="20"/>
            <w:szCs w:val="20"/>
            <w:lang w:val="en-US" w:eastAsia="en-US"/>
          </w:rPr>
          <w:delText xml:space="preserve">Heat-related mortality in Europe during the summer of 2022. Nat Med 29, 1857–1866 (2023). </w:delText>
        </w:r>
        <w:r w:rsidR="00F43DFD" w:rsidDel="00B17357">
          <w:fldChar w:fldCharType="begin"/>
        </w:r>
        <w:r w:rsidR="00F43DFD" w:rsidRPr="00F43DFD" w:rsidDel="00B17357">
          <w:rPr>
            <w:lang w:val="en-GB"/>
            <w:rPrChange w:id="202" w:author="MARELLI Luisa (JRC-ISPRA)" w:date="2025-02-14T17:54:00Z">
              <w:rPr/>
            </w:rPrChange>
          </w:rPr>
          <w:delInstrText xml:space="preserve"> HYPERLINK "https://doi.org/10.1038/s41591-023-02419-z" \h </w:delInstrText>
        </w:r>
        <w:r w:rsidR="00F43DFD" w:rsidDel="00B17357">
          <w:fldChar w:fldCharType="separate"/>
        </w:r>
        <w:r w:rsidRPr="00C40CB8" w:rsidDel="00B17357">
          <w:rPr>
            <w:rFonts w:ascii="EC Square Sans Pro" w:eastAsia="EC Square Sans Pro" w:hAnsi="EC Square Sans Pro" w:cs="EC Square Sans Pro"/>
            <w:color w:val="0000FF"/>
            <w:sz w:val="20"/>
            <w:szCs w:val="20"/>
            <w:u w:val="single"/>
            <w:lang w:val="en-US" w:eastAsia="en-US"/>
          </w:rPr>
          <w:delText>https://doi.org/10.1038/s41591-023-02419-z</w:delText>
        </w:r>
        <w:r w:rsidR="00F43DFD" w:rsidDel="00B17357">
          <w:rPr>
            <w:rFonts w:ascii="EC Square Sans Pro" w:eastAsia="EC Square Sans Pro" w:hAnsi="EC Square Sans Pro" w:cs="EC Square Sans Pro"/>
            <w:color w:val="0000FF"/>
            <w:sz w:val="20"/>
            <w:szCs w:val="20"/>
            <w:u w:val="single"/>
            <w:lang w:val="en-US" w:eastAsia="en-US"/>
          </w:rPr>
          <w:fldChar w:fldCharType="end"/>
        </w:r>
      </w:del>
    </w:p>
    <w:p w14:paraId="7BC27BB5" w14:textId="6AD02982" w:rsidR="00C40CB8" w:rsidRPr="00C40CB8" w:rsidDel="00B17357" w:rsidRDefault="00C40CB8" w:rsidP="00C40CB8">
      <w:pPr>
        <w:numPr>
          <w:ilvl w:val="0"/>
          <w:numId w:val="15"/>
        </w:numPr>
        <w:spacing w:before="120" w:after="120" w:line="259" w:lineRule="auto"/>
        <w:contextualSpacing/>
        <w:jc w:val="both"/>
        <w:textAlignment w:val="baseline"/>
        <w:rPr>
          <w:del w:id="203" w:author="Microsoft Office User" w:date="2025-03-10T12:09:00Z"/>
          <w:rFonts w:ascii="EC Square Sans Pro" w:eastAsia="EC Square Sans Pro" w:hAnsi="EC Square Sans Pro" w:cs="EC Square Sans Pro"/>
          <w:color w:val="0000FF"/>
          <w:sz w:val="20"/>
          <w:szCs w:val="20"/>
          <w:u w:val="single"/>
          <w:lang w:val="en-US" w:eastAsia="en-US"/>
        </w:rPr>
      </w:pPr>
      <w:del w:id="204" w:author="Microsoft Office User" w:date="2025-03-10T12:09:00Z">
        <w:r w:rsidRPr="00C40CB8" w:rsidDel="00B17357">
          <w:rPr>
            <w:rFonts w:ascii="EC Square Sans Pro" w:eastAsia="EC Square Sans Pro" w:hAnsi="EC Square Sans Pro" w:cs="EC Square Sans Pro"/>
            <w:sz w:val="20"/>
            <w:szCs w:val="20"/>
            <w:lang w:val="es" w:eastAsia="en-US"/>
          </w:rPr>
          <w:delText xml:space="preserve">Gallo, E., Quijal-Zamorano, M., Méndez Turrubiates, R.F. et al. </w:delText>
        </w:r>
        <w:r w:rsidRPr="00C40CB8" w:rsidDel="00B17357">
          <w:rPr>
            <w:rFonts w:ascii="EC Square Sans Pro" w:eastAsia="EC Square Sans Pro" w:hAnsi="EC Square Sans Pro" w:cs="EC Square Sans Pro"/>
            <w:sz w:val="20"/>
            <w:szCs w:val="20"/>
            <w:lang w:val="en-US" w:eastAsia="en-US"/>
          </w:rPr>
          <w:delText xml:space="preserve">Heat-related mortality in Europe during 2023 and the role of adaptation in protecting health. Nat Med 30, 3101–3105 (2024). </w:delText>
        </w:r>
        <w:r w:rsidR="003015AE" w:rsidDel="00B17357">
          <w:fldChar w:fldCharType="begin"/>
        </w:r>
        <w:r w:rsidR="003015AE" w:rsidDel="00B17357">
          <w:delInstrText xml:space="preserve"> HYPERLINK "https://doi.org/10.1038</w:delInstrText>
        </w:r>
        <w:r w:rsidR="003015AE" w:rsidDel="00B17357">
          <w:delInstrText xml:space="preserve">/s41591-024-03186-1" \h </w:delInstrText>
        </w:r>
        <w:r w:rsidR="003015AE" w:rsidDel="00B17357">
          <w:fldChar w:fldCharType="separate"/>
        </w:r>
        <w:r w:rsidRPr="00C40CB8" w:rsidDel="00B17357">
          <w:rPr>
            <w:rFonts w:ascii="EC Square Sans Pro" w:eastAsia="EC Square Sans Pro" w:hAnsi="EC Square Sans Pro" w:cs="EC Square Sans Pro"/>
            <w:color w:val="0000FF"/>
            <w:sz w:val="20"/>
            <w:szCs w:val="20"/>
            <w:u w:val="single"/>
            <w:lang w:val="en-US" w:eastAsia="en-US"/>
          </w:rPr>
          <w:delText>https://doi.org/10.1038/s41591-024-03186-1</w:delText>
        </w:r>
        <w:r w:rsidR="003015AE" w:rsidDel="00B17357">
          <w:rPr>
            <w:rFonts w:ascii="EC Square Sans Pro" w:eastAsia="EC Square Sans Pro" w:hAnsi="EC Square Sans Pro" w:cs="EC Square Sans Pro"/>
            <w:color w:val="0000FF"/>
            <w:sz w:val="20"/>
            <w:szCs w:val="20"/>
            <w:u w:val="single"/>
            <w:lang w:val="en-US" w:eastAsia="en-US"/>
          </w:rPr>
          <w:fldChar w:fldCharType="end"/>
        </w:r>
      </w:del>
    </w:p>
    <w:p w14:paraId="6F10D1E0" w14:textId="64F6894D" w:rsidR="00C40CB8" w:rsidRPr="00C40CB8" w:rsidDel="00B17357" w:rsidRDefault="00C40CB8" w:rsidP="00C40CB8">
      <w:pPr>
        <w:numPr>
          <w:ilvl w:val="0"/>
          <w:numId w:val="15"/>
        </w:numPr>
        <w:spacing w:before="120" w:after="120" w:line="259" w:lineRule="auto"/>
        <w:contextualSpacing/>
        <w:jc w:val="both"/>
        <w:textAlignment w:val="baseline"/>
        <w:rPr>
          <w:del w:id="205" w:author="Microsoft Office User" w:date="2025-03-10T12:09:00Z"/>
          <w:rFonts w:ascii="EC Square Sans Pro" w:eastAsia="EC Square Sans Pro" w:hAnsi="EC Square Sans Pro" w:cs="EC Square Sans Pro"/>
          <w:sz w:val="20"/>
          <w:szCs w:val="20"/>
          <w:lang w:val="en-US" w:eastAsia="en-US"/>
        </w:rPr>
      </w:pPr>
      <w:del w:id="206" w:author="Microsoft Office User" w:date="2025-03-10T12:09:00Z">
        <w:r w:rsidRPr="00C40CB8" w:rsidDel="00B17357">
          <w:rPr>
            <w:rFonts w:ascii="EC Square Sans Pro" w:eastAsia="EC Square Sans Pro" w:hAnsi="EC Square Sans Pro" w:cs="EC Square Sans Pro"/>
            <w:b/>
            <w:bCs/>
            <w:sz w:val="20"/>
            <w:szCs w:val="20"/>
            <w:lang w:val="en-US" w:eastAsia="en-US"/>
          </w:rPr>
          <w:delText>EEA Report No 11/2024</w:delText>
        </w:r>
        <w:r w:rsidRPr="00C40CB8" w:rsidDel="00B17357">
          <w:rPr>
            <w:rFonts w:ascii="EC Square Sans Pro" w:eastAsia="EC Square Sans Pro" w:hAnsi="EC Square Sans Pro" w:cs="EC Square Sans Pro"/>
            <w:sz w:val="20"/>
            <w:szCs w:val="20"/>
            <w:lang w:val="en-US" w:eastAsia="en-US"/>
          </w:rPr>
          <w:delText>. Impacts of heat on health: over half EEA countries monitor and take action on heat and health (</w:delText>
        </w:r>
        <w:r w:rsidR="00F43DFD" w:rsidDel="00B17357">
          <w:fldChar w:fldCharType="begin"/>
        </w:r>
        <w:r w:rsidR="00F43DFD" w:rsidRPr="00F43DFD" w:rsidDel="00B17357">
          <w:rPr>
            <w:lang w:val="en-GB"/>
            <w:rPrChange w:id="207" w:author="MARELLI Luisa (JRC-ISPRA)" w:date="2025-02-14T17:54:00Z">
              <w:rPr/>
            </w:rPrChange>
          </w:rPr>
          <w:delInstrText xml:space="preserve"> HYPERLINK "https://www.eea.europa.eu/en/newsroom/news/eea-countries-take-action-on-heat-and-health" \h </w:delInstrText>
        </w:r>
        <w:r w:rsidR="00F43DFD" w:rsidDel="00B17357">
          <w:fldChar w:fldCharType="separate"/>
        </w:r>
        <w:r w:rsidRPr="00C40CB8" w:rsidDel="00B17357">
          <w:rPr>
            <w:rFonts w:ascii="EC Square Sans Pro" w:eastAsia="EC Square Sans Pro" w:hAnsi="EC Square Sans Pro" w:cs="EC Square Sans Pro"/>
            <w:color w:val="0563C1"/>
            <w:sz w:val="20"/>
            <w:szCs w:val="20"/>
            <w:u w:val="single"/>
            <w:lang w:val="en-US" w:eastAsia="en-US"/>
          </w:rPr>
          <w:delText>https://www.eea.europa.eu/en/newsroom/news/eea-countries-take-action-on-heat-and-health</w:delText>
        </w:r>
        <w:r w:rsidR="00F43DFD" w:rsidDel="00B17357">
          <w:rPr>
            <w:rFonts w:ascii="EC Square Sans Pro" w:eastAsia="EC Square Sans Pro" w:hAnsi="EC Square Sans Pro" w:cs="EC Square Sans Pro"/>
            <w:color w:val="0563C1"/>
            <w:sz w:val="20"/>
            <w:szCs w:val="20"/>
            <w:u w:val="single"/>
            <w:lang w:val="en-US" w:eastAsia="en-US"/>
          </w:rPr>
          <w:fldChar w:fldCharType="end"/>
        </w:r>
        <w:r w:rsidRPr="00C40CB8" w:rsidDel="00B17357">
          <w:rPr>
            <w:rFonts w:ascii="EC Square Sans Pro" w:eastAsia="EC Square Sans Pro" w:hAnsi="EC Square Sans Pro" w:cs="EC Square Sans Pro"/>
            <w:sz w:val="20"/>
            <w:szCs w:val="20"/>
            <w:lang w:val="en-US" w:eastAsia="en-US"/>
          </w:rPr>
          <w:delText>)</w:delText>
        </w:r>
      </w:del>
    </w:p>
    <w:p w14:paraId="735079C7" w14:textId="0CAA545B" w:rsidR="00C40CB8" w:rsidRPr="00C40CB8" w:rsidDel="00B17357" w:rsidRDefault="00C40CB8" w:rsidP="00C40CB8">
      <w:pPr>
        <w:numPr>
          <w:ilvl w:val="0"/>
          <w:numId w:val="15"/>
        </w:numPr>
        <w:spacing w:before="120" w:after="120" w:line="259" w:lineRule="auto"/>
        <w:contextualSpacing/>
        <w:jc w:val="both"/>
        <w:textAlignment w:val="baseline"/>
        <w:rPr>
          <w:del w:id="208" w:author="Microsoft Office User" w:date="2025-03-10T12:09:00Z"/>
          <w:rFonts w:ascii="EC Square Sans Pro" w:eastAsia="EC Square Sans Pro" w:hAnsi="EC Square Sans Pro" w:cs="EC Square Sans Pro"/>
          <w:sz w:val="20"/>
          <w:szCs w:val="20"/>
          <w:lang w:val="en-US" w:eastAsia="en-US"/>
        </w:rPr>
      </w:pPr>
      <w:del w:id="209" w:author="Microsoft Office User" w:date="2025-03-10T12:09:00Z">
        <w:r w:rsidRPr="00C40CB8" w:rsidDel="00B17357">
          <w:rPr>
            <w:rFonts w:ascii="EC Square Sans Pro" w:eastAsia="EC Square Sans Pro" w:hAnsi="EC Square Sans Pro" w:cs="EC Square Sans Pro"/>
            <w:sz w:val="20"/>
            <w:szCs w:val="20"/>
            <w:lang w:val="en-US" w:eastAsia="en-US"/>
          </w:rPr>
          <w:delText>The 2020 report of The Lancet Countdown on health and climate change: responding to converging crises. The Lancet, Volume 397, Issue 10269, 129 - 170.</w:delText>
        </w:r>
      </w:del>
    </w:p>
    <w:p w14:paraId="715CCDC9" w14:textId="3691B6C3" w:rsidR="00C40CB8" w:rsidRPr="00C40CB8" w:rsidDel="00B17357" w:rsidRDefault="00C40CB8" w:rsidP="00C40CB8">
      <w:pPr>
        <w:numPr>
          <w:ilvl w:val="0"/>
          <w:numId w:val="15"/>
        </w:numPr>
        <w:spacing w:before="120" w:after="120" w:line="259" w:lineRule="auto"/>
        <w:contextualSpacing/>
        <w:jc w:val="both"/>
        <w:textAlignment w:val="baseline"/>
        <w:rPr>
          <w:del w:id="210" w:author="Microsoft Office User" w:date="2025-03-10T12:09:00Z"/>
          <w:rFonts w:ascii="EC Square Sans Pro" w:eastAsia="EC Square Sans Pro" w:hAnsi="EC Square Sans Pro" w:cs="EC Square Sans Pro"/>
          <w:sz w:val="20"/>
          <w:szCs w:val="20"/>
          <w:lang w:val="en-US" w:eastAsia="en-US"/>
        </w:rPr>
      </w:pPr>
      <w:del w:id="211" w:author="Microsoft Office User" w:date="2025-03-10T12:09:00Z">
        <w:r w:rsidRPr="00C40CB8" w:rsidDel="00B17357">
          <w:rPr>
            <w:rFonts w:ascii="EC Square Sans Pro" w:eastAsia="EC Square Sans Pro" w:hAnsi="EC Square Sans Pro" w:cs="EC Square Sans Pro"/>
            <w:b/>
            <w:bCs/>
            <w:sz w:val="20"/>
            <w:szCs w:val="20"/>
            <w:lang w:val="en-US" w:eastAsia="en-US"/>
          </w:rPr>
          <w:delText>WEF</w:delText>
        </w:r>
        <w:r w:rsidRPr="00C40CB8" w:rsidDel="00B17357">
          <w:rPr>
            <w:rFonts w:ascii="EC Square Sans Pro" w:eastAsia="EC Square Sans Pro" w:hAnsi="EC Square Sans Pro" w:cs="EC Square Sans Pro"/>
            <w:sz w:val="20"/>
            <w:szCs w:val="20"/>
            <w:lang w:val="en-US" w:eastAsia="en-US"/>
          </w:rPr>
          <w:delText>. More than 70% of the global workforce is at risk from severe heat – report, August 2024 (</w:delText>
        </w:r>
        <w:r w:rsidR="00F43DFD" w:rsidDel="00B17357">
          <w:fldChar w:fldCharType="begin"/>
        </w:r>
        <w:r w:rsidR="00F43DFD" w:rsidRPr="00F43DFD" w:rsidDel="00B17357">
          <w:rPr>
            <w:lang w:val="en-GB"/>
            <w:rPrChange w:id="212" w:author="MARELLI Luisa (JRC-ISPRA)" w:date="2025-02-14T17:54:00Z">
              <w:rPr/>
            </w:rPrChange>
          </w:rPr>
          <w:delInstrText xml:space="preserve"> HYPERLINK "https://www.weforum.org/stories/2024/08/extreme-heat-workers-climate-health" \h </w:delInstrText>
        </w:r>
        <w:r w:rsidR="00F43DFD" w:rsidDel="00B17357">
          <w:fldChar w:fldCharType="separate"/>
        </w:r>
        <w:r w:rsidRPr="00C40CB8" w:rsidDel="00B17357">
          <w:rPr>
            <w:rFonts w:ascii="EC Square Sans Pro" w:eastAsia="EC Square Sans Pro" w:hAnsi="EC Square Sans Pro" w:cs="EC Square Sans Pro"/>
            <w:color w:val="0000FF"/>
            <w:sz w:val="20"/>
            <w:szCs w:val="20"/>
            <w:u w:val="single"/>
            <w:lang w:val="en-US" w:eastAsia="en-US"/>
          </w:rPr>
          <w:delText>https://www.weforum.org/stories/2024/08/extreme-heat-workers-climate-health</w:delText>
        </w:r>
        <w:r w:rsidR="00F43DFD" w:rsidDel="00B17357">
          <w:rPr>
            <w:rFonts w:ascii="EC Square Sans Pro" w:eastAsia="EC Square Sans Pro" w:hAnsi="EC Square Sans Pro" w:cs="EC Square Sans Pro"/>
            <w:color w:val="0000FF"/>
            <w:sz w:val="20"/>
            <w:szCs w:val="20"/>
            <w:u w:val="single"/>
            <w:lang w:val="en-US" w:eastAsia="en-US"/>
          </w:rPr>
          <w:fldChar w:fldCharType="end"/>
        </w:r>
        <w:r w:rsidRPr="00C40CB8" w:rsidDel="00B17357">
          <w:rPr>
            <w:rFonts w:ascii="EC Square Sans Pro" w:eastAsia="EC Square Sans Pro" w:hAnsi="EC Square Sans Pro" w:cs="EC Square Sans Pro"/>
            <w:sz w:val="20"/>
            <w:szCs w:val="20"/>
            <w:lang w:val="en-US" w:eastAsia="en-US"/>
          </w:rPr>
          <w:delText>)</w:delText>
        </w:r>
      </w:del>
    </w:p>
    <w:p w14:paraId="104F9A06" w14:textId="7EC16C4C" w:rsidR="00C40CB8" w:rsidRPr="00C40CB8" w:rsidDel="00B17357" w:rsidRDefault="00C40CB8" w:rsidP="00C40CB8">
      <w:pPr>
        <w:numPr>
          <w:ilvl w:val="0"/>
          <w:numId w:val="15"/>
        </w:numPr>
        <w:spacing w:before="120" w:after="120" w:line="259" w:lineRule="auto"/>
        <w:contextualSpacing/>
        <w:jc w:val="both"/>
        <w:textAlignment w:val="baseline"/>
        <w:rPr>
          <w:del w:id="213" w:author="Microsoft Office User" w:date="2025-03-10T12:09:00Z"/>
          <w:rFonts w:ascii="EC Square Sans Pro" w:eastAsia="EC Square Sans Pro" w:hAnsi="EC Square Sans Pro" w:cs="EC Square Sans Pro"/>
          <w:sz w:val="20"/>
          <w:szCs w:val="20"/>
          <w:lang w:val="en-US" w:eastAsia="en-US"/>
        </w:rPr>
      </w:pPr>
      <w:del w:id="214" w:author="Microsoft Office User" w:date="2025-03-10T12:09:00Z">
        <w:r w:rsidRPr="00C40CB8" w:rsidDel="00B17357">
          <w:rPr>
            <w:rFonts w:ascii="EC Square Sans Pro" w:eastAsia="EC Square Sans Pro" w:hAnsi="EC Square Sans Pro" w:cs="EC Square Sans Pro"/>
            <w:b/>
            <w:bCs/>
            <w:sz w:val="20"/>
            <w:szCs w:val="20"/>
            <w:lang w:val="en-US" w:eastAsia="en-US"/>
          </w:rPr>
          <w:delText>CONSILIUM</w:delText>
        </w:r>
        <w:r w:rsidRPr="00C40CB8" w:rsidDel="00B17357">
          <w:rPr>
            <w:rFonts w:ascii="EC Square Sans Pro" w:eastAsia="EC Square Sans Pro" w:hAnsi="EC Square Sans Pro" w:cs="EC Square Sans Pro"/>
            <w:sz w:val="20"/>
            <w:szCs w:val="20"/>
            <w:lang w:val="en-US" w:eastAsia="en-US"/>
          </w:rPr>
          <w:delText>. Air pollution in the EU: facts and figures (</w:delText>
        </w:r>
        <w:r w:rsidR="00F43DFD" w:rsidDel="00B17357">
          <w:fldChar w:fldCharType="begin"/>
        </w:r>
        <w:r w:rsidR="00F43DFD" w:rsidRPr="00F43DFD" w:rsidDel="00B17357">
          <w:rPr>
            <w:lang w:val="en-GB"/>
            <w:rPrChange w:id="215" w:author="MARELLI Luisa (JRC-ISPRA)" w:date="2025-02-14T17:54:00Z">
              <w:rPr/>
            </w:rPrChange>
          </w:rPr>
          <w:delInstrText xml:space="preserve"> HYPERLINK "https://www.consilium.europa.eu/en/infographics/air-pollution-in-the-eu/" \h </w:delInstrText>
        </w:r>
        <w:r w:rsidR="00F43DFD" w:rsidDel="00B17357">
          <w:fldChar w:fldCharType="separate"/>
        </w:r>
        <w:r w:rsidRPr="00C40CB8" w:rsidDel="00B17357">
          <w:rPr>
            <w:rFonts w:ascii="EC Square Sans Pro" w:eastAsia="EC Square Sans Pro" w:hAnsi="EC Square Sans Pro" w:cs="EC Square Sans Pro"/>
            <w:color w:val="0000FF"/>
            <w:sz w:val="20"/>
            <w:szCs w:val="20"/>
            <w:u w:val="single"/>
            <w:lang w:val="en-US" w:eastAsia="en-US"/>
          </w:rPr>
          <w:delText>https://www.consilium.europa.eu/en/infographics/air-pollution-in-the-eu/</w:delText>
        </w:r>
        <w:r w:rsidR="00F43DFD" w:rsidDel="00B17357">
          <w:rPr>
            <w:rFonts w:ascii="EC Square Sans Pro" w:eastAsia="EC Square Sans Pro" w:hAnsi="EC Square Sans Pro" w:cs="EC Square Sans Pro"/>
            <w:color w:val="0000FF"/>
            <w:sz w:val="20"/>
            <w:szCs w:val="20"/>
            <w:u w:val="single"/>
            <w:lang w:val="en-US" w:eastAsia="en-US"/>
          </w:rPr>
          <w:fldChar w:fldCharType="end"/>
        </w:r>
        <w:r w:rsidRPr="00C40CB8" w:rsidDel="00B17357">
          <w:rPr>
            <w:rFonts w:ascii="EC Square Sans Pro" w:eastAsia="EC Square Sans Pro" w:hAnsi="EC Square Sans Pro" w:cs="EC Square Sans Pro"/>
            <w:sz w:val="20"/>
            <w:szCs w:val="20"/>
            <w:lang w:val="en-US" w:eastAsia="en-US"/>
          </w:rPr>
          <w:delText>)</w:delText>
        </w:r>
      </w:del>
    </w:p>
    <w:p w14:paraId="58D49159" w14:textId="75E6DC3E" w:rsidR="00C40CB8" w:rsidRPr="00C40CB8" w:rsidDel="00B17357" w:rsidRDefault="00C40CB8" w:rsidP="00C40CB8">
      <w:pPr>
        <w:numPr>
          <w:ilvl w:val="0"/>
          <w:numId w:val="15"/>
        </w:numPr>
        <w:spacing w:before="120" w:after="120" w:line="259" w:lineRule="auto"/>
        <w:contextualSpacing/>
        <w:jc w:val="both"/>
        <w:textAlignment w:val="baseline"/>
        <w:rPr>
          <w:del w:id="216" w:author="Microsoft Office User" w:date="2025-03-10T12:09:00Z"/>
          <w:rFonts w:ascii="EC Square Sans Pro" w:eastAsia="EC Square Sans Pro" w:hAnsi="EC Square Sans Pro" w:cs="EC Square Sans Pro"/>
          <w:sz w:val="20"/>
          <w:szCs w:val="20"/>
          <w:lang w:val="en-US" w:eastAsia="en-US"/>
        </w:rPr>
      </w:pPr>
      <w:del w:id="217" w:author="Microsoft Office User" w:date="2025-03-10T12:09:00Z">
        <w:r w:rsidRPr="00C40CB8" w:rsidDel="00B17357">
          <w:rPr>
            <w:rFonts w:ascii="EC Square Sans Pro" w:eastAsia="EC Square Sans Pro" w:hAnsi="EC Square Sans Pro" w:cs="EC Square Sans Pro"/>
            <w:sz w:val="20"/>
            <w:szCs w:val="20"/>
            <w:lang w:val="en-US" w:eastAsia="en-US"/>
          </w:rPr>
          <w:delText>Karyssa N. Domingo Kiersten L. Gabaldon Mohammed Nour Hussari, European Respiratory Review 2024; 33(172): 230249; DOI: 10.1183/16000617.0249-2023</w:delText>
        </w:r>
      </w:del>
    </w:p>
    <w:p w14:paraId="6DD8F3DF" w14:textId="2963CFC1" w:rsidR="00C40CB8" w:rsidRPr="00C40CB8" w:rsidDel="00B17357" w:rsidRDefault="00C40CB8" w:rsidP="00C40CB8">
      <w:pPr>
        <w:numPr>
          <w:ilvl w:val="0"/>
          <w:numId w:val="15"/>
        </w:numPr>
        <w:spacing w:before="120" w:after="120" w:line="259" w:lineRule="auto"/>
        <w:contextualSpacing/>
        <w:jc w:val="both"/>
        <w:textAlignment w:val="baseline"/>
        <w:rPr>
          <w:del w:id="218" w:author="Microsoft Office User" w:date="2025-03-10T12:09:00Z"/>
          <w:rFonts w:ascii="EC Square Sans Pro" w:eastAsia="EC Square Sans Pro" w:hAnsi="EC Square Sans Pro" w:cs="EC Square Sans Pro"/>
          <w:sz w:val="20"/>
          <w:szCs w:val="20"/>
          <w:lang w:val="en-US" w:eastAsia="en-US"/>
        </w:rPr>
      </w:pPr>
      <w:del w:id="219" w:author="Microsoft Office User" w:date="2025-03-10T12:09:00Z">
        <w:r w:rsidRPr="00C40CB8" w:rsidDel="00B17357">
          <w:rPr>
            <w:rFonts w:ascii="EC Square Sans Pro" w:eastAsia="EC Square Sans Pro" w:hAnsi="EC Square Sans Pro" w:cs="EC Square Sans Pro"/>
            <w:sz w:val="20"/>
            <w:szCs w:val="20"/>
            <w:lang w:val="en-US" w:eastAsia="en-US"/>
          </w:rPr>
          <w:delText>T Dbouk, N Visez, S Ali, I Shahrour, D Drikakis, “Risk assessment of pollen allergy in urban environments”, Sci Rep, 12 (2022), p. 21076, 10.1038/s41598-022-24819-w</w:delText>
        </w:r>
      </w:del>
    </w:p>
    <w:p w14:paraId="3710AB79" w14:textId="7B9F00F8" w:rsidR="00C40CB8" w:rsidRPr="00C40CB8" w:rsidDel="00B17357" w:rsidRDefault="00C40CB8" w:rsidP="00C40CB8">
      <w:pPr>
        <w:numPr>
          <w:ilvl w:val="0"/>
          <w:numId w:val="15"/>
        </w:numPr>
        <w:spacing w:before="120" w:after="120" w:line="259" w:lineRule="auto"/>
        <w:contextualSpacing/>
        <w:jc w:val="both"/>
        <w:textAlignment w:val="baseline"/>
        <w:rPr>
          <w:del w:id="220" w:author="Microsoft Office User" w:date="2025-03-10T12:09:00Z"/>
          <w:rFonts w:ascii="EC Square Sans Pro" w:eastAsia="EC Square Sans Pro" w:hAnsi="EC Square Sans Pro" w:cs="EC Square Sans Pro"/>
          <w:sz w:val="20"/>
          <w:szCs w:val="20"/>
          <w:lang w:val="en-US" w:eastAsia="en-US"/>
        </w:rPr>
      </w:pPr>
      <w:del w:id="221" w:author="Microsoft Office User" w:date="2025-03-10T12:09:00Z">
        <w:r w:rsidRPr="00C40CB8" w:rsidDel="00B17357">
          <w:rPr>
            <w:rFonts w:ascii="EC Square Sans Pro" w:eastAsia="EC Square Sans Pro" w:hAnsi="EC Square Sans Pro" w:cs="EC Square Sans Pro"/>
            <w:b/>
            <w:bCs/>
            <w:sz w:val="20"/>
            <w:szCs w:val="20"/>
            <w:lang w:val="en-US" w:eastAsia="en-US"/>
          </w:rPr>
          <w:delText>OECD</w:delText>
        </w:r>
        <w:r w:rsidRPr="00C40CB8" w:rsidDel="00B17357">
          <w:rPr>
            <w:rFonts w:ascii="EC Square Sans Pro" w:eastAsia="EC Square Sans Pro" w:hAnsi="EC Square Sans Pro" w:cs="EC Square Sans Pro"/>
            <w:sz w:val="20"/>
            <w:szCs w:val="20"/>
            <w:lang w:val="en-US" w:eastAsia="en-US"/>
          </w:rPr>
          <w:delText xml:space="preserve"> Environmental Outlook to 2030, 2008</w:delText>
        </w:r>
      </w:del>
    </w:p>
    <w:p w14:paraId="158F055F" w14:textId="68C913E2" w:rsidR="00C40CB8" w:rsidRPr="00C40CB8" w:rsidDel="00B17357" w:rsidRDefault="00C40CB8" w:rsidP="00C40CB8">
      <w:pPr>
        <w:numPr>
          <w:ilvl w:val="0"/>
          <w:numId w:val="15"/>
        </w:numPr>
        <w:spacing w:before="120" w:after="120" w:line="259" w:lineRule="auto"/>
        <w:contextualSpacing/>
        <w:jc w:val="both"/>
        <w:textAlignment w:val="baseline"/>
        <w:rPr>
          <w:del w:id="222" w:author="Microsoft Office User" w:date="2025-03-10T12:09:00Z"/>
          <w:rFonts w:ascii="EC Square Sans Pro" w:eastAsia="EC Square Sans Pro" w:hAnsi="EC Square Sans Pro" w:cs="EC Square Sans Pro"/>
          <w:sz w:val="20"/>
          <w:szCs w:val="20"/>
          <w:lang w:val="en-US" w:eastAsia="en-US"/>
        </w:rPr>
      </w:pPr>
      <w:del w:id="223" w:author="Microsoft Office User" w:date="2025-03-10T12:09:00Z">
        <w:r w:rsidRPr="00C40CB8" w:rsidDel="00B17357">
          <w:rPr>
            <w:rFonts w:ascii="EC Square Sans Pro" w:eastAsia="EC Square Sans Pro" w:hAnsi="EC Square Sans Pro" w:cs="EC Square Sans Pro"/>
            <w:sz w:val="20"/>
            <w:szCs w:val="20"/>
            <w:lang w:val="en-US" w:eastAsia="en-US"/>
          </w:rPr>
          <w:delText>Lake, I.R, Jones N.R., Agnew M., Goodess C.M., Giorgi F., Hamaoui-Laguel L., Semenov M.A., Solomon F., Storkey J., Vautard R., and Epstein M.M. “Climate Change and Future Pollen Allergy in Europe” Environmental Health Perspectives, 125 (3), 385 – 391, doi. 10.1289/EHP173</w:delText>
        </w:r>
      </w:del>
    </w:p>
    <w:p w14:paraId="2ACDBAC5" w14:textId="01DC1425" w:rsidR="00C40CB8" w:rsidRPr="00C40CB8" w:rsidDel="00B17357" w:rsidRDefault="00C40CB8" w:rsidP="00C40CB8">
      <w:pPr>
        <w:numPr>
          <w:ilvl w:val="0"/>
          <w:numId w:val="15"/>
        </w:numPr>
        <w:spacing w:before="120" w:after="120" w:line="259" w:lineRule="auto"/>
        <w:contextualSpacing/>
        <w:jc w:val="both"/>
        <w:textAlignment w:val="baseline"/>
        <w:rPr>
          <w:del w:id="224" w:author="Microsoft Office User" w:date="2025-03-10T12:09:00Z"/>
          <w:rFonts w:ascii="EC Square Sans Pro" w:eastAsia="EC Square Sans Pro" w:hAnsi="EC Square Sans Pro" w:cs="EC Square Sans Pro"/>
          <w:sz w:val="20"/>
          <w:szCs w:val="20"/>
          <w:lang w:val="en-US" w:eastAsia="en-US"/>
        </w:rPr>
      </w:pPr>
      <w:del w:id="225" w:author="Microsoft Office User" w:date="2025-03-10T12:09:00Z">
        <w:r w:rsidRPr="00C40CB8" w:rsidDel="00B17357">
          <w:rPr>
            <w:rFonts w:ascii="EC Square Sans Pro" w:eastAsia="EC Square Sans Pro" w:hAnsi="EC Square Sans Pro" w:cs="EC Square Sans Pro"/>
            <w:sz w:val="20"/>
            <w:szCs w:val="20"/>
            <w:lang w:val="en-US" w:eastAsia="en-US"/>
          </w:rPr>
          <w:delText>The 2023 report of the Lancet Countdown on health and climate change: the imperative for a health-centred response in a world facing irreversible harms.  Lancet 2023; 402: 2346–94</w:delText>
        </w:r>
      </w:del>
    </w:p>
    <w:p w14:paraId="3182E651" w14:textId="2F8E989E" w:rsidR="00C40CB8" w:rsidRPr="00C40CB8" w:rsidDel="00B17357" w:rsidRDefault="00C40CB8" w:rsidP="00C40CB8">
      <w:pPr>
        <w:numPr>
          <w:ilvl w:val="0"/>
          <w:numId w:val="15"/>
        </w:numPr>
        <w:spacing w:before="120" w:after="120" w:line="259" w:lineRule="auto"/>
        <w:contextualSpacing/>
        <w:jc w:val="both"/>
        <w:textAlignment w:val="baseline"/>
        <w:rPr>
          <w:del w:id="226" w:author="Microsoft Office User" w:date="2025-03-10T12:09:00Z"/>
          <w:rFonts w:ascii="EC Square Sans Pro" w:eastAsia="EC Square Sans Pro" w:hAnsi="EC Square Sans Pro" w:cs="EC Square Sans Pro"/>
          <w:sz w:val="20"/>
          <w:szCs w:val="20"/>
          <w:lang w:val="en-US" w:eastAsia="en-US"/>
        </w:rPr>
      </w:pPr>
      <w:del w:id="227" w:author="Microsoft Office User" w:date="2025-03-10T12:09:00Z">
        <w:r w:rsidRPr="00C40CB8" w:rsidDel="00B17357">
          <w:rPr>
            <w:rFonts w:ascii="EC Square Sans Pro" w:eastAsia="EC Square Sans Pro" w:hAnsi="EC Square Sans Pro" w:cs="EC Square Sans Pro"/>
            <w:b/>
            <w:bCs/>
            <w:sz w:val="20"/>
            <w:szCs w:val="20"/>
            <w:lang w:val="en-US" w:eastAsia="en-US"/>
          </w:rPr>
          <w:delText>ECDC</w:delText>
        </w:r>
        <w:r w:rsidRPr="00C40CB8" w:rsidDel="00B17357">
          <w:rPr>
            <w:rFonts w:ascii="EC Square Sans Pro" w:eastAsia="EC Square Sans Pro" w:hAnsi="EC Square Sans Pro" w:cs="EC Square Sans Pro"/>
            <w:sz w:val="20"/>
            <w:szCs w:val="20"/>
            <w:lang w:val="en-US" w:eastAsia="en-US"/>
          </w:rPr>
          <w:delText>. Worsening spread of mosquito-borne disease outbreaks in EU/EEA, according to latest ECDC figures, June 2024 (</w:delText>
        </w:r>
        <w:r w:rsidR="00F43DFD" w:rsidDel="00B17357">
          <w:fldChar w:fldCharType="begin"/>
        </w:r>
        <w:r w:rsidR="00F43DFD" w:rsidRPr="00F43DFD" w:rsidDel="00B17357">
          <w:rPr>
            <w:lang w:val="en-GB"/>
            <w:rPrChange w:id="228" w:author="MARELLI Luisa (JRC-ISPRA)" w:date="2025-02-14T17:54:00Z">
              <w:rPr/>
            </w:rPrChange>
          </w:rPr>
          <w:delInstrText xml:space="preserve"> HYPERLINK "https://www.ecdc.europa.eu/en/news-events/worsening-spread-mosquito-borne-disease-outbreaks-eueea-according-latest-ecdc-figures" \h </w:delInstrText>
        </w:r>
        <w:r w:rsidR="00F43DFD" w:rsidDel="00B17357">
          <w:fldChar w:fldCharType="separate"/>
        </w:r>
        <w:r w:rsidRPr="00C40CB8" w:rsidDel="00B17357">
          <w:rPr>
            <w:rFonts w:ascii="EC Square Sans Pro" w:eastAsia="EC Square Sans Pro" w:hAnsi="EC Square Sans Pro" w:cs="EC Square Sans Pro"/>
            <w:color w:val="0000FF"/>
            <w:sz w:val="20"/>
            <w:szCs w:val="20"/>
            <w:u w:val="single"/>
            <w:lang w:val="en-US" w:eastAsia="en-US"/>
          </w:rPr>
          <w:delText>https://www.ecdc.europa.eu/en/news-events/worsening-spread-mosquito-borne-disease-outbreaks-eueea-according-latest-ecdc-figures</w:delText>
        </w:r>
        <w:r w:rsidR="00F43DFD" w:rsidDel="00B17357">
          <w:rPr>
            <w:rFonts w:ascii="EC Square Sans Pro" w:eastAsia="EC Square Sans Pro" w:hAnsi="EC Square Sans Pro" w:cs="EC Square Sans Pro"/>
            <w:color w:val="0000FF"/>
            <w:sz w:val="20"/>
            <w:szCs w:val="20"/>
            <w:u w:val="single"/>
            <w:lang w:val="en-US" w:eastAsia="en-US"/>
          </w:rPr>
          <w:fldChar w:fldCharType="end"/>
        </w:r>
        <w:r w:rsidRPr="00C40CB8" w:rsidDel="00B17357">
          <w:rPr>
            <w:rFonts w:ascii="EC Square Sans Pro" w:eastAsia="EC Square Sans Pro" w:hAnsi="EC Square Sans Pro" w:cs="EC Square Sans Pro"/>
            <w:sz w:val="20"/>
            <w:szCs w:val="20"/>
            <w:lang w:val="en-US" w:eastAsia="en-US"/>
          </w:rPr>
          <w:delText>)</w:delText>
        </w:r>
      </w:del>
    </w:p>
    <w:p w14:paraId="05CA8799" w14:textId="7AEBEC7F" w:rsidR="00C40CB8" w:rsidRPr="00C40CB8" w:rsidDel="00B17357" w:rsidRDefault="00C40CB8" w:rsidP="00C40CB8">
      <w:pPr>
        <w:numPr>
          <w:ilvl w:val="0"/>
          <w:numId w:val="15"/>
        </w:numPr>
        <w:spacing w:before="120" w:after="120" w:line="259" w:lineRule="auto"/>
        <w:contextualSpacing/>
        <w:jc w:val="both"/>
        <w:textAlignment w:val="baseline"/>
        <w:rPr>
          <w:del w:id="229" w:author="Microsoft Office User" w:date="2025-03-10T12:09:00Z"/>
          <w:rFonts w:ascii="EC Square Sans Pro" w:eastAsia="EC Square Sans Pro" w:hAnsi="EC Square Sans Pro" w:cs="EC Square Sans Pro"/>
          <w:sz w:val="20"/>
          <w:szCs w:val="20"/>
          <w:lang w:val="en-US" w:eastAsia="en-US"/>
        </w:rPr>
      </w:pPr>
      <w:del w:id="230" w:author="Microsoft Office User" w:date="2025-03-10T12:09:00Z">
        <w:r w:rsidRPr="00C40CB8" w:rsidDel="00B17357">
          <w:rPr>
            <w:rFonts w:ascii="EC Square Sans Pro" w:eastAsia="EC Square Sans Pro" w:hAnsi="EC Square Sans Pro" w:cs="EC Square Sans Pro"/>
            <w:sz w:val="20"/>
            <w:szCs w:val="20"/>
            <w:lang w:val="en-US" w:eastAsia="en-US"/>
          </w:rPr>
          <w:delText>Ryan S.J., Carlson C.J., Mordecai E.A., Johnson L.R. Global expansion and redistribution of Aedes-borne virus transmission risk with climate change. PLoS Negl. Trop. Dis. 2019;13:e0007213. doi: 10.1371/journal.pntd.0007213</w:delText>
        </w:r>
      </w:del>
    </w:p>
    <w:p w14:paraId="45C0A7B6" w14:textId="6AA0E17F" w:rsidR="00C40CB8" w:rsidRPr="00C40CB8" w:rsidDel="00B17357" w:rsidRDefault="00C40CB8" w:rsidP="00C40CB8">
      <w:pPr>
        <w:numPr>
          <w:ilvl w:val="0"/>
          <w:numId w:val="15"/>
        </w:numPr>
        <w:spacing w:before="120" w:after="120" w:line="259" w:lineRule="auto"/>
        <w:contextualSpacing/>
        <w:jc w:val="both"/>
        <w:textAlignment w:val="baseline"/>
        <w:rPr>
          <w:del w:id="231" w:author="Microsoft Office User" w:date="2025-03-10T12:09:00Z"/>
          <w:rFonts w:ascii="EC Square Sans Pro" w:eastAsia="EC Square Sans Pro" w:hAnsi="EC Square Sans Pro" w:cs="EC Square Sans Pro"/>
          <w:sz w:val="20"/>
          <w:szCs w:val="20"/>
          <w:lang w:val="en-US" w:eastAsia="en-US"/>
        </w:rPr>
      </w:pPr>
      <w:del w:id="232" w:author="Microsoft Office User" w:date="2025-03-10T12:09:00Z">
        <w:r w:rsidRPr="00C40CB8" w:rsidDel="00B17357">
          <w:rPr>
            <w:rFonts w:ascii="EC Square Sans Pro" w:eastAsia="EC Square Sans Pro" w:hAnsi="EC Square Sans Pro" w:cs="EC Square Sans Pro"/>
            <w:sz w:val="20"/>
            <w:szCs w:val="20"/>
            <w:lang w:val="en-US" w:eastAsia="en-US"/>
          </w:rPr>
          <w:delText>Lambraki IA, Cousins M, Graells T, Léger A, Abdelrahman S, Desbois AP, Gallagher R, Staaf Larsson B, Mattson B, Henriksson P, Troell M, Søgaard Jørgensen P, Wernli D, Carson CA, Parmley EJ, Majowicz SE. Governing Antimicrobial Resistance (AMR) in a Changing Climate: A Participatory Scenario Planning Approach Applied to Sweden in 2050. Front Public Health. 2022 Jul 6;10:831097. doi: 10.3389/fpubh.2022.831097</w:delText>
        </w:r>
      </w:del>
    </w:p>
    <w:p w14:paraId="0AEED4A0" w14:textId="64F8BA76" w:rsidR="00C40CB8" w:rsidRPr="00C40CB8" w:rsidDel="00B17357" w:rsidRDefault="00C40CB8" w:rsidP="00C40CB8">
      <w:pPr>
        <w:numPr>
          <w:ilvl w:val="0"/>
          <w:numId w:val="15"/>
        </w:numPr>
        <w:spacing w:before="120" w:after="120" w:line="259" w:lineRule="auto"/>
        <w:contextualSpacing/>
        <w:jc w:val="both"/>
        <w:textAlignment w:val="baseline"/>
        <w:rPr>
          <w:del w:id="233" w:author="Microsoft Office User" w:date="2025-03-10T12:09:00Z"/>
          <w:rFonts w:ascii="EC Square Sans Pro" w:eastAsia="EC Square Sans Pro" w:hAnsi="EC Square Sans Pro" w:cs="EC Square Sans Pro"/>
          <w:sz w:val="20"/>
          <w:szCs w:val="20"/>
          <w:lang w:val="en-US" w:eastAsia="en-US"/>
        </w:rPr>
      </w:pPr>
      <w:del w:id="234" w:author="Microsoft Office User" w:date="2025-03-10T12:09:00Z">
        <w:r w:rsidRPr="00C40CB8" w:rsidDel="00B17357">
          <w:rPr>
            <w:rFonts w:ascii="EC Square Sans Pro" w:eastAsia="EC Square Sans Pro" w:hAnsi="EC Square Sans Pro" w:cs="EC Square Sans Pro"/>
            <w:sz w:val="20"/>
            <w:szCs w:val="20"/>
            <w:lang w:val="en-US" w:eastAsia="en-US"/>
          </w:rPr>
          <w:delText>Annika Meinen, Sara Tomczyk, Flora Noelle, Wiegand, Muna Abu Sin, Tim Eckmanns, Sebastian Haller. “Antimicrobial resistance in Germany and Europe – A systematic review on the increasing threat accelerated by climate change”, Journal of Health Monitoring · 2023 8(S3). DOI 10.25646/11404</w:delText>
        </w:r>
      </w:del>
    </w:p>
    <w:p w14:paraId="075FB9FF" w14:textId="1BCFC3A8" w:rsidR="00C40CB8" w:rsidRPr="00C40CB8" w:rsidDel="00B17357" w:rsidRDefault="00C40CB8" w:rsidP="00C40CB8">
      <w:pPr>
        <w:numPr>
          <w:ilvl w:val="0"/>
          <w:numId w:val="15"/>
        </w:numPr>
        <w:spacing w:before="120" w:after="120" w:line="259" w:lineRule="auto"/>
        <w:contextualSpacing/>
        <w:jc w:val="both"/>
        <w:textAlignment w:val="baseline"/>
        <w:rPr>
          <w:del w:id="235" w:author="Microsoft Office User" w:date="2025-03-10T12:09:00Z"/>
          <w:rFonts w:ascii="EC Square Sans Pro" w:eastAsia="EC Square Sans Pro" w:hAnsi="EC Square Sans Pro" w:cs="EC Square Sans Pro"/>
          <w:sz w:val="20"/>
          <w:szCs w:val="20"/>
          <w:lang w:val="en-US" w:eastAsia="en-US"/>
        </w:rPr>
      </w:pPr>
      <w:del w:id="236" w:author="Microsoft Office User" w:date="2025-03-10T12:09:00Z">
        <w:r w:rsidRPr="00C40CB8" w:rsidDel="00B17357">
          <w:rPr>
            <w:rFonts w:ascii="EC Square Sans Pro" w:eastAsia="EC Square Sans Pro" w:hAnsi="EC Square Sans Pro" w:cs="EC Square Sans Pro"/>
            <w:b/>
            <w:bCs/>
            <w:sz w:val="20"/>
            <w:szCs w:val="20"/>
            <w:lang w:val="en-US" w:eastAsia="en-US"/>
          </w:rPr>
          <w:delText>UN</w:delText>
        </w:r>
        <w:r w:rsidRPr="00C40CB8" w:rsidDel="00B17357">
          <w:rPr>
            <w:rFonts w:ascii="EC Square Sans Pro" w:eastAsia="EC Square Sans Pro" w:hAnsi="EC Square Sans Pro" w:cs="EC Square Sans Pro"/>
            <w:sz w:val="20"/>
            <w:szCs w:val="20"/>
            <w:lang w:val="en-US" w:eastAsia="en-US"/>
          </w:rPr>
          <w:delText>. What is fuelling the world’s antimicrobial resistance crisis?”, November 2023 (</w:delText>
        </w:r>
        <w:r w:rsidR="00F43DFD" w:rsidDel="00B17357">
          <w:fldChar w:fldCharType="begin"/>
        </w:r>
        <w:r w:rsidR="00F43DFD" w:rsidRPr="00F43DFD" w:rsidDel="00B17357">
          <w:rPr>
            <w:lang w:val="en-GB"/>
            <w:rPrChange w:id="237" w:author="MARELLI Luisa (JRC-ISPRA)" w:date="2025-02-14T17:54:00Z">
              <w:rPr/>
            </w:rPrChange>
          </w:rPr>
          <w:delInstrText xml:space="preserve"> HYPERLINK "https://www.unep.org/news-and-stories/story/what-fuelling-worlds-antimicrobial-resistance-crisis" \h </w:delInstrText>
        </w:r>
        <w:r w:rsidR="00F43DFD" w:rsidDel="00B17357">
          <w:fldChar w:fldCharType="separate"/>
        </w:r>
        <w:r w:rsidRPr="00C40CB8" w:rsidDel="00B17357">
          <w:rPr>
            <w:rFonts w:ascii="EC Square Sans Pro" w:eastAsia="EC Square Sans Pro" w:hAnsi="EC Square Sans Pro" w:cs="EC Square Sans Pro"/>
            <w:color w:val="0000FF"/>
            <w:sz w:val="20"/>
            <w:szCs w:val="20"/>
            <w:u w:val="single"/>
            <w:lang w:val="en-US" w:eastAsia="en-US"/>
          </w:rPr>
          <w:delText>https://www.unep.org/news-and-stories/story/what-fuelling-worlds-antimicrobial-resistance-crisis</w:delText>
        </w:r>
        <w:r w:rsidR="00F43DFD" w:rsidDel="00B17357">
          <w:rPr>
            <w:rFonts w:ascii="EC Square Sans Pro" w:eastAsia="EC Square Sans Pro" w:hAnsi="EC Square Sans Pro" w:cs="EC Square Sans Pro"/>
            <w:color w:val="0000FF"/>
            <w:sz w:val="20"/>
            <w:szCs w:val="20"/>
            <w:u w:val="single"/>
            <w:lang w:val="en-US" w:eastAsia="en-US"/>
          </w:rPr>
          <w:fldChar w:fldCharType="end"/>
        </w:r>
        <w:r w:rsidRPr="00C40CB8" w:rsidDel="00B17357">
          <w:rPr>
            <w:rFonts w:ascii="EC Square Sans Pro" w:eastAsia="EC Square Sans Pro" w:hAnsi="EC Square Sans Pro" w:cs="EC Square Sans Pro"/>
            <w:sz w:val="20"/>
            <w:szCs w:val="20"/>
            <w:lang w:val="en-US" w:eastAsia="en-US"/>
          </w:rPr>
          <w:delText>).</w:delText>
        </w:r>
      </w:del>
    </w:p>
    <w:p w14:paraId="7E6F2421" w14:textId="5BC06E80" w:rsidR="00C40CB8" w:rsidRPr="00C40CB8" w:rsidDel="00B17357" w:rsidRDefault="00C40CB8" w:rsidP="00C40CB8">
      <w:pPr>
        <w:numPr>
          <w:ilvl w:val="0"/>
          <w:numId w:val="15"/>
        </w:numPr>
        <w:spacing w:before="120" w:after="120" w:line="259" w:lineRule="auto"/>
        <w:contextualSpacing/>
        <w:jc w:val="both"/>
        <w:textAlignment w:val="baseline"/>
        <w:rPr>
          <w:del w:id="238" w:author="Microsoft Office User" w:date="2025-03-10T12:09:00Z"/>
          <w:rFonts w:ascii="EC Square Sans Pro" w:eastAsia="EC Square Sans Pro" w:hAnsi="EC Square Sans Pro" w:cs="EC Square Sans Pro"/>
          <w:sz w:val="20"/>
          <w:szCs w:val="20"/>
          <w:lang w:val="en-US" w:eastAsia="en-US"/>
        </w:rPr>
      </w:pPr>
      <w:del w:id="239" w:author="Microsoft Office User" w:date="2025-03-10T12:09:00Z">
        <w:r w:rsidRPr="00C40CB8" w:rsidDel="00B17357">
          <w:rPr>
            <w:rFonts w:ascii="EC Square Sans Pro" w:eastAsia="EC Square Sans Pro" w:hAnsi="EC Square Sans Pro" w:cs="EC Square Sans Pro"/>
            <w:sz w:val="20"/>
            <w:szCs w:val="20"/>
            <w:lang w:val="en-US" w:eastAsia="en-US"/>
          </w:rPr>
          <w:delText>Magnano San Lio R, Favara G, Maugeri A, Barchitta M, Agodi A. “How Antimicrobial Resistance Is Linked to Climate Change: An Overview of Two Intertwined Global Challenges”. Int J Environ Res Public Health. 2023 Jan 17;20(3):1681. doi: 10.3390/ijerph20031681</w:delText>
        </w:r>
      </w:del>
    </w:p>
    <w:p w14:paraId="08CA048C" w14:textId="3BA5E9E0" w:rsidR="00C40CB8" w:rsidRPr="00C40CB8" w:rsidDel="00B17357" w:rsidRDefault="00C40CB8" w:rsidP="00C40CB8">
      <w:pPr>
        <w:numPr>
          <w:ilvl w:val="0"/>
          <w:numId w:val="15"/>
        </w:numPr>
        <w:spacing w:before="120" w:after="120" w:line="259" w:lineRule="auto"/>
        <w:contextualSpacing/>
        <w:jc w:val="both"/>
        <w:textAlignment w:val="baseline"/>
        <w:rPr>
          <w:del w:id="240" w:author="Microsoft Office User" w:date="2025-03-10T12:09:00Z"/>
          <w:rFonts w:ascii="EC Square Sans Pro" w:eastAsia="EC Square Sans Pro" w:hAnsi="EC Square Sans Pro" w:cs="EC Square Sans Pro"/>
          <w:sz w:val="20"/>
          <w:szCs w:val="20"/>
          <w:lang w:val="en-US" w:eastAsia="en-US"/>
        </w:rPr>
      </w:pPr>
      <w:del w:id="241" w:author="Microsoft Office User" w:date="2025-03-10T12:09:00Z">
        <w:r w:rsidRPr="00C40CB8" w:rsidDel="00B17357">
          <w:rPr>
            <w:rFonts w:ascii="EC Square Sans Pro" w:eastAsia="EC Square Sans Pro" w:hAnsi="EC Square Sans Pro" w:cs="EC Square Sans Pro"/>
            <w:sz w:val="20"/>
            <w:szCs w:val="20"/>
            <w:lang w:val="en-US" w:eastAsia="en-US"/>
          </w:rPr>
          <w:delText>Hani E.J. Kaba, Ellen Kuhlmann, Simone Scheithauer, “Thinking outside the box: Association of antimicrobial resistance with climate warming in Europe – A 30 country observational study”, International Journal of Hygiene and Environmental Health, 2 (1), 2020, 151-158. 10.1016/j.ijheh.2019.09.008</w:delText>
        </w:r>
      </w:del>
    </w:p>
    <w:p w14:paraId="491D1A64" w14:textId="6A9B9771" w:rsidR="00C40CB8" w:rsidRPr="00C40CB8" w:rsidDel="00B17357" w:rsidRDefault="00C40CB8" w:rsidP="00C40CB8">
      <w:pPr>
        <w:numPr>
          <w:ilvl w:val="0"/>
          <w:numId w:val="15"/>
        </w:numPr>
        <w:spacing w:before="120" w:after="120" w:line="259" w:lineRule="auto"/>
        <w:contextualSpacing/>
        <w:jc w:val="both"/>
        <w:textAlignment w:val="baseline"/>
        <w:rPr>
          <w:del w:id="242" w:author="Microsoft Office User" w:date="2025-03-10T12:09:00Z"/>
          <w:rFonts w:ascii="EC Square Sans Pro" w:eastAsia="EC Square Sans Pro" w:hAnsi="EC Square Sans Pro" w:cs="EC Square Sans Pro"/>
          <w:sz w:val="20"/>
          <w:szCs w:val="20"/>
          <w:lang w:val="en-US" w:eastAsia="en-US"/>
        </w:rPr>
      </w:pPr>
      <w:del w:id="243" w:author="Microsoft Office User" w:date="2025-03-10T12:09:00Z">
        <w:r w:rsidRPr="00C40CB8" w:rsidDel="00B17357">
          <w:rPr>
            <w:rFonts w:ascii="EC Square Sans Pro" w:eastAsia="EC Square Sans Pro" w:hAnsi="EC Square Sans Pro" w:cs="EC Square Sans Pro"/>
            <w:sz w:val="20"/>
            <w:szCs w:val="20"/>
            <w:lang w:val="en-US" w:eastAsia="en-US"/>
          </w:rPr>
          <w:delText>Pushpam Kumar, Luke Brander, Manasi Kumar, Pim Cuijpers, “Planetary Health and Mental Health Nexus: Benefit of Environmental Management”, Ann Glob Health. 2023 Jul 24;89(1):49. doi: 10.5334/aogh.4079</w:delText>
        </w:r>
      </w:del>
    </w:p>
    <w:p w14:paraId="7C8A5C9F" w14:textId="7CDAFEF1" w:rsidR="00C40CB8" w:rsidRPr="00C40CB8" w:rsidDel="00B17357" w:rsidRDefault="00C40CB8" w:rsidP="00C40CB8">
      <w:pPr>
        <w:numPr>
          <w:ilvl w:val="0"/>
          <w:numId w:val="15"/>
        </w:numPr>
        <w:spacing w:before="120" w:after="120" w:line="259" w:lineRule="auto"/>
        <w:contextualSpacing/>
        <w:jc w:val="both"/>
        <w:textAlignment w:val="baseline"/>
        <w:rPr>
          <w:del w:id="244" w:author="Microsoft Office User" w:date="2025-03-10T12:09:00Z"/>
          <w:rFonts w:ascii="EC Square Sans Pro" w:eastAsia="EC Square Sans Pro" w:hAnsi="EC Square Sans Pro" w:cs="EC Square Sans Pro"/>
          <w:sz w:val="20"/>
          <w:szCs w:val="20"/>
          <w:lang w:val="en-US" w:eastAsia="en-US"/>
        </w:rPr>
      </w:pPr>
      <w:del w:id="245" w:author="Microsoft Office User" w:date="2025-03-10T12:09:00Z">
        <w:r w:rsidRPr="00C40CB8" w:rsidDel="00B17357">
          <w:rPr>
            <w:rFonts w:ascii="EC Square Sans Pro" w:eastAsia="EC Square Sans Pro" w:hAnsi="EC Square Sans Pro" w:cs="EC Square Sans Pro"/>
            <w:sz w:val="20"/>
            <w:szCs w:val="20"/>
            <w:lang w:val="en-US" w:eastAsia="en-US"/>
          </w:rPr>
          <w:delText>Jingwen Liu, Blesson M. Varghese, Alana Hansen, Jianjun Xiang, Ying Zhang, Keith Dear, Michelle Gourley, Timothy Driscoll, Geoffrey Morgan, Anthony Capon, Peng Bi, "Is there an association between hot weather and poor mental health outcomes? A systematic review and meta-analysis", Environment International 2021, 153, 2021, 106533, doi: 10.1016/j.envint.2021.106533</w:delText>
        </w:r>
      </w:del>
    </w:p>
    <w:p w14:paraId="631027FC" w14:textId="43B7E650" w:rsidR="00C40CB8" w:rsidRPr="00C40CB8" w:rsidDel="00B17357" w:rsidRDefault="00C40CB8" w:rsidP="00C40CB8">
      <w:pPr>
        <w:numPr>
          <w:ilvl w:val="0"/>
          <w:numId w:val="15"/>
        </w:numPr>
        <w:spacing w:before="120" w:after="120" w:line="259" w:lineRule="auto"/>
        <w:contextualSpacing/>
        <w:jc w:val="both"/>
        <w:textAlignment w:val="baseline"/>
        <w:rPr>
          <w:del w:id="246" w:author="Microsoft Office User" w:date="2025-03-10T12:09:00Z"/>
          <w:rFonts w:ascii="EC Square Sans Pro" w:eastAsia="EC Square Sans Pro" w:hAnsi="EC Square Sans Pro" w:cs="EC Square Sans Pro"/>
          <w:sz w:val="20"/>
          <w:szCs w:val="20"/>
          <w:lang w:val="en-US" w:eastAsia="en-US"/>
        </w:rPr>
      </w:pPr>
      <w:del w:id="247" w:author="Microsoft Office User" w:date="2025-03-10T12:09:00Z">
        <w:r w:rsidRPr="00C40CB8" w:rsidDel="00B17357">
          <w:rPr>
            <w:rFonts w:ascii="EC Square Sans Pro" w:eastAsia="EC Square Sans Pro" w:hAnsi="EC Square Sans Pro" w:cs="EC Square Sans Pro"/>
            <w:sz w:val="20"/>
            <w:szCs w:val="20"/>
            <w:lang w:val="en-US" w:eastAsia="en-US"/>
          </w:rPr>
          <w:delText>Brandt L, Adorjan K, Catthoor K, et al. Climate change and mental health: Position paper of the European Psychiatric Association. European Psychiatry. 2024;67(1):e41. doi:10.1192/j.eurpsy.2024.1754</w:delText>
        </w:r>
      </w:del>
    </w:p>
    <w:p w14:paraId="7DDAE1DC" w14:textId="475D7E8D" w:rsidR="00C40CB8" w:rsidRPr="00C40CB8" w:rsidDel="00B17357" w:rsidRDefault="00C40CB8" w:rsidP="00C40CB8">
      <w:pPr>
        <w:numPr>
          <w:ilvl w:val="0"/>
          <w:numId w:val="15"/>
        </w:numPr>
        <w:spacing w:before="120" w:after="120" w:line="259" w:lineRule="auto"/>
        <w:contextualSpacing/>
        <w:jc w:val="both"/>
        <w:textAlignment w:val="baseline"/>
        <w:rPr>
          <w:del w:id="248" w:author="Microsoft Office User" w:date="2025-03-10T12:09:00Z"/>
          <w:rFonts w:ascii="EC Square Sans Pro" w:eastAsia="EC Square Sans Pro" w:hAnsi="EC Square Sans Pro" w:cs="EC Square Sans Pro"/>
          <w:color w:val="0000FF"/>
          <w:sz w:val="20"/>
          <w:szCs w:val="20"/>
          <w:u w:val="single"/>
          <w:lang w:val="en-US" w:eastAsia="en-US"/>
        </w:rPr>
      </w:pPr>
      <w:del w:id="249" w:author="Microsoft Office User" w:date="2025-03-10T12:09:00Z">
        <w:r w:rsidRPr="00C40CB8" w:rsidDel="00B17357">
          <w:rPr>
            <w:rFonts w:ascii="EC Square Sans Pro" w:eastAsia="EC Square Sans Pro" w:hAnsi="EC Square Sans Pro" w:cs="EC Square Sans Pro"/>
            <w:sz w:val="20"/>
            <w:szCs w:val="20"/>
            <w:lang w:val="en-US" w:eastAsia="en-US"/>
          </w:rPr>
          <w:delText xml:space="preserve">“The cascading effects of the Valencia floods: how public health faces the challenges of the disaster”, Manuel F. Herrera Artiles, 08/11/2024, </w:delText>
        </w:r>
        <w:r w:rsidR="00F43DFD" w:rsidDel="00B17357">
          <w:fldChar w:fldCharType="begin"/>
        </w:r>
        <w:r w:rsidR="00F43DFD" w:rsidRPr="00F43DFD" w:rsidDel="00B17357">
          <w:rPr>
            <w:lang w:val="en-GB"/>
            <w:rPrChange w:id="250" w:author="MARELLI Luisa (JRC-ISPRA)" w:date="2025-02-14T17:54:00Z">
              <w:rPr/>
            </w:rPrChange>
          </w:rPr>
          <w:delInstrText xml:space="preserve"> HYPERLINK "https://sciencemediacentre.es/en/" \h </w:delInstrText>
        </w:r>
        <w:r w:rsidR="00F43DFD" w:rsidDel="00B17357">
          <w:fldChar w:fldCharType="separate"/>
        </w:r>
        <w:r w:rsidRPr="00C40CB8" w:rsidDel="00B17357">
          <w:rPr>
            <w:rFonts w:ascii="EC Square Sans Pro" w:eastAsia="EC Square Sans Pro" w:hAnsi="EC Square Sans Pro" w:cs="EC Square Sans Pro"/>
            <w:color w:val="0000FF"/>
            <w:sz w:val="20"/>
            <w:szCs w:val="20"/>
            <w:u w:val="single"/>
            <w:lang w:val="en-US" w:eastAsia="en-US"/>
          </w:rPr>
          <w:delText>https://sciencemediacentre.es/en/</w:delText>
        </w:r>
        <w:r w:rsidR="00F43DFD" w:rsidDel="00B17357">
          <w:rPr>
            <w:rFonts w:ascii="EC Square Sans Pro" w:eastAsia="EC Square Sans Pro" w:hAnsi="EC Square Sans Pro" w:cs="EC Square Sans Pro"/>
            <w:color w:val="0000FF"/>
            <w:sz w:val="20"/>
            <w:szCs w:val="20"/>
            <w:u w:val="single"/>
            <w:lang w:val="en-US" w:eastAsia="en-US"/>
          </w:rPr>
          <w:fldChar w:fldCharType="end"/>
        </w:r>
      </w:del>
    </w:p>
    <w:p w14:paraId="5117A3AA" w14:textId="1070C780" w:rsidR="00C40CB8" w:rsidRPr="00C40CB8" w:rsidDel="00B17357" w:rsidRDefault="00C40CB8" w:rsidP="00C40CB8">
      <w:pPr>
        <w:numPr>
          <w:ilvl w:val="0"/>
          <w:numId w:val="15"/>
        </w:numPr>
        <w:spacing w:before="120" w:after="120" w:line="259" w:lineRule="auto"/>
        <w:contextualSpacing/>
        <w:jc w:val="both"/>
        <w:textAlignment w:val="baseline"/>
        <w:rPr>
          <w:del w:id="251" w:author="Microsoft Office User" w:date="2025-03-10T12:09:00Z"/>
          <w:rFonts w:ascii="EC Square Sans Pro" w:eastAsia="EC Square Sans Pro" w:hAnsi="EC Square Sans Pro" w:cs="EC Square Sans Pro"/>
          <w:sz w:val="20"/>
          <w:szCs w:val="20"/>
          <w:lang w:val="en-US" w:eastAsia="en-US"/>
        </w:rPr>
      </w:pPr>
      <w:del w:id="252" w:author="Microsoft Office User" w:date="2025-03-10T12:09:00Z">
        <w:r w:rsidRPr="00C40CB8" w:rsidDel="00B17357">
          <w:rPr>
            <w:rFonts w:ascii="EC Square Sans Pro" w:eastAsia="EC Square Sans Pro" w:hAnsi="EC Square Sans Pro" w:cs="EC Square Sans Pro"/>
            <w:sz w:val="20"/>
            <w:szCs w:val="20"/>
            <w:lang w:val="en-US" w:eastAsia="en-US"/>
          </w:rPr>
          <w:delText>Jeevan Jyoti Kaushik, Atul Kaushik, Manjusha Tyagi, “Permafrost Thawing: A New Potential Risk for the Human Health”, Applied Ecology and Environmental Sciences. 2023, 11(2), 54-55. DOI: 10.12691/aees-11-2-2</w:delText>
        </w:r>
      </w:del>
    </w:p>
    <w:p w14:paraId="12EE9C95" w14:textId="6CCFB184" w:rsidR="00C40CB8" w:rsidRPr="00C40CB8" w:rsidDel="00B17357" w:rsidRDefault="00C40CB8" w:rsidP="00C40CB8">
      <w:pPr>
        <w:numPr>
          <w:ilvl w:val="0"/>
          <w:numId w:val="15"/>
        </w:numPr>
        <w:spacing w:before="120" w:after="120" w:line="259" w:lineRule="auto"/>
        <w:contextualSpacing/>
        <w:jc w:val="both"/>
        <w:textAlignment w:val="baseline"/>
        <w:rPr>
          <w:del w:id="253" w:author="Microsoft Office User" w:date="2025-03-10T12:09:00Z"/>
          <w:rFonts w:ascii="EC Square Sans Pro" w:eastAsia="EC Square Sans Pro" w:hAnsi="EC Square Sans Pro" w:cs="EC Square Sans Pro"/>
          <w:sz w:val="20"/>
          <w:szCs w:val="20"/>
          <w:lang w:val="en-US" w:eastAsia="en-US"/>
        </w:rPr>
      </w:pPr>
      <w:del w:id="254" w:author="Microsoft Office User" w:date="2025-03-10T12:09:00Z">
        <w:r w:rsidRPr="00C40CB8" w:rsidDel="00B17357">
          <w:rPr>
            <w:rFonts w:ascii="EC Square Sans Pro" w:eastAsia="EC Square Sans Pro" w:hAnsi="EC Square Sans Pro" w:cs="EC Square Sans Pro"/>
            <w:sz w:val="20"/>
            <w:szCs w:val="20"/>
            <w:lang w:val="en-US" w:eastAsia="en-US"/>
          </w:rPr>
          <w:delText>Ruonan Wu, Gareth Trubl, Neslihan Taş, Janet K. Jansson, “Permafrost as a potential pathogen reservoir”, One Earth (2022), Volume 5, Issue 4, 351 – 360</w:delText>
        </w:r>
      </w:del>
    </w:p>
    <w:p w14:paraId="66F9C237" w14:textId="193704F8" w:rsidR="00C40CB8" w:rsidRPr="00C40CB8" w:rsidDel="00B17357" w:rsidRDefault="00C40CB8" w:rsidP="00C40CB8">
      <w:pPr>
        <w:numPr>
          <w:ilvl w:val="0"/>
          <w:numId w:val="15"/>
        </w:numPr>
        <w:spacing w:before="120" w:after="120" w:line="259" w:lineRule="auto"/>
        <w:contextualSpacing/>
        <w:jc w:val="both"/>
        <w:textAlignment w:val="baseline"/>
        <w:rPr>
          <w:del w:id="255" w:author="Microsoft Office User" w:date="2025-03-10T12:09:00Z"/>
          <w:rFonts w:ascii="EC Square Sans Pro" w:eastAsia="EC Square Sans Pro" w:hAnsi="EC Square Sans Pro" w:cs="EC Square Sans Pro"/>
          <w:sz w:val="20"/>
          <w:szCs w:val="20"/>
          <w:lang w:val="en-US" w:eastAsia="en-US"/>
        </w:rPr>
      </w:pPr>
      <w:del w:id="256" w:author="Microsoft Office User" w:date="2025-03-10T12:09:00Z">
        <w:r w:rsidRPr="00C40CB8" w:rsidDel="00B17357">
          <w:rPr>
            <w:rFonts w:ascii="EC Square Sans Pro" w:eastAsia="EC Square Sans Pro" w:hAnsi="EC Square Sans Pro" w:cs="EC Square Sans Pro"/>
            <w:sz w:val="20"/>
            <w:szCs w:val="20"/>
            <w:lang w:val="es" w:eastAsia="en-US"/>
          </w:rPr>
          <w:delText xml:space="preserve">Stella, E., Mari, L., Gabrieli, J. et al. </w:delText>
        </w:r>
        <w:r w:rsidRPr="00C40CB8" w:rsidDel="00B17357">
          <w:rPr>
            <w:rFonts w:ascii="EC Square Sans Pro" w:eastAsia="EC Square Sans Pro" w:hAnsi="EC Square Sans Pro" w:cs="EC Square Sans Pro"/>
            <w:sz w:val="20"/>
            <w:szCs w:val="20"/>
            <w:lang w:val="en-US" w:eastAsia="en-US"/>
          </w:rPr>
          <w:delText>Permafrost dynamics and the risk of anthrax transmission: a modelling study. Sci Rep 10, 16460 (2020). 10.1038/s41598-020-72440-6</w:delText>
        </w:r>
      </w:del>
    </w:p>
    <w:p w14:paraId="169C99C4" w14:textId="6EC669B2" w:rsidR="00C40CB8" w:rsidRPr="00C40CB8" w:rsidDel="00B17357" w:rsidRDefault="00C40CB8" w:rsidP="00C40CB8">
      <w:pPr>
        <w:rPr>
          <w:del w:id="257" w:author="Microsoft Office User" w:date="2025-03-10T12:09:00Z"/>
          <w:lang w:val="en-GB" w:eastAsia="en-US"/>
        </w:rPr>
      </w:pPr>
    </w:p>
    <w:p w14:paraId="61D2869D" w14:textId="2442934D" w:rsidR="00D55ADA" w:rsidRPr="00D55ADA" w:rsidDel="00B17357" w:rsidRDefault="00D55ADA" w:rsidP="00D55ADA">
      <w:pPr>
        <w:jc w:val="both"/>
        <w:rPr>
          <w:del w:id="258" w:author="Microsoft Office User" w:date="2025-03-10T12:09:00Z"/>
          <w:rFonts w:ascii="EC Square Sans Pro" w:eastAsia="Times New Roman" w:hAnsi="EC Square Sans Pro" w:cs="Times New Roman"/>
          <w:color w:val="9BBB59" w:themeColor="accent3"/>
          <w:sz w:val="20"/>
          <w:szCs w:val="20"/>
          <w:lang w:val="en-GB" w:eastAsia="en-GB"/>
        </w:rPr>
      </w:pPr>
      <w:del w:id="259" w:author="Microsoft Office User" w:date="2025-03-10T12:09:00Z">
        <w:r w:rsidDel="00B17357">
          <w:rPr>
            <w:rFonts w:ascii="EC Square Sans Pro" w:eastAsia="Times New Roman" w:hAnsi="EC Square Sans Pro" w:cs="Times New Roman"/>
            <w:color w:val="9BBB59" w:themeColor="accent3"/>
            <w:sz w:val="20"/>
            <w:szCs w:val="20"/>
            <w:lang w:val="en-GB" w:eastAsia="en-GB"/>
          </w:rPr>
          <w:delText>Introduction (ex chapter 1)</w:delText>
        </w:r>
      </w:del>
    </w:p>
    <w:p w14:paraId="3FD78445" w14:textId="67FBC0A6" w:rsidR="41C09BDA" w:rsidRPr="00546F93" w:rsidDel="00B17357" w:rsidRDefault="00D55ADA" w:rsidP="00D55ADA">
      <w:pPr>
        <w:tabs>
          <w:tab w:val="left" w:pos="384"/>
        </w:tabs>
        <w:spacing w:line="240" w:lineRule="auto"/>
        <w:ind w:left="384" w:hanging="384"/>
        <w:jc w:val="both"/>
        <w:rPr>
          <w:del w:id="260" w:author="Microsoft Office User" w:date="2025-03-10T12:09:00Z"/>
          <w:rFonts w:ascii="EC Square Sans Pro" w:eastAsia="EC Square Sans Pro" w:hAnsi="EC Square Sans Pro" w:cs="EC Square Sans Pro"/>
          <w:color w:val="000000" w:themeColor="text1"/>
          <w:sz w:val="20"/>
          <w:szCs w:val="20"/>
          <w:lang w:val="fr-FR"/>
        </w:rPr>
      </w:pPr>
      <w:del w:id="261" w:author="Microsoft Office User" w:date="2025-03-10T12:09:00Z">
        <w:r w:rsidRPr="00546F93" w:rsidDel="00B17357">
          <w:rPr>
            <w:rFonts w:ascii="EC Square Sans Pro" w:eastAsia="EC Square Sans Pro" w:hAnsi="EC Square Sans Pro" w:cs="EC Square Sans Pro"/>
            <w:color w:val="000000" w:themeColor="text1"/>
            <w:sz w:val="20"/>
            <w:szCs w:val="20"/>
            <w:lang w:val="en-GB"/>
          </w:rPr>
          <w:delText xml:space="preserve"> </w:delText>
        </w:r>
        <w:r w:rsidR="41C09BDA" w:rsidRPr="00546F93" w:rsidDel="00B17357">
          <w:rPr>
            <w:rFonts w:ascii="EC Square Sans Pro" w:eastAsia="EC Square Sans Pro" w:hAnsi="EC Square Sans Pro" w:cs="EC Square Sans Pro"/>
            <w:color w:val="000000" w:themeColor="text1"/>
            <w:sz w:val="20"/>
            <w:szCs w:val="20"/>
            <w:lang w:val="en-GB"/>
          </w:rPr>
          <w:delText>[1]</w:delText>
        </w:r>
        <w:r w:rsidR="41C09BDA" w:rsidRPr="00546F93" w:rsidDel="00B17357">
          <w:rPr>
            <w:rFonts w:ascii="EC Square Sans Pro" w:hAnsi="EC Square Sans Pro"/>
            <w:sz w:val="20"/>
            <w:szCs w:val="20"/>
            <w:lang w:val="en-GB"/>
          </w:rPr>
          <w:tab/>
        </w:r>
        <w:r w:rsidR="41C09BDA" w:rsidRPr="00546F93" w:rsidDel="00B17357">
          <w:rPr>
            <w:rFonts w:ascii="EC Square Sans Pro" w:eastAsia="EC Square Sans Pro" w:hAnsi="EC Square Sans Pro" w:cs="EC Square Sans Pro"/>
            <w:color w:val="000000" w:themeColor="text1"/>
            <w:sz w:val="20"/>
            <w:szCs w:val="20"/>
            <w:lang w:val="en-GB"/>
          </w:rPr>
          <w:delText xml:space="preserve">E. Council, “EU Strategic Agenda 2024—2029.” [Online]. </w:delText>
        </w:r>
        <w:r w:rsidR="41C09BDA" w:rsidRPr="00546F93" w:rsidDel="00B17357">
          <w:rPr>
            <w:rFonts w:ascii="EC Square Sans Pro" w:eastAsia="EC Square Sans Pro" w:hAnsi="EC Square Sans Pro" w:cs="EC Square Sans Pro"/>
            <w:color w:val="000000" w:themeColor="text1"/>
            <w:sz w:val="20"/>
            <w:szCs w:val="20"/>
            <w:lang w:val="fr-FR"/>
          </w:rPr>
          <w:delText xml:space="preserve">Available: </w:delText>
        </w:r>
        <w:r w:rsidR="00F43DFD" w:rsidDel="00B17357">
          <w:fldChar w:fldCharType="begin"/>
        </w:r>
        <w:r w:rsidR="00F43DFD" w:rsidRPr="00463AC7" w:rsidDel="00B17357">
          <w:rPr>
            <w:lang w:val="fr-FR"/>
            <w:rPrChange w:id="262" w:author="BARBERO VIGNOLA Giulia (JRC-ISPRA)" w:date="2025-02-17T15:45:00Z">
              <w:rPr/>
            </w:rPrChange>
          </w:rPr>
          <w:delInstrText xml:space="preserve"> HYPERLINK "https://www.consilium.europa.eu/media/yxrc05pz/sn02167en24_web.pdf" </w:delInstrText>
        </w:r>
        <w:r w:rsidR="00F43DFD" w:rsidDel="00B17357">
          <w:fldChar w:fldCharType="separate"/>
        </w:r>
        <w:r w:rsidR="41C09BDA" w:rsidRPr="00546F93" w:rsidDel="00B17357">
          <w:rPr>
            <w:rStyle w:val="Hyperlink"/>
            <w:rFonts w:ascii="EC Square Sans Pro" w:eastAsia="Times New Roman" w:hAnsi="EC Square Sans Pro" w:cs="Times New Roman"/>
            <w:sz w:val="20"/>
            <w:szCs w:val="20"/>
            <w:lang w:val="fr-FR"/>
          </w:rPr>
          <w:delText>https://www.consilium.europa.eu/media/yxrc05pz/sn02167en24_web.pdf</w:delText>
        </w:r>
        <w:r w:rsidR="00F43DFD" w:rsidDel="00B17357">
          <w:rPr>
            <w:rStyle w:val="Hyperlink"/>
            <w:rFonts w:ascii="EC Square Sans Pro" w:eastAsia="Times New Roman" w:hAnsi="EC Square Sans Pro" w:cs="Times New Roman"/>
            <w:sz w:val="20"/>
            <w:szCs w:val="20"/>
            <w:lang w:val="fr-FR"/>
          </w:rPr>
          <w:fldChar w:fldCharType="end"/>
        </w:r>
      </w:del>
    </w:p>
    <w:p w14:paraId="34AE277C" w14:textId="09B25D94" w:rsidR="41C09BDA" w:rsidRPr="00463AC7" w:rsidDel="00B17357" w:rsidRDefault="41C09BDA" w:rsidP="00B82EFF">
      <w:pPr>
        <w:tabs>
          <w:tab w:val="left" w:pos="384"/>
        </w:tabs>
        <w:spacing w:line="240" w:lineRule="auto"/>
        <w:ind w:left="384" w:hanging="384"/>
        <w:jc w:val="both"/>
        <w:rPr>
          <w:del w:id="263" w:author="Microsoft Office User" w:date="2025-03-10T12:09:00Z"/>
          <w:rFonts w:ascii="EC Square Sans Pro" w:eastAsia="EC Square Sans Pro" w:hAnsi="EC Square Sans Pro" w:cs="EC Square Sans Pro"/>
          <w:color w:val="000000" w:themeColor="text1"/>
          <w:sz w:val="20"/>
          <w:szCs w:val="20"/>
          <w:lang w:val="en-GB"/>
          <w:rPrChange w:id="264" w:author="BARBERO VIGNOLA Giulia (JRC-ISPRA)" w:date="2025-02-17T15:45:00Z">
            <w:rPr>
              <w:del w:id="265" w:author="Microsoft Office User" w:date="2025-03-10T12:09:00Z"/>
              <w:rFonts w:ascii="EC Square Sans Pro" w:eastAsia="EC Square Sans Pro" w:hAnsi="EC Square Sans Pro" w:cs="EC Square Sans Pro"/>
              <w:color w:val="000000" w:themeColor="text1"/>
              <w:sz w:val="20"/>
              <w:szCs w:val="20"/>
              <w:lang w:val="fr-FR"/>
            </w:rPr>
          </w:rPrChange>
        </w:rPr>
      </w:pPr>
      <w:del w:id="266" w:author="Microsoft Office User" w:date="2025-03-10T12:09:00Z">
        <w:r w:rsidRPr="00546F93" w:rsidDel="00B17357">
          <w:rPr>
            <w:rFonts w:ascii="EC Square Sans Pro" w:eastAsia="EC Square Sans Pro" w:hAnsi="EC Square Sans Pro" w:cs="EC Square Sans Pro"/>
            <w:color w:val="000000" w:themeColor="text1"/>
            <w:sz w:val="20"/>
            <w:szCs w:val="20"/>
            <w:lang w:val="en-GB"/>
          </w:rPr>
          <w:delText>[2]</w:delText>
        </w:r>
        <w:r w:rsidRPr="00546F93" w:rsidDel="00B17357">
          <w:rPr>
            <w:rFonts w:ascii="EC Square Sans Pro" w:hAnsi="EC Square Sans Pro"/>
            <w:sz w:val="20"/>
            <w:szCs w:val="20"/>
            <w:lang w:val="en-GB"/>
          </w:rPr>
          <w:tab/>
        </w:r>
        <w:r w:rsidRPr="00546F93" w:rsidDel="00B17357">
          <w:rPr>
            <w:rFonts w:ascii="EC Square Sans Pro" w:eastAsia="EC Square Sans Pro" w:hAnsi="EC Square Sans Pro" w:cs="EC Square Sans Pro"/>
            <w:color w:val="000000" w:themeColor="text1"/>
            <w:sz w:val="20"/>
            <w:szCs w:val="20"/>
            <w:lang w:val="en-GB"/>
          </w:rPr>
          <w:delText xml:space="preserve">M. Draghi, “The future of European competitiveness (Part A)—A competitiveness strategy for Europe.” European Commission. [Online]. </w:delText>
        </w:r>
        <w:r w:rsidRPr="00463AC7" w:rsidDel="00B17357">
          <w:rPr>
            <w:rFonts w:ascii="EC Square Sans Pro" w:eastAsia="EC Square Sans Pro" w:hAnsi="EC Square Sans Pro" w:cs="EC Square Sans Pro"/>
            <w:color w:val="000000" w:themeColor="text1"/>
            <w:sz w:val="20"/>
            <w:szCs w:val="20"/>
            <w:lang w:val="en-GB"/>
            <w:rPrChange w:id="267" w:author="BARBERO VIGNOLA Giulia (JRC-ISPRA)" w:date="2025-02-17T15:45:00Z">
              <w:rPr>
                <w:rFonts w:ascii="EC Square Sans Pro" w:eastAsia="EC Square Sans Pro" w:hAnsi="EC Square Sans Pro" w:cs="EC Square Sans Pro"/>
                <w:color w:val="000000" w:themeColor="text1"/>
                <w:sz w:val="20"/>
                <w:szCs w:val="20"/>
                <w:lang w:val="fr-FR"/>
              </w:rPr>
            </w:rPrChange>
          </w:rPr>
          <w:delText xml:space="preserve">Available: </w:delText>
        </w:r>
        <w:r w:rsidR="00F43DFD" w:rsidDel="00B17357">
          <w:fldChar w:fldCharType="begin"/>
        </w:r>
        <w:r w:rsidR="00F43DFD" w:rsidRPr="00F43DFD" w:rsidDel="00B17357">
          <w:rPr>
            <w:lang w:val="en-GB"/>
            <w:rPrChange w:id="268" w:author="MARELLI Luisa (JRC-ISPRA)" w:date="2025-02-14T17:54:00Z">
              <w:rPr/>
            </w:rPrChange>
          </w:rPr>
          <w:delInstrText xml:space="preserve"> HYPERLINK "https://commission.europa.eu/document/download/97e481fd-2dc3-412d-be4c-f152a8232961_en?filename=The%20future%20of%20European%20competitiveness%20_%20A%20competitiveness%20strategy%20for%20Europe.pdf" </w:delInstrText>
        </w:r>
        <w:r w:rsidR="00F43DFD" w:rsidDel="00B17357">
          <w:fldChar w:fldCharType="separate"/>
        </w:r>
        <w:r w:rsidRPr="00463AC7" w:rsidDel="00B17357">
          <w:rPr>
            <w:rStyle w:val="Hyperlink"/>
            <w:rFonts w:ascii="EC Square Sans Pro" w:eastAsia="Times New Roman" w:hAnsi="EC Square Sans Pro" w:cs="Times New Roman"/>
            <w:sz w:val="20"/>
            <w:szCs w:val="20"/>
            <w:lang w:val="en-GB"/>
            <w:rPrChange w:id="269" w:author="BARBERO VIGNOLA Giulia (JRC-ISPRA)" w:date="2025-02-17T15:45:00Z">
              <w:rPr>
                <w:rStyle w:val="Hyperlink"/>
                <w:rFonts w:ascii="EC Square Sans Pro" w:eastAsia="Times New Roman" w:hAnsi="EC Square Sans Pro" w:cs="Times New Roman"/>
                <w:sz w:val="20"/>
                <w:szCs w:val="20"/>
                <w:lang w:val="fr-FR"/>
              </w:rPr>
            </w:rPrChange>
          </w:rPr>
          <w:delText>https://commission.europa.eu/document/download/97e481fd-2dc3-412d-be4c-f152a8232961_en?filename=The%20future%20of%20European%20competitiveness%20_%20A%20competitiveness%20strategy%20for%20Europe.pdf</w:delText>
        </w:r>
        <w:r w:rsidR="00F43DFD" w:rsidDel="00B17357">
          <w:rPr>
            <w:rStyle w:val="Hyperlink"/>
            <w:rFonts w:ascii="EC Square Sans Pro" w:eastAsia="Times New Roman" w:hAnsi="EC Square Sans Pro" w:cs="Times New Roman"/>
            <w:sz w:val="20"/>
            <w:szCs w:val="20"/>
            <w:lang w:val="fr-FR"/>
          </w:rPr>
          <w:fldChar w:fldCharType="end"/>
        </w:r>
      </w:del>
    </w:p>
    <w:p w14:paraId="53BDB535" w14:textId="119B22A3" w:rsidR="41C09BDA" w:rsidRPr="00463AC7" w:rsidDel="00B17357" w:rsidRDefault="41C09BDA" w:rsidP="00B82EFF">
      <w:pPr>
        <w:tabs>
          <w:tab w:val="left" w:pos="384"/>
        </w:tabs>
        <w:spacing w:line="240" w:lineRule="auto"/>
        <w:ind w:left="384" w:hanging="384"/>
        <w:jc w:val="both"/>
        <w:rPr>
          <w:del w:id="270" w:author="Microsoft Office User" w:date="2025-03-10T12:09:00Z"/>
          <w:rFonts w:ascii="EC Square Sans Pro" w:eastAsia="EC Square Sans Pro" w:hAnsi="EC Square Sans Pro" w:cs="EC Square Sans Pro"/>
          <w:color w:val="000000" w:themeColor="text1"/>
          <w:sz w:val="20"/>
          <w:szCs w:val="20"/>
          <w:lang w:val="en-GB"/>
          <w:rPrChange w:id="271" w:author="BARBERO VIGNOLA Giulia (JRC-ISPRA)" w:date="2025-02-17T15:45:00Z">
            <w:rPr>
              <w:del w:id="272" w:author="Microsoft Office User" w:date="2025-03-10T12:09:00Z"/>
              <w:rFonts w:ascii="EC Square Sans Pro" w:eastAsia="EC Square Sans Pro" w:hAnsi="EC Square Sans Pro" w:cs="EC Square Sans Pro"/>
              <w:color w:val="000000" w:themeColor="text1"/>
              <w:sz w:val="20"/>
              <w:szCs w:val="20"/>
              <w:lang w:val="fr-FR"/>
            </w:rPr>
          </w:rPrChange>
        </w:rPr>
      </w:pPr>
      <w:del w:id="273" w:author="Microsoft Office User" w:date="2025-03-10T12:09:00Z">
        <w:r w:rsidRPr="00546F93" w:rsidDel="00B17357">
          <w:rPr>
            <w:rFonts w:ascii="EC Square Sans Pro" w:eastAsia="EC Square Sans Pro" w:hAnsi="EC Square Sans Pro" w:cs="EC Square Sans Pro"/>
            <w:color w:val="000000" w:themeColor="text1"/>
            <w:sz w:val="20"/>
            <w:szCs w:val="20"/>
            <w:lang w:val="en-GB"/>
          </w:rPr>
          <w:delText>[3]</w:delText>
        </w:r>
        <w:r w:rsidRPr="00546F93" w:rsidDel="00B17357">
          <w:rPr>
            <w:rFonts w:ascii="EC Square Sans Pro" w:hAnsi="EC Square Sans Pro"/>
            <w:sz w:val="20"/>
            <w:szCs w:val="20"/>
            <w:lang w:val="en-GB"/>
          </w:rPr>
          <w:tab/>
        </w:r>
        <w:r w:rsidRPr="00546F93" w:rsidDel="00B17357">
          <w:rPr>
            <w:rFonts w:ascii="EC Square Sans Pro" w:eastAsia="EC Square Sans Pro" w:hAnsi="EC Square Sans Pro" w:cs="EC Square Sans Pro"/>
            <w:color w:val="000000" w:themeColor="text1"/>
            <w:sz w:val="20"/>
            <w:szCs w:val="20"/>
            <w:lang w:val="en-GB"/>
          </w:rPr>
          <w:delText xml:space="preserve">M. Draghi, “The future of European competitiveness (Part B) – In-depth analysis and recommendations.” European Commission. [Online]. </w:delText>
        </w:r>
        <w:r w:rsidRPr="00463AC7" w:rsidDel="00B17357">
          <w:rPr>
            <w:rFonts w:ascii="EC Square Sans Pro" w:eastAsia="EC Square Sans Pro" w:hAnsi="EC Square Sans Pro" w:cs="EC Square Sans Pro"/>
            <w:color w:val="000000" w:themeColor="text1"/>
            <w:sz w:val="20"/>
            <w:szCs w:val="20"/>
            <w:lang w:val="en-GB"/>
            <w:rPrChange w:id="274" w:author="BARBERO VIGNOLA Giulia (JRC-ISPRA)" w:date="2025-02-17T15:45:00Z">
              <w:rPr>
                <w:rFonts w:ascii="EC Square Sans Pro" w:eastAsia="EC Square Sans Pro" w:hAnsi="EC Square Sans Pro" w:cs="EC Square Sans Pro"/>
                <w:color w:val="000000" w:themeColor="text1"/>
                <w:sz w:val="20"/>
                <w:szCs w:val="20"/>
                <w:lang w:val="fr-FR"/>
              </w:rPr>
            </w:rPrChange>
          </w:rPr>
          <w:delText xml:space="preserve">Available: </w:delText>
        </w:r>
        <w:r w:rsidR="00F43DFD" w:rsidDel="00B17357">
          <w:fldChar w:fldCharType="begin"/>
        </w:r>
        <w:r w:rsidR="00F43DFD" w:rsidRPr="00F43DFD" w:rsidDel="00B17357">
          <w:rPr>
            <w:lang w:val="en-GB"/>
            <w:rPrChange w:id="275" w:author="MARELLI Luisa (JRC-ISPRA)" w:date="2025-02-14T17:54:00Z">
              <w:rPr/>
            </w:rPrChange>
          </w:rPr>
          <w:delInstrText xml:space="preserve"> HYPERLINK "https://commission.europa.eu/document/download/ec1409c1-d4b4-4882-8bdd-3519f86bbb92_en?filename=The%20future%20of%20European%20competitiveness_%20In-depth%20analysis%20and%20recommendations_0.pdf" </w:delInstrText>
        </w:r>
        <w:r w:rsidR="00F43DFD" w:rsidDel="00B17357">
          <w:fldChar w:fldCharType="separate"/>
        </w:r>
        <w:r w:rsidRPr="00463AC7" w:rsidDel="00B17357">
          <w:rPr>
            <w:rStyle w:val="Hyperlink"/>
            <w:rFonts w:ascii="EC Square Sans Pro" w:eastAsia="Times New Roman" w:hAnsi="EC Square Sans Pro" w:cs="Times New Roman"/>
            <w:sz w:val="20"/>
            <w:szCs w:val="20"/>
            <w:lang w:val="en-GB"/>
            <w:rPrChange w:id="276" w:author="BARBERO VIGNOLA Giulia (JRC-ISPRA)" w:date="2025-02-17T15:45:00Z">
              <w:rPr>
                <w:rStyle w:val="Hyperlink"/>
                <w:rFonts w:ascii="EC Square Sans Pro" w:eastAsia="Times New Roman" w:hAnsi="EC Square Sans Pro" w:cs="Times New Roman"/>
                <w:sz w:val="20"/>
                <w:szCs w:val="20"/>
                <w:lang w:val="fr-FR"/>
              </w:rPr>
            </w:rPrChange>
          </w:rPr>
          <w:delText>https://commission.europa.eu/document/download/ec1409c1-d4b4-4882-8bdd-3519f86bbb92_en?filename=The%20future%20of%20European%20competitiveness_%20In-depth%20analysis%20and%20recommendations_0.pdf</w:delText>
        </w:r>
        <w:r w:rsidR="00F43DFD" w:rsidDel="00B17357">
          <w:rPr>
            <w:rStyle w:val="Hyperlink"/>
            <w:rFonts w:ascii="EC Square Sans Pro" w:eastAsia="Times New Roman" w:hAnsi="EC Square Sans Pro" w:cs="Times New Roman"/>
            <w:sz w:val="20"/>
            <w:szCs w:val="20"/>
            <w:lang w:val="fr-FR"/>
          </w:rPr>
          <w:fldChar w:fldCharType="end"/>
        </w:r>
      </w:del>
    </w:p>
    <w:p w14:paraId="02495D89" w14:textId="4BB9849F" w:rsidR="41C09BDA" w:rsidRPr="00546F93" w:rsidDel="00B17357" w:rsidRDefault="41C09BDA" w:rsidP="00B82EFF">
      <w:pPr>
        <w:tabs>
          <w:tab w:val="left" w:pos="384"/>
        </w:tabs>
        <w:spacing w:line="240" w:lineRule="auto"/>
        <w:ind w:left="384" w:hanging="384"/>
        <w:jc w:val="both"/>
        <w:rPr>
          <w:del w:id="277" w:author="Microsoft Office User" w:date="2025-03-10T12:09:00Z"/>
          <w:rFonts w:ascii="EC Square Sans Pro" w:eastAsia="EC Square Sans Pro" w:hAnsi="EC Square Sans Pro" w:cs="EC Square Sans Pro"/>
          <w:color w:val="000000" w:themeColor="text1"/>
          <w:sz w:val="20"/>
          <w:szCs w:val="20"/>
          <w:lang w:val="fr-FR"/>
        </w:rPr>
      </w:pPr>
      <w:del w:id="278" w:author="Microsoft Office User" w:date="2025-03-10T12:09:00Z">
        <w:r w:rsidRPr="00546F93" w:rsidDel="00B17357">
          <w:rPr>
            <w:rFonts w:ascii="EC Square Sans Pro" w:eastAsia="EC Square Sans Pro" w:hAnsi="EC Square Sans Pro" w:cs="EC Square Sans Pro"/>
            <w:color w:val="000000" w:themeColor="text1"/>
            <w:sz w:val="20"/>
            <w:szCs w:val="20"/>
            <w:lang w:val="en-GB"/>
          </w:rPr>
          <w:delText>[4]</w:delText>
        </w:r>
        <w:r w:rsidRPr="00546F93" w:rsidDel="00B17357">
          <w:rPr>
            <w:rFonts w:ascii="EC Square Sans Pro" w:hAnsi="EC Square Sans Pro"/>
            <w:sz w:val="20"/>
            <w:szCs w:val="20"/>
            <w:lang w:val="en-GB"/>
          </w:rPr>
          <w:tab/>
        </w:r>
        <w:r w:rsidRPr="00546F93" w:rsidDel="00B17357">
          <w:rPr>
            <w:rFonts w:ascii="EC Square Sans Pro" w:eastAsia="EC Square Sans Pro" w:hAnsi="EC Square Sans Pro" w:cs="EC Square Sans Pro"/>
            <w:color w:val="000000" w:themeColor="text1"/>
            <w:sz w:val="20"/>
            <w:szCs w:val="20"/>
            <w:lang w:val="en-GB"/>
          </w:rPr>
          <w:delText xml:space="preserve">U. von der Leyen, “EUROPE’S CHOICE POLITICAL GUIDELINES FOR THE NEXT EUROPEAN COMMISSION 2024−2029.” European Commission. [Online]. </w:delText>
        </w:r>
        <w:r w:rsidRPr="00546F93" w:rsidDel="00B17357">
          <w:rPr>
            <w:rFonts w:ascii="EC Square Sans Pro" w:eastAsia="EC Square Sans Pro" w:hAnsi="EC Square Sans Pro" w:cs="EC Square Sans Pro"/>
            <w:color w:val="000000" w:themeColor="text1"/>
            <w:sz w:val="20"/>
            <w:szCs w:val="20"/>
            <w:lang w:val="fr-FR"/>
          </w:rPr>
          <w:delText xml:space="preserve">Available: </w:delText>
        </w:r>
        <w:r w:rsidR="00F43DFD" w:rsidDel="00B17357">
          <w:fldChar w:fldCharType="begin"/>
        </w:r>
        <w:r w:rsidR="00F43DFD" w:rsidRPr="00F43DFD" w:rsidDel="00B17357">
          <w:rPr>
            <w:lang w:val="en-GB"/>
            <w:rPrChange w:id="279" w:author="MARELLI Luisa (JRC-ISPRA)" w:date="2025-02-14T17:54:00Z">
              <w:rPr/>
            </w:rPrChange>
          </w:rPr>
          <w:delInstrText xml:space="preserve"> HYPERLINK "https://commission.europa.eu/document/download/e6cd4328-673c-4e7a-8683-f63ffb2cf648_en?filename=Political%20Guidelines%202024-2029_EN.pdf" </w:delInstrText>
        </w:r>
        <w:r w:rsidR="00F43DFD" w:rsidDel="00B17357">
          <w:fldChar w:fldCharType="separate"/>
        </w:r>
        <w:r w:rsidRPr="00546F93" w:rsidDel="00B17357">
          <w:rPr>
            <w:rStyle w:val="Hyperlink"/>
            <w:rFonts w:ascii="EC Square Sans Pro" w:eastAsia="Times New Roman" w:hAnsi="EC Square Sans Pro" w:cs="Times New Roman"/>
            <w:sz w:val="20"/>
            <w:szCs w:val="20"/>
            <w:lang w:val="fr-FR"/>
          </w:rPr>
          <w:delText>https://commission.europa.eu/document/download/e6cd4328-673c-4e7a-8683-f63ffb2cf648_en?filename=Political%20Guidelines%202024-2029_EN.pdf</w:delText>
        </w:r>
        <w:r w:rsidR="00F43DFD" w:rsidDel="00B17357">
          <w:rPr>
            <w:rStyle w:val="Hyperlink"/>
            <w:rFonts w:ascii="EC Square Sans Pro" w:eastAsia="Times New Roman" w:hAnsi="EC Square Sans Pro" w:cs="Times New Roman"/>
            <w:sz w:val="20"/>
            <w:szCs w:val="20"/>
            <w:lang w:val="fr-FR"/>
          </w:rPr>
          <w:fldChar w:fldCharType="end"/>
        </w:r>
      </w:del>
    </w:p>
    <w:p w14:paraId="2182C2E6" w14:textId="534DF41D" w:rsidR="5121398C" w:rsidRPr="00546F93" w:rsidRDefault="5121398C" w:rsidP="00B17357">
      <w:pPr>
        <w:rPr>
          <w:rFonts w:ascii="EC Square Sans Pro" w:eastAsia="Times New Roman" w:hAnsi="EC Square Sans Pro" w:cs="Times New Roman"/>
          <w:color w:val="000000" w:themeColor="text1"/>
          <w:sz w:val="20"/>
          <w:szCs w:val="20"/>
          <w:lang w:val="fr-FR"/>
        </w:rPr>
        <w:pPrChange w:id="280" w:author="Microsoft Office User" w:date="2025-03-10T12:09:00Z">
          <w:pPr>
            <w:spacing w:beforeAutospacing="1" w:afterAutospacing="1" w:line="240" w:lineRule="auto"/>
          </w:pPr>
        </w:pPrChange>
      </w:pPr>
    </w:p>
    <w:sectPr w:rsidR="5121398C" w:rsidRPr="00546F93">
      <w:footerReference w:type="default" r:id="rId17"/>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GUERREIRO MIGUEL Mecia (JRC-SEVILLA)" w:date="2025-03-04T10:23:00Z" w:initials="GMM(">
    <w:p w14:paraId="380CFF29" w14:textId="133CF6BE" w:rsidR="00EA5CA9" w:rsidRDefault="00EA5CA9">
      <w:pPr>
        <w:pStyle w:val="CommentText"/>
      </w:pPr>
      <w:r>
        <w:rPr>
          <w:rStyle w:val="CommentReference"/>
        </w:rPr>
        <w:annotationRef/>
      </w:r>
      <w:r w:rsidRPr="00EA5CA9">
        <w:rPr>
          <w:highlight w:val="yellow"/>
        </w:rPr>
        <w:t>@Luisa, @PF1 colleagues</w:t>
      </w:r>
      <w:r>
        <w:t xml:space="preserve">, I have copied pasted Caroline’s minor TC for your consideration.  </w:t>
      </w:r>
    </w:p>
  </w:comment>
  <w:comment w:id="24" w:author="BARBERO VIGNOLA Giulia (JRC-ISPRA)" w:date="2025-02-17T15:53:00Z" w:initials="BVG(">
    <w:p w14:paraId="160EC1DE" w14:textId="3E94755F" w:rsidR="00463AC7" w:rsidRPr="00463AC7" w:rsidRDefault="00463AC7">
      <w:pPr>
        <w:pStyle w:val="CommentText"/>
        <w:rPr>
          <w:lang w:val="en-GB"/>
        </w:rPr>
      </w:pPr>
      <w:r>
        <w:rPr>
          <w:rStyle w:val="CommentReference"/>
        </w:rPr>
        <w:annotationRef/>
      </w:r>
      <w:r w:rsidRPr="00463AC7">
        <w:rPr>
          <w:lang w:val="en-GB"/>
        </w:rPr>
        <w:t xml:space="preserve">Non only among member states. </w:t>
      </w:r>
      <w:r>
        <w:rPr>
          <w:lang w:val="en-GB"/>
        </w:rPr>
        <w:t>We miss for example a legislative framework for the food system</w:t>
      </w:r>
    </w:p>
  </w:comment>
  <w:comment w:id="29" w:author="LAMBERT Caroline (JRC-SEVILLA)" w:date="2025-03-02T17:56:00Z" w:initials="LC(">
    <w:p w14:paraId="592B9715" w14:textId="77777777" w:rsidR="00EA5CA9" w:rsidRDefault="00EA5CA9">
      <w:pPr>
        <w:pStyle w:val="CommentText"/>
      </w:pPr>
      <w:r>
        <w:rPr>
          <w:rStyle w:val="CommentReference"/>
        </w:rPr>
        <w:annotationRef/>
      </w:r>
      <w:r>
        <w:rPr>
          <w:noProof/>
        </w:rPr>
        <w:t>I think we should explain what is being assessed</w:t>
      </w:r>
    </w:p>
  </w:comment>
  <w:comment w:id="40" w:author="LAMBERT Caroline (JRC-SEVILLA)" w:date="2025-03-02T17:57:00Z" w:initials="LC(">
    <w:p w14:paraId="0942FBA1" w14:textId="77777777" w:rsidR="00FB5DF6" w:rsidRDefault="00FB5DF6">
      <w:pPr>
        <w:pStyle w:val="CommentText"/>
      </w:pPr>
      <w:r>
        <w:rPr>
          <w:rStyle w:val="CommentReference"/>
        </w:rPr>
        <w:annotationRef/>
      </w:r>
      <w:r>
        <w:rPr>
          <w:noProof/>
        </w:rPr>
        <w:t>I would like to add "and security" conditions but I am not sure this is tackled in the report. If it is somewhere it is likely in the circular economy chapter I guess, note that the Clean Industrial Deal Communication's Conclusion says "Putting decarbonisation and circularity at the heart of our economic policy ...."</w:t>
      </w:r>
    </w:p>
  </w:comment>
  <w:comment w:id="55" w:author="MARELLI Luisa (JRC-ISPRA)" w:date="2025-02-14T17:56:00Z" w:initials="ML(">
    <w:p w14:paraId="18B4D502" w14:textId="7E930EB0" w:rsidR="00F43DFD" w:rsidRPr="00F43DFD" w:rsidRDefault="00F43DFD">
      <w:pPr>
        <w:pStyle w:val="CommentText"/>
        <w:rPr>
          <w:lang w:val="en-GB"/>
        </w:rPr>
      </w:pPr>
      <w:r>
        <w:rPr>
          <w:rStyle w:val="CommentReference"/>
        </w:rPr>
        <w:annotationRef/>
      </w:r>
      <w:r w:rsidRPr="00F43DFD">
        <w:rPr>
          <w:lang w:val="en-GB"/>
        </w:rPr>
        <w:t xml:space="preserve">Robert to work on this paragrpah </w:t>
      </w:r>
      <w:r>
        <w:rPr>
          <w:lang w:val="en-GB"/>
        </w:rPr>
        <w:t>(if relevant, consider to merge parts of the text proposed by Stefano below, otherwise delete.</w:t>
      </w:r>
    </w:p>
  </w:comment>
  <w:comment w:id="59" w:author="LAMBERT Caroline (JRC-SEVILLA)" w:date="2025-03-02T18:00:00Z" w:initials="LC(">
    <w:p w14:paraId="57C86E5C" w14:textId="77777777" w:rsidR="00FB5DF6" w:rsidRDefault="00FB5DF6">
      <w:pPr>
        <w:pStyle w:val="CommentText"/>
      </w:pPr>
      <w:r>
        <w:rPr>
          <w:rStyle w:val="CommentReference"/>
        </w:rPr>
        <w:annotationRef/>
      </w:r>
      <w:r>
        <w:rPr>
          <w:noProof/>
        </w:rPr>
        <w:t>Should we not have a sentence opening onto the next MFF and new tools to mobilise private finance?</w:t>
      </w:r>
    </w:p>
  </w:comment>
  <w:comment w:id="61" w:author="MARELLI Luisa (JRC-ISPRA)" w:date="2025-02-14T09:58:00Z" w:initials="ML(">
    <w:p w14:paraId="64B60960" w14:textId="420F74AE" w:rsidR="00911969" w:rsidRPr="00911969" w:rsidRDefault="00911969">
      <w:pPr>
        <w:pStyle w:val="CommentText"/>
        <w:rPr>
          <w:lang w:val="en-GB"/>
        </w:rPr>
      </w:pPr>
      <w:r>
        <w:rPr>
          <w:rStyle w:val="CommentReference"/>
        </w:rPr>
        <w:annotationRef/>
      </w:r>
      <w:r w:rsidRPr="00911969">
        <w:rPr>
          <w:lang w:val="en-GB"/>
        </w:rPr>
        <w:t xml:space="preserve">This intro should be now updated adding references to </w:t>
      </w:r>
      <w:r>
        <w:rPr>
          <w:lang w:val="en-GB"/>
        </w:rPr>
        <w:t xml:space="preserve">Competitiveness, linking the green transition to this new priority (mention Draghi report, Competitiveness compass etc.). </w:t>
      </w:r>
    </w:p>
  </w:comment>
  <w:comment w:id="65" w:author="MARELLI Luisa (JRC-ISPRA)" w:date="2025-02-14T17:55:00Z" w:initials="ML(">
    <w:p w14:paraId="050FCB1D" w14:textId="5B7E1C4C" w:rsidR="00F43DFD" w:rsidRPr="00F43DFD" w:rsidRDefault="00F43DFD">
      <w:pPr>
        <w:pStyle w:val="CommentText"/>
        <w:rPr>
          <w:lang w:val="en-GB"/>
        </w:rPr>
      </w:pPr>
      <w:r>
        <w:rPr>
          <w:rStyle w:val="CommentReference"/>
        </w:rPr>
        <w:annotationRef/>
      </w:r>
      <w:r w:rsidRPr="00F43DFD">
        <w:rPr>
          <w:lang w:val="en-GB"/>
        </w:rPr>
        <w:t xml:space="preserve">Chapter drafted in the past by </w:t>
      </w:r>
      <w:r>
        <w:rPr>
          <w:lang w:val="en-GB"/>
        </w:rPr>
        <w:t>Stefano. Some elem</w:t>
      </w:r>
      <w:r w:rsidR="00D73767">
        <w:rPr>
          <w:lang w:val="en-GB"/>
        </w:rPr>
        <w:t>e</w:t>
      </w:r>
      <w:r>
        <w:rPr>
          <w:lang w:val="en-GB"/>
        </w:rPr>
        <w:t xml:space="preserve">nts could be merged/included in the text above to create a unique paragraph on Competitiveness </w:t>
      </w:r>
    </w:p>
  </w:comment>
  <w:comment w:id="71" w:author="MARELLI Luisa (JRC-ISPRA)" w:date="2025-02-14T10:44:00Z" w:initials="ML(">
    <w:p w14:paraId="766A106C" w14:textId="60916609" w:rsidR="007B7359" w:rsidRPr="00F3716B" w:rsidRDefault="007B7359">
      <w:pPr>
        <w:pStyle w:val="CommentText"/>
        <w:rPr>
          <w:lang w:val="en-GB"/>
        </w:rPr>
      </w:pPr>
      <w:r>
        <w:rPr>
          <w:rStyle w:val="CommentReference"/>
        </w:rPr>
        <w:annotationRef/>
      </w:r>
      <w:r w:rsidRPr="00F3716B">
        <w:rPr>
          <w:lang w:val="en-GB"/>
        </w:rPr>
        <w:t>Acronym?</w:t>
      </w:r>
    </w:p>
  </w:comment>
  <w:comment w:id="73" w:author="M'BAREK Robert (JRC-SEVILLA)" w:date="2024-12-09T15:44:00Z" w:initials="M(">
    <w:p w14:paraId="0C4DF479" w14:textId="77777777" w:rsidR="00911969" w:rsidRPr="00DA7423" w:rsidRDefault="00911969" w:rsidP="001C39F7">
      <w:pPr>
        <w:pStyle w:val="CommentText"/>
        <w:rPr>
          <w:lang w:val="en-GB"/>
        </w:rPr>
      </w:pPr>
      <w:r>
        <w:rPr>
          <w:rStyle w:val="CommentReference"/>
        </w:rPr>
        <w:annotationRef/>
      </w:r>
      <w:r w:rsidRPr="00DA7423">
        <w:rPr>
          <w:lang w:val="en-GB"/>
        </w:rPr>
        <w:t xml:space="preserve">This section is very informative, however to long in my view. </w:t>
      </w:r>
    </w:p>
    <w:p w14:paraId="25A8741D" w14:textId="77777777" w:rsidR="00911969" w:rsidRPr="00DA7423" w:rsidRDefault="00911969" w:rsidP="001C39F7">
      <w:pPr>
        <w:pStyle w:val="CommentText"/>
        <w:rPr>
          <w:lang w:val="en-GB"/>
        </w:rPr>
      </w:pPr>
      <w:r w:rsidRPr="00DA7423">
        <w:rPr>
          <w:lang w:val="en-GB"/>
        </w:rPr>
        <w:t xml:space="preserve">I would suggest to move the figure up and then give some short explanations. In total, it should not be longer than 1 page, not overlap with PESETA. </w:t>
      </w:r>
    </w:p>
    <w:p w14:paraId="4A7B522E" w14:textId="77777777" w:rsidR="00911969" w:rsidRPr="00DA7423" w:rsidRDefault="00911969" w:rsidP="001C39F7">
      <w:pPr>
        <w:pStyle w:val="CommentText"/>
        <w:rPr>
          <w:lang w:val="en-GB"/>
        </w:rPr>
      </w:pPr>
      <w:r w:rsidRPr="00DA7423">
        <w:rPr>
          <w:lang w:val="en-GB"/>
        </w:rPr>
        <w:t xml:space="preserve">Maybe it should be even be placed before the PESETA section.  </w:t>
      </w:r>
    </w:p>
  </w:comment>
  <w:comment w:id="74" w:author="MARELLI Luisa (JRC-ISPRA)" w:date="2025-02-14T17:58:00Z" w:initials="ML(">
    <w:p w14:paraId="6AA77264" w14:textId="032B3B63" w:rsidR="00F43DFD" w:rsidRPr="00F43DFD" w:rsidRDefault="00F43DFD">
      <w:pPr>
        <w:pStyle w:val="CommentText"/>
        <w:rPr>
          <w:lang w:val="en-GB"/>
        </w:rPr>
      </w:pPr>
      <w:r>
        <w:rPr>
          <w:rStyle w:val="CommentReference"/>
        </w:rPr>
        <w:annotationRef/>
      </w:r>
      <w:r w:rsidRPr="00F43DFD">
        <w:rPr>
          <w:lang w:val="en-GB"/>
        </w:rPr>
        <w:t>I will propose a summary of this section</w:t>
      </w:r>
    </w:p>
  </w:comment>
  <w:comment w:id="81" w:author="Jose Barredo" w:date="2024-12-20T11:58:00Z" w:initials="JB">
    <w:p w14:paraId="22FB67AE" w14:textId="77777777" w:rsidR="00911969" w:rsidRPr="009B47BD" w:rsidRDefault="00911969" w:rsidP="009B47BD">
      <w:pPr>
        <w:pStyle w:val="CommentText"/>
        <w:rPr>
          <w:lang w:val="en-GB"/>
        </w:rPr>
      </w:pPr>
      <w:r>
        <w:rPr>
          <w:rStyle w:val="CommentReference"/>
        </w:rPr>
        <w:annotationRef/>
      </w:r>
      <w:r w:rsidRPr="009B47BD">
        <w:rPr>
          <w:lang w:val="en-GB"/>
        </w:rPr>
        <w:t>Just to let you know that the INCA project (implemented at JRC) delivered an estimate of the monetary value of ESS in Europe:</w:t>
      </w:r>
    </w:p>
    <w:p w14:paraId="21C54146" w14:textId="77777777" w:rsidR="00911969" w:rsidRPr="009B47BD" w:rsidRDefault="003015AE" w:rsidP="009B47BD">
      <w:pPr>
        <w:pStyle w:val="CommentText"/>
        <w:rPr>
          <w:lang w:val="en-GB"/>
        </w:rPr>
      </w:pPr>
      <w:hyperlink r:id="rId1" w:history="1">
        <w:r w:rsidR="00911969" w:rsidRPr="009B47BD">
          <w:rPr>
            <w:rStyle w:val="Hyperlink"/>
            <w:lang w:val="en-GB"/>
          </w:rPr>
          <w:t>https://ecosystem-accounts.jrc.ec.europa.eu/</w:t>
        </w:r>
      </w:hyperlink>
    </w:p>
    <w:p w14:paraId="2765E3B6" w14:textId="77777777" w:rsidR="00911969" w:rsidRPr="009B47BD" w:rsidRDefault="00911969" w:rsidP="009B47BD">
      <w:pPr>
        <w:pStyle w:val="CommentText"/>
        <w:rPr>
          <w:lang w:val="en-GB"/>
        </w:rPr>
      </w:pPr>
    </w:p>
    <w:p w14:paraId="0ADD8953" w14:textId="77777777" w:rsidR="00911969" w:rsidRPr="009B47BD" w:rsidRDefault="00911969" w:rsidP="009B47BD">
      <w:pPr>
        <w:pStyle w:val="CommentText"/>
        <w:rPr>
          <w:lang w:val="en-GB"/>
        </w:rPr>
      </w:pPr>
      <w:r w:rsidRPr="009B47BD">
        <w:rPr>
          <w:lang w:val="en-GB"/>
        </w:rPr>
        <w:t>Just in case it might be useful</w:t>
      </w:r>
    </w:p>
  </w:comment>
  <w:comment w:id="82" w:author="MARELLI Luisa (JRC-ISPRA)" w:date="2025-02-14T14:59:00Z" w:initials="ML(">
    <w:p w14:paraId="3D05C68B" w14:textId="31F10A57" w:rsidR="00D967AA" w:rsidRPr="00D967AA" w:rsidRDefault="00D967AA">
      <w:pPr>
        <w:pStyle w:val="CommentText"/>
        <w:rPr>
          <w:lang w:val="it-IT"/>
        </w:rPr>
      </w:pPr>
      <w:r>
        <w:rPr>
          <w:rStyle w:val="CommentReference"/>
        </w:rPr>
        <w:annotationRef/>
      </w:r>
      <w:r w:rsidRPr="00D967AA">
        <w:rPr>
          <w:lang w:val="en-GB"/>
        </w:rPr>
        <w:t xml:space="preserve">Important to mention, especially because it is a </w:t>
      </w:r>
      <w:r>
        <w:rPr>
          <w:lang w:val="en-GB"/>
        </w:rPr>
        <w:t xml:space="preserve">JRC project. </w:t>
      </w:r>
      <w:r w:rsidRPr="00D967AA">
        <w:rPr>
          <w:lang w:val="it-IT"/>
        </w:rPr>
        <w:t>ASK D.3 (</w:t>
      </w:r>
      <w:r>
        <w:rPr>
          <w:lang w:val="it-IT"/>
        </w:rPr>
        <w:t>M</w:t>
      </w:r>
      <w:r w:rsidRPr="00D967AA">
        <w:rPr>
          <w:lang w:val="it-IT"/>
        </w:rPr>
        <w:t>aria Luisa Tamborra)</w:t>
      </w:r>
    </w:p>
  </w:comment>
  <w:comment w:id="97" w:author="MARELLI Luisa (JRC-ISPRA)" w:date="2025-02-14T17:20:00Z" w:initials="ML(">
    <w:p w14:paraId="7005C793" w14:textId="71A3606B" w:rsidR="007C6388" w:rsidRDefault="007C6388">
      <w:pPr>
        <w:pStyle w:val="CommentText"/>
        <w:rPr>
          <w:lang w:val="en-GB"/>
        </w:rPr>
      </w:pPr>
      <w:r>
        <w:rPr>
          <w:rStyle w:val="CommentReference"/>
        </w:rPr>
        <w:annotationRef/>
      </w:r>
      <w:r w:rsidRPr="007C6388">
        <w:rPr>
          <w:lang w:val="en-GB"/>
        </w:rPr>
        <w:t xml:space="preserve">At the beginning of the chapter maybe </w:t>
      </w:r>
      <w:r>
        <w:rPr>
          <w:lang w:val="en-GB"/>
        </w:rPr>
        <w:t>??</w:t>
      </w:r>
    </w:p>
    <w:p w14:paraId="23B6EF4B" w14:textId="77777777" w:rsidR="007C6388" w:rsidRPr="007C6388" w:rsidRDefault="007C6388">
      <w:pPr>
        <w:pStyle w:val="CommentText"/>
        <w:rPr>
          <w:lang w:val="en-GB"/>
        </w:rPr>
      </w:pPr>
    </w:p>
  </w:comment>
  <w:comment w:id="99" w:author="MARELLI Luisa (JRC-ISPRA)" w:date="2025-02-14T17:21:00Z" w:initials="ML(">
    <w:p w14:paraId="010DB052" w14:textId="4966FBA4" w:rsidR="007C6388" w:rsidRDefault="007C6388">
      <w:pPr>
        <w:pStyle w:val="CommentText"/>
      </w:pPr>
      <w:r>
        <w:rPr>
          <w:rStyle w:val="CommentReference"/>
        </w:rPr>
        <w:annotationRef/>
      </w:r>
      <w:r w:rsidR="00F43DFD">
        <w:t>Messages to be reviewed</w:t>
      </w:r>
    </w:p>
    <w:p w14:paraId="3354F4DB" w14:textId="77777777" w:rsidR="007C6388" w:rsidRDefault="007C638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0CFF29" w15:done="0"/>
  <w15:commentEx w15:paraId="160EC1DE" w15:done="0"/>
  <w15:commentEx w15:paraId="592B9715" w15:done="0"/>
  <w15:commentEx w15:paraId="0942FBA1" w15:done="0"/>
  <w15:commentEx w15:paraId="18B4D502" w15:done="0"/>
  <w15:commentEx w15:paraId="57C86E5C" w15:done="0"/>
  <w15:commentEx w15:paraId="64B60960" w15:done="0"/>
  <w15:commentEx w15:paraId="050FCB1D" w15:done="0"/>
  <w15:commentEx w15:paraId="766A106C" w15:done="0"/>
  <w15:commentEx w15:paraId="4A7B522E" w15:done="0"/>
  <w15:commentEx w15:paraId="6AA77264" w15:paraIdParent="4A7B522E" w15:done="0"/>
  <w15:commentEx w15:paraId="0ADD8953" w15:done="0"/>
  <w15:commentEx w15:paraId="3D05C68B" w15:paraIdParent="0ADD8953" w15:done="0"/>
  <w15:commentEx w15:paraId="23B6EF4B" w15:done="0"/>
  <w15:commentEx w15:paraId="3354F4D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0CFF29" w16cid:durableId="2B7954BC"/>
  <w16cid:commentId w16cid:paraId="160EC1DE" w16cid:durableId="2B7954BD"/>
  <w16cid:commentId w16cid:paraId="592B9715" w16cid:durableId="2B7954BE"/>
  <w16cid:commentId w16cid:paraId="0942FBA1" w16cid:durableId="2B7954BF"/>
  <w16cid:commentId w16cid:paraId="18B4D502" w16cid:durableId="2B7954C0"/>
  <w16cid:commentId w16cid:paraId="57C86E5C" w16cid:durableId="2B7954C1"/>
  <w16cid:commentId w16cid:paraId="64B60960" w16cid:durableId="2B7954C2"/>
  <w16cid:commentId w16cid:paraId="050FCB1D" w16cid:durableId="2B7954C3"/>
  <w16cid:commentId w16cid:paraId="766A106C" w16cid:durableId="2B7954C4"/>
  <w16cid:commentId w16cid:paraId="4A7B522E" w16cid:durableId="2B7954C5"/>
  <w16cid:commentId w16cid:paraId="6AA77264" w16cid:durableId="2B7954C6"/>
  <w16cid:commentId w16cid:paraId="0ADD8953" w16cid:durableId="2B7954C7"/>
  <w16cid:commentId w16cid:paraId="3D05C68B" w16cid:durableId="2B7954C8"/>
  <w16cid:commentId w16cid:paraId="23B6EF4B" w16cid:durableId="2B7954C9"/>
  <w16cid:commentId w16cid:paraId="3354F4DB" w16cid:durableId="2B7954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9F6D31" w14:textId="77777777" w:rsidR="003015AE" w:rsidRDefault="003015AE">
      <w:pPr>
        <w:spacing w:line="240" w:lineRule="auto"/>
      </w:pPr>
      <w:r>
        <w:separator/>
      </w:r>
    </w:p>
  </w:endnote>
  <w:endnote w:type="continuationSeparator" w:id="0">
    <w:p w14:paraId="6A2AEC7E" w14:textId="77777777" w:rsidR="003015AE" w:rsidRDefault="003015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EC Square Sans Pro">
    <w:altName w:val="Calibri"/>
    <w:panose1 w:val="020B0604020202020204"/>
    <w:charset w:val="00"/>
    <w:family w:val="swiss"/>
    <w:pitch w:val="variable"/>
    <w:sig w:usb0="2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EC Square Sans Cond Pro">
    <w:altName w:val="Calibri"/>
    <w:panose1 w:val="020B0604020202020204"/>
    <w:charset w:val="00"/>
    <w:family w:val="swiss"/>
    <w:pitch w:val="variable"/>
    <w:sig w:usb0="20000287" w:usb1="00000001" w:usb2="0000000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ptos">
    <w:altName w:val="Arial"/>
    <w:panose1 w:val="020B0004020202020204"/>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2977D" w14:textId="77777777" w:rsidR="00911969" w:rsidRDefault="00911969">
    <w:pPr>
      <w:rPr>
        <w:rFonts w:ascii="Times New Roman" w:eastAsia="Times New Roman" w:hAnsi="Times New Roman" w:cs="Times New Roman"/>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02502" w14:textId="77777777" w:rsidR="003015AE" w:rsidRDefault="003015AE">
      <w:pPr>
        <w:spacing w:line="240" w:lineRule="auto"/>
      </w:pPr>
      <w:r>
        <w:separator/>
      </w:r>
    </w:p>
  </w:footnote>
  <w:footnote w:type="continuationSeparator" w:id="0">
    <w:p w14:paraId="4C97CF09" w14:textId="77777777" w:rsidR="003015AE" w:rsidRDefault="003015AE">
      <w:pPr>
        <w:spacing w:line="240" w:lineRule="auto"/>
      </w:pPr>
      <w:r>
        <w:continuationSeparator/>
      </w:r>
    </w:p>
  </w:footnote>
  <w:footnote w:id="1">
    <w:p w14:paraId="6FE9DE36" w14:textId="0C94F6EE" w:rsidR="00911969" w:rsidRPr="00191B83" w:rsidRDefault="00911969" w:rsidP="009B47BD">
      <w:pPr>
        <w:pStyle w:val="FootnoteText"/>
        <w:rPr>
          <w:rFonts w:ascii="EC Square Sans Pro" w:hAnsi="EC Square Sans Pro"/>
        </w:rPr>
      </w:pPr>
      <w:r w:rsidRPr="00191B83">
        <w:rPr>
          <w:rStyle w:val="FootnoteReference"/>
          <w:rFonts w:ascii="EC Square Sans Pro" w:hAnsi="EC Square Sans Pro"/>
        </w:rPr>
        <w:footnoteRef/>
      </w:r>
      <w:r w:rsidRPr="00191B83">
        <w:rPr>
          <w:rFonts w:ascii="EC Square Sans Pro" w:hAnsi="EC Square Sans Pro"/>
        </w:rPr>
        <w:t xml:space="preserve"> </w:t>
      </w:r>
      <w:hyperlink r:id="rId1" w:history="1">
        <w:r w:rsidRPr="00191B83">
          <w:rPr>
            <w:rStyle w:val="Hyperlink"/>
            <w:rFonts w:ascii="EC Square Sans Pro" w:hAnsi="EC Square Sans Pro"/>
          </w:rPr>
          <w:t>https://assets.bbhub.io/professional/sites/24/REPORT_Biodiversity_Finance_Factbook_master_230321.pdf</w:t>
        </w:r>
      </w:hyperlink>
      <w:r w:rsidRPr="00191B83">
        <w:rPr>
          <w:rFonts w:ascii="EC Square Sans Pro" w:hAnsi="EC Square Sans Pro"/>
        </w:rPr>
        <w:t xml:space="preserve"> </w:t>
      </w:r>
    </w:p>
  </w:footnote>
  <w:footnote w:id="2">
    <w:p w14:paraId="79FEAC22" w14:textId="77777777" w:rsidR="00911969" w:rsidRPr="00191B83" w:rsidRDefault="00911969" w:rsidP="009B47BD">
      <w:pPr>
        <w:pStyle w:val="FootnoteText"/>
        <w:rPr>
          <w:rFonts w:ascii="EC Square Sans Pro" w:hAnsi="EC Square Sans Pro"/>
        </w:rPr>
      </w:pPr>
      <w:r w:rsidRPr="00191B83">
        <w:rPr>
          <w:rStyle w:val="FootnoteReference"/>
          <w:rFonts w:ascii="EC Square Sans Pro" w:hAnsi="EC Square Sans Pro"/>
        </w:rPr>
        <w:footnoteRef/>
      </w:r>
      <w:r w:rsidRPr="00191B83">
        <w:rPr>
          <w:rFonts w:ascii="EC Square Sans Pro" w:hAnsi="EC Square Sans Pro"/>
        </w:rPr>
        <w:t xml:space="preserve"> </w:t>
      </w:r>
      <w:hyperlink r:id="rId2" w:history="1">
        <w:r w:rsidRPr="00191B83">
          <w:rPr>
            <w:rStyle w:val="Hyperlink"/>
            <w:rFonts w:ascii="EC Square Sans Pro" w:hAnsi="EC Square Sans Pro"/>
          </w:rPr>
          <w:t>$1 Trillion to Protect Biodiversity is Cheaper Than the Cost of Inaction | BloombergNEF</w:t>
        </w:r>
      </w:hyperlink>
    </w:p>
  </w:footnote>
  <w:footnote w:id="3">
    <w:p w14:paraId="3A1E918F" w14:textId="77777777" w:rsidR="00911969" w:rsidRPr="00191B83" w:rsidRDefault="00911969" w:rsidP="009B47BD">
      <w:pPr>
        <w:pStyle w:val="FootnoteText"/>
        <w:rPr>
          <w:rFonts w:ascii="EC Square Sans Pro" w:hAnsi="EC Square Sans Pro"/>
        </w:rPr>
      </w:pPr>
      <w:r w:rsidRPr="00191B83">
        <w:rPr>
          <w:rStyle w:val="FootnoteReference"/>
          <w:rFonts w:ascii="EC Square Sans Pro" w:hAnsi="EC Square Sans Pro"/>
        </w:rPr>
        <w:footnoteRef/>
      </w:r>
      <w:r w:rsidRPr="00191B83">
        <w:rPr>
          <w:rFonts w:ascii="EC Square Sans Pro" w:hAnsi="EC Square Sans Pro"/>
        </w:rPr>
        <w:t xml:space="preserve"> </w:t>
      </w:r>
      <w:hyperlink r:id="rId3" w:history="1">
        <w:r w:rsidRPr="00191B83">
          <w:rPr>
            <w:rStyle w:val="Hyperlink"/>
            <w:rFonts w:ascii="EC Square Sans Pro" w:hAnsi="EC Square Sans Pro"/>
          </w:rPr>
          <w:t>GlobalFutures_SummaryReport.pdf</w:t>
        </w:r>
      </w:hyperlink>
    </w:p>
  </w:footnote>
  <w:footnote w:id="4">
    <w:p w14:paraId="41C2E282" w14:textId="77777777" w:rsidR="00911969" w:rsidRPr="00191B83" w:rsidRDefault="00911969" w:rsidP="009B47BD">
      <w:pPr>
        <w:pStyle w:val="FootnoteText"/>
        <w:rPr>
          <w:rFonts w:ascii="EC Square Sans Pro" w:hAnsi="EC Square Sans Pro"/>
        </w:rPr>
      </w:pPr>
      <w:r w:rsidRPr="00191B83">
        <w:rPr>
          <w:rStyle w:val="FootnoteReference"/>
          <w:rFonts w:ascii="EC Square Sans Pro" w:hAnsi="EC Square Sans Pro"/>
        </w:rPr>
        <w:footnoteRef/>
      </w:r>
      <w:r w:rsidRPr="00191B83">
        <w:rPr>
          <w:rFonts w:ascii="EC Square Sans Pro" w:hAnsi="EC Square Sans Pro"/>
        </w:rPr>
        <w:t xml:space="preserve"> </w:t>
      </w:r>
      <w:hyperlink r:id="rId4" w:history="1">
        <w:r w:rsidRPr="00191B83">
          <w:rPr>
            <w:rStyle w:val="Hyperlink"/>
            <w:rFonts w:ascii="EC Square Sans Pro" w:hAnsi="EC Square Sans Pro"/>
          </w:rPr>
          <w:t>Biodiversity: The costs of inaction - Friends of Europe</w:t>
        </w:r>
      </w:hyperlink>
    </w:p>
  </w:footnote>
  <w:footnote w:id="5">
    <w:p w14:paraId="6C785A9C" w14:textId="77777777" w:rsidR="00911969" w:rsidRPr="0064081C" w:rsidRDefault="00911969" w:rsidP="009B47BD">
      <w:pPr>
        <w:pStyle w:val="FootnoteText"/>
        <w:rPr>
          <w:rFonts w:ascii="EC Square Sans Pro" w:hAnsi="EC Square Sans Pro"/>
          <w:lang w:val="it-IT"/>
        </w:rPr>
      </w:pPr>
      <w:r w:rsidRPr="0064081C">
        <w:rPr>
          <w:rStyle w:val="FootnoteReference"/>
          <w:rFonts w:ascii="EC Square Sans Pro" w:hAnsi="EC Square Sans Pro"/>
        </w:rPr>
        <w:footnoteRef/>
      </w:r>
      <w:r w:rsidRPr="0064081C">
        <w:rPr>
          <w:rFonts w:ascii="EC Square Sans Pro" w:hAnsi="EC Square Sans Pro"/>
        </w:rPr>
        <w:t xml:space="preserve"> </w:t>
      </w:r>
      <w:hyperlink r:id="rId5" w:history="1">
        <w:r w:rsidRPr="0064081C">
          <w:rPr>
            <w:rStyle w:val="Hyperlink"/>
            <w:rFonts w:ascii="EC Square Sans Pro" w:hAnsi="EC Square Sans Pro"/>
          </w:rPr>
          <w:t>Biodiversity Finance Factbook</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A436D"/>
    <w:multiLevelType w:val="hybridMultilevel"/>
    <w:tmpl w:val="CD26DB6C"/>
    <w:lvl w:ilvl="0" w:tplc="7B1E9F3E">
      <w:start w:val="1"/>
      <w:numFmt w:val="bullet"/>
      <w:lvlText w:val=""/>
      <w:lvlJc w:val="left"/>
      <w:pPr>
        <w:ind w:left="720" w:hanging="360"/>
      </w:pPr>
      <w:rPr>
        <w:rFonts w:ascii="Symbol" w:hAnsi="Symbol" w:hint="default"/>
      </w:rPr>
    </w:lvl>
    <w:lvl w:ilvl="1" w:tplc="A61E5D1E">
      <w:start w:val="1"/>
      <w:numFmt w:val="bullet"/>
      <w:lvlText w:val="o"/>
      <w:lvlJc w:val="left"/>
      <w:pPr>
        <w:ind w:left="1440" w:hanging="360"/>
      </w:pPr>
      <w:rPr>
        <w:rFonts w:ascii="Courier New" w:hAnsi="Courier New" w:hint="default"/>
      </w:rPr>
    </w:lvl>
    <w:lvl w:ilvl="2" w:tplc="AB14A086">
      <w:start w:val="1"/>
      <w:numFmt w:val="bullet"/>
      <w:lvlText w:val=""/>
      <w:lvlJc w:val="left"/>
      <w:pPr>
        <w:ind w:left="2160" w:hanging="360"/>
      </w:pPr>
      <w:rPr>
        <w:rFonts w:ascii="Wingdings" w:hAnsi="Wingdings" w:hint="default"/>
      </w:rPr>
    </w:lvl>
    <w:lvl w:ilvl="3" w:tplc="CD1AD97C">
      <w:start w:val="1"/>
      <w:numFmt w:val="bullet"/>
      <w:lvlText w:val=""/>
      <w:lvlJc w:val="left"/>
      <w:pPr>
        <w:ind w:left="2880" w:hanging="360"/>
      </w:pPr>
      <w:rPr>
        <w:rFonts w:ascii="Symbol" w:hAnsi="Symbol" w:hint="default"/>
      </w:rPr>
    </w:lvl>
    <w:lvl w:ilvl="4" w:tplc="15FA9CE6">
      <w:start w:val="1"/>
      <w:numFmt w:val="bullet"/>
      <w:lvlText w:val="o"/>
      <w:lvlJc w:val="left"/>
      <w:pPr>
        <w:ind w:left="3600" w:hanging="360"/>
      </w:pPr>
      <w:rPr>
        <w:rFonts w:ascii="Courier New" w:hAnsi="Courier New" w:hint="default"/>
      </w:rPr>
    </w:lvl>
    <w:lvl w:ilvl="5" w:tplc="B9883590">
      <w:start w:val="1"/>
      <w:numFmt w:val="bullet"/>
      <w:lvlText w:val=""/>
      <w:lvlJc w:val="left"/>
      <w:pPr>
        <w:ind w:left="4320" w:hanging="360"/>
      </w:pPr>
      <w:rPr>
        <w:rFonts w:ascii="Wingdings" w:hAnsi="Wingdings" w:hint="default"/>
      </w:rPr>
    </w:lvl>
    <w:lvl w:ilvl="6" w:tplc="2EB43AA4">
      <w:start w:val="1"/>
      <w:numFmt w:val="bullet"/>
      <w:lvlText w:val=""/>
      <w:lvlJc w:val="left"/>
      <w:pPr>
        <w:ind w:left="5040" w:hanging="360"/>
      </w:pPr>
      <w:rPr>
        <w:rFonts w:ascii="Symbol" w:hAnsi="Symbol" w:hint="default"/>
      </w:rPr>
    </w:lvl>
    <w:lvl w:ilvl="7" w:tplc="1556C922">
      <w:start w:val="1"/>
      <w:numFmt w:val="bullet"/>
      <w:lvlText w:val="o"/>
      <w:lvlJc w:val="left"/>
      <w:pPr>
        <w:ind w:left="5760" w:hanging="360"/>
      </w:pPr>
      <w:rPr>
        <w:rFonts w:ascii="Courier New" w:hAnsi="Courier New" w:hint="default"/>
      </w:rPr>
    </w:lvl>
    <w:lvl w:ilvl="8" w:tplc="CB1A1CB0">
      <w:start w:val="1"/>
      <w:numFmt w:val="bullet"/>
      <w:lvlText w:val=""/>
      <w:lvlJc w:val="left"/>
      <w:pPr>
        <w:ind w:left="6480" w:hanging="360"/>
      </w:pPr>
      <w:rPr>
        <w:rFonts w:ascii="Wingdings" w:hAnsi="Wingdings" w:hint="default"/>
      </w:rPr>
    </w:lvl>
  </w:abstractNum>
  <w:abstractNum w:abstractNumId="1" w15:restartNumberingAfterBreak="0">
    <w:nsid w:val="1986F94B"/>
    <w:multiLevelType w:val="hybridMultilevel"/>
    <w:tmpl w:val="0164BF56"/>
    <w:lvl w:ilvl="0" w:tplc="CDA84DB2">
      <w:start w:val="1"/>
      <w:numFmt w:val="decimal"/>
      <w:lvlText w:val="•"/>
      <w:lvlJc w:val="left"/>
      <w:pPr>
        <w:ind w:left="720" w:hanging="360"/>
      </w:pPr>
    </w:lvl>
    <w:lvl w:ilvl="1" w:tplc="2DC09430">
      <w:start w:val="1"/>
      <w:numFmt w:val="lowerLetter"/>
      <w:lvlText w:val="%2."/>
      <w:lvlJc w:val="left"/>
      <w:pPr>
        <w:ind w:left="1440" w:hanging="360"/>
      </w:pPr>
    </w:lvl>
    <w:lvl w:ilvl="2" w:tplc="6C3840FC">
      <w:start w:val="1"/>
      <w:numFmt w:val="lowerRoman"/>
      <w:lvlText w:val="%3."/>
      <w:lvlJc w:val="right"/>
      <w:pPr>
        <w:ind w:left="2160" w:hanging="180"/>
      </w:pPr>
    </w:lvl>
    <w:lvl w:ilvl="3" w:tplc="6F6CE8AA">
      <w:start w:val="1"/>
      <w:numFmt w:val="decimal"/>
      <w:lvlText w:val="%4."/>
      <w:lvlJc w:val="left"/>
      <w:pPr>
        <w:ind w:left="2880" w:hanging="360"/>
      </w:pPr>
    </w:lvl>
    <w:lvl w:ilvl="4" w:tplc="57BE8954">
      <w:start w:val="1"/>
      <w:numFmt w:val="lowerLetter"/>
      <w:lvlText w:val="%5."/>
      <w:lvlJc w:val="left"/>
      <w:pPr>
        <w:ind w:left="3600" w:hanging="360"/>
      </w:pPr>
    </w:lvl>
    <w:lvl w:ilvl="5" w:tplc="BBDED218">
      <w:start w:val="1"/>
      <w:numFmt w:val="lowerRoman"/>
      <w:lvlText w:val="%6."/>
      <w:lvlJc w:val="right"/>
      <w:pPr>
        <w:ind w:left="4320" w:hanging="180"/>
      </w:pPr>
    </w:lvl>
    <w:lvl w:ilvl="6" w:tplc="9BD6E540">
      <w:start w:val="1"/>
      <w:numFmt w:val="decimal"/>
      <w:lvlText w:val="%7."/>
      <w:lvlJc w:val="left"/>
      <w:pPr>
        <w:ind w:left="5040" w:hanging="360"/>
      </w:pPr>
    </w:lvl>
    <w:lvl w:ilvl="7" w:tplc="60BECD4C">
      <w:start w:val="1"/>
      <w:numFmt w:val="lowerLetter"/>
      <w:lvlText w:val="%8."/>
      <w:lvlJc w:val="left"/>
      <w:pPr>
        <w:ind w:left="5760" w:hanging="360"/>
      </w:pPr>
    </w:lvl>
    <w:lvl w:ilvl="8" w:tplc="6B4CD0E0">
      <w:start w:val="1"/>
      <w:numFmt w:val="lowerRoman"/>
      <w:lvlText w:val="%9."/>
      <w:lvlJc w:val="right"/>
      <w:pPr>
        <w:ind w:left="6480" w:hanging="180"/>
      </w:pPr>
    </w:lvl>
  </w:abstractNum>
  <w:abstractNum w:abstractNumId="2" w15:restartNumberingAfterBreak="0">
    <w:nsid w:val="1FD82BB9"/>
    <w:multiLevelType w:val="hybridMultilevel"/>
    <w:tmpl w:val="6AB88504"/>
    <w:lvl w:ilvl="0" w:tplc="54EC6D1C">
      <w:start w:val="1"/>
      <w:numFmt w:val="decimal"/>
      <w:lvlText w:val="%1."/>
      <w:lvlJc w:val="left"/>
      <w:pPr>
        <w:ind w:left="720" w:hanging="360"/>
      </w:pPr>
    </w:lvl>
    <w:lvl w:ilvl="1" w:tplc="4BEAA83C">
      <w:start w:val="1"/>
      <w:numFmt w:val="lowerLetter"/>
      <w:lvlText w:val="%2."/>
      <w:lvlJc w:val="left"/>
      <w:pPr>
        <w:ind w:left="1440" w:hanging="360"/>
      </w:pPr>
    </w:lvl>
    <w:lvl w:ilvl="2" w:tplc="8D48904A">
      <w:start w:val="1"/>
      <w:numFmt w:val="lowerRoman"/>
      <w:lvlText w:val="%3."/>
      <w:lvlJc w:val="right"/>
      <w:pPr>
        <w:ind w:left="2160" w:hanging="180"/>
      </w:pPr>
    </w:lvl>
    <w:lvl w:ilvl="3" w:tplc="F05A4E2A">
      <w:start w:val="1"/>
      <w:numFmt w:val="decimal"/>
      <w:lvlText w:val="%4."/>
      <w:lvlJc w:val="left"/>
      <w:pPr>
        <w:ind w:left="2880" w:hanging="360"/>
      </w:pPr>
    </w:lvl>
    <w:lvl w:ilvl="4" w:tplc="22463996">
      <w:start w:val="1"/>
      <w:numFmt w:val="lowerLetter"/>
      <w:lvlText w:val="%5."/>
      <w:lvlJc w:val="left"/>
      <w:pPr>
        <w:ind w:left="3600" w:hanging="360"/>
      </w:pPr>
    </w:lvl>
    <w:lvl w:ilvl="5" w:tplc="8FFE7E24">
      <w:start w:val="1"/>
      <w:numFmt w:val="lowerRoman"/>
      <w:lvlText w:val="%6."/>
      <w:lvlJc w:val="right"/>
      <w:pPr>
        <w:ind w:left="4320" w:hanging="180"/>
      </w:pPr>
    </w:lvl>
    <w:lvl w:ilvl="6" w:tplc="C7EC28EE">
      <w:start w:val="1"/>
      <w:numFmt w:val="decimal"/>
      <w:lvlText w:val="%7."/>
      <w:lvlJc w:val="left"/>
      <w:pPr>
        <w:ind w:left="5040" w:hanging="360"/>
      </w:pPr>
    </w:lvl>
    <w:lvl w:ilvl="7" w:tplc="85D6F7F0">
      <w:start w:val="1"/>
      <w:numFmt w:val="lowerLetter"/>
      <w:lvlText w:val="%8."/>
      <w:lvlJc w:val="left"/>
      <w:pPr>
        <w:ind w:left="5760" w:hanging="360"/>
      </w:pPr>
    </w:lvl>
    <w:lvl w:ilvl="8" w:tplc="7B84EF18">
      <w:start w:val="1"/>
      <w:numFmt w:val="lowerRoman"/>
      <w:lvlText w:val="%9."/>
      <w:lvlJc w:val="right"/>
      <w:pPr>
        <w:ind w:left="6480" w:hanging="180"/>
      </w:pPr>
    </w:lvl>
  </w:abstractNum>
  <w:abstractNum w:abstractNumId="3" w15:restartNumberingAfterBreak="0">
    <w:nsid w:val="1FF66B5A"/>
    <w:multiLevelType w:val="hybridMultilevel"/>
    <w:tmpl w:val="2FB0CA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1FD175F"/>
    <w:multiLevelType w:val="hybridMultilevel"/>
    <w:tmpl w:val="FD9CCD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2ACF7DB0"/>
    <w:multiLevelType w:val="multilevel"/>
    <w:tmpl w:val="98D0ECE4"/>
    <w:lvl w:ilvl="0">
      <w:start w:val="1"/>
      <w:numFmt w:val="decimal"/>
      <w:lvlText w:val="%1."/>
      <w:lvlJc w:val="left"/>
      <w:pPr>
        <w:ind w:left="432" w:hanging="432"/>
      </w:pPr>
      <w:rPr>
        <w:rFonts w:hint="default"/>
        <w:b/>
        <w:color w:val="6CA644"/>
      </w:rPr>
    </w:lvl>
    <w:lvl w:ilvl="1">
      <w:start w:val="1"/>
      <w:numFmt w:val="decimal"/>
      <w:lvlText w:val="%1.%2"/>
      <w:lvlJc w:val="left"/>
      <w:pPr>
        <w:ind w:left="1853" w:hanging="576"/>
      </w:pPr>
      <w:rPr>
        <w:rFonts w:hint="default"/>
        <w:b/>
        <w:color w:val="6CA644"/>
      </w:rPr>
    </w:lvl>
    <w:lvl w:ilvl="2">
      <w:start w:val="1"/>
      <w:numFmt w:val="decimal"/>
      <w:lvlText w:val="%1.%2.%3"/>
      <w:lvlJc w:val="left"/>
      <w:pPr>
        <w:ind w:left="1430" w:hanging="720"/>
      </w:pPr>
      <w:rPr>
        <w:rFonts w:hint="default"/>
        <w:color w:val="6CA64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32A476D1"/>
    <w:multiLevelType w:val="hybridMultilevel"/>
    <w:tmpl w:val="02ACE966"/>
    <w:lvl w:ilvl="0" w:tplc="903CCB78">
      <w:start w:val="1"/>
      <w:numFmt w:val="bullet"/>
      <w:lvlText w:val="·"/>
      <w:lvlJc w:val="left"/>
      <w:pPr>
        <w:ind w:left="720" w:hanging="360"/>
      </w:pPr>
      <w:rPr>
        <w:rFonts w:ascii="Courier New" w:hAnsi="Courier New" w:hint="default"/>
      </w:rPr>
    </w:lvl>
    <w:lvl w:ilvl="1" w:tplc="5A7C9B10">
      <w:start w:val="1"/>
      <w:numFmt w:val="bullet"/>
      <w:lvlText w:val="o"/>
      <w:lvlJc w:val="left"/>
      <w:pPr>
        <w:ind w:left="1440" w:hanging="360"/>
      </w:pPr>
      <w:rPr>
        <w:rFonts w:ascii="Courier New" w:hAnsi="Courier New" w:hint="default"/>
      </w:rPr>
    </w:lvl>
    <w:lvl w:ilvl="2" w:tplc="2D104498">
      <w:start w:val="1"/>
      <w:numFmt w:val="bullet"/>
      <w:lvlText w:val=""/>
      <w:lvlJc w:val="left"/>
      <w:pPr>
        <w:ind w:left="2160" w:hanging="360"/>
      </w:pPr>
      <w:rPr>
        <w:rFonts w:ascii="Wingdings" w:hAnsi="Wingdings" w:hint="default"/>
      </w:rPr>
    </w:lvl>
    <w:lvl w:ilvl="3" w:tplc="0CD820BA">
      <w:start w:val="1"/>
      <w:numFmt w:val="bullet"/>
      <w:lvlText w:val=""/>
      <w:lvlJc w:val="left"/>
      <w:pPr>
        <w:ind w:left="2880" w:hanging="360"/>
      </w:pPr>
      <w:rPr>
        <w:rFonts w:ascii="Symbol" w:hAnsi="Symbol" w:hint="default"/>
      </w:rPr>
    </w:lvl>
    <w:lvl w:ilvl="4" w:tplc="E52ED2BE">
      <w:start w:val="1"/>
      <w:numFmt w:val="bullet"/>
      <w:lvlText w:val="o"/>
      <w:lvlJc w:val="left"/>
      <w:pPr>
        <w:ind w:left="3600" w:hanging="360"/>
      </w:pPr>
      <w:rPr>
        <w:rFonts w:ascii="Courier New" w:hAnsi="Courier New" w:hint="default"/>
      </w:rPr>
    </w:lvl>
    <w:lvl w:ilvl="5" w:tplc="799E29A0">
      <w:start w:val="1"/>
      <w:numFmt w:val="bullet"/>
      <w:lvlText w:val=""/>
      <w:lvlJc w:val="left"/>
      <w:pPr>
        <w:ind w:left="4320" w:hanging="360"/>
      </w:pPr>
      <w:rPr>
        <w:rFonts w:ascii="Wingdings" w:hAnsi="Wingdings" w:hint="default"/>
      </w:rPr>
    </w:lvl>
    <w:lvl w:ilvl="6" w:tplc="55E46BF4">
      <w:start w:val="1"/>
      <w:numFmt w:val="bullet"/>
      <w:lvlText w:val=""/>
      <w:lvlJc w:val="left"/>
      <w:pPr>
        <w:ind w:left="5040" w:hanging="360"/>
      </w:pPr>
      <w:rPr>
        <w:rFonts w:ascii="Symbol" w:hAnsi="Symbol" w:hint="default"/>
      </w:rPr>
    </w:lvl>
    <w:lvl w:ilvl="7" w:tplc="E744E268">
      <w:start w:val="1"/>
      <w:numFmt w:val="bullet"/>
      <w:lvlText w:val="o"/>
      <w:lvlJc w:val="left"/>
      <w:pPr>
        <w:ind w:left="5760" w:hanging="360"/>
      </w:pPr>
      <w:rPr>
        <w:rFonts w:ascii="Courier New" w:hAnsi="Courier New" w:hint="default"/>
      </w:rPr>
    </w:lvl>
    <w:lvl w:ilvl="8" w:tplc="54223706">
      <w:start w:val="1"/>
      <w:numFmt w:val="bullet"/>
      <w:lvlText w:val=""/>
      <w:lvlJc w:val="left"/>
      <w:pPr>
        <w:ind w:left="6480" w:hanging="360"/>
      </w:pPr>
      <w:rPr>
        <w:rFonts w:ascii="Wingdings" w:hAnsi="Wingdings" w:hint="default"/>
      </w:rPr>
    </w:lvl>
  </w:abstractNum>
  <w:abstractNum w:abstractNumId="7" w15:restartNumberingAfterBreak="0">
    <w:nsid w:val="35A43FA5"/>
    <w:multiLevelType w:val="hybridMultilevel"/>
    <w:tmpl w:val="39D4FB4A"/>
    <w:lvl w:ilvl="0" w:tplc="D5E0707E">
      <w:start w:val="1"/>
      <w:numFmt w:val="bullet"/>
      <w:lvlText w:val=""/>
      <w:lvlJc w:val="left"/>
      <w:pPr>
        <w:ind w:left="720" w:hanging="360"/>
      </w:pPr>
      <w:rPr>
        <w:rFonts w:ascii="Symbol" w:hAnsi="Symbol" w:hint="default"/>
      </w:rPr>
    </w:lvl>
    <w:lvl w:ilvl="1" w:tplc="FCE0D594">
      <w:start w:val="1"/>
      <w:numFmt w:val="bullet"/>
      <w:lvlText w:val="o"/>
      <w:lvlJc w:val="left"/>
      <w:pPr>
        <w:ind w:left="1440" w:hanging="360"/>
      </w:pPr>
      <w:rPr>
        <w:rFonts w:ascii="Courier New" w:hAnsi="Courier New" w:hint="default"/>
      </w:rPr>
    </w:lvl>
    <w:lvl w:ilvl="2" w:tplc="3A8A239A">
      <w:start w:val="1"/>
      <w:numFmt w:val="bullet"/>
      <w:lvlText w:val=""/>
      <w:lvlJc w:val="left"/>
      <w:pPr>
        <w:ind w:left="2160" w:hanging="360"/>
      </w:pPr>
      <w:rPr>
        <w:rFonts w:ascii="Wingdings" w:hAnsi="Wingdings" w:hint="default"/>
      </w:rPr>
    </w:lvl>
    <w:lvl w:ilvl="3" w:tplc="0CA44BD2">
      <w:start w:val="1"/>
      <w:numFmt w:val="bullet"/>
      <w:lvlText w:val=""/>
      <w:lvlJc w:val="left"/>
      <w:pPr>
        <w:ind w:left="2880" w:hanging="360"/>
      </w:pPr>
      <w:rPr>
        <w:rFonts w:ascii="Symbol" w:hAnsi="Symbol" w:hint="default"/>
      </w:rPr>
    </w:lvl>
    <w:lvl w:ilvl="4" w:tplc="3A52AAAC">
      <w:start w:val="1"/>
      <w:numFmt w:val="bullet"/>
      <w:lvlText w:val="o"/>
      <w:lvlJc w:val="left"/>
      <w:pPr>
        <w:ind w:left="3600" w:hanging="360"/>
      </w:pPr>
      <w:rPr>
        <w:rFonts w:ascii="Courier New" w:hAnsi="Courier New" w:hint="default"/>
      </w:rPr>
    </w:lvl>
    <w:lvl w:ilvl="5" w:tplc="35D6B4CE">
      <w:start w:val="1"/>
      <w:numFmt w:val="bullet"/>
      <w:lvlText w:val=""/>
      <w:lvlJc w:val="left"/>
      <w:pPr>
        <w:ind w:left="4320" w:hanging="360"/>
      </w:pPr>
      <w:rPr>
        <w:rFonts w:ascii="Wingdings" w:hAnsi="Wingdings" w:hint="default"/>
      </w:rPr>
    </w:lvl>
    <w:lvl w:ilvl="6" w:tplc="D1A43876">
      <w:start w:val="1"/>
      <w:numFmt w:val="bullet"/>
      <w:lvlText w:val=""/>
      <w:lvlJc w:val="left"/>
      <w:pPr>
        <w:ind w:left="5040" w:hanging="360"/>
      </w:pPr>
      <w:rPr>
        <w:rFonts w:ascii="Symbol" w:hAnsi="Symbol" w:hint="default"/>
      </w:rPr>
    </w:lvl>
    <w:lvl w:ilvl="7" w:tplc="6C56BA12">
      <w:start w:val="1"/>
      <w:numFmt w:val="bullet"/>
      <w:lvlText w:val="o"/>
      <w:lvlJc w:val="left"/>
      <w:pPr>
        <w:ind w:left="5760" w:hanging="360"/>
      </w:pPr>
      <w:rPr>
        <w:rFonts w:ascii="Courier New" w:hAnsi="Courier New" w:hint="default"/>
      </w:rPr>
    </w:lvl>
    <w:lvl w:ilvl="8" w:tplc="DB7A5486">
      <w:start w:val="1"/>
      <w:numFmt w:val="bullet"/>
      <w:lvlText w:val=""/>
      <w:lvlJc w:val="left"/>
      <w:pPr>
        <w:ind w:left="6480" w:hanging="360"/>
      </w:pPr>
      <w:rPr>
        <w:rFonts w:ascii="Wingdings" w:hAnsi="Wingdings" w:hint="default"/>
      </w:rPr>
    </w:lvl>
  </w:abstractNum>
  <w:abstractNum w:abstractNumId="8" w15:restartNumberingAfterBreak="0">
    <w:nsid w:val="36A62F02"/>
    <w:multiLevelType w:val="hybridMultilevel"/>
    <w:tmpl w:val="9308270A"/>
    <w:lvl w:ilvl="0" w:tplc="D18C8F22">
      <w:start w:val="1"/>
      <w:numFmt w:val="decimal"/>
      <w:lvlText w:val="%1."/>
      <w:lvlJc w:val="left"/>
      <w:pPr>
        <w:ind w:left="720" w:hanging="6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9" w15:restartNumberingAfterBreak="0">
    <w:nsid w:val="3E46CE02"/>
    <w:multiLevelType w:val="hybridMultilevel"/>
    <w:tmpl w:val="45AE9A16"/>
    <w:lvl w:ilvl="0" w:tplc="C9C88ADC">
      <w:start w:val="1"/>
      <w:numFmt w:val="bullet"/>
      <w:lvlText w:val=""/>
      <w:lvlJc w:val="left"/>
      <w:pPr>
        <w:ind w:left="720" w:hanging="360"/>
      </w:pPr>
      <w:rPr>
        <w:rFonts w:ascii="Symbol" w:hAnsi="Symbol" w:hint="default"/>
      </w:rPr>
    </w:lvl>
    <w:lvl w:ilvl="1" w:tplc="B4A8FEEA">
      <w:start w:val="1"/>
      <w:numFmt w:val="bullet"/>
      <w:lvlText w:val="o"/>
      <w:lvlJc w:val="left"/>
      <w:pPr>
        <w:ind w:left="1440" w:hanging="360"/>
      </w:pPr>
      <w:rPr>
        <w:rFonts w:ascii="Courier New" w:hAnsi="Courier New" w:hint="default"/>
      </w:rPr>
    </w:lvl>
    <w:lvl w:ilvl="2" w:tplc="21BA58B6">
      <w:start w:val="1"/>
      <w:numFmt w:val="bullet"/>
      <w:lvlText w:val=""/>
      <w:lvlJc w:val="left"/>
      <w:pPr>
        <w:ind w:left="2160" w:hanging="360"/>
      </w:pPr>
      <w:rPr>
        <w:rFonts w:ascii="Wingdings" w:hAnsi="Wingdings" w:hint="default"/>
      </w:rPr>
    </w:lvl>
    <w:lvl w:ilvl="3" w:tplc="D832B78E">
      <w:start w:val="1"/>
      <w:numFmt w:val="bullet"/>
      <w:lvlText w:val=""/>
      <w:lvlJc w:val="left"/>
      <w:pPr>
        <w:ind w:left="2880" w:hanging="360"/>
      </w:pPr>
      <w:rPr>
        <w:rFonts w:ascii="Symbol" w:hAnsi="Symbol" w:hint="default"/>
      </w:rPr>
    </w:lvl>
    <w:lvl w:ilvl="4" w:tplc="6F021D3E">
      <w:start w:val="1"/>
      <w:numFmt w:val="bullet"/>
      <w:lvlText w:val="o"/>
      <w:lvlJc w:val="left"/>
      <w:pPr>
        <w:ind w:left="3600" w:hanging="360"/>
      </w:pPr>
      <w:rPr>
        <w:rFonts w:ascii="Courier New" w:hAnsi="Courier New" w:hint="default"/>
      </w:rPr>
    </w:lvl>
    <w:lvl w:ilvl="5" w:tplc="5ABA2E7C">
      <w:start w:val="1"/>
      <w:numFmt w:val="bullet"/>
      <w:lvlText w:val=""/>
      <w:lvlJc w:val="left"/>
      <w:pPr>
        <w:ind w:left="4320" w:hanging="360"/>
      </w:pPr>
      <w:rPr>
        <w:rFonts w:ascii="Wingdings" w:hAnsi="Wingdings" w:hint="default"/>
      </w:rPr>
    </w:lvl>
    <w:lvl w:ilvl="6" w:tplc="BA1E88D0">
      <w:start w:val="1"/>
      <w:numFmt w:val="bullet"/>
      <w:lvlText w:val=""/>
      <w:lvlJc w:val="left"/>
      <w:pPr>
        <w:ind w:left="5040" w:hanging="360"/>
      </w:pPr>
      <w:rPr>
        <w:rFonts w:ascii="Symbol" w:hAnsi="Symbol" w:hint="default"/>
      </w:rPr>
    </w:lvl>
    <w:lvl w:ilvl="7" w:tplc="1096AF38">
      <w:start w:val="1"/>
      <w:numFmt w:val="bullet"/>
      <w:lvlText w:val="o"/>
      <w:lvlJc w:val="left"/>
      <w:pPr>
        <w:ind w:left="5760" w:hanging="360"/>
      </w:pPr>
      <w:rPr>
        <w:rFonts w:ascii="Courier New" w:hAnsi="Courier New" w:hint="default"/>
      </w:rPr>
    </w:lvl>
    <w:lvl w:ilvl="8" w:tplc="9EDC02FE">
      <w:start w:val="1"/>
      <w:numFmt w:val="bullet"/>
      <w:lvlText w:val=""/>
      <w:lvlJc w:val="left"/>
      <w:pPr>
        <w:ind w:left="6480" w:hanging="360"/>
      </w:pPr>
      <w:rPr>
        <w:rFonts w:ascii="Wingdings" w:hAnsi="Wingdings" w:hint="default"/>
      </w:rPr>
    </w:lvl>
  </w:abstractNum>
  <w:abstractNum w:abstractNumId="10" w15:restartNumberingAfterBreak="0">
    <w:nsid w:val="42C30830"/>
    <w:multiLevelType w:val="hybridMultilevel"/>
    <w:tmpl w:val="CDC81102"/>
    <w:lvl w:ilvl="0" w:tplc="08090001">
      <w:start w:val="1"/>
      <w:numFmt w:val="bullet"/>
      <w:lvlText w:val=""/>
      <w:lvlJc w:val="left"/>
      <w:pPr>
        <w:ind w:left="360" w:hanging="360"/>
      </w:pPr>
      <w:rPr>
        <w:rFonts w:ascii="Symbol" w:hAnsi="Symbol" w:hint="default"/>
      </w:rPr>
    </w:lvl>
    <w:lvl w:ilvl="1" w:tplc="0004DEE6">
      <w:start w:val="5"/>
      <w:numFmt w:val="bullet"/>
      <w:lvlText w:val="•"/>
      <w:lvlJc w:val="left"/>
      <w:pPr>
        <w:ind w:left="1080" w:hanging="360"/>
      </w:pPr>
      <w:rPr>
        <w:rFonts w:ascii="EC Square Sans Pro" w:eastAsia="Times New Roman" w:hAnsi="EC Square Sans Pro" w:cs="Times New Roman"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433A39E6"/>
    <w:multiLevelType w:val="hybridMultilevel"/>
    <w:tmpl w:val="D76037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47F9A9D"/>
    <w:multiLevelType w:val="hybridMultilevel"/>
    <w:tmpl w:val="077A1FB8"/>
    <w:lvl w:ilvl="0" w:tplc="19DEDAD8">
      <w:start w:val="1"/>
      <w:numFmt w:val="bullet"/>
      <w:lvlText w:val=""/>
      <w:lvlJc w:val="left"/>
      <w:pPr>
        <w:ind w:left="720" w:hanging="360"/>
      </w:pPr>
      <w:rPr>
        <w:rFonts w:ascii="Symbol" w:hAnsi="Symbol" w:hint="default"/>
      </w:rPr>
    </w:lvl>
    <w:lvl w:ilvl="1" w:tplc="19A2AF60">
      <w:start w:val="1"/>
      <w:numFmt w:val="bullet"/>
      <w:lvlText w:val="o"/>
      <w:lvlJc w:val="left"/>
      <w:pPr>
        <w:ind w:left="1440" w:hanging="360"/>
      </w:pPr>
      <w:rPr>
        <w:rFonts w:ascii="Courier New" w:hAnsi="Courier New" w:hint="default"/>
      </w:rPr>
    </w:lvl>
    <w:lvl w:ilvl="2" w:tplc="7E785096">
      <w:start w:val="1"/>
      <w:numFmt w:val="bullet"/>
      <w:lvlText w:val=""/>
      <w:lvlJc w:val="left"/>
      <w:pPr>
        <w:ind w:left="2160" w:hanging="360"/>
      </w:pPr>
      <w:rPr>
        <w:rFonts w:ascii="Wingdings" w:hAnsi="Wingdings" w:hint="default"/>
      </w:rPr>
    </w:lvl>
    <w:lvl w:ilvl="3" w:tplc="09C0817A">
      <w:start w:val="1"/>
      <w:numFmt w:val="bullet"/>
      <w:lvlText w:val=""/>
      <w:lvlJc w:val="left"/>
      <w:pPr>
        <w:ind w:left="2880" w:hanging="360"/>
      </w:pPr>
      <w:rPr>
        <w:rFonts w:ascii="Symbol" w:hAnsi="Symbol" w:hint="default"/>
      </w:rPr>
    </w:lvl>
    <w:lvl w:ilvl="4" w:tplc="99DCFE78">
      <w:start w:val="1"/>
      <w:numFmt w:val="bullet"/>
      <w:lvlText w:val="o"/>
      <w:lvlJc w:val="left"/>
      <w:pPr>
        <w:ind w:left="3600" w:hanging="360"/>
      </w:pPr>
      <w:rPr>
        <w:rFonts w:ascii="Courier New" w:hAnsi="Courier New" w:hint="default"/>
      </w:rPr>
    </w:lvl>
    <w:lvl w:ilvl="5" w:tplc="FDA2C5F4">
      <w:start w:val="1"/>
      <w:numFmt w:val="bullet"/>
      <w:lvlText w:val=""/>
      <w:lvlJc w:val="left"/>
      <w:pPr>
        <w:ind w:left="4320" w:hanging="360"/>
      </w:pPr>
      <w:rPr>
        <w:rFonts w:ascii="Wingdings" w:hAnsi="Wingdings" w:hint="default"/>
      </w:rPr>
    </w:lvl>
    <w:lvl w:ilvl="6" w:tplc="C06A5D2C">
      <w:start w:val="1"/>
      <w:numFmt w:val="bullet"/>
      <w:lvlText w:val=""/>
      <w:lvlJc w:val="left"/>
      <w:pPr>
        <w:ind w:left="5040" w:hanging="360"/>
      </w:pPr>
      <w:rPr>
        <w:rFonts w:ascii="Symbol" w:hAnsi="Symbol" w:hint="default"/>
      </w:rPr>
    </w:lvl>
    <w:lvl w:ilvl="7" w:tplc="D046A468">
      <w:start w:val="1"/>
      <w:numFmt w:val="bullet"/>
      <w:lvlText w:val="o"/>
      <w:lvlJc w:val="left"/>
      <w:pPr>
        <w:ind w:left="5760" w:hanging="360"/>
      </w:pPr>
      <w:rPr>
        <w:rFonts w:ascii="Courier New" w:hAnsi="Courier New" w:hint="default"/>
      </w:rPr>
    </w:lvl>
    <w:lvl w:ilvl="8" w:tplc="A4C230B2">
      <w:start w:val="1"/>
      <w:numFmt w:val="bullet"/>
      <w:lvlText w:val=""/>
      <w:lvlJc w:val="left"/>
      <w:pPr>
        <w:ind w:left="6480" w:hanging="360"/>
      </w:pPr>
      <w:rPr>
        <w:rFonts w:ascii="Wingdings" w:hAnsi="Wingdings" w:hint="default"/>
      </w:rPr>
    </w:lvl>
  </w:abstractNum>
  <w:abstractNum w:abstractNumId="13" w15:restartNumberingAfterBreak="0">
    <w:nsid w:val="611BFCE6"/>
    <w:multiLevelType w:val="hybridMultilevel"/>
    <w:tmpl w:val="DEA2A216"/>
    <w:lvl w:ilvl="0" w:tplc="8E921EC4">
      <w:start w:val="1"/>
      <w:numFmt w:val="bullet"/>
      <w:lvlText w:val=""/>
      <w:lvlJc w:val="left"/>
      <w:pPr>
        <w:ind w:left="720" w:hanging="360"/>
      </w:pPr>
      <w:rPr>
        <w:rFonts w:ascii="Symbol" w:hAnsi="Symbol" w:hint="default"/>
      </w:rPr>
    </w:lvl>
    <w:lvl w:ilvl="1" w:tplc="9A120E08">
      <w:start w:val="1"/>
      <w:numFmt w:val="bullet"/>
      <w:lvlText w:val="o"/>
      <w:lvlJc w:val="left"/>
      <w:pPr>
        <w:ind w:left="1440" w:hanging="360"/>
      </w:pPr>
      <w:rPr>
        <w:rFonts w:ascii="Courier New" w:hAnsi="Courier New" w:hint="default"/>
      </w:rPr>
    </w:lvl>
    <w:lvl w:ilvl="2" w:tplc="9134F944">
      <w:start w:val="1"/>
      <w:numFmt w:val="bullet"/>
      <w:lvlText w:val=""/>
      <w:lvlJc w:val="left"/>
      <w:pPr>
        <w:ind w:left="2160" w:hanging="360"/>
      </w:pPr>
      <w:rPr>
        <w:rFonts w:ascii="Wingdings" w:hAnsi="Wingdings" w:hint="default"/>
      </w:rPr>
    </w:lvl>
    <w:lvl w:ilvl="3" w:tplc="54BC3726">
      <w:start w:val="1"/>
      <w:numFmt w:val="bullet"/>
      <w:lvlText w:val=""/>
      <w:lvlJc w:val="left"/>
      <w:pPr>
        <w:ind w:left="2880" w:hanging="360"/>
      </w:pPr>
      <w:rPr>
        <w:rFonts w:ascii="Symbol" w:hAnsi="Symbol" w:hint="default"/>
      </w:rPr>
    </w:lvl>
    <w:lvl w:ilvl="4" w:tplc="FEE8CDF2">
      <w:start w:val="1"/>
      <w:numFmt w:val="bullet"/>
      <w:lvlText w:val="o"/>
      <w:lvlJc w:val="left"/>
      <w:pPr>
        <w:ind w:left="3600" w:hanging="360"/>
      </w:pPr>
      <w:rPr>
        <w:rFonts w:ascii="Courier New" w:hAnsi="Courier New" w:hint="default"/>
      </w:rPr>
    </w:lvl>
    <w:lvl w:ilvl="5" w:tplc="3328EC5A">
      <w:start w:val="1"/>
      <w:numFmt w:val="bullet"/>
      <w:lvlText w:val=""/>
      <w:lvlJc w:val="left"/>
      <w:pPr>
        <w:ind w:left="4320" w:hanging="360"/>
      </w:pPr>
      <w:rPr>
        <w:rFonts w:ascii="Wingdings" w:hAnsi="Wingdings" w:hint="default"/>
      </w:rPr>
    </w:lvl>
    <w:lvl w:ilvl="6" w:tplc="C2D2783E">
      <w:start w:val="1"/>
      <w:numFmt w:val="bullet"/>
      <w:lvlText w:val=""/>
      <w:lvlJc w:val="left"/>
      <w:pPr>
        <w:ind w:left="5040" w:hanging="360"/>
      </w:pPr>
      <w:rPr>
        <w:rFonts w:ascii="Symbol" w:hAnsi="Symbol" w:hint="default"/>
      </w:rPr>
    </w:lvl>
    <w:lvl w:ilvl="7" w:tplc="3E00EBF6">
      <w:start w:val="1"/>
      <w:numFmt w:val="bullet"/>
      <w:lvlText w:val="o"/>
      <w:lvlJc w:val="left"/>
      <w:pPr>
        <w:ind w:left="5760" w:hanging="360"/>
      </w:pPr>
      <w:rPr>
        <w:rFonts w:ascii="Courier New" w:hAnsi="Courier New" w:hint="default"/>
      </w:rPr>
    </w:lvl>
    <w:lvl w:ilvl="8" w:tplc="D2546408">
      <w:start w:val="1"/>
      <w:numFmt w:val="bullet"/>
      <w:lvlText w:val=""/>
      <w:lvlJc w:val="left"/>
      <w:pPr>
        <w:ind w:left="6480" w:hanging="360"/>
      </w:pPr>
      <w:rPr>
        <w:rFonts w:ascii="Wingdings" w:hAnsi="Wingdings" w:hint="default"/>
      </w:rPr>
    </w:lvl>
  </w:abstractNum>
  <w:abstractNum w:abstractNumId="14" w15:restartNumberingAfterBreak="0">
    <w:nsid w:val="70217D79"/>
    <w:multiLevelType w:val="hybridMultilevel"/>
    <w:tmpl w:val="B296CE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2DC269E"/>
    <w:multiLevelType w:val="hybridMultilevel"/>
    <w:tmpl w:val="8BDE5ADE"/>
    <w:lvl w:ilvl="0" w:tplc="9134F944">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4"/>
  </w:num>
  <w:num w:numId="4">
    <w:abstractNumId w:val="10"/>
  </w:num>
  <w:num w:numId="5">
    <w:abstractNumId w:val="3"/>
  </w:num>
  <w:num w:numId="6">
    <w:abstractNumId w:val="1"/>
  </w:num>
  <w:num w:numId="7">
    <w:abstractNumId w:val="13"/>
  </w:num>
  <w:num w:numId="8">
    <w:abstractNumId w:val="0"/>
  </w:num>
  <w:num w:numId="9">
    <w:abstractNumId w:val="7"/>
  </w:num>
  <w:num w:numId="10">
    <w:abstractNumId w:val="6"/>
  </w:num>
  <w:num w:numId="11">
    <w:abstractNumId w:val="9"/>
  </w:num>
  <w:num w:numId="12">
    <w:abstractNumId w:val="12"/>
  </w:num>
  <w:num w:numId="13">
    <w:abstractNumId w:val="5"/>
  </w:num>
  <w:num w:numId="14">
    <w:abstractNumId w:val="14"/>
  </w:num>
  <w:num w:numId="15">
    <w:abstractNumId w:val="2"/>
  </w:num>
  <w:num w:numId="16">
    <w:abstractNumId w:val="11"/>
  </w:num>
  <w:num w:numId="17">
    <w:abstractNumId w:val="8"/>
  </w:num>
  <w:num w:numId="18">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UERREIRO MIGUEL Mecia (JRC-SEVILLA)">
    <w15:presenceInfo w15:providerId="AD" w15:userId="S-1-5-21-1606980848-2025429265-839522115-1485980"/>
  </w15:person>
  <w15:person w15:author="LAMBERT Caroline (JRC-SEVILLA)">
    <w15:presenceInfo w15:providerId="AD" w15:userId="S-1-5-21-1606980848-2025429265-839522115-49155"/>
  </w15:person>
  <w15:person w15:author="Microsoft Office User">
    <w15:presenceInfo w15:providerId="None" w15:userId="Microsoft Office User"/>
  </w15:person>
  <w15:person w15:author="BARBERO VIGNOLA Giulia (JRC-ISPRA)">
    <w15:presenceInfo w15:providerId="AD" w15:userId="S-1-5-21-1606980848-2025429265-839522115-1150007"/>
  </w15:person>
  <w15:person w15:author="MARELLI Luisa (JRC-ISPRA)">
    <w15:presenceInfo w15:providerId="AD" w15:userId="S-1-5-21-1606980848-2025429265-839522115-257191"/>
  </w15:person>
  <w15:person w15:author="M'BAREK Robert (JRC-SEVILLA)">
    <w15:presenceInfo w15:providerId="AD" w15:userId="S::robert.m'barek@ec.europa.eu::e7ef06c1-b725-4ed3-8354-b1c093f4ebe3"/>
  </w15:person>
  <w15:person w15:author="Jose Barredo">
    <w15:presenceInfo w15:providerId="Windows Live" w15:userId="5f5242646a3e6f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activeWritingStyle w:appName="MSWord" w:lang="es-ES_tradnl" w:vendorID="64" w:dllVersion="6"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099C"/>
    <w:rsid w:val="000273B9"/>
    <w:rsid w:val="000368C9"/>
    <w:rsid w:val="00046A44"/>
    <w:rsid w:val="00086ADC"/>
    <w:rsid w:val="000A332B"/>
    <w:rsid w:val="000A7910"/>
    <w:rsid w:val="0011632E"/>
    <w:rsid w:val="00191B83"/>
    <w:rsid w:val="00194389"/>
    <w:rsid w:val="001971EE"/>
    <w:rsid w:val="001C39F7"/>
    <w:rsid w:val="002219A6"/>
    <w:rsid w:val="002B1634"/>
    <w:rsid w:val="002C2831"/>
    <w:rsid w:val="002D643A"/>
    <w:rsid w:val="002F25C1"/>
    <w:rsid w:val="002F6F4C"/>
    <w:rsid w:val="003015AE"/>
    <w:rsid w:val="00330D89"/>
    <w:rsid w:val="003427EB"/>
    <w:rsid w:val="00367C2D"/>
    <w:rsid w:val="00424C7D"/>
    <w:rsid w:val="00463AC7"/>
    <w:rsid w:val="004D099C"/>
    <w:rsid w:val="00546F93"/>
    <w:rsid w:val="00560451"/>
    <w:rsid w:val="005B64C9"/>
    <w:rsid w:val="00614A12"/>
    <w:rsid w:val="00625A03"/>
    <w:rsid w:val="0064081C"/>
    <w:rsid w:val="006715BD"/>
    <w:rsid w:val="006A60E3"/>
    <w:rsid w:val="006F0F78"/>
    <w:rsid w:val="006F1B16"/>
    <w:rsid w:val="0077063C"/>
    <w:rsid w:val="007B7359"/>
    <w:rsid w:val="007C6388"/>
    <w:rsid w:val="007E4A77"/>
    <w:rsid w:val="007E6876"/>
    <w:rsid w:val="00820BDB"/>
    <w:rsid w:val="00851672"/>
    <w:rsid w:val="00866E1F"/>
    <w:rsid w:val="00911969"/>
    <w:rsid w:val="009247BA"/>
    <w:rsid w:val="00930900"/>
    <w:rsid w:val="0093327C"/>
    <w:rsid w:val="009A0D7D"/>
    <w:rsid w:val="009B47BD"/>
    <w:rsid w:val="009F7F86"/>
    <w:rsid w:val="00A221E0"/>
    <w:rsid w:val="00A573D3"/>
    <w:rsid w:val="00AA3123"/>
    <w:rsid w:val="00AE4CB5"/>
    <w:rsid w:val="00AF0E05"/>
    <w:rsid w:val="00B17357"/>
    <w:rsid w:val="00B82EFF"/>
    <w:rsid w:val="00BF13E3"/>
    <w:rsid w:val="00C14972"/>
    <w:rsid w:val="00C302D0"/>
    <w:rsid w:val="00C32C73"/>
    <w:rsid w:val="00C40CB8"/>
    <w:rsid w:val="00C866F3"/>
    <w:rsid w:val="00CF231B"/>
    <w:rsid w:val="00D31DCE"/>
    <w:rsid w:val="00D55ADA"/>
    <w:rsid w:val="00D73767"/>
    <w:rsid w:val="00D93237"/>
    <w:rsid w:val="00D967AA"/>
    <w:rsid w:val="00DA7423"/>
    <w:rsid w:val="00E14055"/>
    <w:rsid w:val="00E677D6"/>
    <w:rsid w:val="00EA5CA9"/>
    <w:rsid w:val="00F3716B"/>
    <w:rsid w:val="00F43DFD"/>
    <w:rsid w:val="00FB5DF6"/>
    <w:rsid w:val="047C33CF"/>
    <w:rsid w:val="0F39058F"/>
    <w:rsid w:val="1663FF46"/>
    <w:rsid w:val="2AD56EE2"/>
    <w:rsid w:val="2F336A3B"/>
    <w:rsid w:val="3339D037"/>
    <w:rsid w:val="37543D89"/>
    <w:rsid w:val="381E114D"/>
    <w:rsid w:val="399432F4"/>
    <w:rsid w:val="3C98F12F"/>
    <w:rsid w:val="41C09BDA"/>
    <w:rsid w:val="47B16CEE"/>
    <w:rsid w:val="4A926D49"/>
    <w:rsid w:val="5121398C"/>
    <w:rsid w:val="578021A0"/>
    <w:rsid w:val="58DBA4EE"/>
    <w:rsid w:val="5A29A811"/>
    <w:rsid w:val="5AAD05AF"/>
    <w:rsid w:val="5F1752CE"/>
    <w:rsid w:val="5FDFFDF4"/>
    <w:rsid w:val="60CF30BC"/>
    <w:rsid w:val="76D57B72"/>
    <w:rsid w:val="7A44240A"/>
    <w:rsid w:val="7C35814D"/>
    <w:rsid w:val="7CF977C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29757"/>
  <w15:docId w15:val="{34E3769D-7DB4-4D3D-925A-A16382E3D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5ADA"/>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7063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063C"/>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77063C"/>
    <w:rPr>
      <w:b/>
      <w:bCs/>
    </w:rPr>
  </w:style>
  <w:style w:type="character" w:customStyle="1" w:styleId="CommentSubjectChar">
    <w:name w:val="Comment Subject Char"/>
    <w:basedOn w:val="CommentTextChar"/>
    <w:link w:val="CommentSubject"/>
    <w:uiPriority w:val="99"/>
    <w:semiHidden/>
    <w:rsid w:val="0077063C"/>
    <w:rPr>
      <w:b/>
      <w:bCs/>
      <w:sz w:val="20"/>
      <w:szCs w:val="20"/>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000FF" w:themeColor="hyperlink"/>
      <w:u w:val="single"/>
    </w:rPr>
  </w:style>
  <w:style w:type="paragraph" w:customStyle="1" w:styleId="JRCText">
    <w:name w:val="JRC_Text"/>
    <w:basedOn w:val="Normal"/>
    <w:link w:val="JRCTextZchn"/>
    <w:uiPriority w:val="1"/>
    <w:qFormat/>
    <w:rsid w:val="00851672"/>
    <w:pPr>
      <w:spacing w:before="120" w:after="120" w:line="259" w:lineRule="auto"/>
      <w:jc w:val="both"/>
    </w:pPr>
    <w:rPr>
      <w:rFonts w:ascii="EC Square Sans Pro" w:eastAsia="Calibri" w:hAnsi="EC Square Sans Pro" w:cs="Times New Roman"/>
      <w:sz w:val="20"/>
      <w:szCs w:val="20"/>
      <w:lang w:val="en-GB" w:eastAsia="en-US"/>
    </w:rPr>
  </w:style>
  <w:style w:type="paragraph" w:styleId="TOC1">
    <w:name w:val="toc 1"/>
    <w:basedOn w:val="Normal"/>
    <w:next w:val="Normal"/>
    <w:uiPriority w:val="39"/>
    <w:unhideWhenUsed/>
    <w:rsid w:val="00851672"/>
    <w:pPr>
      <w:tabs>
        <w:tab w:val="left" w:pos="284"/>
        <w:tab w:val="right" w:leader="dot" w:pos="9016"/>
      </w:tabs>
      <w:spacing w:before="120" w:after="100" w:line="259" w:lineRule="auto"/>
    </w:pPr>
    <w:rPr>
      <w:rFonts w:ascii="EC Square Sans Cond Pro" w:eastAsia="Calibri" w:hAnsi="EC Square Sans Cond Pro" w:cs="Times New Roman"/>
      <w:noProof/>
      <w:sz w:val="20"/>
      <w:szCs w:val="20"/>
      <w:lang w:val="en-GB" w:eastAsia="en-US"/>
    </w:rPr>
  </w:style>
  <w:style w:type="paragraph" w:styleId="TOC2">
    <w:name w:val="toc 2"/>
    <w:basedOn w:val="Normal"/>
    <w:next w:val="Normal"/>
    <w:uiPriority w:val="39"/>
    <w:unhideWhenUsed/>
    <w:rsid w:val="00851672"/>
    <w:pPr>
      <w:tabs>
        <w:tab w:val="left" w:pos="709"/>
        <w:tab w:val="right" w:leader="dot" w:pos="9016"/>
      </w:tabs>
      <w:spacing w:before="120" w:after="100" w:line="259" w:lineRule="auto"/>
      <w:ind w:left="284"/>
    </w:pPr>
    <w:rPr>
      <w:rFonts w:ascii="EC Square Sans Cond Pro" w:eastAsia="Calibri" w:hAnsi="EC Square Sans Cond Pro" w:cs="Times New Roman"/>
      <w:noProof/>
      <w:sz w:val="20"/>
      <w:szCs w:val="20"/>
      <w:lang w:val="en-GB" w:eastAsia="en-US"/>
    </w:rPr>
  </w:style>
  <w:style w:type="character" w:customStyle="1" w:styleId="JRCTextZchn">
    <w:name w:val="JRC_Text Zchn"/>
    <w:basedOn w:val="DefaultParagraphFont"/>
    <w:link w:val="JRCText"/>
    <w:uiPriority w:val="1"/>
    <w:qFormat/>
    <w:locked/>
    <w:rsid w:val="00851672"/>
    <w:rPr>
      <w:rFonts w:ascii="EC Square Sans Pro" w:eastAsia="Calibri" w:hAnsi="EC Square Sans Pro" w:cs="Times New Roman"/>
      <w:sz w:val="20"/>
      <w:szCs w:val="20"/>
      <w:lang w:val="en-GB" w:eastAsia="en-US"/>
    </w:rPr>
  </w:style>
  <w:style w:type="paragraph" w:customStyle="1" w:styleId="JRCLevel-2title">
    <w:name w:val="JRC_Level-2_title"/>
    <w:basedOn w:val="Heading2"/>
    <w:next w:val="Normal"/>
    <w:qFormat/>
    <w:rsid w:val="00851672"/>
    <w:pPr>
      <w:spacing w:before="240" w:line="259" w:lineRule="auto"/>
      <w:jc w:val="both"/>
    </w:pPr>
    <w:rPr>
      <w:rFonts w:ascii="EC Square Sans Pro" w:eastAsia="Times New Roman" w:hAnsi="EC Square Sans Pro" w:cs="Times New Roman"/>
      <w:b/>
      <w:bCs/>
      <w:color w:val="6CA644"/>
      <w:lang w:val="en-GB" w:eastAsia="en-US"/>
    </w:rPr>
  </w:style>
  <w:style w:type="paragraph" w:customStyle="1" w:styleId="JRCLevel-1title">
    <w:name w:val="JRC_Level-1_title"/>
    <w:basedOn w:val="Heading1"/>
    <w:next w:val="Normal"/>
    <w:qFormat/>
    <w:rsid w:val="00851672"/>
    <w:pPr>
      <w:spacing w:before="0" w:line="259" w:lineRule="auto"/>
    </w:pPr>
    <w:rPr>
      <w:rFonts w:ascii="EC Square Sans Pro" w:eastAsia="Calibri" w:hAnsi="EC Square Sans Pro" w:cs="Times New Roman"/>
      <w:b/>
      <w:bCs/>
      <w:color w:val="6CA644"/>
      <w:sz w:val="56"/>
      <w:szCs w:val="56"/>
      <w:lang w:val="en-GB" w:eastAsia="en-US"/>
    </w:rPr>
  </w:style>
  <w:style w:type="paragraph" w:customStyle="1" w:styleId="JRCLevel-3title">
    <w:name w:val="JRC_Level-3_title"/>
    <w:basedOn w:val="Heading3"/>
    <w:next w:val="Normal"/>
    <w:qFormat/>
    <w:rsid w:val="00851672"/>
    <w:pPr>
      <w:spacing w:before="240" w:after="120" w:line="240" w:lineRule="auto"/>
      <w:jc w:val="both"/>
    </w:pPr>
    <w:rPr>
      <w:rFonts w:ascii="EC Square Sans Pro" w:eastAsia="Times New Roman" w:hAnsi="EC Square Sans Pro" w:cs="Times New Roman"/>
      <w:bCs/>
      <w:color w:val="85BD5F"/>
      <w:sz w:val="22"/>
      <w:szCs w:val="22"/>
      <w:lang w:val="en-GB" w:eastAsia="en-US"/>
    </w:rPr>
  </w:style>
  <w:style w:type="paragraph" w:styleId="Revision">
    <w:name w:val="Revision"/>
    <w:hidden/>
    <w:uiPriority w:val="99"/>
    <w:semiHidden/>
    <w:rsid w:val="00B82EFF"/>
    <w:pPr>
      <w:spacing w:line="240" w:lineRule="auto"/>
    </w:pPr>
  </w:style>
  <w:style w:type="paragraph" w:styleId="Caption">
    <w:name w:val="caption"/>
    <w:basedOn w:val="Normal"/>
    <w:next w:val="Normal"/>
    <w:uiPriority w:val="35"/>
    <w:unhideWhenUsed/>
    <w:qFormat/>
    <w:rsid w:val="00614A12"/>
    <w:pPr>
      <w:spacing w:after="200" w:line="240" w:lineRule="auto"/>
    </w:pPr>
    <w:rPr>
      <w:i/>
      <w:iCs/>
      <w:color w:val="1F497D" w:themeColor="text2"/>
      <w:sz w:val="18"/>
      <w:szCs w:val="18"/>
    </w:rPr>
  </w:style>
  <w:style w:type="paragraph" w:customStyle="1" w:styleId="paragraph">
    <w:name w:val="paragraph"/>
    <w:basedOn w:val="Normal"/>
    <w:rsid w:val="0093327C"/>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normaltextrun">
    <w:name w:val="normaltextrun"/>
    <w:basedOn w:val="DefaultParagraphFont"/>
    <w:rsid w:val="0093327C"/>
  </w:style>
  <w:style w:type="character" w:customStyle="1" w:styleId="eop">
    <w:name w:val="eop"/>
    <w:basedOn w:val="DefaultParagraphFont"/>
    <w:rsid w:val="0093327C"/>
  </w:style>
  <w:style w:type="paragraph" w:styleId="FootnoteText">
    <w:name w:val="footnote text"/>
    <w:basedOn w:val="Normal"/>
    <w:link w:val="FootnoteTextChar"/>
    <w:uiPriority w:val="99"/>
    <w:semiHidden/>
    <w:unhideWhenUsed/>
    <w:rsid w:val="009B47BD"/>
    <w:pPr>
      <w:spacing w:line="240" w:lineRule="auto"/>
    </w:pPr>
    <w:rPr>
      <w:rFonts w:asciiTheme="minorHAnsi" w:eastAsiaTheme="minorHAnsi" w:hAnsiTheme="minorHAnsi" w:cstheme="minorBidi"/>
      <w:sz w:val="20"/>
      <w:szCs w:val="20"/>
      <w:lang w:val="en-GB" w:eastAsia="en-US"/>
    </w:rPr>
  </w:style>
  <w:style w:type="character" w:customStyle="1" w:styleId="FootnoteTextChar">
    <w:name w:val="Footnote Text Char"/>
    <w:basedOn w:val="DefaultParagraphFont"/>
    <w:link w:val="FootnoteText"/>
    <w:uiPriority w:val="99"/>
    <w:semiHidden/>
    <w:rsid w:val="009B47BD"/>
    <w:rPr>
      <w:rFonts w:asciiTheme="minorHAnsi" w:eastAsiaTheme="minorHAnsi" w:hAnsiTheme="minorHAnsi" w:cstheme="minorBidi"/>
      <w:sz w:val="20"/>
      <w:szCs w:val="20"/>
      <w:lang w:val="en-GB" w:eastAsia="en-US"/>
    </w:rPr>
  </w:style>
  <w:style w:type="character" w:styleId="FootnoteReference">
    <w:name w:val="footnote reference"/>
    <w:basedOn w:val="DefaultParagraphFont"/>
    <w:uiPriority w:val="99"/>
    <w:semiHidden/>
    <w:unhideWhenUsed/>
    <w:rsid w:val="009B47BD"/>
    <w:rPr>
      <w:vertAlign w:val="superscript"/>
    </w:rPr>
  </w:style>
  <w:style w:type="paragraph" w:styleId="NormalWeb">
    <w:name w:val="Normal (Web)"/>
    <w:basedOn w:val="Normal"/>
    <w:uiPriority w:val="99"/>
    <w:unhideWhenUsed/>
    <w:rsid w:val="009B47B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FollowedHyperlink">
    <w:name w:val="FollowedHyperlink"/>
    <w:basedOn w:val="DefaultParagraphFont"/>
    <w:uiPriority w:val="99"/>
    <w:semiHidden/>
    <w:unhideWhenUsed/>
    <w:rsid w:val="006F0F78"/>
    <w:rPr>
      <w:color w:val="800080" w:themeColor="followedHyperlink"/>
      <w:u w:val="single"/>
    </w:rPr>
  </w:style>
  <w:style w:type="paragraph" w:styleId="ListParagraph">
    <w:name w:val="List Paragraph"/>
    <w:basedOn w:val="Normal"/>
    <w:uiPriority w:val="34"/>
    <w:qFormat/>
    <w:rsid w:val="0064081C"/>
    <w:pPr>
      <w:ind w:left="720"/>
      <w:contextualSpacing/>
    </w:pPr>
  </w:style>
  <w:style w:type="paragraph" w:styleId="TOC3">
    <w:name w:val="toc 3"/>
    <w:basedOn w:val="Normal"/>
    <w:next w:val="Normal"/>
    <w:autoRedefine/>
    <w:uiPriority w:val="39"/>
    <w:unhideWhenUsed/>
    <w:rsid w:val="00C40CB8"/>
    <w:pPr>
      <w:tabs>
        <w:tab w:val="left" w:pos="993"/>
        <w:tab w:val="right" w:leader="dot" w:pos="9019"/>
      </w:tabs>
      <w:spacing w:after="100"/>
      <w:ind w:left="440"/>
    </w:pPr>
  </w:style>
  <w:style w:type="paragraph" w:styleId="TOCHeading">
    <w:name w:val="TOC Heading"/>
    <w:basedOn w:val="Heading1"/>
    <w:next w:val="Normal"/>
    <w:uiPriority w:val="39"/>
    <w:unhideWhenUsed/>
    <w:qFormat/>
    <w:rsid w:val="00930900"/>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character" w:customStyle="1" w:styleId="Mention1">
    <w:name w:val="Mention1"/>
    <w:basedOn w:val="DefaultParagraphFont"/>
    <w:uiPriority w:val="99"/>
    <w:unhideWhenUsed/>
    <w:rsid w:val="00BF13E3"/>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98208">
      <w:bodyDiv w:val="1"/>
      <w:marLeft w:val="0"/>
      <w:marRight w:val="0"/>
      <w:marTop w:val="0"/>
      <w:marBottom w:val="0"/>
      <w:divBdr>
        <w:top w:val="none" w:sz="0" w:space="0" w:color="auto"/>
        <w:left w:val="none" w:sz="0" w:space="0" w:color="auto"/>
        <w:bottom w:val="none" w:sz="0" w:space="0" w:color="auto"/>
        <w:right w:val="none" w:sz="0" w:space="0" w:color="auto"/>
      </w:divBdr>
      <w:divsChild>
        <w:div w:id="69042052">
          <w:marLeft w:val="0"/>
          <w:marRight w:val="0"/>
          <w:marTop w:val="0"/>
          <w:marBottom w:val="0"/>
          <w:divBdr>
            <w:top w:val="none" w:sz="0" w:space="0" w:color="auto"/>
            <w:left w:val="none" w:sz="0" w:space="0" w:color="auto"/>
            <w:bottom w:val="none" w:sz="0" w:space="0" w:color="auto"/>
            <w:right w:val="none" w:sz="0" w:space="0" w:color="auto"/>
          </w:divBdr>
        </w:div>
        <w:div w:id="289633602">
          <w:marLeft w:val="0"/>
          <w:marRight w:val="0"/>
          <w:marTop w:val="0"/>
          <w:marBottom w:val="0"/>
          <w:divBdr>
            <w:top w:val="none" w:sz="0" w:space="0" w:color="auto"/>
            <w:left w:val="none" w:sz="0" w:space="0" w:color="auto"/>
            <w:bottom w:val="none" w:sz="0" w:space="0" w:color="auto"/>
            <w:right w:val="none" w:sz="0" w:space="0" w:color="auto"/>
          </w:divBdr>
        </w:div>
        <w:div w:id="386994010">
          <w:marLeft w:val="0"/>
          <w:marRight w:val="0"/>
          <w:marTop w:val="0"/>
          <w:marBottom w:val="0"/>
          <w:divBdr>
            <w:top w:val="none" w:sz="0" w:space="0" w:color="auto"/>
            <w:left w:val="none" w:sz="0" w:space="0" w:color="auto"/>
            <w:bottom w:val="none" w:sz="0" w:space="0" w:color="auto"/>
            <w:right w:val="none" w:sz="0" w:space="0" w:color="auto"/>
          </w:divBdr>
        </w:div>
        <w:div w:id="4982738">
          <w:marLeft w:val="0"/>
          <w:marRight w:val="0"/>
          <w:marTop w:val="0"/>
          <w:marBottom w:val="0"/>
          <w:divBdr>
            <w:top w:val="none" w:sz="0" w:space="0" w:color="auto"/>
            <w:left w:val="none" w:sz="0" w:space="0" w:color="auto"/>
            <w:bottom w:val="none" w:sz="0" w:space="0" w:color="auto"/>
            <w:right w:val="none" w:sz="0" w:space="0" w:color="auto"/>
          </w:divBdr>
        </w:div>
        <w:div w:id="99225689">
          <w:marLeft w:val="0"/>
          <w:marRight w:val="0"/>
          <w:marTop w:val="0"/>
          <w:marBottom w:val="0"/>
          <w:divBdr>
            <w:top w:val="none" w:sz="0" w:space="0" w:color="auto"/>
            <w:left w:val="none" w:sz="0" w:space="0" w:color="auto"/>
            <w:bottom w:val="none" w:sz="0" w:space="0" w:color="auto"/>
            <w:right w:val="none" w:sz="0" w:space="0" w:color="auto"/>
          </w:divBdr>
        </w:div>
        <w:div w:id="662508253">
          <w:marLeft w:val="0"/>
          <w:marRight w:val="0"/>
          <w:marTop w:val="0"/>
          <w:marBottom w:val="0"/>
          <w:divBdr>
            <w:top w:val="none" w:sz="0" w:space="0" w:color="auto"/>
            <w:left w:val="none" w:sz="0" w:space="0" w:color="auto"/>
            <w:bottom w:val="none" w:sz="0" w:space="0" w:color="auto"/>
            <w:right w:val="none" w:sz="0" w:space="0" w:color="auto"/>
          </w:divBdr>
        </w:div>
        <w:div w:id="908344258">
          <w:marLeft w:val="0"/>
          <w:marRight w:val="0"/>
          <w:marTop w:val="0"/>
          <w:marBottom w:val="0"/>
          <w:divBdr>
            <w:top w:val="none" w:sz="0" w:space="0" w:color="auto"/>
            <w:left w:val="none" w:sz="0" w:space="0" w:color="auto"/>
            <w:bottom w:val="none" w:sz="0" w:space="0" w:color="auto"/>
            <w:right w:val="none" w:sz="0" w:space="0" w:color="auto"/>
          </w:divBdr>
        </w:div>
        <w:div w:id="280386347">
          <w:marLeft w:val="0"/>
          <w:marRight w:val="0"/>
          <w:marTop w:val="0"/>
          <w:marBottom w:val="0"/>
          <w:divBdr>
            <w:top w:val="none" w:sz="0" w:space="0" w:color="auto"/>
            <w:left w:val="none" w:sz="0" w:space="0" w:color="auto"/>
            <w:bottom w:val="none" w:sz="0" w:space="0" w:color="auto"/>
            <w:right w:val="none" w:sz="0" w:space="0" w:color="auto"/>
          </w:divBdr>
        </w:div>
        <w:div w:id="856194218">
          <w:marLeft w:val="0"/>
          <w:marRight w:val="0"/>
          <w:marTop w:val="0"/>
          <w:marBottom w:val="0"/>
          <w:divBdr>
            <w:top w:val="none" w:sz="0" w:space="0" w:color="auto"/>
            <w:left w:val="none" w:sz="0" w:space="0" w:color="auto"/>
            <w:bottom w:val="none" w:sz="0" w:space="0" w:color="auto"/>
            <w:right w:val="none" w:sz="0" w:space="0" w:color="auto"/>
          </w:divBdr>
        </w:div>
        <w:div w:id="1113095691">
          <w:marLeft w:val="0"/>
          <w:marRight w:val="0"/>
          <w:marTop w:val="0"/>
          <w:marBottom w:val="0"/>
          <w:divBdr>
            <w:top w:val="none" w:sz="0" w:space="0" w:color="auto"/>
            <w:left w:val="none" w:sz="0" w:space="0" w:color="auto"/>
            <w:bottom w:val="none" w:sz="0" w:space="0" w:color="auto"/>
            <w:right w:val="none" w:sz="0" w:space="0" w:color="auto"/>
          </w:divBdr>
        </w:div>
        <w:div w:id="522213300">
          <w:marLeft w:val="0"/>
          <w:marRight w:val="0"/>
          <w:marTop w:val="0"/>
          <w:marBottom w:val="0"/>
          <w:divBdr>
            <w:top w:val="none" w:sz="0" w:space="0" w:color="auto"/>
            <w:left w:val="none" w:sz="0" w:space="0" w:color="auto"/>
            <w:bottom w:val="none" w:sz="0" w:space="0" w:color="auto"/>
            <w:right w:val="none" w:sz="0" w:space="0" w:color="auto"/>
          </w:divBdr>
        </w:div>
        <w:div w:id="719940288">
          <w:marLeft w:val="0"/>
          <w:marRight w:val="0"/>
          <w:marTop w:val="0"/>
          <w:marBottom w:val="0"/>
          <w:divBdr>
            <w:top w:val="none" w:sz="0" w:space="0" w:color="auto"/>
            <w:left w:val="none" w:sz="0" w:space="0" w:color="auto"/>
            <w:bottom w:val="none" w:sz="0" w:space="0" w:color="auto"/>
            <w:right w:val="none" w:sz="0" w:space="0" w:color="auto"/>
          </w:divBdr>
        </w:div>
        <w:div w:id="1860463443">
          <w:marLeft w:val="0"/>
          <w:marRight w:val="0"/>
          <w:marTop w:val="0"/>
          <w:marBottom w:val="0"/>
          <w:divBdr>
            <w:top w:val="none" w:sz="0" w:space="0" w:color="auto"/>
            <w:left w:val="none" w:sz="0" w:space="0" w:color="auto"/>
            <w:bottom w:val="none" w:sz="0" w:space="0" w:color="auto"/>
            <w:right w:val="none" w:sz="0" w:space="0" w:color="auto"/>
          </w:divBdr>
        </w:div>
        <w:div w:id="2037726833">
          <w:marLeft w:val="0"/>
          <w:marRight w:val="0"/>
          <w:marTop w:val="0"/>
          <w:marBottom w:val="0"/>
          <w:divBdr>
            <w:top w:val="none" w:sz="0" w:space="0" w:color="auto"/>
            <w:left w:val="none" w:sz="0" w:space="0" w:color="auto"/>
            <w:bottom w:val="none" w:sz="0" w:space="0" w:color="auto"/>
            <w:right w:val="none" w:sz="0" w:space="0" w:color="auto"/>
          </w:divBdr>
        </w:div>
        <w:div w:id="525558111">
          <w:marLeft w:val="0"/>
          <w:marRight w:val="0"/>
          <w:marTop w:val="0"/>
          <w:marBottom w:val="0"/>
          <w:divBdr>
            <w:top w:val="none" w:sz="0" w:space="0" w:color="auto"/>
            <w:left w:val="none" w:sz="0" w:space="0" w:color="auto"/>
            <w:bottom w:val="none" w:sz="0" w:space="0" w:color="auto"/>
            <w:right w:val="none" w:sz="0" w:space="0" w:color="auto"/>
          </w:divBdr>
        </w:div>
        <w:div w:id="375079862">
          <w:marLeft w:val="0"/>
          <w:marRight w:val="0"/>
          <w:marTop w:val="0"/>
          <w:marBottom w:val="0"/>
          <w:divBdr>
            <w:top w:val="none" w:sz="0" w:space="0" w:color="auto"/>
            <w:left w:val="none" w:sz="0" w:space="0" w:color="auto"/>
            <w:bottom w:val="none" w:sz="0" w:space="0" w:color="auto"/>
            <w:right w:val="none" w:sz="0" w:space="0" w:color="auto"/>
          </w:divBdr>
        </w:div>
        <w:div w:id="1128281964">
          <w:marLeft w:val="0"/>
          <w:marRight w:val="0"/>
          <w:marTop w:val="0"/>
          <w:marBottom w:val="0"/>
          <w:divBdr>
            <w:top w:val="none" w:sz="0" w:space="0" w:color="auto"/>
            <w:left w:val="none" w:sz="0" w:space="0" w:color="auto"/>
            <w:bottom w:val="none" w:sz="0" w:space="0" w:color="auto"/>
            <w:right w:val="none" w:sz="0" w:space="0" w:color="auto"/>
          </w:divBdr>
        </w:div>
        <w:div w:id="1091043858">
          <w:marLeft w:val="0"/>
          <w:marRight w:val="0"/>
          <w:marTop w:val="0"/>
          <w:marBottom w:val="0"/>
          <w:divBdr>
            <w:top w:val="none" w:sz="0" w:space="0" w:color="auto"/>
            <w:left w:val="none" w:sz="0" w:space="0" w:color="auto"/>
            <w:bottom w:val="none" w:sz="0" w:space="0" w:color="auto"/>
            <w:right w:val="none" w:sz="0" w:space="0" w:color="auto"/>
          </w:divBdr>
        </w:div>
      </w:divsChild>
    </w:div>
    <w:div w:id="870846027">
      <w:bodyDiv w:val="1"/>
      <w:marLeft w:val="0"/>
      <w:marRight w:val="0"/>
      <w:marTop w:val="0"/>
      <w:marBottom w:val="0"/>
      <w:divBdr>
        <w:top w:val="none" w:sz="0" w:space="0" w:color="auto"/>
        <w:left w:val="none" w:sz="0" w:space="0" w:color="auto"/>
        <w:bottom w:val="none" w:sz="0" w:space="0" w:color="auto"/>
        <w:right w:val="none" w:sz="0" w:space="0" w:color="auto"/>
      </w:divBdr>
      <w:divsChild>
        <w:div w:id="742142580">
          <w:marLeft w:val="0"/>
          <w:marRight w:val="0"/>
          <w:marTop w:val="0"/>
          <w:marBottom w:val="0"/>
          <w:divBdr>
            <w:top w:val="none" w:sz="0" w:space="0" w:color="auto"/>
            <w:left w:val="none" w:sz="0" w:space="0" w:color="auto"/>
            <w:bottom w:val="none" w:sz="0" w:space="0" w:color="auto"/>
            <w:right w:val="none" w:sz="0" w:space="0" w:color="auto"/>
          </w:divBdr>
        </w:div>
        <w:div w:id="364453554">
          <w:marLeft w:val="0"/>
          <w:marRight w:val="0"/>
          <w:marTop w:val="0"/>
          <w:marBottom w:val="0"/>
          <w:divBdr>
            <w:top w:val="none" w:sz="0" w:space="0" w:color="auto"/>
            <w:left w:val="none" w:sz="0" w:space="0" w:color="auto"/>
            <w:bottom w:val="none" w:sz="0" w:space="0" w:color="auto"/>
            <w:right w:val="none" w:sz="0" w:space="0" w:color="auto"/>
          </w:divBdr>
        </w:div>
        <w:div w:id="782770942">
          <w:marLeft w:val="0"/>
          <w:marRight w:val="0"/>
          <w:marTop w:val="0"/>
          <w:marBottom w:val="0"/>
          <w:divBdr>
            <w:top w:val="none" w:sz="0" w:space="0" w:color="auto"/>
            <w:left w:val="none" w:sz="0" w:space="0" w:color="auto"/>
            <w:bottom w:val="none" w:sz="0" w:space="0" w:color="auto"/>
            <w:right w:val="none" w:sz="0" w:space="0" w:color="auto"/>
          </w:divBdr>
        </w:div>
        <w:div w:id="1826432659">
          <w:marLeft w:val="0"/>
          <w:marRight w:val="0"/>
          <w:marTop w:val="0"/>
          <w:marBottom w:val="0"/>
          <w:divBdr>
            <w:top w:val="none" w:sz="0" w:space="0" w:color="auto"/>
            <w:left w:val="none" w:sz="0" w:space="0" w:color="auto"/>
            <w:bottom w:val="none" w:sz="0" w:space="0" w:color="auto"/>
            <w:right w:val="none" w:sz="0" w:space="0" w:color="auto"/>
          </w:divBdr>
        </w:div>
        <w:div w:id="1696925072">
          <w:marLeft w:val="0"/>
          <w:marRight w:val="0"/>
          <w:marTop w:val="0"/>
          <w:marBottom w:val="0"/>
          <w:divBdr>
            <w:top w:val="none" w:sz="0" w:space="0" w:color="auto"/>
            <w:left w:val="none" w:sz="0" w:space="0" w:color="auto"/>
            <w:bottom w:val="none" w:sz="0" w:space="0" w:color="auto"/>
            <w:right w:val="none" w:sz="0" w:space="0" w:color="auto"/>
          </w:divBdr>
        </w:div>
        <w:div w:id="1539972909">
          <w:marLeft w:val="0"/>
          <w:marRight w:val="0"/>
          <w:marTop w:val="0"/>
          <w:marBottom w:val="0"/>
          <w:divBdr>
            <w:top w:val="none" w:sz="0" w:space="0" w:color="auto"/>
            <w:left w:val="none" w:sz="0" w:space="0" w:color="auto"/>
            <w:bottom w:val="none" w:sz="0" w:space="0" w:color="auto"/>
            <w:right w:val="none" w:sz="0" w:space="0" w:color="auto"/>
          </w:divBdr>
        </w:div>
        <w:div w:id="128326582">
          <w:marLeft w:val="0"/>
          <w:marRight w:val="0"/>
          <w:marTop w:val="0"/>
          <w:marBottom w:val="0"/>
          <w:divBdr>
            <w:top w:val="none" w:sz="0" w:space="0" w:color="auto"/>
            <w:left w:val="none" w:sz="0" w:space="0" w:color="auto"/>
            <w:bottom w:val="none" w:sz="0" w:space="0" w:color="auto"/>
            <w:right w:val="none" w:sz="0" w:space="0" w:color="auto"/>
          </w:divBdr>
        </w:div>
        <w:div w:id="415054303">
          <w:marLeft w:val="0"/>
          <w:marRight w:val="0"/>
          <w:marTop w:val="0"/>
          <w:marBottom w:val="0"/>
          <w:divBdr>
            <w:top w:val="none" w:sz="0" w:space="0" w:color="auto"/>
            <w:left w:val="none" w:sz="0" w:space="0" w:color="auto"/>
            <w:bottom w:val="none" w:sz="0" w:space="0" w:color="auto"/>
            <w:right w:val="none" w:sz="0" w:space="0" w:color="auto"/>
          </w:divBdr>
        </w:div>
        <w:div w:id="1136143037">
          <w:marLeft w:val="0"/>
          <w:marRight w:val="0"/>
          <w:marTop w:val="0"/>
          <w:marBottom w:val="0"/>
          <w:divBdr>
            <w:top w:val="none" w:sz="0" w:space="0" w:color="auto"/>
            <w:left w:val="none" w:sz="0" w:space="0" w:color="auto"/>
            <w:bottom w:val="none" w:sz="0" w:space="0" w:color="auto"/>
            <w:right w:val="none" w:sz="0" w:space="0" w:color="auto"/>
          </w:divBdr>
        </w:div>
        <w:div w:id="706876402">
          <w:marLeft w:val="0"/>
          <w:marRight w:val="0"/>
          <w:marTop w:val="0"/>
          <w:marBottom w:val="0"/>
          <w:divBdr>
            <w:top w:val="none" w:sz="0" w:space="0" w:color="auto"/>
            <w:left w:val="none" w:sz="0" w:space="0" w:color="auto"/>
            <w:bottom w:val="none" w:sz="0" w:space="0" w:color="auto"/>
            <w:right w:val="none" w:sz="0" w:space="0" w:color="auto"/>
          </w:divBdr>
        </w:div>
        <w:div w:id="826288633">
          <w:marLeft w:val="0"/>
          <w:marRight w:val="0"/>
          <w:marTop w:val="0"/>
          <w:marBottom w:val="0"/>
          <w:divBdr>
            <w:top w:val="none" w:sz="0" w:space="0" w:color="auto"/>
            <w:left w:val="none" w:sz="0" w:space="0" w:color="auto"/>
            <w:bottom w:val="none" w:sz="0" w:space="0" w:color="auto"/>
            <w:right w:val="none" w:sz="0" w:space="0" w:color="auto"/>
          </w:divBdr>
        </w:div>
        <w:div w:id="1283878408">
          <w:marLeft w:val="0"/>
          <w:marRight w:val="0"/>
          <w:marTop w:val="0"/>
          <w:marBottom w:val="0"/>
          <w:divBdr>
            <w:top w:val="none" w:sz="0" w:space="0" w:color="auto"/>
            <w:left w:val="none" w:sz="0" w:space="0" w:color="auto"/>
            <w:bottom w:val="none" w:sz="0" w:space="0" w:color="auto"/>
            <w:right w:val="none" w:sz="0" w:space="0" w:color="auto"/>
          </w:divBdr>
        </w:div>
        <w:div w:id="1516458878">
          <w:marLeft w:val="0"/>
          <w:marRight w:val="0"/>
          <w:marTop w:val="0"/>
          <w:marBottom w:val="0"/>
          <w:divBdr>
            <w:top w:val="none" w:sz="0" w:space="0" w:color="auto"/>
            <w:left w:val="none" w:sz="0" w:space="0" w:color="auto"/>
            <w:bottom w:val="none" w:sz="0" w:space="0" w:color="auto"/>
            <w:right w:val="none" w:sz="0" w:space="0" w:color="auto"/>
          </w:divBdr>
        </w:div>
        <w:div w:id="933712186">
          <w:marLeft w:val="0"/>
          <w:marRight w:val="0"/>
          <w:marTop w:val="0"/>
          <w:marBottom w:val="0"/>
          <w:divBdr>
            <w:top w:val="none" w:sz="0" w:space="0" w:color="auto"/>
            <w:left w:val="none" w:sz="0" w:space="0" w:color="auto"/>
            <w:bottom w:val="none" w:sz="0" w:space="0" w:color="auto"/>
            <w:right w:val="none" w:sz="0" w:space="0" w:color="auto"/>
          </w:divBdr>
        </w:div>
        <w:div w:id="941108124">
          <w:marLeft w:val="0"/>
          <w:marRight w:val="0"/>
          <w:marTop w:val="0"/>
          <w:marBottom w:val="0"/>
          <w:divBdr>
            <w:top w:val="none" w:sz="0" w:space="0" w:color="auto"/>
            <w:left w:val="none" w:sz="0" w:space="0" w:color="auto"/>
            <w:bottom w:val="none" w:sz="0" w:space="0" w:color="auto"/>
            <w:right w:val="none" w:sz="0" w:space="0" w:color="auto"/>
          </w:divBdr>
        </w:div>
        <w:div w:id="282418911">
          <w:marLeft w:val="0"/>
          <w:marRight w:val="0"/>
          <w:marTop w:val="0"/>
          <w:marBottom w:val="0"/>
          <w:divBdr>
            <w:top w:val="none" w:sz="0" w:space="0" w:color="auto"/>
            <w:left w:val="none" w:sz="0" w:space="0" w:color="auto"/>
            <w:bottom w:val="none" w:sz="0" w:space="0" w:color="auto"/>
            <w:right w:val="none" w:sz="0" w:space="0" w:color="auto"/>
          </w:divBdr>
        </w:div>
        <w:div w:id="628703865">
          <w:marLeft w:val="0"/>
          <w:marRight w:val="0"/>
          <w:marTop w:val="0"/>
          <w:marBottom w:val="0"/>
          <w:divBdr>
            <w:top w:val="none" w:sz="0" w:space="0" w:color="auto"/>
            <w:left w:val="none" w:sz="0" w:space="0" w:color="auto"/>
            <w:bottom w:val="none" w:sz="0" w:space="0" w:color="auto"/>
            <w:right w:val="none" w:sz="0" w:space="0" w:color="auto"/>
          </w:divBdr>
        </w:div>
        <w:div w:id="64690629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comments.xml.rels><?xml version="1.0" encoding="UTF-8" standalone="yes"?>
<Relationships xmlns="http://schemas.openxmlformats.org/package/2006/relationships"><Relationship Id="rId1" Type="http://schemas.openxmlformats.org/officeDocument/2006/relationships/hyperlink" Target="https://ecosystem-accounts.jrc.ec.europa.eu/"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www.wwf.org.uk/sites/default/files/2020-02/GlobalFutures_SummaryReport.pdf" TargetMode="External"/><Relationship Id="rId2" Type="http://schemas.openxmlformats.org/officeDocument/2006/relationships/hyperlink" Target="https://about.bnef.com/blog/1-trillion-to-protect-biodiversity-is-cheaper-than-the-cost-of-inaction/" TargetMode="External"/><Relationship Id="rId1" Type="http://schemas.openxmlformats.org/officeDocument/2006/relationships/hyperlink" Target="https://assets.bbhub.io/professional/sites/24/REPORT_Biodiversity_Finance_Factbook_master_230321.pdf" TargetMode="External"/><Relationship Id="rId5" Type="http://schemas.openxmlformats.org/officeDocument/2006/relationships/hyperlink" Target="https://assets.bbhub.io/professional/sites/24/REPORT_Biodiversity_Finance_Factbook_master_230321.pdf" TargetMode="External"/><Relationship Id="rId4" Type="http://schemas.openxmlformats.org/officeDocument/2006/relationships/hyperlink" Target="https://www.friendsofeurope.org/insights/biodiversity-the-costs-of-ina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189f68d6-b300-487d-ba76-b41225ee5e69">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9DC8F977FFF614BBCB6E7F0B2182B16" ma:contentTypeVersion="13" ma:contentTypeDescription="Create a new document." ma:contentTypeScope="" ma:versionID="9145a283cb84d31efd968f4d8f4ed09f">
  <xsd:schema xmlns:xsd="http://www.w3.org/2001/XMLSchema" xmlns:xs="http://www.w3.org/2001/XMLSchema" xmlns:p="http://schemas.microsoft.com/office/2006/metadata/properties" xmlns:ns2="189f68d6-b300-487d-ba76-b41225ee5e69" xmlns:ns3="f10e3298-64ea-4e10-9051-34cf7ba13039" targetNamespace="http://schemas.microsoft.com/office/2006/metadata/properties" ma:root="true" ma:fieldsID="b8e7487caa8946f7e71d796156c13a92" ns2:_="" ns3:_="">
    <xsd:import namespace="189f68d6-b300-487d-ba76-b41225ee5e69"/>
    <xsd:import namespace="f10e3298-64ea-4e10-9051-34cf7ba1303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LengthInSeconds" minOccurs="0"/>
                <xsd:element ref="ns2:MediaServiceObjectDetectorVersions" minOccurs="0"/>
                <xsd:element ref="ns2:lcf76f155ced4ddcb4097134ff3c332f" minOccurs="0"/>
                <xsd:element ref="ns2:MediaServiceOCR"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9f68d6-b300-487d-ba76-b41225ee5e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22b2fad6-9d2c-441c-a321-3f5f1e9bd928"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10e3298-64ea-4e10-9051-34cf7ba1303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BD59AEC-DED2-4921-9104-A87E075102C7}">
  <ds:schemaRefs>
    <ds:schemaRef ds:uri="http://schemas.openxmlformats.org/officeDocument/2006/bibliography"/>
  </ds:schemaRefs>
</ds:datastoreItem>
</file>

<file path=customXml/itemProps2.xml><?xml version="1.0" encoding="utf-8"?>
<ds:datastoreItem xmlns:ds="http://schemas.openxmlformats.org/officeDocument/2006/customXml" ds:itemID="{9243288C-4D55-47A0-AEC7-12DE933796FD}">
  <ds:schemaRefs>
    <ds:schemaRef ds:uri="http://schemas.microsoft.com/office/2006/metadata/properties"/>
    <ds:schemaRef ds:uri="http://schemas.microsoft.com/office/infopath/2007/PartnerControls"/>
    <ds:schemaRef ds:uri="189f68d6-b300-487d-ba76-b41225ee5e69"/>
  </ds:schemaRefs>
</ds:datastoreItem>
</file>

<file path=customXml/itemProps3.xml><?xml version="1.0" encoding="utf-8"?>
<ds:datastoreItem xmlns:ds="http://schemas.openxmlformats.org/officeDocument/2006/customXml" ds:itemID="{0B5E3A0D-2DAE-400A-8FEA-415C8DE8FD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9f68d6-b300-487d-ba76-b41225ee5e69"/>
    <ds:schemaRef ds:uri="f10e3298-64ea-4e10-9051-34cf7ba130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65529E7-0BE4-4EDF-B133-C87DD36980E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9731</Words>
  <Characters>55472</Characters>
  <Application>Microsoft Office Word</Application>
  <DocSecurity>0</DocSecurity>
  <Lines>462</Lines>
  <Paragraphs>130</Paragraphs>
  <ScaleCrop>false</ScaleCrop>
  <Company/>
  <LinksUpToDate>false</LinksUpToDate>
  <CharactersWithSpaces>65073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BARBERO VIGNOLA Giulia (JRC-ISPRA)</dc:creator>
  <cp:lastModifiedBy>Microsoft Office User</cp:lastModifiedBy>
  <cp:revision>9</cp:revision>
  <dcterms:created xsi:type="dcterms:W3CDTF">2025-02-14T17:00:00Z</dcterms:created>
  <dcterms:modified xsi:type="dcterms:W3CDTF">2025-03-10T11:09:00Z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0x01010019DC8F977FFF614BBCB6E7F0B2182B16</vt:lpwstr>
  </property>
  <property fmtid="{D5CDD505-2E9C-101B-9397-08002B2CF9AE}" pid="3" name="MediaServiceImageTags">
    <vt:lpwstr/>
  </property>
  <property fmtid="{D5CDD505-2E9C-101B-9397-08002B2CF9AE}" pid="4" name="MSIP_Label_6bd9ddd1-4d20-43f6-abfa-fc3c07406f94_Enabled">
    <vt:lpwstr>true</vt:lpwstr>
  </property>
  <property fmtid="{D5CDD505-2E9C-101B-9397-08002B2CF9AE}" pid="5" name="MSIP_Label_6bd9ddd1-4d20-43f6-abfa-fc3c07406f94_SetDate">
    <vt:lpwstr>2024-12-06T14:02:11Z</vt:lpwstr>
  </property>
  <property fmtid="{D5CDD505-2E9C-101B-9397-08002B2CF9AE}" pid="6" name="MSIP_Label_6bd9ddd1-4d20-43f6-abfa-fc3c07406f94_Method">
    <vt:lpwstr>Standard</vt:lpwstr>
  </property>
  <property fmtid="{D5CDD505-2E9C-101B-9397-08002B2CF9AE}" pid="7" name="MSIP_Label_6bd9ddd1-4d20-43f6-abfa-fc3c07406f94_Name">
    <vt:lpwstr>Commission Use</vt:lpwstr>
  </property>
  <property fmtid="{D5CDD505-2E9C-101B-9397-08002B2CF9AE}" pid="8" name="MSIP_Label_6bd9ddd1-4d20-43f6-abfa-fc3c07406f94_SiteId">
    <vt:lpwstr>b24c8b06-522c-46fe-9080-70926f8dddb1</vt:lpwstr>
  </property>
  <property fmtid="{D5CDD505-2E9C-101B-9397-08002B2CF9AE}" pid="9" name="MSIP_Label_6bd9ddd1-4d20-43f6-abfa-fc3c07406f94_ActionId">
    <vt:lpwstr>72f91284-0797-4a17-9e0a-29b63c305fab</vt:lpwstr>
  </property>
  <property fmtid="{D5CDD505-2E9C-101B-9397-08002B2CF9AE}" pid="10" name="MSIP_Label_6bd9ddd1-4d20-43f6-abfa-fc3c07406f94_ContentBits">
    <vt:lpwstr>0</vt:lpwstr>
  </property>
</Properties>
</file>